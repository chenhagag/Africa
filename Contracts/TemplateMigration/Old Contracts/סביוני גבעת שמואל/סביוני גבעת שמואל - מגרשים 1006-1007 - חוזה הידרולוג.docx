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DB0BD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bookmarkStart w:id="0" w:name="_GoBack"/>
      <w:bookmarkEnd w:id="0"/>
    </w:p>
    <w:p w14:paraId="1C60DD5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B19187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CCC8BB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i/>
          <w:iCs/>
          <w:noProof/>
          <w:sz w:val="24"/>
          <w:szCs w:val="24"/>
        </w:rPr>
        <w:drawing>
          <wp:inline distT="0" distB="0" distL="0" distR="0" wp14:anchorId="1E1F9682" wp14:editId="3CDDB8C4">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E188FF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F58088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4C8241"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2DD593"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6739B3"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1D64F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0948">
        <w:rPr>
          <w:rFonts w:ascii="Times New Roman" w:eastAsia="Times New Roman" w:hAnsi="Times New Roman" w:cs="David" w:hint="cs"/>
          <w:bCs/>
          <w:sz w:val="32"/>
          <w:szCs w:val="32"/>
          <w:u w:val="single"/>
          <w:rtl/>
          <w:lang w:eastAsia="he-IL"/>
        </w:rPr>
        <w:t>חוזה הידרולוג</w:t>
      </w:r>
    </w:p>
    <w:p w14:paraId="23B62E0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103FB3" w14:textId="77777777" w:rsid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686D40" w14:textId="77777777" w:rsidR="00C2594C" w:rsidRPr="00DE0948" w:rsidRDefault="00C2594C"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340512" w14:textId="0F83380B" w:rsidR="00DE0948" w:rsidRPr="00C2594C" w:rsidRDefault="00084A03" w:rsidP="00C2594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הפרויקט"/>
          <w:tag w:val="cntProjectName"/>
          <w:id w:val="-1203475903"/>
          <w:placeholder>
            <w:docPart w:val="40EAF307C6914348A604378A7F04B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 w:author="Meryl Etman" w:date="2023-01-19T14:45:00Z">
            <w:r w:rsidR="006F3A70">
              <w:rPr>
                <w:rFonts w:ascii="Times New Roman" w:eastAsia="Times New Roman" w:hAnsi="Times New Roman" w:cs="David"/>
                <w:bCs/>
                <w:color w:val="00B0F0"/>
                <w:sz w:val="32"/>
                <w:szCs w:val="32"/>
                <w:u w:val="single"/>
                <w:rtl/>
                <w:lang w:eastAsia="he-IL"/>
              </w:rPr>
              <w:t>סביוני גבעת שמואל מגרשים 1006-1007</w:t>
            </w:r>
          </w:ins>
        </w:sdtContent>
      </w:sdt>
    </w:p>
    <w:p w14:paraId="78B34EB0" w14:textId="77777777" w:rsidR="00C2594C" w:rsidRPr="00C2594C" w:rsidRDefault="00C2594C"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1DEBD43" w14:textId="26F95070" w:rsidR="00DE0948" w:rsidRPr="00C2594C" w:rsidRDefault="00084A03"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אתר"/>
          <w:tag w:val="cntSite"/>
          <w:id w:val="-1596620872"/>
          <w:placeholder>
            <w:docPart w:val="97E284EA75A34FACB005DCAE06435E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 w:author="Meryl Etman" w:date="2023-01-22T16:32:00Z">
            <w:r w:rsidR="00143B7E" w:rsidRPr="00C45A51">
              <w:rPr>
                <w:rStyle w:val="PlaceholderText"/>
                <w:rtl/>
              </w:rPr>
              <w:t>[שם אתר]</w:t>
            </w:r>
          </w:ins>
        </w:sdtContent>
      </w:sdt>
    </w:p>
    <w:p w14:paraId="290F689E"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F2D2E7E"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5D815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380A8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F9872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C3E63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64E65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E651C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DC30E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4C360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C181E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A1998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8C318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53EAB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5F776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752C0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26A81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0B3FE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9ED6E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A679C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9A09C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75EC4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F59F6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F217A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83241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0C2A7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C62C9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A86A9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0E6B1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2E2BD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54A79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DB5E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28305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D44AB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42E34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173A9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2EC9F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068A73"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FA64CD"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F9CC3C"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2594C">
        <w:rPr>
          <w:rFonts w:ascii="Times New Roman" w:eastAsia="Times New Roman" w:hAnsi="Times New Roman" w:cs="David" w:hint="cs"/>
          <w:bCs/>
          <w:sz w:val="32"/>
          <w:szCs w:val="32"/>
          <w:u w:val="single"/>
          <w:rtl/>
          <w:lang w:eastAsia="he-IL"/>
        </w:rPr>
        <w:t>חוזה</w:t>
      </w:r>
      <w:r w:rsidR="000613F6">
        <w:rPr>
          <w:rFonts w:ascii="Times New Roman" w:eastAsia="Times New Roman" w:hAnsi="Times New Roman" w:cs="David" w:hint="cs"/>
          <w:bCs/>
          <w:i/>
          <w:iCs/>
          <w:sz w:val="32"/>
          <w:szCs w:val="32"/>
          <w:u w:val="single"/>
          <w:rtl/>
          <w:lang w:eastAsia="he-IL"/>
        </w:rPr>
        <w:t xml:space="preserve"> </w:t>
      </w:r>
      <w:r w:rsidR="000613F6" w:rsidRPr="00DE0948">
        <w:rPr>
          <w:rFonts w:ascii="Times New Roman" w:eastAsia="Times New Roman" w:hAnsi="Times New Roman" w:cs="David" w:hint="cs"/>
          <w:bCs/>
          <w:sz w:val="32"/>
          <w:szCs w:val="32"/>
          <w:u w:val="single"/>
          <w:rtl/>
          <w:lang w:eastAsia="he-IL"/>
        </w:rPr>
        <w:t>הידרולוג</w:t>
      </w:r>
    </w:p>
    <w:p w14:paraId="6B1D09B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0B7FBC" w14:textId="3FBD3DE5"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E094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447699422"/>
          <w:placeholder>
            <w:docPart w:val="1166699B2E6046A9802124A12EB7BA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9-20T00:00:00Z">
            <w:dateFormat w:val="dd/MM/yyyy"/>
            <w:lid w:val="he-IL"/>
            <w:storeMappedDataAs w:val="dateTime"/>
            <w:calendar w:val="gregorian"/>
          </w:date>
        </w:sdtPr>
        <w:sdtEndPr>
          <w:rPr>
            <w:rFonts w:hint="cs"/>
          </w:rPr>
        </w:sdtEndPr>
        <w:sdtContent>
          <w:ins w:id="3" w:author="Meryl Etman" w:date="2023-09-20T17:26:00Z">
            <w:r w:rsidR="00084A03">
              <w:rPr>
                <w:rFonts w:ascii="Times New Roman" w:eastAsia="Times New Roman" w:hAnsi="Times New Roman" w:cs="David" w:hint="cs"/>
                <w:color w:val="800080"/>
                <w:sz w:val="24"/>
                <w:szCs w:val="24"/>
                <w:rtl/>
                <w:lang w:eastAsia="he-IL"/>
              </w:rPr>
              <w:t>‏20/09/2023</w:t>
            </w:r>
          </w:ins>
        </w:sdtContent>
      </w:sdt>
    </w:p>
    <w:p w14:paraId="583034A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4C61A17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87C638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02A083" w14:textId="77777777" w:rsidR="00DE0948" w:rsidRPr="00DE0948"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AD48818" w14:textId="69BD2C4F" w:rsidR="00DE0948" w:rsidRPr="00DE0948" w:rsidRDefault="00A368CD" w:rsidP="00DE094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3-01-19T14:56: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4675FE00"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379E1473"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אחד;</w:t>
      </w:r>
    </w:p>
    <w:p w14:paraId="4683606F"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917684D"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ל ב י ן</w:t>
      </w:r>
    </w:p>
    <w:p w14:paraId="520933F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33578181"/>
        <w:placeholder>
          <w:docPart w:val="EB0BD9BA044A42B89ACDC44A6642BBA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61BEE23" w14:textId="1875A5C5" w:rsidR="00DE0948" w:rsidRPr="00DE0948" w:rsidRDefault="00A368CD"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5" w:author="Meryl Etman" w:date="2023-01-19T14:56:00Z">
            <w:r>
              <w:rPr>
                <w:rFonts w:ascii="Times New Roman" w:eastAsia="Times New Roman" w:hAnsi="Times New Roman" w:cs="David"/>
                <w:color w:val="800080"/>
                <w:sz w:val="24"/>
                <w:szCs w:val="24"/>
                <w:rtl/>
              </w:rPr>
              <w:br/>
              <w:t>מרפיר פרויקטים</w:t>
            </w:r>
            <w:r>
              <w:rPr>
                <w:rFonts w:ascii="Times New Roman" w:eastAsia="Times New Roman" w:hAnsi="Times New Roman" w:cs="David"/>
                <w:color w:val="800080"/>
                <w:sz w:val="24"/>
                <w:szCs w:val="24"/>
                <w:rtl/>
              </w:rPr>
              <w:br/>
              <w:t>המיסדים 7, כפר ידידיה 4294000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388B9945"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5E83BCC3"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שני;</w:t>
      </w:r>
    </w:p>
    <w:p w14:paraId="7EED76BA"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6F0C15E" w14:textId="77777777" w:rsidR="00DE0948" w:rsidRPr="00DE0948"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והואיל:</w:t>
      </w:r>
      <w:r w:rsidRPr="00DE0948">
        <w:rPr>
          <w:rFonts w:ascii="Times New Roman" w:eastAsia="Times New Roman" w:hAnsi="Times New Roman" w:cs="David"/>
          <w:bCs/>
          <w:sz w:val="24"/>
          <w:szCs w:val="24"/>
          <w:rtl/>
          <w:lang w:eastAsia="he-IL"/>
        </w:rPr>
        <w:tab/>
      </w:r>
      <w:r w:rsidRPr="00DE094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0D372079" w14:textId="77777777" w:rsidR="00DE0948" w:rsidRPr="00DE0948"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lastRenderedPageBreak/>
        <w:t>לפיכך הותנה והוסכם בין הצדדים כדלקמן:</w:t>
      </w:r>
    </w:p>
    <w:p w14:paraId="16E57609"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מבוא</w:t>
      </w:r>
    </w:p>
    <w:p w14:paraId="7BEDF3F5" w14:textId="77777777" w:rsidR="00DE0948" w:rsidRPr="00DE0948"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למונחים הבאים יהא הפרוש הנקוב בצידם דהיינו:</w:t>
      </w:r>
    </w:p>
    <w:p w14:paraId="72B50326"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46C07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2652723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F491C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"התכנית" </w:t>
      </w:r>
      <w:r w:rsidRPr="00DE0948">
        <w:rPr>
          <w:rFonts w:ascii="Times New Roman" w:eastAsia="Times New Roman" w:hAnsi="Times New Roman" w:cs="David"/>
          <w:sz w:val="24"/>
          <w:szCs w:val="24"/>
          <w:rtl/>
          <w:lang w:eastAsia="he-IL"/>
        </w:rPr>
        <w:t>/</w:t>
      </w:r>
    </w:p>
    <w:p w14:paraId="18896B6B"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"המקרקעין"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6AEA9F77"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5F48FE4"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"האתר"</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240FAD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1E2E75D"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היועצים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8D2A08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65D274"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התכניות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כל המסמכים שיערכו ע"י היועץ כאמור יערכו בשפה העברית.</w:t>
      </w:r>
    </w:p>
    <w:p w14:paraId="5447A3C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63CC62"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שירותי</w:t>
      </w:r>
    </w:p>
    <w:p w14:paraId="1EA4AE6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היועץ</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p>
    <w:p w14:paraId="2EC4A23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השירותים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השירותים כמוגדר וכמפורט בחוזה זה ובנספח </w:t>
      </w:r>
      <w:r w:rsidRPr="00DE0948">
        <w:rPr>
          <w:rFonts w:ascii="Times New Roman" w:eastAsia="Times New Roman" w:hAnsi="Times New Roman" w:cs="David"/>
          <w:b/>
          <w:bCs/>
          <w:sz w:val="24"/>
          <w:szCs w:val="24"/>
          <w:rtl/>
          <w:lang w:eastAsia="he-IL"/>
        </w:rPr>
        <w:t>ב'</w:t>
      </w:r>
      <w:r w:rsidRPr="00DE0948">
        <w:rPr>
          <w:rFonts w:ascii="Times New Roman" w:eastAsia="Times New Roman" w:hAnsi="Times New Roman" w:cs="David" w:hint="cs"/>
          <w:b/>
          <w:bCs/>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488F827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48D5724"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המנהל</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D54CB3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05776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מקום שמדובר בחוזה זה במזמין - גם המנהל במשמע.</w:t>
      </w:r>
    </w:p>
    <w:p w14:paraId="21C212F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D5E6D3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A8FB40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החוזה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w:t>
      </w:r>
    </w:p>
    <w:p w14:paraId="15F9AE4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
          <w:bCs/>
          <w:sz w:val="24"/>
          <w:szCs w:val="24"/>
          <w:rtl/>
          <w:lang w:eastAsia="he-IL"/>
        </w:rPr>
        <w:t>ההסכם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חוזה זה על נספחיו.</w:t>
      </w:r>
    </w:p>
    <w:p w14:paraId="26A0D0A9"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271B392"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הדין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כהגדרתו בחוק ה</w:t>
      </w:r>
      <w:r w:rsidRPr="00DE0948">
        <w:rPr>
          <w:rFonts w:ascii="Times New Roman" w:eastAsia="Times New Roman" w:hAnsi="Times New Roman" w:cs="David" w:hint="cs"/>
          <w:sz w:val="24"/>
          <w:szCs w:val="24"/>
          <w:rtl/>
          <w:lang w:eastAsia="he-IL"/>
        </w:rPr>
        <w:t>פרשנות, התשמ"א-1981</w:t>
      </w:r>
      <w:r w:rsidRPr="00DE0948">
        <w:rPr>
          <w:rFonts w:ascii="Times New Roman" w:eastAsia="Times New Roman" w:hAnsi="Times New Roman" w:cs="David"/>
          <w:sz w:val="24"/>
          <w:szCs w:val="24"/>
          <w:rtl/>
          <w:lang w:eastAsia="he-IL"/>
        </w:rPr>
        <w:t xml:space="preserve"> לרבות כל </w:t>
      </w:r>
      <w:r w:rsidRPr="00DE0948">
        <w:rPr>
          <w:rFonts w:ascii="Times New Roman" w:eastAsia="Times New Roman" w:hAnsi="Times New Roman" w:cs="David" w:hint="cs"/>
          <w:sz w:val="24"/>
          <w:szCs w:val="24"/>
          <w:rtl/>
          <w:lang w:eastAsia="he-IL"/>
        </w:rPr>
        <w:t xml:space="preserve">תקנה ו/או </w:t>
      </w:r>
      <w:r w:rsidRPr="00DE0948">
        <w:rPr>
          <w:rFonts w:ascii="Times New Roman" w:eastAsia="Times New Roman" w:hAnsi="Times New Roman" w:cs="David"/>
          <w:sz w:val="24"/>
          <w:szCs w:val="24"/>
          <w:rtl/>
          <w:lang w:eastAsia="he-IL"/>
        </w:rPr>
        <w:t>הוראה של רשות מוסמכת בתוקף סמכותה על פי הדין.</w:t>
      </w:r>
    </w:p>
    <w:p w14:paraId="5F02A926"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420111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הרשות</w:t>
      </w:r>
    </w:p>
    <w:p w14:paraId="5D3C7A9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המקומית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7438E26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5517B0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lastRenderedPageBreak/>
        <w:t>"</w:t>
      </w:r>
      <w:r w:rsidRPr="00DE0948">
        <w:rPr>
          <w:rFonts w:ascii="Times New Roman" w:eastAsia="Times New Roman" w:hAnsi="Times New Roman" w:cs="David"/>
          <w:b/>
          <w:bCs/>
          <w:sz w:val="24"/>
          <w:szCs w:val="24"/>
          <w:rtl/>
          <w:lang w:eastAsia="he-IL"/>
        </w:rPr>
        <w:t>חוזה</w:t>
      </w:r>
    </w:p>
    <w:p w14:paraId="61EA9D6D"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הפיתוח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w:t>
      </w:r>
    </w:p>
    <w:p w14:paraId="00A65A89"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8EBD785"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הכותרות בחוזה זה </w:t>
      </w:r>
      <w:r w:rsidRPr="00DE0948">
        <w:rPr>
          <w:rFonts w:ascii="Times New Roman" w:eastAsia="Times New Roman" w:hAnsi="Times New Roman" w:cs="David" w:hint="cs"/>
          <w:sz w:val="24"/>
          <w:szCs w:val="24"/>
          <w:rtl/>
          <w:lang w:eastAsia="he-IL"/>
        </w:rPr>
        <w:t xml:space="preserve">הינן לנוחיות בלבד ובכל מקרה </w:t>
      </w:r>
      <w:r w:rsidRPr="00DE0948">
        <w:rPr>
          <w:rFonts w:ascii="Times New Roman" w:eastAsia="Times New Roman" w:hAnsi="Times New Roman" w:cs="David"/>
          <w:sz w:val="24"/>
          <w:szCs w:val="24"/>
          <w:rtl/>
          <w:lang w:eastAsia="he-IL"/>
        </w:rPr>
        <w:t xml:space="preserve">לא ישמשו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פרש</w:t>
      </w:r>
      <w:r w:rsidRPr="00DE0948">
        <w:rPr>
          <w:rFonts w:ascii="Times New Roman" w:eastAsia="Times New Roman" w:hAnsi="Times New Roman" w:cs="David" w:hint="cs"/>
          <w:sz w:val="24"/>
          <w:szCs w:val="24"/>
          <w:rtl/>
          <w:lang w:eastAsia="he-IL"/>
        </w:rPr>
        <w:t>נות</w:t>
      </w:r>
      <w:r w:rsidRPr="00DE0948">
        <w:rPr>
          <w:rFonts w:ascii="Times New Roman" w:eastAsia="Times New Roman" w:hAnsi="Times New Roman" w:cs="David"/>
          <w:sz w:val="24"/>
          <w:szCs w:val="24"/>
          <w:rtl/>
          <w:lang w:eastAsia="he-IL"/>
        </w:rPr>
        <w:t>ו.</w:t>
      </w:r>
    </w:p>
    <w:p w14:paraId="5AB7C110"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הנספחים לחוזה זה מהווים חלק בלתי נפרד הימנו ואלה הם:</w:t>
      </w:r>
    </w:p>
    <w:p w14:paraId="56766D8C"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8557738"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א'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כללי;</w:t>
      </w:r>
    </w:p>
    <w:p w14:paraId="21CB4D47"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שירותי היועץ;</w:t>
      </w:r>
    </w:p>
    <w:p w14:paraId="0F605D89"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ג'</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rtl/>
          <w:lang w:eastAsia="he-IL"/>
        </w:rPr>
        <w:tab/>
        <w:t>לוח זמנים;</w:t>
      </w:r>
    </w:p>
    <w:p w14:paraId="7EF101D8"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ד'</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שכר היועץ;</w:t>
      </w:r>
    </w:p>
    <w:p w14:paraId="7EE0BAB2"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ה'</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תשלומי שכר היועץ;</w:t>
      </w:r>
    </w:p>
    <w:p w14:paraId="0E6728FE"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ו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הצהרה והתחייבות לשמירת סודיות;</w:t>
      </w:r>
    </w:p>
    <w:p w14:paraId="269C4229"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3A2E6FA"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B83D49F"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ח'</w:t>
      </w:r>
      <w:r w:rsidRPr="00DE0948">
        <w:rPr>
          <w:rFonts w:ascii="Times New Roman" w:eastAsia="Times New Roman" w:hAnsi="Times New Roman" w:cs="David"/>
          <w:sz w:val="24"/>
          <w:szCs w:val="24"/>
          <w:rtl/>
          <w:lang w:eastAsia="he-IL"/>
        </w:rPr>
        <w:t xml:space="preserve"> - </w:t>
      </w:r>
      <w:r w:rsidRPr="00DE0948">
        <w:rPr>
          <w:rFonts w:ascii="Times New Roman" w:eastAsia="Times New Roman" w:hAnsi="Times New Roman" w:cs="David"/>
          <w:sz w:val="24"/>
          <w:szCs w:val="24"/>
          <w:rtl/>
          <w:lang w:eastAsia="he-IL"/>
        </w:rPr>
        <w:tab/>
        <w:t>רשימת התכניות והמסמכים שעל היועץ להנפיק.</w:t>
      </w:r>
    </w:p>
    <w:p w14:paraId="7B809C65"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ט'</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להשלמת הפרויקט/קטע מהפרויקט.</w:t>
      </w:r>
    </w:p>
    <w:p w14:paraId="0FFCB738" w14:textId="77777777" w:rsidR="00DE0948" w:rsidRPr="00DE0948"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נספח י'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היעדר תביעות.</w:t>
      </w:r>
    </w:p>
    <w:p w14:paraId="6D0DA1C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שירותי היועץ</w:t>
      </w:r>
    </w:p>
    <w:p w14:paraId="3F053A1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מוסר בזה ליועץ והיועץ מקבל על עצמו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p>
    <w:p w14:paraId="4692980A" w14:textId="5599C59E" w:rsidR="00DE0948" w:rsidRPr="00DE0948" w:rsidRDefault="00D82149"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ins w:id="6" w:author="Meryl Etman [2]" w:date="2023-02-21T11:50:00Z">
        <w:r w:rsidRPr="00DE0948">
          <w:rPr>
            <w:rFonts w:ascii="Times New Roman" w:eastAsia="Times New Roman" w:hAnsi="Times New Roman" w:cs="David"/>
            <w:sz w:val="24"/>
            <w:szCs w:val="24"/>
            <w:rtl/>
            <w:lang w:eastAsia="he-IL"/>
          </w:rPr>
          <w:t>היועץ מצהיר ומאשר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הינו מכיר ויודע את כל הנדרש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וכי </w:t>
        </w:r>
        <w:r>
          <w:rPr>
            <w:rFonts w:ascii="Times New Roman" w:eastAsia="Times New Roman" w:hAnsi="Times New Roman" w:cs="David" w:hint="cs"/>
            <w:sz w:val="24"/>
            <w:szCs w:val="24"/>
            <w:rtl/>
            <w:lang w:eastAsia="he-IL"/>
          </w:rPr>
          <w:t>הינו מורשה על פי כל דין למתן שירותי היועץ</w:t>
        </w:r>
      </w:ins>
      <w:ins w:id="7" w:author="Meryl Etman [2]" w:date="2023-02-21T11:51:00Z">
        <w:r>
          <w:rPr>
            <w:rFonts w:ascii="Times New Roman" w:eastAsia="Times New Roman" w:hAnsi="Times New Roman" w:cs="David" w:hint="cs"/>
            <w:sz w:val="24"/>
            <w:szCs w:val="24"/>
            <w:rtl/>
            <w:lang w:eastAsia="he-IL"/>
          </w:rPr>
          <w:t xml:space="preserve"> ו</w:t>
        </w:r>
      </w:ins>
      <w:ins w:id="8" w:author="Meryl Etman [2]" w:date="2023-02-21T11:50:00Z">
        <w:r>
          <w:rPr>
            <w:rFonts w:ascii="Times New Roman" w:eastAsia="Times New Roman" w:hAnsi="Times New Roman" w:cs="David" w:hint="cs"/>
            <w:sz w:val="24"/>
            <w:szCs w:val="24"/>
            <w:rtl/>
            <w:lang w:eastAsia="he-IL"/>
          </w:rPr>
          <w:t xml:space="preserve">כי יש בידו רישיון בר תוקף לביצוע שירותי היועץ על פי הדין ככל ונדרש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כי הוא בעל הכישורים, הר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שיונות, הידע, הניסיון והאמצעים המאפשרים לו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ביצועם ברמה מקצועית גבוהה ובהתאם למותנה בחוזה</w:t>
        </w:r>
      </w:ins>
      <w:del w:id="9" w:author="Meryl Etman [2]" w:date="2023-02-21T11:50:00Z">
        <w:r w:rsidR="00DE0948" w:rsidRPr="00DE0948" w:rsidDel="00D82149">
          <w:rPr>
            <w:rFonts w:ascii="Times New Roman" w:eastAsia="Times New Roman" w:hAnsi="Times New Roman" w:cs="David"/>
            <w:sz w:val="24"/>
            <w:szCs w:val="24"/>
            <w:rtl/>
            <w:lang w:eastAsia="he-IL"/>
          </w:rPr>
          <w:delText>היועץ מצהיר ומאשר</w:delText>
        </w:r>
        <w:r w:rsidR="00DE0948" w:rsidRPr="00DE0948" w:rsidDel="00D82149">
          <w:rPr>
            <w:rFonts w:ascii="Times New Roman" w:eastAsia="Times New Roman" w:hAnsi="Times New Roman" w:cs="David" w:hint="cs"/>
            <w:sz w:val="24"/>
            <w:szCs w:val="24"/>
            <w:rtl/>
            <w:lang w:eastAsia="he-IL"/>
          </w:rPr>
          <w:delText>,</w:delText>
        </w:r>
        <w:r w:rsidR="00DE0948" w:rsidRPr="00DE0948" w:rsidDel="00D82149">
          <w:rPr>
            <w:rFonts w:ascii="Times New Roman" w:eastAsia="Times New Roman" w:hAnsi="Times New Roman" w:cs="David"/>
            <w:sz w:val="24"/>
            <w:szCs w:val="24"/>
            <w:rtl/>
            <w:lang w:eastAsia="he-IL"/>
          </w:rPr>
          <w:delText xml:space="preserve"> כי הינו מכיר ויודע את כל הנדרש למטרת ב</w:delText>
        </w:r>
        <w:r w:rsidR="00DE0948" w:rsidRPr="00DE0948" w:rsidDel="00D82149">
          <w:rPr>
            <w:rFonts w:ascii="Times New Roman" w:eastAsia="Times New Roman" w:hAnsi="Times New Roman" w:cs="David" w:hint="cs"/>
            <w:sz w:val="24"/>
            <w:szCs w:val="24"/>
            <w:rtl/>
            <w:lang w:eastAsia="he-IL"/>
          </w:rPr>
          <w:delText>י</w:delText>
        </w:r>
        <w:r w:rsidR="00DE0948" w:rsidRPr="00DE0948" w:rsidDel="00D82149">
          <w:rPr>
            <w:rFonts w:ascii="Times New Roman" w:eastAsia="Times New Roman" w:hAnsi="Times New Roman" w:cs="David"/>
            <w:sz w:val="24"/>
            <w:szCs w:val="24"/>
            <w:rtl/>
            <w:lang w:eastAsia="he-IL"/>
          </w:rPr>
          <w:delText>צוע ש</w:delText>
        </w:r>
        <w:r w:rsidR="00DE0948" w:rsidRPr="00DE0948" w:rsidDel="00D82149">
          <w:rPr>
            <w:rFonts w:ascii="Times New Roman" w:eastAsia="Times New Roman" w:hAnsi="Times New Roman" w:cs="David" w:hint="cs"/>
            <w:sz w:val="24"/>
            <w:szCs w:val="24"/>
            <w:rtl/>
            <w:lang w:eastAsia="he-IL"/>
          </w:rPr>
          <w:delText>י</w:delText>
        </w:r>
        <w:r w:rsidR="00DE0948" w:rsidRPr="00DE0948" w:rsidDel="00D82149">
          <w:rPr>
            <w:rFonts w:ascii="Times New Roman" w:eastAsia="Times New Roman" w:hAnsi="Times New Roman" w:cs="David"/>
            <w:sz w:val="24"/>
            <w:szCs w:val="24"/>
            <w:rtl/>
            <w:lang w:eastAsia="he-IL"/>
          </w:rPr>
          <w:delText xml:space="preserve">רותי היועץ וכי הינו מורשה על פי </w:delText>
        </w:r>
        <w:r w:rsidR="00DE0948" w:rsidRPr="00DE0948" w:rsidDel="00D82149">
          <w:rPr>
            <w:rFonts w:ascii="Times New Roman" w:eastAsia="Times New Roman" w:hAnsi="Times New Roman" w:cs="David" w:hint="cs"/>
            <w:sz w:val="24"/>
            <w:szCs w:val="24"/>
            <w:rtl/>
            <w:lang w:eastAsia="he-IL"/>
          </w:rPr>
          <w:delText xml:space="preserve">כל </w:delText>
        </w:r>
        <w:r w:rsidR="00DE0948" w:rsidRPr="00DE0948" w:rsidDel="00D82149">
          <w:rPr>
            <w:rFonts w:ascii="Times New Roman" w:eastAsia="Times New Roman" w:hAnsi="Times New Roman" w:cs="David"/>
            <w:sz w:val="24"/>
            <w:szCs w:val="24"/>
            <w:rtl/>
            <w:lang w:eastAsia="he-IL"/>
          </w:rPr>
          <w:delText>דין למתן ש</w:delText>
        </w:r>
        <w:r w:rsidR="00DE0948" w:rsidRPr="00DE0948" w:rsidDel="00D82149">
          <w:rPr>
            <w:rFonts w:ascii="Times New Roman" w:eastAsia="Times New Roman" w:hAnsi="Times New Roman" w:cs="David" w:hint="cs"/>
            <w:sz w:val="24"/>
            <w:szCs w:val="24"/>
            <w:rtl/>
            <w:lang w:eastAsia="he-IL"/>
          </w:rPr>
          <w:delText>י</w:delText>
        </w:r>
        <w:r w:rsidR="00DE0948" w:rsidRPr="00DE0948" w:rsidDel="00D82149">
          <w:rPr>
            <w:rFonts w:ascii="Times New Roman" w:eastAsia="Times New Roman" w:hAnsi="Times New Roman" w:cs="David"/>
            <w:sz w:val="24"/>
            <w:szCs w:val="24"/>
            <w:rtl/>
            <w:lang w:eastAsia="he-IL"/>
          </w:rPr>
          <w:delText>רותי</w:delText>
        </w:r>
        <w:r w:rsidR="00DE0948" w:rsidRPr="00DE0948" w:rsidDel="00D82149">
          <w:rPr>
            <w:rFonts w:ascii="Times New Roman" w:eastAsia="Times New Roman" w:hAnsi="Times New Roman" w:cs="David" w:hint="cs"/>
            <w:sz w:val="24"/>
            <w:szCs w:val="24"/>
            <w:rtl/>
            <w:lang w:eastAsia="he-IL"/>
          </w:rPr>
          <w:delText xml:space="preserve"> </w:delText>
        </w:r>
        <w:r w:rsidR="00DE0948" w:rsidRPr="00DE0948" w:rsidDel="00D82149">
          <w:rPr>
            <w:rFonts w:ascii="Times New Roman" w:eastAsia="Times New Roman" w:hAnsi="Times New Roman" w:cs="David"/>
            <w:sz w:val="24"/>
            <w:szCs w:val="24"/>
            <w:rtl/>
            <w:lang w:eastAsia="he-IL"/>
          </w:rPr>
          <w:delText xml:space="preserve"> היועץ, לרבות</w:delText>
        </w:r>
        <w:r w:rsidR="00DE0948" w:rsidRPr="00DE0948" w:rsidDel="00D82149">
          <w:rPr>
            <w:rFonts w:ascii="Times New Roman" w:eastAsia="Times New Roman" w:hAnsi="Times New Roman" w:cs="David" w:hint="cs"/>
            <w:sz w:val="24"/>
            <w:szCs w:val="24"/>
            <w:rtl/>
            <w:lang w:eastAsia="he-IL"/>
          </w:rPr>
          <w:delText xml:space="preserve"> אך לא רק</w:delText>
        </w:r>
        <w:r w:rsidR="00DE0948" w:rsidRPr="00DE0948" w:rsidDel="00D82149">
          <w:rPr>
            <w:rFonts w:ascii="Times New Roman" w:eastAsia="Times New Roman" w:hAnsi="Times New Roman" w:cs="David"/>
            <w:sz w:val="24"/>
            <w:szCs w:val="24"/>
            <w:rtl/>
            <w:lang w:eastAsia="he-IL"/>
          </w:rPr>
          <w:delText>, ע</w:delText>
        </w:r>
        <w:r w:rsidR="00DE0948" w:rsidRPr="00DE0948" w:rsidDel="00D82149">
          <w:rPr>
            <w:rFonts w:ascii="Times New Roman" w:eastAsia="Times New Roman" w:hAnsi="Times New Roman" w:cs="David" w:hint="cs"/>
            <w:sz w:val="24"/>
            <w:szCs w:val="24"/>
            <w:rtl/>
            <w:lang w:eastAsia="he-IL"/>
          </w:rPr>
          <w:delText>ל פי</w:delText>
        </w:r>
        <w:r w:rsidR="00DE0948" w:rsidRPr="00DE0948" w:rsidDel="00D82149">
          <w:rPr>
            <w:rFonts w:ascii="Times New Roman" w:eastAsia="Times New Roman" w:hAnsi="Times New Roman" w:cs="David"/>
            <w:sz w:val="24"/>
            <w:szCs w:val="24"/>
            <w:rtl/>
            <w:lang w:eastAsia="he-IL"/>
          </w:rPr>
          <w:delText xml:space="preserve"> חוק המהנדסים והאדריכלים</w:delText>
        </w:r>
        <w:r w:rsidR="00DE0948" w:rsidRPr="00DE0948" w:rsidDel="00D82149">
          <w:rPr>
            <w:rFonts w:ascii="Times New Roman" w:eastAsia="Times New Roman" w:hAnsi="Times New Roman" w:cs="David" w:hint="cs"/>
            <w:sz w:val="24"/>
            <w:szCs w:val="24"/>
            <w:rtl/>
            <w:lang w:eastAsia="he-IL"/>
          </w:rPr>
          <w:delText>,</w:delText>
        </w:r>
        <w:r w:rsidR="00DE0948" w:rsidRPr="00DE0948" w:rsidDel="00D82149">
          <w:rPr>
            <w:rFonts w:ascii="Times New Roman" w:eastAsia="Times New Roman" w:hAnsi="Times New Roman" w:cs="David"/>
            <w:sz w:val="24"/>
            <w:szCs w:val="24"/>
            <w:rtl/>
            <w:lang w:eastAsia="he-IL"/>
          </w:rPr>
          <w:delText xml:space="preserve"> </w:delText>
        </w:r>
        <w:r w:rsidR="00DE0948" w:rsidRPr="00DE0948" w:rsidDel="00D82149">
          <w:rPr>
            <w:rFonts w:ascii="Times New Roman" w:eastAsia="Times New Roman" w:hAnsi="Times New Roman" w:cs="David" w:hint="cs"/>
            <w:sz w:val="24"/>
            <w:szCs w:val="24"/>
            <w:rtl/>
            <w:lang w:eastAsia="he-IL"/>
          </w:rPr>
          <w:delText>ה</w:delText>
        </w:r>
        <w:r w:rsidR="00DE0948" w:rsidRPr="00DE0948" w:rsidDel="00D82149">
          <w:rPr>
            <w:rFonts w:ascii="Times New Roman" w:eastAsia="Times New Roman" w:hAnsi="Times New Roman" w:cs="David"/>
            <w:sz w:val="24"/>
            <w:szCs w:val="24"/>
            <w:rtl/>
            <w:lang w:eastAsia="he-IL"/>
          </w:rPr>
          <w:delText>תשי"ח - 1958, כי יש בידו ר</w:delText>
        </w:r>
        <w:r w:rsidR="00DE0948" w:rsidRPr="00DE0948" w:rsidDel="00D82149">
          <w:rPr>
            <w:rFonts w:ascii="Times New Roman" w:eastAsia="Times New Roman" w:hAnsi="Times New Roman" w:cs="David" w:hint="cs"/>
            <w:sz w:val="24"/>
            <w:szCs w:val="24"/>
            <w:rtl/>
            <w:lang w:eastAsia="he-IL"/>
          </w:rPr>
          <w:delText>י</w:delText>
        </w:r>
        <w:r w:rsidR="00DE0948" w:rsidRPr="00DE0948" w:rsidDel="00D82149">
          <w:rPr>
            <w:rFonts w:ascii="Times New Roman" w:eastAsia="Times New Roman" w:hAnsi="Times New Roman" w:cs="David"/>
            <w:sz w:val="24"/>
            <w:szCs w:val="24"/>
            <w:rtl/>
            <w:lang w:eastAsia="he-IL"/>
          </w:rPr>
          <w:delText xml:space="preserve">שיון </w:delText>
        </w:r>
        <w:r w:rsidR="00DE0948" w:rsidRPr="00DE0948" w:rsidDel="00D82149">
          <w:rPr>
            <w:rFonts w:ascii="Times New Roman" w:eastAsia="Times New Roman" w:hAnsi="Times New Roman" w:cs="David" w:hint="cs"/>
            <w:sz w:val="24"/>
            <w:szCs w:val="24"/>
            <w:rtl/>
            <w:lang w:eastAsia="he-IL"/>
          </w:rPr>
          <w:delText xml:space="preserve">בר </w:delText>
        </w:r>
        <w:r w:rsidR="00DE0948" w:rsidRPr="00DE0948" w:rsidDel="00D82149">
          <w:rPr>
            <w:rFonts w:ascii="Times New Roman" w:eastAsia="Times New Roman" w:hAnsi="Times New Roman" w:cs="David"/>
            <w:sz w:val="24"/>
            <w:szCs w:val="24"/>
            <w:rtl/>
            <w:lang w:eastAsia="he-IL"/>
          </w:rPr>
          <w:delText>ת</w:delText>
        </w:r>
        <w:r w:rsidR="00DE0948" w:rsidRPr="00DE0948" w:rsidDel="00D82149">
          <w:rPr>
            <w:rFonts w:ascii="Times New Roman" w:eastAsia="Times New Roman" w:hAnsi="Times New Roman" w:cs="David" w:hint="cs"/>
            <w:sz w:val="24"/>
            <w:szCs w:val="24"/>
            <w:rtl/>
            <w:lang w:eastAsia="he-IL"/>
          </w:rPr>
          <w:delText>ו</w:delText>
        </w:r>
        <w:r w:rsidR="00DE0948" w:rsidRPr="00DE0948" w:rsidDel="00D82149">
          <w:rPr>
            <w:rFonts w:ascii="Times New Roman" w:eastAsia="Times New Roman" w:hAnsi="Times New Roman" w:cs="David"/>
            <w:sz w:val="24"/>
            <w:szCs w:val="24"/>
            <w:rtl/>
            <w:lang w:eastAsia="he-IL"/>
          </w:rPr>
          <w:delText xml:space="preserve">קף לביצוע שירותי </w:delText>
        </w:r>
        <w:r w:rsidR="00DE0948" w:rsidRPr="00DE0948" w:rsidDel="00D82149">
          <w:rPr>
            <w:rFonts w:ascii="Times New Roman" w:eastAsia="Times New Roman" w:hAnsi="Times New Roman" w:cs="David" w:hint="cs"/>
            <w:sz w:val="24"/>
            <w:szCs w:val="24"/>
            <w:rtl/>
            <w:lang w:eastAsia="he-IL"/>
          </w:rPr>
          <w:delText xml:space="preserve"> היועץ על פי הדין</w:delText>
        </w:r>
        <w:r w:rsidR="00DE0948" w:rsidRPr="00DE0948" w:rsidDel="00D82149">
          <w:rPr>
            <w:rFonts w:ascii="Times New Roman" w:eastAsia="Times New Roman" w:hAnsi="Times New Roman" w:cs="David"/>
            <w:sz w:val="24"/>
            <w:szCs w:val="24"/>
            <w:rtl/>
            <w:lang w:eastAsia="he-IL"/>
          </w:rPr>
          <w:delText xml:space="preserve"> </w:delText>
        </w:r>
        <w:r w:rsidR="00DE0948" w:rsidRPr="00DE0948" w:rsidDel="00D82149">
          <w:rPr>
            <w:rFonts w:ascii="Times New Roman" w:eastAsia="Times New Roman" w:hAnsi="Times New Roman" w:cs="David" w:hint="cs"/>
            <w:sz w:val="24"/>
            <w:szCs w:val="24"/>
            <w:rtl/>
            <w:lang w:eastAsia="he-IL"/>
          </w:rPr>
          <w:delText>ו</w:delText>
        </w:r>
        <w:r w:rsidR="00DE0948" w:rsidRPr="00DE0948" w:rsidDel="00D82149">
          <w:rPr>
            <w:rFonts w:ascii="Times New Roman" w:eastAsia="Times New Roman" w:hAnsi="Times New Roman" w:cs="David"/>
            <w:sz w:val="24"/>
            <w:szCs w:val="24"/>
            <w:rtl/>
            <w:lang w:eastAsia="he-IL"/>
          </w:rPr>
          <w:delText>כי הוא בעל הכישורים, הר</w:delText>
        </w:r>
        <w:r w:rsidR="00DE0948" w:rsidRPr="00DE0948" w:rsidDel="00D82149">
          <w:rPr>
            <w:rFonts w:ascii="Times New Roman" w:eastAsia="Times New Roman" w:hAnsi="Times New Roman" w:cs="David" w:hint="cs"/>
            <w:sz w:val="24"/>
            <w:szCs w:val="24"/>
            <w:rtl/>
            <w:lang w:eastAsia="he-IL"/>
          </w:rPr>
          <w:delText>י</w:delText>
        </w:r>
        <w:r w:rsidR="00DE0948" w:rsidRPr="00DE0948" w:rsidDel="00D82149">
          <w:rPr>
            <w:rFonts w:ascii="Times New Roman" w:eastAsia="Times New Roman" w:hAnsi="Times New Roman" w:cs="David"/>
            <w:sz w:val="24"/>
            <w:szCs w:val="24"/>
            <w:rtl/>
            <w:lang w:eastAsia="he-IL"/>
          </w:rPr>
          <w:delText xml:space="preserve">שיונות, הידע, הניסיון והאמצעים המאפשרים לו </w:delText>
        </w:r>
        <w:r w:rsidR="00DE0948" w:rsidRPr="00DE0948" w:rsidDel="00D82149">
          <w:rPr>
            <w:rFonts w:ascii="Times New Roman" w:eastAsia="Times New Roman" w:hAnsi="Times New Roman" w:cs="David" w:hint="cs"/>
            <w:sz w:val="24"/>
            <w:szCs w:val="24"/>
            <w:rtl/>
            <w:lang w:eastAsia="he-IL"/>
          </w:rPr>
          <w:delText xml:space="preserve">את </w:delText>
        </w:r>
        <w:r w:rsidR="00DE0948" w:rsidRPr="00DE0948" w:rsidDel="00D82149">
          <w:rPr>
            <w:rFonts w:ascii="Times New Roman" w:eastAsia="Times New Roman" w:hAnsi="Times New Roman" w:cs="David"/>
            <w:sz w:val="24"/>
            <w:szCs w:val="24"/>
            <w:rtl/>
            <w:lang w:eastAsia="he-IL"/>
          </w:rPr>
          <w:delText>ביצועם ברמה מקצועית גבוהה ובהתאם למותנה בחוזה</w:delText>
        </w:r>
      </w:del>
      <w:r w:rsidR="00DE0948" w:rsidRPr="00DE0948">
        <w:rPr>
          <w:rFonts w:ascii="Times New Roman" w:eastAsia="Times New Roman" w:hAnsi="Times New Roman" w:cs="David"/>
          <w:sz w:val="24"/>
          <w:szCs w:val="24"/>
          <w:rtl/>
          <w:lang w:eastAsia="he-IL"/>
        </w:rPr>
        <w:t>.</w:t>
      </w:r>
    </w:p>
    <w:p w14:paraId="00DF920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 לו שש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שיקול דעתו</w:t>
      </w:r>
      <w:r w:rsidRPr="00DE0948">
        <w:rPr>
          <w:rFonts w:ascii="Times New Roman" w:eastAsia="Times New Roman" w:hAnsi="Times New Roman" w:cs="David" w:hint="cs"/>
          <w:sz w:val="24"/>
          <w:szCs w:val="24"/>
          <w:rtl/>
          <w:lang w:eastAsia="he-IL"/>
        </w:rPr>
        <w:t xml:space="preserve"> הבלעדי</w:t>
      </w:r>
      <w:r w:rsidRPr="00DE0948">
        <w:rPr>
          <w:rFonts w:ascii="Times New Roman" w:eastAsia="Times New Roman" w:hAnsi="Times New Roman" w:cs="David"/>
          <w:sz w:val="24"/>
          <w:szCs w:val="24"/>
          <w:rtl/>
          <w:lang w:eastAsia="he-IL"/>
        </w:rPr>
        <w:t xml:space="preserve"> ו</w:t>
      </w:r>
      <w:r w:rsidRPr="00DE0948">
        <w:rPr>
          <w:rFonts w:ascii="Times New Roman" w:eastAsia="Times New Roman" w:hAnsi="Times New Roman" w:cs="David" w:hint="cs"/>
          <w:sz w:val="24"/>
          <w:szCs w:val="24"/>
          <w:rtl/>
          <w:lang w:eastAsia="he-IL"/>
        </w:rPr>
        <w:t xml:space="preserve">כי </w:t>
      </w:r>
      <w:r w:rsidRPr="00DE0948">
        <w:rPr>
          <w:rFonts w:ascii="Times New Roman" w:eastAsia="Times New Roman" w:hAnsi="Times New Roman" w:cs="David"/>
          <w:sz w:val="24"/>
          <w:szCs w:val="24"/>
          <w:rtl/>
          <w:lang w:eastAsia="he-IL"/>
        </w:rPr>
        <w:t xml:space="preserve">הם יינתנו על ידו בשלבי 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עוד</w:t>
      </w:r>
      <w:r w:rsidRPr="00DE0948">
        <w:rPr>
          <w:rFonts w:ascii="Times New Roman" w:eastAsia="Times New Roman" w:hAnsi="Times New Roman" w:cs="David"/>
          <w:sz w:val="24"/>
          <w:szCs w:val="24"/>
          <w:rtl/>
          <w:lang w:eastAsia="he-IL"/>
        </w:rPr>
        <w:t xml:space="preserve"> מוסיף ומצהיר</w:t>
      </w:r>
      <w:r w:rsidRPr="00DE0948">
        <w:rPr>
          <w:rFonts w:ascii="Times New Roman" w:eastAsia="Times New Roman" w:hAnsi="Times New Roman" w:cs="David" w:hint="cs"/>
          <w:sz w:val="24"/>
          <w:szCs w:val="24"/>
          <w:rtl/>
          <w:lang w:eastAsia="he-IL"/>
        </w:rPr>
        <w:t xml:space="preserve"> היועץ,</w:t>
      </w:r>
      <w:r w:rsidRPr="00DE0948">
        <w:rPr>
          <w:rFonts w:ascii="Times New Roman" w:eastAsia="Times New Roman" w:hAnsi="Times New Roman" w:cs="David"/>
          <w:sz w:val="24"/>
          <w:szCs w:val="24"/>
          <w:rtl/>
          <w:lang w:eastAsia="he-IL"/>
        </w:rPr>
        <w:t xml:space="preserve"> כי ידוע לו שהמזמין אינו מתחייב להזמין מ</w:t>
      </w:r>
      <w:r w:rsidRPr="00DE0948">
        <w:rPr>
          <w:rFonts w:ascii="Times New Roman" w:eastAsia="Times New Roman" w:hAnsi="Times New Roman" w:cs="David" w:hint="cs"/>
          <w:sz w:val="24"/>
          <w:szCs w:val="24"/>
          <w:rtl/>
          <w:lang w:eastAsia="he-IL"/>
        </w:rPr>
        <w:t>מנו</w:t>
      </w:r>
      <w:r w:rsidRPr="00DE0948">
        <w:rPr>
          <w:rFonts w:ascii="Times New Roman" w:eastAsia="Times New Roman" w:hAnsi="Times New Roman" w:cs="David"/>
          <w:sz w:val="24"/>
          <w:szCs w:val="24"/>
          <w:rtl/>
          <w:lang w:eastAsia="he-IL"/>
        </w:rPr>
        <w:t xml:space="preserve"> שירותים נוספים מעבר לנקוב בחוזה זה ו</w:t>
      </w:r>
      <w:r w:rsidRPr="00DE0948">
        <w:rPr>
          <w:rFonts w:ascii="Times New Roman" w:eastAsia="Times New Roman" w:hAnsi="Times New Roman" w:cs="David" w:hint="cs"/>
          <w:sz w:val="24"/>
          <w:szCs w:val="24"/>
          <w:rtl/>
          <w:lang w:eastAsia="he-IL"/>
        </w:rPr>
        <w:t xml:space="preserve">כמפורט </w:t>
      </w:r>
      <w:r w:rsidRPr="00DE0948">
        <w:rPr>
          <w:rFonts w:ascii="Times New Roman" w:eastAsia="Times New Roman" w:hAnsi="Times New Roman" w:cs="David"/>
          <w:sz w:val="24"/>
          <w:szCs w:val="24"/>
          <w:rtl/>
          <w:lang w:eastAsia="he-IL"/>
        </w:rPr>
        <w:t xml:space="preserve">בנספח </w:t>
      </w:r>
      <w:r w:rsidRPr="00DE0948">
        <w:rPr>
          <w:rFonts w:ascii="Times New Roman" w:eastAsia="Times New Roman" w:hAnsi="Times New Roman" w:cs="David"/>
          <w:bCs/>
          <w:sz w:val="24"/>
          <w:szCs w:val="24"/>
          <w:rtl/>
          <w:lang w:eastAsia="he-IL"/>
        </w:rPr>
        <w:t xml:space="preserve">ב'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1BF0BFB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DF7FF1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שיקבעו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ע"י המזמין ויהיה חייב לנהוג לפיהם ולקיימם ללא סטייה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הוראה</w:t>
      </w:r>
      <w:r w:rsidRPr="00DE0948">
        <w:rPr>
          <w:rFonts w:ascii="Times New Roman" w:eastAsia="Times New Roman" w:hAnsi="Times New Roman" w:cs="David" w:hint="cs"/>
          <w:sz w:val="24"/>
          <w:szCs w:val="24"/>
          <w:rtl/>
          <w:lang w:eastAsia="he-IL"/>
        </w:rPr>
        <w:t xml:space="preserve"> מפורשת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מהמזמין.</w:t>
      </w:r>
    </w:p>
    <w:p w14:paraId="2E02D7E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w:t>
      </w:r>
      <w:r w:rsidRPr="00DE0948">
        <w:rPr>
          <w:rFonts w:ascii="Times New Roman" w:eastAsia="Times New Roman" w:hAnsi="Times New Roman" w:cs="David"/>
          <w:sz w:val="24"/>
          <w:szCs w:val="24"/>
          <w:rtl/>
          <w:lang w:eastAsia="he-IL"/>
        </w:rPr>
        <w:lastRenderedPageBreak/>
        <w:t xml:space="preserve">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הכל כפי שיקבע ע"י המנהל. כן מתחייב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להשתתף בת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מראש בכל ישיבות התיאום אליהן יוזמן.</w:t>
      </w:r>
    </w:p>
    <w:p w14:paraId="3E20E15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ישמור על נוהלי קשר, תיאום,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שום וצורת המסמכים לפי דרישת המנהל.</w:t>
      </w:r>
    </w:p>
    <w:p w14:paraId="0E71206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עוד לא יקבע אחרת ע"י המזמין, יהיה המנהל כ</w:t>
      </w:r>
      <w:r w:rsidRPr="00DE0948">
        <w:rPr>
          <w:rFonts w:ascii="Times New Roman" w:eastAsia="Times New Roman" w:hAnsi="Times New Roman" w:cs="David" w:hint="cs"/>
          <w:sz w:val="24"/>
          <w:szCs w:val="24"/>
          <w:rtl/>
          <w:lang w:eastAsia="he-IL"/>
        </w:rPr>
        <w:t>הגדרתו</w:t>
      </w:r>
      <w:r w:rsidRPr="00DE0948">
        <w:rPr>
          <w:rFonts w:ascii="Times New Roman" w:eastAsia="Times New Roman" w:hAnsi="Times New Roman" w:cs="David"/>
          <w:sz w:val="24"/>
          <w:szCs w:val="24"/>
          <w:rtl/>
          <w:lang w:eastAsia="he-IL"/>
        </w:rPr>
        <w:t xml:space="preserve"> בנספח </w:t>
      </w:r>
      <w:r w:rsidRPr="00DE0948">
        <w:rPr>
          <w:rFonts w:ascii="Times New Roman" w:eastAsia="Times New Roman" w:hAnsi="Times New Roman" w:cs="David"/>
          <w:bCs/>
          <w:sz w:val="24"/>
          <w:szCs w:val="24"/>
          <w:rtl/>
          <w:lang w:eastAsia="he-IL"/>
        </w:rPr>
        <w:t xml:space="preserve">א' </w:t>
      </w:r>
      <w:r w:rsidRPr="00DE0948">
        <w:rPr>
          <w:rFonts w:ascii="Times New Roman" w:eastAsia="Times New Roman" w:hAnsi="Times New Roman" w:cs="David"/>
          <w:sz w:val="24"/>
          <w:szCs w:val="24"/>
          <w:rtl/>
          <w:lang w:eastAsia="he-IL"/>
        </w:rPr>
        <w:t>ועל היועץ להיות</w:t>
      </w:r>
      <w:r w:rsidRPr="00DE0948">
        <w:rPr>
          <w:rFonts w:ascii="Times New Roman" w:eastAsia="Times New Roman" w:hAnsi="Times New Roman" w:cs="David" w:hint="cs"/>
          <w:sz w:val="24"/>
          <w:szCs w:val="24"/>
          <w:rtl/>
          <w:lang w:eastAsia="he-IL"/>
        </w:rPr>
        <w:t xml:space="preserve"> עמו</w:t>
      </w:r>
      <w:r w:rsidRPr="00DE0948">
        <w:rPr>
          <w:rFonts w:ascii="Times New Roman" w:eastAsia="Times New Roman" w:hAnsi="Times New Roman" w:cs="David"/>
          <w:sz w:val="24"/>
          <w:szCs w:val="24"/>
          <w:rtl/>
          <w:lang w:eastAsia="he-IL"/>
        </w:rPr>
        <w:t xml:space="preserve"> בקשר מתמי</w:t>
      </w: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 xml:space="preserve"> ולתאם עמו את כל פעולותיו, אלא אם נקבע </w:t>
      </w:r>
      <w:r w:rsidRPr="00DE0948">
        <w:rPr>
          <w:rFonts w:ascii="Times New Roman" w:eastAsia="Times New Roman" w:hAnsi="Times New Roman" w:cs="David" w:hint="cs"/>
          <w:sz w:val="24"/>
          <w:szCs w:val="24"/>
          <w:rtl/>
          <w:lang w:eastAsia="he-IL"/>
        </w:rPr>
        <w:t xml:space="preserve">מפורשות </w:t>
      </w:r>
      <w:r w:rsidRPr="00DE0948">
        <w:rPr>
          <w:rFonts w:ascii="Times New Roman" w:eastAsia="Times New Roman" w:hAnsi="Times New Roman" w:cs="David"/>
          <w:sz w:val="24"/>
          <w:szCs w:val="24"/>
          <w:rtl/>
          <w:lang w:eastAsia="he-IL"/>
        </w:rPr>
        <w:t>אחרת ע"י המזמין.</w:t>
      </w:r>
    </w:p>
    <w:p w14:paraId="24F4841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ידועות לו הוראות כל התכניות הקיימות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DE0948">
        <w:rPr>
          <w:rFonts w:ascii="Times New Roman" w:eastAsia="Times New Roman" w:hAnsi="Times New Roman" w:cs="David" w:hint="cs"/>
          <w:sz w:val="24"/>
          <w:szCs w:val="24"/>
          <w:rtl/>
          <w:lang w:eastAsia="he-IL"/>
        </w:rPr>
        <w:t>יהם של</w:t>
      </w:r>
      <w:r w:rsidRPr="00DE0948">
        <w:rPr>
          <w:rFonts w:ascii="Times New Roman" w:eastAsia="Times New Roman" w:hAnsi="Times New Roman" w:cs="David"/>
          <w:sz w:val="24"/>
          <w:szCs w:val="24"/>
          <w:rtl/>
          <w:lang w:eastAsia="he-IL"/>
        </w:rPr>
        <w:t xml:space="preserve"> הדין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הנהלים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התקנים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התקנות החלים בקשר עם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והוא מתחייב לפעול בהתאם לקבוע בהם.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מצהיר היועץ כי </w:t>
      </w:r>
      <w:r w:rsidRPr="00DE0948">
        <w:rPr>
          <w:rFonts w:ascii="Times New Roman" w:eastAsia="Times New Roman" w:hAnsi="Times New Roman" w:cs="David" w:hint="cs"/>
          <w:sz w:val="24"/>
          <w:szCs w:val="24"/>
          <w:rtl/>
          <w:lang w:eastAsia="he-IL"/>
        </w:rPr>
        <w:t xml:space="preserve">הוא </w:t>
      </w:r>
      <w:r w:rsidRPr="00DE0948">
        <w:rPr>
          <w:rFonts w:ascii="Times New Roman" w:eastAsia="Times New Roman" w:hAnsi="Times New Roman" w:cs="David"/>
          <w:sz w:val="24"/>
          <w:szCs w:val="24"/>
          <w:rtl/>
          <w:lang w:eastAsia="he-IL"/>
        </w:rPr>
        <w:t xml:space="preserve">בדק בעצמו את כל הנושאים הרלוונטיים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537CC93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להפיק את כל התכניות </w:t>
      </w:r>
      <w:r w:rsidRPr="00DE0948">
        <w:rPr>
          <w:rFonts w:ascii="Times New Roman" w:eastAsia="Times New Roman" w:hAnsi="Times New Roman" w:cs="David" w:hint="cs"/>
          <w:sz w:val="24"/>
          <w:szCs w:val="24"/>
          <w:rtl/>
          <w:lang w:eastAsia="he-IL"/>
        </w:rPr>
        <w:t>נשוא</w:t>
      </w:r>
      <w:r w:rsidRPr="00DE094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וע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DE0948">
        <w:rPr>
          <w:rFonts w:ascii="Times New Roman" w:eastAsia="Times New Roman" w:hAnsi="Times New Roman" w:cs="David" w:hint="cs"/>
          <w:sz w:val="24"/>
          <w:szCs w:val="24"/>
          <w:rtl/>
          <w:lang w:eastAsia="he-IL"/>
        </w:rPr>
        <w:t xml:space="preserve">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w:t>
      </w:r>
    </w:p>
    <w:p w14:paraId="7541034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יגיש ליועצים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E0948">
        <w:rPr>
          <w:rFonts w:ascii="Times New Roman" w:eastAsia="Times New Roman" w:hAnsi="Times New Roman" w:cs="David" w:hint="cs"/>
          <w:sz w:val="24"/>
          <w:szCs w:val="24"/>
          <w:rtl/>
          <w:lang w:eastAsia="he-IL"/>
        </w:rPr>
        <w:t xml:space="preserve">מפורשות על פי </w:t>
      </w:r>
      <w:r w:rsidRPr="00DE0948">
        <w:rPr>
          <w:rFonts w:ascii="Times New Roman" w:eastAsia="Times New Roman" w:hAnsi="Times New Roman" w:cs="David"/>
          <w:sz w:val="24"/>
          <w:szCs w:val="24"/>
          <w:rtl/>
          <w:lang w:eastAsia="he-IL"/>
        </w:rPr>
        <w:t>חוזה זה.</w:t>
      </w:r>
    </w:p>
    <w:p w14:paraId="5A28682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אין לו ולא תהינה לו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תביעות ו/או טענות</w:t>
      </w:r>
      <w:r w:rsidRPr="00DE0948">
        <w:rPr>
          <w:rFonts w:ascii="Times New Roman" w:eastAsia="Times New Roman" w:hAnsi="Times New Roman" w:cs="David" w:hint="cs"/>
          <w:sz w:val="24"/>
          <w:szCs w:val="24"/>
          <w:rtl/>
          <w:lang w:eastAsia="he-IL"/>
        </w:rPr>
        <w:t xml:space="preserve"> ו/או דרישות ו/או תלונות</w:t>
      </w:r>
      <w:r w:rsidRPr="00DE0948">
        <w:rPr>
          <w:rFonts w:ascii="Times New Roman" w:eastAsia="Times New Roman" w:hAnsi="Times New Roman" w:cs="David"/>
          <w:sz w:val="24"/>
          <w:szCs w:val="24"/>
          <w:rtl/>
          <w:lang w:eastAsia="he-IL"/>
        </w:rPr>
        <w:t xml:space="preserve"> כלפי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כלפי המתכננים האחרים בגין מסירת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 משמסר המזמין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 xml:space="preserve">ביצוע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B308F96"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"רמדורנט"</w:t>
      </w:r>
      <w:r w:rsidRPr="00DE094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DE0948">
        <w:rPr>
          <w:rFonts w:ascii="Times New Roman" w:eastAsia="Times New Roman" w:hAnsi="Times New Roman" w:cs="David" w:hint="cs"/>
          <w:sz w:val="24"/>
          <w:szCs w:val="24"/>
          <w:rtl/>
          <w:lang w:eastAsia="he-IL"/>
        </w:rPr>
        <w:t>.</w:t>
      </w:r>
    </w:p>
    <w:p w14:paraId="71014B2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צוות עובדים ואמצעים</w:t>
      </w:r>
    </w:p>
    <w:p w14:paraId="59ACF2F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יקיים משרד מאויש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מאורגן ומצויד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באופן שיאפשר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בהתאם להוראות חוזה זה.</w:t>
      </w:r>
    </w:p>
    <w:p w14:paraId="5AF1681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hint="cs"/>
          <w:b/>
          <w:sz w:val="24"/>
          <w:szCs w:val="24"/>
          <w:rtl/>
          <w:lang w:eastAsia="he-IL"/>
        </w:rPr>
        <w:t>המצ"ב,</w:t>
      </w:r>
      <w:r w:rsidRPr="00DE0948">
        <w:rPr>
          <w:rFonts w:ascii="Times New Roman" w:eastAsia="Times New Roman" w:hAnsi="Times New Roman" w:cs="David"/>
          <w:sz w:val="24"/>
          <w:szCs w:val="24"/>
          <w:rtl/>
          <w:lang w:eastAsia="he-IL"/>
        </w:rPr>
        <w:t xml:space="preserve"> יתאים לביצוע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ברמה ובמועדים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7A33E27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DE0948">
        <w:rPr>
          <w:rFonts w:ascii="Times New Roman" w:eastAsia="Times New Roman" w:hAnsi="Times New Roman" w:cs="David" w:hint="cs"/>
          <w:sz w:val="24"/>
          <w:szCs w:val="24"/>
          <w:rtl/>
          <w:lang w:eastAsia="he-IL"/>
        </w:rPr>
        <w:t xml:space="preserve">המוחלט </w:t>
      </w:r>
      <w:r w:rsidRPr="00DE0948">
        <w:rPr>
          <w:rFonts w:ascii="Times New Roman" w:eastAsia="Times New Roman" w:hAnsi="Times New Roman" w:cs="David"/>
          <w:sz w:val="24"/>
          <w:szCs w:val="24"/>
          <w:rtl/>
          <w:lang w:eastAsia="he-IL"/>
        </w:rPr>
        <w:t>- להורות ליועץ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להגדיל את צוות עובדיו, על חשבונו </w:t>
      </w:r>
      <w:r w:rsidRPr="00DE0948">
        <w:rPr>
          <w:rFonts w:ascii="Times New Roman" w:eastAsia="Times New Roman" w:hAnsi="Times New Roman" w:cs="David"/>
          <w:sz w:val="24"/>
          <w:szCs w:val="24"/>
          <w:rtl/>
          <w:lang w:eastAsia="he-IL"/>
        </w:rPr>
        <w:lastRenderedPageBreak/>
        <w:t>ואחריותו של היועץ, במספר, לתקופה ובמקומות אותם יציין המנהל בהוראותיו.</w:t>
      </w:r>
    </w:p>
    <w:p w14:paraId="33840FCE" w14:textId="77777777" w:rsidR="00DE0948" w:rsidRPr="00DE0948" w:rsidRDefault="00DE0948" w:rsidP="00A17DE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מנהלו הראשי של היועץ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המנהל הראשי</w:t>
      </w:r>
      <w:r w:rsidRPr="00DE094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6C5F0F33" w14:textId="77777777" w:rsidR="00DE0948" w:rsidRPr="00DE0948" w:rsidRDefault="00DE0948" w:rsidP="00A17DE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w:t>
      </w:r>
      <w:r w:rsidRPr="00DE0948">
        <w:rPr>
          <w:rFonts w:ascii="Times New Roman" w:eastAsia="Times New Roman" w:hAnsi="Times New Roman" w:cs="David" w:hint="cs"/>
          <w:sz w:val="24"/>
          <w:szCs w:val="24"/>
          <w:rtl/>
          <w:lang w:eastAsia="he-IL"/>
        </w:rPr>
        <w:t>צהיר, כי ידוע לו, ש</w:t>
      </w:r>
      <w:r w:rsidRPr="00DE0948">
        <w:rPr>
          <w:rFonts w:ascii="Times New Roman" w:eastAsia="Times New Roman" w:hAnsi="Times New Roman" w:cs="David"/>
          <w:sz w:val="24"/>
          <w:szCs w:val="24"/>
          <w:rtl/>
          <w:lang w:eastAsia="he-IL"/>
        </w:rPr>
        <w:t>במשך כל 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קפ</w:t>
      </w:r>
      <w:r w:rsidRPr="00DE0948">
        <w:rPr>
          <w:rFonts w:ascii="Times New Roman" w:eastAsia="Times New Roman" w:hAnsi="Times New Roman" w:cs="David" w:hint="cs"/>
          <w:sz w:val="24"/>
          <w:szCs w:val="24"/>
          <w:rtl/>
          <w:lang w:eastAsia="he-IL"/>
        </w:rPr>
        <w:t>ו של</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יעמוד המנהל הראשי בראשו, יהיה מעורב אישית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התכנון. מבלי לגרוע מהתחייבויות היועץ כמתחייב מ</w:t>
      </w:r>
      <w:r w:rsidRPr="00DE0948">
        <w:rPr>
          <w:rFonts w:ascii="Times New Roman" w:eastAsia="Times New Roman" w:hAnsi="Times New Roman" w:cs="David" w:hint="cs"/>
          <w:sz w:val="24"/>
          <w:szCs w:val="24"/>
          <w:rtl/>
          <w:lang w:eastAsia="he-IL"/>
        </w:rPr>
        <w:t>חוזה זה,</w:t>
      </w:r>
      <w:r w:rsidRPr="00DE094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5D70EAB"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765A6267"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המזמין רשאי </w:t>
      </w:r>
      <w:r w:rsidRPr="00DE094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DE0948">
        <w:rPr>
          <w:rFonts w:ascii="Times New Roman" w:eastAsia="Times New Roman" w:hAnsi="Times New Roman" w:cs="David" w:hint="cs"/>
          <w:sz w:val="24"/>
          <w:szCs w:val="24"/>
          <w:rtl/>
          <w:lang w:eastAsia="he-IL"/>
        </w:rPr>
        <w:t xml:space="preserve">אחר </w:t>
      </w:r>
      <w:r w:rsidRPr="00DE0948">
        <w:rPr>
          <w:rFonts w:ascii="Times New Roman" w:eastAsia="Times New Roman" w:hAnsi="Times New Roman" w:cs="David"/>
          <w:sz w:val="24"/>
          <w:szCs w:val="24"/>
          <w:rtl/>
          <w:lang w:eastAsia="he-IL"/>
        </w:rPr>
        <w:t>דרישת המזמין לאלתר.</w:t>
      </w:r>
    </w:p>
    <w:p w14:paraId="047DF0AC"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החלטות המזמין בדבר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ו/או החלפת עובד מעובדי היועץ תינתנה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המוחלט</w:t>
      </w:r>
      <w:r w:rsidRPr="00DE0948">
        <w:rPr>
          <w:rFonts w:ascii="Times New Roman" w:eastAsia="Times New Roman" w:hAnsi="Times New Roman" w:cs="David" w:hint="cs"/>
          <w:sz w:val="24"/>
          <w:szCs w:val="24"/>
          <w:rtl/>
          <w:lang w:eastAsia="he-IL"/>
        </w:rPr>
        <w:t xml:space="preserve"> של המזמין</w:t>
      </w:r>
      <w:r w:rsidRPr="00DE0948">
        <w:rPr>
          <w:rFonts w:ascii="Times New Roman" w:eastAsia="Times New Roman" w:hAnsi="Times New Roman" w:cs="David"/>
          <w:sz w:val="24"/>
          <w:szCs w:val="24"/>
          <w:rtl/>
          <w:lang w:eastAsia="he-IL"/>
        </w:rPr>
        <w:t xml:space="preserve"> וללא צורך במתן נימוקים</w:t>
      </w:r>
      <w:r w:rsidRPr="00DE0948">
        <w:rPr>
          <w:rFonts w:ascii="Times New Roman" w:eastAsia="Times New Roman" w:hAnsi="Times New Roman" w:cs="David" w:hint="cs"/>
          <w:sz w:val="24"/>
          <w:szCs w:val="24"/>
          <w:rtl/>
          <w:lang w:eastAsia="he-IL"/>
        </w:rPr>
        <w:t xml:space="preserve"> כאלה ואחרים</w:t>
      </w:r>
      <w:r w:rsidRPr="00DE0948">
        <w:rPr>
          <w:rFonts w:ascii="Times New Roman" w:eastAsia="Times New Roman" w:hAnsi="Times New Roman" w:cs="David"/>
          <w:sz w:val="24"/>
          <w:szCs w:val="24"/>
          <w:rtl/>
          <w:lang w:eastAsia="he-IL"/>
        </w:rPr>
        <w:t>. אין בהחלטות אלה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לשחרר את היועץ מאי</w:t>
      </w:r>
      <w:r w:rsidRPr="00DE0948">
        <w:rPr>
          <w:rFonts w:ascii="Times New Roman" w:eastAsia="Times New Roman" w:hAnsi="Times New Roman" w:cs="David" w:hint="cs"/>
          <w:sz w:val="24"/>
          <w:szCs w:val="24"/>
          <w:rtl/>
          <w:lang w:eastAsia="he-IL"/>
        </w:rPr>
        <w:t>לו</w:t>
      </w:r>
      <w:r w:rsidRPr="00DE094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DE0948">
        <w:rPr>
          <w:rFonts w:ascii="Times New Roman" w:eastAsia="Times New Roman" w:hAnsi="Times New Roman" w:cs="David" w:hint="cs"/>
          <w:sz w:val="24"/>
          <w:szCs w:val="24"/>
          <w:rtl/>
          <w:lang w:eastAsia="he-IL"/>
        </w:rPr>
        <w:t xml:space="preserve"> ו/או חבות</w:t>
      </w:r>
      <w:r w:rsidRPr="00DE0948">
        <w:rPr>
          <w:rFonts w:ascii="Times New Roman" w:eastAsia="Times New Roman" w:hAnsi="Times New Roman" w:cs="David"/>
          <w:sz w:val="24"/>
          <w:szCs w:val="24"/>
          <w:rtl/>
          <w:lang w:eastAsia="he-IL"/>
        </w:rPr>
        <w:t xml:space="preserve"> שהיא.</w:t>
      </w:r>
    </w:p>
    <w:p w14:paraId="6E86B5A5"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לצייד על חשבונו את צוות עובדיו בכל הציוד הדרוש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w:t>
      </w:r>
      <w:r w:rsidRPr="00DE0948">
        <w:rPr>
          <w:rFonts w:ascii="Times New Roman" w:eastAsia="Times New Roman" w:hAnsi="Times New Roman" w:cs="David" w:hint="cs"/>
          <w:sz w:val="24"/>
          <w:szCs w:val="24"/>
          <w:rtl/>
          <w:lang w:eastAsia="he-IL"/>
        </w:rPr>
        <w:t>האחריות בגין אחזקת</w:t>
      </w:r>
      <w:r w:rsidRPr="00DE0948">
        <w:rPr>
          <w:rFonts w:ascii="Times New Roman" w:eastAsia="Times New Roman" w:hAnsi="Times New Roman" w:cs="David"/>
          <w:sz w:val="24"/>
          <w:szCs w:val="24"/>
          <w:rtl/>
          <w:lang w:eastAsia="he-IL"/>
        </w:rPr>
        <w:t xml:space="preserve"> ושמיר</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ציוד</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תהיה בידי היועץ ועל חשבונו, והמזמין לא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בכל אחריות </w:t>
      </w:r>
      <w:r w:rsidRPr="00DE0948">
        <w:rPr>
          <w:rFonts w:ascii="Times New Roman" w:eastAsia="Times New Roman" w:hAnsi="Times New Roman" w:cs="David" w:hint="cs"/>
          <w:sz w:val="24"/>
          <w:szCs w:val="24"/>
          <w:rtl/>
          <w:lang w:eastAsia="he-IL"/>
        </w:rPr>
        <w:t xml:space="preserve">ו/או חבות </w:t>
      </w:r>
      <w:r w:rsidRPr="00DE0948">
        <w:rPr>
          <w:rFonts w:ascii="Times New Roman" w:eastAsia="Times New Roman" w:hAnsi="Times New Roman" w:cs="David"/>
          <w:sz w:val="24"/>
          <w:szCs w:val="24"/>
          <w:rtl/>
          <w:lang w:eastAsia="he-IL"/>
        </w:rPr>
        <w:t>בגין א</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בדן </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או נזק</w:t>
      </w:r>
      <w:r w:rsidRPr="00DE0948">
        <w:rPr>
          <w:rFonts w:ascii="Times New Roman" w:eastAsia="Times New Roman" w:hAnsi="Times New Roman" w:cs="David" w:hint="cs"/>
          <w:sz w:val="24"/>
          <w:szCs w:val="24"/>
          <w:rtl/>
          <w:lang w:eastAsia="he-IL"/>
        </w:rPr>
        <w:t xml:space="preserve"> ו/או קלקול</w:t>
      </w:r>
      <w:r w:rsidRPr="00DE0948">
        <w:rPr>
          <w:rFonts w:ascii="Times New Roman" w:eastAsia="Times New Roman" w:hAnsi="Times New Roman" w:cs="David"/>
          <w:sz w:val="24"/>
          <w:szCs w:val="24"/>
          <w:rtl/>
          <w:lang w:eastAsia="he-IL"/>
        </w:rPr>
        <w:t xml:space="preserve"> כלשהו לציוד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לכל חלק ממנו מכל סיבה שהיא.</w:t>
      </w:r>
    </w:p>
    <w:p w14:paraId="40F37FD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היועץ</w:t>
      </w:r>
    </w:p>
    <w:p w14:paraId="587D241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במגעים עם רשויות 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עם הרשות המקומית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הנוגע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וכל הכרוך בכך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w:t>
      </w:r>
    </w:p>
    <w:p w14:paraId="53DF5CC7"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שהיועץ לא יגיש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תיקונים לתכניות לא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הרשויות המוסמכות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אושרו קודם לכן</w:t>
      </w:r>
      <w:r w:rsidRPr="00DE0948">
        <w:rPr>
          <w:rFonts w:ascii="Times New Roman" w:eastAsia="Times New Roman" w:hAnsi="Times New Roman" w:cs="David" w:hint="cs"/>
          <w:sz w:val="24"/>
          <w:szCs w:val="24"/>
          <w:rtl/>
          <w:lang w:eastAsia="he-IL"/>
        </w:rPr>
        <w:t>, מראש ובכתב,</w:t>
      </w:r>
      <w:r w:rsidRPr="00DE0948">
        <w:rPr>
          <w:rFonts w:ascii="Times New Roman" w:eastAsia="Times New Roman" w:hAnsi="Times New Roman" w:cs="David"/>
          <w:sz w:val="24"/>
          <w:szCs w:val="24"/>
          <w:rtl/>
          <w:lang w:eastAsia="he-IL"/>
        </w:rPr>
        <w:t xml:space="preserve"> ע"י המזמין.</w:t>
      </w:r>
    </w:p>
    <w:p w14:paraId="3AF71BE1"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הכרוך בהתחייבות חוקית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כספית</w:t>
      </w:r>
      <w:r w:rsidRPr="00DE0948">
        <w:rPr>
          <w:rFonts w:ascii="Times New Roman" w:eastAsia="Times New Roman" w:hAnsi="Times New Roman" w:cs="David" w:hint="cs"/>
          <w:sz w:val="24"/>
          <w:szCs w:val="24"/>
          <w:rtl/>
          <w:lang w:eastAsia="he-IL"/>
        </w:rPr>
        <w:t xml:space="preserve"> ו/או אחרת,</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34F55B8F"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זולת אם</w:t>
      </w:r>
      <w:r w:rsidRPr="00DE0948">
        <w:rPr>
          <w:rFonts w:ascii="Times New Roman" w:eastAsia="Times New Roman" w:hAnsi="Times New Roman" w:cs="David"/>
          <w:sz w:val="24"/>
          <w:szCs w:val="24"/>
          <w:rtl/>
          <w:lang w:eastAsia="he-IL"/>
        </w:rPr>
        <w:t xml:space="preserve"> יוסמך לכך ע"י המזמין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יהיה היועץ רשאי ליתן הוראות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הנחיות</w:t>
      </w:r>
      <w:r w:rsidRPr="00DE0948">
        <w:rPr>
          <w:rFonts w:ascii="Times New Roman" w:eastAsia="Times New Roman" w:hAnsi="Times New Roman" w:cs="David" w:hint="cs"/>
          <w:sz w:val="24"/>
          <w:szCs w:val="24"/>
          <w:rtl/>
          <w:lang w:eastAsia="he-IL"/>
        </w:rPr>
        <w:t>, בין</w:t>
      </w:r>
      <w:r w:rsidRPr="00DE0948">
        <w:rPr>
          <w:rFonts w:ascii="Times New Roman" w:eastAsia="Times New Roman" w:hAnsi="Times New Roman" w:cs="David"/>
          <w:sz w:val="24"/>
          <w:szCs w:val="24"/>
          <w:rtl/>
          <w:lang w:eastAsia="he-IL"/>
        </w:rPr>
        <w:t xml:space="preserve"> במישרין</w:t>
      </w:r>
      <w:r w:rsidRPr="00DE0948">
        <w:rPr>
          <w:rFonts w:ascii="Times New Roman" w:eastAsia="Times New Roman" w:hAnsi="Times New Roman" w:cs="David" w:hint="cs"/>
          <w:sz w:val="24"/>
          <w:szCs w:val="24"/>
          <w:rtl/>
          <w:lang w:eastAsia="he-IL"/>
        </w:rPr>
        <w:t xml:space="preserve"> ובין בעקיפין,</w:t>
      </w:r>
      <w:r w:rsidRPr="00DE0948">
        <w:rPr>
          <w:rFonts w:ascii="Times New Roman" w:eastAsia="Times New Roman" w:hAnsi="Times New Roman" w:cs="David"/>
          <w:sz w:val="24"/>
          <w:szCs w:val="24"/>
          <w:rtl/>
          <w:lang w:eastAsia="he-IL"/>
        </w:rPr>
        <w:t xml:space="preserve"> לקבלן הראשי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לקבלן העבודות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לנהל עמם מו"מ ביחס למחירים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דרכי ביצוע הכרוכים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מחירים</w:t>
      </w:r>
      <w:r w:rsidRPr="00DE0948">
        <w:rPr>
          <w:rFonts w:ascii="Times New Roman" w:eastAsia="Times New Roman" w:hAnsi="Times New Roman" w:cs="David" w:hint="cs"/>
          <w:sz w:val="24"/>
          <w:szCs w:val="24"/>
          <w:rtl/>
          <w:lang w:eastAsia="he-IL"/>
        </w:rPr>
        <w:t xml:space="preserve"> ו/או כמויות</w:t>
      </w:r>
      <w:r w:rsidRPr="00DE0948">
        <w:rPr>
          <w:rFonts w:ascii="Times New Roman" w:eastAsia="Times New Roman" w:hAnsi="Times New Roman" w:cs="David"/>
          <w:sz w:val="24"/>
          <w:szCs w:val="24"/>
          <w:rtl/>
          <w:lang w:eastAsia="he-IL"/>
        </w:rPr>
        <w:t>, אלא באמצעות המזמין או המנהל.</w:t>
      </w:r>
    </w:p>
    <w:p w14:paraId="43C6481A"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lastRenderedPageBreak/>
        <w:t>סמכויות המנהל</w:t>
      </w:r>
    </w:p>
    <w:p w14:paraId="28C8EE67" w14:textId="77777777" w:rsid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המנהל רשאי לבדוק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עת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את שרותי היועץ כולם או </w:t>
      </w:r>
      <w:r w:rsidRPr="00DE0948">
        <w:rPr>
          <w:rFonts w:ascii="Times New Roman" w:eastAsia="Times New Roman" w:hAnsi="Times New Roman" w:cs="David" w:hint="cs"/>
          <w:sz w:val="24"/>
          <w:szCs w:val="24"/>
          <w:rtl/>
          <w:lang w:eastAsia="he-IL"/>
        </w:rPr>
        <w:t>מקצתם</w:t>
      </w:r>
      <w:r w:rsidRPr="00DE094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 כן רשאי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F6EC0E8" w14:textId="77777777" w:rsidR="00C2594C" w:rsidRPr="00DE0948" w:rsidRDefault="00C2594C" w:rsidP="00C2594C">
      <w:pPr>
        <w:widowControl w:val="0"/>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16EB55CE" w14:textId="41574316"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w:t>
      </w:r>
      <w:del w:id="10" w:author="Meryl Etman [2]" w:date="2023-02-14T17:51:00Z">
        <w:r w:rsidRPr="00DE0948" w:rsidDel="00124061">
          <w:rPr>
            <w:rFonts w:ascii="Times New Roman" w:eastAsia="Times New Roman" w:hAnsi="Times New Roman" w:cs="David"/>
            <w:sz w:val="24"/>
            <w:szCs w:val="24"/>
            <w:rtl/>
            <w:lang w:eastAsia="he-IL"/>
          </w:rPr>
          <w:delText xml:space="preserve">, וכל עוד לא נקבעו, יכללו הם את הנושאים המפורטים בנספח </w:delText>
        </w:r>
        <w:r w:rsidRPr="00DE0948" w:rsidDel="00124061">
          <w:rPr>
            <w:rFonts w:ascii="Times New Roman" w:eastAsia="Times New Roman" w:hAnsi="Times New Roman" w:cs="David"/>
            <w:bCs/>
            <w:sz w:val="24"/>
            <w:szCs w:val="24"/>
            <w:rtl/>
            <w:lang w:eastAsia="he-IL"/>
          </w:rPr>
          <w:delText>א'</w:delText>
        </w:r>
        <w:r w:rsidRPr="00DE0948" w:rsidDel="00124061">
          <w:rPr>
            <w:rFonts w:ascii="Times New Roman" w:eastAsia="Times New Roman" w:hAnsi="Times New Roman" w:cs="David" w:hint="cs"/>
            <w:b/>
            <w:sz w:val="24"/>
            <w:szCs w:val="24"/>
            <w:rtl/>
            <w:lang w:eastAsia="he-IL"/>
          </w:rPr>
          <w:delText xml:space="preserve"> המצ"ב</w:delText>
        </w:r>
      </w:del>
      <w:r w:rsidRPr="00DE0948">
        <w:rPr>
          <w:rFonts w:ascii="Times New Roman" w:eastAsia="Times New Roman" w:hAnsi="Times New Roman" w:cs="David"/>
          <w:sz w:val="24"/>
          <w:szCs w:val="24"/>
          <w:rtl/>
          <w:lang w:eastAsia="he-IL"/>
        </w:rPr>
        <w:t>.</w:t>
      </w:r>
    </w:p>
    <w:p w14:paraId="5D478B4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לצורך הפעלת סמכויותיו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רשאי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מי מטעמו לבקר במשרד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בכל מקום אחר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DE0948">
        <w:rPr>
          <w:rFonts w:ascii="Times New Roman" w:eastAsia="Times New Roman" w:hAnsi="Times New Roman" w:cs="David" w:hint="cs"/>
          <w:sz w:val="24"/>
          <w:szCs w:val="24"/>
          <w:rtl/>
          <w:lang w:eastAsia="he-IL"/>
        </w:rPr>
        <w:t>י המנהל 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w:t>
      </w:r>
    </w:p>
    <w:p w14:paraId="1CB76C5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בהפעלת סמכויות המנהל על 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לגרוע </w:t>
      </w:r>
      <w:r w:rsidRPr="00DE0948">
        <w:rPr>
          <w:rFonts w:ascii="Times New Roman" w:eastAsia="Times New Roman" w:hAnsi="Times New Roman" w:cs="David" w:hint="cs"/>
          <w:sz w:val="24"/>
          <w:szCs w:val="24"/>
          <w:rtl/>
          <w:lang w:eastAsia="he-IL"/>
        </w:rPr>
        <w:t xml:space="preserve">ו/או לשחרר </w:t>
      </w:r>
      <w:r w:rsidRPr="00DE0948">
        <w:rPr>
          <w:rFonts w:ascii="Times New Roman" w:eastAsia="Times New Roman" w:hAnsi="Times New Roman" w:cs="David"/>
          <w:sz w:val="24"/>
          <w:szCs w:val="24"/>
          <w:rtl/>
          <w:lang w:eastAsia="he-IL"/>
        </w:rPr>
        <w:t xml:space="preserve">מאחריות </w:t>
      </w:r>
      <w:r w:rsidRPr="00DE0948">
        <w:rPr>
          <w:rFonts w:ascii="Times New Roman" w:eastAsia="Times New Roman" w:hAnsi="Times New Roman" w:cs="David" w:hint="cs"/>
          <w:sz w:val="24"/>
          <w:szCs w:val="24"/>
          <w:rtl/>
          <w:lang w:eastAsia="he-IL"/>
        </w:rPr>
        <w:t>היועץ על פי חוזה זה ו/או על פי כל דין.</w:t>
      </w:r>
      <w:r w:rsidRPr="00DE0948">
        <w:rPr>
          <w:rFonts w:ascii="Times New Roman" w:eastAsia="Times New Roman" w:hAnsi="Times New Roman" w:cs="David"/>
          <w:sz w:val="24"/>
          <w:szCs w:val="24"/>
          <w:rtl/>
          <w:lang w:eastAsia="he-IL"/>
        </w:rPr>
        <w:t xml:space="preserve"> בהקשר זה מובהר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3C483B3"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אישר המנהל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DE0948">
        <w:rPr>
          <w:rFonts w:ascii="Times New Roman" w:eastAsia="Times New Roman" w:hAnsi="Times New Roman" w:cs="David" w:hint="cs"/>
          <w:sz w:val="24"/>
          <w:szCs w:val="24"/>
          <w:rtl/>
          <w:lang w:eastAsia="he-IL"/>
        </w:rPr>
        <w:t>חוזה</w:t>
      </w:r>
      <w:r w:rsidRPr="00DE0948">
        <w:rPr>
          <w:rFonts w:ascii="Times New Roman" w:eastAsia="Times New Roman" w:hAnsi="Times New Roman" w:cs="David"/>
          <w:sz w:val="24"/>
          <w:szCs w:val="24"/>
          <w:rtl/>
          <w:lang w:eastAsia="he-IL"/>
        </w:rPr>
        <w:t xml:space="preserve"> זה, </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לשחרר את היועץ מאחריותו המקצועית המלאה ו</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להטיל על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על המזמין אחריות כלשהי לטיב התכניות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המסמכים האמורים.</w:t>
      </w:r>
    </w:p>
    <w:p w14:paraId="64FD3D0C"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לוח זמנים ושלבי ב</w:t>
      </w:r>
      <w:r w:rsidRPr="00DE0948">
        <w:rPr>
          <w:rFonts w:ascii="Times New Roman" w:eastAsia="Times New Roman" w:hAnsi="Times New Roman" w:cs="David" w:hint="cs"/>
          <w:bCs/>
          <w:sz w:val="24"/>
          <w:szCs w:val="24"/>
          <w:u w:val="single"/>
          <w:rtl/>
          <w:lang w:eastAsia="he-IL"/>
        </w:rPr>
        <w:t>י</w:t>
      </w:r>
      <w:r w:rsidRPr="00DE0948">
        <w:rPr>
          <w:rFonts w:ascii="Times New Roman" w:eastAsia="Times New Roman" w:hAnsi="Times New Roman" w:cs="David"/>
          <w:bCs/>
          <w:sz w:val="24"/>
          <w:szCs w:val="24"/>
          <w:u w:val="single"/>
          <w:rtl/>
          <w:lang w:eastAsia="he-IL"/>
        </w:rPr>
        <w:t>צוע</w:t>
      </w:r>
    </w:p>
    <w:p w14:paraId="621BD91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DE0948">
        <w:rPr>
          <w:rFonts w:ascii="Times New Roman" w:eastAsia="Times New Roman" w:hAnsi="Times New Roman" w:cs="David"/>
          <w:b/>
          <w:bCs/>
          <w:sz w:val="24"/>
          <w:szCs w:val="24"/>
          <w:rtl/>
          <w:lang w:eastAsia="he-IL"/>
        </w:rPr>
        <w:t>ג'</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לוח הזמנים</w:t>
      </w:r>
      <w:r w:rsidRPr="00DE0948">
        <w:rPr>
          <w:rFonts w:ascii="Times New Roman" w:eastAsia="Times New Roman" w:hAnsi="Times New Roman" w:cs="David"/>
          <w:sz w:val="24"/>
          <w:szCs w:val="24"/>
          <w:rtl/>
          <w:lang w:eastAsia="he-IL"/>
        </w:rPr>
        <w:t>").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הכלול בשרותי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לא נקבע לו מועד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יבוצע על ידי היועץ במועד שיהיה דרוש על מנת להבטיח</w:t>
      </w:r>
      <w:r w:rsidRPr="00DE0948">
        <w:rPr>
          <w:rFonts w:ascii="Times New Roman" w:eastAsia="Times New Roman" w:hAnsi="Times New Roman" w:cs="David" w:hint="cs"/>
          <w:sz w:val="24"/>
          <w:szCs w:val="24"/>
          <w:rtl/>
          <w:lang w:eastAsia="he-IL"/>
        </w:rPr>
        <w:t xml:space="preserve"> את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קבלנים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אחרים בהתאם ללוח הזמנים המוסכם 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מם.</w:t>
      </w:r>
    </w:p>
    <w:p w14:paraId="6164182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יתחיל היועץ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קטע מהפרויקט ו/או שלב משלבי העבודה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ג'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אלא אם כן הודיע למזמין תחילה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הגיע לדעתו מועד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זה וק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מהמזמין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לביצועו.</w:t>
      </w:r>
    </w:p>
    <w:p w14:paraId="57FE7C7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יש לראות </w:t>
      </w: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8FA7A5C"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ידוע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התחייבויות היועצים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יתר הגורמים, מותנות בכך שיסופקו להם כל התכניות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ההנחיות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ההוראות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הפרטים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הביאורים שידרשו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w:t>
      </w:r>
      <w:r w:rsidRPr="00DE0948">
        <w:rPr>
          <w:rFonts w:ascii="Times New Roman" w:eastAsia="Times New Roman" w:hAnsi="Times New Roman" w:cs="David"/>
          <w:sz w:val="24"/>
          <w:szCs w:val="24"/>
          <w:rtl/>
          <w:lang w:eastAsia="he-IL"/>
        </w:rPr>
        <w:lastRenderedPageBreak/>
        <w:t>עבודותיהם ושרותיהם במהירות ובקצב שימנעו כל עיכוב בביצועם וברציפותם. היועץ מתחייב לבצע את שרותי היועץ באופן שימנע כל עילה מהיועצים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מהקבלנים מלטעון לעיכוב מוצדק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C35090B"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 יוכר כמוצדק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אך ו</w:t>
      </w:r>
      <w:r w:rsidRPr="00DE094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39A8BADF"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הוא נובע מכ</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ח עליון או גורם אחר (להלן יחדיו: "</w:t>
      </w:r>
      <w:r w:rsidRPr="00DE0948">
        <w:rPr>
          <w:rFonts w:ascii="Times New Roman" w:eastAsia="Times New Roman" w:hAnsi="Times New Roman" w:cs="David"/>
          <w:b/>
          <w:bCs/>
          <w:sz w:val="24"/>
          <w:szCs w:val="24"/>
          <w:rtl/>
          <w:lang w:eastAsia="he-IL"/>
        </w:rPr>
        <w:t>אירוע דוחה</w:t>
      </w:r>
      <w:r w:rsidRPr="00DE0948">
        <w:rPr>
          <w:rFonts w:ascii="Times New Roman" w:eastAsia="Times New Roman" w:hAnsi="Times New Roman" w:cs="David"/>
          <w:sz w:val="24"/>
          <w:szCs w:val="24"/>
          <w:rtl/>
          <w:lang w:eastAsia="he-IL"/>
        </w:rPr>
        <w:t>") שלדעת המנהל לא הייתה ליועץ שליטה עליו.</w:t>
      </w:r>
    </w:p>
    <w:p w14:paraId="1915C89E"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3BE1370"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קיבל תכניות, הנחיות, הוראות, פרטים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DFC98CF"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אישר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האירוע הדוחה אכן מצדיק 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השירות ואת משך הדחייה.</w:t>
      </w:r>
    </w:p>
    <w:p w14:paraId="3E7F3768" w14:textId="77777777" w:rsidR="00DE0948" w:rsidRPr="00DE0948" w:rsidRDefault="00DE0948" w:rsidP="00A17DE8">
      <w:pPr>
        <w:widowControl w:val="0"/>
        <w:spacing w:before="0" w:beforeAutospacing="0" w:after="200" w:afterAutospacing="0" w:line="240" w:lineRule="auto"/>
        <w:ind w:left="1440"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w:t>
      </w:r>
      <w:r w:rsidRPr="00DE0948">
        <w:rPr>
          <w:rFonts w:ascii="Times New Roman" w:eastAsia="Times New Roman" w:hAnsi="Times New Roman" w:cs="David" w:hint="cs"/>
          <w:sz w:val="24"/>
          <w:szCs w:val="24"/>
          <w:rtl/>
          <w:lang w:eastAsia="he-IL"/>
        </w:rPr>
        <w:t xml:space="preserve">כלליות </w:t>
      </w:r>
      <w:r w:rsidRPr="00DE0948">
        <w:rPr>
          <w:rFonts w:ascii="Times New Roman" w:eastAsia="Times New Roman" w:hAnsi="Times New Roman" w:cs="David"/>
          <w:sz w:val="24"/>
          <w:szCs w:val="24"/>
          <w:rtl/>
          <w:lang w:eastAsia="he-IL"/>
        </w:rPr>
        <w:t>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חור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 תכנון ע"י אחרים לא יהווה עילה לעיכוב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317D747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להודיע למנהל מידית, על כל עיכוב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לפי הערכתו עלול לגרום לאיחור בקיום לוח הזמנים.</w:t>
      </w:r>
    </w:p>
    <w:p w14:paraId="34E8B67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EADD664" w14:textId="77777777" w:rsidR="00DE0948" w:rsidRPr="002E5E38" w:rsidRDefault="00DE0948" w:rsidP="002E5E3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לבקר במשרד היועץ ולעיין בהתקדמות ובאופן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והיועץ ימסור למנהל כל הסבר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פרט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דיווח</w:t>
      </w:r>
      <w:r w:rsidRPr="00DE0948">
        <w:rPr>
          <w:rFonts w:ascii="Times New Roman" w:eastAsia="Times New Roman" w:hAnsi="Times New Roman" w:cs="David" w:hint="cs"/>
          <w:sz w:val="24"/>
          <w:szCs w:val="24"/>
          <w:rtl/>
          <w:lang w:eastAsia="he-IL"/>
        </w:rPr>
        <w:t>, מיד</w:t>
      </w:r>
      <w:r w:rsidRPr="00DE094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DE0948">
        <w:rPr>
          <w:rFonts w:ascii="Times New Roman" w:eastAsia="Times New Roman" w:hAnsi="Times New Roman" w:cs="David" w:hint="cs"/>
          <w:sz w:val="24"/>
          <w:szCs w:val="24"/>
          <w:rtl/>
          <w:lang w:eastAsia="he-IL"/>
        </w:rPr>
        <w:t xml:space="preserve"> זה ו/או לפי כל דין</w:t>
      </w:r>
      <w:r w:rsidRPr="00DE0948">
        <w:rPr>
          <w:rFonts w:ascii="Times New Roman" w:eastAsia="Times New Roman" w:hAnsi="Times New Roman" w:cs="David"/>
          <w:sz w:val="24"/>
          <w:szCs w:val="24"/>
          <w:rtl/>
          <w:lang w:eastAsia="he-IL"/>
        </w:rPr>
        <w:t>.</w:t>
      </w:r>
    </w:p>
    <w:p w14:paraId="4E069344"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שכר היועץ</w:t>
      </w:r>
    </w:p>
    <w:p w14:paraId="6D4C88D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תמורת שרותי היועץ וכל יתר התחייבויותיו לפי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כמפורט בנספח </w:t>
      </w:r>
      <w:r w:rsidRPr="00DE0948">
        <w:rPr>
          <w:rFonts w:ascii="Times New Roman" w:eastAsia="Times New Roman" w:hAnsi="Times New Roman" w:cs="David"/>
          <w:bCs/>
          <w:sz w:val="24"/>
          <w:szCs w:val="24"/>
          <w:rtl/>
          <w:lang w:eastAsia="he-IL"/>
        </w:rPr>
        <w:t xml:space="preserve">ד' </w:t>
      </w:r>
      <w:r w:rsidRPr="00DE0948">
        <w:rPr>
          <w:rFonts w:ascii="Times New Roman" w:eastAsia="Times New Roman" w:hAnsi="Times New Roman" w:cs="David" w:hint="cs"/>
          <w:b/>
          <w:sz w:val="24"/>
          <w:szCs w:val="24"/>
          <w:rtl/>
          <w:lang w:eastAsia="he-IL"/>
        </w:rPr>
        <w:t xml:space="preserve">המצ"ב </w:t>
      </w:r>
      <w:r w:rsidRPr="00DE0948">
        <w:rPr>
          <w:rFonts w:ascii="Times New Roman" w:eastAsia="Times New Roman" w:hAnsi="Times New Roman" w:cs="David"/>
          <w:sz w:val="24"/>
          <w:szCs w:val="24"/>
          <w:rtl/>
          <w:lang w:eastAsia="he-IL"/>
        </w:rPr>
        <w:t>(להלן: "</w:t>
      </w:r>
      <w:r w:rsidRPr="00DE0948">
        <w:rPr>
          <w:rFonts w:ascii="Times New Roman" w:eastAsia="Times New Roman" w:hAnsi="Times New Roman" w:cs="David"/>
          <w:b/>
          <w:bCs/>
          <w:sz w:val="24"/>
          <w:szCs w:val="24"/>
          <w:rtl/>
          <w:lang w:eastAsia="he-IL"/>
        </w:rPr>
        <w:t>שכר היועץ</w:t>
      </w:r>
      <w:r w:rsidRPr="00DE0948">
        <w:rPr>
          <w:rFonts w:ascii="Times New Roman" w:eastAsia="Times New Roman" w:hAnsi="Times New Roman" w:cs="David"/>
          <w:sz w:val="24"/>
          <w:szCs w:val="24"/>
          <w:rtl/>
          <w:lang w:eastAsia="he-IL"/>
        </w:rPr>
        <w:t>").</w:t>
      </w:r>
    </w:p>
    <w:p w14:paraId="2C2AAAF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בהוצאות הממשיות בשרותי העזר המפורטים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שא המזמין:</w:t>
      </w:r>
    </w:p>
    <w:p w14:paraId="7BECF614"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הדפסות בתוויין המיועדות להפצה לאחרים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החזר.</w:t>
      </w:r>
    </w:p>
    <w:p w14:paraId="4CA95A3F"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העתקות שנמסרו ע"י היועץ למזמין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לרשויות המוסמכות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ליועצים, למעט העתקות וצילומים שיפיק היועץ במשרדו.</w:t>
      </w:r>
    </w:p>
    <w:p w14:paraId="17F7FBD4"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שכפול מסמכים.</w:t>
      </w:r>
    </w:p>
    <w:p w14:paraId="1F84BECC"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298563A"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מדידות וצילומי אויר.</w:t>
      </w:r>
    </w:p>
    <w:p w14:paraId="6930B8CC"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קידוחים ובדיקות קרקע.</w:t>
      </w:r>
    </w:p>
    <w:p w14:paraId="0D2E6020"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שליחויות.</w:t>
      </w:r>
    </w:p>
    <w:p w14:paraId="472A6253"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העזר המפורטים בסעיפים 7.2.1 עד 7.2.3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יוזמנו על ידי היועץ באמצעות מערכת ניהול פרויקטים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 מערכת רמדורנט מודול ניהול מסמכים (</w:t>
      </w:r>
      <w:r w:rsidRPr="00DE0948">
        <w:rPr>
          <w:rFonts w:ascii="Times New Roman" w:eastAsia="Times New Roman" w:hAnsi="Times New Roman" w:cs="David"/>
          <w:sz w:val="24"/>
          <w:szCs w:val="24"/>
          <w:lang w:eastAsia="he-IL"/>
        </w:rPr>
        <w:t>DM</w:t>
      </w:r>
      <w:r w:rsidRPr="00DE0948">
        <w:rPr>
          <w:rFonts w:ascii="Times New Roman" w:eastAsia="Times New Roman" w:hAnsi="Times New Roman" w:cs="David"/>
          <w:sz w:val="24"/>
          <w:szCs w:val="24"/>
          <w:rtl/>
          <w:lang w:eastAsia="he-IL"/>
        </w:rPr>
        <w:t>) רק ממכונים המאושרים ע"י המזמין לבצע עבודות עבורו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400AD48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על חשבון שכר היועץ ישולמו ליועץ תשלומי ביניים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עורים ובמועדים המפורטים בנספח</w:t>
      </w:r>
      <w:r w:rsidRPr="00DE0948">
        <w:rPr>
          <w:rFonts w:ascii="Times New Roman" w:eastAsia="Times New Roman" w:hAnsi="Times New Roman" w:cs="David"/>
          <w:bCs/>
          <w:sz w:val="24"/>
          <w:szCs w:val="24"/>
          <w:rtl/>
          <w:lang w:eastAsia="he-IL"/>
        </w:rPr>
        <w:t xml:space="preserve"> ה'</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p>
    <w:p w14:paraId="7A893395"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תשלומי הביניים לפי פסקה זו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משלבי שירותי היועץ ו/או טיב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C8CDFD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השכר האמור בנספח </w:t>
      </w:r>
      <w:r w:rsidRPr="00DE0948">
        <w:rPr>
          <w:rFonts w:ascii="Times New Roman" w:eastAsia="Times New Roman" w:hAnsi="Times New Roman" w:cs="David"/>
          <w:b/>
          <w:bCs/>
          <w:sz w:val="24"/>
          <w:szCs w:val="24"/>
          <w:rtl/>
          <w:lang w:eastAsia="he-IL"/>
        </w:rPr>
        <w:t xml:space="preserve">ד'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hint="cs"/>
          <w:sz w:val="24"/>
          <w:szCs w:val="24"/>
          <w:rtl/>
          <w:lang w:eastAsia="he-IL"/>
        </w:rPr>
        <w:t xml:space="preserve">ינו </w:t>
      </w:r>
      <w:r w:rsidRPr="00DE094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E0948">
        <w:rPr>
          <w:rFonts w:ascii="Times New Roman" w:eastAsia="Times New Roman" w:hAnsi="Times New Roman" w:cs="David" w:hint="cs"/>
          <w:sz w:val="24"/>
          <w:szCs w:val="24"/>
          <w:rtl/>
          <w:lang w:eastAsia="he-IL"/>
        </w:rPr>
        <w:t xml:space="preserve">זה </w:t>
      </w:r>
      <w:r w:rsidRPr="00DE0948">
        <w:rPr>
          <w:rFonts w:ascii="Times New Roman" w:eastAsia="Times New Roman" w:hAnsi="Times New Roman" w:cs="David"/>
          <w:sz w:val="24"/>
          <w:szCs w:val="24"/>
          <w:rtl/>
          <w:lang w:eastAsia="he-IL"/>
        </w:rPr>
        <w:t>במפורש אחרת. תנאי לתשלום שכר היועץ במלואו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הינו המצאת הצהרה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DE0948">
        <w:rPr>
          <w:rFonts w:ascii="Times New Roman" w:eastAsia="Times New Roman" w:hAnsi="Times New Roman" w:cs="David"/>
          <w:b/>
          <w:bCs/>
          <w:sz w:val="24"/>
          <w:szCs w:val="24"/>
          <w:rtl/>
          <w:lang w:eastAsia="he-IL"/>
        </w:rPr>
        <w:t>ט'</w:t>
      </w:r>
      <w:r w:rsidRPr="00DE0948">
        <w:rPr>
          <w:rFonts w:ascii="Times New Roman" w:eastAsia="Times New Roman" w:hAnsi="Times New Roman" w:cs="David"/>
          <w:sz w:val="24"/>
          <w:szCs w:val="24"/>
          <w:rtl/>
          <w:lang w:eastAsia="he-IL"/>
        </w:rPr>
        <w:t xml:space="preserve"> לחוזה זה וכתב היעדר תביעות המצורף כנספח</w:t>
      </w:r>
      <w:r w:rsidRPr="00DE0948">
        <w:rPr>
          <w:rFonts w:ascii="Times New Roman" w:eastAsia="Times New Roman" w:hAnsi="Times New Roman" w:cs="David"/>
          <w:b/>
          <w:bCs/>
          <w:sz w:val="24"/>
          <w:szCs w:val="24"/>
          <w:rtl/>
          <w:lang w:eastAsia="he-IL"/>
        </w:rPr>
        <w:t xml:space="preserve"> י'</w:t>
      </w:r>
      <w:r w:rsidRPr="00DE0948">
        <w:rPr>
          <w:rFonts w:ascii="Times New Roman" w:eastAsia="Times New Roman" w:hAnsi="Times New Roman" w:cs="David"/>
          <w:sz w:val="24"/>
          <w:szCs w:val="24"/>
          <w:rtl/>
          <w:lang w:eastAsia="he-IL"/>
        </w:rPr>
        <w:t xml:space="preserve"> לחוזה זה למזמין, חתום ע"י היועץ ומאומת כנדרש בו.</w:t>
      </w:r>
    </w:p>
    <w:p w14:paraId="437395D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מבלי לפגוע בכלליות האמור בסעיף </w:t>
      </w:r>
      <w:r w:rsidRPr="00DE0948">
        <w:rPr>
          <w:rFonts w:ascii="Times New Roman" w:eastAsia="Times New Roman" w:hAnsi="Times New Roman" w:cs="David" w:hint="cs"/>
          <w:sz w:val="24"/>
          <w:szCs w:val="24"/>
          <w:rtl/>
          <w:lang w:eastAsia="he-IL"/>
        </w:rPr>
        <w:t>7 לעיל</w:t>
      </w:r>
      <w:r w:rsidRPr="00DE0948">
        <w:rPr>
          <w:rFonts w:ascii="Times New Roman" w:eastAsia="Times New Roman" w:hAnsi="Times New Roman" w:cs="David"/>
          <w:sz w:val="24"/>
          <w:szCs w:val="24"/>
          <w:rtl/>
          <w:lang w:eastAsia="he-IL"/>
        </w:rPr>
        <w:t>, 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רכוש 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 מובהר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הפרת סעיף זה על ידי היועץ תה</w:t>
      </w:r>
      <w:r w:rsidRPr="00DE0948">
        <w:rPr>
          <w:rFonts w:ascii="Times New Roman" w:eastAsia="Times New Roman" w:hAnsi="Times New Roman" w:cs="David" w:hint="cs"/>
          <w:sz w:val="24"/>
          <w:szCs w:val="24"/>
          <w:rtl/>
          <w:lang w:eastAsia="he-IL"/>
        </w:rPr>
        <w:t>ווה</w:t>
      </w:r>
      <w:r w:rsidRPr="00DE0948">
        <w:rPr>
          <w:rFonts w:ascii="Times New Roman" w:eastAsia="Times New Roman" w:hAnsi="Times New Roman" w:cs="David"/>
          <w:sz w:val="24"/>
          <w:szCs w:val="24"/>
          <w:rtl/>
          <w:lang w:eastAsia="he-IL"/>
        </w:rPr>
        <w:t xml:space="preserve"> הפרה יסודית של חוזה</w:t>
      </w:r>
      <w:r w:rsidRPr="00DE0948">
        <w:rPr>
          <w:rFonts w:ascii="Times New Roman" w:eastAsia="Times New Roman" w:hAnsi="Times New Roman" w:cs="David" w:hint="cs"/>
          <w:sz w:val="24"/>
          <w:szCs w:val="24"/>
          <w:rtl/>
          <w:lang w:eastAsia="he-IL"/>
        </w:rPr>
        <w:t xml:space="preserve"> זה. </w:t>
      </w:r>
    </w:p>
    <w:p w14:paraId="444934FF" w14:textId="7AA400D6"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תנאים מקדמיים לביצוע תשלום כלשהו ע"ח שכר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w:t>
      </w:r>
      <w:del w:id="11" w:author="Meryl Etman [2]" w:date="2023-02-14T17:48:00Z">
        <w:r w:rsidRPr="00DE0948" w:rsidDel="00124061">
          <w:rPr>
            <w:rFonts w:ascii="Times New Roman" w:eastAsia="Times New Roman" w:hAnsi="Times New Roman" w:cs="David"/>
            <w:sz w:val="24"/>
            <w:szCs w:val="24"/>
            <w:rtl/>
            <w:lang w:eastAsia="he-IL"/>
          </w:rPr>
          <w:delText>הצגת ר</w:delText>
        </w:r>
        <w:r w:rsidRPr="00DE0948" w:rsidDel="00124061">
          <w:rPr>
            <w:rFonts w:ascii="Times New Roman" w:eastAsia="Times New Roman" w:hAnsi="Times New Roman" w:cs="David" w:hint="cs"/>
            <w:sz w:val="24"/>
            <w:szCs w:val="24"/>
            <w:rtl/>
            <w:lang w:eastAsia="he-IL"/>
          </w:rPr>
          <w:delText>י</w:delText>
        </w:r>
        <w:r w:rsidRPr="00DE0948" w:rsidDel="00124061">
          <w:rPr>
            <w:rFonts w:ascii="Times New Roman" w:eastAsia="Times New Roman" w:hAnsi="Times New Roman" w:cs="David"/>
            <w:sz w:val="24"/>
            <w:szCs w:val="24"/>
            <w:rtl/>
            <w:lang w:eastAsia="he-IL"/>
          </w:rPr>
          <w:delText>שיון היועץ כאמור בסעיף 2.2 לעיל ו</w:delText>
        </w:r>
      </w:del>
      <w:r w:rsidRPr="00DE0948">
        <w:rPr>
          <w:rFonts w:ascii="Times New Roman" w:eastAsia="Times New Roman" w:hAnsi="Times New Roman" w:cs="David"/>
          <w:sz w:val="24"/>
          <w:szCs w:val="24"/>
          <w:rtl/>
          <w:lang w:eastAsia="he-IL"/>
        </w:rPr>
        <w:t>המצאת אישור בדבר ניהול ספרי היועץ כדין, חתום ע"י רו"ח או רשויות המס, כנדרש.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DE0948">
        <w:rPr>
          <w:rFonts w:ascii="Times New Roman" w:eastAsia="Times New Roman" w:hAnsi="Times New Roman" w:cs="David" w:hint="cs"/>
          <w:sz w:val="24"/>
          <w:szCs w:val="24"/>
          <w:rtl/>
          <w:lang w:eastAsia="he-IL"/>
        </w:rPr>
        <w:t>עובר</w:t>
      </w:r>
      <w:r w:rsidRPr="00DE094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7830230" w14:textId="65760B69" w:rsidR="00DE0948" w:rsidRPr="00DE0948" w:rsidDel="00187616" w:rsidRDefault="00DE0948" w:rsidP="00DE0948">
      <w:pPr>
        <w:widowControl w:val="0"/>
        <w:spacing w:before="0" w:beforeAutospacing="0" w:after="240" w:afterAutospacing="0" w:line="240" w:lineRule="auto"/>
        <w:ind w:left="788"/>
        <w:jc w:val="both"/>
        <w:rPr>
          <w:del w:id="12" w:author="Meryl Etman [2]" w:date="2023-01-19T15:10:00Z"/>
          <w:rFonts w:ascii="Times New Roman" w:eastAsia="Times New Roman" w:hAnsi="Times New Roman" w:cs="David"/>
          <w:sz w:val="24"/>
          <w:szCs w:val="24"/>
          <w:rtl/>
          <w:lang w:eastAsia="he-IL"/>
        </w:rPr>
      </w:pPr>
    </w:p>
    <w:p w14:paraId="07F7C654"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שנויים בתכנון</w:t>
      </w:r>
    </w:p>
    <w:p w14:paraId="478044A7" w14:textId="77777777" w:rsidR="005D7684"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lastRenderedPageBreak/>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ED6A717" w14:textId="77777777" w:rsidR="00DE0948" w:rsidRPr="00DE0948"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bCs/>
          <w:sz w:val="24"/>
          <w:szCs w:val="24"/>
          <w:rtl/>
          <w:lang w:eastAsia="he-IL"/>
        </w:rPr>
        <w:t>ב' או ג'</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אלמלא השנויים</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יהיה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זכאי לפיצוי בעד העבודה הנוספת שב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עקב השנויים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כאמור</w:t>
      </w:r>
      <w:r w:rsidRPr="00DE0948">
        <w:rPr>
          <w:rFonts w:ascii="Times New Roman" w:eastAsia="Times New Roman" w:hAnsi="Times New Roman" w:cs="David"/>
          <w:sz w:val="24"/>
          <w:szCs w:val="24"/>
          <w:rtl/>
          <w:lang w:eastAsia="he-IL"/>
        </w:rPr>
        <w:t>. הפיצוי ישולם בגין העבודה הנוספת שהיועץ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ושכר היועץ. בכל מקרה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שנויים</w:t>
      </w:r>
      <w:r w:rsidRPr="00DE0948">
        <w:rPr>
          <w:rFonts w:ascii="Times New Roman" w:eastAsia="Times New Roman" w:hAnsi="Times New Roman" w:cs="David" w:hint="cs"/>
          <w:sz w:val="24"/>
          <w:szCs w:val="24"/>
          <w:rtl/>
          <w:lang w:eastAsia="he-IL"/>
        </w:rPr>
        <w:t xml:space="preserve"> כאמור, לא יהוו</w:t>
      </w:r>
      <w:r w:rsidRPr="00DE0948">
        <w:rPr>
          <w:rFonts w:ascii="Times New Roman" w:eastAsia="Times New Roman" w:hAnsi="Times New Roman" w:cs="David"/>
          <w:sz w:val="24"/>
          <w:szCs w:val="24"/>
          <w:rtl/>
          <w:lang w:eastAsia="he-IL"/>
        </w:rPr>
        <w:t xml:space="preserve"> עילה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2BD4F0D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על אף</w:t>
      </w:r>
      <w:r w:rsidRPr="00DE0948">
        <w:rPr>
          <w:rFonts w:ascii="Times New Roman" w:eastAsia="Times New Roman" w:hAnsi="Times New Roman" w:cs="David"/>
          <w:sz w:val="24"/>
          <w:szCs w:val="24"/>
          <w:rtl/>
          <w:lang w:eastAsia="he-IL"/>
        </w:rPr>
        <w:t xml:space="preserve"> האמור בסעיף 8.2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יגיע ליועץ דבר בגין שינויים הנובעים מ:</w:t>
      </w:r>
    </w:p>
    <w:p w14:paraId="2327B5D5"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טעות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קוי בתכנון ו/או באומדן של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של היועצים.</w:t>
      </w:r>
    </w:p>
    <w:p w14:paraId="4577646D"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התכנון אינו התכנון היעיל ביותר.</w:t>
      </w:r>
    </w:p>
    <w:p w14:paraId="10547E58"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47FBA28"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השינויים מתחייבים מדרישת רשויות מוסמכות. </w:t>
      </w:r>
    </w:p>
    <w:p w14:paraId="03154F40" w14:textId="2DE10420" w:rsidR="00DE0948" w:rsidRPr="00DE0948" w:rsidDel="00124061" w:rsidRDefault="00DE0948" w:rsidP="00DE0948">
      <w:pPr>
        <w:widowControl w:val="0"/>
        <w:numPr>
          <w:ilvl w:val="1"/>
          <w:numId w:val="1"/>
        </w:numPr>
        <w:spacing w:before="0" w:beforeAutospacing="0" w:after="200" w:afterAutospacing="0" w:line="240" w:lineRule="auto"/>
        <w:ind w:right="792"/>
        <w:jc w:val="both"/>
        <w:rPr>
          <w:del w:id="13" w:author="Meryl Etman [2]" w:date="2023-02-14T17:48:00Z"/>
          <w:rFonts w:ascii="Times New Roman" w:eastAsia="Times New Roman" w:hAnsi="Times New Roman" w:cs="David"/>
          <w:sz w:val="24"/>
          <w:szCs w:val="24"/>
          <w:rtl/>
          <w:lang w:eastAsia="he-IL"/>
        </w:rPr>
      </w:pPr>
      <w:del w:id="14" w:author="Meryl Etman [2]" w:date="2023-02-14T17:48:00Z">
        <w:r w:rsidRPr="00DE0948" w:rsidDel="00124061">
          <w:rPr>
            <w:rFonts w:ascii="Times New Roman" w:eastAsia="Times New Roman" w:hAnsi="Times New Roman" w:cs="David"/>
            <w:sz w:val="24"/>
            <w:szCs w:val="24"/>
            <w:rtl/>
            <w:lang w:eastAsia="he-IL"/>
          </w:rPr>
          <w:delText>היועץ מתחייב להכין</w:delText>
        </w:r>
        <w:r w:rsidRPr="00DE0948" w:rsidDel="00124061">
          <w:rPr>
            <w:rFonts w:ascii="Times New Roman" w:eastAsia="Times New Roman" w:hAnsi="Times New Roman" w:cs="David" w:hint="cs"/>
            <w:sz w:val="24"/>
            <w:szCs w:val="24"/>
            <w:rtl/>
            <w:lang w:eastAsia="he-IL"/>
          </w:rPr>
          <w:delText>,</w:delText>
        </w:r>
        <w:r w:rsidRPr="00DE0948" w:rsidDel="00124061">
          <w:rPr>
            <w:rFonts w:ascii="Times New Roman" w:eastAsia="Times New Roman" w:hAnsi="Times New Roman" w:cs="David"/>
            <w:sz w:val="24"/>
            <w:szCs w:val="24"/>
            <w:rtl/>
            <w:lang w:eastAsia="he-IL"/>
          </w:rPr>
          <w:delText xml:space="preserve"> עבור רוכשים שיבקשו זאת</w:delText>
        </w:r>
        <w:r w:rsidRPr="00DE0948" w:rsidDel="00124061">
          <w:rPr>
            <w:rFonts w:ascii="Times New Roman" w:eastAsia="Times New Roman" w:hAnsi="Times New Roman" w:cs="David" w:hint="cs"/>
            <w:sz w:val="24"/>
            <w:szCs w:val="24"/>
            <w:rtl/>
            <w:lang w:eastAsia="he-IL"/>
          </w:rPr>
          <w:delText>,</w:delText>
        </w:r>
        <w:r w:rsidRPr="00DE0948" w:rsidDel="00124061">
          <w:rPr>
            <w:rFonts w:ascii="Times New Roman" w:eastAsia="Times New Roman" w:hAnsi="Times New Roman" w:cs="David"/>
            <w:sz w:val="24"/>
            <w:szCs w:val="24"/>
            <w:rtl/>
            <w:lang w:eastAsia="he-IL"/>
          </w:rPr>
          <w:delText xml:space="preserve"> תכנית שינויים בדירות שאינם עומדים בסתירה להיתרי הבניה ולכל דין. </w:delText>
        </w:r>
      </w:del>
    </w:p>
    <w:p w14:paraId="638DFEFF" w14:textId="76D42282" w:rsidR="00DE0948" w:rsidRDefault="00DE094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del w:id="15" w:author="Meryl Etman [2]" w:date="2023-02-14T17:48:00Z">
        <w:r w:rsidRPr="00DE0948" w:rsidDel="00124061">
          <w:rPr>
            <w:rFonts w:ascii="Times New Roman" w:eastAsia="Times New Roman" w:hAnsi="Times New Roman" w:cs="David"/>
            <w:sz w:val="24"/>
            <w:szCs w:val="24"/>
            <w:rtl/>
            <w:lang w:eastAsia="he-IL"/>
          </w:rPr>
          <w:delText xml:space="preserve">מחיר השינויים ותנאי התשלום בגין תכנון השינויים </w:delText>
        </w:r>
        <w:r w:rsidRPr="00DE0948" w:rsidDel="00124061">
          <w:rPr>
            <w:rFonts w:ascii="Times New Roman" w:eastAsia="Times New Roman" w:hAnsi="Times New Roman" w:cs="David" w:hint="cs"/>
            <w:sz w:val="24"/>
            <w:szCs w:val="24"/>
            <w:rtl/>
            <w:lang w:eastAsia="he-IL"/>
          </w:rPr>
          <w:delText xml:space="preserve">כאמור, </w:delText>
        </w:r>
        <w:r w:rsidRPr="00DE0948" w:rsidDel="00124061">
          <w:rPr>
            <w:rFonts w:ascii="Times New Roman" w:eastAsia="Times New Roman" w:hAnsi="Times New Roman" w:cs="David"/>
            <w:sz w:val="24"/>
            <w:szCs w:val="24"/>
            <w:rtl/>
            <w:lang w:eastAsia="he-IL"/>
          </w:rPr>
          <w:delText>יסוכמו בין היועץ לרוכשים. היועץ יתקשר עם הרוכש</w:delText>
        </w:r>
        <w:r w:rsidRPr="00DE0948" w:rsidDel="00124061">
          <w:rPr>
            <w:rFonts w:ascii="Times New Roman" w:eastAsia="Times New Roman" w:hAnsi="Times New Roman" w:cs="David" w:hint="cs"/>
            <w:sz w:val="24"/>
            <w:szCs w:val="24"/>
            <w:rtl/>
            <w:lang w:eastAsia="he-IL"/>
          </w:rPr>
          <w:delText>ים</w:delText>
        </w:r>
        <w:r w:rsidRPr="00DE0948" w:rsidDel="00124061">
          <w:rPr>
            <w:rFonts w:ascii="Times New Roman" w:eastAsia="Times New Roman" w:hAnsi="Times New Roman" w:cs="David"/>
            <w:sz w:val="24"/>
            <w:szCs w:val="24"/>
            <w:rtl/>
            <w:lang w:eastAsia="he-IL"/>
          </w:rPr>
          <w:delText xml:space="preserve"> בהסכם נפרד לתכנון השינויים. כל מחלוקת שתתעורר בין היועץ לבין </w:delText>
        </w:r>
        <w:r w:rsidRPr="00DE0948" w:rsidDel="00124061">
          <w:rPr>
            <w:rFonts w:ascii="Times New Roman" w:eastAsia="Times New Roman" w:hAnsi="Times New Roman" w:cs="David" w:hint="cs"/>
            <w:sz w:val="24"/>
            <w:szCs w:val="24"/>
            <w:rtl/>
            <w:lang w:eastAsia="he-IL"/>
          </w:rPr>
          <w:delText>ה</w:delText>
        </w:r>
        <w:r w:rsidRPr="00DE0948" w:rsidDel="00124061">
          <w:rPr>
            <w:rFonts w:ascii="Times New Roman" w:eastAsia="Times New Roman" w:hAnsi="Times New Roman" w:cs="David"/>
            <w:sz w:val="24"/>
            <w:szCs w:val="24"/>
            <w:rtl/>
            <w:lang w:eastAsia="he-IL"/>
          </w:rPr>
          <w:delText>רוכש</w:delText>
        </w:r>
        <w:r w:rsidRPr="00DE0948" w:rsidDel="00124061">
          <w:rPr>
            <w:rFonts w:ascii="Times New Roman" w:eastAsia="Times New Roman" w:hAnsi="Times New Roman" w:cs="David" w:hint="cs"/>
            <w:sz w:val="24"/>
            <w:szCs w:val="24"/>
            <w:rtl/>
            <w:lang w:eastAsia="he-IL"/>
          </w:rPr>
          <w:delText>ים</w:delText>
        </w:r>
        <w:r w:rsidRPr="00DE0948" w:rsidDel="00124061">
          <w:rPr>
            <w:rFonts w:ascii="Times New Roman" w:eastAsia="Times New Roman" w:hAnsi="Times New Roman" w:cs="David"/>
            <w:sz w:val="24"/>
            <w:szCs w:val="24"/>
            <w:rtl/>
            <w:lang w:eastAsia="he-IL"/>
          </w:rPr>
          <w:delText xml:space="preserve"> בענ</w:delText>
        </w:r>
        <w:r w:rsidRPr="00DE0948" w:rsidDel="00124061">
          <w:rPr>
            <w:rFonts w:ascii="Times New Roman" w:eastAsia="Times New Roman" w:hAnsi="Times New Roman" w:cs="David" w:hint="cs"/>
            <w:sz w:val="24"/>
            <w:szCs w:val="24"/>
            <w:rtl/>
            <w:lang w:eastAsia="he-IL"/>
          </w:rPr>
          <w:delText>י</w:delText>
        </w:r>
        <w:r w:rsidRPr="00DE0948" w:rsidDel="00124061">
          <w:rPr>
            <w:rFonts w:ascii="Times New Roman" w:eastAsia="Times New Roman" w:hAnsi="Times New Roman" w:cs="David"/>
            <w:sz w:val="24"/>
            <w:szCs w:val="24"/>
            <w:rtl/>
            <w:lang w:eastAsia="he-IL"/>
          </w:rPr>
          <w:delText>ין קביעת מחיר השינויים</w:delText>
        </w:r>
        <w:r w:rsidRPr="00DE0948" w:rsidDel="00124061">
          <w:rPr>
            <w:rFonts w:ascii="Times New Roman" w:eastAsia="Times New Roman" w:hAnsi="Times New Roman" w:cs="David" w:hint="cs"/>
            <w:sz w:val="24"/>
            <w:szCs w:val="24"/>
            <w:rtl/>
            <w:lang w:eastAsia="he-IL"/>
          </w:rPr>
          <w:delText>,</w:delText>
        </w:r>
        <w:r w:rsidRPr="00DE0948" w:rsidDel="00124061">
          <w:rPr>
            <w:rFonts w:ascii="Times New Roman" w:eastAsia="Times New Roman" w:hAnsi="Times New Roman" w:cs="David"/>
            <w:sz w:val="24"/>
            <w:szCs w:val="24"/>
            <w:rtl/>
            <w:lang w:eastAsia="he-IL"/>
          </w:rPr>
          <w:delText xml:space="preserve"> תובא בפני המנהל והוא יהיה המוסמך להכריע בה</w:delText>
        </w:r>
      </w:del>
      <w:ins w:id="16" w:author="Meryl Etman [2]" w:date="2023-02-14T17:48:00Z">
        <w:r w:rsidR="00124061">
          <w:rPr>
            <w:rFonts w:ascii="Times New Roman" w:eastAsia="Times New Roman" w:hAnsi="Times New Roman" w:cs="David" w:hint="cs"/>
            <w:sz w:val="24"/>
            <w:szCs w:val="24"/>
            <w:rtl/>
            <w:lang w:eastAsia="he-IL"/>
          </w:rPr>
          <w:t>מבוטל</w:t>
        </w:r>
      </w:ins>
      <w:r w:rsidRPr="00DE0948">
        <w:rPr>
          <w:rFonts w:ascii="Times New Roman" w:eastAsia="Times New Roman" w:hAnsi="Times New Roman" w:cs="David"/>
          <w:sz w:val="24"/>
          <w:szCs w:val="24"/>
          <w:rtl/>
          <w:lang w:eastAsia="he-IL"/>
        </w:rPr>
        <w:t>.</w:t>
      </w:r>
    </w:p>
    <w:p w14:paraId="597C780B" w14:textId="714312AC" w:rsidR="006A2EA5" w:rsidDel="00187616" w:rsidRDefault="006A2EA5" w:rsidP="007107E4">
      <w:pPr>
        <w:widowControl w:val="0"/>
        <w:spacing w:before="0" w:beforeAutospacing="0" w:after="240" w:afterAutospacing="0" w:line="240" w:lineRule="auto"/>
        <w:ind w:left="794" w:right="851"/>
        <w:jc w:val="both"/>
        <w:rPr>
          <w:del w:id="17" w:author="Meryl Etman [2]" w:date="2023-01-19T15:10:00Z"/>
          <w:rFonts w:ascii="Times New Roman" w:eastAsia="Times New Roman" w:hAnsi="Times New Roman" w:cs="David"/>
          <w:sz w:val="24"/>
          <w:szCs w:val="24"/>
          <w:rtl/>
          <w:lang w:eastAsia="he-IL"/>
        </w:rPr>
      </w:pPr>
    </w:p>
    <w:p w14:paraId="1716350F" w14:textId="54EB5781" w:rsidR="002E5E38" w:rsidDel="00187616" w:rsidRDefault="002E5E38" w:rsidP="007107E4">
      <w:pPr>
        <w:widowControl w:val="0"/>
        <w:spacing w:before="0" w:beforeAutospacing="0" w:after="240" w:afterAutospacing="0" w:line="240" w:lineRule="auto"/>
        <w:ind w:left="794" w:right="851"/>
        <w:jc w:val="both"/>
        <w:rPr>
          <w:del w:id="18" w:author="Meryl Etman [2]" w:date="2023-01-19T15:09:00Z"/>
          <w:rFonts w:ascii="Times New Roman" w:eastAsia="Times New Roman" w:hAnsi="Times New Roman" w:cs="David"/>
          <w:sz w:val="24"/>
          <w:szCs w:val="24"/>
          <w:rtl/>
          <w:lang w:eastAsia="he-IL"/>
        </w:rPr>
      </w:pPr>
      <w:del w:id="19" w:author="Meryl Etman [2]" w:date="2023-01-19T15:09:00Z">
        <w:r w:rsidDel="00187616">
          <w:rPr>
            <w:rFonts w:ascii="Times New Roman" w:eastAsia="Times New Roman" w:hAnsi="Times New Roman" w:cs="David"/>
            <w:sz w:val="24"/>
            <w:szCs w:val="24"/>
            <w:rtl/>
            <w:lang w:eastAsia="he-IL"/>
          </w:rPr>
          <w:br w:type="page"/>
        </w:r>
      </w:del>
    </w:p>
    <w:p w14:paraId="49FE4BFA" w14:textId="391EB86F" w:rsidR="006A2EA5" w:rsidRPr="00DE0948" w:rsidDel="00187616" w:rsidRDefault="006A2EA5" w:rsidP="007107E4">
      <w:pPr>
        <w:widowControl w:val="0"/>
        <w:spacing w:before="0" w:beforeAutospacing="0" w:after="240" w:afterAutospacing="0" w:line="240" w:lineRule="auto"/>
        <w:ind w:left="794" w:right="851"/>
        <w:jc w:val="both"/>
        <w:rPr>
          <w:del w:id="20" w:author="Meryl Etman [2]" w:date="2023-01-19T15:10:00Z"/>
          <w:rFonts w:ascii="Times New Roman" w:eastAsia="Times New Roman" w:hAnsi="Times New Roman" w:cs="David"/>
          <w:sz w:val="24"/>
          <w:szCs w:val="24"/>
          <w:rtl/>
          <w:lang w:eastAsia="he-IL"/>
        </w:rPr>
      </w:pPr>
    </w:p>
    <w:p w14:paraId="3BB59342"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אחריות וביטוח</w:t>
      </w:r>
    </w:p>
    <w:p w14:paraId="3FDF11DC" w14:textId="77777777" w:rsidR="006A2EA5" w:rsidRPr="00013687" w:rsidRDefault="006A2EA5" w:rsidP="006A2EA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BBCF851" w14:textId="77777777" w:rsidR="006A2EA5" w:rsidRPr="00013687" w:rsidRDefault="006A2EA5" w:rsidP="006A2EA5">
      <w:pPr>
        <w:pStyle w:val="a4"/>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B8F1BA2" w14:textId="77777777" w:rsidR="006A2EA5" w:rsidRPr="00013687" w:rsidRDefault="006A2EA5" w:rsidP="006A2EA5">
      <w:pPr>
        <w:pStyle w:val="a4"/>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C23F862" w14:textId="77777777" w:rsidR="006A2EA5" w:rsidRPr="00013687" w:rsidRDefault="006A2EA5" w:rsidP="006A2EA5">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AFC9BF9" w14:textId="77777777" w:rsidR="006A2EA5"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7F86729" w14:textId="77777777" w:rsidR="00535F97" w:rsidRPr="00013687" w:rsidRDefault="00535F97" w:rsidP="00535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F9A8994" w14:textId="77777777" w:rsidR="00535F97" w:rsidRDefault="00535F97" w:rsidP="00535F97">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lastRenderedPageBreak/>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69CCC02"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84B2903"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6715273"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6474D101"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082FB49"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6BEF1D3F"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F41F24C"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FF9238E"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3D5BF2E"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A13EADA"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w:t>
      </w:r>
      <w:r>
        <w:rPr>
          <w:rFonts w:ascii="Times New Roman" w:eastAsia="Times New Roman" w:hAnsi="Times New Roman" w:cs="David" w:hint="cs"/>
          <w:sz w:val="20"/>
          <w:szCs w:val="24"/>
          <w:rtl/>
          <w:lang w:eastAsia="he-IL"/>
        </w:rPr>
        <w:lastRenderedPageBreak/>
        <w:t xml:space="preserve">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29258E4E"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0D10966"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E625757"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DBD4A71" w14:textId="77777777" w:rsidR="00535F97" w:rsidRPr="00A42052"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1DDC6D7"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אספקת תכניות</w:t>
      </w:r>
    </w:p>
    <w:p w14:paraId="0421EE4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עת במהלך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וכן בתקופת הבדק של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xml:space="preserve"> לחוזה זה, ובמידה והדרישה מתייחסת לתכניות שאינ</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בידו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יערכ</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היועץ בהקדם האפשרי וימסר</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למזמין.</w:t>
      </w:r>
    </w:p>
    <w:p w14:paraId="24BE571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עם גמר שרותי </w:t>
      </w:r>
      <w:r w:rsidRPr="00DE0948">
        <w:rPr>
          <w:rFonts w:ascii="Times New Roman" w:eastAsia="Times New Roman" w:hAnsi="Times New Roman" w:cs="David" w:hint="cs"/>
          <w:sz w:val="24"/>
          <w:szCs w:val="24"/>
          <w:rtl/>
          <w:lang w:eastAsia="he-IL"/>
        </w:rPr>
        <w:t>היועץ,</w:t>
      </w:r>
      <w:r w:rsidRPr="00DE094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הסופי בשטח </w:t>
      </w:r>
      <w:r w:rsidRPr="00DE0948">
        <w:rPr>
          <w:rFonts w:ascii="Times New Roman" w:eastAsia="Times New Roman" w:hAnsi="Times New Roman" w:cs="David"/>
          <w:color w:val="000000"/>
          <w:sz w:val="24"/>
          <w:szCs w:val="24"/>
          <w:lang w:eastAsia="he-IL"/>
        </w:rPr>
        <w:t>(AS MADE)</w:t>
      </w:r>
      <w:r w:rsidRPr="00DE0948">
        <w:rPr>
          <w:rFonts w:ascii="Times New Roman" w:eastAsia="Times New Roman" w:hAnsi="Times New Roman" w:cs="David"/>
          <w:sz w:val="24"/>
          <w:szCs w:val="24"/>
          <w:rtl/>
          <w:lang w:eastAsia="he-IL"/>
        </w:rPr>
        <w:t xml:space="preserve">, למעט שינויי דיירים, </w:t>
      </w:r>
      <w:r w:rsidRPr="00DE0948">
        <w:rPr>
          <w:rFonts w:ascii="Times New Roman" w:eastAsia="Times New Roman" w:hAnsi="Times New Roman" w:cs="David" w:hint="cs"/>
          <w:sz w:val="24"/>
          <w:szCs w:val="24"/>
          <w:rtl/>
          <w:lang w:eastAsia="he-IL"/>
        </w:rPr>
        <w:t xml:space="preserve">וקבצים </w:t>
      </w:r>
      <w:r w:rsidRPr="00DE0948">
        <w:rPr>
          <w:rFonts w:ascii="Times New Roman" w:eastAsia="Times New Roman" w:hAnsi="Times New Roman" w:cs="David"/>
          <w:sz w:val="24"/>
          <w:szCs w:val="24"/>
          <w:rtl/>
          <w:lang w:eastAsia="he-IL"/>
        </w:rPr>
        <w:t>המכילים את התכנון במדיה ממוחשבת.</w:t>
      </w:r>
    </w:p>
    <w:p w14:paraId="35208DB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DE0948">
        <w:rPr>
          <w:rFonts w:ascii="Times New Roman" w:eastAsia="Times New Roman" w:hAnsi="Times New Roman" w:cs="David" w:hint="cs"/>
          <w:sz w:val="24"/>
          <w:szCs w:val="24"/>
          <w:rtl/>
          <w:lang w:eastAsia="he-IL"/>
        </w:rPr>
        <w:t>הקבצים</w:t>
      </w:r>
      <w:r w:rsidRPr="00DE0948">
        <w:rPr>
          <w:rFonts w:ascii="Times New Roman" w:eastAsia="Times New Roman" w:hAnsi="Times New Roman" w:cs="David"/>
          <w:sz w:val="24"/>
          <w:szCs w:val="24"/>
          <w:rtl/>
          <w:lang w:eastAsia="he-IL"/>
        </w:rPr>
        <w:t xml:space="preserve"> כשה</w:t>
      </w:r>
      <w:r w:rsidRPr="00DE0948">
        <w:rPr>
          <w:rFonts w:ascii="Times New Roman" w:eastAsia="Times New Roman" w:hAnsi="Times New Roman" w:cs="David" w:hint="cs"/>
          <w:sz w:val="24"/>
          <w:szCs w:val="24"/>
          <w:rtl/>
          <w:lang w:eastAsia="he-IL"/>
        </w:rPr>
        <w:t>ם</w:t>
      </w:r>
      <w:r w:rsidRPr="00DE0948">
        <w:rPr>
          <w:rFonts w:ascii="Times New Roman" w:eastAsia="Times New Roman" w:hAnsi="Times New Roman" w:cs="David"/>
          <w:sz w:val="24"/>
          <w:szCs w:val="24"/>
          <w:rtl/>
          <w:lang w:eastAsia="he-IL"/>
        </w:rPr>
        <w:t xml:space="preserve"> מעודכנ</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3CE85B79"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390A1630"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לא יהיה זכאי לכל תשלום נוסף בעד תכניות שימסור למזמין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סעיף 10 זה.</w:t>
      </w:r>
    </w:p>
    <w:p w14:paraId="5301F21F"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זכות הקניין בכל התכניות שייכת למזמין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 ששולם שכר היועץ בהתאם להוראות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w:t>
      </w:r>
      <w:r w:rsidRPr="00DE0948">
        <w:rPr>
          <w:rFonts w:ascii="Times New Roman" w:eastAsia="Times New Roman" w:hAnsi="Times New Roman" w:cs="David"/>
          <w:sz w:val="24"/>
          <w:szCs w:val="24"/>
          <w:rtl/>
          <w:lang w:eastAsia="he-IL"/>
        </w:rPr>
        <w:lastRenderedPageBreak/>
        <w:t>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CB2826E"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מעמד היועץ</w:t>
      </w:r>
    </w:p>
    <w:p w14:paraId="3742706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ומובהר על ידי הצדדים לחוזה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DE0948">
        <w:rPr>
          <w:rFonts w:ascii="Times New Roman" w:eastAsia="Times New Roman" w:hAnsi="Times New Roman" w:cs="David" w:hint="cs"/>
          <w:sz w:val="24"/>
          <w:szCs w:val="24"/>
          <w:rtl/>
          <w:lang w:eastAsia="he-IL"/>
        </w:rPr>
        <w:t xml:space="preserve"> של היועץ</w:t>
      </w:r>
      <w:r w:rsidRPr="00DE0948">
        <w:rPr>
          <w:rFonts w:ascii="Times New Roman" w:eastAsia="Times New Roman" w:hAnsi="Times New Roman" w:cs="David"/>
          <w:sz w:val="24"/>
          <w:szCs w:val="24"/>
          <w:rtl/>
          <w:lang w:eastAsia="he-IL"/>
        </w:rPr>
        <w:t>.</w:t>
      </w:r>
    </w:p>
    <w:p w14:paraId="0ADF135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אין ולא יהיו יחסי עובד-מעביד בין המזמין ובין </w:t>
      </w:r>
      <w:r w:rsidRPr="00DE0948">
        <w:rPr>
          <w:rFonts w:ascii="Times New Roman" w:eastAsia="Times New Roman" w:hAnsi="Times New Roman" w:cs="David"/>
          <w:color w:val="000000"/>
          <w:sz w:val="24"/>
          <w:szCs w:val="24"/>
          <w:rtl/>
          <w:lang w:eastAsia="he-IL"/>
        </w:rPr>
        <w:t xml:space="preserve">היועץ ו/או </w:t>
      </w:r>
      <w:r w:rsidRPr="00DE0948">
        <w:rPr>
          <w:rFonts w:ascii="Times New Roman" w:eastAsia="Times New Roman" w:hAnsi="Times New Roman" w:cs="David" w:hint="cs"/>
          <w:color w:val="000000"/>
          <w:sz w:val="24"/>
          <w:szCs w:val="24"/>
          <w:rtl/>
          <w:lang w:eastAsia="he-IL"/>
        </w:rPr>
        <w:t>מי מטעמו ו</w:t>
      </w:r>
      <w:r w:rsidRPr="00DE0948">
        <w:rPr>
          <w:rFonts w:ascii="Times New Roman" w:eastAsia="Times New Roman" w:hAnsi="Times New Roman" w:cs="David"/>
          <w:color w:val="000000"/>
          <w:sz w:val="24"/>
          <w:szCs w:val="24"/>
          <w:rtl/>
          <w:lang w:eastAsia="he-IL"/>
        </w:rPr>
        <w:t xml:space="preserve">בין המזמין לבין עובדי </w:t>
      </w:r>
      <w:r w:rsidRPr="00DE0948">
        <w:rPr>
          <w:rFonts w:ascii="Times New Roman" w:eastAsia="Times New Roman" w:hAnsi="Times New Roman" w:cs="David" w:hint="cs"/>
          <w:color w:val="000000"/>
          <w:sz w:val="24"/>
          <w:szCs w:val="24"/>
          <w:rtl/>
          <w:lang w:eastAsia="he-IL"/>
        </w:rPr>
        <w:t xml:space="preserve"> היועץ ו/או מי מטעמיהם</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sz w:val="24"/>
          <w:szCs w:val="24"/>
          <w:rtl/>
          <w:lang w:eastAsia="he-IL"/>
        </w:rPr>
        <w:t>ואין בהוראות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ליצור בין היועץ ו/או מי מעובדיו</w:t>
      </w:r>
      <w:r w:rsidRPr="00DE0948">
        <w:rPr>
          <w:rFonts w:ascii="Times New Roman" w:eastAsia="Times New Roman" w:hAnsi="Times New Roman" w:cs="David" w:hint="cs"/>
          <w:sz w:val="24"/>
          <w:szCs w:val="24"/>
          <w:rtl/>
          <w:lang w:eastAsia="he-IL"/>
        </w:rPr>
        <w:t xml:space="preserve"> ו/או מי מטעמו</w:t>
      </w:r>
      <w:r w:rsidRPr="00DE0948">
        <w:rPr>
          <w:rFonts w:ascii="Times New Roman" w:eastAsia="Times New Roman" w:hAnsi="Times New Roman" w:cs="David"/>
          <w:sz w:val="24"/>
          <w:szCs w:val="24"/>
          <w:rtl/>
          <w:lang w:eastAsia="he-IL"/>
        </w:rPr>
        <w:t xml:space="preserve"> לבין המזמין ו/או המנהל ו/או מי מטעמו יחסי עובד מעביד</w:t>
      </w:r>
      <w:r w:rsidRPr="00DE0948">
        <w:rPr>
          <w:rFonts w:ascii="Times New Roman" w:eastAsia="Times New Roman" w:hAnsi="Times New Roman" w:cs="David"/>
          <w:color w:val="000000"/>
          <w:sz w:val="24"/>
          <w:szCs w:val="24"/>
          <w:rtl/>
          <w:lang w:eastAsia="he-IL"/>
        </w:rPr>
        <w:t>, לכל ענין ודבר. 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מוסכם ומובהר בין הצדדים</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DE0948">
        <w:rPr>
          <w:rFonts w:ascii="Times New Roman" w:eastAsia="Times New Roman" w:hAnsi="Times New Roman" w:cs="David" w:hint="cs"/>
          <w:color w:val="000000"/>
          <w:sz w:val="24"/>
          <w:szCs w:val="24"/>
          <w:rtl/>
          <w:lang w:eastAsia="he-IL"/>
        </w:rPr>
        <w:t>ל פ</w:t>
      </w:r>
      <w:r w:rsidRPr="00DE0948">
        <w:rPr>
          <w:rFonts w:ascii="Times New Roman" w:eastAsia="Times New Roman" w:hAnsi="Times New Roman" w:cs="David"/>
          <w:color w:val="000000"/>
          <w:sz w:val="24"/>
          <w:szCs w:val="24"/>
          <w:rtl/>
          <w:lang w:eastAsia="he-IL"/>
        </w:rPr>
        <w:t>י הדין ו/או מכח צו הרחבה ו/או מכח הסכם כלשהו על עובד</w:t>
      </w:r>
      <w:r w:rsidRPr="00DE0948">
        <w:rPr>
          <w:rFonts w:ascii="Times New Roman" w:eastAsia="Times New Roman" w:hAnsi="Times New Roman" w:cs="David" w:hint="cs"/>
          <w:sz w:val="24"/>
          <w:szCs w:val="24"/>
          <w:rtl/>
          <w:lang w:eastAsia="he-IL"/>
        </w:rPr>
        <w:t>.</w:t>
      </w:r>
    </w:p>
    <w:p w14:paraId="2AF57DA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בזה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w:t>
      </w:r>
      <w:r w:rsidRPr="00DE094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E0948">
        <w:rPr>
          <w:rFonts w:ascii="Times New Roman" w:eastAsia="Times New Roman" w:hAnsi="Times New Roman" w:cs="David"/>
          <w:color w:val="000000"/>
          <w:sz w:val="24"/>
          <w:szCs w:val="24"/>
          <w:rtl/>
          <w:lang w:eastAsia="he-IL"/>
        </w:rPr>
        <w:t xml:space="preserve"> מוותרים על כל טענות ו/או</w:t>
      </w:r>
      <w:r w:rsidRPr="00DE0948">
        <w:rPr>
          <w:rFonts w:ascii="Times New Roman" w:eastAsia="Times New Roman" w:hAnsi="Times New Roman" w:cs="David" w:hint="cs"/>
          <w:color w:val="000000"/>
          <w:sz w:val="24"/>
          <w:szCs w:val="24"/>
          <w:rtl/>
          <w:lang w:eastAsia="he-IL"/>
        </w:rPr>
        <w:t xml:space="preserve"> דרישות ו/או תלונות ו/או</w:t>
      </w:r>
      <w:r w:rsidRPr="00DE094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6E1EDA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w:t>
      </w:r>
      <w:r w:rsidRPr="00DE0948">
        <w:rPr>
          <w:rFonts w:ascii="Times New Roman" w:eastAsia="Times New Roman" w:hAnsi="Times New Roman" w:cs="David" w:hint="cs"/>
          <w:sz w:val="24"/>
          <w:szCs w:val="24"/>
          <w:rtl/>
          <w:lang w:eastAsia="he-IL"/>
        </w:rPr>
        <w:t>ייש</w:t>
      </w: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 xml:space="preserve"> לבדו </w:t>
      </w:r>
      <w:r w:rsidRPr="00DE094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DE0948">
        <w:rPr>
          <w:rFonts w:ascii="Times New Roman" w:eastAsia="Times New Roman" w:hAnsi="Times New Roman" w:cs="David" w:hint="cs"/>
          <w:color w:val="000000"/>
          <w:sz w:val="24"/>
          <w:szCs w:val="24"/>
          <w:rtl/>
          <w:lang w:eastAsia="he-IL"/>
        </w:rPr>
        <w:t>ל פי</w:t>
      </w:r>
      <w:r w:rsidRPr="00DE0948">
        <w:rPr>
          <w:rFonts w:ascii="Times New Roman" w:eastAsia="Times New Roman" w:hAnsi="Times New Roman" w:cs="David"/>
          <w:color w:val="000000"/>
          <w:sz w:val="24"/>
          <w:szCs w:val="24"/>
          <w:rtl/>
          <w:lang w:eastAsia="he-IL"/>
        </w:rPr>
        <w:t xml:space="preserve"> 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ובכלל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sz w:val="24"/>
          <w:szCs w:val="24"/>
          <w:rtl/>
          <w:lang w:eastAsia="he-IL"/>
        </w:rPr>
        <w:t xml:space="preserve"> תשלומי מס הכנסה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הלאומי שהוא חב בגין מתן שרותי היועץ.</w:t>
      </w:r>
    </w:p>
    <w:p w14:paraId="4466B07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לאומי, תשלומים לקרנות איגודים מקצוע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28C1FF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מבלי לגרוע מ</w:t>
      </w:r>
      <w:r w:rsidRPr="00DE0948">
        <w:rPr>
          <w:rFonts w:ascii="Times New Roman" w:eastAsia="Times New Roman" w:hAnsi="Times New Roman" w:cs="David" w:hint="cs"/>
          <w:color w:val="000000"/>
          <w:sz w:val="24"/>
          <w:szCs w:val="24"/>
          <w:rtl/>
          <w:lang w:eastAsia="he-IL"/>
        </w:rPr>
        <w:t xml:space="preserve">כלליות </w:t>
      </w:r>
      <w:r w:rsidRPr="00DE0948">
        <w:rPr>
          <w:rFonts w:ascii="Times New Roman" w:eastAsia="Times New Roman" w:hAnsi="Times New Roman" w:cs="David"/>
          <w:color w:val="000000"/>
          <w:sz w:val="24"/>
          <w:szCs w:val="24"/>
          <w:rtl/>
          <w:lang w:eastAsia="he-IL"/>
        </w:rPr>
        <w:t>האמור לעיל, היועץ מצהיר ומתחייב</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אם י</w:t>
      </w:r>
      <w:r w:rsidRPr="00DE0948">
        <w:rPr>
          <w:rFonts w:ascii="Times New Roman" w:eastAsia="Times New Roman" w:hAnsi="Times New Roman" w:cs="David" w:hint="cs"/>
          <w:color w:val="000000"/>
          <w:sz w:val="24"/>
          <w:szCs w:val="24"/>
          <w:rtl/>
          <w:lang w:eastAsia="he-IL"/>
        </w:rPr>
        <w:t>י</w:t>
      </w:r>
      <w:r w:rsidRPr="00DE0948">
        <w:rPr>
          <w:rFonts w:ascii="Times New Roman" w:eastAsia="Times New Roman" w:hAnsi="Times New Roman" w:cs="David"/>
          <w:color w:val="000000"/>
          <w:sz w:val="24"/>
          <w:szCs w:val="24"/>
          <w:rtl/>
          <w:lang w:eastAsia="he-IL"/>
        </w:rPr>
        <w:t>דרש המזמין על ידי היועץ ו/או על ידי מי מ</w:t>
      </w:r>
      <w:r w:rsidRPr="00DE0948">
        <w:rPr>
          <w:rFonts w:ascii="Times New Roman" w:eastAsia="Times New Roman" w:hAnsi="Times New Roman" w:cs="David" w:hint="cs"/>
          <w:color w:val="000000"/>
          <w:sz w:val="24"/>
          <w:szCs w:val="24"/>
          <w:rtl/>
          <w:lang w:eastAsia="he-IL"/>
        </w:rPr>
        <w:t>שלוחיו ו/או עובדיו</w:t>
      </w:r>
      <w:r w:rsidRPr="00DE0948">
        <w:rPr>
          <w:rFonts w:ascii="Times New Roman" w:eastAsia="Times New Roman" w:hAnsi="Times New Roman" w:cs="David"/>
          <w:color w:val="000000"/>
          <w:sz w:val="24"/>
          <w:szCs w:val="24"/>
          <w:rtl/>
          <w:lang w:eastAsia="he-IL"/>
        </w:rPr>
        <w:t xml:space="preserve"> ו/או</w:t>
      </w:r>
      <w:r w:rsidRPr="00DE0948">
        <w:rPr>
          <w:rFonts w:ascii="Times New Roman" w:eastAsia="Times New Roman" w:hAnsi="Times New Roman" w:cs="David" w:hint="cs"/>
          <w:color w:val="000000"/>
          <w:sz w:val="24"/>
          <w:szCs w:val="24"/>
          <w:rtl/>
          <w:lang w:eastAsia="he-IL"/>
        </w:rPr>
        <w:t xml:space="preserve"> אחר מטעמו ו/או</w:t>
      </w:r>
      <w:r w:rsidRPr="00DE094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ייחשב </w:t>
      </w:r>
      <w:r w:rsidRPr="00DE0948">
        <w:rPr>
          <w:rFonts w:ascii="Times New Roman" w:eastAsia="Times New Roman" w:hAnsi="Times New Roman" w:cs="David" w:hint="cs"/>
          <w:color w:val="000000"/>
          <w:sz w:val="24"/>
          <w:szCs w:val="24"/>
          <w:rtl/>
          <w:lang w:eastAsia="he-IL"/>
        </w:rPr>
        <w:t>כ</w:t>
      </w:r>
      <w:r w:rsidRPr="00DE094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4B4228C"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בשים לב לאמור לעיל, אם יקבע פורום מוסמך כלשהו</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DE0948">
        <w:rPr>
          <w:rFonts w:ascii="Times New Roman" w:eastAsia="Times New Roman" w:hAnsi="Times New Roman" w:cs="David" w:hint="cs"/>
          <w:color w:val="000000"/>
          <w:sz w:val="24"/>
          <w:szCs w:val="24"/>
          <w:rtl/>
          <w:lang w:eastAsia="he-IL"/>
        </w:rPr>
        <w:t xml:space="preserve"> ו/או מי משלוחיו ו/או אחר מטעמו</w:t>
      </w:r>
      <w:r w:rsidRPr="00DE094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E0948">
        <w:rPr>
          <w:rFonts w:ascii="Times New Roman" w:eastAsia="Times New Roman" w:hAnsi="Times New Roman" w:cs="David" w:hint="cs"/>
          <w:color w:val="000000"/>
          <w:sz w:val="24"/>
          <w:szCs w:val="24"/>
          <w:rtl/>
          <w:lang w:eastAsia="he-IL"/>
        </w:rPr>
        <w:t>.</w:t>
      </w:r>
    </w:p>
    <w:p w14:paraId="4D9E3571"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lastRenderedPageBreak/>
        <w:t>הבאת החוזה לגמר או ביטולו</w:t>
      </w:r>
    </w:p>
    <w:p w14:paraId="49750F0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2ACF9894"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על אף האמור בכל מקום אחר בחוזה </w:t>
      </w:r>
      <w:r w:rsidRPr="00DE0948">
        <w:rPr>
          <w:rFonts w:ascii="Times New Roman" w:eastAsia="Times New Roman" w:hAnsi="Times New Roman" w:cs="David" w:hint="cs"/>
          <w:sz w:val="24"/>
          <w:szCs w:val="24"/>
          <w:rtl/>
          <w:lang w:eastAsia="he-IL"/>
        </w:rPr>
        <w:t xml:space="preserve">זה על נספחיו, </w:t>
      </w:r>
      <w:r w:rsidRPr="00DE0948">
        <w:rPr>
          <w:rFonts w:ascii="Times New Roman" w:eastAsia="Times New Roman" w:hAnsi="Times New Roman" w:cs="David"/>
          <w:sz w:val="24"/>
          <w:szCs w:val="24"/>
          <w:rtl/>
          <w:lang w:eastAsia="he-IL"/>
        </w:rPr>
        <w:t>רשאי המזמין,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DE0948">
        <w:rPr>
          <w:rFonts w:ascii="Times New Roman" w:eastAsia="Times New Roman" w:hAnsi="Times New Roman" w:cs="David" w:hint="cs"/>
          <w:sz w:val="24"/>
          <w:szCs w:val="24"/>
          <w:rtl/>
          <w:lang w:eastAsia="he-IL"/>
        </w:rPr>
        <w:t>-7</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מים</w:t>
      </w:r>
      <w:r w:rsidRPr="00DE0948">
        <w:rPr>
          <w:rFonts w:ascii="Times New Roman" w:eastAsia="Times New Roman" w:hAnsi="Times New Roman" w:cs="David"/>
          <w:sz w:val="24"/>
          <w:szCs w:val="24"/>
          <w:rtl/>
          <w:lang w:eastAsia="he-IL"/>
        </w:rPr>
        <w:t xml:space="preserve"> מיום משלוחה (להלן: "</w:t>
      </w:r>
      <w:r w:rsidRPr="00DE0948">
        <w:rPr>
          <w:rFonts w:ascii="Times New Roman" w:eastAsia="Times New Roman" w:hAnsi="Times New Roman" w:cs="David"/>
          <w:b/>
          <w:bCs/>
          <w:sz w:val="24"/>
          <w:szCs w:val="24"/>
          <w:rtl/>
          <w:lang w:eastAsia="he-IL"/>
        </w:rPr>
        <w:t>תאריך הפסקת השרות</w:t>
      </w:r>
      <w:r w:rsidRPr="00DE0948">
        <w:rPr>
          <w:rFonts w:ascii="Times New Roman" w:eastAsia="Times New Roman" w:hAnsi="Times New Roman" w:cs="David"/>
          <w:sz w:val="24"/>
          <w:szCs w:val="24"/>
          <w:rtl/>
          <w:lang w:eastAsia="he-IL"/>
        </w:rPr>
        <w:t>").</w:t>
      </w:r>
    </w:p>
    <w:p w14:paraId="791D2F58"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צע עד לתאריך הפסקת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 ו - ה'</w:t>
      </w:r>
      <w:r w:rsidRPr="00DE0948">
        <w:rPr>
          <w:rFonts w:ascii="Times New Roman" w:eastAsia="Times New Roman" w:hAnsi="Times New Roman" w:cs="David"/>
          <w:sz w:val="24"/>
          <w:szCs w:val="24"/>
          <w:rtl/>
          <w:lang w:eastAsia="he-IL"/>
        </w:rPr>
        <w:t>. במקרה שבוצע חלק של קטע ו/או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ישולם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 המנהל.</w:t>
      </w:r>
    </w:p>
    <w:p w14:paraId="6FAE2B0B"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לטענה </w:t>
      </w:r>
      <w:r w:rsidRPr="00DE0948">
        <w:rPr>
          <w:rFonts w:ascii="Times New Roman" w:eastAsia="Times New Roman" w:hAnsi="Times New Roman" w:cs="David" w:hint="cs"/>
          <w:sz w:val="24"/>
          <w:szCs w:val="24"/>
          <w:rtl/>
          <w:lang w:eastAsia="he-IL"/>
        </w:rPr>
        <w:t>ו/או דרישה ו/או תלונה ו/</w:t>
      </w:r>
      <w:r w:rsidRPr="00DE0948">
        <w:rPr>
          <w:rFonts w:ascii="Times New Roman" w:eastAsia="Times New Roman" w:hAnsi="Times New Roman" w:cs="David"/>
          <w:sz w:val="24"/>
          <w:szCs w:val="24"/>
          <w:rtl/>
          <w:lang w:eastAsia="he-IL"/>
        </w:rPr>
        <w:t>או תביעה כלשהי, פרט לאמור בסעיף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והשכר שישולם לפי 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07B62A61"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תוך 12 חודש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מהבאת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כאמור</w:t>
      </w:r>
      <w:r w:rsidRPr="00DE0948">
        <w:rPr>
          <w:rFonts w:ascii="Times New Roman" w:eastAsia="Times New Roman" w:hAnsi="Times New Roman" w:cs="David" w:hint="cs"/>
          <w:sz w:val="24"/>
          <w:szCs w:val="24"/>
          <w:rtl/>
          <w:lang w:eastAsia="he-IL"/>
        </w:rPr>
        <w:t>, רשאי המזמין</w:t>
      </w:r>
      <w:r w:rsidRPr="00DE0948">
        <w:rPr>
          <w:rFonts w:ascii="Times New Roman" w:eastAsia="Times New Roman" w:hAnsi="Times New Roman" w:cs="David"/>
          <w:sz w:val="24"/>
          <w:szCs w:val="24"/>
          <w:rtl/>
          <w:lang w:eastAsia="he-IL"/>
        </w:rPr>
        <w:t xml:space="preserve"> לחדשו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במקרה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לחדש את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תנאי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72847592"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במקרה שחוזה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מצוות הדין)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זכאי לתשלום כמוגדר בסעיף 12.3.2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ויחולו הסעיפים 12.1.3 ו- 12.1.4 לעיל.</w:t>
      </w:r>
    </w:p>
    <w:p w14:paraId="5E9F53E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2163AEE6"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מזמין לפי סעיף 12.1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זכאי המזמין לבטל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בלא צורך בהודעה מוקדמת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אחד מהמקרים הבאים:</w:t>
      </w:r>
    </w:p>
    <w:p w14:paraId="08397471"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ו/או לא קיים איזה מהוראות החוזה ולא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קן </w:t>
      </w:r>
      <w:r w:rsidRPr="00DE0948">
        <w:rPr>
          <w:rFonts w:ascii="Times New Roman" w:eastAsia="Times New Roman" w:hAnsi="Times New Roman" w:cs="David" w:hint="cs"/>
          <w:sz w:val="24"/>
          <w:szCs w:val="24"/>
          <w:rtl/>
          <w:lang w:eastAsia="he-IL"/>
        </w:rPr>
        <w:t>את ה</w:t>
      </w:r>
      <w:r w:rsidRPr="00DE0948">
        <w:rPr>
          <w:rFonts w:ascii="Times New Roman" w:eastAsia="Times New Roman" w:hAnsi="Times New Roman" w:cs="David"/>
          <w:sz w:val="24"/>
          <w:szCs w:val="24"/>
          <w:rtl/>
          <w:lang w:eastAsia="he-IL"/>
        </w:rPr>
        <w:t>הפרה</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לאחר שק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התראה על כך מהמזמין בתוך הזמן הנקוב בהתראה.</w:t>
      </w:r>
    </w:p>
    <w:p w14:paraId="1F34C016"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התרה ביועץ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שאין הוא מבצע את עבודתו בצורה המבטיחה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w:t>
      </w:r>
    </w:p>
    <w:p w14:paraId="45B9C5D6"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את הוראת סעיף 7.5 לעיל.</w:t>
      </w:r>
    </w:p>
    <w:p w14:paraId="02E78547"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נבצר מהיועץ או מהמנהל הראשי לקיים את ה</w:t>
      </w:r>
      <w:r w:rsidRPr="00DE0948">
        <w:rPr>
          <w:rFonts w:ascii="Times New Roman" w:eastAsia="Times New Roman" w:hAnsi="Times New Roman" w:cs="David" w:hint="cs"/>
          <w:sz w:val="24"/>
          <w:szCs w:val="24"/>
          <w:rtl/>
          <w:lang w:eastAsia="he-IL"/>
        </w:rPr>
        <w:t xml:space="preserve">וראות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מסיבת מחלה </w:t>
      </w:r>
      <w:r w:rsidRPr="00DE0948">
        <w:rPr>
          <w:rFonts w:ascii="Times New Roman" w:eastAsia="Times New Roman" w:hAnsi="Times New Roman" w:cs="David"/>
          <w:sz w:val="24"/>
          <w:szCs w:val="24"/>
          <w:rtl/>
          <w:lang w:eastAsia="he-IL"/>
        </w:rPr>
        <w:lastRenderedPageBreak/>
        <w:t>או מכל סיבה אחרת שהיא. מבלי לפגוע בכלליות 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לפעולה משפטית או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שירותי היועץ או אם ארע אירוע דומה.</w:t>
      </w:r>
    </w:p>
    <w:p w14:paraId="06F0A2CE"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חל שינוי בהחזקת המניות ו/או בהרכב המנהלים של היועץ.</w:t>
      </w:r>
    </w:p>
    <w:p w14:paraId="58A25A2E"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בוטל החוזה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עד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טול החוזה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bCs/>
          <w:sz w:val="24"/>
          <w:szCs w:val="24"/>
          <w:rtl/>
          <w:lang w:eastAsia="he-IL"/>
        </w:rPr>
        <w:t xml:space="preserve">ו -ה' </w:t>
      </w:r>
      <w:r w:rsidRPr="00DE094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76A8106"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תשמש עילה ליועץ לתביעת פיצויים כלשהם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לטענה</w:t>
      </w:r>
      <w:r w:rsidRPr="00DE0948">
        <w:rPr>
          <w:rFonts w:ascii="Times New Roman" w:eastAsia="Times New Roman" w:hAnsi="Times New Roman" w:cs="David" w:hint="cs"/>
          <w:sz w:val="24"/>
          <w:szCs w:val="24"/>
          <w:rtl/>
          <w:lang w:eastAsia="he-IL"/>
        </w:rPr>
        <w:t xml:space="preserve"> ו/או לדרישה ו/או לתלונה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תביעה כלשהי, פרט לאמור בסעיף 12.3.2 לעיל, והשכר שישולם לפי סעיף 12.3.2</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7BE4AA6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השירותים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 זה או אם אירע אירוע דומה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סעיפים 12.3.2 ו - 12.3.3 לעיל.</w:t>
      </w:r>
    </w:p>
    <w:p w14:paraId="0E6B235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סעיפים 12.1, 12.2 ו-12.3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הסעיפים הנ"ל.</w:t>
      </w:r>
    </w:p>
    <w:p w14:paraId="3F37914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מקרה של 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או ביטולו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למסור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המשך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1CE28D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אימת שהיועץ לא יקיים איזו מהתחייבויותיו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D0283B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4841718" w14:textId="103EF49D" w:rsidR="00DE0948" w:rsidRPr="00DE0948" w:rsidDel="003F76B0" w:rsidRDefault="00DE0948" w:rsidP="00DE0948">
      <w:pPr>
        <w:widowControl w:val="0"/>
        <w:spacing w:before="0" w:beforeAutospacing="0" w:after="200" w:afterAutospacing="0" w:line="240" w:lineRule="auto"/>
        <w:ind w:left="792"/>
        <w:jc w:val="both"/>
        <w:rPr>
          <w:del w:id="21" w:author="Meryl Etman [2]" w:date="2023-03-21T15:29:00Z"/>
          <w:rFonts w:ascii="Times New Roman" w:eastAsia="Times New Roman" w:hAnsi="Times New Roman" w:cs="David"/>
          <w:sz w:val="24"/>
          <w:szCs w:val="24"/>
          <w:lang w:eastAsia="he-IL"/>
        </w:rPr>
      </w:pPr>
    </w:p>
    <w:p w14:paraId="2A76A0E7" w14:textId="76AB29B1" w:rsidR="002E5E38" w:rsidDel="003F76B0" w:rsidRDefault="002E5E38" w:rsidP="00DE0948">
      <w:pPr>
        <w:widowControl w:val="0"/>
        <w:spacing w:before="0" w:beforeAutospacing="0" w:after="200" w:afterAutospacing="0" w:line="240" w:lineRule="auto"/>
        <w:jc w:val="both"/>
        <w:rPr>
          <w:del w:id="22" w:author="Meryl Etman [2]" w:date="2023-03-21T15:29:00Z"/>
          <w:rFonts w:ascii="Times New Roman" w:eastAsia="Times New Roman" w:hAnsi="Times New Roman" w:cs="David"/>
          <w:sz w:val="24"/>
          <w:szCs w:val="24"/>
          <w:rtl/>
          <w:lang w:eastAsia="he-IL"/>
        </w:rPr>
      </w:pPr>
      <w:del w:id="23" w:author="Meryl Etman [2]" w:date="2023-03-21T15:29:00Z">
        <w:r w:rsidDel="003F76B0">
          <w:rPr>
            <w:rFonts w:ascii="Times New Roman" w:eastAsia="Times New Roman" w:hAnsi="Times New Roman" w:cs="David"/>
            <w:sz w:val="24"/>
            <w:szCs w:val="24"/>
            <w:rtl/>
            <w:lang w:eastAsia="he-IL"/>
          </w:rPr>
          <w:br w:type="page"/>
        </w:r>
      </w:del>
    </w:p>
    <w:p w14:paraId="240785B4" w14:textId="7E9F6065" w:rsidR="00DE0948" w:rsidRPr="00DE0948" w:rsidDel="00187616" w:rsidRDefault="00DE0948" w:rsidP="00DE0948">
      <w:pPr>
        <w:widowControl w:val="0"/>
        <w:spacing w:before="0" w:beforeAutospacing="0" w:after="200" w:afterAutospacing="0" w:line="240" w:lineRule="auto"/>
        <w:jc w:val="both"/>
        <w:rPr>
          <w:del w:id="24" w:author="Meryl Etman [2]" w:date="2023-01-19T15:10:00Z"/>
          <w:rFonts w:ascii="Times New Roman" w:eastAsia="Times New Roman" w:hAnsi="Times New Roman" w:cs="David"/>
          <w:sz w:val="24"/>
          <w:szCs w:val="24"/>
          <w:rtl/>
          <w:lang w:eastAsia="he-IL"/>
        </w:rPr>
      </w:pPr>
    </w:p>
    <w:p w14:paraId="4FA0FE51"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העברת זכויות</w:t>
      </w:r>
    </w:p>
    <w:p w14:paraId="6E493E8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אין היועץ רשאי להסב לאחר את החוזה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כל חלק ממנו, וכן אין הוא רשאי להעביר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להסב לאחר כל זכות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חובה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אלא בהסכמת המזמין בכתב ומראש.</w:t>
      </w:r>
    </w:p>
    <w:p w14:paraId="0AF1418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היועץ רשאי למסור לאחר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כולם או מקצתם, אלא בהסכמת המזמין בכתב ומראש.</w:t>
      </w:r>
    </w:p>
    <w:p w14:paraId="646B823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ניתנה הסכמת המזמין לפי סעיפים 13.1 או 13.2 לעיל, הרי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אין בכך כדי לפטור את היועץ מאחריותו והתחייבויותיו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 xml:space="preserve"> ומזכויות המזמין על פיו, והיועץ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w:t>
      </w:r>
      <w:r w:rsidRPr="00DE0948">
        <w:rPr>
          <w:rFonts w:ascii="Times New Roman" w:eastAsia="Times New Roman" w:hAnsi="Times New Roman" w:cs="David"/>
          <w:sz w:val="24"/>
          <w:szCs w:val="24"/>
          <w:rtl/>
          <w:lang w:eastAsia="he-IL"/>
        </w:rPr>
        <w:lastRenderedPageBreak/>
        <w:t xml:space="preserve">באחריות מלאה, כלפי המזמין וכלפי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 xml:space="preserve">צד שלישי שהוא, גם לכל מעשה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באי כחם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עובדיהם</w:t>
      </w:r>
      <w:r w:rsidRPr="00DE0948">
        <w:rPr>
          <w:rFonts w:ascii="Times New Roman" w:eastAsia="Times New Roman" w:hAnsi="Times New Roman" w:cs="David" w:hint="cs"/>
          <w:sz w:val="24"/>
          <w:szCs w:val="24"/>
          <w:rtl/>
          <w:lang w:eastAsia="he-IL"/>
        </w:rPr>
        <w:t xml:space="preserve"> ו/או מי מטעמם</w:t>
      </w:r>
      <w:r w:rsidRPr="00DE0948">
        <w:rPr>
          <w:rFonts w:ascii="Times New Roman" w:eastAsia="Times New Roman" w:hAnsi="Times New Roman" w:cs="David"/>
          <w:sz w:val="24"/>
          <w:szCs w:val="24"/>
          <w:rtl/>
          <w:lang w:eastAsia="he-IL"/>
        </w:rPr>
        <w:t>, ואילו למזמין ישמרו כל זכויותיו כלפי היועץ.</w:t>
      </w:r>
    </w:p>
    <w:p w14:paraId="0B6FCF0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היועץ כמתחייב מהאמור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סעיף 12.3.2 ו-12.3.3 לעיל.</w:t>
      </w:r>
    </w:p>
    <w:p w14:paraId="5B65FEDB" w14:textId="77777777" w:rsidR="007107E4" w:rsidRPr="00C0395E" w:rsidRDefault="00DE0948" w:rsidP="00C0395E">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2EF040D" w14:textId="77777777" w:rsidR="00DE0948" w:rsidRPr="00DE0948"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סיום שרותי היועץ</w:t>
      </w:r>
    </w:p>
    <w:p w14:paraId="567B6786"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יחושבו כבאים לסיום בכל אחד מהמקרים הבאים:</w:t>
      </w:r>
    </w:p>
    <w:p w14:paraId="573F62CF"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הובא לידי </w:t>
      </w:r>
      <w:r w:rsidRPr="00DE0948">
        <w:rPr>
          <w:rFonts w:ascii="Times New Roman" w:eastAsia="Times New Roman" w:hAnsi="Times New Roman" w:cs="David" w:hint="cs"/>
          <w:sz w:val="24"/>
          <w:szCs w:val="24"/>
          <w:rtl/>
          <w:lang w:eastAsia="he-IL"/>
        </w:rPr>
        <w:t>גמר</w:t>
      </w:r>
      <w:r w:rsidRPr="00DE094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5BE84F4"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עם מתן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ע"י המזמין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הושלם מתן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68FF51B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סודיות והמצאת מסמכים</w:t>
      </w:r>
    </w:p>
    <w:p w14:paraId="25EFBC5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העתקים וניירות עבודה, בין שהוכנו על ידי היועץ </w:t>
      </w:r>
      <w:r w:rsidRPr="00DE0948">
        <w:rPr>
          <w:rFonts w:ascii="Times New Roman" w:eastAsia="Times New Roman" w:hAnsi="Times New Roman" w:cs="David" w:hint="cs"/>
          <w:sz w:val="24"/>
          <w:szCs w:val="24"/>
          <w:rtl/>
          <w:lang w:eastAsia="he-IL"/>
        </w:rPr>
        <w:t>ו/או על ידי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י מ</w:t>
      </w:r>
      <w:r w:rsidRPr="00DE0948">
        <w:rPr>
          <w:rFonts w:ascii="Times New Roman" w:eastAsia="Times New Roman" w:hAnsi="Times New Roman" w:cs="David"/>
          <w:sz w:val="24"/>
          <w:szCs w:val="24"/>
          <w:rtl/>
          <w:lang w:eastAsia="he-IL"/>
        </w:rPr>
        <w:t xml:space="preserve">טעמו ובין שהוכנו על ידי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מי </w:t>
      </w:r>
      <w:r w:rsidRPr="00DE094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919390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מאחריותו </w:t>
      </w:r>
      <w:r w:rsidRPr="00DE0948">
        <w:rPr>
          <w:rFonts w:ascii="Times New Roman" w:eastAsia="Times New Roman" w:hAnsi="Times New Roman" w:cs="David" w:hint="cs"/>
          <w:sz w:val="24"/>
          <w:szCs w:val="24"/>
          <w:rtl/>
          <w:lang w:eastAsia="he-IL"/>
        </w:rPr>
        <w:t xml:space="preserve">של היועץ </w:t>
      </w:r>
      <w:r w:rsidRPr="00DE094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יציית היועץ לכל דרישה של המנהל בדבר נקיטת אמצעי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7ADE98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יחתים את עובדיו</w:t>
      </w:r>
      <w:r w:rsidRPr="00DE0948">
        <w:rPr>
          <w:rFonts w:ascii="Times New Roman" w:eastAsia="Times New Roman" w:hAnsi="Times New Roman" w:cs="David" w:hint="cs"/>
          <w:sz w:val="24"/>
          <w:szCs w:val="24"/>
          <w:rtl/>
          <w:lang w:eastAsia="he-IL"/>
        </w:rPr>
        <w:t xml:space="preserve"> ו/או שלוחיו ו/או אחר מטעמו</w:t>
      </w:r>
      <w:r w:rsidRPr="00DE0948">
        <w:rPr>
          <w:rFonts w:ascii="Times New Roman" w:eastAsia="Times New Roman" w:hAnsi="Times New Roman" w:cs="David"/>
          <w:sz w:val="24"/>
          <w:szCs w:val="24"/>
          <w:rtl/>
          <w:lang w:eastAsia="he-IL"/>
        </w:rPr>
        <w:t xml:space="preserve"> בקשר עם ביצוע הסכם זה</w:t>
      </w:r>
      <w:r w:rsidRPr="00DE0948">
        <w:rPr>
          <w:rFonts w:ascii="Times New Roman" w:eastAsia="Times New Roman" w:hAnsi="Times New Roman" w:cs="David" w:hint="cs"/>
          <w:sz w:val="24"/>
          <w:szCs w:val="24"/>
          <w:rtl/>
          <w:lang w:eastAsia="he-IL"/>
        </w:rPr>
        <w:t xml:space="preserve"> על נספחיו,</w:t>
      </w:r>
      <w:r w:rsidRPr="00DE094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DE0948">
        <w:rPr>
          <w:rFonts w:ascii="Times New Roman" w:eastAsia="Times New Roman" w:hAnsi="Times New Roman" w:cs="David"/>
          <w:bCs/>
          <w:sz w:val="24"/>
          <w:szCs w:val="24"/>
          <w:rtl/>
          <w:lang w:eastAsia="he-IL"/>
        </w:rPr>
        <w:t>ו'</w:t>
      </w:r>
      <w:r w:rsidRPr="00DE0948">
        <w:rPr>
          <w:rFonts w:ascii="Times New Roman" w:eastAsia="Times New Roman" w:hAnsi="Times New Roman" w:cs="David"/>
          <w:sz w:val="24"/>
          <w:szCs w:val="24"/>
          <w:rtl/>
          <w:lang w:eastAsia="he-IL"/>
        </w:rPr>
        <w:t>.</w:t>
      </w:r>
    </w:p>
    <w:p w14:paraId="45E4E989"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לפי דרישת המזמין ועם סיום 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DE0948">
        <w:rPr>
          <w:rFonts w:ascii="Times New Roman" w:eastAsia="Times New Roman" w:hAnsi="Times New Roman" w:cs="David" w:hint="cs"/>
          <w:sz w:val="24"/>
          <w:szCs w:val="24"/>
          <w:rtl/>
          <w:lang w:eastAsia="he-IL"/>
        </w:rPr>
        <w:t>.</w:t>
      </w:r>
    </w:p>
    <w:p w14:paraId="79E0128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ויתור על זכויות מצד היועץ</w:t>
      </w:r>
    </w:p>
    <w:p w14:paraId="24336BC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השתמש המזמין כדין בסמכות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בזכות כלשהי הנתונה לו על פי חוזה זה והביא את החוזה </w:t>
      </w:r>
      <w:r w:rsidRPr="00DE0948">
        <w:rPr>
          <w:rFonts w:ascii="Times New Roman" w:eastAsia="Times New Roman" w:hAnsi="Times New Roman" w:cs="David"/>
          <w:sz w:val="24"/>
          <w:szCs w:val="24"/>
          <w:rtl/>
          <w:lang w:eastAsia="he-IL"/>
        </w:rPr>
        <w:lastRenderedPageBreak/>
        <w:t>לידי גמר, או ביטל את החוזה כולו או מקצתו, או הפסיק את ביצועו, כולו או מקצתו, לא תהיה ל</w:t>
      </w:r>
      <w:r w:rsidRPr="00DE0948">
        <w:rPr>
          <w:rFonts w:ascii="Times New Roman" w:eastAsia="Times New Roman" w:hAnsi="Times New Roman" w:cs="David" w:hint="cs"/>
          <w:sz w:val="24"/>
          <w:szCs w:val="24"/>
          <w:rtl/>
          <w:lang w:eastAsia="he-IL"/>
        </w:rPr>
        <w:t>יועץ כל טענה ו/או דרישה ו/או תלונה ו/או</w:t>
      </w:r>
      <w:r w:rsidRPr="00DE094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w:t>
      </w:r>
      <w:r w:rsidRPr="00DE0948">
        <w:rPr>
          <w:rFonts w:ascii="Times New Roman" w:eastAsia="Times New Roman" w:hAnsi="Times New Roman" w:cs="David" w:hint="cs"/>
          <w:sz w:val="24"/>
          <w:szCs w:val="24"/>
          <w:rtl/>
          <w:lang w:eastAsia="he-IL"/>
        </w:rPr>
        <w:t xml:space="preserve"> שיפוי ו/או</w:t>
      </w:r>
      <w:r w:rsidRPr="00DE094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פגיעה במוניטין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הפסד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הפסד רווח העלולים להיגרם לו עקב הביטול</w:t>
      </w:r>
      <w:r w:rsidRPr="00DE0948">
        <w:rPr>
          <w:rFonts w:ascii="Times New Roman" w:eastAsia="Times New Roman" w:hAnsi="Times New Roman" w:cs="David" w:hint="cs"/>
          <w:sz w:val="24"/>
          <w:szCs w:val="24"/>
          <w:rtl/>
          <w:lang w:eastAsia="he-IL"/>
        </w:rPr>
        <w:t xml:space="preserve"> או</w:t>
      </w:r>
      <w:r w:rsidRPr="00DE0948">
        <w:rPr>
          <w:rFonts w:ascii="Times New Roman" w:eastAsia="Times New Roman" w:hAnsi="Times New Roman" w:cs="David"/>
          <w:sz w:val="24"/>
          <w:szCs w:val="24"/>
          <w:rtl/>
          <w:lang w:eastAsia="he-IL"/>
        </w:rPr>
        <w:t xml:space="preserve"> ההפסקה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מכל סיבה אחרת.</w:t>
      </w:r>
    </w:p>
    <w:p w14:paraId="63BAAE0C" w14:textId="77777777" w:rsidR="00DE0948" w:rsidRPr="00DE0948" w:rsidRDefault="00DE0948" w:rsidP="00B90A1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שביצע היועץ על פי חוזה זה.</w:t>
      </w:r>
    </w:p>
    <w:p w14:paraId="0BB3ECC3"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המשך 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מסירתם לידי יועץ אחר, והינו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08EA59F"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שונות</w:t>
      </w:r>
    </w:p>
    <w:p w14:paraId="4B7481C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הראשי במשרד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מתחייב לבצע את השירותים שעליו לבצע אישית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w:t>
      </w:r>
      <w:r w:rsidRPr="00DE0948">
        <w:rPr>
          <w:rFonts w:ascii="Times New Roman" w:eastAsia="Times New Roman" w:hAnsi="Times New Roman" w:cs="David" w:hint="cs"/>
          <w:sz w:val="24"/>
          <w:szCs w:val="24"/>
          <w:rtl/>
          <w:lang w:eastAsia="he-IL"/>
        </w:rPr>
        <w:t xml:space="preserve"> זה והינו</w:t>
      </w:r>
      <w:r w:rsidRPr="00DE0948">
        <w:rPr>
          <w:rFonts w:ascii="Times New Roman" w:eastAsia="Times New Roman" w:hAnsi="Times New Roman" w:cs="David"/>
          <w:sz w:val="24"/>
          <w:szCs w:val="24"/>
          <w:rtl/>
          <w:lang w:eastAsia="he-IL"/>
        </w:rPr>
        <w:t xml:space="preserve"> אחראי וערב כלפי המזמין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התחייבויות היועץ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w:t>
      </w:r>
    </w:p>
    <w:p w14:paraId="4FA29D6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צד אשר יפר או לא יקיים איזו מהתחייבויותיו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יהיה חייב לפצות את הצד המקיים על כל הנזקים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ההפסדים שיגרמו לו עקב 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מבלי לגרוע מזכות הצד המקיים לכל סעד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תרופה אחרים ו/או נוספים.</w:t>
      </w:r>
    </w:p>
    <w:p w14:paraId="2C7D85E2"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למניעת ספקות מוצהר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686068A"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E0948">
        <w:rPr>
          <w:rFonts w:ascii="Times New Roman" w:eastAsia="Times New Roman" w:hAnsi="Times New Roman" w:cs="David" w:hint="cs"/>
          <w:sz w:val="24"/>
          <w:szCs w:val="24"/>
          <w:rtl/>
          <w:lang w:eastAsia="he-IL"/>
        </w:rPr>
        <w:t>נבע</w:t>
      </w:r>
      <w:r w:rsidRPr="00DE0948">
        <w:rPr>
          <w:rFonts w:ascii="Times New Roman" w:eastAsia="Times New Roman" w:hAnsi="Times New Roman" w:cs="David"/>
          <w:sz w:val="24"/>
          <w:szCs w:val="24"/>
          <w:rtl/>
          <w:lang w:eastAsia="he-IL"/>
        </w:rPr>
        <w:t xml:space="preserve"> מאי עמידתו בהתחייבויותיו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w:t>
      </w:r>
    </w:p>
    <w:p w14:paraId="3EB5DB5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זכאי לקזז כנגד כל סכום המגיע ליועץ מאת 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1AD429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כל </w:t>
      </w:r>
      <w:r w:rsidRPr="00DE0948">
        <w:rPr>
          <w:rFonts w:ascii="Times New Roman" w:eastAsia="Times New Roman" w:hAnsi="Times New Roman" w:cs="David" w:hint="cs"/>
          <w:sz w:val="24"/>
          <w:szCs w:val="24"/>
          <w:rtl/>
          <w:lang w:eastAsia="he-IL"/>
        </w:rPr>
        <w:t>אחת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אחת מהתחייבויות המזמין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מותנה בכך שהיועץ יקיים תחילה את 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עד לאותו מועד. המזמין זכאי, מבלי לפגוע </w:t>
      </w:r>
      <w:r w:rsidRPr="00DE0948">
        <w:rPr>
          <w:rFonts w:ascii="Times New Roman" w:eastAsia="Times New Roman" w:hAnsi="Times New Roman" w:cs="David" w:hint="cs"/>
          <w:sz w:val="24"/>
          <w:szCs w:val="24"/>
          <w:rtl/>
          <w:lang w:eastAsia="he-IL"/>
        </w:rPr>
        <w:t>מכלליות ה</w:t>
      </w:r>
      <w:r w:rsidRPr="00DE0948">
        <w:rPr>
          <w:rFonts w:ascii="Times New Roman" w:eastAsia="Times New Roman" w:hAnsi="Times New Roman" w:cs="David"/>
          <w:sz w:val="24"/>
          <w:szCs w:val="24"/>
          <w:rtl/>
          <w:lang w:eastAsia="he-IL"/>
        </w:rPr>
        <w:t>אמור בכל מקום אחר בחוזה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לעכב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EE0A9D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שום התנהגות מצד</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של מי</w:t>
      </w:r>
      <w:r w:rsidRPr="00DE0948">
        <w:rPr>
          <w:rFonts w:ascii="Times New Roman" w:eastAsia="Times New Roman" w:hAnsi="Times New Roman" w:cs="David"/>
          <w:sz w:val="24"/>
          <w:szCs w:val="24"/>
          <w:rtl/>
          <w:lang w:eastAsia="he-IL"/>
        </w:rPr>
        <w:t xml:space="preserve"> מהצדדים לא תחשב כויתור על איזה מזכויותיו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ו/או</w:t>
      </w:r>
      <w:r w:rsidRPr="00DE0948">
        <w:rPr>
          <w:rFonts w:ascii="Times New Roman" w:eastAsia="Times New Roman" w:hAnsi="Times New Roman" w:cs="David"/>
          <w:sz w:val="24"/>
          <w:szCs w:val="24"/>
          <w:rtl/>
          <w:lang w:eastAsia="he-IL"/>
        </w:rPr>
        <w:t xml:space="preserve"> ע</w:t>
      </w:r>
      <w:r w:rsidRPr="00DE0948">
        <w:rPr>
          <w:rFonts w:ascii="Times New Roman" w:eastAsia="Times New Roman" w:hAnsi="Times New Roman" w:cs="David" w:hint="cs"/>
          <w:sz w:val="24"/>
          <w:szCs w:val="24"/>
          <w:rtl/>
          <w:lang w:eastAsia="he-IL"/>
        </w:rPr>
        <w:t>ל פי כל</w:t>
      </w:r>
      <w:r w:rsidRPr="00DE0948">
        <w:rPr>
          <w:rFonts w:ascii="Times New Roman" w:eastAsia="Times New Roman" w:hAnsi="Times New Roman" w:cs="David"/>
          <w:sz w:val="24"/>
          <w:szCs w:val="24"/>
          <w:rtl/>
          <w:lang w:eastAsia="he-IL"/>
        </w:rPr>
        <w:t xml:space="preserve"> דין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כויתור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כהסכמה מצדו לאיזה הפרה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אי קיום של תנאי מתנאי חוזה</w:t>
      </w:r>
      <w:r w:rsidRPr="00DE0948">
        <w:rPr>
          <w:rFonts w:ascii="Times New Roman" w:eastAsia="Times New Roman" w:hAnsi="Times New Roman" w:cs="David" w:hint="cs"/>
          <w:sz w:val="24"/>
          <w:szCs w:val="24"/>
          <w:rtl/>
          <w:lang w:eastAsia="he-IL"/>
        </w:rPr>
        <w:t xml:space="preserve"> זה ו/</w:t>
      </w:r>
      <w:r w:rsidRPr="00DE0948">
        <w:rPr>
          <w:rFonts w:ascii="Times New Roman" w:eastAsia="Times New Roman" w:hAnsi="Times New Roman" w:cs="David"/>
          <w:sz w:val="24"/>
          <w:szCs w:val="24"/>
          <w:rtl/>
          <w:lang w:eastAsia="he-IL"/>
        </w:rPr>
        <w:t xml:space="preserve"> או כנותנת דחייה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ארכה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כל פעולה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יש לעשותה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טול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תוספת של תנאי </w:t>
      </w:r>
      <w:r w:rsidRPr="00DE0948">
        <w:rPr>
          <w:rFonts w:ascii="Times New Roman" w:eastAsia="Times New Roman" w:hAnsi="Times New Roman" w:cs="David" w:hint="cs"/>
          <w:sz w:val="24"/>
          <w:szCs w:val="24"/>
          <w:rtl/>
          <w:lang w:eastAsia="he-IL"/>
        </w:rPr>
        <w:t>כלשהו</w:t>
      </w:r>
      <w:r w:rsidRPr="00DE0948">
        <w:rPr>
          <w:rFonts w:ascii="Times New Roman" w:eastAsia="Times New Roman" w:hAnsi="Times New Roman" w:cs="David"/>
          <w:sz w:val="24"/>
          <w:szCs w:val="24"/>
          <w:rtl/>
          <w:lang w:eastAsia="he-IL"/>
        </w:rPr>
        <w:t>, אלא אם נעשו במפורש ובכתב.</w:t>
      </w:r>
    </w:p>
    <w:p w14:paraId="1BDFA6A5" w14:textId="77777777" w:rsidR="00DE0948" w:rsidRPr="00DE0948"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מכלליות האמור לעיל -</w:t>
      </w:r>
    </w:p>
    <w:p w14:paraId="6E08DB1C"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הסכמה מצד המזמין או המנהל או היועץ לסטות מתנאי החוזה במקרה מסוים לא תהווה תקדים ולא ילמדו ממנה גזירה שווה למקרה אחר.</w:t>
      </w:r>
    </w:p>
    <w:p w14:paraId="64CAB2D6"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תור כלשהו על זכויות וחובות לפי החוזה.</w:t>
      </w:r>
    </w:p>
    <w:p w14:paraId="4F3BAAB6" w14:textId="77777777" w:rsidR="00DE0948" w:rsidRPr="00DE0948" w:rsidRDefault="00DE0948" w:rsidP="00B90A18">
      <w:pPr>
        <w:widowControl w:val="0"/>
        <w:numPr>
          <w:ilvl w:val="1"/>
          <w:numId w:val="1"/>
        </w:numPr>
        <w:spacing w:before="0" w:beforeAutospacing="0" w:after="200" w:afterAutospacing="0" w:line="240" w:lineRule="auto"/>
        <w:ind w:left="788" w:right="851"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במידה והיועץ כולל מספר גופים או יחידים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F10E255"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בגין כל חיוב מחיובי המזמין </w:t>
      </w:r>
      <w:r w:rsidRPr="00DE0948">
        <w:rPr>
          <w:rFonts w:ascii="Times New Roman" w:eastAsia="Times New Roman" w:hAnsi="Times New Roman" w:cs="David" w:hint="cs"/>
          <w:sz w:val="24"/>
          <w:szCs w:val="24"/>
          <w:rtl/>
          <w:lang w:eastAsia="he-IL"/>
        </w:rPr>
        <w:t>על פי</w:t>
      </w:r>
      <w:r w:rsidRPr="00DE094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DE0948">
        <w:rPr>
          <w:rFonts w:ascii="Times New Roman" w:eastAsia="Times New Roman" w:hAnsi="Times New Roman" w:cs="David" w:hint="cs"/>
          <w:sz w:val="24"/>
          <w:szCs w:val="24"/>
          <w:rtl/>
          <w:lang w:eastAsia="he-IL"/>
        </w:rPr>
        <w:t>על פ</w:t>
      </w:r>
      <w:r w:rsidRPr="00DE0948">
        <w:rPr>
          <w:rFonts w:ascii="Times New Roman" w:eastAsia="Times New Roman" w:hAnsi="Times New Roman" w:cs="David"/>
          <w:sz w:val="24"/>
          <w:szCs w:val="24"/>
          <w:rtl/>
          <w:lang w:eastAsia="he-IL"/>
        </w:rPr>
        <w:t>י חוזה זה. וזאת מבלי לגרוע מהאמור להלן בסיפא לס"ק זה.</w:t>
      </w:r>
    </w:p>
    <w:p w14:paraId="05C7A508" w14:textId="77777777" w:rsidR="00DE0948" w:rsidRPr="00DE0948" w:rsidRDefault="00DE0948" w:rsidP="00B90A18">
      <w:pPr>
        <w:keepNext/>
        <w:widowControl w:val="0"/>
        <w:spacing w:before="0" w:beforeAutospacing="0" w:after="200" w:afterAutospacing="0" w:line="240" w:lineRule="auto"/>
        <w:ind w:left="798" w:right="851"/>
        <w:jc w:val="both"/>
        <w:outlineLvl w:val="1"/>
        <w:rPr>
          <w:rFonts w:ascii="Times New Roman" w:eastAsia="Times New Roman" w:hAnsi="Times New Roman" w:cs="David"/>
          <w:bCs/>
          <w:sz w:val="20"/>
          <w:szCs w:val="24"/>
          <w:rtl/>
          <w:lang w:eastAsia="he-IL"/>
        </w:rPr>
      </w:pPr>
      <w:r w:rsidRPr="00DE0948">
        <w:rPr>
          <w:rFonts w:ascii="Times New Roman" w:eastAsia="Times New Roman" w:hAnsi="Times New Roman" w:cs="David"/>
          <w:b/>
          <w:sz w:val="20"/>
          <w:szCs w:val="24"/>
          <w:rtl/>
          <w:lang w:eastAsia="he-IL"/>
        </w:rPr>
        <w:t>היועץ מתחייב בזה</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כי כל דרישה</w:t>
      </w:r>
      <w:r w:rsidRPr="00DE0948">
        <w:rPr>
          <w:rFonts w:ascii="Times New Roman" w:eastAsia="Times New Roman" w:hAnsi="Times New Roman" w:cs="David" w:hint="cs"/>
          <w:b/>
          <w:sz w:val="20"/>
          <w:szCs w:val="24"/>
          <w:rtl/>
          <w:lang w:eastAsia="he-IL"/>
        </w:rPr>
        <w:t xml:space="preserve"> ו/או תלונה</w:t>
      </w:r>
      <w:r w:rsidRPr="00DE0948">
        <w:rPr>
          <w:rFonts w:ascii="Times New Roman" w:eastAsia="Times New Roman" w:hAnsi="Times New Roman" w:cs="David"/>
          <w:b/>
          <w:sz w:val="20"/>
          <w:szCs w:val="24"/>
          <w:rtl/>
          <w:lang w:eastAsia="he-IL"/>
        </w:rPr>
        <w:t xml:space="preserve"> </w:t>
      </w:r>
      <w:r w:rsidRPr="00DE0948">
        <w:rPr>
          <w:rFonts w:ascii="Times New Roman" w:eastAsia="Times New Roman" w:hAnsi="Times New Roman" w:cs="David" w:hint="cs"/>
          <w:b/>
          <w:sz w:val="20"/>
          <w:szCs w:val="24"/>
          <w:rtl/>
          <w:lang w:eastAsia="he-IL"/>
        </w:rPr>
        <w:t xml:space="preserve">ו/או </w:t>
      </w:r>
      <w:r w:rsidRPr="00DE0948">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DE0948">
        <w:rPr>
          <w:rFonts w:ascii="Times New Roman" w:eastAsia="Times New Roman" w:hAnsi="Times New Roman" w:cs="David" w:hint="cs"/>
          <w:b/>
          <w:sz w:val="20"/>
          <w:szCs w:val="24"/>
          <w:rtl/>
          <w:lang w:eastAsia="he-IL"/>
        </w:rPr>
        <w:t>ל פי</w:t>
      </w:r>
      <w:r w:rsidRPr="00DE0948">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אותו דין</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יחול לגבי תביעה של מי מיחידי המזמין כנגד היועץ</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קרי</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תביעה כאמור</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w:t>
      </w:r>
    </w:p>
    <w:p w14:paraId="5712E8B0"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B759E67"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למען הסר ספק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מוסכם ומוצהר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3A4A8F9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59725F5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 זה על נספחיו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3C0E9F2" w14:textId="77777777" w:rsidR="00A17DE8" w:rsidRDefault="00DE0948" w:rsidP="00A17DE8">
      <w:pPr>
        <w:widowControl w:val="0"/>
        <w:numPr>
          <w:ilvl w:val="1"/>
          <w:numId w:val="1"/>
        </w:numPr>
        <w:spacing w:before="0" w:beforeAutospacing="0" w:after="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0948">
        <w:rPr>
          <w:rFonts w:ascii="Times New Roman" w:eastAsia="Times New Roman" w:hAnsi="Times New Roman" w:cs="David" w:hint="cs"/>
          <w:sz w:val="24"/>
          <w:szCs w:val="24"/>
          <w:rtl/>
          <w:lang w:eastAsia="he-IL"/>
        </w:rPr>
        <w:t>רשום</w:t>
      </w:r>
      <w:r w:rsidRPr="00DE094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תחשב היא כמתקבלת ביום משלוח או מסירתה כאמור.</w:t>
      </w:r>
    </w:p>
    <w:p w14:paraId="6ADBB21E"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094D1480"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6D181FAE" w14:textId="77777777" w:rsidR="00DE0948" w:rsidRDefault="00DE094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r w:rsidRPr="00A17DE8">
        <w:rPr>
          <w:rFonts w:ascii="Times New Roman" w:eastAsia="Times New Roman" w:hAnsi="Times New Roman" w:cs="David"/>
          <w:bCs/>
          <w:sz w:val="24"/>
          <w:szCs w:val="24"/>
          <w:rtl/>
          <w:lang w:eastAsia="he-IL"/>
        </w:rPr>
        <w:t>ולראיה באו הצדדים על החתום:</w:t>
      </w:r>
    </w:p>
    <w:p w14:paraId="5184445B" w14:textId="77777777" w:rsidR="006B6001" w:rsidRPr="00435A20"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A3F317F" w14:textId="29EC6FB6" w:rsidR="006B6001" w:rsidRPr="00803AF2"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7911AC70D17949CDB9EB7C625CCC9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Meryl Etman" w:date="2023-01-19T14:56:00Z">
            <w:r w:rsidR="00A368CD">
              <w:rPr>
                <w:rFonts w:ascii="Times New Roman" w:eastAsia="Times New Roman" w:hAnsi="Times New Roman" w:cs="David"/>
                <w:color w:val="00B0F0"/>
                <w:sz w:val="20"/>
                <w:szCs w:val="24"/>
                <w:rtl/>
                <w:lang w:eastAsia="he-IL"/>
              </w:rPr>
              <w:t>מרפיר פרויקטים</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40725C5275C947BAA2B30F402BD9F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6" w:author="Meryl Etman" w:date="2023-01-19T14:56:00Z">
            <w:r w:rsidR="00A368CD" w:rsidRPr="003E6FC4">
              <w:rPr>
                <w:rStyle w:val="PlaceholderText"/>
                <w:rtl/>
              </w:rPr>
              <w:t>[שם צד א]</w:t>
            </w:r>
          </w:ins>
        </w:sdtContent>
      </w:sdt>
    </w:p>
    <w:p w14:paraId="455AB831" w14:textId="77777777" w:rsidR="006B6001" w:rsidRDefault="006B6001" w:rsidP="006B600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p>
    <w:p w14:paraId="44590E96"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279161B7"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0F5E7F6D"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374B3930" w14:textId="77777777" w:rsidR="00FE4560" w:rsidRDefault="00FE4560"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5BDDAFF1"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B391A8" w14:textId="77777777" w:rsidR="00DE0948" w:rsidRPr="00A17DE8" w:rsidRDefault="00DE0948" w:rsidP="00A17DE8">
      <w:pPr>
        <w:bidi w:val="0"/>
        <w:spacing w:before="0" w:beforeAutospacing="0" w:after="160" w:afterAutospacing="0" w:line="259" w:lineRule="auto"/>
        <w:jc w:val="center"/>
        <w:rPr>
          <w:rFonts w:ascii="Calibri" w:eastAsia="Times New Roman" w:hAnsi="Calibri" w:cs="David"/>
          <w:b/>
          <w:bCs/>
          <w:sz w:val="24"/>
          <w:szCs w:val="24"/>
          <w:lang w:eastAsia="he-IL"/>
        </w:rPr>
      </w:pPr>
      <w:r w:rsidRPr="00DE0948">
        <w:rPr>
          <w:rFonts w:ascii="Calibri" w:eastAsia="Times New Roman" w:hAnsi="Calibri" w:cs="David"/>
          <w:b/>
          <w:bCs/>
          <w:sz w:val="24"/>
          <w:szCs w:val="24"/>
          <w:u w:val="single"/>
          <w:rtl/>
          <w:lang w:eastAsia="he-IL"/>
        </w:rPr>
        <w:t xml:space="preserve">נספח </w:t>
      </w:r>
      <w:r w:rsidRPr="00DE0948">
        <w:rPr>
          <w:rFonts w:ascii="Calibri" w:eastAsia="Times New Roman" w:hAnsi="Calibri" w:cs="David" w:hint="cs"/>
          <w:b/>
          <w:bCs/>
          <w:sz w:val="24"/>
          <w:szCs w:val="24"/>
          <w:u w:val="single"/>
          <w:rtl/>
          <w:lang w:eastAsia="he-IL"/>
        </w:rPr>
        <w:t>"</w:t>
      </w:r>
      <w:r w:rsidRPr="00DE0948">
        <w:rPr>
          <w:rFonts w:ascii="Calibri" w:eastAsia="Times New Roman" w:hAnsi="Calibri" w:cs="David"/>
          <w:b/>
          <w:bCs/>
          <w:sz w:val="24"/>
          <w:szCs w:val="24"/>
          <w:u w:val="single"/>
          <w:rtl/>
          <w:lang w:eastAsia="he-IL"/>
        </w:rPr>
        <w:t>א</w:t>
      </w:r>
      <w:r w:rsidRPr="00DE0948">
        <w:rPr>
          <w:rFonts w:ascii="Calibri" w:eastAsia="Times New Roman" w:hAnsi="Calibri" w:cs="David" w:hint="cs"/>
          <w:b/>
          <w:bCs/>
          <w:sz w:val="24"/>
          <w:szCs w:val="24"/>
          <w:u w:val="single"/>
          <w:rtl/>
          <w:lang w:eastAsia="he-IL"/>
        </w:rPr>
        <w:t>"</w:t>
      </w:r>
    </w:p>
    <w:p w14:paraId="1DE7C375"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כללי</w:t>
      </w:r>
    </w:p>
    <w:p w14:paraId="5F4228C8"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DE0948" w:rsidRPr="00DE0948">
        <w:rPr>
          <w:rFonts w:ascii="Times New Roman" w:eastAsia="Times New Roman" w:hAnsi="Times New Roman" w:cs="David"/>
          <w:sz w:val="24"/>
          <w:szCs w:val="24"/>
          <w:rtl/>
          <w:lang w:eastAsia="he-IL"/>
        </w:rPr>
        <w:tab/>
        <w:t>הגדרות</w:t>
      </w:r>
      <w:r w:rsidR="000613F6">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w:t>
      </w:r>
    </w:p>
    <w:p w14:paraId="0823733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082121" w14:textId="77C20C3D" w:rsidR="00DE0948" w:rsidRPr="00DE0948" w:rsidRDefault="00DE0948" w:rsidP="00143B7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64312685"/>
          <w:placeholder>
            <w:docPart w:val="2C929E29347D4A2C8F7435DF6768DF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7" w:author="Meryl Etman" w:date="2023-01-19T14:46:00Z">
            <w:r w:rsidR="006F3A70">
              <w:rPr>
                <w:rFonts w:ascii="Times New Roman" w:eastAsia="Times New Roman" w:hAnsi="Times New Roman" w:cs="David"/>
                <w:color w:val="008000"/>
                <w:sz w:val="24"/>
                <w:szCs w:val="24"/>
                <w:rtl/>
                <w:lang w:eastAsia="he-IL"/>
              </w:rPr>
              <w:t>גבעת שמואל</w:t>
            </w:r>
          </w:ins>
        </w:sdtContent>
      </w:sdt>
      <w:r w:rsidRPr="00DE0948">
        <w:rPr>
          <w:rFonts w:ascii="Times New Roman" w:eastAsia="Times New Roman" w:hAnsi="Times New Roman" w:cs="David"/>
          <w:sz w:val="24"/>
          <w:szCs w:val="24"/>
          <w:rtl/>
          <w:lang w:eastAsia="he-IL"/>
        </w:rPr>
        <w:t xml:space="preserve"> </w:t>
      </w:r>
      <w:del w:id="28" w:author="Meryl Etman [2]" w:date="2023-01-19T15:11:00Z">
        <w:r w:rsidRPr="00DE0948" w:rsidDel="00187616">
          <w:rPr>
            <w:rFonts w:ascii="Times New Roman" w:eastAsia="Times New Roman" w:hAnsi="Times New Roman" w:cs="David" w:hint="cs"/>
            <w:sz w:val="24"/>
            <w:szCs w:val="24"/>
            <w:rtl/>
            <w:lang w:eastAsia="he-IL"/>
          </w:rPr>
          <w:delText>-</w:delText>
        </w:r>
      </w:del>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883868177"/>
          <w:placeholder>
            <w:docPart w:val="07CCB7DCC1D24418827B6E9A2DE443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Meryl Etman" w:date="2023-01-19T14:46:00Z">
            <w:del w:id="30" w:author="Meryl Etman [2]" w:date="2023-01-19T15:11:00Z">
              <w:r w:rsidR="006F3A70" w:rsidDel="00187616">
                <w:rPr>
                  <w:rFonts w:ascii="Times New Roman" w:eastAsia="Times New Roman" w:hAnsi="Times New Roman" w:cs="David"/>
                  <w:color w:val="008000"/>
                  <w:sz w:val="24"/>
                  <w:szCs w:val="24"/>
                  <w:rtl/>
                </w:rPr>
                <w:delText xml:space="preserve">גבעת </w:delText>
              </w:r>
            </w:del>
          </w:ins>
          <w:ins w:id="31" w:author="Meryl Etman [2]" w:date="2023-01-22T16:09:00Z">
            <w:del w:id="32" w:author="Meryl Etman" w:date="2023-01-22T16:32:00Z">
              <w:r w:rsidR="006F714B" w:rsidDel="00143B7E">
                <w:rPr>
                  <w:rFonts w:ascii="Times New Roman" w:eastAsia="Times New Roman" w:hAnsi="Times New Roman" w:cs="David"/>
                  <w:color w:val="008000"/>
                  <w:sz w:val="24"/>
                  <w:szCs w:val="24"/>
                  <w:rtl/>
                </w:rPr>
                <w:delText>גבעת שמואל</w:delText>
              </w:r>
            </w:del>
          </w:ins>
        </w:sdtContent>
      </w:sdt>
      <w:r w:rsidRPr="00DE0948">
        <w:rPr>
          <w:rFonts w:ascii="Times New Roman" w:eastAsia="Times New Roman" w:hAnsi="Times New Roman" w:cs="David" w:hint="cs"/>
          <w:color w:val="008000"/>
          <w:sz w:val="24"/>
          <w:szCs w:val="24"/>
          <w:rtl/>
          <w:lang w:eastAsia="he-IL"/>
        </w:rPr>
        <w:t>,</w:t>
      </w:r>
      <w:sdt>
        <w:sdtPr>
          <w:rPr>
            <w:rFonts w:ascii="Times New Roman" w:eastAsia="Times New Roman" w:hAnsi="Times New Roman" w:cs="David" w:hint="cs"/>
            <w:color w:val="008000"/>
            <w:sz w:val="24"/>
            <w:szCs w:val="24"/>
            <w:rtl/>
            <w:lang w:eastAsia="he-IL"/>
          </w:rPr>
          <w:alias w:val="שם הפרויקט"/>
          <w:tag w:val="cntProjectName"/>
          <w:id w:val="-1354097995"/>
          <w:placeholder>
            <w:docPart w:val="67A72140154F4A92950F3C3BC68582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3" w:author="Meryl Etman" w:date="2023-01-19T14:45:00Z">
            <w:r w:rsidR="006F3A70">
              <w:rPr>
                <w:rFonts w:ascii="Times New Roman" w:eastAsia="Times New Roman" w:hAnsi="Times New Roman" w:cs="David" w:hint="cs"/>
                <w:color w:val="008000"/>
                <w:sz w:val="24"/>
                <w:szCs w:val="24"/>
                <w:rtl/>
                <w:lang w:eastAsia="he-IL"/>
              </w:rPr>
              <w:t>סביוני גבעת שמואל מגרשים 1006-1007</w:t>
            </w:r>
          </w:ins>
        </w:sdtContent>
      </w:sdt>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79EBDD8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9D9AFE" w14:textId="17AC4BFC" w:rsidR="00DE0948" w:rsidDel="00187616" w:rsidRDefault="00DE0948" w:rsidP="00187616">
      <w:pPr>
        <w:widowControl w:val="0"/>
        <w:spacing w:before="0" w:beforeAutospacing="0" w:after="0" w:afterAutospacing="0" w:line="240" w:lineRule="auto"/>
        <w:ind w:left="720"/>
        <w:jc w:val="both"/>
        <w:rPr>
          <w:del w:id="34" w:author="Meryl Etman [2]" w:date="2023-01-19T15:12: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התכנית</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"המקרקעין" </w:t>
      </w:r>
      <w:r w:rsidRPr="00DE0948">
        <w:rPr>
          <w:rFonts w:ascii="Times New Roman" w:eastAsia="Times New Roman" w:hAnsi="Times New Roman" w:cs="David"/>
          <w:sz w:val="24"/>
          <w:szCs w:val="24"/>
          <w:lang w:eastAsia="he-IL"/>
        </w:rPr>
        <w:t>–</w:t>
      </w:r>
      <w:r w:rsidRPr="00DE0948">
        <w:rPr>
          <w:rFonts w:ascii="Times New Roman" w:eastAsia="Times New Roman" w:hAnsi="Times New Roman" w:cs="David"/>
          <w:sz w:val="24"/>
          <w:szCs w:val="24"/>
          <w:rtl/>
          <w:lang w:eastAsia="he-IL"/>
        </w:rPr>
        <w:t xml:space="preserve"> תכנית בנין עיר מס'</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600871895"/>
          <w:placeholder>
            <w:docPart w:val="86AEE5E2F0B241329C6ED1A091D067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5" w:author="Meryl Etman" w:date="2023-01-19T15:07:00Z">
            <w:r w:rsidR="00556D65">
              <w:rPr>
                <w:rFonts w:ascii="Times New Roman" w:eastAsia="Times New Roman" w:hAnsi="Times New Roman" w:cs="David"/>
                <w:color w:val="008000"/>
                <w:sz w:val="24"/>
                <w:szCs w:val="24"/>
                <w:rtl/>
              </w:rPr>
              <w:t>427-0218768</w:t>
            </w:r>
          </w:ins>
        </w:sdtContent>
      </w:sdt>
      <w:r w:rsidRPr="00DE0948">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ins w:id="36" w:author="Meryl Etman [2]" w:date="2023-01-19T15:11:00Z">
        <w:r w:rsidR="00187616">
          <w:rPr>
            <w:rFonts w:ascii="Times New Roman" w:eastAsia="Times New Roman" w:hAnsi="Times New Roman" w:cs="David" w:hint="cs"/>
            <w:sz w:val="24"/>
            <w:szCs w:val="24"/>
            <w:rtl/>
            <w:lang w:eastAsia="he-IL"/>
          </w:rPr>
          <w:t>גוש</w:t>
        </w:r>
      </w:ins>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76349004"/>
          <w:placeholder>
            <w:docPart w:val="BA08B92974E84F86AEE7317EB5FDFE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7" w:author="Meryl Etman" w:date="2023-01-19T15:06:00Z">
            <w:r w:rsidR="00556D65">
              <w:rPr>
                <w:rFonts w:ascii="Times New Roman" w:eastAsia="Times New Roman" w:hAnsi="Times New Roman" w:cs="David"/>
                <w:color w:val="008000"/>
                <w:sz w:val="24"/>
                <w:szCs w:val="24"/>
                <w:rtl/>
              </w:rPr>
              <w:t>6191</w:t>
            </w:r>
          </w:ins>
        </w:sdtContent>
      </w:sdt>
      <w:ins w:id="38" w:author="Meryl Etman [2]" w:date="2023-01-19T15:12:00Z">
        <w:r w:rsidR="00187616">
          <w:rPr>
            <w:rFonts w:ascii="Times New Roman" w:eastAsia="Times New Roman" w:hAnsi="Times New Roman" w:cs="David" w:hint="cs"/>
            <w:sz w:val="24"/>
            <w:szCs w:val="24"/>
            <w:rtl/>
            <w:lang w:eastAsia="he-IL"/>
          </w:rPr>
          <w:t xml:space="preserve"> חלקות 84-85, מגרשים 1006, 1007.</w:t>
        </w:r>
      </w:ins>
    </w:p>
    <w:p w14:paraId="47EBCD66" w14:textId="77777777" w:rsidR="00187616" w:rsidRPr="00DE0948" w:rsidRDefault="00187616" w:rsidP="00DE0948">
      <w:pPr>
        <w:widowControl w:val="0"/>
        <w:spacing w:before="0" w:beforeAutospacing="0" w:after="0" w:afterAutospacing="0" w:line="240" w:lineRule="auto"/>
        <w:ind w:left="720"/>
        <w:jc w:val="both"/>
        <w:rPr>
          <w:ins w:id="39" w:author="Meryl Etman [2]" w:date="2023-01-19T15:12:00Z"/>
          <w:rFonts w:ascii="Times New Roman" w:eastAsia="Times New Roman" w:hAnsi="Times New Roman" w:cs="David"/>
          <w:sz w:val="24"/>
          <w:szCs w:val="24"/>
          <w:rtl/>
          <w:lang w:eastAsia="he-IL"/>
        </w:rPr>
      </w:pPr>
    </w:p>
    <w:p w14:paraId="014FE94E" w14:textId="77777777" w:rsidR="00DE0948" w:rsidRPr="00DE0948" w:rsidRDefault="00DE0948" w:rsidP="0018761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71B5FF71"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159566" w14:textId="6FD8DAFD" w:rsidR="00DE0948" w:rsidRPr="00DE0948" w:rsidRDefault="00DE0948" w:rsidP="00DE0948">
      <w:pPr>
        <w:spacing w:before="0" w:beforeAutospacing="0" w:after="0" w:afterAutospacing="0" w:line="240" w:lineRule="auto"/>
        <w:ind w:left="720"/>
        <w:rPr>
          <w:rFonts w:ascii="Times New Roman" w:eastAsia="Times New Roman" w:hAnsi="Times New Roman" w:cs="David"/>
          <w:color w:val="008000"/>
          <w:sz w:val="24"/>
          <w:szCs w:val="24"/>
          <w:rtl/>
        </w:rPr>
      </w:pPr>
      <w:r w:rsidRPr="00DE094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40" w:author="Meryl Etman" w:date="2023-01-19T14:46:00Z">
            <w:r w:rsidR="006F3A70">
              <w:rPr>
                <w:rFonts w:ascii="Times New Roman" w:eastAsia="Times New Roman" w:hAnsi="Times New Roman" w:cs="David"/>
                <w:color w:val="008000"/>
                <w:sz w:val="24"/>
                <w:szCs w:val="24"/>
                <w:rtl/>
              </w:rPr>
              <w:t>גבעת שמואל</w:t>
            </w:r>
          </w:ins>
        </w:sdtContent>
      </w:sdt>
    </w:p>
    <w:p w14:paraId="4D115F78"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FF0000"/>
          <w:sz w:val="24"/>
          <w:szCs w:val="24"/>
          <w:rtl/>
        </w:rPr>
      </w:pPr>
    </w:p>
    <w:p w14:paraId="2E884A59"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rPr>
        <w:t xml:space="preserve">"חוזה הפיתוח" </w:t>
      </w:r>
      <w:r w:rsidRPr="00DE0948">
        <w:rPr>
          <w:rFonts w:ascii="Times New Roman" w:eastAsia="Times New Roman" w:hAnsi="Times New Roman" w:cs="David"/>
          <w:sz w:val="24"/>
          <w:szCs w:val="24"/>
        </w:rPr>
        <w:t>–</w:t>
      </w:r>
      <w:r w:rsidRPr="00DE0948">
        <w:rPr>
          <w:rFonts w:ascii="Times New Roman" w:eastAsia="Times New Roman" w:hAnsi="Times New Roman" w:cs="David"/>
          <w:sz w:val="24"/>
          <w:szCs w:val="24"/>
          <w:rtl/>
        </w:rPr>
        <w:t xml:space="preserve"> חוזה הפיתוח אשר נחתם בין המזמין לבין הרשות המקומית.</w:t>
      </w:r>
    </w:p>
    <w:p w14:paraId="3D99044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72B95" w14:textId="230F3388"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2.2</w:t>
      </w:r>
      <w:r w:rsidR="00DE0948" w:rsidRPr="00DE0948">
        <w:rPr>
          <w:rFonts w:ascii="Times New Roman" w:eastAsia="Times New Roman" w:hAnsi="Times New Roman" w:cs="David"/>
          <w:sz w:val="24"/>
          <w:szCs w:val="24"/>
          <w:rtl/>
          <w:lang w:eastAsia="he-IL"/>
        </w:rPr>
        <w:tab/>
        <w:t>המנהל הוא:</w:t>
      </w:r>
      <w:r w:rsidR="00DE0948"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2032713036"/>
          <w:placeholder>
            <w:docPart w:val="95B8DFCCFB3446779227AA645BECFE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41" w:author="Meryl Etman" w:date="2023-01-19T15:07:00Z">
            <w:r w:rsidR="00556D65">
              <w:rPr>
                <w:rFonts w:ascii="Times New Roman" w:eastAsia="Times New Roman" w:hAnsi="Times New Roman" w:cs="David"/>
                <w:color w:val="008000"/>
                <w:sz w:val="24"/>
                <w:szCs w:val="24"/>
                <w:rtl/>
                <w:lang w:eastAsia="he-IL"/>
              </w:rPr>
              <w:t>מרול אטמן</w:t>
            </w:r>
          </w:ins>
        </w:sdtContent>
      </w:sdt>
    </w:p>
    <w:p w14:paraId="6F5FC7A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87B00F3" w14:textId="2FEE4D0D" w:rsidR="00DE0948" w:rsidRPr="00DE0948" w:rsidRDefault="00C2594C" w:rsidP="00C2594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DE0948"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ins w:id="42" w:author="Meryl Etman [2]" w:date="2023-02-14T17:56:00Z">
        <w:r w:rsidR="00124061">
          <w:rPr>
            <w:rFonts w:ascii="Times New Roman" w:eastAsia="Times New Roman" w:hAnsi="Times New Roman" w:cs="David" w:hint="cs"/>
            <w:sz w:val="24"/>
            <w:szCs w:val="24"/>
            <w:rtl/>
            <w:lang w:eastAsia="he-IL"/>
          </w:rPr>
          <w:t xml:space="preserve"> יובהר כי היועץ אינו נדרש </w:t>
        </w:r>
      </w:ins>
      <w:ins w:id="43" w:author="Meryl Etman [2]" w:date="2023-02-14T17:57:00Z">
        <w:r w:rsidR="00124061">
          <w:rPr>
            <w:rFonts w:ascii="Times New Roman" w:eastAsia="Times New Roman" w:hAnsi="Times New Roman" w:cs="David" w:hint="cs"/>
            <w:sz w:val="24"/>
            <w:szCs w:val="24"/>
            <w:rtl/>
            <w:lang w:eastAsia="he-IL"/>
          </w:rPr>
          <w:t xml:space="preserve">להגיש שרטוטים בתוכנת </w:t>
        </w:r>
        <w:r w:rsidR="00124061">
          <w:rPr>
            <w:rFonts w:ascii="Times New Roman" w:eastAsia="Times New Roman" w:hAnsi="Times New Roman" w:cs="David"/>
            <w:sz w:val="24"/>
            <w:szCs w:val="24"/>
            <w:lang w:eastAsia="he-IL"/>
          </w:rPr>
          <w:t>REVIT</w:t>
        </w:r>
        <w:r w:rsidR="00124061">
          <w:rPr>
            <w:rFonts w:ascii="Times New Roman" w:eastAsia="Times New Roman" w:hAnsi="Times New Roman" w:cs="David" w:hint="cs"/>
            <w:sz w:val="24"/>
            <w:szCs w:val="24"/>
            <w:rtl/>
            <w:lang w:eastAsia="he-IL"/>
          </w:rPr>
          <w:t>, אלא לצפות בלבד.</w:t>
        </w:r>
      </w:ins>
    </w:p>
    <w:p w14:paraId="31E0356E"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016E9DEC"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DE0948" w:rsidRPr="00DE0948">
        <w:rPr>
          <w:rFonts w:ascii="Times New Roman" w:eastAsia="Times New Roman" w:hAnsi="Times New Roman" w:cs="David"/>
          <w:sz w:val="24"/>
          <w:szCs w:val="24"/>
          <w:rtl/>
          <w:lang w:eastAsia="he-IL"/>
        </w:rPr>
        <w:tab/>
        <w:t>בעלי המקצוע במשרד היועץ הם:</w:t>
      </w:r>
    </w:p>
    <w:p w14:paraId="0BAD1BD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129873" w14:textId="7836D691" w:rsidR="00DE0948" w:rsidRPr="00DE0948" w:rsidRDefault="00DE0948" w:rsidP="00DE094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273129718"/>
          <w:placeholder>
            <w:docPart w:val="80D86BDB674F4059B71DCFC9F384E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4" w:author="Meryl Etman" w:date="2023-01-19T15:07:00Z">
            <w:r w:rsidR="00556D65">
              <w:rPr>
                <w:rFonts w:ascii="Times New Roman" w:eastAsia="Times New Roman" w:hAnsi="Times New Roman" w:cs="David"/>
                <w:color w:val="008000"/>
                <w:sz w:val="24"/>
                <w:szCs w:val="24"/>
                <w:rtl/>
                <w:lang w:eastAsia="he-IL"/>
              </w:rPr>
              <w:t>יוחאי ברנאי בצלאל</w:t>
            </w:r>
          </w:ins>
        </w:sdtContent>
      </w:sdt>
    </w:p>
    <w:p w14:paraId="636F245E" w14:textId="77777777" w:rsidR="00DE0948" w:rsidRPr="00DE0948" w:rsidRDefault="00DE0948" w:rsidP="005D7684">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DE0948">
        <w:rPr>
          <w:rFonts w:ascii="Calibri" w:eastAsia="Times New Roman" w:hAnsi="Calibri" w:cs="David"/>
          <w:i/>
          <w:iCs/>
          <w:sz w:val="24"/>
          <w:szCs w:val="24"/>
          <w:rtl/>
          <w:lang w:eastAsia="he-IL"/>
        </w:rPr>
        <w:t xml:space="preserve">ב. </w:t>
      </w:r>
      <w:r w:rsidRPr="00DE0948">
        <w:rPr>
          <w:rFonts w:ascii="Calibri" w:eastAsia="Times New Roman" w:hAnsi="Calibri" w:cs="David"/>
          <w:i/>
          <w:iCs/>
          <w:sz w:val="24"/>
          <w:szCs w:val="24"/>
          <w:rtl/>
          <w:lang w:eastAsia="he-IL"/>
        </w:rPr>
        <w:tab/>
        <w:t>מספר העובדים המקצועיים במשרד היועץ לצור</w:t>
      </w:r>
      <w:r w:rsidR="005D7684">
        <w:rPr>
          <w:rFonts w:ascii="Calibri" w:eastAsia="Times New Roman" w:hAnsi="Calibri" w:cs="David"/>
          <w:i/>
          <w:iCs/>
          <w:sz w:val="24"/>
          <w:szCs w:val="24"/>
          <w:rtl/>
          <w:lang w:eastAsia="he-IL"/>
        </w:rPr>
        <w:t>ך מתן שירותי היועץ ע"פ חוזה ז</w:t>
      </w:r>
      <w:r w:rsidR="005D7684">
        <w:rPr>
          <w:rFonts w:ascii="Calibri" w:eastAsia="Times New Roman" w:hAnsi="Calibri" w:cs="David" w:hint="cs"/>
          <w:i/>
          <w:iCs/>
          <w:sz w:val="24"/>
          <w:szCs w:val="24"/>
          <w:rtl/>
          <w:lang w:eastAsia="he-IL"/>
        </w:rPr>
        <w:t xml:space="preserve">ה: </w:t>
      </w:r>
      <w:sdt>
        <w:sdtPr>
          <w:rPr>
            <w:rFonts w:ascii="Calibri" w:eastAsia="Times New Roman" w:hAnsi="Calibri" w:cs="David" w:hint="cs"/>
            <w:i/>
            <w:iCs/>
            <w:sz w:val="24"/>
            <w:szCs w:val="24"/>
            <w:rtl/>
            <w:lang w:eastAsia="he-IL"/>
          </w:rPr>
          <w:alias w:val="שדה נוסף 5"/>
          <w:tag w:val="cntCustomField5"/>
          <w:id w:val="1125498268"/>
          <w:placeholder>
            <w:docPart w:val="0511D846A6E34AD781BC7EE87C6591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5D7684" w:rsidRPr="00B90A18">
            <w:rPr>
              <w:rStyle w:val="AutoFieldsChar"/>
              <w:color w:val="00B0F0"/>
              <w:rtl/>
            </w:rPr>
            <w:t>[שדה נוסף 5]</w:t>
          </w:r>
        </w:sdtContent>
      </w:sdt>
    </w:p>
    <w:p w14:paraId="39D30F4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FD6F14" w14:textId="1FDED35D"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DE0948" w:rsidRPr="00DE0948">
        <w:rPr>
          <w:rFonts w:ascii="Times New Roman" w:eastAsia="Times New Roman" w:hAnsi="Times New Roman" w:cs="David"/>
          <w:sz w:val="24"/>
          <w:szCs w:val="24"/>
          <w:rtl/>
          <w:lang w:eastAsia="he-IL"/>
        </w:rPr>
        <w:tab/>
        <w:t xml:space="preserve">המנהל הראשי במשרד היועץ הוא </w:t>
      </w:r>
      <w:del w:id="45" w:author="Meryl Etman [2]" w:date="2023-02-14T17:49:00Z">
        <w:r w:rsidR="00DE0948" w:rsidRPr="00DE0948" w:rsidDel="00124061">
          <w:rPr>
            <w:rFonts w:ascii="Times New Roman" w:eastAsia="Times New Roman" w:hAnsi="Times New Roman" w:cs="David"/>
            <w:sz w:val="24"/>
            <w:szCs w:val="24"/>
            <w:rtl/>
            <w:lang w:eastAsia="he-IL"/>
          </w:rPr>
          <w:delText>אדריכל/מהנדס:</w:delText>
        </w:r>
      </w:del>
      <w:ins w:id="46" w:author="Meryl Etman [2]" w:date="2023-02-14T17:49:00Z">
        <w:r w:rsidR="00124061">
          <w:rPr>
            <w:rFonts w:ascii="Times New Roman" w:eastAsia="Times New Roman" w:hAnsi="Times New Roman" w:cs="David" w:hint="cs"/>
            <w:sz w:val="24"/>
            <w:szCs w:val="24"/>
            <w:rtl/>
            <w:lang w:eastAsia="he-IL"/>
          </w:rPr>
          <w:t>הידרולוג:</w:t>
        </w:r>
      </w:ins>
      <w:r w:rsidR="00DE0948" w:rsidRPr="00DE0948">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6"/>
          <w:tag w:val="cntCustomField6"/>
          <w:id w:val="1607773074"/>
          <w:placeholder>
            <w:docPart w:val="35ABE3E6ACCD4CBBAB06DE00CF8410D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7" w:author="Meryl Etman" w:date="2023-01-19T15:07:00Z">
            <w:r w:rsidR="00556D65">
              <w:rPr>
                <w:rFonts w:ascii="Times New Roman" w:eastAsia="Times New Roman" w:hAnsi="Times New Roman" w:cs="David"/>
                <w:color w:val="008000"/>
                <w:sz w:val="24"/>
                <w:szCs w:val="24"/>
                <w:rtl/>
                <w:lang w:eastAsia="he-IL"/>
              </w:rPr>
              <w:t>יוחאי ברנאי בצלאל</w:t>
            </w:r>
          </w:ins>
        </w:sdtContent>
      </w:sdt>
    </w:p>
    <w:p w14:paraId="459B4821"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2AE92F" w14:textId="3C59FC65" w:rsidR="00C2594C" w:rsidRPr="00B27B4C" w:rsidDel="00124061" w:rsidRDefault="00C2594C" w:rsidP="00C2594C">
      <w:pPr>
        <w:widowControl w:val="0"/>
        <w:spacing w:before="0" w:beforeAutospacing="0" w:after="0" w:afterAutospacing="0" w:line="240" w:lineRule="auto"/>
        <w:jc w:val="both"/>
        <w:rPr>
          <w:del w:id="48" w:author="Meryl Etman [2]" w:date="2023-02-14T17:50: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r>
      <w:del w:id="49" w:author="Meryl Etman [2]" w:date="2023-02-14T17:50:00Z">
        <w:r w:rsidRPr="00B27B4C" w:rsidDel="00124061">
          <w:rPr>
            <w:rFonts w:ascii="Times New Roman" w:eastAsia="Times New Roman" w:hAnsi="Times New Roman" w:cs="David" w:hint="cs"/>
            <w:sz w:val="24"/>
            <w:szCs w:val="24"/>
            <w:rtl/>
            <w:lang w:eastAsia="he-IL"/>
          </w:rPr>
          <w:delText>הנושאים הם:</w:delText>
        </w:r>
      </w:del>
    </w:p>
    <w:p w14:paraId="1640B00E" w14:textId="633482E9" w:rsidR="00C2594C" w:rsidRPr="00B27B4C" w:rsidDel="00124061" w:rsidRDefault="00C2594C" w:rsidP="00C2594C">
      <w:pPr>
        <w:widowControl w:val="0"/>
        <w:spacing w:before="0" w:beforeAutospacing="0" w:after="0" w:afterAutospacing="0" w:line="240" w:lineRule="auto"/>
        <w:jc w:val="both"/>
        <w:rPr>
          <w:del w:id="50" w:author="Meryl Etman [2]" w:date="2023-02-14T17:50:00Z"/>
          <w:rFonts w:ascii="Times New Roman" w:eastAsia="Times New Roman" w:hAnsi="Times New Roman" w:cs="David"/>
          <w:sz w:val="24"/>
          <w:szCs w:val="24"/>
          <w:rtl/>
          <w:lang w:eastAsia="he-IL"/>
        </w:rPr>
      </w:pPr>
    </w:p>
    <w:p w14:paraId="4AAEC5DA" w14:textId="39B721DB" w:rsidR="00C2594C" w:rsidRPr="00B27B4C" w:rsidDel="00124061" w:rsidRDefault="00C2594C" w:rsidP="00C2594C">
      <w:pPr>
        <w:widowControl w:val="0"/>
        <w:spacing w:before="0" w:beforeAutospacing="0" w:after="0" w:afterAutospacing="0" w:line="240" w:lineRule="auto"/>
        <w:ind w:firstLine="720"/>
        <w:jc w:val="both"/>
        <w:rPr>
          <w:del w:id="51" w:author="Meryl Etman [2]" w:date="2023-02-14T17:50:00Z"/>
          <w:rFonts w:ascii="Times New Roman" w:eastAsia="Times New Roman" w:hAnsi="Times New Roman" w:cs="David"/>
          <w:sz w:val="24"/>
          <w:szCs w:val="24"/>
          <w:rtl/>
          <w:lang w:eastAsia="he-IL"/>
        </w:rPr>
      </w:pPr>
      <w:del w:id="52" w:author="Meryl Etman [2]" w:date="2023-02-14T17:50:00Z">
        <w:r w:rsidRPr="00B27B4C" w:rsidDel="00124061">
          <w:rPr>
            <w:rFonts w:ascii="Times New Roman" w:eastAsia="Times New Roman" w:hAnsi="Times New Roman" w:cs="David" w:hint="cs"/>
            <w:sz w:val="24"/>
            <w:szCs w:val="24"/>
            <w:rtl/>
            <w:lang w:eastAsia="he-IL"/>
          </w:rPr>
          <w:delText>א.</w:delText>
        </w:r>
        <w:r w:rsidRPr="00B27B4C" w:rsidDel="00124061">
          <w:rPr>
            <w:rFonts w:ascii="Times New Roman" w:eastAsia="Times New Roman" w:hAnsi="Times New Roman" w:cs="David" w:hint="cs"/>
            <w:sz w:val="24"/>
            <w:szCs w:val="24"/>
            <w:rtl/>
            <w:lang w:eastAsia="he-IL"/>
          </w:rPr>
          <w:tab/>
          <w:delText>התקדמות שרותי המתכנן.</w:delText>
        </w:r>
      </w:del>
    </w:p>
    <w:p w14:paraId="2DE921F3" w14:textId="650D24CB" w:rsidR="00C2594C" w:rsidRPr="00B27B4C" w:rsidDel="00124061" w:rsidRDefault="00C2594C" w:rsidP="00C2594C">
      <w:pPr>
        <w:widowControl w:val="0"/>
        <w:spacing w:before="0" w:beforeAutospacing="0" w:after="0" w:afterAutospacing="0" w:line="240" w:lineRule="auto"/>
        <w:ind w:firstLine="720"/>
        <w:jc w:val="both"/>
        <w:rPr>
          <w:del w:id="53" w:author="Meryl Etman [2]" w:date="2023-02-14T17:50:00Z"/>
          <w:rFonts w:ascii="Times New Roman" w:eastAsia="Times New Roman" w:hAnsi="Times New Roman" w:cs="David"/>
          <w:sz w:val="24"/>
          <w:szCs w:val="24"/>
          <w:rtl/>
          <w:lang w:eastAsia="he-IL"/>
        </w:rPr>
      </w:pPr>
      <w:del w:id="54" w:author="Meryl Etman [2]" w:date="2023-02-14T17:50:00Z">
        <w:r w:rsidRPr="00B27B4C" w:rsidDel="00124061">
          <w:rPr>
            <w:rFonts w:ascii="Times New Roman" w:eastAsia="Times New Roman" w:hAnsi="Times New Roman" w:cs="David" w:hint="cs"/>
            <w:sz w:val="24"/>
            <w:szCs w:val="24"/>
            <w:rtl/>
            <w:lang w:eastAsia="he-IL"/>
          </w:rPr>
          <w:delText>ב.</w:delText>
        </w:r>
        <w:r w:rsidRPr="00B27B4C" w:rsidDel="00124061">
          <w:rPr>
            <w:rFonts w:ascii="Times New Roman" w:eastAsia="Times New Roman" w:hAnsi="Times New Roman" w:cs="David" w:hint="cs"/>
            <w:sz w:val="24"/>
            <w:szCs w:val="24"/>
            <w:rtl/>
            <w:lang w:eastAsia="he-IL"/>
          </w:rPr>
          <w:tab/>
          <w:delText>סטיות מלוח הזמנים לרבות סיבת הסטייה.</w:delText>
        </w:r>
      </w:del>
    </w:p>
    <w:p w14:paraId="63C83460" w14:textId="022494EF" w:rsidR="00C2594C" w:rsidRPr="00B27B4C" w:rsidDel="00124061" w:rsidRDefault="00C2594C" w:rsidP="00C2594C">
      <w:pPr>
        <w:widowControl w:val="0"/>
        <w:spacing w:before="0" w:beforeAutospacing="0" w:after="0" w:afterAutospacing="0" w:line="240" w:lineRule="auto"/>
        <w:ind w:firstLine="720"/>
        <w:jc w:val="both"/>
        <w:rPr>
          <w:del w:id="55" w:author="Meryl Etman [2]" w:date="2023-02-14T17:50:00Z"/>
          <w:rFonts w:ascii="Times New Roman" w:eastAsia="Times New Roman" w:hAnsi="Times New Roman" w:cs="David"/>
          <w:sz w:val="24"/>
          <w:szCs w:val="24"/>
          <w:rtl/>
          <w:lang w:eastAsia="he-IL"/>
        </w:rPr>
      </w:pPr>
      <w:del w:id="56" w:author="Meryl Etman [2]" w:date="2023-02-14T17:50:00Z">
        <w:r w:rsidRPr="00B27B4C" w:rsidDel="00124061">
          <w:rPr>
            <w:rFonts w:ascii="Times New Roman" w:eastAsia="Times New Roman" w:hAnsi="Times New Roman" w:cs="David" w:hint="cs"/>
            <w:sz w:val="24"/>
            <w:szCs w:val="24"/>
            <w:rtl/>
            <w:lang w:eastAsia="he-IL"/>
          </w:rPr>
          <w:delText>ג.</w:delText>
        </w:r>
        <w:r w:rsidRPr="00B27B4C" w:rsidDel="00124061">
          <w:rPr>
            <w:rFonts w:ascii="Times New Roman" w:eastAsia="Times New Roman" w:hAnsi="Times New Roman" w:cs="David" w:hint="cs"/>
            <w:sz w:val="24"/>
            <w:szCs w:val="24"/>
            <w:rtl/>
            <w:lang w:eastAsia="he-IL"/>
          </w:rPr>
          <w:tab/>
          <w:delText>תאום לוח הזמנים המתחייב מסטיות לרבות ת</w:delText>
        </w:r>
        <w:r w:rsidDel="00124061">
          <w:rPr>
            <w:rFonts w:ascii="Times New Roman" w:eastAsia="Times New Roman" w:hAnsi="Times New Roman" w:cs="David" w:hint="cs"/>
            <w:sz w:val="24"/>
            <w:szCs w:val="24"/>
            <w:rtl/>
            <w:lang w:eastAsia="he-IL"/>
          </w:rPr>
          <w:delText>י</w:delText>
        </w:r>
        <w:r w:rsidRPr="00B27B4C" w:rsidDel="00124061">
          <w:rPr>
            <w:rFonts w:ascii="Times New Roman" w:eastAsia="Times New Roman" w:hAnsi="Times New Roman" w:cs="David" w:hint="cs"/>
            <w:sz w:val="24"/>
            <w:szCs w:val="24"/>
            <w:rtl/>
            <w:lang w:eastAsia="he-IL"/>
          </w:rPr>
          <w:delText>אור השלכות התאום על הפרויקט.</w:delText>
        </w:r>
      </w:del>
    </w:p>
    <w:p w14:paraId="128E438F" w14:textId="0E0C76D0" w:rsidR="00C2594C" w:rsidRPr="00B27B4C" w:rsidDel="00124061" w:rsidRDefault="00C2594C" w:rsidP="00C2594C">
      <w:pPr>
        <w:widowControl w:val="0"/>
        <w:spacing w:before="0" w:beforeAutospacing="0" w:after="0" w:afterAutospacing="0" w:line="240" w:lineRule="auto"/>
        <w:ind w:firstLine="720"/>
        <w:jc w:val="both"/>
        <w:rPr>
          <w:del w:id="57" w:author="Meryl Etman [2]" w:date="2023-02-14T17:50:00Z"/>
          <w:rFonts w:ascii="Times New Roman" w:eastAsia="Times New Roman" w:hAnsi="Times New Roman" w:cs="David"/>
          <w:sz w:val="24"/>
          <w:szCs w:val="24"/>
          <w:rtl/>
          <w:lang w:eastAsia="he-IL"/>
        </w:rPr>
      </w:pPr>
      <w:del w:id="58" w:author="Meryl Etman [2]" w:date="2023-02-14T17:50:00Z">
        <w:r w:rsidRPr="00B27B4C" w:rsidDel="00124061">
          <w:rPr>
            <w:rFonts w:ascii="Times New Roman" w:eastAsia="Times New Roman" w:hAnsi="Times New Roman" w:cs="David" w:hint="cs"/>
            <w:sz w:val="24"/>
            <w:szCs w:val="24"/>
            <w:rtl/>
            <w:lang w:eastAsia="he-IL"/>
          </w:rPr>
          <w:delText>ד.</w:delText>
        </w:r>
        <w:r w:rsidRPr="00B27B4C" w:rsidDel="00124061">
          <w:rPr>
            <w:rFonts w:ascii="Times New Roman" w:eastAsia="Times New Roman" w:hAnsi="Times New Roman" w:cs="David" w:hint="cs"/>
            <w:sz w:val="24"/>
            <w:szCs w:val="24"/>
            <w:rtl/>
            <w:lang w:eastAsia="he-IL"/>
          </w:rPr>
          <w:tab/>
          <w:delText>סטיות מהערכות ו/או תחזיות תקציביות והשלכותיהן.</w:delText>
        </w:r>
      </w:del>
    </w:p>
    <w:p w14:paraId="76C28203" w14:textId="3032B3C1" w:rsidR="00C2594C" w:rsidRPr="00DE0948" w:rsidRDefault="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59" w:author="Meryl Etman [2]" w:date="2023-02-14T17:50:00Z">
          <w:pPr>
            <w:widowControl w:val="0"/>
            <w:spacing w:before="0" w:beforeAutospacing="0" w:after="0" w:afterAutospacing="0" w:line="240" w:lineRule="auto"/>
            <w:ind w:firstLine="720"/>
            <w:jc w:val="both"/>
          </w:pPr>
        </w:pPrChange>
      </w:pPr>
      <w:del w:id="60" w:author="Meryl Etman [2]" w:date="2023-02-14T17:50:00Z">
        <w:r w:rsidRPr="00B27B4C" w:rsidDel="00124061">
          <w:rPr>
            <w:rFonts w:ascii="Times New Roman" w:eastAsia="Times New Roman" w:hAnsi="Times New Roman" w:cs="David" w:hint="cs"/>
            <w:sz w:val="24"/>
            <w:szCs w:val="24"/>
            <w:rtl/>
            <w:lang w:eastAsia="he-IL"/>
          </w:rPr>
          <w:delText>ה.</w:delText>
        </w:r>
        <w:r w:rsidRPr="00B27B4C" w:rsidDel="00124061">
          <w:rPr>
            <w:rFonts w:ascii="Times New Roman" w:eastAsia="Times New Roman" w:hAnsi="Times New Roman" w:cs="David" w:hint="cs"/>
            <w:sz w:val="24"/>
            <w:szCs w:val="24"/>
            <w:rtl/>
            <w:lang w:eastAsia="he-IL"/>
          </w:rPr>
          <w:tab/>
          <w:delText>ריכוז הוראות שנויים</w:delText>
        </w:r>
      </w:del>
      <w:ins w:id="61" w:author="Meryl Etman [2]" w:date="2023-02-14T17:50:00Z">
        <w:r w:rsidR="00124061">
          <w:rPr>
            <w:rFonts w:ascii="Times New Roman" w:eastAsia="Times New Roman" w:hAnsi="Times New Roman" w:cs="David" w:hint="cs"/>
            <w:sz w:val="24"/>
            <w:szCs w:val="24"/>
            <w:rtl/>
            <w:lang w:eastAsia="he-IL"/>
          </w:rPr>
          <w:t>מבוטל</w:t>
        </w:r>
      </w:ins>
      <w:r w:rsidRPr="00B27B4C">
        <w:rPr>
          <w:rFonts w:ascii="Times New Roman" w:eastAsia="Times New Roman" w:hAnsi="Times New Roman" w:cs="David" w:hint="cs"/>
          <w:sz w:val="24"/>
          <w:szCs w:val="24"/>
          <w:rtl/>
          <w:lang w:eastAsia="he-IL"/>
        </w:rPr>
        <w:t>.</w:t>
      </w:r>
    </w:p>
    <w:p w14:paraId="1F02AEB8" w14:textId="77777777" w:rsidR="00DE0948" w:rsidRPr="00DE0948" w:rsidRDefault="00DE0948" w:rsidP="00C2594C">
      <w:pPr>
        <w:spacing w:before="0" w:beforeAutospacing="0" w:after="0" w:afterAutospacing="0" w:line="240" w:lineRule="auto"/>
        <w:rPr>
          <w:rFonts w:ascii="Times New Roman" w:eastAsia="Times New Roman" w:hAnsi="Times New Roman" w:cs="David"/>
          <w:sz w:val="24"/>
          <w:szCs w:val="24"/>
          <w:rtl/>
        </w:rPr>
      </w:pPr>
      <w:r w:rsidRPr="00DE0948">
        <w:rPr>
          <w:rFonts w:ascii="Times New Roman" w:eastAsia="Times New Roman" w:hAnsi="Times New Roman" w:cs="David"/>
          <w:sz w:val="24"/>
          <w:szCs w:val="24"/>
          <w:rtl/>
        </w:rPr>
        <w:br/>
      </w:r>
      <w:r w:rsidRPr="00DE0948">
        <w:rPr>
          <w:rFonts w:ascii="Times New Roman" w:eastAsia="Times New Roman" w:hAnsi="Times New Roman" w:cs="David" w:hint="cs"/>
          <w:color w:val="FF0000"/>
          <w:sz w:val="24"/>
          <w:szCs w:val="24"/>
          <w:rtl/>
        </w:rPr>
        <w:t xml:space="preserve"> </w:t>
      </w:r>
      <w:r w:rsidR="00C2594C">
        <w:rPr>
          <w:rFonts w:ascii="Times New Roman" w:eastAsia="Times New Roman" w:hAnsi="Times New Roman" w:cs="David" w:hint="cs"/>
          <w:sz w:val="24"/>
          <w:szCs w:val="24"/>
          <w:rtl/>
        </w:rPr>
        <w:t>17.7</w:t>
      </w:r>
      <w:r w:rsidRPr="00DE0948">
        <w:rPr>
          <w:rFonts w:ascii="Times New Roman" w:eastAsia="Times New Roman" w:hAnsi="Times New Roman" w:cs="David" w:hint="cs"/>
          <w:sz w:val="24"/>
          <w:szCs w:val="24"/>
          <w:rtl/>
        </w:rPr>
        <w:t xml:space="preserve"> </w:t>
      </w:r>
      <w:r w:rsidRPr="00DE0948">
        <w:rPr>
          <w:rFonts w:ascii="Times New Roman" w:eastAsia="Times New Roman" w:hAnsi="Times New Roman" w:cs="David" w:hint="cs"/>
          <w:sz w:val="24"/>
          <w:szCs w:val="24"/>
          <w:rtl/>
        </w:rPr>
        <w:tab/>
      </w:r>
      <w:r w:rsidRPr="00DE0948">
        <w:rPr>
          <w:rFonts w:ascii="Times New Roman" w:eastAsia="Times New Roman" w:hAnsi="Times New Roman" w:cs="David"/>
          <w:sz w:val="24"/>
          <w:szCs w:val="24"/>
          <w:rtl/>
        </w:rPr>
        <w:t xml:space="preserve">שיעור חלקו היחסי של כל אחד מיחידי המזמין הינו כדלקמן </w:t>
      </w:r>
      <w:r w:rsidRPr="00DE0948">
        <w:rPr>
          <w:rFonts w:ascii="Times New Roman" w:eastAsia="Times New Roman" w:hAnsi="Times New Roman" w:cs="David" w:hint="cs"/>
          <w:sz w:val="24"/>
          <w:szCs w:val="24"/>
          <w:rtl/>
        </w:rPr>
        <w:t>:</w:t>
      </w:r>
    </w:p>
    <w:p w14:paraId="44F5859C" w14:textId="470746D0" w:rsidR="00DE0948" w:rsidRPr="00DE0948" w:rsidRDefault="00084A03" w:rsidP="00DE0948">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1011420312"/>
          <w:placeholder>
            <w:docPart w:val="1876C24E93F6490CA908D13BB1D34F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ins w:id="62" w:author="Meryl Etman" w:date="2023-01-19T14:56:00Z">
            <w:r w:rsidR="00A368CD">
              <w:rPr>
                <w:rFonts w:ascii="Times New Roman" w:eastAsia="Times New Roman" w:hAnsi="Times New Roman" w:cs="David"/>
                <w:color w:val="008000"/>
                <w:sz w:val="24"/>
                <w:szCs w:val="24"/>
                <w:rtl/>
              </w:rPr>
              <w:t>100%</w:t>
            </w:r>
          </w:ins>
        </w:sdtContent>
      </w:sdt>
      <w:r w:rsidR="0012688C">
        <w:rPr>
          <w:rFonts w:ascii="Times New Roman" w:eastAsia="Times New Roman" w:hAnsi="Times New Roman" w:cs="David" w:hint="cs"/>
          <w:color w:val="008000"/>
          <w:sz w:val="24"/>
          <w:szCs w:val="24"/>
          <w:rtl/>
        </w:rPr>
        <w:t xml:space="preserve"> </w:t>
      </w:r>
    </w:p>
    <w:p w14:paraId="1A13976D"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7CA4FDB2"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0A59258"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AEC1D66"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F30AD51"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975DF67"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A087098" w14:textId="77777777" w:rsidR="00C2594C" w:rsidDel="00187616" w:rsidRDefault="00C2594C" w:rsidP="00C2594C">
      <w:pPr>
        <w:widowControl w:val="0"/>
        <w:spacing w:before="120" w:beforeAutospacing="0" w:after="60" w:afterAutospacing="0" w:line="240" w:lineRule="auto"/>
        <w:rPr>
          <w:del w:id="63" w:author="Meryl Etman [2]" w:date="2023-01-19T15:12:00Z"/>
          <w:rFonts w:ascii="Times New Roman" w:eastAsia="Times New Roman" w:hAnsi="Times New Roman" w:cs="David"/>
          <w:sz w:val="24"/>
          <w:szCs w:val="20"/>
          <w:rtl/>
        </w:rPr>
      </w:pPr>
    </w:p>
    <w:p w14:paraId="60D472EC" w14:textId="4EFB8807" w:rsidR="00FE4560" w:rsidDel="00187616" w:rsidRDefault="00FE4560" w:rsidP="00C2594C">
      <w:pPr>
        <w:widowControl w:val="0"/>
        <w:spacing w:before="120" w:beforeAutospacing="0" w:after="60" w:afterAutospacing="0" w:line="240" w:lineRule="auto"/>
        <w:rPr>
          <w:del w:id="64" w:author="Meryl Etman [2]" w:date="2023-01-19T15:12:00Z"/>
          <w:rFonts w:ascii="Times New Roman" w:eastAsia="Times New Roman" w:hAnsi="Times New Roman" w:cs="David"/>
          <w:sz w:val="24"/>
          <w:szCs w:val="20"/>
          <w:rtl/>
        </w:rPr>
      </w:pPr>
      <w:del w:id="65" w:author="Meryl Etman [2]" w:date="2023-01-19T15:12:00Z">
        <w:r w:rsidDel="00187616">
          <w:rPr>
            <w:rFonts w:ascii="Times New Roman" w:eastAsia="Times New Roman" w:hAnsi="Times New Roman" w:cs="David"/>
            <w:sz w:val="24"/>
            <w:szCs w:val="20"/>
            <w:rtl/>
          </w:rPr>
          <w:br w:type="page"/>
        </w:r>
      </w:del>
    </w:p>
    <w:p w14:paraId="5149C3AA"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73ECA8B" w14:textId="77777777" w:rsidR="00883AAD" w:rsidRDefault="00883AAD">
      <w:pPr>
        <w:bidi w:val="0"/>
        <w:spacing w:before="0" w:beforeAutospacing="0" w:after="160" w:afterAutospacing="0" w:line="259" w:lineRule="auto"/>
        <w:rPr>
          <w:ins w:id="66" w:author="Meryl Etman [2]" w:date="2023-02-14T17:58:00Z"/>
          <w:rFonts w:ascii="Times New Roman" w:eastAsia="Times New Roman" w:hAnsi="Times New Roman" w:cs="David"/>
          <w:b/>
          <w:bCs/>
          <w:sz w:val="24"/>
          <w:szCs w:val="24"/>
          <w:u w:val="single"/>
          <w:rtl/>
          <w:lang w:eastAsia="he-IL"/>
        </w:rPr>
      </w:pPr>
      <w:ins w:id="67" w:author="Meryl Etman [2]" w:date="2023-02-14T17:58:00Z">
        <w:r>
          <w:rPr>
            <w:rFonts w:ascii="Times New Roman" w:eastAsia="Times New Roman" w:hAnsi="Times New Roman" w:cs="David"/>
            <w:b/>
            <w:bCs/>
            <w:sz w:val="24"/>
            <w:szCs w:val="24"/>
            <w:u w:val="single"/>
            <w:rtl/>
            <w:lang w:eastAsia="he-IL"/>
          </w:rPr>
          <w:br w:type="page"/>
        </w:r>
      </w:ins>
    </w:p>
    <w:p w14:paraId="15E43B3C" w14:textId="56AD08FE" w:rsidR="00DE0948" w:rsidRPr="00DE0948" w:rsidRDefault="00DE0948" w:rsidP="00C2594C">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lastRenderedPageBreak/>
        <w:t xml:space="preserve">נספח </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ב</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6FC1248A"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ש</w:t>
      </w:r>
      <w:r w:rsidRPr="00DE0948">
        <w:rPr>
          <w:rFonts w:ascii="Times New Roman" w:eastAsia="Times New Roman" w:hAnsi="Times New Roman" w:cs="David" w:hint="cs"/>
          <w:b/>
          <w:bCs/>
          <w:sz w:val="24"/>
          <w:szCs w:val="24"/>
          <w:u w:val="single"/>
          <w:rtl/>
          <w:lang w:eastAsia="he-IL"/>
        </w:rPr>
        <w:t>י</w:t>
      </w:r>
      <w:r w:rsidRPr="00DE0948">
        <w:rPr>
          <w:rFonts w:ascii="Times New Roman" w:eastAsia="Times New Roman" w:hAnsi="Times New Roman" w:cs="David"/>
          <w:b/>
          <w:bCs/>
          <w:sz w:val="24"/>
          <w:szCs w:val="24"/>
          <w:u w:val="single"/>
          <w:rtl/>
          <w:lang w:eastAsia="he-IL"/>
        </w:rPr>
        <w:t>רותי המתכנן</w:t>
      </w:r>
    </w:p>
    <w:p w14:paraId="5FA3C7BA"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b/>
          <w:bCs/>
          <w:sz w:val="24"/>
          <w:szCs w:val="24"/>
          <w:u w:val="single"/>
          <w:rtl/>
          <w:lang w:eastAsia="he-IL"/>
        </w:rPr>
        <w:t>כללי</w:t>
      </w:r>
      <w:r w:rsidRPr="00DE0948">
        <w:rPr>
          <w:rFonts w:ascii="Times New Roman" w:eastAsia="Times New Roman" w:hAnsi="Times New Roman" w:cs="David"/>
          <w:sz w:val="24"/>
          <w:szCs w:val="24"/>
          <w:rtl/>
          <w:lang w:eastAsia="he-IL"/>
        </w:rPr>
        <w:t>:</w:t>
      </w:r>
    </w:p>
    <w:p w14:paraId="293225AE"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t>שירותי המתכנן יכללו תכנון</w:t>
      </w:r>
      <w:r w:rsidRPr="00DE0948">
        <w:rPr>
          <w:rFonts w:ascii="Times New Roman" w:eastAsia="Times New Roman" w:hAnsi="Times New Roman" w:cs="David" w:hint="cs"/>
          <w:sz w:val="24"/>
          <w:szCs w:val="24"/>
          <w:rtl/>
          <w:lang w:eastAsia="he-IL"/>
        </w:rPr>
        <w:t xml:space="preserve"> וייעוץ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הידרולוגי </w:t>
      </w:r>
      <w:r w:rsidRPr="00DE0948">
        <w:rPr>
          <w:rFonts w:ascii="Times New Roman" w:eastAsia="Times New Roman" w:hAnsi="Times New Roman" w:cs="David"/>
          <w:sz w:val="24"/>
          <w:szCs w:val="24"/>
          <w:rtl/>
          <w:lang w:eastAsia="he-IL"/>
        </w:rPr>
        <w:t>בפרויקט ובין היתר את הנושאים המפורטים להלן:</w:t>
      </w:r>
    </w:p>
    <w:p w14:paraId="03DC486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68" w:name="OLE_LINK3"/>
      <w:bookmarkStart w:id="69" w:name="OLE_LINK4"/>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נגר עילי</w:t>
      </w:r>
      <w:r w:rsidRPr="00DE0948">
        <w:rPr>
          <w:rFonts w:ascii="Times New Roman" w:eastAsia="Times New Roman" w:hAnsi="Times New Roman" w:cs="David" w:hint="cs"/>
          <w:sz w:val="24"/>
          <w:szCs w:val="24"/>
          <w:rtl/>
          <w:lang w:eastAsia="he-IL"/>
        </w:rPr>
        <w:t>:</w:t>
      </w:r>
    </w:p>
    <w:p w14:paraId="34D22FC5"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7E7F73AD"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ניהול מי הנגר העילי ע"י השהייה, חלחול ו/או החדרה ("משמרת מים") של מי הנגר העילי.</w:t>
      </w:r>
    </w:p>
    <w:p w14:paraId="7A85AF40"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התכנון עם תכנית האב העירונית לניקוז וניהול מי נגר לבחינת פתרונות להשהיית מי נגר ברמה העירונית במתחם.</w:t>
      </w:r>
    </w:p>
    <w:p w14:paraId="75A130BE" w14:textId="483D584C" w:rsidR="00DE0948" w:rsidRPr="00DE0948" w:rsidDel="00124061" w:rsidRDefault="00DE0948" w:rsidP="00DE0948">
      <w:pPr>
        <w:widowControl w:val="0"/>
        <w:spacing w:before="120" w:beforeAutospacing="0" w:after="60" w:afterAutospacing="0" w:line="240" w:lineRule="auto"/>
        <w:ind w:left="2522" w:hanging="362"/>
        <w:jc w:val="both"/>
        <w:rPr>
          <w:del w:id="70" w:author="Meryl Etman [2]" w:date="2023-02-14T17:52:00Z"/>
          <w:rFonts w:ascii="Times New Roman" w:eastAsia="Times New Roman" w:hAnsi="Times New Roman" w:cs="David"/>
          <w:sz w:val="24"/>
          <w:szCs w:val="24"/>
          <w:rtl/>
          <w:lang w:eastAsia="he-IL"/>
        </w:rPr>
      </w:pPr>
      <w:del w:id="71" w:author="Meryl Etman [2]" w:date="2023-02-14T17:52:00Z">
        <w:r w:rsidRPr="00DE0948" w:rsidDel="00124061">
          <w:rPr>
            <w:rFonts w:ascii="Times New Roman" w:eastAsia="Times New Roman" w:hAnsi="Times New Roman" w:cs="David" w:hint="cs"/>
            <w:sz w:val="24"/>
            <w:szCs w:val="24"/>
            <w:rtl/>
            <w:lang w:eastAsia="he-IL"/>
          </w:rPr>
          <w:delText>-</w:delText>
        </w:r>
        <w:r w:rsidRPr="00DE0948" w:rsidDel="00124061">
          <w:rPr>
            <w:rFonts w:ascii="Times New Roman" w:eastAsia="Times New Roman" w:hAnsi="Times New Roman" w:cs="David" w:hint="cs"/>
            <w:sz w:val="24"/>
            <w:szCs w:val="24"/>
            <w:rtl/>
            <w:lang w:eastAsia="he-IL"/>
          </w:rPr>
          <w:tab/>
          <w:delText>תכנון מערך למחזור מי מזגנים, דלוחין ומי גשם במרפסות.</w:delText>
        </w:r>
      </w:del>
    </w:p>
    <w:p w14:paraId="43D7EB06" w14:textId="2FB17780" w:rsidR="00DE0948" w:rsidRDefault="00DE0948" w:rsidP="00DE0948">
      <w:pPr>
        <w:widowControl w:val="0"/>
        <w:spacing w:before="120" w:beforeAutospacing="0" w:after="60" w:afterAutospacing="0" w:line="240" w:lineRule="auto"/>
        <w:ind w:left="2522" w:hanging="362"/>
        <w:jc w:val="both"/>
        <w:rPr>
          <w:ins w:id="72" w:author="Meryl Etman [2]" w:date="2023-01-19T15:13:00Z"/>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לאגירת מי גשמים (מאגרי מים, הובלת המים למאגרים והערכות לכמויות המים לאגירה בחורף</w:t>
      </w:r>
      <w:del w:id="73" w:author="Meryl Etman [2]" w:date="2023-02-14T17:52:00Z">
        <w:r w:rsidRPr="00DE0948" w:rsidDel="00124061">
          <w:rPr>
            <w:rFonts w:ascii="Times New Roman" w:eastAsia="Times New Roman" w:hAnsi="Times New Roman" w:cs="David" w:hint="cs"/>
            <w:sz w:val="24"/>
            <w:szCs w:val="24"/>
            <w:rtl/>
            <w:lang w:eastAsia="he-IL"/>
          </w:rPr>
          <w:delText xml:space="preserve"> ובקיץ</w:delText>
        </w:r>
      </w:del>
      <w:r w:rsidRPr="00DE0948">
        <w:rPr>
          <w:rFonts w:ascii="Times New Roman" w:eastAsia="Times New Roman" w:hAnsi="Times New Roman" w:cs="David" w:hint="cs"/>
          <w:sz w:val="24"/>
          <w:szCs w:val="24"/>
          <w:rtl/>
          <w:lang w:eastAsia="he-IL"/>
        </w:rPr>
        <w:t>) תוך מציאת פתרונות עקרוניים לכל המבנים בתחום התכנית.</w:t>
      </w:r>
    </w:p>
    <w:p w14:paraId="4D70A099" w14:textId="255B9B66" w:rsidR="00187616" w:rsidRPr="00A7561E" w:rsidDel="00A7561E" w:rsidRDefault="00187616">
      <w:pPr>
        <w:widowControl w:val="0"/>
        <w:spacing w:before="120" w:beforeAutospacing="0" w:after="60" w:afterAutospacing="0" w:line="240" w:lineRule="auto"/>
        <w:jc w:val="both"/>
        <w:rPr>
          <w:del w:id="74" w:author="Meryl Etman [2]" w:date="2023-01-22T16:22:00Z"/>
          <w:rFonts w:ascii="Times New Roman" w:eastAsia="Times New Roman" w:hAnsi="Times New Roman" w:cs="David"/>
          <w:sz w:val="24"/>
          <w:szCs w:val="24"/>
          <w:rtl/>
          <w:lang w:eastAsia="he-IL"/>
        </w:rPr>
        <w:pPrChange w:id="75" w:author="Meryl Etman [2]" w:date="2023-01-19T15:13:00Z">
          <w:pPr>
            <w:widowControl w:val="0"/>
            <w:spacing w:before="120" w:beforeAutospacing="0" w:after="60" w:afterAutospacing="0" w:line="240" w:lineRule="auto"/>
            <w:ind w:left="2522" w:hanging="362"/>
            <w:jc w:val="both"/>
          </w:pPr>
        </w:pPrChange>
      </w:pPr>
      <w:ins w:id="76" w:author="Meryl Etman [2]" w:date="2023-01-19T15:13: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moveToRangeStart w:id="77" w:author="Meryl Etman [2]" w:date="2023-01-19T15:13:00Z" w:name="move125033629"/>
      <w:moveTo w:id="78" w:author="Meryl Etman [2]" w:date="2023-01-19T15:13:00Z">
        <w:r w:rsidRPr="00DE0948">
          <w:rPr>
            <w:rFonts w:ascii="Times New Roman" w:eastAsia="Times New Roman" w:hAnsi="Times New Roman" w:cs="David" w:hint="cs"/>
            <w:sz w:val="24"/>
            <w:szCs w:val="24"/>
            <w:rtl/>
            <w:lang w:eastAsia="he-IL"/>
          </w:rPr>
          <w:t>ב</w:t>
        </w:r>
        <w:r w:rsidRPr="00187616">
          <w:rPr>
            <w:rFonts w:ascii="Times New Roman" w:eastAsia="Times New Roman" w:hAnsi="Times New Roman" w:cs="David"/>
            <w:sz w:val="24"/>
            <w:szCs w:val="24"/>
            <w:rtl/>
            <w:lang w:eastAsia="he-IL"/>
            <w:rPrChange w:id="79" w:author="Meryl Etman [2]" w:date="2023-01-19T15:13:00Z">
              <w:rPr>
                <w:rFonts w:ascii="Times New Roman" w:eastAsia="Times New Roman" w:hAnsi="Times New Roman" w:cs="David"/>
                <w:sz w:val="24"/>
                <w:szCs w:val="24"/>
                <w:u w:val="single"/>
                <w:rtl/>
                <w:lang w:eastAsia="he-IL"/>
              </w:rPr>
            </w:rPrChange>
          </w:rPr>
          <w:t>.</w:t>
        </w:r>
        <w:del w:id="80" w:author="Meryl Etman [2]" w:date="2023-01-19T15:13:00Z">
          <w:r w:rsidRPr="00DE0948" w:rsidDel="00187616">
            <w:rPr>
              <w:rFonts w:ascii="Times New Roman" w:eastAsia="Times New Roman" w:hAnsi="Times New Roman" w:cs="David" w:hint="cs"/>
              <w:sz w:val="24"/>
              <w:szCs w:val="24"/>
              <w:u w:val="single"/>
              <w:rtl/>
              <w:lang w:eastAsia="he-IL"/>
            </w:rPr>
            <w:delText xml:space="preserve"> </w:delText>
          </w:r>
          <w:r w:rsidRPr="00DE0948" w:rsidDel="00187616">
            <w:rPr>
              <w:rFonts w:ascii="Times New Roman" w:eastAsia="Times New Roman" w:hAnsi="Times New Roman" w:cs="David"/>
              <w:sz w:val="24"/>
              <w:szCs w:val="24"/>
              <w:rtl/>
              <w:lang w:eastAsia="he-IL"/>
            </w:rPr>
            <w:delText>.</w:delText>
          </w:r>
        </w:del>
        <w:r w:rsidRPr="00DE0948">
          <w:rPr>
            <w:rFonts w:ascii="Times New Roman" w:eastAsia="Times New Roman" w:hAnsi="Times New Roman" w:cs="David"/>
            <w:sz w:val="24"/>
            <w:szCs w:val="24"/>
            <w:rtl/>
            <w:lang w:eastAsia="he-IL"/>
          </w:rPr>
          <w:tab/>
        </w:r>
        <w:del w:id="81" w:author="Meryl Etman [2]" w:date="2023-01-22T16:22:00Z">
          <w:r w:rsidRPr="00A7561E" w:rsidDel="00A7561E">
            <w:rPr>
              <w:rFonts w:ascii="Times New Roman" w:eastAsia="Times New Roman" w:hAnsi="Times New Roman" w:cs="David" w:hint="eastAsia"/>
              <w:sz w:val="24"/>
              <w:szCs w:val="24"/>
              <w:rtl/>
              <w:lang w:eastAsia="he-IL"/>
              <w:rPrChange w:id="82" w:author="Meryl Etman [2]" w:date="2023-01-22T16:22:00Z">
                <w:rPr>
                  <w:rFonts w:ascii="Times New Roman" w:eastAsia="Times New Roman" w:hAnsi="Times New Roman" w:cs="David" w:hint="eastAsia"/>
                  <w:sz w:val="24"/>
                  <w:szCs w:val="24"/>
                  <w:u w:val="single"/>
                  <w:rtl/>
                  <w:lang w:eastAsia="he-IL"/>
                </w:rPr>
              </w:rPrChange>
            </w:rPr>
            <w:delText>מי</w:delText>
          </w:r>
          <w:r w:rsidRPr="00A7561E" w:rsidDel="00A7561E">
            <w:rPr>
              <w:rFonts w:ascii="Times New Roman" w:eastAsia="Times New Roman" w:hAnsi="Times New Roman" w:cs="David"/>
              <w:sz w:val="24"/>
              <w:szCs w:val="24"/>
              <w:rtl/>
              <w:lang w:eastAsia="he-IL"/>
              <w:rPrChange w:id="83" w:author="Meryl Etman [2]" w:date="2023-01-22T16:22:00Z">
                <w:rPr>
                  <w:rFonts w:ascii="Times New Roman" w:eastAsia="Times New Roman" w:hAnsi="Times New Roman" w:cs="David"/>
                  <w:sz w:val="24"/>
                  <w:szCs w:val="24"/>
                  <w:u w:val="single"/>
                  <w:rtl/>
                  <w:lang w:eastAsia="he-IL"/>
                </w:rPr>
              </w:rPrChange>
            </w:rPr>
            <w:delText xml:space="preserve"> </w:delText>
          </w:r>
          <w:r w:rsidRPr="00A7561E" w:rsidDel="00A7561E">
            <w:rPr>
              <w:rFonts w:ascii="Times New Roman" w:eastAsia="Times New Roman" w:hAnsi="Times New Roman" w:cs="David" w:hint="eastAsia"/>
              <w:sz w:val="24"/>
              <w:szCs w:val="24"/>
              <w:rtl/>
              <w:lang w:eastAsia="he-IL"/>
              <w:rPrChange w:id="84" w:author="Meryl Etman [2]" w:date="2023-01-22T16:22:00Z">
                <w:rPr>
                  <w:rFonts w:ascii="Times New Roman" w:eastAsia="Times New Roman" w:hAnsi="Times New Roman" w:cs="David" w:hint="eastAsia"/>
                  <w:sz w:val="24"/>
                  <w:szCs w:val="24"/>
                  <w:u w:val="single"/>
                  <w:rtl/>
                  <w:lang w:eastAsia="he-IL"/>
                </w:rPr>
              </w:rPrChange>
            </w:rPr>
            <w:delText>תהום</w:delText>
          </w:r>
          <w:r w:rsidRPr="00A7561E" w:rsidDel="00A7561E">
            <w:rPr>
              <w:rFonts w:ascii="Times New Roman" w:eastAsia="Times New Roman" w:hAnsi="Times New Roman" w:cs="David" w:hint="cs"/>
              <w:sz w:val="24"/>
              <w:szCs w:val="24"/>
              <w:rtl/>
              <w:lang w:eastAsia="he-IL"/>
            </w:rPr>
            <w:delText>:</w:delText>
          </w:r>
        </w:del>
      </w:moveTo>
      <w:moveToRangeEnd w:id="77"/>
    </w:p>
    <w:p w14:paraId="4D6024B6" w14:textId="432B7AE5" w:rsidR="00DE0948" w:rsidRPr="00A7561E" w:rsidDel="00A7561E" w:rsidRDefault="00DE0948" w:rsidP="00DE0948">
      <w:pPr>
        <w:widowControl w:val="0"/>
        <w:spacing w:before="120" w:beforeAutospacing="0" w:after="60" w:afterAutospacing="0" w:line="240" w:lineRule="auto"/>
        <w:ind w:left="2160" w:hanging="720"/>
        <w:jc w:val="both"/>
        <w:rPr>
          <w:del w:id="85" w:author="Meryl Etman [2]" w:date="2023-01-22T16:22:00Z"/>
          <w:rFonts w:ascii="Times New Roman" w:eastAsia="Times New Roman" w:hAnsi="Times New Roman" w:cs="David"/>
          <w:sz w:val="24"/>
          <w:szCs w:val="24"/>
          <w:rtl/>
          <w:lang w:eastAsia="he-IL"/>
        </w:rPr>
      </w:pPr>
      <w:del w:id="86" w:author="Meryl Etman [2]" w:date="2023-01-22T16:22:00Z">
        <w:r w:rsidRPr="00A7561E" w:rsidDel="00A7561E">
          <w:rPr>
            <w:rFonts w:ascii="Times New Roman" w:eastAsia="Times New Roman" w:hAnsi="Times New Roman" w:cs="David" w:hint="cs"/>
            <w:sz w:val="24"/>
            <w:szCs w:val="24"/>
            <w:rtl/>
            <w:lang w:eastAsia="he-IL"/>
          </w:rPr>
          <w:delText>-</w:delText>
        </w:r>
        <w:r w:rsidRPr="00A7561E" w:rsidDel="00A7561E">
          <w:rPr>
            <w:rFonts w:ascii="Times New Roman" w:eastAsia="Times New Roman" w:hAnsi="Times New Roman" w:cs="David" w:hint="cs"/>
            <w:sz w:val="24"/>
            <w:szCs w:val="24"/>
            <w:rtl/>
            <w:lang w:eastAsia="he-IL"/>
          </w:rPr>
          <w:tab/>
          <w:delText>כל התכנון יותאם לדרישות הרשויות (רשות המים, הרשות המקומית וכדומה)</w:delText>
        </w:r>
        <w:r w:rsidRPr="00A7561E" w:rsidDel="00A7561E">
          <w:rPr>
            <w:rFonts w:ascii="Times New Roman" w:eastAsia="Times New Roman" w:hAnsi="Times New Roman" w:cs="David"/>
            <w:sz w:val="24"/>
            <w:szCs w:val="24"/>
            <w:rtl/>
            <w:lang w:eastAsia="he-IL"/>
          </w:rPr>
          <w:delText xml:space="preserve"> –</w:delText>
        </w:r>
        <w:r w:rsidRPr="00A7561E" w:rsidDel="00A7561E">
          <w:rPr>
            <w:rFonts w:ascii="Times New Roman" w:eastAsia="Times New Roman" w:hAnsi="Times New Roman" w:cs="David" w:hint="cs"/>
            <w:sz w:val="24"/>
            <w:szCs w:val="24"/>
            <w:rtl/>
            <w:lang w:eastAsia="he-IL"/>
          </w:rPr>
          <w:delText xml:space="preserve"> כולל קבלת כל האישורים הנדרשים .</w:delText>
        </w:r>
      </w:del>
      <w:moveFromRangeStart w:id="87" w:author="Meryl Etman [2]" w:date="2023-01-19T15:13:00Z" w:name="move125033629"/>
      <w:moveFrom w:id="88" w:author="Meryl Etman [2]" w:date="2023-01-19T15:13:00Z">
        <w:del w:id="89" w:author="Meryl Etman [2]" w:date="2023-01-22T16:22:00Z">
          <w:r w:rsidRPr="00A7561E" w:rsidDel="00A7561E">
            <w:rPr>
              <w:rFonts w:ascii="Times New Roman" w:eastAsia="Times New Roman" w:hAnsi="Times New Roman" w:cs="David" w:hint="cs"/>
              <w:sz w:val="24"/>
              <w:szCs w:val="24"/>
              <w:rtl/>
              <w:lang w:eastAsia="he-IL"/>
            </w:rPr>
            <w:delText>ב</w:delText>
          </w:r>
          <w:r w:rsidRPr="00A7561E" w:rsidDel="00A7561E">
            <w:rPr>
              <w:rFonts w:ascii="Times New Roman" w:eastAsia="Times New Roman" w:hAnsi="Times New Roman" w:cs="David"/>
              <w:sz w:val="24"/>
              <w:szCs w:val="24"/>
              <w:rtl/>
              <w:lang w:eastAsia="he-IL"/>
              <w:rPrChange w:id="90" w:author="Meryl Etman [2]" w:date="2023-01-22T16:22:00Z">
                <w:rPr>
                  <w:rFonts w:ascii="Times New Roman" w:eastAsia="Times New Roman" w:hAnsi="Times New Roman" w:cs="David"/>
                  <w:sz w:val="24"/>
                  <w:szCs w:val="24"/>
                  <w:u w:val="single"/>
                  <w:rtl/>
                  <w:lang w:eastAsia="he-IL"/>
                </w:rPr>
              </w:rPrChange>
            </w:rPr>
            <w:delText xml:space="preserve">. </w:delText>
          </w:r>
          <w:r w:rsidRPr="00A7561E" w:rsidDel="00A7561E">
            <w:rPr>
              <w:rFonts w:ascii="Times New Roman" w:eastAsia="Times New Roman" w:hAnsi="Times New Roman" w:cs="David"/>
              <w:sz w:val="24"/>
              <w:szCs w:val="24"/>
              <w:rtl/>
              <w:lang w:eastAsia="he-IL"/>
            </w:rPr>
            <w:delText>.</w:delText>
          </w:r>
          <w:r w:rsidRPr="00A7561E" w:rsidDel="00A7561E">
            <w:rPr>
              <w:rFonts w:ascii="Times New Roman" w:eastAsia="Times New Roman" w:hAnsi="Times New Roman" w:cs="David"/>
              <w:sz w:val="24"/>
              <w:szCs w:val="24"/>
              <w:rtl/>
              <w:lang w:eastAsia="he-IL"/>
            </w:rPr>
            <w:tab/>
          </w:r>
          <w:r w:rsidRPr="00A7561E" w:rsidDel="00A7561E">
            <w:rPr>
              <w:rFonts w:ascii="Times New Roman" w:eastAsia="Times New Roman" w:hAnsi="Times New Roman" w:cs="David" w:hint="eastAsia"/>
              <w:sz w:val="24"/>
              <w:szCs w:val="24"/>
              <w:rtl/>
              <w:lang w:eastAsia="he-IL"/>
              <w:rPrChange w:id="91" w:author="Meryl Etman [2]" w:date="2023-01-22T16:22:00Z">
                <w:rPr>
                  <w:rFonts w:ascii="Times New Roman" w:eastAsia="Times New Roman" w:hAnsi="Times New Roman" w:cs="David" w:hint="eastAsia"/>
                  <w:sz w:val="24"/>
                  <w:szCs w:val="24"/>
                  <w:u w:val="single"/>
                  <w:rtl/>
                  <w:lang w:eastAsia="he-IL"/>
                </w:rPr>
              </w:rPrChange>
            </w:rPr>
            <w:delText>מי</w:delText>
          </w:r>
          <w:r w:rsidRPr="00A7561E" w:rsidDel="00A7561E">
            <w:rPr>
              <w:rFonts w:ascii="Times New Roman" w:eastAsia="Times New Roman" w:hAnsi="Times New Roman" w:cs="David"/>
              <w:sz w:val="24"/>
              <w:szCs w:val="24"/>
              <w:rtl/>
              <w:lang w:eastAsia="he-IL"/>
              <w:rPrChange w:id="92" w:author="Meryl Etman [2]" w:date="2023-01-22T16:22:00Z">
                <w:rPr>
                  <w:rFonts w:ascii="Times New Roman" w:eastAsia="Times New Roman" w:hAnsi="Times New Roman" w:cs="David"/>
                  <w:sz w:val="24"/>
                  <w:szCs w:val="24"/>
                  <w:u w:val="single"/>
                  <w:rtl/>
                  <w:lang w:eastAsia="he-IL"/>
                </w:rPr>
              </w:rPrChange>
            </w:rPr>
            <w:delText xml:space="preserve"> </w:delText>
          </w:r>
          <w:r w:rsidRPr="00A7561E" w:rsidDel="00A7561E">
            <w:rPr>
              <w:rFonts w:ascii="Times New Roman" w:eastAsia="Times New Roman" w:hAnsi="Times New Roman" w:cs="David" w:hint="eastAsia"/>
              <w:sz w:val="24"/>
              <w:szCs w:val="24"/>
              <w:rtl/>
              <w:lang w:eastAsia="he-IL"/>
              <w:rPrChange w:id="93" w:author="Meryl Etman [2]" w:date="2023-01-22T16:22:00Z">
                <w:rPr>
                  <w:rFonts w:ascii="Times New Roman" w:eastAsia="Times New Roman" w:hAnsi="Times New Roman" w:cs="David" w:hint="eastAsia"/>
                  <w:sz w:val="24"/>
                  <w:szCs w:val="24"/>
                  <w:u w:val="single"/>
                  <w:rtl/>
                  <w:lang w:eastAsia="he-IL"/>
                </w:rPr>
              </w:rPrChange>
            </w:rPr>
            <w:delText>תהום</w:delText>
          </w:r>
          <w:r w:rsidRPr="00A7561E" w:rsidDel="00A7561E">
            <w:rPr>
              <w:rFonts w:ascii="Times New Roman" w:eastAsia="Times New Roman" w:hAnsi="Times New Roman" w:cs="David" w:hint="cs"/>
              <w:sz w:val="24"/>
              <w:szCs w:val="24"/>
              <w:rtl/>
              <w:lang w:eastAsia="he-IL"/>
            </w:rPr>
            <w:delText>:</w:delText>
          </w:r>
        </w:del>
      </w:moveFrom>
      <w:moveFromRangeEnd w:id="87"/>
    </w:p>
    <w:p w14:paraId="7C6D4AA8" w14:textId="14378C0F" w:rsidR="00DE0948" w:rsidRPr="00A7561E" w:rsidDel="00A7561E" w:rsidRDefault="00DE0948" w:rsidP="00DE0948">
      <w:pPr>
        <w:widowControl w:val="0"/>
        <w:spacing w:before="120" w:beforeAutospacing="0" w:after="60" w:afterAutospacing="0" w:line="240" w:lineRule="auto"/>
        <w:ind w:left="2522" w:hanging="362"/>
        <w:jc w:val="both"/>
        <w:rPr>
          <w:del w:id="94" w:author="Meryl Etman [2]" w:date="2023-01-22T16:22:00Z"/>
          <w:rFonts w:ascii="Times New Roman" w:eastAsia="Times New Roman" w:hAnsi="Times New Roman" w:cs="David"/>
          <w:sz w:val="24"/>
          <w:szCs w:val="24"/>
          <w:rtl/>
          <w:lang w:eastAsia="he-IL"/>
        </w:rPr>
      </w:pPr>
      <w:del w:id="95" w:author="Meryl Etman [2]" w:date="2023-01-22T16:22:00Z">
        <w:r w:rsidRPr="00A7561E" w:rsidDel="00A7561E">
          <w:rPr>
            <w:rFonts w:ascii="Times New Roman" w:eastAsia="Times New Roman" w:hAnsi="Times New Roman" w:cs="David" w:hint="cs"/>
            <w:sz w:val="24"/>
            <w:szCs w:val="24"/>
            <w:rtl/>
            <w:lang w:eastAsia="he-IL"/>
          </w:rPr>
          <w:delText>-</w:delText>
        </w:r>
        <w:r w:rsidRPr="00A7561E" w:rsidDel="00A7561E">
          <w:rPr>
            <w:rFonts w:ascii="Times New Roman" w:eastAsia="Times New Roman" w:hAnsi="Times New Roman" w:cs="David" w:hint="cs"/>
            <w:sz w:val="24"/>
            <w:szCs w:val="24"/>
            <w:rtl/>
            <w:lang w:eastAsia="he-IL"/>
          </w:rPr>
          <w:tab/>
        </w:r>
        <w:r w:rsidRPr="00A7561E" w:rsidDel="00A7561E">
          <w:rPr>
            <w:rFonts w:ascii="Times New Roman" w:eastAsia="Times New Roman" w:hAnsi="Times New Roman" w:cs="David"/>
            <w:sz w:val="24"/>
            <w:szCs w:val="24"/>
            <w:rtl/>
            <w:lang w:eastAsia="he-IL"/>
          </w:rPr>
          <w:delText>ניתוח הידרולוגי של התנהגות רום מפלסי מי התהום באזור</w:delText>
        </w:r>
        <w:r w:rsidRPr="00A7561E" w:rsidDel="00A7561E">
          <w:rPr>
            <w:rFonts w:ascii="Times New Roman" w:eastAsia="Times New Roman" w:hAnsi="Times New Roman" w:cs="David" w:hint="cs"/>
            <w:sz w:val="24"/>
            <w:szCs w:val="24"/>
            <w:rtl/>
            <w:lang w:eastAsia="he-IL"/>
          </w:rPr>
          <w:delText>.</w:delText>
        </w:r>
      </w:del>
    </w:p>
    <w:p w14:paraId="07D6087E" w14:textId="5792E70E" w:rsidR="00DE0948" w:rsidRPr="00A7561E" w:rsidDel="00A7561E" w:rsidRDefault="00DE0948" w:rsidP="00DE0948">
      <w:pPr>
        <w:widowControl w:val="0"/>
        <w:spacing w:before="120" w:beforeAutospacing="0" w:after="60" w:afterAutospacing="0" w:line="240" w:lineRule="auto"/>
        <w:ind w:left="2522" w:hanging="362"/>
        <w:jc w:val="both"/>
        <w:rPr>
          <w:del w:id="96" w:author="Meryl Etman [2]" w:date="2023-01-22T16:22:00Z"/>
          <w:rFonts w:ascii="Times New Roman" w:eastAsia="Times New Roman" w:hAnsi="Times New Roman" w:cs="David"/>
          <w:sz w:val="24"/>
          <w:szCs w:val="24"/>
          <w:rtl/>
          <w:lang w:eastAsia="he-IL"/>
        </w:rPr>
      </w:pPr>
      <w:del w:id="97" w:author="Meryl Etman [2]" w:date="2023-01-22T16:22:00Z">
        <w:r w:rsidRPr="00A7561E" w:rsidDel="00A7561E">
          <w:rPr>
            <w:rFonts w:ascii="Times New Roman" w:eastAsia="Times New Roman" w:hAnsi="Times New Roman" w:cs="David" w:hint="cs"/>
            <w:sz w:val="24"/>
            <w:szCs w:val="24"/>
            <w:rtl/>
            <w:lang w:eastAsia="he-IL"/>
          </w:rPr>
          <w:delText>-</w:delText>
        </w:r>
        <w:r w:rsidRPr="00A7561E" w:rsidDel="00A7561E">
          <w:rPr>
            <w:rFonts w:ascii="Times New Roman" w:eastAsia="Times New Roman" w:hAnsi="Times New Roman" w:cs="David" w:hint="cs"/>
            <w:sz w:val="24"/>
            <w:szCs w:val="24"/>
            <w:rtl/>
            <w:lang w:eastAsia="he-IL"/>
          </w:rPr>
          <w:tab/>
        </w:r>
        <w:r w:rsidRPr="00A7561E" w:rsidDel="00A7561E">
          <w:rPr>
            <w:rFonts w:ascii="Times New Roman" w:eastAsia="Times New Roman" w:hAnsi="Times New Roman" w:cs="David"/>
            <w:sz w:val="24"/>
            <w:szCs w:val="24"/>
            <w:rtl/>
            <w:lang w:eastAsia="he-IL"/>
          </w:rPr>
          <w:delText>ניתוח המערכת ההידרולוגית האזורית בסביבות מיקום הפרויקט וקבלת מסקנות באשר לרום המומלץ לאימוץ כבסיס לתכנון</w:delText>
        </w:r>
        <w:r w:rsidRPr="00A7561E" w:rsidDel="00A7561E">
          <w:rPr>
            <w:rFonts w:ascii="Times New Roman" w:eastAsia="Times New Roman" w:hAnsi="Times New Roman" w:cs="David" w:hint="cs"/>
            <w:sz w:val="24"/>
            <w:szCs w:val="24"/>
            <w:rtl/>
            <w:lang w:eastAsia="he-IL"/>
          </w:rPr>
          <w:delText>.</w:delText>
        </w:r>
      </w:del>
    </w:p>
    <w:p w14:paraId="39108E2F" w14:textId="0C72F503" w:rsidR="00DE0948" w:rsidRPr="00A7561E" w:rsidDel="00A7561E" w:rsidRDefault="00DE0948" w:rsidP="00DE0948">
      <w:pPr>
        <w:widowControl w:val="0"/>
        <w:spacing w:before="120" w:beforeAutospacing="0" w:after="60" w:afterAutospacing="0" w:line="240" w:lineRule="auto"/>
        <w:ind w:left="2522" w:hanging="362"/>
        <w:jc w:val="both"/>
        <w:rPr>
          <w:del w:id="98" w:author="Meryl Etman [2]" w:date="2023-01-22T16:22:00Z"/>
          <w:rFonts w:ascii="Times New Roman" w:eastAsia="Times New Roman" w:hAnsi="Times New Roman" w:cs="David"/>
          <w:sz w:val="24"/>
          <w:szCs w:val="24"/>
          <w:rtl/>
          <w:lang w:eastAsia="he-IL"/>
        </w:rPr>
      </w:pPr>
      <w:del w:id="99" w:author="Meryl Etman [2]" w:date="2023-01-22T16:22:00Z">
        <w:r w:rsidRPr="00A7561E" w:rsidDel="00A7561E">
          <w:rPr>
            <w:rFonts w:ascii="Times New Roman" w:eastAsia="Times New Roman" w:hAnsi="Times New Roman" w:cs="David" w:hint="cs"/>
            <w:sz w:val="24"/>
            <w:szCs w:val="24"/>
            <w:rtl/>
            <w:lang w:eastAsia="he-IL"/>
          </w:rPr>
          <w:delText>-</w:delText>
        </w:r>
        <w:r w:rsidRPr="00A7561E" w:rsidDel="00A7561E">
          <w:rPr>
            <w:rFonts w:ascii="Times New Roman" w:eastAsia="Times New Roman" w:hAnsi="Times New Roman" w:cs="David" w:hint="cs"/>
            <w:sz w:val="24"/>
            <w:szCs w:val="24"/>
            <w:rtl/>
            <w:lang w:eastAsia="he-IL"/>
          </w:rPr>
          <w:tab/>
        </w:r>
        <w:r w:rsidRPr="00A7561E" w:rsidDel="00A7561E">
          <w:rPr>
            <w:rFonts w:ascii="Times New Roman" w:eastAsia="Times New Roman" w:hAnsi="Times New Roman" w:cs="David"/>
            <w:sz w:val="24"/>
            <w:szCs w:val="24"/>
            <w:rtl/>
            <w:lang w:eastAsia="he-IL"/>
          </w:rPr>
          <w:delText>תכנון מערכת השפלת</w:delText>
        </w:r>
        <w:r w:rsidRPr="00A7561E" w:rsidDel="00A7561E">
          <w:rPr>
            <w:rFonts w:ascii="Times New Roman" w:eastAsia="Times New Roman" w:hAnsi="Times New Roman" w:cs="David" w:hint="cs"/>
            <w:sz w:val="24"/>
            <w:szCs w:val="24"/>
            <w:rtl/>
            <w:lang w:eastAsia="he-IL"/>
          </w:rPr>
          <w:delText xml:space="preserve"> והחדרת</w:delText>
        </w:r>
        <w:r w:rsidRPr="00A7561E" w:rsidDel="00A7561E">
          <w:rPr>
            <w:rFonts w:ascii="Times New Roman" w:eastAsia="Times New Roman" w:hAnsi="Times New Roman" w:cs="David"/>
            <w:sz w:val="24"/>
            <w:szCs w:val="24"/>
            <w:rtl/>
            <w:lang w:eastAsia="he-IL"/>
          </w:rPr>
          <w:delText xml:space="preserve"> מי תהום לביצוע המרתפים התת קרקעיים</w:delText>
        </w:r>
        <w:r w:rsidRPr="00A7561E" w:rsidDel="00A7561E">
          <w:rPr>
            <w:rFonts w:ascii="Times New Roman" w:eastAsia="Times New Roman" w:hAnsi="Times New Roman" w:cs="David" w:hint="cs"/>
            <w:sz w:val="24"/>
            <w:szCs w:val="24"/>
            <w:rtl/>
            <w:lang w:eastAsia="he-IL"/>
          </w:rPr>
          <w:delText xml:space="preserve"> </w:delText>
        </w:r>
        <w:r w:rsidRPr="00A7561E" w:rsidDel="00A7561E">
          <w:rPr>
            <w:rFonts w:ascii="Times New Roman" w:eastAsia="Times New Roman" w:hAnsi="Times New Roman" w:cs="David"/>
            <w:sz w:val="24"/>
            <w:szCs w:val="24"/>
            <w:rtl/>
            <w:lang w:eastAsia="he-IL"/>
          </w:rPr>
          <w:delText xml:space="preserve">כולל </w:delText>
        </w:r>
        <w:r w:rsidRPr="00A7561E" w:rsidDel="00A7561E">
          <w:rPr>
            <w:rFonts w:ascii="Times New Roman" w:eastAsia="Times New Roman" w:hAnsi="Times New Roman" w:cs="David" w:hint="cs"/>
            <w:sz w:val="24"/>
            <w:szCs w:val="24"/>
            <w:rtl/>
            <w:lang w:eastAsia="he-IL"/>
          </w:rPr>
          <w:delText>ניתוח טכנו-כלכלי</w:delText>
        </w:r>
        <w:r w:rsidRPr="00A7561E" w:rsidDel="00A7561E">
          <w:rPr>
            <w:rFonts w:ascii="Times New Roman" w:eastAsia="Times New Roman" w:hAnsi="Times New Roman" w:cs="David"/>
            <w:sz w:val="24"/>
            <w:szCs w:val="24"/>
            <w:rtl/>
            <w:lang w:eastAsia="he-IL"/>
          </w:rPr>
          <w:delText xml:space="preserve"> </w:delText>
        </w:r>
        <w:r w:rsidRPr="00A7561E" w:rsidDel="00A7561E">
          <w:rPr>
            <w:rFonts w:ascii="Times New Roman" w:eastAsia="Times New Roman" w:hAnsi="Times New Roman" w:cs="David" w:hint="cs"/>
            <w:sz w:val="24"/>
            <w:szCs w:val="24"/>
            <w:rtl/>
            <w:lang w:eastAsia="he-IL"/>
          </w:rPr>
          <w:delText xml:space="preserve">לבחינת </w:delText>
        </w:r>
        <w:r w:rsidRPr="00A7561E" w:rsidDel="00A7561E">
          <w:rPr>
            <w:rFonts w:ascii="Times New Roman" w:eastAsia="Times New Roman" w:hAnsi="Times New Roman" w:cs="David"/>
            <w:sz w:val="24"/>
            <w:szCs w:val="24"/>
            <w:rtl/>
            <w:lang w:eastAsia="he-IL"/>
          </w:rPr>
          <w:delText>חלופות לביצוע ההשפלה</w:delText>
        </w:r>
        <w:r w:rsidRPr="00A7561E" w:rsidDel="00A7561E">
          <w:rPr>
            <w:rFonts w:ascii="Times New Roman" w:eastAsia="Times New Roman" w:hAnsi="Times New Roman" w:cs="David" w:hint="cs"/>
            <w:sz w:val="24"/>
            <w:szCs w:val="24"/>
            <w:rtl/>
            <w:lang w:eastAsia="he-IL"/>
          </w:rPr>
          <w:delText xml:space="preserve"> וההחדרה, קבלת אישורי</w:delText>
        </w:r>
        <w:r w:rsidRPr="00A7561E" w:rsidDel="00A7561E">
          <w:rPr>
            <w:rFonts w:ascii="Times New Roman" w:eastAsia="Times New Roman" w:hAnsi="Times New Roman" w:cs="David"/>
            <w:sz w:val="24"/>
            <w:szCs w:val="24"/>
            <w:rtl/>
            <w:lang w:eastAsia="he-IL"/>
          </w:rPr>
          <w:delText xml:space="preserve"> הרשויות וה</w:delText>
        </w:r>
        <w:r w:rsidRPr="00A7561E" w:rsidDel="00A7561E">
          <w:rPr>
            <w:rFonts w:ascii="Times New Roman" w:eastAsia="Times New Roman" w:hAnsi="Times New Roman" w:cs="David" w:hint="cs"/>
            <w:sz w:val="24"/>
            <w:szCs w:val="24"/>
            <w:rtl/>
            <w:lang w:eastAsia="he-IL"/>
          </w:rPr>
          <w:delText>מזמין</w:delText>
        </w:r>
        <w:r w:rsidRPr="00A7561E" w:rsidDel="00A7561E">
          <w:rPr>
            <w:rFonts w:ascii="Times New Roman" w:eastAsia="Times New Roman" w:hAnsi="Times New Roman" w:cs="David"/>
            <w:sz w:val="24"/>
            <w:szCs w:val="24"/>
            <w:rtl/>
            <w:lang w:eastAsia="he-IL"/>
          </w:rPr>
          <w:delText>.</w:delText>
        </w:r>
      </w:del>
    </w:p>
    <w:p w14:paraId="4B2B74B2" w14:textId="4CCADC01" w:rsidR="00DE0948" w:rsidRPr="00A7561E" w:rsidRDefault="00DE0948">
      <w:pPr>
        <w:widowControl w:val="0"/>
        <w:spacing w:before="120" w:beforeAutospacing="0" w:after="60" w:afterAutospacing="0" w:line="240" w:lineRule="auto"/>
        <w:jc w:val="both"/>
        <w:rPr>
          <w:rFonts w:ascii="Times New Roman" w:eastAsia="Times New Roman" w:hAnsi="Times New Roman" w:cs="David"/>
          <w:sz w:val="24"/>
          <w:szCs w:val="24"/>
          <w:rtl/>
          <w:lang w:eastAsia="he-IL"/>
        </w:rPr>
        <w:pPrChange w:id="100" w:author="Meryl Etman [2]" w:date="2023-01-22T16:22:00Z">
          <w:pPr>
            <w:widowControl w:val="0"/>
            <w:spacing w:before="120" w:beforeAutospacing="0" w:after="60" w:afterAutospacing="0" w:line="240" w:lineRule="auto"/>
            <w:ind w:left="2522" w:hanging="362"/>
            <w:jc w:val="both"/>
          </w:pPr>
        </w:pPrChange>
      </w:pPr>
      <w:del w:id="101" w:author="Meryl Etman [2]" w:date="2023-01-22T16:22:00Z">
        <w:r w:rsidRPr="00A7561E" w:rsidDel="00A7561E">
          <w:rPr>
            <w:rFonts w:ascii="Times New Roman" w:eastAsia="Times New Roman" w:hAnsi="Times New Roman" w:cs="David" w:hint="cs"/>
            <w:sz w:val="24"/>
            <w:szCs w:val="24"/>
            <w:rtl/>
            <w:lang w:eastAsia="he-IL"/>
          </w:rPr>
          <w:delText>-</w:delText>
        </w:r>
        <w:r w:rsidRPr="00A7561E" w:rsidDel="00A7561E">
          <w:rPr>
            <w:rFonts w:ascii="Times New Roman" w:eastAsia="Times New Roman" w:hAnsi="Times New Roman" w:cs="David" w:hint="cs"/>
            <w:sz w:val="24"/>
            <w:szCs w:val="24"/>
            <w:rtl/>
            <w:lang w:eastAsia="he-IL"/>
          </w:rPr>
          <w:tab/>
          <w:delText xml:space="preserve">כל התכנון יותאם לדרישות הרשויות (רשות המים, הרשות המקומית וכדומה) </w:delText>
        </w:r>
        <w:r w:rsidRPr="00A7561E" w:rsidDel="00A7561E">
          <w:rPr>
            <w:rFonts w:ascii="Times New Roman" w:eastAsia="Times New Roman" w:hAnsi="Times New Roman" w:cs="David"/>
            <w:sz w:val="24"/>
            <w:szCs w:val="24"/>
            <w:rtl/>
            <w:lang w:eastAsia="he-IL"/>
          </w:rPr>
          <w:delText>–</w:delText>
        </w:r>
        <w:r w:rsidRPr="00A7561E" w:rsidDel="00A7561E">
          <w:rPr>
            <w:rFonts w:ascii="Times New Roman" w:eastAsia="Times New Roman" w:hAnsi="Times New Roman" w:cs="David" w:hint="cs"/>
            <w:sz w:val="24"/>
            <w:szCs w:val="24"/>
            <w:rtl/>
            <w:lang w:eastAsia="he-IL"/>
          </w:rPr>
          <w:delText xml:space="preserve"> כולל קבלת כל האישורים הנדרשים</w:delText>
        </w:r>
      </w:del>
      <w:ins w:id="102" w:author="Meryl Etman [2]" w:date="2023-01-22T16:22:00Z">
        <w:r w:rsidR="00A7561E" w:rsidRPr="00A7561E">
          <w:rPr>
            <w:rFonts w:ascii="Times New Roman" w:eastAsia="Times New Roman" w:hAnsi="Times New Roman" w:cs="David" w:hint="eastAsia"/>
            <w:sz w:val="24"/>
            <w:szCs w:val="24"/>
            <w:rtl/>
            <w:lang w:eastAsia="he-IL"/>
            <w:rPrChange w:id="103" w:author="Meryl Etman [2]" w:date="2023-01-22T16:22:00Z">
              <w:rPr>
                <w:rFonts w:ascii="Times New Roman" w:eastAsia="Times New Roman" w:hAnsi="Times New Roman" w:cs="David" w:hint="eastAsia"/>
                <w:sz w:val="24"/>
                <w:szCs w:val="24"/>
                <w:u w:val="single"/>
                <w:rtl/>
                <w:lang w:eastAsia="he-IL"/>
              </w:rPr>
            </w:rPrChange>
          </w:rPr>
          <w:t>מבוטל</w:t>
        </w:r>
      </w:ins>
      <w:r w:rsidRPr="00A7561E">
        <w:rPr>
          <w:rFonts w:ascii="Times New Roman" w:eastAsia="Times New Roman" w:hAnsi="Times New Roman" w:cs="David" w:hint="cs"/>
          <w:sz w:val="24"/>
          <w:szCs w:val="24"/>
          <w:rtl/>
          <w:lang w:eastAsia="he-IL"/>
        </w:rPr>
        <w:t>.</w:t>
      </w:r>
      <w:bookmarkStart w:id="104" w:name="OLE_LINK5"/>
      <w:bookmarkStart w:id="105" w:name="OLE_LINK6"/>
      <w:bookmarkEnd w:id="68"/>
      <w:bookmarkEnd w:id="69"/>
    </w:p>
    <w:p w14:paraId="5D289F6A" w14:textId="66FCCDD0" w:rsidR="00DE0948" w:rsidRPr="00DE0948" w:rsidRDefault="00DE0948" w:rsidP="00501C50">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r>
      <w:bookmarkStart w:id="106" w:name="OLE_LINK7"/>
      <w:bookmarkStart w:id="107" w:name="OLE_LINK8"/>
      <w:del w:id="108" w:author="Meryl Etman" w:date="2023-08-23T11:30:00Z">
        <w:r w:rsidRPr="00DE0948" w:rsidDel="00501C50">
          <w:rPr>
            <w:rFonts w:ascii="Times New Roman" w:eastAsia="Times New Roman" w:hAnsi="Times New Roman" w:cs="David"/>
            <w:sz w:val="24"/>
            <w:szCs w:val="24"/>
            <w:u w:val="single"/>
            <w:rtl/>
          </w:rPr>
          <w:delText>המהנדס</w:delText>
        </w:r>
      </w:del>
      <w:ins w:id="109" w:author="Meryl Etman" w:date="2023-08-23T11:30:00Z">
        <w:r w:rsidR="00501C50" w:rsidRPr="00DE0948">
          <w:rPr>
            <w:rFonts w:ascii="Times New Roman" w:eastAsia="Times New Roman" w:hAnsi="Times New Roman" w:cs="David"/>
            <w:sz w:val="24"/>
            <w:szCs w:val="24"/>
            <w:u w:val="single"/>
            <w:rtl/>
          </w:rPr>
          <w:t>ה</w:t>
        </w:r>
        <w:r w:rsidR="00501C50">
          <w:rPr>
            <w:rFonts w:ascii="Times New Roman" w:eastAsia="Times New Roman" w:hAnsi="Times New Roman" w:cs="David" w:hint="cs"/>
            <w:sz w:val="24"/>
            <w:szCs w:val="24"/>
            <w:u w:val="single"/>
            <w:rtl/>
          </w:rPr>
          <w:t>הידרולוג</w:t>
        </w:r>
      </w:ins>
      <w:r w:rsidRPr="00DE0948">
        <w:rPr>
          <w:rFonts w:ascii="Times New Roman" w:eastAsia="Times New Roman" w:hAnsi="Times New Roman" w:cs="David"/>
          <w:sz w:val="24"/>
          <w:szCs w:val="24"/>
          <w:u w:val="single"/>
          <w:rtl/>
        </w:rPr>
        <w:t>, צוות עובדים ואמצעים</w:t>
      </w:r>
      <w:r w:rsidRPr="00DE0948">
        <w:rPr>
          <w:rFonts w:ascii="Times New Roman" w:eastAsia="Times New Roman" w:hAnsi="Times New Roman" w:cs="David" w:hint="cs"/>
          <w:sz w:val="24"/>
          <w:szCs w:val="24"/>
          <w:u w:val="single"/>
          <w:rtl/>
          <w:lang w:eastAsia="he-IL"/>
        </w:rPr>
        <w:t xml:space="preserve"> של המתכנן</w:t>
      </w:r>
      <w:r w:rsidRPr="00DE0948">
        <w:rPr>
          <w:rFonts w:ascii="Times New Roman" w:eastAsia="Times New Roman" w:hAnsi="Times New Roman" w:cs="David" w:hint="cs"/>
          <w:sz w:val="24"/>
          <w:szCs w:val="24"/>
          <w:rtl/>
          <w:lang w:eastAsia="he-IL"/>
        </w:rPr>
        <w:t>:</w:t>
      </w:r>
    </w:p>
    <w:p w14:paraId="7A787BAC" w14:textId="7A1F895C" w:rsidR="00DE0948" w:rsidRPr="00DE0948" w:rsidRDefault="00DE0948">
      <w:pPr>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110" w:author="Meryl Etman [2]" w:date="2023-03-21T15:30:00Z">
          <w:pPr>
            <w:spacing w:before="0" w:beforeAutospacing="0" w:after="0" w:afterAutospacing="0" w:line="360" w:lineRule="auto"/>
            <w:ind w:left="2160" w:hanging="720"/>
            <w:jc w:val="both"/>
          </w:pPr>
        </w:pPrChange>
      </w:pPr>
      <w:r w:rsidRPr="00DE0948">
        <w:rPr>
          <w:rFonts w:ascii="Times New Roman" w:eastAsia="Times New Roman" w:hAnsi="Times New Roman" w:cs="David" w:hint="cs"/>
          <w:sz w:val="24"/>
          <w:szCs w:val="24"/>
          <w:rtl/>
          <w:lang w:eastAsia="he-IL"/>
        </w:rPr>
        <w:t>א</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ins w:id="111" w:author="Meryl Etman" w:date="2023-08-23T11:31:00Z">
        <w:r w:rsidR="00501C50" w:rsidRPr="00DE0948">
          <w:rPr>
            <w:rFonts w:ascii="Times New Roman" w:eastAsia="Times New Roman" w:hAnsi="Times New Roman" w:cs="David"/>
            <w:sz w:val="24"/>
            <w:szCs w:val="24"/>
            <w:u w:val="single"/>
            <w:rtl/>
          </w:rPr>
          <w:t>ה</w:t>
        </w:r>
        <w:r w:rsidR="00501C50">
          <w:rPr>
            <w:rFonts w:ascii="Times New Roman" w:eastAsia="Times New Roman" w:hAnsi="Times New Roman" w:cs="David" w:hint="cs"/>
            <w:sz w:val="24"/>
            <w:szCs w:val="24"/>
            <w:u w:val="single"/>
            <w:rtl/>
          </w:rPr>
          <w:t>הידרולוג</w:t>
        </w:r>
      </w:ins>
      <w:del w:id="112" w:author="Meryl Etman" w:date="2023-08-23T11:31:00Z">
        <w:r w:rsidRPr="00DE0948" w:rsidDel="00501C50">
          <w:rPr>
            <w:rFonts w:ascii="Times New Roman" w:eastAsia="Times New Roman" w:hAnsi="Times New Roman" w:cs="David"/>
            <w:sz w:val="24"/>
            <w:szCs w:val="24"/>
            <w:rtl/>
            <w:lang w:eastAsia="he-IL"/>
          </w:rPr>
          <w:delText>המהנדס</w:delText>
        </w:r>
      </w:del>
      <w:r w:rsidRPr="00DE0948">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p>
    <w:p w14:paraId="7B2D7156" w14:textId="77777777" w:rsidR="00DE0948" w:rsidRPr="00DE0948" w:rsidRDefault="00DE0948">
      <w:pPr>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113" w:author="Meryl Etman [2]" w:date="2023-03-21T15:30:00Z">
          <w:pPr>
            <w:spacing w:before="0" w:beforeAutospacing="0" w:after="0" w:afterAutospacing="0" w:line="360" w:lineRule="auto"/>
            <w:ind w:left="2160" w:hanging="720"/>
            <w:jc w:val="both"/>
          </w:pPr>
        </w:pPrChange>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1961FA30" w14:textId="77777777" w:rsidR="00DE0948" w:rsidRPr="00DE0948" w:rsidRDefault="00DE0948">
      <w:pPr>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114" w:author="Meryl Etman [2]" w:date="2023-03-21T15:30:00Z">
          <w:pPr>
            <w:spacing w:before="0" w:beforeAutospacing="0" w:after="0" w:afterAutospacing="0" w:line="360" w:lineRule="auto"/>
            <w:ind w:left="2160" w:hanging="720"/>
            <w:jc w:val="both"/>
          </w:pPr>
        </w:pPrChange>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ר</w:t>
      </w:r>
      <w:r w:rsidRPr="00DE094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5EC7C659" w14:textId="24B94FD1" w:rsidR="00DE0948" w:rsidRPr="00DE0948" w:rsidRDefault="00DE0948">
      <w:pPr>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115" w:author="Meryl Etman" w:date="2023-08-23T11:31:00Z">
          <w:pPr>
            <w:spacing w:before="0" w:beforeAutospacing="0" w:after="0" w:afterAutospacing="0" w:line="360" w:lineRule="auto"/>
            <w:ind w:left="2160" w:hanging="720"/>
            <w:jc w:val="both"/>
          </w:pPr>
        </w:pPrChange>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צוות השרטטים של </w:t>
      </w:r>
      <w:del w:id="116" w:author="Meryl Etman" w:date="2023-08-23T11:31:00Z">
        <w:r w:rsidRPr="00DE0948" w:rsidDel="00501C50">
          <w:rPr>
            <w:rFonts w:ascii="Times New Roman" w:eastAsia="Times New Roman" w:hAnsi="Times New Roman" w:cs="David"/>
            <w:sz w:val="24"/>
            <w:szCs w:val="24"/>
            <w:rtl/>
            <w:lang w:eastAsia="he-IL"/>
          </w:rPr>
          <w:delText xml:space="preserve">המהנדס </w:delText>
        </w:r>
      </w:del>
      <w:ins w:id="117" w:author="Meryl Etman" w:date="2023-08-23T11:31:00Z">
        <w:r w:rsidR="00501C50" w:rsidRPr="00DE0948">
          <w:rPr>
            <w:rFonts w:ascii="Times New Roman" w:eastAsia="Times New Roman" w:hAnsi="Times New Roman" w:cs="David"/>
            <w:sz w:val="24"/>
            <w:szCs w:val="24"/>
            <w:rtl/>
            <w:lang w:eastAsia="he-IL"/>
          </w:rPr>
          <w:t>ה</w:t>
        </w:r>
        <w:r w:rsidR="00501C50">
          <w:rPr>
            <w:rFonts w:ascii="Times New Roman" w:eastAsia="Times New Roman" w:hAnsi="Times New Roman" w:cs="David" w:hint="cs"/>
            <w:sz w:val="24"/>
            <w:szCs w:val="24"/>
            <w:rtl/>
            <w:lang w:eastAsia="he-IL"/>
          </w:rPr>
          <w:t>הידרולוג</w:t>
        </w:r>
        <w:r w:rsidR="00501C50" w:rsidRPr="00DE0948">
          <w:rPr>
            <w:rFonts w:ascii="Times New Roman" w:eastAsia="Times New Roman" w:hAnsi="Times New Roman" w:cs="David"/>
            <w:sz w:val="24"/>
            <w:szCs w:val="24"/>
            <w:rtl/>
            <w:lang w:eastAsia="he-IL"/>
          </w:rPr>
          <w:t xml:space="preserve"> </w:t>
        </w:r>
      </w:ins>
      <w:r w:rsidRPr="00DE0948">
        <w:rPr>
          <w:rFonts w:ascii="Times New Roman" w:eastAsia="Times New Roman" w:hAnsi="Times New Roman" w:cs="David"/>
          <w:sz w:val="24"/>
          <w:szCs w:val="24"/>
          <w:rtl/>
          <w:lang w:eastAsia="he-IL"/>
        </w:rPr>
        <w:t>יהיה כנדרש לתכנון ולהוצאת תכניות משורטטות לביצוע על מנת לעמוד בלוח הזמנים שנקבע על ידי מנהל הפרויקט.</w:t>
      </w:r>
    </w:p>
    <w:bookmarkEnd w:id="104"/>
    <w:bookmarkEnd w:id="105"/>
    <w:bookmarkEnd w:id="106"/>
    <w:bookmarkEnd w:id="107"/>
    <w:p w14:paraId="3111260A"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 xml:space="preserve">על </w:t>
      </w:r>
      <w:r w:rsidRPr="00DE0948">
        <w:rPr>
          <w:rFonts w:ascii="Times New Roman" w:eastAsia="Times New Roman" w:hAnsi="Times New Roman" w:cs="David" w:hint="cs"/>
          <w:sz w:val="24"/>
          <w:szCs w:val="24"/>
          <w:rtl/>
          <w:lang w:eastAsia="he-IL"/>
        </w:rPr>
        <w:t>המתכנן</w:t>
      </w:r>
      <w:r w:rsidRPr="00DE0948">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חלקי.</w:t>
      </w:r>
      <w:r w:rsidRPr="00DE0948">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79ED2213" w14:textId="075F0E08" w:rsidR="00DE0948" w:rsidRDefault="00DE0948"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1.4</w:t>
      </w:r>
      <w:r w:rsidRPr="00DE0948">
        <w:rPr>
          <w:rFonts w:ascii="Times New Roman" w:eastAsia="Times New Roman" w:hAnsi="Times New Roman" w:cs="David"/>
          <w:sz w:val="24"/>
          <w:szCs w:val="24"/>
          <w:rtl/>
          <w:lang w:eastAsia="he-IL"/>
        </w:rPr>
        <w:tab/>
      </w:r>
      <w:del w:id="118" w:author="Meryl Etman [2]" w:date="2023-02-14T17:53:00Z">
        <w:r w:rsidRPr="00DE0948" w:rsidDel="00124061">
          <w:rPr>
            <w:rFonts w:ascii="Times New Roman" w:eastAsia="Times New Roman" w:hAnsi="Times New Roman" w:cs="David" w:hint="cs"/>
            <w:sz w:val="24"/>
            <w:szCs w:val="24"/>
            <w:rtl/>
            <w:lang w:eastAsia="he-IL"/>
          </w:rPr>
          <w:delText>ה</w:delText>
        </w:r>
      </w:del>
      <w:r w:rsidRPr="00DE0948">
        <w:rPr>
          <w:rFonts w:ascii="Times New Roman" w:eastAsia="Times New Roman" w:hAnsi="Times New Roman" w:cs="David" w:hint="cs"/>
          <w:sz w:val="24"/>
          <w:szCs w:val="24"/>
          <w:rtl/>
          <w:lang w:eastAsia="he-IL"/>
        </w:rPr>
        <w:t xml:space="preserve">תכנון </w:t>
      </w:r>
      <w:del w:id="119" w:author="Meryl Etman [2]" w:date="2023-02-14T17:53:00Z">
        <w:r w:rsidRPr="00DE0948" w:rsidDel="00124061">
          <w:rPr>
            <w:rFonts w:ascii="Times New Roman" w:eastAsia="Times New Roman" w:hAnsi="Times New Roman" w:cs="David" w:hint="cs"/>
            <w:sz w:val="24"/>
            <w:szCs w:val="24"/>
            <w:rtl/>
            <w:lang w:eastAsia="he-IL"/>
          </w:rPr>
          <w:delText>והייעוץ ההידרולוגי</w:delText>
        </w:r>
      </w:del>
      <w:ins w:id="120" w:author="Meryl Etman [2]" w:date="2023-02-14T17:53:00Z">
        <w:r w:rsidR="00124061">
          <w:rPr>
            <w:rFonts w:ascii="Times New Roman" w:eastAsia="Times New Roman" w:hAnsi="Times New Roman" w:cs="David" w:hint="cs"/>
            <w:sz w:val="24"/>
            <w:szCs w:val="24"/>
            <w:rtl/>
            <w:lang w:eastAsia="he-IL"/>
          </w:rPr>
          <w:t>הפרויקט</w:t>
        </w:r>
      </w:ins>
      <w:r w:rsidRPr="00DE0948">
        <w:rPr>
          <w:rFonts w:ascii="Times New Roman" w:eastAsia="Times New Roman" w:hAnsi="Times New Roman" w:cs="David" w:hint="cs"/>
          <w:sz w:val="24"/>
          <w:szCs w:val="24"/>
          <w:rtl/>
          <w:lang w:eastAsia="he-IL"/>
        </w:rPr>
        <w:t xml:space="preserve">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w:t>
      </w:r>
      <w:r w:rsidR="00CC2293">
        <w:rPr>
          <w:rFonts w:ascii="Times New Roman" w:eastAsia="Times New Roman" w:hAnsi="Times New Roman" w:cs="David" w:hint="cs"/>
          <w:sz w:val="24"/>
          <w:szCs w:val="24"/>
          <w:rtl/>
          <w:lang w:eastAsia="he-IL"/>
        </w:rPr>
        <w:t xml:space="preserve"> מ</w:t>
      </w:r>
      <w:r w:rsidRPr="00DE0948">
        <w:rPr>
          <w:rFonts w:ascii="Times New Roman" w:eastAsia="Times New Roman" w:hAnsi="Times New Roman" w:cs="David" w:hint="cs"/>
          <w:sz w:val="24"/>
          <w:szCs w:val="24"/>
          <w:rtl/>
          <w:lang w:eastAsia="he-IL"/>
        </w:rPr>
        <w:t>אדריכל</w:t>
      </w:r>
      <w:r w:rsidR="00CC2293">
        <w:rPr>
          <w:rFonts w:ascii="Times New Roman" w:eastAsia="Times New Roman" w:hAnsi="Times New Roman" w:cs="David" w:hint="cs"/>
          <w:sz w:val="24"/>
          <w:szCs w:val="24"/>
          <w:rtl/>
          <w:lang w:eastAsia="he-IL"/>
        </w:rPr>
        <w:t xml:space="preserve">ים ויועצים </w:t>
      </w:r>
      <w:r w:rsidR="00CF5395">
        <w:rPr>
          <w:rFonts w:ascii="Times New Roman" w:eastAsia="Times New Roman" w:hAnsi="Times New Roman" w:cs="David" w:hint="cs"/>
          <w:sz w:val="24"/>
          <w:szCs w:val="24"/>
          <w:rtl/>
          <w:lang w:eastAsia="he-IL"/>
        </w:rPr>
        <w:t>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כל תעבורת הקבצים תבוצע באמצעות מערכת </w:t>
      </w:r>
      <w:r w:rsidR="00CF5395">
        <w:rPr>
          <w:rFonts w:ascii="Times New Roman" w:eastAsia="Times New Roman" w:hAnsi="Times New Roman" w:cs="David" w:hint="cs"/>
          <w:sz w:val="24"/>
          <w:szCs w:val="24"/>
          <w:rtl/>
          <w:lang w:eastAsia="he-IL"/>
        </w:rPr>
        <w:t>זו</w:t>
      </w:r>
      <w:r w:rsidRPr="00DE0948">
        <w:rPr>
          <w:rFonts w:ascii="Times New Roman" w:eastAsia="Times New Roman" w:hAnsi="Times New Roman" w:cs="David"/>
          <w:sz w:val="24"/>
          <w:szCs w:val="24"/>
          <w:rtl/>
          <w:lang w:eastAsia="he-IL"/>
        </w:rPr>
        <w:t xml:space="preserve"> בלבד.</w:t>
      </w:r>
      <w:ins w:id="121" w:author="Meryl Etman [2]" w:date="2023-02-14T17:54:00Z">
        <w:r w:rsidR="00124061">
          <w:rPr>
            <w:rFonts w:ascii="Times New Roman" w:eastAsia="Times New Roman" w:hAnsi="Times New Roman" w:cs="David" w:hint="cs"/>
            <w:sz w:val="24"/>
            <w:szCs w:val="24"/>
            <w:rtl/>
            <w:lang w:eastAsia="he-IL"/>
          </w:rPr>
          <w:t xml:space="preserve"> יובהר כי ה</w:t>
        </w:r>
      </w:ins>
      <w:ins w:id="122" w:author="Meryl Etman [2]" w:date="2023-02-14T17:57:00Z">
        <w:r w:rsidR="00124061">
          <w:rPr>
            <w:rFonts w:ascii="Times New Roman" w:eastAsia="Times New Roman" w:hAnsi="Times New Roman" w:cs="David" w:hint="cs"/>
            <w:sz w:val="24"/>
            <w:szCs w:val="24"/>
            <w:rtl/>
            <w:lang w:eastAsia="he-IL"/>
          </w:rPr>
          <w:t>יועץ</w:t>
        </w:r>
      </w:ins>
      <w:ins w:id="123" w:author="Meryl Etman [2]" w:date="2023-02-14T17:54:00Z">
        <w:r w:rsidR="00124061">
          <w:rPr>
            <w:rFonts w:ascii="Times New Roman" w:eastAsia="Times New Roman" w:hAnsi="Times New Roman" w:cs="David" w:hint="cs"/>
            <w:sz w:val="24"/>
            <w:szCs w:val="24"/>
            <w:rtl/>
            <w:lang w:eastAsia="he-IL"/>
          </w:rPr>
          <w:t xml:space="preserve"> אינו נדרש להגיש שרטוטים בתוכנת </w:t>
        </w:r>
        <w:r w:rsidR="00124061">
          <w:rPr>
            <w:rFonts w:ascii="Times New Roman" w:eastAsia="Times New Roman" w:hAnsi="Times New Roman" w:cs="David"/>
            <w:sz w:val="24"/>
            <w:szCs w:val="24"/>
            <w:lang w:eastAsia="he-IL"/>
          </w:rPr>
          <w:t>REVIT</w:t>
        </w:r>
      </w:ins>
      <w:ins w:id="124" w:author="Meryl Etman [2]" w:date="2023-02-14T17:55:00Z">
        <w:r w:rsidR="00124061">
          <w:rPr>
            <w:rFonts w:ascii="Times New Roman" w:eastAsia="Times New Roman" w:hAnsi="Times New Roman" w:cs="David" w:hint="cs"/>
            <w:sz w:val="24"/>
            <w:szCs w:val="24"/>
            <w:rtl/>
            <w:lang w:eastAsia="he-IL"/>
          </w:rPr>
          <w:t>, אלא לצפות בלבד.</w:t>
        </w:r>
      </w:ins>
    </w:p>
    <w:p w14:paraId="194127F1" w14:textId="53B28980" w:rsidR="00FE4560" w:rsidDel="00A7561E" w:rsidRDefault="00FE4560" w:rsidP="00CF5395">
      <w:pPr>
        <w:widowControl w:val="0"/>
        <w:spacing w:before="120" w:beforeAutospacing="0" w:after="60" w:afterAutospacing="0" w:line="240" w:lineRule="auto"/>
        <w:ind w:left="1440" w:hanging="720"/>
        <w:jc w:val="both"/>
        <w:rPr>
          <w:del w:id="125" w:author="Meryl Etman [2]" w:date="2023-01-22T16:22:00Z"/>
          <w:rFonts w:ascii="Times New Roman" w:eastAsia="Times New Roman" w:hAnsi="Times New Roman" w:cs="David"/>
          <w:sz w:val="24"/>
          <w:szCs w:val="24"/>
          <w:rtl/>
          <w:lang w:eastAsia="he-IL"/>
        </w:rPr>
      </w:pPr>
      <w:del w:id="126" w:author="Meryl Etman [2]" w:date="2023-01-22T16:22:00Z">
        <w:r w:rsidDel="00A7561E">
          <w:rPr>
            <w:rFonts w:ascii="Times New Roman" w:eastAsia="Times New Roman" w:hAnsi="Times New Roman" w:cs="David"/>
            <w:sz w:val="24"/>
            <w:szCs w:val="24"/>
            <w:rtl/>
            <w:lang w:eastAsia="he-IL"/>
          </w:rPr>
          <w:br w:type="page"/>
        </w:r>
      </w:del>
    </w:p>
    <w:p w14:paraId="73A617E6" w14:textId="77777777" w:rsidR="00C2594C" w:rsidRPr="00DE0948" w:rsidRDefault="00C2594C"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45EFBA1B"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b/>
          <w:bCs/>
          <w:sz w:val="24"/>
          <w:szCs w:val="24"/>
          <w:rtl/>
          <w:lang w:eastAsia="he-IL"/>
        </w:rPr>
        <w:t>2.</w:t>
      </w:r>
      <w:r w:rsidRPr="00DE0948">
        <w:rPr>
          <w:rFonts w:ascii="Times New Roman" w:eastAsia="Times New Roman" w:hAnsi="Times New Roman" w:cs="David"/>
          <w:b/>
          <w:bCs/>
          <w:sz w:val="24"/>
          <w:szCs w:val="24"/>
          <w:rtl/>
          <w:lang w:eastAsia="he-IL"/>
        </w:rPr>
        <w:tab/>
      </w:r>
      <w:r w:rsidRPr="00DE0948">
        <w:rPr>
          <w:rFonts w:ascii="Times New Roman" w:eastAsia="Times New Roman" w:hAnsi="Times New Roman" w:cs="David"/>
          <w:b/>
          <w:bCs/>
          <w:sz w:val="24"/>
          <w:szCs w:val="24"/>
          <w:u w:val="single"/>
          <w:rtl/>
          <w:lang w:eastAsia="he-IL"/>
        </w:rPr>
        <w:t>שלבי העבודה ההנדסית ופירוט השירותים</w:t>
      </w:r>
      <w:r w:rsidRPr="00DE0948">
        <w:rPr>
          <w:rFonts w:ascii="Times New Roman" w:eastAsia="Times New Roman" w:hAnsi="Times New Roman" w:cs="David"/>
          <w:b/>
          <w:bCs/>
          <w:sz w:val="24"/>
          <w:szCs w:val="24"/>
          <w:rtl/>
          <w:lang w:eastAsia="he-IL"/>
        </w:rPr>
        <w:t>:</w:t>
      </w:r>
    </w:p>
    <w:p w14:paraId="18C378D9"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1DFFEAE9" w14:textId="77777777" w:rsidR="00DE0948" w:rsidRPr="00DE0948"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העבודה תבוצע בשלבים הכוללים את השירותים כלהלן:</w:t>
      </w:r>
    </w:p>
    <w:p w14:paraId="7DE3AA75"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2.1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מוקדם</w:t>
      </w:r>
      <w:r w:rsidRPr="00DE0948">
        <w:rPr>
          <w:rFonts w:ascii="Times New Roman" w:eastAsia="Times New Roman" w:hAnsi="Times New Roman" w:cs="David"/>
          <w:sz w:val="24"/>
          <w:szCs w:val="24"/>
          <w:rtl/>
          <w:lang w:eastAsia="he-IL"/>
        </w:rPr>
        <w:t>:</w:t>
      </w:r>
    </w:p>
    <w:p w14:paraId="220F451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א.</w:t>
      </w:r>
      <w:r w:rsidRPr="00DE0948">
        <w:rPr>
          <w:rFonts w:ascii="Times New Roman" w:eastAsia="Times New Roman" w:hAnsi="Times New Roman" w:cs="David"/>
          <w:sz w:val="24"/>
          <w:szCs w:val="24"/>
          <w:rtl/>
          <w:lang w:eastAsia="he-IL"/>
        </w:rPr>
        <w:tab/>
        <w:t>קבלת תדריך תכנון מנציג המזמין, מהאדריכל, מהקונסטרוקטור,</w:t>
      </w:r>
      <w:r w:rsidRPr="00DE0948">
        <w:rPr>
          <w:rFonts w:ascii="Times New Roman" w:eastAsia="Times New Roman" w:hAnsi="Times New Roman" w:cs="David" w:hint="cs"/>
          <w:sz w:val="24"/>
          <w:szCs w:val="24"/>
          <w:rtl/>
          <w:lang w:eastAsia="he-IL"/>
        </w:rPr>
        <w:t xml:space="preserve"> מיועץ הקרקע, מיועץ האינסטלציה/ניקוז,</w:t>
      </w:r>
      <w:r w:rsidRPr="00DE0948">
        <w:rPr>
          <w:rFonts w:ascii="Times New Roman" w:eastAsia="Times New Roman" w:hAnsi="Times New Roman" w:cs="David"/>
          <w:sz w:val="24"/>
          <w:szCs w:val="24"/>
          <w:rtl/>
          <w:lang w:eastAsia="he-IL"/>
        </w:rPr>
        <w:t xml:space="preserve"> ממתכנן הפיתוח</w:t>
      </w:r>
      <w:r w:rsidRPr="00DE0948">
        <w:rPr>
          <w:rFonts w:ascii="Times New Roman" w:eastAsia="Times New Roman" w:hAnsi="Times New Roman" w:cs="David" w:hint="cs"/>
          <w:sz w:val="24"/>
          <w:szCs w:val="24"/>
          <w:rtl/>
          <w:lang w:eastAsia="he-IL"/>
        </w:rPr>
        <w:t xml:space="preserve"> ומיועץ הבניה הירוקה</w:t>
      </w:r>
      <w:r w:rsidRPr="00DE0948">
        <w:rPr>
          <w:rFonts w:ascii="Times New Roman" w:eastAsia="Times New Roman" w:hAnsi="Times New Roman" w:cs="David"/>
          <w:sz w:val="24"/>
          <w:szCs w:val="24"/>
          <w:rtl/>
          <w:lang w:eastAsia="he-IL"/>
        </w:rPr>
        <w:t xml:space="preserve"> ומהיועצים האחרים. </w:t>
      </w:r>
    </w:p>
    <w:p w14:paraId="3EDA3D20"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עם נציג המזמין,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באתר במידת הצורך, התייעצות ותיאום עם היועצים האחרים.</w:t>
      </w:r>
    </w:p>
    <w:p w14:paraId="5567D030" w14:textId="783C4DA8" w:rsidR="00DE0948" w:rsidRPr="00DE0948" w:rsidRDefault="00DE0948" w:rsidP="00143B7E">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hint="cs"/>
          <w:sz w:val="24"/>
          <w:szCs w:val="24"/>
          <w:rtl/>
          <w:lang w:eastAsia="he-IL"/>
        </w:rPr>
        <w:tab/>
        <w:t xml:space="preserve">עריכת בדיקה מקדימה ברשויות של הדרישות למערך ניקוז וניהול מי הנגר העילי </w:t>
      </w:r>
      <w:del w:id="127" w:author="Meryl Etman" w:date="2023-01-22T16:33:00Z">
        <w:r w:rsidRPr="00DE0948" w:rsidDel="00143B7E">
          <w:rPr>
            <w:rFonts w:ascii="Times New Roman" w:eastAsia="Times New Roman" w:hAnsi="Times New Roman" w:cs="David" w:hint="cs"/>
            <w:sz w:val="24"/>
            <w:szCs w:val="24"/>
            <w:rtl/>
            <w:lang w:eastAsia="he-IL"/>
          </w:rPr>
          <w:delText xml:space="preserve">והטיפול בהשפלת והחדרת מי התהום </w:delText>
        </w:r>
      </w:del>
      <w:r w:rsidRPr="00DE0948">
        <w:rPr>
          <w:rFonts w:ascii="Times New Roman" w:eastAsia="Times New Roman" w:hAnsi="Times New Roman" w:cs="David" w:hint="cs"/>
          <w:sz w:val="24"/>
          <w:szCs w:val="24"/>
          <w:rtl/>
          <w:lang w:eastAsia="he-IL"/>
        </w:rPr>
        <w:t>במתחם לפרויקט.</w:t>
      </w:r>
    </w:p>
    <w:p w14:paraId="0AAA99EE" w14:textId="575171FB" w:rsidR="00DE0948" w:rsidRPr="00DE0948" w:rsidRDefault="00DE0948" w:rsidP="00143B7E">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DE0948">
        <w:rPr>
          <w:rFonts w:ascii="Times New Roman" w:eastAsia="Times New Roman" w:hAnsi="Times New Roman" w:cs="David" w:hint="cs"/>
          <w:sz w:val="20"/>
          <w:szCs w:val="20"/>
          <w:rtl/>
          <w:lang w:eastAsia="he-IL"/>
        </w:rPr>
        <w:t>ד.</w:t>
      </w:r>
      <w:r w:rsidRPr="00DE0948">
        <w:rPr>
          <w:rFonts w:ascii="Times New Roman" w:eastAsia="Times New Roman" w:hAnsi="Times New Roman" w:cs="David" w:hint="cs"/>
          <w:sz w:val="20"/>
          <w:szCs w:val="20"/>
          <w:rtl/>
          <w:lang w:eastAsia="he-IL"/>
        </w:rPr>
        <w:tab/>
      </w:r>
      <w:r w:rsidRPr="00DE0948">
        <w:rPr>
          <w:rFonts w:ascii="Times New Roman" w:eastAsia="Times New Roman" w:hAnsi="Times New Roman" w:cs="David" w:hint="cs"/>
          <w:sz w:val="24"/>
          <w:szCs w:val="24"/>
          <w:rtl/>
          <w:lang w:eastAsia="he-IL"/>
        </w:rPr>
        <w:t xml:space="preserve">הכנת חוות דעת מוקדמת ותיאור הבעיות העקרוניות ותכנון קונספציה בתחום ההידרולוגי סביבתי בנוגע לניהול מי הנגר העילי </w:t>
      </w:r>
      <w:del w:id="128" w:author="Meryl Etman" w:date="2023-01-22T16:34:00Z">
        <w:r w:rsidRPr="00DE0948" w:rsidDel="00143B7E">
          <w:rPr>
            <w:rFonts w:ascii="Times New Roman" w:eastAsia="Times New Roman" w:hAnsi="Times New Roman" w:cs="David" w:hint="cs"/>
            <w:sz w:val="24"/>
            <w:szCs w:val="24"/>
            <w:rtl/>
            <w:lang w:eastAsia="he-IL"/>
          </w:rPr>
          <w:delText>ומי התהום.</w:delText>
        </w:r>
      </w:del>
      <w:ins w:id="129" w:author="Meryl Etman" w:date="2023-01-22T16:34:00Z">
        <w:r w:rsidR="00143B7E">
          <w:rPr>
            <w:rFonts w:ascii="Times New Roman" w:eastAsia="Times New Roman" w:hAnsi="Times New Roman" w:cs="David" w:hint="cs"/>
            <w:sz w:val="24"/>
            <w:szCs w:val="24"/>
            <w:rtl/>
            <w:lang w:eastAsia="he-IL"/>
          </w:rPr>
          <w:t>.</w:t>
        </w:r>
      </w:ins>
    </w:p>
    <w:p w14:paraId="4DE006C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2671709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68F91856"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2.2</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סופי</w:t>
      </w:r>
      <w:r w:rsidRPr="00DE0948">
        <w:rPr>
          <w:rFonts w:ascii="Times New Roman" w:eastAsia="Times New Roman" w:hAnsi="Times New Roman" w:cs="David"/>
          <w:sz w:val="24"/>
          <w:szCs w:val="24"/>
          <w:rtl/>
          <w:lang w:eastAsia="he-IL"/>
        </w:rPr>
        <w:t xml:space="preserve">:    </w:t>
      </w:r>
    </w:p>
    <w:p w14:paraId="37278006" w14:textId="548D26FF"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חתימה על בקשות להוצאת היתרי בניה כאחראי לתכנון</w:t>
      </w:r>
      <w:del w:id="130" w:author="Meryl Etman [2]" w:date="2023-02-15T11:55:00Z">
        <w:r w:rsidRPr="00DE0948" w:rsidDel="009B3EFA">
          <w:rPr>
            <w:rFonts w:ascii="Times New Roman" w:eastAsia="Times New Roman" w:hAnsi="Times New Roman" w:cs="David"/>
            <w:sz w:val="24"/>
            <w:szCs w:val="24"/>
            <w:rtl/>
            <w:lang w:eastAsia="he-IL"/>
          </w:rPr>
          <w:delText>, לפקוח העליון</w:delText>
        </w:r>
      </w:del>
      <w:r w:rsidRPr="00DE0948">
        <w:rPr>
          <w:rFonts w:ascii="Times New Roman" w:eastAsia="Times New Roman" w:hAnsi="Times New Roman" w:cs="David"/>
          <w:sz w:val="24"/>
          <w:szCs w:val="24"/>
          <w:rtl/>
          <w:lang w:eastAsia="he-IL"/>
        </w:rPr>
        <w:t xml:space="preserve"> </w:t>
      </w:r>
      <w:del w:id="131" w:author="Meryl Etman [2]" w:date="2023-02-15T11:55:00Z">
        <w:r w:rsidRPr="00DE0948" w:rsidDel="009B3EFA">
          <w:rPr>
            <w:rFonts w:ascii="Times New Roman" w:eastAsia="Times New Roman" w:hAnsi="Times New Roman" w:cs="David"/>
            <w:sz w:val="24"/>
            <w:szCs w:val="24"/>
            <w:rtl/>
            <w:lang w:eastAsia="he-IL"/>
          </w:rPr>
          <w:delText xml:space="preserve">ולביקורת </w:delText>
        </w:r>
      </w:del>
      <w:ins w:id="132" w:author="Meryl Etman [2]" w:date="2023-02-15T11:55:00Z">
        <w:r w:rsidR="009B3EFA">
          <w:rPr>
            <w:rFonts w:ascii="Times New Roman" w:eastAsia="Times New Roman" w:hAnsi="Times New Roman" w:cs="David" w:hint="cs"/>
            <w:sz w:val="24"/>
            <w:szCs w:val="24"/>
            <w:rtl/>
            <w:lang w:eastAsia="he-IL"/>
          </w:rPr>
          <w:t xml:space="preserve"> </w:t>
        </w:r>
      </w:ins>
      <w:r w:rsidRPr="00DE0948">
        <w:rPr>
          <w:rFonts w:ascii="Times New Roman" w:eastAsia="Times New Roman" w:hAnsi="Times New Roman" w:cs="David"/>
          <w:sz w:val="24"/>
          <w:szCs w:val="24"/>
          <w:rtl/>
          <w:lang w:eastAsia="he-IL"/>
        </w:rPr>
        <w:t xml:space="preserve">בתחום </w:t>
      </w:r>
      <w:r w:rsidRPr="00DE0948">
        <w:rPr>
          <w:rFonts w:ascii="Times New Roman" w:eastAsia="Times New Roman" w:hAnsi="Times New Roman" w:cs="David" w:hint="cs"/>
          <w:sz w:val="24"/>
          <w:szCs w:val="24"/>
          <w:rtl/>
          <w:lang w:eastAsia="he-IL"/>
        </w:rPr>
        <w:t>ההידרולוגי</w:t>
      </w:r>
      <w:r w:rsidRPr="00DE0948">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ועד לקבלת תעודת גמר. </w:t>
      </w:r>
    </w:p>
    <w:p w14:paraId="0167256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6D135F66"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DE0948" w:rsidRPr="00DE0948">
        <w:rPr>
          <w:rFonts w:ascii="Times New Roman" w:eastAsia="Times New Roman" w:hAnsi="Times New Roman" w:cs="David"/>
          <w:sz w:val="24"/>
          <w:szCs w:val="24"/>
          <w:rtl/>
          <w:lang w:eastAsia="he-IL"/>
        </w:rPr>
        <w:t>כנית העבודה</w:t>
      </w:r>
      <w:r w:rsidR="00DE0948" w:rsidRPr="00DE0948">
        <w:rPr>
          <w:rFonts w:ascii="Times New Roman" w:eastAsia="Times New Roman" w:hAnsi="Times New Roman" w:cs="David" w:hint="cs"/>
          <w:sz w:val="24"/>
          <w:szCs w:val="24"/>
          <w:rtl/>
          <w:lang w:eastAsia="he-IL"/>
        </w:rPr>
        <w:t xml:space="preserve"> (משמרת מים, מאגרי מים, השפלה והחדרת מי תהום וכו')</w:t>
      </w:r>
      <w:r w:rsidR="00DE0948" w:rsidRPr="00DE0948">
        <w:rPr>
          <w:rFonts w:ascii="Times New Roman" w:eastAsia="Times New Roman" w:hAnsi="Times New Roman" w:cs="David"/>
          <w:sz w:val="24"/>
          <w:szCs w:val="24"/>
          <w:rtl/>
          <w:lang w:eastAsia="he-IL"/>
        </w:rPr>
        <w:t>.</w:t>
      </w:r>
    </w:p>
    <w:p w14:paraId="1B3FAA9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אישור התכנון הסופי של </w:t>
      </w:r>
      <w:r w:rsidRPr="00DE0948">
        <w:rPr>
          <w:rFonts w:ascii="Times New Roman" w:eastAsia="Times New Roman" w:hAnsi="Times New Roman" w:cs="David" w:hint="cs"/>
          <w:sz w:val="24"/>
          <w:szCs w:val="24"/>
          <w:rtl/>
          <w:lang w:eastAsia="he-IL"/>
        </w:rPr>
        <w:t xml:space="preserve">האדריכל, </w:t>
      </w:r>
      <w:r w:rsidRPr="00DE0948">
        <w:rPr>
          <w:rFonts w:ascii="Times New Roman" w:eastAsia="Times New Roman" w:hAnsi="Times New Roman" w:cs="David"/>
          <w:sz w:val="24"/>
          <w:szCs w:val="24"/>
          <w:rtl/>
          <w:lang w:eastAsia="he-IL"/>
        </w:rPr>
        <w:t>יוע</w:t>
      </w:r>
      <w:r w:rsidRPr="00DE0948">
        <w:rPr>
          <w:rFonts w:ascii="Times New Roman" w:eastAsia="Times New Roman" w:hAnsi="Times New Roman" w:cs="David" w:hint="cs"/>
          <w:sz w:val="24"/>
          <w:szCs w:val="24"/>
          <w:rtl/>
          <w:lang w:eastAsia="he-IL"/>
        </w:rPr>
        <w:t>ץ האינסטלציה, יועץ הבניה הירוקה ואיכות הסביבה.</w:t>
      </w:r>
    </w:p>
    <w:p w14:paraId="74813740"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עדכון האומדן המשוער של ערך עבודות </w:t>
      </w:r>
      <w:r w:rsidRPr="00DE0948">
        <w:rPr>
          <w:rFonts w:ascii="Times New Roman" w:eastAsia="Times New Roman" w:hAnsi="Times New Roman" w:cs="David" w:hint="cs"/>
          <w:sz w:val="24"/>
          <w:szCs w:val="24"/>
          <w:rtl/>
          <w:lang w:eastAsia="he-IL"/>
        </w:rPr>
        <w:t>הקמת משמרת מים, מאגרי מים, השפלה והחדרת מי תהום וכו'.</w:t>
      </w:r>
    </w:p>
    <w:p w14:paraId="1C3199D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לתכנון סופי.</w:t>
      </w:r>
    </w:p>
    <w:p w14:paraId="35E8D129" w14:textId="67B2BE65" w:rsidR="00DE0948" w:rsidRPr="001A22FF" w:rsidDel="003F76B0" w:rsidRDefault="00DE0948" w:rsidP="00DE0948">
      <w:pPr>
        <w:widowControl w:val="0"/>
        <w:spacing w:before="120" w:beforeAutospacing="0" w:after="60" w:afterAutospacing="0" w:line="240" w:lineRule="auto"/>
        <w:rPr>
          <w:del w:id="133" w:author="Meryl Etman [2]" w:date="2023-03-21T15:35: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1A22FF">
        <w:rPr>
          <w:rFonts w:ascii="Times New Roman" w:eastAsia="Times New Roman" w:hAnsi="Times New Roman" w:cs="David"/>
          <w:sz w:val="24"/>
          <w:szCs w:val="24"/>
          <w:rtl/>
          <w:lang w:eastAsia="he-IL"/>
        </w:rPr>
        <w:t>2.3</w:t>
      </w:r>
      <w:r w:rsidRPr="001A22FF">
        <w:rPr>
          <w:rFonts w:ascii="Times New Roman" w:eastAsia="Times New Roman" w:hAnsi="Times New Roman" w:cs="David"/>
          <w:sz w:val="24"/>
          <w:szCs w:val="24"/>
          <w:rtl/>
          <w:lang w:eastAsia="he-IL"/>
        </w:rPr>
        <w:tab/>
      </w:r>
      <w:r w:rsidRPr="001A22FF">
        <w:rPr>
          <w:rFonts w:ascii="Times New Roman" w:eastAsia="Times New Roman" w:hAnsi="Times New Roman" w:cs="David"/>
          <w:sz w:val="24"/>
          <w:szCs w:val="24"/>
          <w:u w:val="single"/>
          <w:rtl/>
          <w:lang w:eastAsia="he-IL"/>
        </w:rPr>
        <w:t>תכנון מפורט</w:t>
      </w:r>
      <w:r w:rsidRPr="001A22FF">
        <w:rPr>
          <w:rFonts w:ascii="Times New Roman" w:eastAsia="Times New Roman" w:hAnsi="Times New Roman" w:cs="David"/>
          <w:sz w:val="24"/>
          <w:szCs w:val="24"/>
          <w:rtl/>
          <w:lang w:eastAsia="he-IL"/>
        </w:rPr>
        <w:t xml:space="preserve">: </w:t>
      </w:r>
      <w:ins w:id="134" w:author="Meryl Etman [2]" w:date="2023-03-21T15:35:00Z">
        <w:r w:rsidR="003F76B0" w:rsidRPr="001A22FF">
          <w:rPr>
            <w:rFonts w:ascii="Times New Roman" w:eastAsia="Times New Roman" w:hAnsi="Times New Roman" w:cs="David" w:hint="cs"/>
            <w:sz w:val="24"/>
            <w:szCs w:val="24"/>
            <w:rtl/>
            <w:lang w:eastAsia="he-IL"/>
          </w:rPr>
          <w:t>לא כלול בהסכם</w:t>
        </w:r>
      </w:ins>
    </w:p>
    <w:p w14:paraId="3FACE0DF" w14:textId="4A5251EA" w:rsidR="00DE0948" w:rsidRPr="001A22FF" w:rsidDel="003F76B0" w:rsidRDefault="00DE0948">
      <w:pPr>
        <w:widowControl w:val="0"/>
        <w:spacing w:before="120" w:beforeAutospacing="0" w:after="60" w:afterAutospacing="0" w:line="240" w:lineRule="auto"/>
        <w:jc w:val="both"/>
        <w:rPr>
          <w:del w:id="135" w:author="Meryl Etman [2]" w:date="2023-03-21T15:35:00Z"/>
          <w:rFonts w:ascii="Times New Roman" w:eastAsia="Times New Roman" w:hAnsi="Times New Roman" w:cs="David"/>
          <w:sz w:val="24"/>
          <w:szCs w:val="24"/>
          <w:rtl/>
          <w:lang w:eastAsia="he-IL"/>
        </w:rPr>
        <w:pPrChange w:id="136" w:author="Meryl Etman [2]" w:date="2023-03-21T15:35:00Z">
          <w:pPr>
            <w:widowControl w:val="0"/>
            <w:spacing w:before="120" w:beforeAutospacing="0" w:after="60" w:afterAutospacing="0" w:line="240" w:lineRule="auto"/>
            <w:ind w:left="2160" w:hanging="720"/>
            <w:jc w:val="both"/>
          </w:pPr>
        </w:pPrChange>
      </w:pPr>
      <w:del w:id="137" w:author="Meryl Etman [2]" w:date="2023-03-21T15:35:00Z">
        <w:r w:rsidRPr="001A22FF" w:rsidDel="003F76B0">
          <w:rPr>
            <w:rFonts w:ascii="Times New Roman" w:eastAsia="Times New Roman" w:hAnsi="Times New Roman" w:cs="David"/>
            <w:sz w:val="24"/>
            <w:szCs w:val="24"/>
            <w:rtl/>
            <w:lang w:eastAsia="he-IL"/>
          </w:rPr>
          <w:delText>א.</w:delText>
        </w:r>
        <w:r w:rsidRPr="001A22FF" w:rsidDel="003F76B0">
          <w:rPr>
            <w:rFonts w:ascii="Times New Roman" w:eastAsia="Times New Roman" w:hAnsi="Times New Roman" w:cs="David"/>
            <w:sz w:val="24"/>
            <w:szCs w:val="24"/>
            <w:rtl/>
            <w:lang w:eastAsia="he-IL"/>
          </w:rPr>
          <w:tab/>
          <w:delText xml:space="preserve">התכנון המפורט יתאים לסוג </w:delText>
        </w:r>
        <w:r w:rsidRPr="001A22FF" w:rsidDel="003F76B0">
          <w:rPr>
            <w:rFonts w:ascii="Times New Roman" w:eastAsia="Times New Roman" w:hAnsi="Times New Roman" w:cs="David" w:hint="cs"/>
            <w:sz w:val="24"/>
            <w:szCs w:val="24"/>
            <w:rtl/>
            <w:lang w:eastAsia="he-IL"/>
          </w:rPr>
          <w:delText>הדרישות</w:delText>
        </w:r>
        <w:r w:rsidRPr="001A22FF" w:rsidDel="003F76B0">
          <w:rPr>
            <w:rFonts w:ascii="Times New Roman" w:eastAsia="Times New Roman" w:hAnsi="Times New Roman" w:cs="David"/>
            <w:sz w:val="24"/>
            <w:szCs w:val="24"/>
            <w:rtl/>
            <w:lang w:eastAsia="he-IL"/>
          </w:rPr>
          <w:delText xml:space="preserve"> שתבחר ע"י המזמין/הקבלן המבצע.</w:delText>
        </w:r>
      </w:del>
    </w:p>
    <w:p w14:paraId="663B8FB8" w14:textId="6019BCA0" w:rsidR="00DE0948" w:rsidRPr="001A22FF" w:rsidDel="003F76B0" w:rsidRDefault="00DE0948">
      <w:pPr>
        <w:widowControl w:val="0"/>
        <w:spacing w:before="120" w:beforeAutospacing="0" w:after="60" w:afterAutospacing="0" w:line="240" w:lineRule="auto"/>
        <w:jc w:val="both"/>
        <w:rPr>
          <w:del w:id="138" w:author="Meryl Etman [2]" w:date="2023-03-21T15:35:00Z"/>
          <w:rFonts w:ascii="Times New Roman" w:eastAsia="Times New Roman" w:hAnsi="Times New Roman" w:cs="David"/>
          <w:sz w:val="24"/>
          <w:szCs w:val="24"/>
          <w:rtl/>
          <w:lang w:eastAsia="he-IL"/>
        </w:rPr>
        <w:pPrChange w:id="139" w:author="Meryl Etman [2]" w:date="2023-03-21T15:35:00Z">
          <w:pPr>
            <w:widowControl w:val="0"/>
            <w:spacing w:before="120" w:beforeAutospacing="0" w:after="60" w:afterAutospacing="0" w:line="240" w:lineRule="auto"/>
            <w:ind w:left="2160" w:hanging="720"/>
            <w:jc w:val="both"/>
          </w:pPr>
        </w:pPrChange>
      </w:pPr>
      <w:del w:id="140" w:author="Meryl Etman [2]" w:date="2023-03-21T15:35:00Z">
        <w:r w:rsidRPr="001A22FF" w:rsidDel="003F76B0">
          <w:rPr>
            <w:rFonts w:ascii="Times New Roman" w:eastAsia="Times New Roman" w:hAnsi="Times New Roman" w:cs="David"/>
            <w:sz w:val="24"/>
            <w:szCs w:val="24"/>
            <w:rtl/>
            <w:lang w:eastAsia="he-IL"/>
          </w:rPr>
          <w:delText>ג.</w:delText>
        </w:r>
        <w:r w:rsidRPr="001A22FF" w:rsidDel="003F76B0">
          <w:rPr>
            <w:rFonts w:ascii="Times New Roman" w:eastAsia="Times New Roman" w:hAnsi="Times New Roman" w:cs="David"/>
            <w:sz w:val="24"/>
            <w:szCs w:val="24"/>
            <w:rtl/>
            <w:lang w:eastAsia="he-IL"/>
          </w:rPr>
          <w:tab/>
          <w:delText xml:space="preserve">פרטי </w:delText>
        </w:r>
        <w:r w:rsidR="00973EDE" w:rsidRPr="001A22FF" w:rsidDel="003F76B0">
          <w:rPr>
            <w:rFonts w:ascii="Times New Roman" w:eastAsia="Times New Roman" w:hAnsi="Times New Roman" w:cs="David" w:hint="cs"/>
            <w:sz w:val="24"/>
            <w:szCs w:val="24"/>
            <w:rtl/>
            <w:lang w:eastAsia="he-IL"/>
          </w:rPr>
          <w:delText>ת</w:delText>
        </w:r>
        <w:r w:rsidRPr="001A22FF" w:rsidDel="003F76B0">
          <w:rPr>
            <w:rFonts w:ascii="Times New Roman" w:eastAsia="Times New Roman" w:hAnsi="Times New Roman" w:cs="David" w:hint="cs"/>
            <w:sz w:val="24"/>
            <w:szCs w:val="24"/>
            <w:rtl/>
            <w:lang w:eastAsia="he-IL"/>
          </w:rPr>
          <w:delText xml:space="preserve">כניות הקמת משמרת מים, מאגרי מים, השפלה והחדרת מי תהום וכו', </w:delText>
        </w:r>
        <w:r w:rsidRPr="001A22FF" w:rsidDel="003F76B0">
          <w:rPr>
            <w:rFonts w:ascii="Times New Roman" w:eastAsia="Times New Roman" w:hAnsi="Times New Roman" w:cs="David"/>
            <w:sz w:val="24"/>
            <w:szCs w:val="24"/>
            <w:rtl/>
            <w:lang w:eastAsia="he-IL"/>
          </w:rPr>
          <w:delText xml:space="preserve">יפורטו בקנ"מ הנדרש, השיפועים, האביזרים וכד'. </w:delText>
        </w:r>
      </w:del>
    </w:p>
    <w:p w14:paraId="16057557" w14:textId="5B4578D0" w:rsidR="00DE0948" w:rsidRPr="001A22FF" w:rsidDel="003F76B0" w:rsidRDefault="00DE0948">
      <w:pPr>
        <w:widowControl w:val="0"/>
        <w:spacing w:before="120" w:beforeAutospacing="0" w:after="60" w:afterAutospacing="0" w:line="240" w:lineRule="auto"/>
        <w:jc w:val="both"/>
        <w:rPr>
          <w:del w:id="141" w:author="Meryl Etman [2]" w:date="2023-03-21T15:35:00Z"/>
          <w:rFonts w:ascii="Times New Roman" w:eastAsia="Times New Roman" w:hAnsi="Times New Roman" w:cs="David"/>
          <w:sz w:val="24"/>
          <w:szCs w:val="24"/>
          <w:rtl/>
          <w:lang w:eastAsia="he-IL"/>
        </w:rPr>
        <w:pPrChange w:id="142" w:author="Meryl Etman [2]" w:date="2023-03-21T15:35:00Z">
          <w:pPr>
            <w:widowControl w:val="0"/>
            <w:spacing w:before="120" w:beforeAutospacing="0" w:after="60" w:afterAutospacing="0" w:line="240" w:lineRule="auto"/>
            <w:ind w:left="2160" w:hanging="720"/>
            <w:jc w:val="both"/>
          </w:pPr>
        </w:pPrChange>
      </w:pPr>
      <w:del w:id="143" w:author="Meryl Etman [2]" w:date="2023-03-21T15:35:00Z">
        <w:r w:rsidRPr="001A22FF" w:rsidDel="003F76B0">
          <w:rPr>
            <w:rFonts w:ascii="Times New Roman" w:eastAsia="Times New Roman" w:hAnsi="Times New Roman" w:cs="David"/>
            <w:sz w:val="24"/>
            <w:szCs w:val="24"/>
            <w:rtl/>
            <w:lang w:eastAsia="he-IL"/>
          </w:rPr>
          <w:delText>ד.</w:delText>
        </w:r>
        <w:r w:rsidRPr="001A22FF" w:rsidDel="003F76B0">
          <w:rPr>
            <w:rFonts w:ascii="Times New Roman" w:eastAsia="Times New Roman" w:hAnsi="Times New Roman" w:cs="David"/>
            <w:sz w:val="24"/>
            <w:szCs w:val="24"/>
            <w:rtl/>
            <w:lang w:eastAsia="he-IL"/>
          </w:rPr>
          <w:tab/>
          <w:delText xml:space="preserve">הכנת מפרטים טכניים </w:delText>
        </w:r>
      </w:del>
      <w:del w:id="144" w:author="Meryl Etman [2]" w:date="2023-02-14T18:00:00Z">
        <w:r w:rsidRPr="001A22FF" w:rsidDel="00883AAD">
          <w:rPr>
            <w:rFonts w:ascii="Times New Roman" w:eastAsia="Times New Roman" w:hAnsi="Times New Roman" w:cs="David"/>
            <w:sz w:val="24"/>
            <w:szCs w:val="24"/>
            <w:rtl/>
            <w:lang w:eastAsia="he-IL"/>
          </w:rPr>
          <w:delText xml:space="preserve">וכתבי כמויות </w:delText>
        </w:r>
      </w:del>
      <w:del w:id="145" w:author="Meryl Etman [2]" w:date="2023-03-21T15:35:00Z">
        <w:r w:rsidRPr="001A22FF" w:rsidDel="003F76B0">
          <w:rPr>
            <w:rFonts w:ascii="Times New Roman" w:eastAsia="Times New Roman" w:hAnsi="Times New Roman" w:cs="David"/>
            <w:sz w:val="24"/>
            <w:szCs w:val="24"/>
            <w:rtl/>
            <w:lang w:eastAsia="he-IL"/>
          </w:rPr>
          <w:delText xml:space="preserve">המתאימים למפרטים הכלליים </w:delText>
        </w:r>
      </w:del>
      <w:del w:id="146" w:author="Meryl Etman [2]" w:date="2023-02-14T18:00:00Z">
        <w:r w:rsidRPr="001A22FF" w:rsidDel="00883AAD">
          <w:rPr>
            <w:rFonts w:ascii="Times New Roman" w:eastAsia="Times New Roman" w:hAnsi="Times New Roman" w:cs="David"/>
            <w:sz w:val="24"/>
            <w:szCs w:val="24"/>
            <w:rtl/>
            <w:lang w:eastAsia="he-IL"/>
          </w:rPr>
          <w:delText xml:space="preserve">ולכתבי הכמויות </w:delText>
        </w:r>
      </w:del>
      <w:del w:id="147" w:author="Meryl Etman [2]" w:date="2023-03-21T15:35:00Z">
        <w:r w:rsidRPr="001A22FF" w:rsidDel="003F76B0">
          <w:rPr>
            <w:rFonts w:ascii="Times New Roman" w:eastAsia="Times New Roman" w:hAnsi="Times New Roman" w:cs="David"/>
            <w:sz w:val="24"/>
            <w:szCs w:val="24"/>
            <w:rtl/>
            <w:lang w:eastAsia="he-IL"/>
          </w:rPr>
          <w:delText xml:space="preserve">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delText>
        </w:r>
      </w:del>
    </w:p>
    <w:p w14:paraId="6A7348DE" w14:textId="1F0F8198" w:rsidR="00DE0948" w:rsidRPr="001A22FF" w:rsidDel="003F76B0" w:rsidRDefault="00DE0948">
      <w:pPr>
        <w:widowControl w:val="0"/>
        <w:spacing w:before="120" w:beforeAutospacing="0" w:after="60" w:afterAutospacing="0" w:line="240" w:lineRule="auto"/>
        <w:jc w:val="both"/>
        <w:rPr>
          <w:del w:id="148" w:author="Meryl Etman [2]" w:date="2023-03-21T15:35:00Z"/>
          <w:rFonts w:ascii="Times New Roman" w:eastAsia="Times New Roman" w:hAnsi="Times New Roman" w:cs="David"/>
          <w:sz w:val="24"/>
          <w:szCs w:val="24"/>
          <w:rtl/>
          <w:lang w:eastAsia="he-IL"/>
        </w:rPr>
        <w:pPrChange w:id="149" w:author="Meryl Etman [2]" w:date="2023-03-21T15:35:00Z">
          <w:pPr>
            <w:widowControl w:val="0"/>
            <w:spacing w:before="120" w:beforeAutospacing="0" w:after="60" w:afterAutospacing="0" w:line="240" w:lineRule="auto"/>
            <w:ind w:left="2160" w:hanging="720"/>
            <w:jc w:val="both"/>
          </w:pPr>
        </w:pPrChange>
      </w:pPr>
      <w:del w:id="150" w:author="Meryl Etman [2]" w:date="2023-03-21T15:35:00Z">
        <w:r w:rsidRPr="001A22FF" w:rsidDel="003F76B0">
          <w:rPr>
            <w:rFonts w:ascii="Times New Roman" w:eastAsia="Times New Roman" w:hAnsi="Times New Roman" w:cs="David"/>
            <w:sz w:val="24"/>
            <w:szCs w:val="24"/>
            <w:rtl/>
            <w:lang w:eastAsia="he-IL"/>
          </w:rPr>
          <w:delText>ה.</w:delText>
        </w:r>
        <w:r w:rsidRPr="001A22FF" w:rsidDel="003F76B0">
          <w:rPr>
            <w:rFonts w:ascii="Times New Roman" w:eastAsia="Times New Roman" w:hAnsi="Times New Roman" w:cs="David"/>
            <w:sz w:val="24"/>
            <w:szCs w:val="24"/>
            <w:rtl/>
            <w:lang w:eastAsia="he-IL"/>
          </w:rPr>
          <w:tab/>
          <w:delText>המ</w:delText>
        </w:r>
        <w:r w:rsidR="00973EDE" w:rsidRPr="001A22FF" w:rsidDel="003F76B0">
          <w:rPr>
            <w:rFonts w:ascii="Times New Roman" w:eastAsia="Times New Roman" w:hAnsi="Times New Roman" w:cs="David"/>
            <w:sz w:val="24"/>
            <w:szCs w:val="24"/>
            <w:rtl/>
            <w:lang w:eastAsia="he-IL"/>
          </w:rPr>
          <w:delText xml:space="preserve">פרטים </w:delText>
        </w:r>
      </w:del>
      <w:del w:id="151" w:author="Meryl Etman [2]" w:date="2023-02-14T18:00:00Z">
        <w:r w:rsidR="00973EDE" w:rsidRPr="001A22FF" w:rsidDel="00883AAD">
          <w:rPr>
            <w:rFonts w:ascii="Times New Roman" w:eastAsia="Times New Roman" w:hAnsi="Times New Roman" w:cs="David"/>
            <w:sz w:val="24"/>
            <w:szCs w:val="24"/>
            <w:rtl/>
            <w:lang w:eastAsia="he-IL"/>
          </w:rPr>
          <w:delText xml:space="preserve">וכתבי הכמויות </w:delText>
        </w:r>
      </w:del>
      <w:del w:id="152" w:author="Meryl Etman [2]" w:date="2023-03-21T15:35:00Z">
        <w:r w:rsidR="00973EDE" w:rsidRPr="001A22FF" w:rsidDel="003F76B0">
          <w:rPr>
            <w:rFonts w:ascii="Times New Roman" w:eastAsia="Times New Roman" w:hAnsi="Times New Roman" w:cs="David"/>
            <w:sz w:val="24"/>
            <w:szCs w:val="24"/>
            <w:rtl/>
            <w:lang w:eastAsia="he-IL"/>
          </w:rPr>
          <w:delText>יתבססו על ת</w:delText>
        </w:r>
        <w:r w:rsidRPr="001A22FF" w:rsidDel="003F76B0">
          <w:rPr>
            <w:rFonts w:ascii="Times New Roman" w:eastAsia="Times New Roman" w:hAnsi="Times New Roman" w:cs="David"/>
            <w:sz w:val="24"/>
            <w:szCs w:val="24"/>
            <w:rtl/>
            <w:lang w:eastAsia="he-IL"/>
          </w:rPr>
          <w:delText xml:space="preserve">כניות עבודה מפורטות, </w:delText>
        </w:r>
      </w:del>
      <w:del w:id="153" w:author="Meryl Etman [2]" w:date="2023-02-14T18:00:00Z">
        <w:r w:rsidRPr="001A22FF" w:rsidDel="00883AAD">
          <w:rPr>
            <w:rFonts w:ascii="Times New Roman" w:eastAsia="Times New Roman" w:hAnsi="Times New Roman" w:cs="David"/>
            <w:sz w:val="24"/>
            <w:szCs w:val="24"/>
            <w:rtl/>
            <w:lang w:eastAsia="he-IL"/>
          </w:rPr>
          <w:delText xml:space="preserve">חישובי הכמויות יהיו מדויקים </w:delText>
        </w:r>
      </w:del>
      <w:del w:id="154" w:author="Meryl Etman [2]" w:date="2023-03-21T15:35:00Z">
        <w:r w:rsidRPr="001A22FF" w:rsidDel="003F76B0">
          <w:rPr>
            <w:rFonts w:ascii="Times New Roman" w:eastAsia="Times New Roman" w:hAnsi="Times New Roman" w:cs="David"/>
            <w:sz w:val="24"/>
            <w:szCs w:val="24"/>
            <w:rtl/>
            <w:lang w:eastAsia="he-IL"/>
          </w:rPr>
          <w:delText xml:space="preserve">והתיאורים ברורים ובק.מ. שיקבע ע"י נציג המזמין. </w:delText>
        </w:r>
      </w:del>
      <w:del w:id="155" w:author="Meryl Etman [2]" w:date="2023-02-14T18:00:00Z">
        <w:r w:rsidRPr="001A22FF" w:rsidDel="00883AAD">
          <w:rPr>
            <w:rFonts w:ascii="Times New Roman" w:eastAsia="Times New Roman" w:hAnsi="Times New Roman" w:cs="David"/>
            <w:sz w:val="24"/>
            <w:szCs w:val="24"/>
            <w:rtl/>
            <w:lang w:eastAsia="he-IL"/>
          </w:rPr>
          <w:delText xml:space="preserve">כתבי הכמויות יוכנו לפי מתכונת הנהוגה אצל המזמין של מכללי עבודות ו/או כמויות מפורטות למדידה. לפי דרישת המנהל יוכנו כתבי כמויות בחלוקה לפי אזורים. </w:delText>
        </w:r>
      </w:del>
    </w:p>
    <w:p w14:paraId="63BF6AAD" w14:textId="000C3BF4" w:rsidR="00DE0948" w:rsidRPr="001A22FF" w:rsidDel="003F76B0" w:rsidRDefault="00DE0948">
      <w:pPr>
        <w:widowControl w:val="0"/>
        <w:spacing w:before="120" w:beforeAutospacing="0" w:after="60" w:afterAutospacing="0" w:line="240" w:lineRule="auto"/>
        <w:jc w:val="both"/>
        <w:rPr>
          <w:del w:id="156" w:author="Meryl Etman [2]" w:date="2023-03-21T15:35:00Z"/>
          <w:rFonts w:ascii="Times New Roman" w:eastAsia="Times New Roman" w:hAnsi="Times New Roman" w:cs="David"/>
          <w:sz w:val="24"/>
          <w:szCs w:val="24"/>
          <w:rtl/>
          <w:lang w:eastAsia="he-IL"/>
        </w:rPr>
        <w:pPrChange w:id="157" w:author="Meryl Etman [2]" w:date="2023-03-21T15:35:00Z">
          <w:pPr>
            <w:widowControl w:val="0"/>
            <w:spacing w:before="120" w:beforeAutospacing="0" w:after="60" w:afterAutospacing="0" w:line="240" w:lineRule="auto"/>
            <w:ind w:left="2160" w:hanging="720"/>
            <w:jc w:val="both"/>
          </w:pPr>
        </w:pPrChange>
      </w:pPr>
      <w:del w:id="158" w:author="Meryl Etman [2]" w:date="2023-03-21T15:35:00Z">
        <w:r w:rsidRPr="001A22FF" w:rsidDel="003F76B0">
          <w:rPr>
            <w:rFonts w:ascii="Times New Roman" w:eastAsia="Times New Roman" w:hAnsi="Times New Roman" w:cs="David"/>
            <w:sz w:val="24"/>
            <w:szCs w:val="24"/>
            <w:rtl/>
            <w:lang w:eastAsia="he-IL"/>
          </w:rPr>
          <w:delText>ו.</w:delText>
        </w:r>
        <w:r w:rsidRPr="001A22FF" w:rsidDel="003F76B0">
          <w:rPr>
            <w:rFonts w:ascii="Times New Roman" w:eastAsia="Times New Roman" w:hAnsi="Times New Roman" w:cs="David"/>
            <w:sz w:val="24"/>
            <w:szCs w:val="24"/>
            <w:rtl/>
            <w:lang w:eastAsia="he-IL"/>
          </w:rPr>
          <w:tab/>
          <w:delText>המפרטים יודפסו באמצעות מעבד תמלילים והם יוצאו בקבצי "</w:delText>
        </w:r>
        <w:r w:rsidRPr="001A22FF" w:rsidDel="003F76B0">
          <w:rPr>
            <w:rFonts w:ascii="Times New Roman" w:eastAsia="Times New Roman" w:hAnsi="Times New Roman" w:cs="David" w:hint="cs"/>
            <w:sz w:val="24"/>
            <w:szCs w:val="24"/>
            <w:lang w:eastAsia="he-IL"/>
          </w:rPr>
          <w:delText>WORD</w:delText>
        </w:r>
        <w:r w:rsidRPr="001A22FF" w:rsidDel="003F76B0">
          <w:rPr>
            <w:rFonts w:ascii="Times New Roman" w:eastAsia="Times New Roman" w:hAnsi="Times New Roman" w:cs="David"/>
            <w:sz w:val="24"/>
            <w:szCs w:val="24"/>
            <w:rtl/>
            <w:lang w:eastAsia="he-IL"/>
          </w:rPr>
          <w:delText xml:space="preserve">", כך שניתן יהיה להעתיקם </w:delText>
        </w:r>
      </w:del>
      <w:del w:id="159" w:author="Meryl Etman [2]" w:date="2023-01-19T15:14:00Z">
        <w:r w:rsidRPr="001A22FF" w:rsidDel="00187616">
          <w:rPr>
            <w:rFonts w:ascii="Times New Roman" w:eastAsia="Times New Roman" w:hAnsi="Times New Roman" w:cs="David" w:hint="cs"/>
            <w:sz w:val="24"/>
            <w:szCs w:val="24"/>
            <w:rtl/>
            <w:lang w:eastAsia="he-IL"/>
          </w:rPr>
          <w:delText>.</w:delText>
        </w:r>
      </w:del>
      <w:del w:id="160" w:author="Meryl Etman [2]" w:date="2023-03-21T15:35:00Z">
        <w:r w:rsidRPr="001A22FF" w:rsidDel="003F76B0">
          <w:rPr>
            <w:rFonts w:ascii="Times New Roman" w:eastAsia="Times New Roman" w:hAnsi="Times New Roman" w:cs="David"/>
            <w:sz w:val="24"/>
            <w:szCs w:val="24"/>
            <w:rtl/>
            <w:lang w:eastAsia="he-IL"/>
          </w:rPr>
          <w:delText>.</w:delText>
        </w:r>
      </w:del>
    </w:p>
    <w:p w14:paraId="416C5C9E" w14:textId="5E4B3E1F" w:rsidR="00DE0948" w:rsidRPr="001A22FF" w:rsidDel="003F76B0" w:rsidRDefault="00DE0948">
      <w:pPr>
        <w:widowControl w:val="0"/>
        <w:spacing w:before="120" w:beforeAutospacing="0" w:after="60" w:afterAutospacing="0" w:line="240" w:lineRule="auto"/>
        <w:jc w:val="both"/>
        <w:rPr>
          <w:del w:id="161" w:author="Meryl Etman [2]" w:date="2023-03-21T15:35:00Z"/>
          <w:rFonts w:ascii="Times New Roman" w:eastAsia="Times New Roman" w:hAnsi="Times New Roman" w:cs="David"/>
          <w:sz w:val="24"/>
          <w:szCs w:val="24"/>
          <w:rtl/>
          <w:lang w:eastAsia="he-IL"/>
        </w:rPr>
        <w:pPrChange w:id="162" w:author="Meryl Etman [2]" w:date="2023-03-21T15:35:00Z">
          <w:pPr>
            <w:widowControl w:val="0"/>
            <w:spacing w:before="120" w:beforeAutospacing="0" w:after="60" w:afterAutospacing="0" w:line="240" w:lineRule="auto"/>
            <w:ind w:left="2160" w:hanging="720"/>
            <w:jc w:val="both"/>
          </w:pPr>
        </w:pPrChange>
      </w:pPr>
      <w:del w:id="163" w:author="Meryl Etman [2]" w:date="2023-03-21T15:35:00Z">
        <w:r w:rsidRPr="001A22FF" w:rsidDel="003F76B0">
          <w:rPr>
            <w:rFonts w:ascii="Times New Roman" w:eastAsia="Times New Roman" w:hAnsi="Times New Roman" w:cs="David"/>
            <w:sz w:val="24"/>
            <w:szCs w:val="24"/>
            <w:rtl/>
            <w:lang w:eastAsia="he-IL"/>
          </w:rPr>
          <w:delText>ז.</w:delText>
        </w:r>
        <w:r w:rsidRPr="001A22FF" w:rsidDel="003F76B0">
          <w:rPr>
            <w:rFonts w:ascii="Times New Roman" w:eastAsia="Times New Roman" w:hAnsi="Times New Roman" w:cs="David"/>
            <w:sz w:val="24"/>
            <w:szCs w:val="24"/>
            <w:rtl/>
            <w:lang w:eastAsia="he-IL"/>
          </w:rPr>
          <w:tab/>
        </w:r>
      </w:del>
      <w:del w:id="164" w:author="Meryl Etman [2]" w:date="2023-02-14T18:01:00Z">
        <w:r w:rsidRPr="001A22FF" w:rsidDel="00883AAD">
          <w:rPr>
            <w:rFonts w:ascii="Times New Roman" w:eastAsia="Times New Roman" w:hAnsi="Times New Roman" w:cs="David"/>
            <w:sz w:val="24"/>
            <w:szCs w:val="24"/>
            <w:rtl/>
            <w:lang w:eastAsia="he-IL"/>
          </w:rPr>
          <w:delText>כתבי הכמויות יוכנו באמצעות תוכנה לכתבי כמויות "סופר מכרז" והניתנת להמרה גם לתוכנות אחרות לכתבי כמויות ע"ג דיסקט ובתדפיס</w:delText>
        </w:r>
      </w:del>
      <w:del w:id="165" w:author="Meryl Etman [2]" w:date="2023-03-21T15:35:00Z">
        <w:r w:rsidRPr="001A22FF" w:rsidDel="003F76B0">
          <w:rPr>
            <w:rFonts w:ascii="Times New Roman" w:eastAsia="Times New Roman" w:hAnsi="Times New Roman" w:cs="David"/>
            <w:sz w:val="24"/>
            <w:szCs w:val="24"/>
            <w:rtl/>
            <w:lang w:eastAsia="he-IL"/>
          </w:rPr>
          <w:delText xml:space="preserve">.  </w:delText>
        </w:r>
      </w:del>
    </w:p>
    <w:p w14:paraId="7529F735" w14:textId="550699CA" w:rsidR="00DE0948" w:rsidRPr="001A22FF" w:rsidDel="003F76B0" w:rsidRDefault="00DE0948">
      <w:pPr>
        <w:widowControl w:val="0"/>
        <w:spacing w:before="120" w:beforeAutospacing="0" w:after="60" w:afterAutospacing="0" w:line="240" w:lineRule="auto"/>
        <w:jc w:val="both"/>
        <w:rPr>
          <w:del w:id="166" w:author="Meryl Etman [2]" w:date="2023-03-21T15:35:00Z"/>
          <w:rFonts w:ascii="Times New Roman" w:eastAsia="Times New Roman" w:hAnsi="Times New Roman" w:cs="David"/>
          <w:sz w:val="24"/>
          <w:szCs w:val="24"/>
          <w:rtl/>
          <w:lang w:eastAsia="he-IL"/>
        </w:rPr>
        <w:pPrChange w:id="167" w:author="Meryl Etman [2]" w:date="2023-03-21T15:35:00Z">
          <w:pPr>
            <w:widowControl w:val="0"/>
            <w:spacing w:before="120" w:beforeAutospacing="0" w:after="60" w:afterAutospacing="0" w:line="240" w:lineRule="auto"/>
            <w:ind w:left="2160" w:hanging="720"/>
            <w:jc w:val="both"/>
          </w:pPr>
        </w:pPrChange>
      </w:pPr>
      <w:del w:id="168" w:author="Meryl Etman [2]" w:date="2023-03-21T15:35:00Z">
        <w:r w:rsidRPr="001A22FF" w:rsidDel="003F76B0">
          <w:rPr>
            <w:rFonts w:ascii="Times New Roman" w:eastAsia="Times New Roman" w:hAnsi="Times New Roman" w:cs="David"/>
            <w:sz w:val="24"/>
            <w:szCs w:val="24"/>
            <w:rtl/>
            <w:lang w:eastAsia="he-IL"/>
          </w:rPr>
          <w:delText>ח.</w:delText>
        </w:r>
        <w:r w:rsidRPr="001A22FF" w:rsidDel="003F76B0">
          <w:rPr>
            <w:rFonts w:ascii="Times New Roman" w:eastAsia="Times New Roman" w:hAnsi="Times New Roman" w:cs="David"/>
            <w:sz w:val="24"/>
            <w:szCs w:val="24"/>
            <w:rtl/>
            <w:lang w:eastAsia="he-IL"/>
          </w:rPr>
          <w:tab/>
        </w:r>
      </w:del>
      <w:del w:id="169" w:author="Meryl Etman [2]" w:date="2023-02-14T18:01:00Z">
        <w:r w:rsidRPr="001A22FF" w:rsidDel="00883AAD">
          <w:rPr>
            <w:rFonts w:ascii="Times New Roman" w:eastAsia="Times New Roman" w:hAnsi="Times New Roman" w:cs="David"/>
            <w:sz w:val="24"/>
            <w:szCs w:val="24"/>
            <w:rtl/>
            <w:lang w:eastAsia="he-IL"/>
          </w:rPr>
          <w:delText xml:space="preserve">עדכון האומדן לביצוע של עבודות </w:delText>
        </w:r>
        <w:r w:rsidRPr="001A22FF" w:rsidDel="00883AAD">
          <w:rPr>
            <w:rFonts w:ascii="Times New Roman" w:eastAsia="Times New Roman" w:hAnsi="Times New Roman" w:cs="David" w:hint="cs"/>
            <w:sz w:val="24"/>
            <w:szCs w:val="24"/>
            <w:rtl/>
            <w:lang w:eastAsia="he-IL"/>
          </w:rPr>
          <w:delText xml:space="preserve">הקמת משמרת מים, מאגרי מים, השפלה והחדרת מי תהום וכו', </w:delText>
        </w:r>
        <w:r w:rsidRPr="001A22FF" w:rsidDel="00883AAD">
          <w:rPr>
            <w:rFonts w:ascii="Times New Roman" w:eastAsia="Times New Roman" w:hAnsi="Times New Roman" w:cs="David"/>
            <w:sz w:val="24"/>
            <w:szCs w:val="24"/>
            <w:rtl/>
            <w:lang w:eastAsia="he-IL"/>
          </w:rPr>
          <w:delText>שיהיה מבוסס על המפרטים וכתבי הכמויות, תוך ציון המדד התקף במועד הכנת האומדן</w:delText>
        </w:r>
      </w:del>
      <w:del w:id="170" w:author="Meryl Etman [2]" w:date="2023-03-21T15:35:00Z">
        <w:r w:rsidRPr="001A22FF" w:rsidDel="003F76B0">
          <w:rPr>
            <w:rFonts w:ascii="Times New Roman" w:eastAsia="Times New Roman" w:hAnsi="Times New Roman" w:cs="David"/>
            <w:sz w:val="24"/>
            <w:szCs w:val="24"/>
            <w:rtl/>
            <w:lang w:eastAsia="he-IL"/>
          </w:rPr>
          <w:delText>.</w:delText>
        </w:r>
      </w:del>
    </w:p>
    <w:p w14:paraId="65FD95FA" w14:textId="2A098589" w:rsidR="00DE0948" w:rsidRPr="001A22FF" w:rsidDel="003F76B0" w:rsidRDefault="00DE0948">
      <w:pPr>
        <w:widowControl w:val="0"/>
        <w:spacing w:before="120" w:beforeAutospacing="0" w:after="60" w:afterAutospacing="0" w:line="240" w:lineRule="auto"/>
        <w:jc w:val="both"/>
        <w:rPr>
          <w:del w:id="171" w:author="Meryl Etman [2]" w:date="2023-03-21T15:35:00Z"/>
          <w:rFonts w:ascii="Times New Roman" w:eastAsia="Times New Roman" w:hAnsi="Times New Roman" w:cs="David"/>
          <w:sz w:val="24"/>
          <w:szCs w:val="24"/>
          <w:rtl/>
          <w:lang w:eastAsia="he-IL"/>
        </w:rPr>
        <w:pPrChange w:id="172" w:author="Meryl Etman [2]" w:date="2023-03-21T15:35:00Z">
          <w:pPr>
            <w:widowControl w:val="0"/>
            <w:spacing w:before="120" w:beforeAutospacing="0" w:after="60" w:afterAutospacing="0" w:line="240" w:lineRule="auto"/>
            <w:ind w:left="2160" w:hanging="720"/>
            <w:jc w:val="both"/>
          </w:pPr>
        </w:pPrChange>
      </w:pPr>
      <w:del w:id="173" w:author="Meryl Etman [2]" w:date="2023-03-21T15:35:00Z">
        <w:r w:rsidRPr="001A22FF" w:rsidDel="003F76B0">
          <w:rPr>
            <w:rFonts w:ascii="Times New Roman" w:eastAsia="Times New Roman" w:hAnsi="Times New Roman" w:cs="David"/>
            <w:sz w:val="24"/>
            <w:szCs w:val="24"/>
            <w:rtl/>
            <w:lang w:eastAsia="he-IL"/>
          </w:rPr>
          <w:delText>ט.</w:delText>
        </w:r>
        <w:r w:rsidRPr="001A22FF" w:rsidDel="003F76B0">
          <w:rPr>
            <w:rFonts w:ascii="Times New Roman" w:eastAsia="Times New Roman" w:hAnsi="Times New Roman" w:cs="David"/>
            <w:sz w:val="24"/>
            <w:szCs w:val="24"/>
            <w:rtl/>
            <w:lang w:eastAsia="he-IL"/>
          </w:rPr>
          <w:tab/>
          <w:delText xml:space="preserve">הכנסת שינויים בתוכניות ככל שיתחייב להתאמת הפרויקט למסגרת התקציבית כפי שיקבע ע"י המזמין. </w:delText>
        </w:r>
      </w:del>
    </w:p>
    <w:p w14:paraId="4C6F7D0C" w14:textId="2DED6100" w:rsidR="00DE0948" w:rsidRPr="001A22FF" w:rsidDel="003F76B0" w:rsidRDefault="00DE0948">
      <w:pPr>
        <w:widowControl w:val="0"/>
        <w:spacing w:before="120" w:beforeAutospacing="0" w:after="60" w:afterAutospacing="0" w:line="240" w:lineRule="auto"/>
        <w:jc w:val="both"/>
        <w:rPr>
          <w:del w:id="174" w:author="Meryl Etman [2]" w:date="2023-03-21T15:35:00Z"/>
          <w:rFonts w:ascii="Times New Roman" w:eastAsia="Times New Roman" w:hAnsi="Times New Roman" w:cs="David"/>
          <w:sz w:val="24"/>
          <w:szCs w:val="24"/>
          <w:rtl/>
          <w:lang w:eastAsia="he-IL"/>
        </w:rPr>
        <w:pPrChange w:id="175" w:author="Meryl Etman [2]" w:date="2023-03-21T15:35:00Z">
          <w:pPr>
            <w:widowControl w:val="0"/>
            <w:spacing w:before="120" w:beforeAutospacing="0" w:after="60" w:afterAutospacing="0" w:line="240" w:lineRule="auto"/>
            <w:ind w:left="2160" w:hanging="720"/>
            <w:jc w:val="both"/>
          </w:pPr>
        </w:pPrChange>
      </w:pPr>
      <w:del w:id="176" w:author="Meryl Etman [2]" w:date="2023-03-21T15:35:00Z">
        <w:r w:rsidRPr="001A22FF" w:rsidDel="003F76B0">
          <w:rPr>
            <w:rFonts w:ascii="Times New Roman" w:eastAsia="Times New Roman" w:hAnsi="Times New Roman" w:cs="David"/>
            <w:sz w:val="24"/>
            <w:szCs w:val="24"/>
            <w:rtl/>
            <w:lang w:eastAsia="he-IL"/>
          </w:rPr>
          <w:delText>י.</w:delText>
        </w:r>
        <w:r w:rsidRPr="001A22FF" w:rsidDel="003F76B0">
          <w:rPr>
            <w:rFonts w:ascii="Times New Roman" w:eastAsia="Times New Roman" w:hAnsi="Times New Roman" w:cs="David"/>
            <w:sz w:val="24"/>
            <w:szCs w:val="24"/>
            <w:rtl/>
            <w:lang w:eastAsia="he-IL"/>
          </w:rPr>
          <w:tab/>
          <w:delText>מתן חוות דעת טכנית ויעוץ בכל הקשור בהכנת המכרזים ופרסומם.</w:delText>
        </w:r>
      </w:del>
    </w:p>
    <w:p w14:paraId="6C1D1E68" w14:textId="0537515A" w:rsidR="00DE0948" w:rsidRPr="001A22FF" w:rsidDel="003F76B0" w:rsidRDefault="00DE0948">
      <w:pPr>
        <w:widowControl w:val="0"/>
        <w:spacing w:before="120" w:beforeAutospacing="0" w:after="60" w:afterAutospacing="0" w:line="240" w:lineRule="auto"/>
        <w:jc w:val="both"/>
        <w:rPr>
          <w:del w:id="177" w:author="Meryl Etman [2]" w:date="2023-03-21T15:35:00Z"/>
          <w:rFonts w:ascii="Times New Roman" w:eastAsia="Times New Roman" w:hAnsi="Times New Roman" w:cs="David"/>
          <w:sz w:val="24"/>
          <w:szCs w:val="24"/>
          <w:rtl/>
          <w:lang w:eastAsia="he-IL"/>
        </w:rPr>
        <w:pPrChange w:id="178" w:author="Meryl Etman [2]" w:date="2023-03-21T15:35:00Z">
          <w:pPr>
            <w:widowControl w:val="0"/>
            <w:spacing w:before="120" w:beforeAutospacing="0" w:after="60" w:afterAutospacing="0" w:line="240" w:lineRule="auto"/>
            <w:ind w:left="2160" w:hanging="720"/>
            <w:jc w:val="both"/>
          </w:pPr>
        </w:pPrChange>
      </w:pPr>
      <w:del w:id="179" w:author="Meryl Etman [2]" w:date="2023-03-21T15:35:00Z">
        <w:r w:rsidRPr="001A22FF" w:rsidDel="003F76B0">
          <w:rPr>
            <w:rFonts w:ascii="Times New Roman" w:eastAsia="Times New Roman" w:hAnsi="Times New Roman" w:cs="David"/>
            <w:sz w:val="24"/>
            <w:szCs w:val="24"/>
            <w:rtl/>
            <w:lang w:eastAsia="he-IL"/>
          </w:rPr>
          <w:delText>יא.</w:delText>
        </w:r>
        <w:r w:rsidRPr="001A22FF" w:rsidDel="003F76B0">
          <w:rPr>
            <w:rFonts w:ascii="Times New Roman" w:eastAsia="Times New Roman" w:hAnsi="Times New Roman" w:cs="David"/>
            <w:sz w:val="24"/>
            <w:szCs w:val="24"/>
            <w:rtl/>
            <w:lang w:eastAsia="he-IL"/>
          </w:rPr>
          <w:tab/>
          <w:delText>השתתפות בסיורי קבלנים. הכנת תשובות לשאלות הקבלנים והגשתן למנהל.</w:delText>
        </w:r>
      </w:del>
    </w:p>
    <w:p w14:paraId="34246EF2" w14:textId="51CCA6F8" w:rsidR="00DE0948" w:rsidRPr="001A22FF" w:rsidDel="003F76B0" w:rsidRDefault="00DE0948">
      <w:pPr>
        <w:widowControl w:val="0"/>
        <w:spacing w:before="120" w:beforeAutospacing="0" w:after="60" w:afterAutospacing="0" w:line="240" w:lineRule="auto"/>
        <w:jc w:val="both"/>
        <w:rPr>
          <w:del w:id="180" w:author="Meryl Etman [2]" w:date="2023-03-21T15:35:00Z"/>
          <w:rFonts w:ascii="Times New Roman" w:eastAsia="Times New Roman" w:hAnsi="Times New Roman" w:cs="David"/>
          <w:sz w:val="24"/>
          <w:szCs w:val="24"/>
          <w:rtl/>
          <w:lang w:eastAsia="he-IL"/>
        </w:rPr>
        <w:pPrChange w:id="181" w:author="Meryl Etman [2]" w:date="2023-03-21T15:35:00Z">
          <w:pPr>
            <w:widowControl w:val="0"/>
            <w:spacing w:before="120" w:beforeAutospacing="0" w:after="60" w:afterAutospacing="0" w:line="240" w:lineRule="auto"/>
            <w:ind w:left="2160" w:hanging="720"/>
            <w:jc w:val="both"/>
          </w:pPr>
        </w:pPrChange>
      </w:pPr>
      <w:del w:id="182" w:author="Meryl Etman [2]" w:date="2023-03-21T15:35:00Z">
        <w:r w:rsidRPr="001A22FF" w:rsidDel="003F76B0">
          <w:rPr>
            <w:rFonts w:ascii="Times New Roman" w:eastAsia="Times New Roman" w:hAnsi="Times New Roman" w:cs="David"/>
            <w:sz w:val="24"/>
            <w:szCs w:val="24"/>
            <w:rtl/>
            <w:lang w:eastAsia="he-IL"/>
          </w:rPr>
          <w:delText>יב.</w:delText>
        </w:r>
        <w:r w:rsidRPr="001A22FF" w:rsidDel="003F76B0">
          <w:rPr>
            <w:rFonts w:ascii="Times New Roman" w:eastAsia="Times New Roman" w:hAnsi="Times New Roman" w:cs="David"/>
            <w:sz w:val="24"/>
            <w:szCs w:val="24"/>
            <w:rtl/>
            <w:lang w:eastAsia="he-IL"/>
          </w:rPr>
          <w:tab/>
          <w:delText>מתן חוות דעת טכנית, בכל הקשור להצעות הקבלנים</w:delText>
        </w:r>
        <w:r w:rsidRPr="001A22FF" w:rsidDel="003F76B0">
          <w:rPr>
            <w:rFonts w:ascii="Times New Roman" w:eastAsia="Times New Roman" w:hAnsi="Times New Roman" w:cs="David" w:hint="cs"/>
            <w:sz w:val="24"/>
            <w:szCs w:val="24"/>
            <w:rtl/>
            <w:lang w:eastAsia="he-IL"/>
          </w:rPr>
          <w:delText xml:space="preserve"> לרבות בדיקת ההצעות התייחסות מפורטת והמלצות לאישור חלופות תכנוניות של קבלנים</w:delText>
        </w:r>
        <w:r w:rsidRPr="001A22FF" w:rsidDel="003F76B0">
          <w:rPr>
            <w:rFonts w:ascii="Times New Roman" w:eastAsia="Times New Roman" w:hAnsi="Times New Roman" w:cs="David"/>
            <w:sz w:val="24"/>
            <w:szCs w:val="24"/>
            <w:rtl/>
            <w:lang w:eastAsia="he-IL"/>
          </w:rPr>
          <w:delText>.</w:delText>
        </w:r>
      </w:del>
    </w:p>
    <w:p w14:paraId="74C11ACB" w14:textId="0520087B" w:rsidR="00DE0948" w:rsidRPr="001A22FF" w:rsidDel="003F76B0" w:rsidRDefault="00973EDE">
      <w:pPr>
        <w:widowControl w:val="0"/>
        <w:spacing w:before="120" w:beforeAutospacing="0" w:after="60" w:afterAutospacing="0" w:line="240" w:lineRule="auto"/>
        <w:jc w:val="both"/>
        <w:rPr>
          <w:del w:id="183" w:author="Meryl Etman [2]" w:date="2023-03-21T15:35:00Z"/>
          <w:rFonts w:ascii="Times New Roman" w:eastAsia="Times New Roman" w:hAnsi="Times New Roman" w:cs="David"/>
          <w:sz w:val="24"/>
          <w:szCs w:val="24"/>
          <w:rtl/>
          <w:lang w:eastAsia="he-IL"/>
        </w:rPr>
        <w:pPrChange w:id="184" w:author="Meryl Etman [2]" w:date="2023-03-21T15:35:00Z">
          <w:pPr>
            <w:widowControl w:val="0"/>
            <w:spacing w:before="120" w:beforeAutospacing="0" w:after="60" w:afterAutospacing="0" w:line="240" w:lineRule="auto"/>
            <w:ind w:left="2160" w:hanging="720"/>
            <w:jc w:val="both"/>
          </w:pPr>
        </w:pPrChange>
      </w:pPr>
      <w:del w:id="185" w:author="Meryl Etman [2]" w:date="2023-03-21T15:35:00Z">
        <w:r w:rsidRPr="001A22FF" w:rsidDel="003F76B0">
          <w:rPr>
            <w:rFonts w:ascii="Times New Roman" w:eastAsia="Times New Roman" w:hAnsi="Times New Roman" w:cs="David"/>
            <w:sz w:val="24"/>
            <w:szCs w:val="24"/>
            <w:rtl/>
            <w:lang w:eastAsia="he-IL"/>
          </w:rPr>
          <w:delText>יג.</w:delText>
        </w:r>
        <w:r w:rsidRPr="001A22FF" w:rsidDel="003F76B0">
          <w:rPr>
            <w:rFonts w:ascii="Times New Roman" w:eastAsia="Times New Roman" w:hAnsi="Times New Roman" w:cs="David"/>
            <w:sz w:val="24"/>
            <w:szCs w:val="24"/>
            <w:rtl/>
            <w:lang w:eastAsia="he-IL"/>
          </w:rPr>
          <w:tab/>
        </w:r>
      </w:del>
      <w:del w:id="186" w:author="Meryl Etman [2]" w:date="2023-02-15T11:56:00Z">
        <w:r w:rsidRPr="001A22FF" w:rsidDel="009B3EFA">
          <w:rPr>
            <w:rFonts w:ascii="Times New Roman" w:eastAsia="Times New Roman" w:hAnsi="Times New Roman" w:cs="David"/>
            <w:sz w:val="24"/>
            <w:szCs w:val="24"/>
            <w:rtl/>
            <w:lang w:eastAsia="he-IL"/>
          </w:rPr>
          <w:delText>הכנת ת</w:delText>
        </w:r>
        <w:r w:rsidR="00DE0948" w:rsidRPr="001A22FF" w:rsidDel="009B3EFA">
          <w:rPr>
            <w:rFonts w:ascii="Times New Roman" w:eastAsia="Times New Roman" w:hAnsi="Times New Roman" w:cs="David"/>
            <w:sz w:val="24"/>
            <w:szCs w:val="24"/>
            <w:rtl/>
            <w:lang w:eastAsia="he-IL"/>
          </w:rPr>
          <w:delText>כניות עבודה, פרטים ומפרטים משלימים ככל ש</w:delText>
        </w:r>
        <w:r w:rsidR="00DE0948" w:rsidRPr="001A22FF" w:rsidDel="009B3EFA">
          <w:rPr>
            <w:rFonts w:ascii="Times New Roman" w:eastAsia="Times New Roman" w:hAnsi="Times New Roman" w:cs="David" w:hint="cs"/>
            <w:sz w:val="24"/>
            <w:szCs w:val="24"/>
            <w:rtl/>
            <w:lang w:eastAsia="he-IL"/>
          </w:rPr>
          <w:delText>י</w:delText>
        </w:r>
        <w:r w:rsidR="00DE0948" w:rsidRPr="001A22FF" w:rsidDel="009B3EFA">
          <w:rPr>
            <w:rFonts w:ascii="Times New Roman" w:eastAsia="Times New Roman" w:hAnsi="Times New Roman" w:cs="David"/>
            <w:sz w:val="24"/>
            <w:szCs w:val="24"/>
            <w:rtl/>
            <w:lang w:eastAsia="he-IL"/>
          </w:rPr>
          <w:delText>ידרש לבצוע עבודות האיטום</w:delText>
        </w:r>
        <w:r w:rsidR="00DE0948" w:rsidRPr="001A22FF" w:rsidDel="009B3EFA">
          <w:rPr>
            <w:rFonts w:ascii="Times New Roman" w:eastAsia="Times New Roman" w:hAnsi="Times New Roman" w:cs="David" w:hint="cs"/>
            <w:sz w:val="24"/>
            <w:szCs w:val="24"/>
            <w:rtl/>
            <w:lang w:eastAsia="he-IL"/>
          </w:rPr>
          <w:delText xml:space="preserve"> והבידוד התרמי</w:delText>
        </w:r>
      </w:del>
      <w:del w:id="187" w:author="Meryl Etman [2]" w:date="2023-03-21T15:35:00Z">
        <w:r w:rsidR="00DE0948" w:rsidRPr="001A22FF" w:rsidDel="003F76B0">
          <w:rPr>
            <w:rFonts w:ascii="Times New Roman" w:eastAsia="Times New Roman" w:hAnsi="Times New Roman" w:cs="David"/>
            <w:sz w:val="24"/>
            <w:szCs w:val="24"/>
            <w:rtl/>
            <w:lang w:eastAsia="he-IL"/>
          </w:rPr>
          <w:delText>.</w:delText>
        </w:r>
      </w:del>
    </w:p>
    <w:p w14:paraId="2F2DD8A1" w14:textId="602130C9" w:rsidR="00DE0948" w:rsidRPr="001A22FF" w:rsidRDefault="00DE0948" w:rsidP="003F76B0">
      <w:pPr>
        <w:widowControl w:val="0"/>
        <w:spacing w:before="120" w:beforeAutospacing="0" w:after="60" w:afterAutospacing="0" w:line="240" w:lineRule="auto"/>
        <w:rPr>
          <w:ins w:id="188" w:author="Meryl Etman [2]" w:date="2023-03-21T15:37:00Z"/>
          <w:rFonts w:ascii="Times New Roman" w:eastAsia="Times New Roman" w:hAnsi="Times New Roman" w:cs="David"/>
          <w:sz w:val="24"/>
          <w:szCs w:val="24"/>
          <w:rtl/>
          <w:lang w:eastAsia="he-IL"/>
        </w:rPr>
      </w:pPr>
      <w:del w:id="189" w:author="Meryl Etman [2]" w:date="2023-03-21T15:35:00Z">
        <w:r w:rsidRPr="001A22FF" w:rsidDel="003F76B0">
          <w:rPr>
            <w:rFonts w:ascii="Times New Roman" w:eastAsia="Times New Roman" w:hAnsi="Times New Roman" w:cs="David"/>
            <w:sz w:val="24"/>
            <w:szCs w:val="24"/>
            <w:rtl/>
            <w:lang w:eastAsia="he-IL"/>
          </w:rPr>
          <w:delText xml:space="preserve">מובהר בזאת שהמתכנן יכין, באם </w:delText>
        </w:r>
        <w:r w:rsidRPr="001A22FF" w:rsidDel="003F76B0">
          <w:rPr>
            <w:rFonts w:ascii="Times New Roman" w:eastAsia="Times New Roman" w:hAnsi="Times New Roman" w:cs="David" w:hint="cs"/>
            <w:sz w:val="24"/>
            <w:szCs w:val="24"/>
            <w:rtl/>
            <w:lang w:eastAsia="he-IL"/>
          </w:rPr>
          <w:delText>י</w:delText>
        </w:r>
        <w:r w:rsidRPr="001A22FF" w:rsidDel="003F76B0">
          <w:rPr>
            <w:rFonts w:ascii="Times New Roman" w:eastAsia="Times New Roman" w:hAnsi="Times New Roman" w:cs="David"/>
            <w:sz w:val="24"/>
            <w:szCs w:val="24"/>
            <w:rtl/>
            <w:lang w:eastAsia="he-IL"/>
          </w:rPr>
          <w:delText>ידרש, מסמכים למכרזים עוד לפני השלמת המסמכים המפורטים לבצוע</w:delText>
        </w:r>
      </w:del>
      <w:r w:rsidRPr="001A22FF">
        <w:rPr>
          <w:rFonts w:ascii="Times New Roman" w:eastAsia="Times New Roman" w:hAnsi="Times New Roman" w:cs="David"/>
          <w:sz w:val="24"/>
          <w:szCs w:val="24"/>
          <w:rtl/>
          <w:lang w:eastAsia="he-IL"/>
        </w:rPr>
        <w:t>.</w:t>
      </w:r>
    </w:p>
    <w:p w14:paraId="74597C90" w14:textId="0DCC87A7" w:rsidR="008B2529" w:rsidRPr="001A22FF" w:rsidDel="001A22FF" w:rsidRDefault="008B2529">
      <w:pPr>
        <w:widowControl w:val="0"/>
        <w:spacing w:before="120" w:beforeAutospacing="0" w:after="60" w:afterAutospacing="0" w:line="240" w:lineRule="auto"/>
        <w:rPr>
          <w:del w:id="190" w:author="Meryl Etman [2]" w:date="2023-03-21T17:05:00Z"/>
          <w:rFonts w:ascii="Times New Roman" w:eastAsia="Times New Roman" w:hAnsi="Times New Roman" w:cs="David"/>
          <w:sz w:val="24"/>
          <w:szCs w:val="24"/>
          <w:rtl/>
          <w:lang w:eastAsia="he-IL"/>
        </w:rPr>
        <w:pPrChange w:id="191" w:author="Meryl Etman [2]" w:date="2023-03-21T15:35:00Z">
          <w:pPr>
            <w:widowControl w:val="0"/>
            <w:spacing w:before="120" w:beforeAutospacing="0" w:after="60" w:afterAutospacing="0" w:line="240" w:lineRule="auto"/>
            <w:ind w:left="1440" w:right="-181"/>
          </w:pPr>
        </w:pPrChange>
      </w:pPr>
    </w:p>
    <w:p w14:paraId="0CDC6E23" w14:textId="1133B8CA" w:rsidR="00DE0948" w:rsidRPr="001A22FF" w:rsidDel="003F76B0" w:rsidRDefault="00DE0948" w:rsidP="00DE0948">
      <w:pPr>
        <w:widowControl w:val="0"/>
        <w:spacing w:before="120" w:beforeAutospacing="0" w:after="60" w:afterAutospacing="0" w:line="240" w:lineRule="auto"/>
        <w:ind w:right="-180"/>
        <w:rPr>
          <w:del w:id="192" w:author="Meryl Etman [2]" w:date="2023-03-21T15:31:00Z"/>
          <w:rFonts w:ascii="Times New Roman" w:eastAsia="Times New Roman" w:hAnsi="Times New Roman" w:cs="David"/>
          <w:sz w:val="24"/>
          <w:szCs w:val="24"/>
          <w:rtl/>
          <w:lang w:eastAsia="he-IL"/>
        </w:rPr>
      </w:pPr>
      <w:r w:rsidRPr="001A22FF">
        <w:rPr>
          <w:rFonts w:ascii="Times New Roman" w:eastAsia="Times New Roman" w:hAnsi="Times New Roman" w:cs="David"/>
          <w:sz w:val="24"/>
          <w:szCs w:val="24"/>
          <w:rtl/>
          <w:lang w:eastAsia="he-IL"/>
        </w:rPr>
        <w:tab/>
        <w:t>2.4</w:t>
      </w:r>
      <w:r w:rsidRPr="001A22FF">
        <w:rPr>
          <w:rFonts w:ascii="Times New Roman" w:eastAsia="Times New Roman" w:hAnsi="Times New Roman" w:cs="David"/>
          <w:sz w:val="24"/>
          <w:szCs w:val="24"/>
          <w:rtl/>
          <w:lang w:eastAsia="he-IL"/>
        </w:rPr>
        <w:tab/>
      </w:r>
      <w:r w:rsidRPr="001A22FF">
        <w:rPr>
          <w:rFonts w:ascii="Times New Roman" w:eastAsia="Times New Roman" w:hAnsi="Times New Roman" w:cs="David"/>
          <w:sz w:val="24"/>
          <w:szCs w:val="24"/>
          <w:u w:val="single"/>
          <w:rtl/>
          <w:lang w:eastAsia="he-IL"/>
        </w:rPr>
        <w:t>פיקוח עליון</w:t>
      </w:r>
      <w:r w:rsidRPr="001A22FF">
        <w:rPr>
          <w:rFonts w:ascii="Times New Roman" w:eastAsia="Times New Roman" w:hAnsi="Times New Roman" w:cs="David"/>
          <w:sz w:val="24"/>
          <w:szCs w:val="24"/>
          <w:rtl/>
          <w:lang w:eastAsia="he-IL"/>
        </w:rPr>
        <w:t>:</w:t>
      </w:r>
      <w:ins w:id="193" w:author="Meryl Etman [2]" w:date="2023-03-21T15:31:00Z">
        <w:r w:rsidR="003F76B0" w:rsidRPr="001A22FF">
          <w:rPr>
            <w:rFonts w:ascii="Times New Roman" w:eastAsia="Times New Roman" w:hAnsi="Times New Roman" w:cs="David" w:hint="cs"/>
            <w:sz w:val="24"/>
            <w:szCs w:val="24"/>
            <w:rtl/>
            <w:lang w:eastAsia="he-IL"/>
          </w:rPr>
          <w:t xml:space="preserve"> </w:t>
        </w:r>
      </w:ins>
    </w:p>
    <w:p w14:paraId="7F79D96D" w14:textId="42DF9940" w:rsidR="00DE0948" w:rsidRPr="001A22FF" w:rsidDel="009B3EFA" w:rsidRDefault="00DE0948">
      <w:pPr>
        <w:widowControl w:val="0"/>
        <w:spacing w:before="120" w:beforeAutospacing="0" w:after="60" w:afterAutospacing="0" w:line="240" w:lineRule="auto"/>
        <w:jc w:val="both"/>
        <w:rPr>
          <w:del w:id="194" w:author="Meryl Etman [2]" w:date="2023-02-15T11:57:00Z"/>
          <w:rFonts w:ascii="Times New Roman" w:eastAsia="Times New Roman" w:hAnsi="Times New Roman" w:cs="David"/>
          <w:sz w:val="24"/>
          <w:szCs w:val="24"/>
          <w:rtl/>
          <w:lang w:eastAsia="he-IL"/>
        </w:rPr>
        <w:pPrChange w:id="195" w:author="Meryl Etman [2]" w:date="2023-03-21T15:31:00Z">
          <w:pPr>
            <w:widowControl w:val="0"/>
            <w:spacing w:before="120" w:beforeAutospacing="0" w:after="60" w:afterAutospacing="0" w:line="240" w:lineRule="auto"/>
            <w:ind w:left="1785" w:hanging="345"/>
            <w:jc w:val="both"/>
          </w:pPr>
        </w:pPrChange>
      </w:pPr>
      <w:del w:id="196" w:author="Meryl Etman [2]" w:date="2023-02-15T11:57:00Z">
        <w:r w:rsidRPr="001A22FF" w:rsidDel="009B3EFA">
          <w:rPr>
            <w:rFonts w:ascii="Times New Roman" w:eastAsia="Times New Roman" w:hAnsi="Times New Roman" w:cs="David"/>
            <w:sz w:val="24"/>
            <w:szCs w:val="24"/>
            <w:rtl/>
            <w:lang w:eastAsia="he-IL"/>
          </w:rPr>
          <w:delText>א.</w:delText>
        </w:r>
        <w:r w:rsidRPr="001A22FF" w:rsidDel="009B3EFA">
          <w:rPr>
            <w:rFonts w:ascii="Times New Roman" w:eastAsia="Times New Roman" w:hAnsi="Times New Roman" w:cs="David"/>
            <w:sz w:val="24"/>
            <w:szCs w:val="24"/>
            <w:rtl/>
            <w:lang w:eastAsia="he-IL"/>
          </w:rPr>
          <w:tab/>
          <w:delText>הפ</w:delText>
        </w:r>
        <w:r w:rsidRPr="001A22FF" w:rsidDel="009B3EFA">
          <w:rPr>
            <w:rFonts w:ascii="Times New Roman" w:eastAsia="Times New Roman" w:hAnsi="Times New Roman" w:cs="David" w:hint="cs"/>
            <w:sz w:val="24"/>
            <w:szCs w:val="24"/>
            <w:rtl/>
            <w:lang w:eastAsia="he-IL"/>
          </w:rPr>
          <w:delText>י</w:delText>
        </w:r>
        <w:r w:rsidRPr="001A22FF" w:rsidDel="009B3EFA">
          <w:rPr>
            <w:rFonts w:ascii="Times New Roman" w:eastAsia="Times New Roman" w:hAnsi="Times New Roman" w:cs="David"/>
            <w:sz w:val="24"/>
            <w:szCs w:val="24"/>
            <w:rtl/>
            <w:lang w:eastAsia="he-IL"/>
          </w:rPr>
          <w:delText>קוח העליון של המתכנן על ב</w:delText>
        </w:r>
        <w:r w:rsidRPr="001A22FF" w:rsidDel="009B3EFA">
          <w:rPr>
            <w:rFonts w:ascii="Times New Roman" w:eastAsia="Times New Roman" w:hAnsi="Times New Roman" w:cs="David" w:hint="cs"/>
            <w:sz w:val="24"/>
            <w:szCs w:val="24"/>
            <w:rtl/>
            <w:lang w:eastAsia="he-IL"/>
          </w:rPr>
          <w:delText>י</w:delText>
        </w:r>
        <w:r w:rsidRPr="001A22FF" w:rsidDel="009B3EFA">
          <w:rPr>
            <w:rFonts w:ascii="Times New Roman" w:eastAsia="Times New Roman" w:hAnsi="Times New Roman" w:cs="David"/>
            <w:sz w:val="24"/>
            <w:szCs w:val="24"/>
            <w:rtl/>
            <w:lang w:eastAsia="he-IL"/>
          </w:rPr>
          <w:delText xml:space="preserve">צוע עבודות </w:delText>
        </w:r>
        <w:r w:rsidRPr="001A22FF" w:rsidDel="009B3EFA">
          <w:rPr>
            <w:rFonts w:ascii="Times New Roman" w:eastAsia="Times New Roman" w:hAnsi="Times New Roman" w:cs="David" w:hint="cs"/>
            <w:sz w:val="24"/>
            <w:szCs w:val="24"/>
            <w:rtl/>
            <w:lang w:eastAsia="he-IL"/>
          </w:rPr>
          <w:delText>ההידרולוגיות</w:delText>
        </w:r>
        <w:r w:rsidRPr="001A22FF" w:rsidDel="009B3EFA">
          <w:rPr>
            <w:rFonts w:ascii="Times New Roman" w:eastAsia="Times New Roman" w:hAnsi="Times New Roman" w:cs="David"/>
            <w:sz w:val="24"/>
            <w:szCs w:val="24"/>
            <w:rtl/>
            <w:lang w:eastAsia="he-IL"/>
          </w:rPr>
          <w:delText xml:space="preserve"> יכלול:</w:delText>
        </w:r>
      </w:del>
    </w:p>
    <w:p w14:paraId="00972AF4" w14:textId="13F44D98" w:rsidR="00DE0948" w:rsidRPr="001A22FF" w:rsidDel="009B3EFA" w:rsidRDefault="00DE0948">
      <w:pPr>
        <w:widowControl w:val="0"/>
        <w:spacing w:before="0" w:beforeAutospacing="0" w:after="60" w:afterAutospacing="0" w:line="240" w:lineRule="auto"/>
        <w:ind w:right="-181"/>
        <w:jc w:val="both"/>
        <w:rPr>
          <w:del w:id="197" w:author="Meryl Etman [2]" w:date="2023-02-15T11:57:00Z"/>
          <w:rFonts w:ascii="Times New Roman" w:eastAsia="Times New Roman" w:hAnsi="Times New Roman" w:cs="David"/>
          <w:sz w:val="24"/>
          <w:szCs w:val="24"/>
          <w:rtl/>
          <w:lang w:eastAsia="he-IL"/>
        </w:rPr>
        <w:pPrChange w:id="198" w:author="Meryl Etman [2]" w:date="2023-03-21T15:31:00Z">
          <w:pPr>
            <w:widowControl w:val="0"/>
            <w:spacing w:before="0" w:beforeAutospacing="0" w:after="60" w:afterAutospacing="0" w:line="240" w:lineRule="auto"/>
            <w:ind w:left="2210" w:right="-181" w:hanging="425"/>
            <w:jc w:val="both"/>
          </w:pPr>
        </w:pPrChange>
      </w:pPr>
      <w:del w:id="199"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delText>
        </w:r>
      </w:del>
    </w:p>
    <w:p w14:paraId="42578BF6" w14:textId="375453E1" w:rsidR="00DE0948" w:rsidRPr="001A22FF" w:rsidDel="009B3EFA" w:rsidRDefault="00DE0948">
      <w:pPr>
        <w:widowControl w:val="0"/>
        <w:spacing w:before="0" w:beforeAutospacing="0" w:after="60" w:afterAutospacing="0" w:line="240" w:lineRule="auto"/>
        <w:ind w:right="-181"/>
        <w:jc w:val="both"/>
        <w:rPr>
          <w:del w:id="200" w:author="Meryl Etman [2]" w:date="2023-02-15T11:57:00Z"/>
          <w:rFonts w:ascii="Times New Roman" w:eastAsia="Times New Roman" w:hAnsi="Times New Roman" w:cs="David"/>
          <w:sz w:val="24"/>
          <w:szCs w:val="24"/>
          <w:rtl/>
          <w:lang w:eastAsia="he-IL"/>
        </w:rPr>
        <w:pPrChange w:id="201" w:author="Meryl Etman [2]" w:date="2023-03-21T15:31:00Z">
          <w:pPr>
            <w:widowControl w:val="0"/>
            <w:spacing w:before="0" w:beforeAutospacing="0" w:after="60" w:afterAutospacing="0" w:line="240" w:lineRule="auto"/>
            <w:ind w:left="2210" w:right="-181" w:hanging="425"/>
            <w:jc w:val="both"/>
          </w:pPr>
        </w:pPrChange>
      </w:pPr>
      <w:del w:id="202"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פיקוח עליון על טיב ביצוע הפרויקט וביצוע התחייבויות קבלני העבודות.</w:delText>
        </w:r>
      </w:del>
    </w:p>
    <w:p w14:paraId="33A1347C" w14:textId="24C33907" w:rsidR="00DE0948" w:rsidRPr="001A22FF" w:rsidDel="009B3EFA" w:rsidRDefault="00DE0948">
      <w:pPr>
        <w:widowControl w:val="0"/>
        <w:spacing w:before="0" w:beforeAutospacing="0" w:after="60" w:afterAutospacing="0" w:line="240" w:lineRule="auto"/>
        <w:ind w:right="-181"/>
        <w:jc w:val="both"/>
        <w:rPr>
          <w:del w:id="203" w:author="Meryl Etman [2]" w:date="2023-02-15T11:57:00Z"/>
          <w:rFonts w:ascii="Times New Roman" w:eastAsia="Times New Roman" w:hAnsi="Times New Roman" w:cs="David"/>
          <w:sz w:val="24"/>
          <w:szCs w:val="24"/>
          <w:rtl/>
          <w:lang w:eastAsia="he-IL"/>
        </w:rPr>
        <w:pPrChange w:id="204" w:author="Meryl Etman [2]" w:date="2023-03-21T15:31:00Z">
          <w:pPr>
            <w:widowControl w:val="0"/>
            <w:spacing w:before="0" w:beforeAutospacing="0" w:after="60" w:afterAutospacing="0" w:line="240" w:lineRule="auto"/>
            <w:ind w:left="2210" w:right="-181" w:hanging="425"/>
            <w:jc w:val="both"/>
          </w:pPr>
        </w:pPrChange>
      </w:pPr>
      <w:del w:id="205"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י</w:delText>
        </w:r>
        <w:r w:rsidRPr="001A22FF" w:rsidDel="009B3EFA">
          <w:rPr>
            <w:rFonts w:ascii="Times New Roman" w:eastAsia="Times New Roman" w:hAnsi="Times New Roman" w:cs="David" w:hint="cs"/>
            <w:sz w:val="24"/>
            <w:szCs w:val="24"/>
            <w:rtl/>
            <w:lang w:eastAsia="he-IL"/>
          </w:rPr>
          <w:delText>י</w:delText>
        </w:r>
        <w:r w:rsidRPr="001A22FF" w:rsidDel="009B3EFA">
          <w:rPr>
            <w:rFonts w:ascii="Times New Roman" w:eastAsia="Times New Roman" w:hAnsi="Times New Roman" w:cs="David"/>
            <w:sz w:val="24"/>
            <w:szCs w:val="24"/>
            <w:rtl/>
            <w:lang w:eastAsia="he-IL"/>
          </w:rPr>
          <w:delText>עוץ והמלצה לגבי בחירה, בדיקה ואישור של חומרים</w:delText>
        </w:r>
        <w:r w:rsidRPr="001A22FF" w:rsidDel="009B3EFA">
          <w:rPr>
            <w:rFonts w:ascii="Times New Roman" w:eastAsia="Times New Roman" w:hAnsi="Times New Roman" w:cs="David" w:hint="cs"/>
            <w:sz w:val="24"/>
            <w:szCs w:val="24"/>
            <w:rtl/>
            <w:lang w:eastAsia="he-IL"/>
          </w:rPr>
          <w:delText>,</w:delText>
        </w:r>
        <w:r w:rsidRPr="001A22FF" w:rsidDel="009B3EFA">
          <w:rPr>
            <w:rFonts w:ascii="Times New Roman" w:eastAsia="Times New Roman" w:hAnsi="Times New Roman" w:cs="David"/>
            <w:sz w:val="24"/>
            <w:szCs w:val="24"/>
            <w:rtl/>
            <w:lang w:eastAsia="he-IL"/>
          </w:rPr>
          <w:delText xml:space="preserve"> ציוד</w:delText>
        </w:r>
        <w:r w:rsidRPr="001A22FF" w:rsidDel="009B3EFA">
          <w:rPr>
            <w:rFonts w:ascii="Times New Roman" w:eastAsia="Times New Roman" w:hAnsi="Times New Roman" w:cs="David" w:hint="cs"/>
            <w:sz w:val="24"/>
            <w:szCs w:val="24"/>
            <w:rtl/>
            <w:lang w:eastAsia="he-IL"/>
          </w:rPr>
          <w:delText xml:space="preserve"> ושיטות יישום</w:delText>
        </w:r>
        <w:r w:rsidRPr="001A22FF" w:rsidDel="009B3EFA">
          <w:rPr>
            <w:rFonts w:ascii="Times New Roman" w:eastAsia="Times New Roman" w:hAnsi="Times New Roman" w:cs="David"/>
            <w:sz w:val="24"/>
            <w:szCs w:val="24"/>
            <w:rtl/>
            <w:lang w:eastAsia="he-IL"/>
          </w:rPr>
          <w:delText>.</w:delText>
        </w:r>
      </w:del>
    </w:p>
    <w:p w14:paraId="4A674F5D" w14:textId="0BBF5CB8" w:rsidR="00DE0948" w:rsidRPr="001A22FF" w:rsidDel="009B3EFA" w:rsidRDefault="00DE0948">
      <w:pPr>
        <w:widowControl w:val="0"/>
        <w:spacing w:before="0" w:beforeAutospacing="0" w:after="60" w:afterAutospacing="0" w:line="240" w:lineRule="auto"/>
        <w:ind w:right="-181"/>
        <w:jc w:val="both"/>
        <w:rPr>
          <w:del w:id="206" w:author="Meryl Etman [2]" w:date="2023-02-15T11:57:00Z"/>
          <w:rFonts w:ascii="Times New Roman" w:eastAsia="Times New Roman" w:hAnsi="Times New Roman" w:cs="David"/>
          <w:sz w:val="24"/>
          <w:szCs w:val="24"/>
          <w:rtl/>
          <w:lang w:eastAsia="he-IL"/>
        </w:rPr>
        <w:pPrChange w:id="207" w:author="Meryl Etman [2]" w:date="2023-03-21T15:31:00Z">
          <w:pPr>
            <w:widowControl w:val="0"/>
            <w:spacing w:before="0" w:beforeAutospacing="0" w:after="60" w:afterAutospacing="0" w:line="240" w:lineRule="auto"/>
            <w:ind w:left="2210" w:right="-181" w:hanging="425"/>
            <w:jc w:val="both"/>
          </w:pPr>
        </w:pPrChange>
      </w:pPr>
      <w:del w:id="208"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בדיקה באתר ומחוצה</w:delText>
        </w:r>
        <w:r w:rsidR="00973EDE" w:rsidRPr="001A22FF" w:rsidDel="009B3EFA">
          <w:rPr>
            <w:rFonts w:ascii="Times New Roman" w:eastAsia="Times New Roman" w:hAnsi="Times New Roman" w:cs="David"/>
            <w:sz w:val="24"/>
            <w:szCs w:val="24"/>
            <w:rtl/>
            <w:lang w:eastAsia="he-IL"/>
          </w:rPr>
          <w:delText xml:space="preserve"> לו באם הקבלן והמפקח הבינו את ת</w:delText>
        </w:r>
        <w:r w:rsidRPr="001A22FF" w:rsidDel="009B3EFA">
          <w:rPr>
            <w:rFonts w:ascii="Times New Roman" w:eastAsia="Times New Roman" w:hAnsi="Times New Roman" w:cs="David"/>
            <w:sz w:val="24"/>
            <w:szCs w:val="24"/>
            <w:rtl/>
            <w:lang w:eastAsia="he-IL"/>
          </w:rPr>
          <w:delText>כניות המתכנן ואת הוראותיו.</w:delText>
        </w:r>
      </w:del>
    </w:p>
    <w:p w14:paraId="785C8636" w14:textId="1940CED5" w:rsidR="00DE0948" w:rsidRPr="001A22FF" w:rsidDel="009B3EFA" w:rsidRDefault="00DE0948">
      <w:pPr>
        <w:widowControl w:val="0"/>
        <w:spacing w:before="0" w:beforeAutospacing="0" w:after="60" w:afterAutospacing="0" w:line="240" w:lineRule="auto"/>
        <w:ind w:right="-181"/>
        <w:jc w:val="both"/>
        <w:rPr>
          <w:del w:id="209" w:author="Meryl Etman [2]" w:date="2023-02-15T11:57:00Z"/>
          <w:rFonts w:ascii="Times New Roman" w:eastAsia="Times New Roman" w:hAnsi="Times New Roman" w:cs="David"/>
          <w:sz w:val="24"/>
          <w:szCs w:val="24"/>
          <w:rtl/>
          <w:lang w:eastAsia="he-IL"/>
        </w:rPr>
        <w:pPrChange w:id="210" w:author="Meryl Etman [2]" w:date="2023-03-21T15:31:00Z">
          <w:pPr>
            <w:widowControl w:val="0"/>
            <w:spacing w:before="0" w:beforeAutospacing="0" w:after="60" w:afterAutospacing="0" w:line="240" w:lineRule="auto"/>
            <w:ind w:left="2210" w:right="-181" w:hanging="425"/>
            <w:jc w:val="both"/>
          </w:pPr>
        </w:pPrChange>
      </w:pPr>
      <w:del w:id="211"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הדרכה ומתן הסברים למפקח, במידה ונתמנה כזה לפקוח על העבודות, הדרכה ומתן הסברים לקבלני העבודות באתר ומחוצה לו.</w:delText>
        </w:r>
      </w:del>
    </w:p>
    <w:p w14:paraId="1095C73F" w14:textId="78E59AAF" w:rsidR="00DE0948" w:rsidRPr="001A22FF" w:rsidDel="009B3EFA" w:rsidRDefault="00DE0948">
      <w:pPr>
        <w:widowControl w:val="0"/>
        <w:spacing w:before="0" w:beforeAutospacing="0" w:after="60" w:afterAutospacing="0" w:line="240" w:lineRule="auto"/>
        <w:ind w:right="-181"/>
        <w:jc w:val="both"/>
        <w:rPr>
          <w:del w:id="212" w:author="Meryl Etman [2]" w:date="2023-02-15T11:57:00Z"/>
          <w:rFonts w:ascii="Times New Roman" w:eastAsia="Times New Roman" w:hAnsi="Times New Roman" w:cs="David"/>
          <w:sz w:val="24"/>
          <w:szCs w:val="24"/>
          <w:rtl/>
          <w:lang w:eastAsia="he-IL"/>
        </w:rPr>
        <w:pPrChange w:id="213" w:author="Meryl Etman [2]" w:date="2023-03-21T15:31:00Z">
          <w:pPr>
            <w:widowControl w:val="0"/>
            <w:spacing w:before="0" w:beforeAutospacing="0" w:after="60" w:afterAutospacing="0" w:line="240" w:lineRule="auto"/>
            <w:ind w:left="2210" w:right="-181" w:hanging="425"/>
            <w:jc w:val="both"/>
          </w:pPr>
        </w:pPrChange>
      </w:pPr>
      <w:del w:id="214"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דיווח למנהל על התקדמות ביצוע העבודות לאחר כל ביקור באתר ו/או בבית המלאכה.</w:delText>
        </w:r>
      </w:del>
    </w:p>
    <w:p w14:paraId="5D0978A7" w14:textId="13CA2D07" w:rsidR="00DE0948" w:rsidRPr="001A22FF" w:rsidDel="009B3EFA" w:rsidRDefault="00DE0948">
      <w:pPr>
        <w:widowControl w:val="0"/>
        <w:spacing w:before="0" w:beforeAutospacing="0" w:after="60" w:afterAutospacing="0" w:line="240" w:lineRule="auto"/>
        <w:ind w:right="-181"/>
        <w:jc w:val="both"/>
        <w:rPr>
          <w:del w:id="215" w:author="Meryl Etman [2]" w:date="2023-02-15T11:57:00Z"/>
          <w:rFonts w:ascii="Times New Roman" w:eastAsia="Times New Roman" w:hAnsi="Times New Roman" w:cs="David"/>
          <w:sz w:val="24"/>
          <w:szCs w:val="24"/>
          <w:rtl/>
          <w:lang w:eastAsia="he-IL"/>
        </w:rPr>
        <w:pPrChange w:id="216" w:author="Meryl Etman [2]" w:date="2023-03-21T15:31:00Z">
          <w:pPr>
            <w:widowControl w:val="0"/>
            <w:spacing w:before="0" w:beforeAutospacing="0" w:after="60" w:afterAutospacing="0" w:line="240" w:lineRule="auto"/>
            <w:ind w:left="2210" w:right="-181" w:hanging="425"/>
            <w:jc w:val="both"/>
          </w:pPr>
        </w:pPrChange>
      </w:pPr>
      <w:del w:id="217"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עדכון התוכניות והמפרטים בהתאם לשינויים שיתחייבו מדרישת הרשויות ומבעיות שיופיעו במהלך בצוע העבודות. כל עדכון יבוצע בתאום עם המנהל בכתב.</w:delText>
        </w:r>
      </w:del>
    </w:p>
    <w:p w14:paraId="4F66846C" w14:textId="5B5FD105" w:rsidR="00DE0948" w:rsidRPr="001A22FF" w:rsidDel="009B3EFA" w:rsidRDefault="00DE0948">
      <w:pPr>
        <w:widowControl w:val="0"/>
        <w:spacing w:before="0" w:beforeAutospacing="0" w:after="60" w:afterAutospacing="0" w:line="240" w:lineRule="auto"/>
        <w:ind w:right="-181"/>
        <w:jc w:val="both"/>
        <w:rPr>
          <w:del w:id="218" w:author="Meryl Etman [2]" w:date="2023-02-15T11:57:00Z"/>
          <w:rFonts w:ascii="Times New Roman" w:eastAsia="Times New Roman" w:hAnsi="Times New Roman" w:cs="David"/>
          <w:sz w:val="24"/>
          <w:szCs w:val="24"/>
          <w:rtl/>
          <w:lang w:eastAsia="he-IL"/>
        </w:rPr>
        <w:pPrChange w:id="219" w:author="Meryl Etman [2]" w:date="2023-03-21T15:31:00Z">
          <w:pPr>
            <w:widowControl w:val="0"/>
            <w:spacing w:before="0" w:beforeAutospacing="0" w:after="60" w:afterAutospacing="0" w:line="240" w:lineRule="auto"/>
            <w:ind w:left="2210" w:right="-181" w:hanging="425"/>
            <w:jc w:val="both"/>
          </w:pPr>
        </w:pPrChange>
      </w:pPr>
      <w:del w:id="220"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השתתפות בקבלת העבודות ואישור גמר ביצוע העבודות, בתיאום עם היועצים. העברת רשימות ליקויים לתיקון.</w:delText>
        </w:r>
      </w:del>
    </w:p>
    <w:p w14:paraId="2AF2F056" w14:textId="0DB52361" w:rsidR="00DE0948" w:rsidRPr="001A22FF" w:rsidDel="009B3EFA" w:rsidRDefault="00DE0948">
      <w:pPr>
        <w:widowControl w:val="0"/>
        <w:spacing w:before="0" w:beforeAutospacing="0" w:after="60" w:afterAutospacing="0" w:line="240" w:lineRule="auto"/>
        <w:ind w:right="-181"/>
        <w:jc w:val="both"/>
        <w:rPr>
          <w:del w:id="221" w:author="Meryl Etman [2]" w:date="2023-02-15T11:57:00Z"/>
          <w:rFonts w:ascii="Times New Roman" w:eastAsia="Times New Roman" w:hAnsi="Times New Roman" w:cs="David"/>
          <w:sz w:val="24"/>
          <w:szCs w:val="24"/>
          <w:rtl/>
          <w:lang w:eastAsia="he-IL"/>
        </w:rPr>
        <w:pPrChange w:id="222" w:author="Meryl Etman [2]" w:date="2023-03-21T15:31:00Z">
          <w:pPr>
            <w:widowControl w:val="0"/>
            <w:spacing w:before="0" w:beforeAutospacing="0" w:after="60" w:afterAutospacing="0" w:line="240" w:lineRule="auto"/>
            <w:ind w:left="2210" w:right="-181" w:hanging="425"/>
            <w:jc w:val="both"/>
          </w:pPr>
        </w:pPrChange>
      </w:pPr>
      <w:del w:id="223"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י</w:delText>
        </w:r>
        <w:r w:rsidRPr="001A22FF" w:rsidDel="009B3EFA">
          <w:rPr>
            <w:rFonts w:ascii="Times New Roman" w:eastAsia="Times New Roman" w:hAnsi="Times New Roman" w:cs="David" w:hint="cs"/>
            <w:sz w:val="24"/>
            <w:szCs w:val="24"/>
            <w:rtl/>
            <w:lang w:eastAsia="he-IL"/>
          </w:rPr>
          <w:delText>י</w:delText>
        </w:r>
        <w:r w:rsidRPr="001A22FF" w:rsidDel="009B3EFA">
          <w:rPr>
            <w:rFonts w:ascii="Times New Roman" w:eastAsia="Times New Roman" w:hAnsi="Times New Roman" w:cs="David"/>
            <w:sz w:val="24"/>
            <w:szCs w:val="24"/>
            <w:rtl/>
            <w:lang w:eastAsia="he-IL"/>
          </w:rPr>
          <w:delTex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delText>
        </w:r>
      </w:del>
    </w:p>
    <w:p w14:paraId="44FAE98F" w14:textId="0891E3C8" w:rsidR="00DE0948" w:rsidRPr="001A22FF" w:rsidDel="009B3EFA" w:rsidRDefault="00DE0948">
      <w:pPr>
        <w:widowControl w:val="0"/>
        <w:spacing w:before="0" w:beforeAutospacing="0" w:after="60" w:afterAutospacing="0" w:line="240" w:lineRule="auto"/>
        <w:ind w:right="-181"/>
        <w:jc w:val="both"/>
        <w:rPr>
          <w:del w:id="224" w:author="Meryl Etman [2]" w:date="2023-02-15T11:57:00Z"/>
          <w:rFonts w:ascii="Times New Roman" w:eastAsia="Times New Roman" w:hAnsi="Times New Roman" w:cs="David"/>
          <w:sz w:val="24"/>
          <w:szCs w:val="24"/>
          <w:rtl/>
          <w:lang w:eastAsia="he-IL"/>
        </w:rPr>
        <w:pPrChange w:id="225" w:author="Meryl Etman [2]" w:date="2023-03-21T15:31:00Z">
          <w:pPr>
            <w:widowControl w:val="0"/>
            <w:spacing w:before="0" w:beforeAutospacing="0" w:after="60" w:afterAutospacing="0" w:line="240" w:lineRule="auto"/>
            <w:ind w:left="2210" w:right="-181" w:hanging="425"/>
            <w:jc w:val="both"/>
          </w:pPr>
        </w:pPrChange>
      </w:pPr>
      <w:del w:id="226"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מתן י</w:delText>
        </w:r>
        <w:r w:rsidRPr="001A22FF" w:rsidDel="009B3EFA">
          <w:rPr>
            <w:rFonts w:ascii="Times New Roman" w:eastAsia="Times New Roman" w:hAnsi="Times New Roman" w:cs="David" w:hint="cs"/>
            <w:sz w:val="24"/>
            <w:szCs w:val="24"/>
            <w:rtl/>
            <w:lang w:eastAsia="he-IL"/>
          </w:rPr>
          <w:delText>י</w:delText>
        </w:r>
        <w:r w:rsidRPr="001A22FF" w:rsidDel="009B3EFA">
          <w:rPr>
            <w:rFonts w:ascii="Times New Roman" w:eastAsia="Times New Roman" w:hAnsi="Times New Roman" w:cs="David"/>
            <w:sz w:val="24"/>
            <w:szCs w:val="24"/>
            <w:rtl/>
            <w:lang w:eastAsia="he-IL"/>
          </w:rPr>
          <w:delText>עוץ לפתרונות במקרים של כשלים בבצוע העבודות לעומת התכנון.</w:delText>
        </w:r>
      </w:del>
    </w:p>
    <w:p w14:paraId="68DEF660" w14:textId="1F007ED6" w:rsidR="00DE0948" w:rsidRPr="001A22FF" w:rsidDel="009B3EFA" w:rsidRDefault="00DE0948">
      <w:pPr>
        <w:widowControl w:val="0"/>
        <w:spacing w:before="0" w:beforeAutospacing="0" w:after="60" w:afterAutospacing="0" w:line="240" w:lineRule="auto"/>
        <w:ind w:right="-181"/>
        <w:jc w:val="both"/>
        <w:rPr>
          <w:del w:id="227" w:author="Meryl Etman [2]" w:date="2023-02-15T11:57:00Z"/>
          <w:rFonts w:ascii="Times New Roman" w:eastAsia="Times New Roman" w:hAnsi="Times New Roman" w:cs="David"/>
          <w:sz w:val="24"/>
          <w:szCs w:val="24"/>
          <w:rtl/>
          <w:lang w:eastAsia="he-IL"/>
        </w:rPr>
        <w:pPrChange w:id="228" w:author="Meryl Etman [2]" w:date="2023-03-21T15:31:00Z">
          <w:pPr>
            <w:widowControl w:val="0"/>
            <w:spacing w:before="0" w:beforeAutospacing="0" w:after="60" w:afterAutospacing="0" w:line="240" w:lineRule="auto"/>
            <w:ind w:left="2210" w:right="-181" w:hanging="425"/>
            <w:jc w:val="both"/>
          </w:pPr>
        </w:pPrChange>
      </w:pPr>
      <w:del w:id="229"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י</w:delText>
        </w:r>
        <w:r w:rsidRPr="001A22FF" w:rsidDel="009B3EFA">
          <w:rPr>
            <w:rFonts w:ascii="Times New Roman" w:eastAsia="Times New Roman" w:hAnsi="Times New Roman" w:cs="David" w:hint="cs"/>
            <w:sz w:val="24"/>
            <w:szCs w:val="24"/>
            <w:rtl/>
            <w:lang w:eastAsia="he-IL"/>
          </w:rPr>
          <w:delText>י</w:delText>
        </w:r>
        <w:r w:rsidRPr="001A22FF" w:rsidDel="009B3EFA">
          <w:rPr>
            <w:rFonts w:ascii="Times New Roman" w:eastAsia="Times New Roman" w:hAnsi="Times New Roman" w:cs="David"/>
            <w:sz w:val="24"/>
            <w:szCs w:val="24"/>
            <w:rtl/>
            <w:lang w:eastAsia="he-IL"/>
          </w:rPr>
          <w:delTex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delText>
        </w:r>
      </w:del>
    </w:p>
    <w:p w14:paraId="4C9EC280" w14:textId="4FC75116" w:rsidR="00DE0948" w:rsidRPr="001A22FF" w:rsidDel="009B3EFA" w:rsidRDefault="00DE0948">
      <w:pPr>
        <w:widowControl w:val="0"/>
        <w:spacing w:before="0" w:beforeAutospacing="0" w:after="60" w:afterAutospacing="0" w:line="240" w:lineRule="auto"/>
        <w:ind w:right="-181"/>
        <w:jc w:val="both"/>
        <w:rPr>
          <w:del w:id="230" w:author="Meryl Etman [2]" w:date="2023-02-15T11:57:00Z"/>
          <w:rFonts w:ascii="Times New Roman" w:eastAsia="Times New Roman" w:hAnsi="Times New Roman" w:cs="David"/>
          <w:sz w:val="24"/>
          <w:szCs w:val="24"/>
          <w:rtl/>
          <w:lang w:eastAsia="he-IL"/>
        </w:rPr>
        <w:pPrChange w:id="231" w:author="Meryl Etman [2]" w:date="2023-03-21T15:31:00Z">
          <w:pPr>
            <w:widowControl w:val="0"/>
            <w:spacing w:before="0" w:beforeAutospacing="0" w:after="60" w:afterAutospacing="0" w:line="240" w:lineRule="auto"/>
            <w:ind w:left="2210" w:right="-181" w:hanging="425"/>
            <w:jc w:val="both"/>
          </w:pPr>
        </w:pPrChange>
      </w:pPr>
      <w:del w:id="232"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י</w:delText>
        </w:r>
        <w:r w:rsidRPr="001A22FF" w:rsidDel="009B3EFA">
          <w:rPr>
            <w:rFonts w:ascii="Times New Roman" w:eastAsia="Times New Roman" w:hAnsi="Times New Roman" w:cs="David" w:hint="cs"/>
            <w:sz w:val="24"/>
            <w:szCs w:val="24"/>
            <w:rtl/>
            <w:lang w:eastAsia="he-IL"/>
          </w:rPr>
          <w:delText>י</w:delText>
        </w:r>
        <w:r w:rsidRPr="001A22FF" w:rsidDel="009B3EFA">
          <w:rPr>
            <w:rFonts w:ascii="Times New Roman" w:eastAsia="Times New Roman" w:hAnsi="Times New Roman" w:cs="David"/>
            <w:sz w:val="24"/>
            <w:szCs w:val="24"/>
            <w:rtl/>
            <w:lang w:eastAsia="he-IL"/>
          </w:rPr>
          <w:delTex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delText>
        </w:r>
      </w:del>
    </w:p>
    <w:p w14:paraId="01988B7C" w14:textId="7828D95D" w:rsidR="00DE0948" w:rsidRPr="001A22FF" w:rsidDel="009B3EFA" w:rsidRDefault="00DE0948">
      <w:pPr>
        <w:widowControl w:val="0"/>
        <w:spacing w:before="0" w:beforeAutospacing="0" w:after="60" w:afterAutospacing="0" w:line="240" w:lineRule="auto"/>
        <w:ind w:right="-181"/>
        <w:jc w:val="both"/>
        <w:rPr>
          <w:del w:id="233" w:author="Meryl Etman [2]" w:date="2023-02-15T11:57:00Z"/>
          <w:rFonts w:ascii="Times New Roman" w:eastAsia="Times New Roman" w:hAnsi="Times New Roman" w:cs="David"/>
          <w:sz w:val="24"/>
          <w:szCs w:val="24"/>
          <w:rtl/>
          <w:lang w:eastAsia="he-IL"/>
        </w:rPr>
        <w:pPrChange w:id="234" w:author="Meryl Etman [2]" w:date="2023-03-21T15:31:00Z">
          <w:pPr>
            <w:widowControl w:val="0"/>
            <w:spacing w:before="0" w:beforeAutospacing="0" w:after="60" w:afterAutospacing="0" w:line="240" w:lineRule="auto"/>
            <w:ind w:left="2210" w:right="-181" w:hanging="425"/>
            <w:jc w:val="both"/>
          </w:pPr>
        </w:pPrChange>
      </w:pPr>
      <w:del w:id="235"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 xml:space="preserve">הכנה וחתימה על כל מסמך </w:delText>
        </w:r>
        <w:r w:rsidRPr="001A22FF" w:rsidDel="009B3EFA">
          <w:rPr>
            <w:rFonts w:ascii="Times New Roman" w:eastAsia="Times New Roman" w:hAnsi="Times New Roman" w:cs="David" w:hint="cs"/>
            <w:sz w:val="24"/>
            <w:szCs w:val="24"/>
            <w:rtl/>
            <w:lang w:eastAsia="he-IL"/>
          </w:rPr>
          <w:delText>שיידר</w:delText>
        </w:r>
        <w:r w:rsidRPr="001A22FF" w:rsidDel="009B3EFA">
          <w:rPr>
            <w:rFonts w:ascii="Times New Roman" w:eastAsia="Times New Roman" w:hAnsi="Times New Roman" w:cs="David" w:hint="eastAsia"/>
            <w:sz w:val="24"/>
            <w:szCs w:val="24"/>
            <w:rtl/>
            <w:lang w:eastAsia="he-IL"/>
          </w:rPr>
          <w:delText>ש</w:delText>
        </w:r>
        <w:r w:rsidRPr="001A22FF" w:rsidDel="009B3EFA">
          <w:rPr>
            <w:rFonts w:ascii="Times New Roman" w:eastAsia="Times New Roman" w:hAnsi="Times New Roman" w:cs="David"/>
            <w:sz w:val="24"/>
            <w:szCs w:val="24"/>
            <w:rtl/>
            <w:lang w:eastAsia="he-IL"/>
          </w:rPr>
          <w:delText xml:space="preserve"> ע"י הרשויות מהמתכנן במהלך הבניה, על אישור לחיבור הפרויקט למערכות, ועל אישור לאכלוס ולתעודת גמר.</w:delText>
        </w:r>
      </w:del>
    </w:p>
    <w:p w14:paraId="542BC580" w14:textId="429CF0AC" w:rsidR="00DE0948" w:rsidRPr="001A22FF" w:rsidDel="009B3EFA" w:rsidRDefault="00DE0948">
      <w:pPr>
        <w:widowControl w:val="0"/>
        <w:spacing w:before="0" w:beforeAutospacing="0" w:after="60" w:afterAutospacing="0" w:line="240" w:lineRule="auto"/>
        <w:ind w:right="-181"/>
        <w:jc w:val="both"/>
        <w:rPr>
          <w:del w:id="236" w:author="Meryl Etman [2]" w:date="2023-02-15T11:57:00Z"/>
          <w:rFonts w:ascii="Times New Roman" w:eastAsia="Times New Roman" w:hAnsi="Times New Roman" w:cs="David"/>
          <w:sz w:val="24"/>
          <w:szCs w:val="24"/>
          <w:rtl/>
          <w:lang w:eastAsia="he-IL"/>
        </w:rPr>
        <w:pPrChange w:id="237" w:author="Meryl Etman [2]" w:date="2023-03-21T15:31:00Z">
          <w:pPr>
            <w:widowControl w:val="0"/>
            <w:spacing w:before="0" w:beforeAutospacing="0" w:after="60" w:afterAutospacing="0" w:line="240" w:lineRule="auto"/>
            <w:ind w:left="2210" w:right="-181" w:hanging="425"/>
            <w:jc w:val="both"/>
          </w:pPr>
        </w:pPrChange>
      </w:pPr>
      <w:del w:id="238"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 xml:space="preserve">בדיקת ביצוע עבודות הבדק וקבלה סופית של העבודות בגמר אחריות קבלני העבודות. </w:delText>
        </w:r>
      </w:del>
    </w:p>
    <w:p w14:paraId="2E4494D9" w14:textId="6DD6D6FF" w:rsidR="00DE0948" w:rsidRPr="001A22FF" w:rsidDel="009B3EFA" w:rsidRDefault="00DE0948">
      <w:pPr>
        <w:widowControl w:val="0"/>
        <w:spacing w:before="0" w:beforeAutospacing="0" w:after="60" w:afterAutospacing="0" w:line="240" w:lineRule="auto"/>
        <w:ind w:right="-181"/>
        <w:jc w:val="both"/>
        <w:rPr>
          <w:del w:id="239" w:author="Meryl Etman [2]" w:date="2023-02-15T11:57:00Z"/>
          <w:rFonts w:ascii="Times New Roman" w:eastAsia="Times New Roman" w:hAnsi="Times New Roman" w:cs="David"/>
          <w:sz w:val="24"/>
          <w:szCs w:val="24"/>
          <w:rtl/>
          <w:lang w:eastAsia="he-IL"/>
        </w:rPr>
        <w:pPrChange w:id="240" w:author="Meryl Etman [2]" w:date="2023-03-21T15:31:00Z">
          <w:pPr>
            <w:widowControl w:val="0"/>
            <w:spacing w:before="0" w:beforeAutospacing="0" w:after="60" w:afterAutospacing="0" w:line="240" w:lineRule="auto"/>
            <w:ind w:left="2210" w:right="-181" w:hanging="425"/>
            <w:jc w:val="both"/>
          </w:pPr>
        </w:pPrChange>
      </w:pPr>
      <w:del w:id="241"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סיוע ככל הנדרש לשם אישור הרשויות להשלמת העבודות ולקבלת תעודת גמר.</w:delText>
        </w:r>
      </w:del>
    </w:p>
    <w:p w14:paraId="180F0381" w14:textId="165B9D30" w:rsidR="00DE0948" w:rsidRPr="001A22FF" w:rsidDel="009B3EFA" w:rsidRDefault="00DE0948">
      <w:pPr>
        <w:widowControl w:val="0"/>
        <w:spacing w:before="0" w:beforeAutospacing="0" w:after="60" w:afterAutospacing="0" w:line="240" w:lineRule="auto"/>
        <w:ind w:right="-181"/>
        <w:jc w:val="both"/>
        <w:rPr>
          <w:del w:id="242" w:author="Meryl Etman [2]" w:date="2023-02-15T11:57:00Z"/>
          <w:rFonts w:ascii="Times New Roman" w:eastAsia="Times New Roman" w:hAnsi="Times New Roman" w:cs="David"/>
          <w:sz w:val="24"/>
          <w:szCs w:val="24"/>
          <w:rtl/>
          <w:lang w:eastAsia="he-IL"/>
        </w:rPr>
        <w:pPrChange w:id="243" w:author="Meryl Etman [2]" w:date="2023-03-21T15:31:00Z">
          <w:pPr>
            <w:widowControl w:val="0"/>
            <w:spacing w:before="0" w:beforeAutospacing="0" w:after="60" w:afterAutospacing="0" w:line="240" w:lineRule="auto"/>
            <w:ind w:left="2210" w:right="-181" w:hanging="425"/>
            <w:jc w:val="both"/>
          </w:pPr>
        </w:pPrChange>
      </w:pPr>
      <w:del w:id="244"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סיוע למזמין במתן מענה לפניות אליו בקשר לתכנון ובצוע העבודות.</w:delText>
        </w:r>
      </w:del>
    </w:p>
    <w:p w14:paraId="130627F5" w14:textId="327A4A8F" w:rsidR="00DE0948" w:rsidRPr="001A22FF" w:rsidDel="009B3EFA" w:rsidRDefault="00DE0948">
      <w:pPr>
        <w:widowControl w:val="0"/>
        <w:spacing w:before="0" w:beforeAutospacing="0" w:after="60" w:afterAutospacing="0" w:line="240" w:lineRule="auto"/>
        <w:ind w:right="-181"/>
        <w:jc w:val="both"/>
        <w:rPr>
          <w:del w:id="245" w:author="Meryl Etman [2]" w:date="2023-02-15T11:57:00Z"/>
          <w:rFonts w:ascii="Times New Roman" w:eastAsia="Times New Roman" w:hAnsi="Times New Roman" w:cs="David"/>
          <w:sz w:val="24"/>
          <w:szCs w:val="24"/>
          <w:rtl/>
          <w:lang w:eastAsia="he-IL"/>
        </w:rPr>
        <w:pPrChange w:id="246" w:author="Meryl Etman [2]" w:date="2023-03-21T15:31:00Z">
          <w:pPr>
            <w:widowControl w:val="0"/>
            <w:spacing w:before="0" w:beforeAutospacing="0" w:after="60" w:afterAutospacing="0" w:line="240" w:lineRule="auto"/>
            <w:ind w:left="2210" w:right="-181" w:hanging="425"/>
            <w:jc w:val="both"/>
          </w:pPr>
        </w:pPrChange>
      </w:pPr>
      <w:del w:id="247"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השתתפות עם המזמין בהגנה מפני תביעות בקשר עם תכנון וב</w:delText>
        </w:r>
        <w:r w:rsidRPr="001A22FF" w:rsidDel="009B3EFA">
          <w:rPr>
            <w:rFonts w:ascii="Times New Roman" w:eastAsia="Times New Roman" w:hAnsi="Times New Roman" w:cs="David" w:hint="cs"/>
            <w:sz w:val="24"/>
            <w:szCs w:val="24"/>
            <w:rtl/>
            <w:lang w:eastAsia="he-IL"/>
          </w:rPr>
          <w:delText>י</w:delText>
        </w:r>
        <w:r w:rsidRPr="001A22FF" w:rsidDel="009B3EFA">
          <w:rPr>
            <w:rFonts w:ascii="Times New Roman" w:eastAsia="Times New Roman" w:hAnsi="Times New Roman" w:cs="David"/>
            <w:sz w:val="24"/>
            <w:szCs w:val="24"/>
            <w:rtl/>
            <w:lang w:eastAsia="he-IL"/>
          </w:rPr>
          <w:delText>צוע העבודות</w:delText>
        </w:r>
        <w:r w:rsidRPr="001A22FF" w:rsidDel="009B3EFA">
          <w:rPr>
            <w:rFonts w:ascii="Times New Roman" w:eastAsia="Times New Roman" w:hAnsi="Times New Roman" w:cs="David" w:hint="cs"/>
            <w:sz w:val="24"/>
            <w:szCs w:val="24"/>
            <w:rtl/>
            <w:lang w:eastAsia="he-IL"/>
          </w:rPr>
          <w:delText xml:space="preserve"> ומתן חוות דעת מקצועית במסגרת תביעות משפטיות שיוגשו, אם יוגשו, נגד המזמין בקשר לפרויקט ולאתר</w:delText>
        </w:r>
        <w:r w:rsidRPr="001A22FF" w:rsidDel="009B3EFA">
          <w:rPr>
            <w:rFonts w:ascii="Times New Roman" w:eastAsia="Times New Roman" w:hAnsi="Times New Roman" w:cs="David"/>
            <w:sz w:val="24"/>
            <w:szCs w:val="24"/>
            <w:rtl/>
            <w:lang w:eastAsia="he-IL"/>
          </w:rPr>
          <w:delText>.</w:delText>
        </w:r>
      </w:del>
    </w:p>
    <w:p w14:paraId="6E37AF67" w14:textId="2B5C5840" w:rsidR="00DE0948" w:rsidRPr="001A22FF" w:rsidDel="009B3EFA" w:rsidRDefault="00DE0948">
      <w:pPr>
        <w:widowControl w:val="0"/>
        <w:spacing w:before="0" w:beforeAutospacing="0" w:after="60" w:afterAutospacing="0" w:line="240" w:lineRule="auto"/>
        <w:ind w:right="-181"/>
        <w:jc w:val="both"/>
        <w:rPr>
          <w:del w:id="248" w:author="Meryl Etman [2]" w:date="2023-02-15T11:57:00Z"/>
          <w:rFonts w:ascii="Times New Roman" w:eastAsia="Times New Roman" w:hAnsi="Times New Roman" w:cs="David"/>
          <w:sz w:val="24"/>
          <w:szCs w:val="24"/>
          <w:rtl/>
          <w:lang w:eastAsia="he-IL"/>
        </w:rPr>
        <w:pPrChange w:id="249" w:author="Meryl Etman [2]" w:date="2023-03-21T15:31:00Z">
          <w:pPr>
            <w:widowControl w:val="0"/>
            <w:spacing w:before="0" w:beforeAutospacing="0" w:after="60" w:afterAutospacing="0" w:line="240" w:lineRule="auto"/>
            <w:ind w:left="2210" w:right="-181" w:hanging="425"/>
            <w:jc w:val="both"/>
          </w:pPr>
        </w:pPrChange>
      </w:pPr>
      <w:del w:id="250"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כל יתר הדרוש לפיקוח עליון, ולביקורת על הבניה.</w:delText>
        </w:r>
      </w:del>
    </w:p>
    <w:p w14:paraId="6950F49B" w14:textId="5C519D7F" w:rsidR="00DE0948" w:rsidRPr="001A22FF" w:rsidDel="009B3EFA" w:rsidRDefault="00973EDE">
      <w:pPr>
        <w:widowControl w:val="0"/>
        <w:spacing w:before="0" w:beforeAutospacing="0" w:after="60" w:afterAutospacing="0" w:line="240" w:lineRule="auto"/>
        <w:ind w:right="-181"/>
        <w:jc w:val="both"/>
        <w:rPr>
          <w:del w:id="251" w:author="Meryl Etman [2]" w:date="2023-02-15T11:57:00Z"/>
          <w:rFonts w:ascii="Times New Roman" w:eastAsia="Times New Roman" w:hAnsi="Times New Roman" w:cs="David"/>
          <w:sz w:val="24"/>
          <w:szCs w:val="24"/>
          <w:rtl/>
          <w:lang w:eastAsia="he-IL"/>
        </w:rPr>
        <w:pPrChange w:id="252" w:author="Meryl Etman [2]" w:date="2023-03-21T15:31:00Z">
          <w:pPr>
            <w:widowControl w:val="0"/>
            <w:spacing w:before="0" w:beforeAutospacing="0" w:after="60" w:afterAutospacing="0" w:line="240" w:lineRule="auto"/>
            <w:ind w:left="2210" w:right="-181" w:hanging="425"/>
            <w:jc w:val="both"/>
          </w:pPr>
        </w:pPrChange>
      </w:pPr>
      <w:del w:id="253" w:author="Meryl Etman [2]" w:date="2023-02-15T11:57:00Z">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עיבוד ת</w:delText>
        </w:r>
        <w:r w:rsidR="00DE0948" w:rsidRPr="001A22FF" w:rsidDel="009B3EFA">
          <w:rPr>
            <w:rFonts w:ascii="Times New Roman" w:eastAsia="Times New Roman" w:hAnsi="Times New Roman" w:cs="David"/>
            <w:sz w:val="24"/>
            <w:szCs w:val="24"/>
            <w:rtl/>
            <w:lang w:eastAsia="he-IL"/>
          </w:rPr>
          <w:delText>כניות הפרויקט כפי שבוצעו למעשה (</w:delText>
        </w:r>
        <w:r w:rsidR="00DE0948" w:rsidRPr="001A22FF" w:rsidDel="009B3EFA">
          <w:rPr>
            <w:rFonts w:ascii="Times New Roman" w:eastAsia="Times New Roman" w:hAnsi="Times New Roman" w:cs="David"/>
            <w:sz w:val="24"/>
            <w:szCs w:val="24"/>
            <w:lang w:eastAsia="he-IL"/>
          </w:rPr>
          <w:delText>AS-MADE</w:delText>
        </w:r>
        <w:r w:rsidRPr="001A22FF" w:rsidDel="009B3EFA">
          <w:rPr>
            <w:rFonts w:ascii="Times New Roman" w:eastAsia="Times New Roman" w:hAnsi="Times New Roman" w:cs="David"/>
            <w:sz w:val="24"/>
            <w:szCs w:val="24"/>
            <w:rtl/>
            <w:lang w:eastAsia="he-IL"/>
          </w:rPr>
          <w:delText>) על בסיס ת</w:delText>
        </w:r>
        <w:r w:rsidR="00DE0948" w:rsidRPr="001A22FF" w:rsidDel="009B3EFA">
          <w:rPr>
            <w:rFonts w:ascii="Times New Roman" w:eastAsia="Times New Roman" w:hAnsi="Times New Roman" w:cs="David"/>
            <w:sz w:val="24"/>
            <w:szCs w:val="24"/>
            <w:rtl/>
            <w:lang w:eastAsia="he-IL"/>
          </w:rPr>
          <w:delText xml:space="preserve">כניות </w:delText>
        </w:r>
        <w:r w:rsidR="00DE0948" w:rsidRPr="001A22FF" w:rsidDel="009B3EFA">
          <w:rPr>
            <w:rFonts w:ascii="Times New Roman" w:eastAsia="Times New Roman" w:hAnsi="Times New Roman" w:cs="David"/>
            <w:sz w:val="24"/>
            <w:szCs w:val="24"/>
            <w:lang w:eastAsia="he-IL"/>
          </w:rPr>
          <w:delText>AS-MADE</w:delText>
        </w:r>
        <w:r w:rsidR="00DE0948" w:rsidRPr="001A22FF" w:rsidDel="009B3EFA">
          <w:rPr>
            <w:rFonts w:ascii="Times New Roman" w:eastAsia="Times New Roman" w:hAnsi="Times New Roman" w:cs="David"/>
            <w:sz w:val="24"/>
            <w:szCs w:val="24"/>
            <w:rtl/>
            <w:lang w:eastAsia="he-IL"/>
          </w:rPr>
          <w:delText xml:space="preserve"> שימסור הקבלן תוך ציון כל השינויים שחלו בזמן הביצוע, ומסירתם למזמין ע"ג דיסקט. </w:delText>
        </w:r>
      </w:del>
    </w:p>
    <w:p w14:paraId="61C4D79E" w14:textId="25F51050" w:rsidR="00DE0948" w:rsidRPr="001A22FF" w:rsidDel="009B3EFA" w:rsidRDefault="00DE0948">
      <w:pPr>
        <w:widowControl w:val="0"/>
        <w:spacing w:before="120" w:beforeAutospacing="0" w:after="60" w:afterAutospacing="0" w:line="240" w:lineRule="auto"/>
        <w:jc w:val="both"/>
        <w:rPr>
          <w:del w:id="254" w:author="Meryl Etman [2]" w:date="2023-02-15T11:57:00Z"/>
          <w:rFonts w:ascii="Times New Roman" w:eastAsia="Times New Roman" w:hAnsi="Times New Roman" w:cs="David"/>
          <w:sz w:val="24"/>
          <w:szCs w:val="24"/>
          <w:rtl/>
          <w:lang w:eastAsia="he-IL"/>
        </w:rPr>
        <w:pPrChange w:id="255" w:author="Meryl Etman [2]" w:date="2023-03-21T15:31:00Z">
          <w:pPr>
            <w:widowControl w:val="0"/>
            <w:spacing w:before="120" w:beforeAutospacing="0" w:after="60" w:afterAutospacing="0" w:line="240" w:lineRule="auto"/>
            <w:ind w:left="2160" w:hanging="720"/>
            <w:jc w:val="both"/>
          </w:pPr>
        </w:pPrChange>
      </w:pPr>
      <w:del w:id="256" w:author="Meryl Etman [2]" w:date="2023-02-15T11:57:00Z">
        <w:r w:rsidRPr="001A22FF" w:rsidDel="009B3EFA">
          <w:rPr>
            <w:rFonts w:ascii="Times New Roman" w:eastAsia="Times New Roman" w:hAnsi="Times New Roman" w:cs="David" w:hint="cs"/>
            <w:sz w:val="24"/>
            <w:szCs w:val="24"/>
            <w:rtl/>
            <w:lang w:eastAsia="he-IL"/>
          </w:rPr>
          <w:delText>ב</w:delText>
        </w:r>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אין המתכנן רשאי לתת הוראות במישרין לקבלנים או לנהל משא ומתן עם הקבלנים ביחס למחירים או לדרכי ביצוע אלא באמצעות נציג המזמין.</w:delText>
        </w:r>
      </w:del>
    </w:p>
    <w:p w14:paraId="5790A529" w14:textId="259BD724" w:rsidR="00DE0948" w:rsidRPr="001A22FF" w:rsidDel="009B3EFA" w:rsidRDefault="00DE0948">
      <w:pPr>
        <w:widowControl w:val="0"/>
        <w:spacing w:before="0" w:beforeAutospacing="0" w:after="60" w:afterAutospacing="0" w:line="240" w:lineRule="auto"/>
        <w:jc w:val="both"/>
        <w:rPr>
          <w:del w:id="257" w:author="Meryl Etman [2]" w:date="2023-02-15T11:57:00Z"/>
          <w:rFonts w:ascii="Times New Roman" w:eastAsia="Times New Roman" w:hAnsi="Times New Roman" w:cs="David"/>
          <w:sz w:val="24"/>
          <w:szCs w:val="24"/>
          <w:rtl/>
          <w:lang w:eastAsia="he-IL"/>
        </w:rPr>
        <w:pPrChange w:id="258" w:author="Meryl Etman [2]" w:date="2023-03-21T15:31:00Z">
          <w:pPr>
            <w:widowControl w:val="0"/>
            <w:spacing w:before="0" w:beforeAutospacing="0" w:after="60" w:afterAutospacing="0" w:line="240" w:lineRule="auto"/>
            <w:ind w:left="2160" w:hanging="720"/>
            <w:jc w:val="both"/>
          </w:pPr>
        </w:pPrChange>
      </w:pPr>
      <w:del w:id="259" w:author="Meryl Etman [2]" w:date="2023-02-15T11:57:00Z">
        <w:r w:rsidRPr="001A22FF" w:rsidDel="009B3EFA">
          <w:rPr>
            <w:rFonts w:ascii="Times New Roman" w:eastAsia="Times New Roman" w:hAnsi="Times New Roman" w:cs="David" w:hint="cs"/>
            <w:sz w:val="24"/>
            <w:szCs w:val="24"/>
            <w:rtl/>
            <w:lang w:eastAsia="he-IL"/>
          </w:rPr>
          <w:delText>ג</w:delText>
        </w:r>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w:delText>
        </w:r>
        <w:r w:rsidR="00973EDE" w:rsidRPr="001A22FF" w:rsidDel="009B3EFA">
          <w:rPr>
            <w:rFonts w:ascii="Times New Roman" w:eastAsia="Times New Roman" w:hAnsi="Times New Roman" w:cs="David"/>
            <w:sz w:val="24"/>
            <w:szCs w:val="24"/>
            <w:rtl/>
            <w:lang w:eastAsia="he-IL"/>
          </w:rPr>
          <w:delText>צוע העבודות, מצא אותן תואמות לת</w:delText>
        </w:r>
        <w:r w:rsidRPr="001A22FF" w:rsidDel="009B3EFA">
          <w:rPr>
            <w:rFonts w:ascii="Times New Roman" w:eastAsia="Times New Roman" w:hAnsi="Times New Roman" w:cs="David"/>
            <w:sz w:val="24"/>
            <w:szCs w:val="24"/>
            <w:rtl/>
            <w:lang w:eastAsia="he-IL"/>
          </w:rPr>
          <w:delText xml:space="preserve">כניותיו ולתקנים מחייבים וכי בוצעו לשביעות רצונו.  </w:delText>
        </w:r>
      </w:del>
    </w:p>
    <w:p w14:paraId="631CEAC9" w14:textId="24160988" w:rsidR="00DE0948" w:rsidRPr="001A22FF" w:rsidDel="009B3EFA" w:rsidRDefault="00DE0948" w:rsidP="00501C50">
      <w:pPr>
        <w:widowControl w:val="0"/>
        <w:spacing w:before="0" w:beforeAutospacing="0" w:after="0" w:afterAutospacing="0" w:line="240" w:lineRule="auto"/>
        <w:ind w:right="-357"/>
        <w:rPr>
          <w:del w:id="260" w:author="Meryl Etman [2]" w:date="2023-02-15T11:57:00Z"/>
          <w:rFonts w:ascii="Times New Roman" w:eastAsia="Times New Roman" w:hAnsi="Times New Roman" w:cs="David"/>
          <w:sz w:val="24"/>
          <w:szCs w:val="24"/>
          <w:rtl/>
          <w:lang w:eastAsia="he-IL"/>
        </w:rPr>
      </w:pPr>
      <w:del w:id="261" w:author="Meryl Etman [2]" w:date="2023-02-15T11:57:00Z">
        <w:r w:rsidRPr="001A22FF" w:rsidDel="009B3EFA">
          <w:rPr>
            <w:rFonts w:ascii="Times New Roman" w:eastAsia="Times New Roman" w:hAnsi="Times New Roman" w:cs="David"/>
            <w:sz w:val="24"/>
            <w:szCs w:val="24"/>
            <w:rtl/>
            <w:lang w:eastAsia="he-IL"/>
          </w:rPr>
          <w:tab/>
        </w:r>
        <w:r w:rsidRPr="001A22FF" w:rsidDel="009B3EFA">
          <w:rPr>
            <w:rFonts w:ascii="Times New Roman" w:eastAsia="Times New Roman" w:hAnsi="Times New Roman" w:cs="David"/>
            <w:sz w:val="24"/>
            <w:szCs w:val="24"/>
            <w:rtl/>
            <w:lang w:eastAsia="he-IL"/>
          </w:rPr>
          <w:tab/>
        </w:r>
        <w:r w:rsidRPr="001A22FF" w:rsidDel="009B3EFA">
          <w:rPr>
            <w:rFonts w:ascii="Times New Roman" w:eastAsia="Times New Roman" w:hAnsi="Times New Roman" w:cs="David"/>
            <w:sz w:val="24"/>
            <w:szCs w:val="24"/>
            <w:rtl/>
            <w:lang w:eastAsia="he-IL"/>
          </w:rPr>
          <w:tab/>
          <w:delText>ללא דו"חות והצהרה אלה לא תשולם למתכנן יתרת שכרו עבור פיקוח עליון.</w:delText>
        </w:r>
      </w:del>
    </w:p>
    <w:p w14:paraId="67681981" w14:textId="3F1497FE" w:rsidR="00DE0948" w:rsidRPr="001A22FF" w:rsidRDefault="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Change w:id="262" w:author="Meryl Etman [2]" w:date="2023-03-21T15:31:00Z">
          <w:pPr>
            <w:widowControl w:val="0"/>
            <w:spacing w:before="120" w:beforeAutospacing="0" w:after="60" w:afterAutospacing="0" w:line="240" w:lineRule="auto"/>
            <w:ind w:left="2160" w:hanging="720"/>
            <w:jc w:val="both"/>
          </w:pPr>
        </w:pPrChange>
      </w:pPr>
      <w:del w:id="263" w:author="Meryl Etman [2]" w:date="2023-02-15T11:57:00Z">
        <w:r w:rsidRPr="001A22FF" w:rsidDel="009B3EFA">
          <w:rPr>
            <w:rFonts w:ascii="Times New Roman" w:eastAsia="Times New Roman" w:hAnsi="Times New Roman" w:cs="David" w:hint="cs"/>
            <w:sz w:val="24"/>
            <w:szCs w:val="24"/>
            <w:rtl/>
            <w:lang w:eastAsia="he-IL"/>
          </w:rPr>
          <w:delText>ד</w:delText>
        </w:r>
        <w:r w:rsidRPr="001A22FF" w:rsidDel="009B3EFA">
          <w:rPr>
            <w:rFonts w:ascii="Times New Roman" w:eastAsia="Times New Roman" w:hAnsi="Times New Roman" w:cs="David"/>
            <w:sz w:val="24"/>
            <w:szCs w:val="24"/>
            <w:rtl/>
            <w:lang w:eastAsia="he-IL"/>
          </w:rPr>
          <w:delText>.</w:delText>
        </w:r>
        <w:r w:rsidRPr="001A22FF" w:rsidDel="009B3EFA">
          <w:rPr>
            <w:rFonts w:ascii="Times New Roman" w:eastAsia="Times New Roman" w:hAnsi="Times New Roman" w:cs="David"/>
            <w:sz w:val="24"/>
            <w:szCs w:val="24"/>
            <w:rtl/>
            <w:lang w:eastAsia="he-IL"/>
          </w:rPr>
          <w:tab/>
          <w:delText xml:space="preserve">יעוץ למזמין בדבר אחזקת הפרויקט. </w:delText>
        </w:r>
      </w:del>
      <w:ins w:id="264" w:author="Meryl Etman [2]" w:date="2023-02-15T11:57:00Z">
        <w:r w:rsidR="009B3EFA" w:rsidRPr="001A22FF">
          <w:rPr>
            <w:rFonts w:ascii="Times New Roman" w:eastAsia="Times New Roman" w:hAnsi="Times New Roman" w:cs="David" w:hint="cs"/>
            <w:sz w:val="24"/>
            <w:szCs w:val="24"/>
            <w:rtl/>
            <w:lang w:eastAsia="he-IL"/>
          </w:rPr>
          <w:t>לא כלול בהסכם</w:t>
        </w:r>
      </w:ins>
      <w:ins w:id="265" w:author="Meryl Etman [2]" w:date="2023-03-21T15:31:00Z">
        <w:r w:rsidR="003F76B0" w:rsidRPr="001A22FF">
          <w:rPr>
            <w:rFonts w:ascii="Times New Roman" w:eastAsia="Times New Roman" w:hAnsi="Times New Roman" w:cs="David" w:hint="cs"/>
            <w:sz w:val="24"/>
            <w:szCs w:val="24"/>
            <w:rtl/>
            <w:lang w:eastAsia="he-IL"/>
          </w:rPr>
          <w:t>.</w:t>
        </w:r>
      </w:ins>
    </w:p>
    <w:p w14:paraId="1FA746B4" w14:textId="27D19D41" w:rsidR="00DE0948" w:rsidRPr="001A22FF" w:rsidDel="00A7561E" w:rsidRDefault="00DE0948" w:rsidP="00DE0948">
      <w:pPr>
        <w:widowControl w:val="0"/>
        <w:spacing w:before="120" w:beforeAutospacing="0" w:after="60" w:afterAutospacing="0" w:line="240" w:lineRule="auto"/>
        <w:ind w:left="720" w:hanging="720"/>
        <w:rPr>
          <w:del w:id="266" w:author="Meryl Etman [2]" w:date="2023-01-22T16:21:00Z"/>
          <w:rFonts w:ascii="Times New Roman" w:eastAsia="Times New Roman" w:hAnsi="Times New Roman" w:cs="David"/>
          <w:sz w:val="24"/>
          <w:szCs w:val="24"/>
          <w:rtl/>
          <w:lang w:eastAsia="he-IL"/>
        </w:rPr>
      </w:pPr>
      <w:r w:rsidRPr="001A22FF">
        <w:rPr>
          <w:rFonts w:ascii="Times New Roman" w:eastAsia="Times New Roman" w:hAnsi="Times New Roman" w:cs="David"/>
          <w:sz w:val="24"/>
          <w:szCs w:val="24"/>
          <w:rtl/>
          <w:lang w:eastAsia="he-IL"/>
        </w:rPr>
        <w:t>3.</w:t>
      </w:r>
      <w:r w:rsidRPr="001A22FF">
        <w:rPr>
          <w:rFonts w:ascii="Times New Roman" w:eastAsia="Times New Roman" w:hAnsi="Times New Roman" w:cs="David"/>
          <w:sz w:val="24"/>
          <w:szCs w:val="24"/>
          <w:rtl/>
          <w:lang w:eastAsia="he-IL"/>
        </w:rPr>
        <w:tab/>
      </w:r>
      <w:del w:id="267" w:author="Meryl Etman [2]" w:date="2023-01-22T16:21:00Z">
        <w:r w:rsidRPr="001A22FF" w:rsidDel="00A7561E">
          <w:rPr>
            <w:rFonts w:ascii="Times New Roman" w:eastAsia="Times New Roman" w:hAnsi="Times New Roman" w:cs="David"/>
            <w:sz w:val="24"/>
            <w:szCs w:val="24"/>
            <w:u w:val="single"/>
            <w:rtl/>
            <w:lang w:eastAsia="he-IL"/>
          </w:rPr>
          <w:delText>אופציה לבחירת המזמין</w:delText>
        </w:r>
        <w:r w:rsidRPr="001A22FF" w:rsidDel="00A7561E">
          <w:rPr>
            <w:rFonts w:ascii="Times New Roman" w:eastAsia="Times New Roman" w:hAnsi="Times New Roman" w:cs="David"/>
            <w:sz w:val="24"/>
            <w:szCs w:val="24"/>
            <w:rtl/>
            <w:lang w:eastAsia="he-IL"/>
          </w:rPr>
          <w:delText>:</w:delText>
        </w:r>
      </w:del>
    </w:p>
    <w:p w14:paraId="6F501CE3" w14:textId="232B088B" w:rsidR="00DE0948" w:rsidRPr="001A22FF" w:rsidDel="00A7561E" w:rsidRDefault="00DE0948" w:rsidP="00DE0948">
      <w:pPr>
        <w:widowControl w:val="0"/>
        <w:spacing w:before="120" w:beforeAutospacing="0" w:after="60" w:afterAutospacing="0" w:line="240" w:lineRule="auto"/>
        <w:ind w:left="720" w:hanging="720"/>
        <w:jc w:val="both"/>
        <w:rPr>
          <w:del w:id="268" w:author="Meryl Etman [2]" w:date="2023-01-22T16:21:00Z"/>
          <w:rFonts w:ascii="Times New Roman" w:eastAsia="Times New Roman" w:hAnsi="Times New Roman" w:cs="David"/>
          <w:sz w:val="24"/>
          <w:szCs w:val="24"/>
          <w:rtl/>
          <w:lang w:eastAsia="he-IL"/>
        </w:rPr>
      </w:pPr>
      <w:del w:id="269" w:author="Meryl Etman [2]" w:date="2023-01-22T16:21:00Z">
        <w:r w:rsidRPr="001A22FF" w:rsidDel="00A7561E">
          <w:rPr>
            <w:rFonts w:ascii="Times New Roman" w:eastAsia="Times New Roman" w:hAnsi="Times New Roman" w:cs="David"/>
            <w:sz w:val="24"/>
            <w:szCs w:val="24"/>
            <w:rtl/>
            <w:lang w:eastAsia="he-IL"/>
          </w:rPr>
          <w:tab/>
          <w:delText>במקרה בו יחליט המזמין להוציא מכרזים לב</w:delText>
        </w:r>
        <w:r w:rsidRPr="001A22FF" w:rsidDel="00A7561E">
          <w:rPr>
            <w:rFonts w:ascii="Times New Roman" w:eastAsia="Times New Roman" w:hAnsi="Times New Roman" w:cs="David" w:hint="cs"/>
            <w:sz w:val="24"/>
            <w:szCs w:val="24"/>
            <w:rtl/>
            <w:lang w:eastAsia="he-IL"/>
          </w:rPr>
          <w:delText>י</w:delText>
        </w:r>
        <w:r w:rsidRPr="001A22FF" w:rsidDel="00A7561E">
          <w:rPr>
            <w:rFonts w:ascii="Times New Roman" w:eastAsia="Times New Roman" w:hAnsi="Times New Roman" w:cs="David"/>
            <w:sz w:val="24"/>
            <w:szCs w:val="24"/>
            <w:rtl/>
            <w:lang w:eastAsia="he-IL"/>
          </w:rPr>
          <w:delText>צוע העבודות ללא תכנון מפורט ולהטיל את התכנון המפורט על הקבלן - י</w:delText>
        </w:r>
        <w:r w:rsidRPr="001A22FF" w:rsidDel="00A7561E">
          <w:rPr>
            <w:rFonts w:ascii="Times New Roman" w:eastAsia="Times New Roman" w:hAnsi="Times New Roman" w:cs="David" w:hint="cs"/>
            <w:sz w:val="24"/>
            <w:szCs w:val="24"/>
            <w:rtl/>
            <w:lang w:eastAsia="he-IL"/>
          </w:rPr>
          <w:delText>י</w:delText>
        </w:r>
        <w:r w:rsidRPr="001A22FF" w:rsidDel="00A7561E">
          <w:rPr>
            <w:rFonts w:ascii="Times New Roman" w:eastAsia="Times New Roman" w:hAnsi="Times New Roman" w:cs="David"/>
            <w:sz w:val="24"/>
            <w:szCs w:val="24"/>
            <w:rtl/>
            <w:lang w:eastAsia="he-IL"/>
          </w:rPr>
          <w:delText>דרש המתכנן להכין תכנון מוקדם וסופי כהגדרתו לעיל וכן מסמכים למכרזים בין קבלנים במתכונת זו.</w:delText>
        </w:r>
      </w:del>
    </w:p>
    <w:p w14:paraId="6F7124D3" w14:textId="21A7CE10" w:rsidR="00DE0948" w:rsidRPr="00DE0948" w:rsidRDefault="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Change w:id="270" w:author="Meryl Etman [2]" w:date="2023-01-22T16:21:00Z">
          <w:pPr>
            <w:widowControl w:val="0"/>
            <w:spacing w:before="120" w:beforeAutospacing="0" w:after="60" w:afterAutospacing="0" w:line="240" w:lineRule="auto"/>
            <w:ind w:left="720" w:hanging="720"/>
            <w:jc w:val="both"/>
          </w:pPr>
        </w:pPrChange>
      </w:pPr>
      <w:del w:id="271" w:author="Meryl Etman [2]" w:date="2023-01-22T16:21:00Z">
        <w:r w:rsidRPr="001A22FF" w:rsidDel="00A7561E">
          <w:rPr>
            <w:rFonts w:ascii="Times New Roman" w:eastAsia="Times New Roman" w:hAnsi="Times New Roman" w:cs="David"/>
            <w:sz w:val="24"/>
            <w:szCs w:val="24"/>
            <w:rtl/>
            <w:lang w:eastAsia="he-IL"/>
          </w:rPr>
          <w:tab/>
          <w:delText>הקבלנים יהיו רשאים להציע פתרונות 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delText>
        </w:r>
        <w:r w:rsidRPr="001A22FF" w:rsidDel="00A7561E">
          <w:rPr>
            <w:rFonts w:ascii="Times New Roman" w:eastAsia="Times New Roman" w:hAnsi="Times New Roman" w:cs="David" w:hint="cs"/>
            <w:sz w:val="24"/>
            <w:szCs w:val="24"/>
            <w:rtl/>
            <w:lang w:eastAsia="he-IL"/>
          </w:rPr>
          <w:delText>י</w:delText>
        </w:r>
        <w:r w:rsidRPr="001A22FF" w:rsidDel="00A7561E">
          <w:rPr>
            <w:rFonts w:ascii="Times New Roman" w:eastAsia="Times New Roman" w:hAnsi="Times New Roman" w:cs="David"/>
            <w:sz w:val="24"/>
            <w:szCs w:val="24"/>
            <w:rtl/>
            <w:lang w:eastAsia="he-IL"/>
          </w:rPr>
          <w:delText>צוע. לצורך כ</w:delText>
        </w:r>
        <w:r w:rsidR="00973EDE" w:rsidRPr="001A22FF" w:rsidDel="00A7561E">
          <w:rPr>
            <w:rFonts w:ascii="Times New Roman" w:eastAsia="Times New Roman" w:hAnsi="Times New Roman" w:cs="David"/>
            <w:sz w:val="24"/>
            <w:szCs w:val="24"/>
            <w:rtl/>
            <w:lang w:eastAsia="he-IL"/>
          </w:rPr>
          <w:delText>ך ישתתף המתכנן בפגישות, יבדוק ת</w:delText>
        </w:r>
        <w:r w:rsidRPr="001A22FF" w:rsidDel="00A7561E">
          <w:rPr>
            <w:rFonts w:ascii="Times New Roman" w:eastAsia="Times New Roman" w:hAnsi="Times New Roman" w:cs="David"/>
            <w:sz w:val="24"/>
            <w:szCs w:val="24"/>
            <w:rtl/>
            <w:lang w:eastAsia="he-IL"/>
          </w:rPr>
          <w:delText>כניות ומסמכים אחרים שיוגשו ע"י הקבלן, יעביר את המלצותיו לדחייתם/לא</w:delText>
        </w:r>
        <w:r w:rsidR="00973EDE" w:rsidRPr="001A22FF" w:rsidDel="00A7561E">
          <w:rPr>
            <w:rFonts w:ascii="Times New Roman" w:eastAsia="Times New Roman" w:hAnsi="Times New Roman" w:cs="David" w:hint="cs"/>
            <w:sz w:val="24"/>
            <w:szCs w:val="24"/>
            <w:rtl/>
            <w:lang w:eastAsia="he-IL"/>
          </w:rPr>
          <w:delText>י</w:delText>
        </w:r>
        <w:r w:rsidRPr="001A22FF" w:rsidDel="00A7561E">
          <w:rPr>
            <w:rFonts w:ascii="Times New Roman" w:eastAsia="Times New Roman" w:hAnsi="Times New Roman" w:cs="David"/>
            <w:sz w:val="24"/>
            <w:szCs w:val="24"/>
            <w:rtl/>
            <w:lang w:eastAsia="he-IL"/>
          </w:rPr>
          <w:delText>שורם ו/או את הערותיו לתכנון המוצע, ויבצע פקוח עליון</w:delText>
        </w:r>
      </w:del>
      <w:ins w:id="272" w:author="Meryl Etman [2]" w:date="2023-01-22T16:21:00Z">
        <w:r w:rsidR="00A7561E" w:rsidRPr="001A22FF">
          <w:rPr>
            <w:rFonts w:ascii="Times New Roman" w:eastAsia="Times New Roman" w:hAnsi="Times New Roman" w:cs="David" w:hint="cs"/>
            <w:sz w:val="24"/>
            <w:szCs w:val="24"/>
            <w:u w:val="single"/>
            <w:rtl/>
            <w:lang w:eastAsia="he-IL"/>
          </w:rPr>
          <w:t>מבוטל</w:t>
        </w:r>
      </w:ins>
      <w:r w:rsidRPr="001A22FF">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 xml:space="preserve">   </w:t>
      </w:r>
    </w:p>
    <w:p w14:paraId="629EB64D" w14:textId="6B14404C"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 xml:space="preserve">המתכנן מתחייב לשמור על </w:t>
      </w:r>
      <w:del w:id="273" w:author="Meryl Etman [2]" w:date="2023-02-15T11:59:00Z">
        <w:r w:rsidRPr="00DE0948" w:rsidDel="00107041">
          <w:rPr>
            <w:rFonts w:ascii="Times New Roman" w:eastAsia="Times New Roman" w:hAnsi="Times New Roman" w:cs="David"/>
            <w:sz w:val="24"/>
            <w:szCs w:val="24"/>
            <w:rtl/>
            <w:lang w:eastAsia="he-IL"/>
          </w:rPr>
          <w:delText xml:space="preserve">דיסקט </w:delText>
        </w:r>
        <w:r w:rsidR="00973EDE" w:rsidRPr="00DE0948" w:rsidDel="00107041">
          <w:rPr>
            <w:rFonts w:ascii="Times New Roman" w:eastAsia="Times New Roman" w:hAnsi="Times New Roman" w:cs="David" w:hint="cs"/>
            <w:sz w:val="24"/>
            <w:szCs w:val="24"/>
            <w:rtl/>
            <w:lang w:eastAsia="he-IL"/>
          </w:rPr>
          <w:delText>ואוריגינלי</w:delText>
        </w:r>
        <w:r w:rsidR="00973EDE" w:rsidRPr="00DE0948" w:rsidDel="00107041">
          <w:rPr>
            <w:rFonts w:ascii="Times New Roman" w:eastAsia="Times New Roman" w:hAnsi="Times New Roman" w:cs="David" w:hint="eastAsia"/>
            <w:sz w:val="24"/>
            <w:szCs w:val="24"/>
            <w:rtl/>
            <w:lang w:eastAsia="he-IL"/>
          </w:rPr>
          <w:delText>ים</w:delText>
        </w:r>
        <w:r w:rsidRPr="00DE0948" w:rsidDel="00107041">
          <w:rPr>
            <w:rFonts w:ascii="Times New Roman" w:eastAsia="Times New Roman" w:hAnsi="Times New Roman" w:cs="David"/>
            <w:sz w:val="24"/>
            <w:szCs w:val="24"/>
            <w:rtl/>
            <w:lang w:eastAsia="he-IL"/>
          </w:rPr>
          <w:delText xml:space="preserve"> ש</w:delText>
        </w:r>
        <w:r w:rsidR="00510E77" w:rsidDel="00107041">
          <w:rPr>
            <w:rFonts w:ascii="Times New Roman" w:eastAsia="Times New Roman" w:hAnsi="Times New Roman" w:cs="David"/>
            <w:sz w:val="24"/>
            <w:szCs w:val="24"/>
            <w:rtl/>
            <w:lang w:eastAsia="he-IL"/>
          </w:rPr>
          <w:delText>ל התוכניות</w:delText>
        </w:r>
      </w:del>
      <w:ins w:id="274" w:author="Meryl Etman [2]" w:date="2023-02-15T11:59:00Z">
        <w:r w:rsidR="00107041">
          <w:rPr>
            <w:rFonts w:ascii="Times New Roman" w:eastAsia="Times New Roman" w:hAnsi="Times New Roman" w:cs="David" w:hint="cs"/>
            <w:sz w:val="24"/>
            <w:szCs w:val="24"/>
            <w:rtl/>
            <w:lang w:eastAsia="he-IL"/>
          </w:rPr>
          <w:t>קבצים דיגיטליים של החומר התכנוני</w:t>
        </w:r>
      </w:ins>
      <w:r w:rsidR="00510E77">
        <w:rPr>
          <w:rFonts w:ascii="Times New Roman" w:eastAsia="Times New Roman" w:hAnsi="Times New Roman" w:cs="David"/>
          <w:sz w:val="24"/>
          <w:szCs w:val="24"/>
          <w:rtl/>
          <w:lang w:eastAsia="he-IL"/>
        </w:rPr>
        <w:t xml:space="preserve"> עד לאחר סיום הביצוע </w:t>
      </w:r>
      <w:r w:rsidRPr="00DE0948">
        <w:rPr>
          <w:rFonts w:ascii="Times New Roman" w:eastAsia="Times New Roman" w:hAnsi="Times New Roman" w:cs="David"/>
          <w:sz w:val="24"/>
          <w:szCs w:val="24"/>
          <w:rtl/>
          <w:lang w:eastAsia="he-IL"/>
        </w:rPr>
        <w:t>בשטח</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של</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7DC4875A"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778990A9"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color w:val="000000"/>
          <w:sz w:val="24"/>
          <w:szCs w:val="24"/>
          <w:rtl/>
          <w:lang w:eastAsia="he-IL"/>
        </w:rPr>
        <w:t>יובהר כדלקמן:</w:t>
      </w:r>
    </w:p>
    <w:p w14:paraId="737FA518" w14:textId="5DB8F2E4"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העבודה הממוחשבת בפרויקט תיערך בתכנת </w:t>
      </w:r>
      <w:r w:rsidRPr="00DE0948">
        <w:rPr>
          <w:rFonts w:ascii="Times New Roman" w:eastAsia="Times New Roman" w:hAnsi="Times New Roman" w:cs="David"/>
          <w:color w:val="000000"/>
          <w:sz w:val="24"/>
          <w:szCs w:val="24"/>
          <w:lang w:eastAsia="he-IL"/>
        </w:rPr>
        <w:t>REVIT</w:t>
      </w:r>
      <w:r w:rsidRPr="00DE0948">
        <w:rPr>
          <w:rFonts w:ascii="Times New Roman" w:eastAsia="Times New Roman" w:hAnsi="Times New Roman" w:cs="David"/>
          <w:color w:val="000000"/>
          <w:sz w:val="24"/>
          <w:szCs w:val="24"/>
          <w:rtl/>
          <w:lang w:eastAsia="he-IL"/>
        </w:rPr>
        <w:t xml:space="preserve"> על </w:t>
      </w:r>
      <w:r w:rsidRPr="00DE0948">
        <w:rPr>
          <w:rFonts w:ascii="Times New Roman" w:eastAsia="Times New Roman" w:hAnsi="Times New Roman" w:cs="David" w:hint="cs"/>
          <w:color w:val="000000"/>
          <w:sz w:val="24"/>
          <w:szCs w:val="24"/>
          <w:rtl/>
          <w:lang w:eastAsia="he-IL"/>
        </w:rPr>
        <w:t>המתכנן</w:t>
      </w:r>
      <w:r w:rsidRPr="00DE0948">
        <w:rPr>
          <w:rFonts w:ascii="Times New Roman" w:eastAsia="Times New Roman" w:hAnsi="Times New Roman" w:cs="David"/>
          <w:color w:val="000000"/>
          <w:sz w:val="24"/>
          <w:szCs w:val="24"/>
          <w:rtl/>
          <w:lang w:eastAsia="he-IL"/>
        </w:rPr>
        <w:t xml:space="preserve"> לדאוג לעמדות עבודה וכ"א מוכשר במשרדו בהתאם.</w:t>
      </w:r>
      <w:ins w:id="275" w:author="Meryl Etman [2]" w:date="2023-02-15T11:59:00Z">
        <w:r w:rsidR="00107041">
          <w:rPr>
            <w:rFonts w:ascii="Times New Roman" w:eastAsia="Times New Roman" w:hAnsi="Times New Roman" w:cs="David" w:hint="cs"/>
            <w:color w:val="000000"/>
            <w:sz w:val="24"/>
            <w:szCs w:val="24"/>
            <w:rtl/>
            <w:lang w:eastAsia="he-IL"/>
          </w:rPr>
          <w:t xml:space="preserve"> יובהר כי </w:t>
        </w:r>
      </w:ins>
      <w:ins w:id="276" w:author="Meryl Etman [2]" w:date="2023-02-15T12:00:00Z">
        <w:r w:rsidR="00107041">
          <w:rPr>
            <w:rFonts w:ascii="Times New Roman" w:eastAsia="Times New Roman" w:hAnsi="Times New Roman" w:cs="David" w:hint="cs"/>
            <w:color w:val="000000"/>
            <w:sz w:val="24"/>
            <w:szCs w:val="24"/>
            <w:rtl/>
            <w:lang w:eastAsia="he-IL"/>
          </w:rPr>
          <w:t>היועץ אינו נדרש לתכנן ב-</w:t>
        </w:r>
        <w:r w:rsidR="00107041">
          <w:rPr>
            <w:rFonts w:ascii="Times New Roman" w:eastAsia="Times New Roman" w:hAnsi="Times New Roman" w:cs="David" w:hint="cs"/>
            <w:color w:val="000000"/>
            <w:sz w:val="24"/>
            <w:szCs w:val="24"/>
            <w:lang w:eastAsia="he-IL"/>
          </w:rPr>
          <w:t>REVIT</w:t>
        </w:r>
        <w:r w:rsidR="00107041">
          <w:rPr>
            <w:rFonts w:ascii="Times New Roman" w:eastAsia="Times New Roman" w:hAnsi="Times New Roman" w:cs="David" w:hint="cs"/>
            <w:color w:val="000000"/>
            <w:sz w:val="24"/>
            <w:szCs w:val="24"/>
            <w:rtl/>
            <w:lang w:eastAsia="he-IL"/>
          </w:rPr>
          <w:t xml:space="preserve">, אלא לצפות </w:t>
        </w:r>
        <w:r w:rsidR="00107041">
          <w:rPr>
            <w:rFonts w:ascii="Times New Roman" w:eastAsia="Times New Roman" w:hAnsi="Times New Roman" w:cs="David" w:hint="cs"/>
            <w:color w:val="000000"/>
            <w:sz w:val="24"/>
            <w:szCs w:val="24"/>
            <w:rtl/>
            <w:lang w:eastAsia="he-IL"/>
          </w:rPr>
          <w:lastRenderedPageBreak/>
          <w:t>בלבד.</w:t>
        </w:r>
      </w:ins>
    </w:p>
    <w:p w14:paraId="02ED73BF"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 xml:space="preserve">כל קבצי התכנון והמסמכים השונים יוטענו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תעבורת המידע היחידה הקבילה בפרויקט. </w:t>
      </w:r>
    </w:p>
    <w:p w14:paraId="6A7E1AC2" w14:textId="0BFAB783"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del w:id="277" w:author="Meryl Etman [2]" w:date="2023-02-15T11:58:00Z">
        <w:r w:rsidRPr="00DE0948" w:rsidDel="00AD2D24">
          <w:rPr>
            <w:rFonts w:ascii="Times New Roman" w:eastAsia="Times New Roman" w:hAnsi="Times New Roman" w:cs="David"/>
            <w:color w:val="000000"/>
            <w:sz w:val="24"/>
            <w:szCs w:val="24"/>
            <w:rtl/>
            <w:lang w:eastAsia="he-IL"/>
          </w:rPr>
          <w:delText xml:space="preserve">חשבונות המתכנן יוטענו ע"י </w:delText>
        </w:r>
        <w:r w:rsidRPr="00DE0948" w:rsidDel="00AD2D24">
          <w:rPr>
            <w:rFonts w:ascii="Times New Roman" w:eastAsia="Times New Roman" w:hAnsi="Times New Roman" w:cs="David" w:hint="cs"/>
            <w:color w:val="000000"/>
            <w:sz w:val="24"/>
            <w:szCs w:val="24"/>
            <w:rtl/>
            <w:lang w:eastAsia="he-IL"/>
          </w:rPr>
          <w:delText>המפקח</w:delText>
        </w:r>
        <w:r w:rsidRPr="00DE0948" w:rsidDel="00AD2D24">
          <w:rPr>
            <w:rFonts w:ascii="Times New Roman" w:eastAsia="Times New Roman" w:hAnsi="Times New Roman" w:cs="David"/>
            <w:color w:val="000000"/>
            <w:sz w:val="24"/>
            <w:szCs w:val="24"/>
            <w:rtl/>
            <w:lang w:eastAsia="he-IL"/>
          </w:rPr>
          <w:delText xml:space="preserve"> למערכת </w:delText>
        </w:r>
        <w:r w:rsidR="00510E77" w:rsidDel="00AD2D24">
          <w:rPr>
            <w:rFonts w:ascii="Times New Roman" w:eastAsia="Times New Roman" w:hAnsi="Times New Roman" w:cs="David" w:hint="cs"/>
            <w:color w:val="000000"/>
            <w:sz w:val="24"/>
            <w:szCs w:val="24"/>
            <w:rtl/>
            <w:lang w:eastAsia="he-IL"/>
          </w:rPr>
          <w:delText xml:space="preserve">כדוגמת </w:delText>
        </w:r>
        <w:r w:rsidRPr="00DE0948" w:rsidDel="00AD2D24">
          <w:rPr>
            <w:rFonts w:ascii="Times New Roman" w:eastAsia="Times New Roman" w:hAnsi="Times New Roman" w:cs="David"/>
            <w:color w:val="000000"/>
            <w:sz w:val="24"/>
            <w:szCs w:val="24"/>
            <w:rtl/>
            <w:lang w:eastAsia="he-IL"/>
          </w:rPr>
          <w:delText>ה-</w:delText>
        </w:r>
        <w:r w:rsidRPr="00DE0948" w:rsidDel="00AD2D24">
          <w:rPr>
            <w:rFonts w:ascii="Times New Roman" w:eastAsia="Times New Roman" w:hAnsi="Times New Roman" w:cs="David"/>
            <w:color w:val="000000"/>
            <w:sz w:val="24"/>
            <w:szCs w:val="24"/>
            <w:lang w:eastAsia="he-IL"/>
          </w:rPr>
          <w:delText>@view</w:delText>
        </w:r>
        <w:r w:rsidRPr="00DE0948" w:rsidDel="00AD2D24">
          <w:rPr>
            <w:rFonts w:ascii="Times New Roman" w:eastAsia="Times New Roman" w:hAnsi="Times New Roman" w:cs="David"/>
            <w:color w:val="000000"/>
            <w:sz w:val="24"/>
            <w:szCs w:val="24"/>
            <w:rtl/>
            <w:lang w:eastAsia="he-IL"/>
          </w:rPr>
          <w:delText xml:space="preserve"> לתיקיית "חשבונות מוגשים", כתנאי לטיפול בהם</w:delText>
        </w:r>
      </w:del>
      <w:ins w:id="278" w:author="Meryl Etman [2]" w:date="2023-02-15T11:58:00Z">
        <w:r w:rsidR="00AD2D24">
          <w:rPr>
            <w:rFonts w:ascii="Times New Roman" w:eastAsia="Times New Roman" w:hAnsi="Times New Roman" w:cs="David" w:hint="cs"/>
            <w:color w:val="000000"/>
            <w:sz w:val="24"/>
            <w:szCs w:val="24"/>
            <w:rtl/>
            <w:lang w:eastAsia="he-IL"/>
          </w:rPr>
          <w:t>מבוטל</w:t>
        </w:r>
      </w:ins>
      <w:r w:rsidRPr="00DE0948">
        <w:rPr>
          <w:rFonts w:ascii="Times New Roman" w:eastAsia="Times New Roman" w:hAnsi="Times New Roman" w:cs="David"/>
          <w:color w:val="000000"/>
          <w:sz w:val="24"/>
          <w:szCs w:val="24"/>
          <w:rtl/>
          <w:lang w:eastAsia="he-IL"/>
        </w:rPr>
        <w:t>.</w:t>
      </w:r>
    </w:p>
    <w:p w14:paraId="02D58369"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1F1215" w14:textId="77777777" w:rsidR="00FE4560" w:rsidRDefault="00FE4560"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7059FA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DCA82F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 xml:space="preserve">נספח </w:t>
      </w:r>
      <w:r w:rsidR="00FE0659">
        <w:rPr>
          <w:rFonts w:ascii="Times New Roman" w:eastAsia="Times New Roman" w:hAnsi="Times New Roman" w:cs="David" w:hint="cs"/>
          <w:bCs/>
          <w:sz w:val="20"/>
          <w:szCs w:val="24"/>
          <w:u w:val="single"/>
          <w:rtl/>
          <w:lang w:eastAsia="he-IL"/>
        </w:rPr>
        <w:t>"</w:t>
      </w:r>
      <w:r w:rsidRPr="00DE0948">
        <w:rPr>
          <w:rFonts w:ascii="Times New Roman" w:eastAsia="Times New Roman" w:hAnsi="Times New Roman" w:cs="David"/>
          <w:bCs/>
          <w:sz w:val="20"/>
          <w:szCs w:val="24"/>
          <w:u w:val="single"/>
          <w:rtl/>
          <w:lang w:eastAsia="he-IL"/>
        </w:rPr>
        <w:t>ג'</w:t>
      </w:r>
      <w:r w:rsidR="00FE0659">
        <w:rPr>
          <w:rFonts w:ascii="Times New Roman" w:eastAsia="Times New Roman" w:hAnsi="Times New Roman" w:cs="David" w:hint="cs"/>
          <w:bCs/>
          <w:sz w:val="20"/>
          <w:szCs w:val="24"/>
          <w:u w:val="single"/>
          <w:rtl/>
          <w:lang w:eastAsia="he-IL"/>
        </w:rPr>
        <w:t>'</w:t>
      </w:r>
    </w:p>
    <w:p w14:paraId="1D0FFC0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944636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לוח זמנים ושלבי עבודה</w:t>
      </w:r>
    </w:p>
    <w:p w14:paraId="1FA6052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F1FFBB0"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9075EF6" w14:textId="6083A5FB" w:rsidR="00DE0948" w:rsidRPr="00DE0948" w:rsidRDefault="00DE0948" w:rsidP="00BD1675">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w:t>
      </w:r>
      <w:del w:id="279" w:author="Meryl Etman" w:date="2023-08-23T11:52:00Z">
        <w:r w:rsidRPr="00DE0948" w:rsidDel="00BD1675">
          <w:rPr>
            <w:rFonts w:ascii="Times New Roman" w:eastAsia="Times New Roman" w:hAnsi="Times New Roman" w:cs="David"/>
            <w:sz w:val="20"/>
            <w:szCs w:val="24"/>
            <w:rtl/>
            <w:lang w:eastAsia="he-IL"/>
          </w:rPr>
          <w:delText xml:space="preserve">לוח הזמנים לפיקוח העליון </w:delText>
        </w:r>
        <w:r w:rsidRPr="00DE0948" w:rsidDel="00BD1675">
          <w:rPr>
            <w:rFonts w:ascii="Times New Roman" w:eastAsia="Times New Roman" w:hAnsi="Times New Roman" w:cs="David"/>
            <w:sz w:val="20"/>
            <w:szCs w:val="24"/>
            <w:lang w:eastAsia="he-IL"/>
          </w:rPr>
          <w:delText>–</w:delText>
        </w:r>
        <w:r w:rsidRPr="00DE0948" w:rsidDel="00BD1675">
          <w:rPr>
            <w:rFonts w:ascii="Times New Roman" w:eastAsia="Times New Roman" w:hAnsi="Times New Roman" w:cs="David"/>
            <w:sz w:val="20"/>
            <w:szCs w:val="24"/>
            <w:rtl/>
            <w:lang w:eastAsia="he-IL"/>
          </w:rPr>
          <w:delText xml:space="preserve"> ברציפות מתחילת ביצוע העבודות ועד להשלמתן כולל תקופת הבדק, ככל שיידרש ע"י המנהל.</w:delText>
        </w:r>
      </w:del>
    </w:p>
    <w:p w14:paraId="3AD2DCE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718C71" w14:textId="1E62FA5F" w:rsidR="00DE0948" w:rsidRPr="00DE0948" w:rsidRDefault="00DE0948" w:rsidP="00501C50">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del w:id="280" w:author="Meryl Etman" w:date="2023-08-23T11:33:00Z">
        <w:r w:rsidRPr="00DE0948" w:rsidDel="00501C50">
          <w:rPr>
            <w:rFonts w:ascii="Times New Roman" w:eastAsia="Times New Roman" w:hAnsi="Times New Roman" w:cs="David"/>
            <w:sz w:val="20"/>
            <w:szCs w:val="24"/>
            <w:rtl/>
            <w:lang w:eastAsia="he-IL"/>
          </w:rPr>
          <w:delText xml:space="preserve">המהנדס </w:delText>
        </w:r>
      </w:del>
      <w:ins w:id="281" w:author="Meryl Etman" w:date="2023-08-23T11:33:00Z">
        <w:r w:rsidR="00501C50" w:rsidRPr="00DE0948">
          <w:rPr>
            <w:rFonts w:ascii="Times New Roman" w:eastAsia="Times New Roman" w:hAnsi="Times New Roman" w:cs="David"/>
            <w:sz w:val="20"/>
            <w:szCs w:val="24"/>
            <w:rtl/>
            <w:lang w:eastAsia="he-IL"/>
          </w:rPr>
          <w:t>ה</w:t>
        </w:r>
        <w:r w:rsidR="00501C50">
          <w:rPr>
            <w:rFonts w:ascii="Times New Roman" w:eastAsia="Times New Roman" w:hAnsi="Times New Roman" w:cs="David" w:hint="cs"/>
            <w:sz w:val="20"/>
            <w:szCs w:val="24"/>
            <w:rtl/>
            <w:lang w:eastAsia="he-IL"/>
          </w:rPr>
          <w:t>הידרולוג</w:t>
        </w:r>
        <w:r w:rsidR="00501C50" w:rsidRPr="00DE0948">
          <w:rPr>
            <w:rFonts w:ascii="Times New Roman" w:eastAsia="Times New Roman" w:hAnsi="Times New Roman" w:cs="David"/>
            <w:sz w:val="20"/>
            <w:szCs w:val="24"/>
            <w:rtl/>
            <w:lang w:eastAsia="he-IL"/>
          </w:rPr>
          <w:t xml:space="preserve"> </w:t>
        </w:r>
      </w:ins>
      <w:r w:rsidRPr="00DE0948">
        <w:rPr>
          <w:rFonts w:ascii="Times New Roman" w:eastAsia="Times New Roman" w:hAnsi="Times New Roman" w:cs="David"/>
          <w:sz w:val="20"/>
          <w:szCs w:val="24"/>
          <w:rtl/>
          <w:lang w:eastAsia="he-IL"/>
        </w:rPr>
        <w:t>וצוותו יעסקו בפרויקט לפי הצורך וללא הגבלת זמן.</w:t>
      </w:r>
    </w:p>
    <w:p w14:paraId="0D25B4EE"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A9AB4D2"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C17DC7E"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729F85"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DE0948">
        <w:rPr>
          <w:rFonts w:ascii="Times New Roman" w:eastAsia="Times New Roman" w:hAnsi="Times New Roman" w:cs="David" w:hint="cs"/>
          <w:sz w:val="20"/>
          <w:szCs w:val="24"/>
          <w:rtl/>
          <w:lang w:eastAsia="he-IL"/>
        </w:rPr>
        <w:t>ב</w:t>
      </w:r>
      <w:r w:rsidRPr="00DE0948">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A5E91A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0763F4"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4B9253D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A754E5" w14:textId="0572B253"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DE0948">
        <w:rPr>
          <w:rFonts w:ascii="Times New Roman" w:eastAsia="Times New Roman" w:hAnsi="Times New Roman" w:cs="David"/>
          <w:sz w:val="20"/>
          <w:szCs w:val="24"/>
          <w:rtl/>
          <w:lang w:eastAsia="he-IL"/>
        </w:rPr>
        <w:t xml:space="preserve">התקדמות </w:t>
      </w:r>
      <w:r w:rsidRPr="00DE0948">
        <w:rPr>
          <w:rFonts w:ascii="Times New Roman" w:eastAsia="Times New Roman" w:hAnsi="Times New Roman" w:cs="David" w:hint="cs"/>
          <w:sz w:val="20"/>
          <w:szCs w:val="24"/>
          <w:rtl/>
          <w:lang w:eastAsia="he-IL"/>
        </w:rPr>
        <w:t>הייעוץ</w:t>
      </w:r>
      <w:r w:rsidRPr="00DE0948">
        <w:rPr>
          <w:rFonts w:ascii="Times New Roman" w:eastAsia="Times New Roman" w:hAnsi="Times New Roman" w:cs="David"/>
          <w:sz w:val="20"/>
          <w:szCs w:val="24"/>
          <w:rtl/>
          <w:lang w:eastAsia="he-IL"/>
        </w:rPr>
        <w:t xml:space="preserve"> </w:t>
      </w:r>
      <w:r w:rsidRPr="00DE0948">
        <w:rPr>
          <w:rFonts w:ascii="Times New Roman" w:eastAsia="Times New Roman" w:hAnsi="Times New Roman" w:cs="David" w:hint="cs"/>
          <w:sz w:val="20"/>
          <w:szCs w:val="24"/>
          <w:rtl/>
          <w:lang w:eastAsia="he-IL"/>
        </w:rPr>
        <w:t xml:space="preserve">ההידרולוגי ותכנון </w:t>
      </w:r>
      <w:r w:rsidRPr="00DE0948">
        <w:rPr>
          <w:rFonts w:ascii="Times New Roman" w:eastAsia="Times New Roman" w:hAnsi="Times New Roman" w:cs="David" w:hint="cs"/>
          <w:sz w:val="24"/>
          <w:szCs w:val="24"/>
          <w:rtl/>
          <w:lang w:eastAsia="he-IL"/>
        </w:rPr>
        <w:t>הקמת משמרת מים, מאגרי מים</w:t>
      </w:r>
      <w:del w:id="282" w:author="Meryl Etman [2]" w:date="2023-02-21T11:56:00Z">
        <w:r w:rsidRPr="00DE0948" w:rsidDel="00B74B72">
          <w:rPr>
            <w:rFonts w:ascii="Times New Roman" w:eastAsia="Times New Roman" w:hAnsi="Times New Roman" w:cs="David" w:hint="cs"/>
            <w:sz w:val="24"/>
            <w:szCs w:val="24"/>
            <w:rtl/>
            <w:lang w:eastAsia="he-IL"/>
          </w:rPr>
          <w:delText>, השפלה</w:delText>
        </w:r>
      </w:del>
      <w:r w:rsidRPr="00DE0948">
        <w:rPr>
          <w:rFonts w:ascii="Times New Roman" w:eastAsia="Times New Roman" w:hAnsi="Times New Roman" w:cs="David" w:hint="cs"/>
          <w:sz w:val="24"/>
          <w:szCs w:val="24"/>
          <w:rtl/>
          <w:lang w:eastAsia="he-IL"/>
        </w:rPr>
        <w:t xml:space="preserve"> והחדרת מי תהום וכו'</w:t>
      </w:r>
      <w:r w:rsidRPr="00DE0948">
        <w:rPr>
          <w:rFonts w:ascii="Times New Roman" w:eastAsia="Times New Roman" w:hAnsi="Times New Roman" w:cs="David" w:hint="cs"/>
          <w:sz w:val="20"/>
          <w:szCs w:val="24"/>
          <w:rtl/>
          <w:lang w:eastAsia="he-IL"/>
        </w:rPr>
        <w:t>,</w:t>
      </w:r>
      <w:r w:rsidRPr="00DE0948">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79709D58"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70513619" w14:textId="2AC2A06B" w:rsidR="00DE0948" w:rsidRPr="00DE0948" w:rsidDel="00187616" w:rsidRDefault="00DE0948" w:rsidP="00DE0948">
      <w:pPr>
        <w:widowControl w:val="0"/>
        <w:numPr>
          <w:ilvl w:val="0"/>
          <w:numId w:val="5"/>
        </w:numPr>
        <w:spacing w:before="0" w:beforeAutospacing="0" w:after="0" w:afterAutospacing="0" w:line="240" w:lineRule="auto"/>
        <w:ind w:hanging="608"/>
        <w:jc w:val="both"/>
        <w:rPr>
          <w:del w:id="283" w:author="Meryl Etman [2]" w:date="2023-01-19T15:17:00Z"/>
          <w:rFonts w:ascii="Times New Roman" w:eastAsia="Times New Roman" w:hAnsi="Times New Roman" w:cs="David"/>
          <w:sz w:val="20"/>
          <w:szCs w:val="24"/>
          <w:lang w:eastAsia="he-IL"/>
        </w:rPr>
      </w:pPr>
      <w:del w:id="284" w:author="Meryl Etman [2]" w:date="2023-01-19T15:17:00Z">
        <w:r w:rsidRPr="00DE0948" w:rsidDel="00187616">
          <w:rPr>
            <w:rFonts w:ascii="Times New Roman" w:eastAsia="Times New Roman" w:hAnsi="Times New Roman" w:cs="David" w:hint="cs"/>
            <w:sz w:val="20"/>
            <w:szCs w:val="24"/>
            <w:u w:val="single"/>
            <w:rtl/>
            <w:lang w:eastAsia="he-IL"/>
          </w:rPr>
          <w:delText>לו"ז עקרוני</w:delText>
        </w:r>
        <w:r w:rsidRPr="00DE0948" w:rsidDel="00187616">
          <w:rPr>
            <w:rFonts w:ascii="Times New Roman" w:eastAsia="Times New Roman" w:hAnsi="Times New Roman" w:cs="David" w:hint="cs"/>
            <w:sz w:val="20"/>
            <w:szCs w:val="24"/>
            <w:rtl/>
            <w:lang w:eastAsia="he-IL"/>
          </w:rPr>
          <w:delText>:</w:delText>
        </w:r>
      </w:del>
    </w:p>
    <w:p w14:paraId="7695441B"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762B6B8" w14:textId="42E4E98F" w:rsidR="00DE0948" w:rsidRPr="00DE0948" w:rsidDel="00187616" w:rsidRDefault="00DE0948" w:rsidP="00DE0948">
      <w:pPr>
        <w:widowControl w:val="0"/>
        <w:numPr>
          <w:ilvl w:val="1"/>
          <w:numId w:val="5"/>
        </w:numPr>
        <w:spacing w:before="0" w:beforeAutospacing="0" w:after="0" w:afterAutospacing="0" w:line="240" w:lineRule="auto"/>
        <w:jc w:val="both"/>
        <w:rPr>
          <w:del w:id="285" w:author="Meryl Etman [2]" w:date="2023-01-19T15:17:00Z"/>
          <w:rFonts w:ascii="Times New Roman" w:eastAsia="Times New Roman" w:hAnsi="Times New Roman" w:cs="David"/>
          <w:sz w:val="20"/>
          <w:szCs w:val="24"/>
          <w:lang w:eastAsia="he-IL"/>
        </w:rPr>
      </w:pPr>
      <w:del w:id="286" w:author="Meryl Etman [2]" w:date="2023-01-19T15:17:00Z">
        <w:r w:rsidRPr="00DE0948" w:rsidDel="00187616">
          <w:rPr>
            <w:rFonts w:ascii="Times New Roman" w:eastAsia="Times New Roman" w:hAnsi="Times New Roman" w:cs="David" w:hint="cs"/>
            <w:sz w:val="20"/>
            <w:szCs w:val="24"/>
            <w:rtl/>
            <w:lang w:eastAsia="he-IL"/>
          </w:rPr>
          <w:delText xml:space="preserve">השלמת תכנון מוקדם </w:delText>
        </w:r>
        <w:r w:rsidRPr="00DE0948" w:rsidDel="00187616">
          <w:rPr>
            <w:rFonts w:ascii="Times New Roman" w:eastAsia="Times New Roman" w:hAnsi="Times New Roman" w:cs="David"/>
            <w:sz w:val="20"/>
            <w:szCs w:val="24"/>
            <w:rtl/>
            <w:lang w:eastAsia="he-IL"/>
          </w:rPr>
          <w:delText>–</w:delText>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sz w:val="20"/>
            <w:szCs w:val="24"/>
            <w:lang w:eastAsia="he-IL"/>
          </w:rPr>
          <w:delText>XX/XXXX</w:delText>
        </w:r>
      </w:del>
    </w:p>
    <w:p w14:paraId="010894E1" w14:textId="0F398FE0" w:rsidR="00DE0948" w:rsidRPr="00DE0948" w:rsidDel="00187616" w:rsidRDefault="00DE0948" w:rsidP="00DE0948">
      <w:pPr>
        <w:widowControl w:val="0"/>
        <w:numPr>
          <w:ilvl w:val="1"/>
          <w:numId w:val="5"/>
        </w:numPr>
        <w:spacing w:before="0" w:beforeAutospacing="0" w:after="0" w:afterAutospacing="0" w:line="240" w:lineRule="auto"/>
        <w:jc w:val="both"/>
        <w:rPr>
          <w:del w:id="287" w:author="Meryl Etman [2]" w:date="2023-01-19T15:17:00Z"/>
          <w:rFonts w:ascii="Times New Roman" w:eastAsia="Times New Roman" w:hAnsi="Times New Roman" w:cs="David"/>
          <w:sz w:val="20"/>
          <w:szCs w:val="24"/>
          <w:lang w:eastAsia="he-IL"/>
        </w:rPr>
      </w:pPr>
      <w:del w:id="288" w:author="Meryl Etman [2]" w:date="2023-01-19T15:17:00Z">
        <w:r w:rsidRPr="00DE0948" w:rsidDel="00187616">
          <w:rPr>
            <w:rFonts w:ascii="Times New Roman" w:eastAsia="Times New Roman" w:hAnsi="Times New Roman" w:cs="David" w:hint="cs"/>
            <w:sz w:val="20"/>
            <w:szCs w:val="24"/>
            <w:rtl/>
            <w:lang w:eastAsia="he-IL"/>
          </w:rPr>
          <w:delText xml:space="preserve">השלמת תכנון סופי להיתרים </w:delText>
        </w:r>
        <w:r w:rsidRPr="00DE0948" w:rsidDel="00187616">
          <w:rPr>
            <w:rFonts w:ascii="Times New Roman" w:eastAsia="Times New Roman" w:hAnsi="Times New Roman" w:cs="David"/>
            <w:sz w:val="20"/>
            <w:szCs w:val="24"/>
            <w:rtl/>
            <w:lang w:eastAsia="he-IL"/>
          </w:rPr>
          <w:delText>–</w:delText>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sz w:val="20"/>
            <w:szCs w:val="24"/>
            <w:lang w:eastAsia="he-IL"/>
          </w:rPr>
          <w:delText>XX/XXXX</w:delText>
        </w:r>
        <w:r w:rsidRPr="00DE0948" w:rsidDel="00187616">
          <w:rPr>
            <w:rFonts w:ascii="Times New Roman" w:eastAsia="Times New Roman" w:hAnsi="Times New Roman" w:cs="David" w:hint="cs"/>
            <w:sz w:val="20"/>
            <w:szCs w:val="24"/>
            <w:rtl/>
            <w:lang w:eastAsia="he-IL"/>
          </w:rPr>
          <w:delText xml:space="preserve"> </w:delText>
        </w:r>
      </w:del>
    </w:p>
    <w:p w14:paraId="41441BA8" w14:textId="02CA25F1" w:rsidR="00DE0948" w:rsidRPr="00DE0948" w:rsidDel="00187616" w:rsidRDefault="00DE0948" w:rsidP="00DE0948">
      <w:pPr>
        <w:widowControl w:val="0"/>
        <w:numPr>
          <w:ilvl w:val="1"/>
          <w:numId w:val="5"/>
        </w:numPr>
        <w:spacing w:before="0" w:beforeAutospacing="0" w:after="0" w:afterAutospacing="0" w:line="240" w:lineRule="auto"/>
        <w:jc w:val="both"/>
        <w:rPr>
          <w:del w:id="289" w:author="Meryl Etman [2]" w:date="2023-01-19T15:17:00Z"/>
          <w:rFonts w:ascii="Times New Roman" w:eastAsia="Times New Roman" w:hAnsi="Times New Roman" w:cs="David"/>
          <w:sz w:val="20"/>
          <w:szCs w:val="24"/>
          <w:lang w:eastAsia="he-IL"/>
        </w:rPr>
      </w:pPr>
      <w:del w:id="290" w:author="Meryl Etman [2]" w:date="2023-01-19T15:17:00Z">
        <w:r w:rsidRPr="00DE0948" w:rsidDel="00187616">
          <w:rPr>
            <w:rFonts w:ascii="Times New Roman" w:eastAsia="Times New Roman" w:hAnsi="Times New Roman" w:cs="David" w:hint="cs"/>
            <w:sz w:val="20"/>
            <w:szCs w:val="24"/>
            <w:rtl/>
            <w:lang w:eastAsia="he-IL"/>
          </w:rPr>
          <w:delText xml:space="preserve">השלמת תכנון מפורט למכרזים </w:delText>
        </w:r>
        <w:r w:rsidRPr="00DE0948" w:rsidDel="00187616">
          <w:rPr>
            <w:rFonts w:ascii="Times New Roman" w:eastAsia="Times New Roman" w:hAnsi="Times New Roman" w:cs="David"/>
            <w:sz w:val="20"/>
            <w:szCs w:val="24"/>
            <w:rtl/>
            <w:lang w:eastAsia="he-IL"/>
          </w:rPr>
          <w:delText>–</w:delText>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sz w:val="20"/>
            <w:szCs w:val="24"/>
            <w:lang w:eastAsia="he-IL"/>
          </w:rPr>
          <w:delText>XX/XXXX</w:delText>
        </w:r>
        <w:r w:rsidRPr="00DE0948" w:rsidDel="00187616">
          <w:rPr>
            <w:rFonts w:ascii="Times New Roman" w:eastAsia="Times New Roman" w:hAnsi="Times New Roman" w:cs="David" w:hint="cs"/>
            <w:sz w:val="20"/>
            <w:szCs w:val="24"/>
            <w:rtl/>
            <w:lang w:eastAsia="he-IL"/>
          </w:rPr>
          <w:delText xml:space="preserve"> </w:delText>
        </w:r>
      </w:del>
    </w:p>
    <w:p w14:paraId="6CE5E468" w14:textId="30ADB2AA" w:rsidR="00DE0948" w:rsidRPr="00DE0948" w:rsidDel="00187616" w:rsidRDefault="00DE0948" w:rsidP="00DE0948">
      <w:pPr>
        <w:widowControl w:val="0"/>
        <w:numPr>
          <w:ilvl w:val="1"/>
          <w:numId w:val="5"/>
        </w:numPr>
        <w:spacing w:before="0" w:beforeAutospacing="0" w:after="0" w:afterAutospacing="0" w:line="240" w:lineRule="auto"/>
        <w:jc w:val="both"/>
        <w:rPr>
          <w:del w:id="291" w:author="Meryl Etman [2]" w:date="2023-01-19T15:17:00Z"/>
          <w:rFonts w:ascii="Times New Roman" w:eastAsia="Times New Roman" w:hAnsi="Times New Roman" w:cs="David"/>
          <w:sz w:val="20"/>
          <w:szCs w:val="24"/>
          <w:lang w:eastAsia="he-IL"/>
        </w:rPr>
      </w:pPr>
      <w:del w:id="292" w:author="Meryl Etman [2]" w:date="2023-01-19T15:17:00Z">
        <w:r w:rsidRPr="00DE0948" w:rsidDel="00187616">
          <w:rPr>
            <w:rFonts w:ascii="Times New Roman" w:eastAsia="Times New Roman" w:hAnsi="Times New Roman" w:cs="David" w:hint="cs"/>
            <w:sz w:val="20"/>
            <w:szCs w:val="24"/>
            <w:rtl/>
            <w:lang w:eastAsia="he-IL"/>
          </w:rPr>
          <w:delText xml:space="preserve">יציאה למכרזים </w:delText>
        </w:r>
        <w:r w:rsidRPr="00DE0948" w:rsidDel="00187616">
          <w:rPr>
            <w:rFonts w:ascii="Times New Roman" w:eastAsia="Times New Roman" w:hAnsi="Times New Roman" w:cs="David"/>
            <w:sz w:val="20"/>
            <w:szCs w:val="24"/>
            <w:rtl/>
            <w:lang w:eastAsia="he-IL"/>
          </w:rPr>
          <w:delText>–</w:delText>
        </w:r>
        <w:r w:rsidRPr="00DE0948" w:rsidDel="00187616">
          <w:rPr>
            <w:rFonts w:ascii="Times New Roman" w:eastAsia="Times New Roman" w:hAnsi="Times New Roman" w:cs="David" w:hint="cs"/>
            <w:sz w:val="20"/>
            <w:szCs w:val="24"/>
            <w:rtl/>
            <w:lang w:eastAsia="he-IL"/>
          </w:rPr>
          <w:delText xml:space="preserve"> </w:delText>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sz w:val="20"/>
            <w:szCs w:val="24"/>
            <w:lang w:eastAsia="he-IL"/>
          </w:rPr>
          <w:delText>XX/XXXX</w:delText>
        </w:r>
        <w:r w:rsidRPr="00DE0948" w:rsidDel="00187616">
          <w:rPr>
            <w:rFonts w:ascii="Times New Roman" w:eastAsia="Times New Roman" w:hAnsi="Times New Roman" w:cs="David" w:hint="cs"/>
            <w:sz w:val="20"/>
            <w:szCs w:val="24"/>
            <w:rtl/>
            <w:lang w:eastAsia="he-IL"/>
          </w:rPr>
          <w:delText xml:space="preserve"> </w:delText>
        </w:r>
      </w:del>
    </w:p>
    <w:p w14:paraId="4A78500F" w14:textId="038B1B33" w:rsidR="00DE0948" w:rsidRPr="00DE0948" w:rsidDel="00187616" w:rsidRDefault="00DE0948" w:rsidP="00DE0948">
      <w:pPr>
        <w:widowControl w:val="0"/>
        <w:numPr>
          <w:ilvl w:val="1"/>
          <w:numId w:val="5"/>
        </w:numPr>
        <w:spacing w:before="0" w:beforeAutospacing="0" w:after="0" w:afterAutospacing="0" w:line="240" w:lineRule="auto"/>
        <w:jc w:val="both"/>
        <w:rPr>
          <w:del w:id="293" w:author="Meryl Etman [2]" w:date="2023-01-19T15:17:00Z"/>
          <w:rFonts w:ascii="Times New Roman" w:eastAsia="Times New Roman" w:hAnsi="Times New Roman" w:cs="David"/>
          <w:sz w:val="20"/>
          <w:szCs w:val="24"/>
          <w:lang w:eastAsia="he-IL"/>
        </w:rPr>
      </w:pPr>
      <w:del w:id="294" w:author="Meryl Etman [2]" w:date="2023-01-19T15:17:00Z">
        <w:r w:rsidRPr="00DE0948" w:rsidDel="00187616">
          <w:rPr>
            <w:rFonts w:ascii="Times New Roman" w:eastAsia="Times New Roman" w:hAnsi="Times New Roman" w:cs="David" w:hint="cs"/>
            <w:sz w:val="20"/>
            <w:szCs w:val="24"/>
            <w:rtl/>
            <w:lang w:eastAsia="he-IL"/>
          </w:rPr>
          <w:delText xml:space="preserve">השלמת תכנון לביצוע </w:delText>
        </w:r>
        <w:r w:rsidRPr="00DE0948" w:rsidDel="00187616">
          <w:rPr>
            <w:rFonts w:ascii="Times New Roman" w:eastAsia="Times New Roman" w:hAnsi="Times New Roman" w:cs="David"/>
            <w:sz w:val="20"/>
            <w:szCs w:val="24"/>
            <w:rtl/>
            <w:lang w:eastAsia="he-IL"/>
          </w:rPr>
          <w:delText>–</w:delText>
        </w:r>
        <w:r w:rsidRPr="00DE0948" w:rsidDel="00187616">
          <w:rPr>
            <w:rFonts w:ascii="Times New Roman" w:eastAsia="Times New Roman" w:hAnsi="Times New Roman" w:cs="David" w:hint="cs"/>
            <w:sz w:val="20"/>
            <w:szCs w:val="24"/>
            <w:rtl/>
            <w:lang w:eastAsia="he-IL"/>
          </w:rPr>
          <w:delText xml:space="preserve"> </w:delText>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hint="cs"/>
            <w:sz w:val="20"/>
            <w:szCs w:val="24"/>
            <w:rtl/>
            <w:lang w:eastAsia="he-IL"/>
          </w:rPr>
          <w:tab/>
        </w:r>
        <w:r w:rsidRPr="00DE0948" w:rsidDel="00187616">
          <w:rPr>
            <w:rFonts w:ascii="Times New Roman" w:eastAsia="Times New Roman" w:hAnsi="Times New Roman" w:cs="David"/>
            <w:sz w:val="20"/>
            <w:szCs w:val="24"/>
            <w:lang w:eastAsia="he-IL"/>
          </w:rPr>
          <w:delText>XX/XXXX</w:delText>
        </w:r>
        <w:r w:rsidRPr="00DE0948" w:rsidDel="00187616">
          <w:rPr>
            <w:rFonts w:ascii="Times New Roman" w:eastAsia="Times New Roman" w:hAnsi="Times New Roman" w:cs="David" w:hint="cs"/>
            <w:sz w:val="20"/>
            <w:szCs w:val="24"/>
            <w:rtl/>
            <w:lang w:eastAsia="he-IL"/>
          </w:rPr>
          <w:delText xml:space="preserve"> </w:delText>
        </w:r>
      </w:del>
    </w:p>
    <w:p w14:paraId="04A4270B"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ד</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287A9170" w14:textId="77777777" w:rsidR="004538E5" w:rsidRPr="00C521D8" w:rsidRDefault="004538E5" w:rsidP="004538E5">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012A3142" w14:textId="77777777" w:rsidR="004538E5" w:rsidRPr="00C521D8" w:rsidRDefault="004538E5" w:rsidP="004538E5">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AB073F6"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E5D8D0A" w14:textId="74D89ABA"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w:t>
      </w:r>
      <w:del w:id="295" w:author="Meryl Etman [2]" w:date="2023-01-19T15:17:00Z">
        <w:r w:rsidRPr="00C521D8" w:rsidDel="00187616">
          <w:rPr>
            <w:rFonts w:ascii="Times New Roman" w:eastAsia="Times New Roman" w:hAnsi="Times New Roman" w:cs="David" w:hint="cs"/>
            <w:sz w:val="24"/>
            <w:szCs w:val="24"/>
            <w:rtl/>
            <w:lang w:eastAsia="he-IL"/>
          </w:rPr>
          <w:delText>ביצוע שירותי היועץ</w:delText>
        </w:r>
      </w:del>
      <w:ins w:id="296" w:author="Meryl Etman [2]" w:date="2023-01-19T15:17:00Z">
        <w:r w:rsidR="00187616">
          <w:rPr>
            <w:rFonts w:ascii="Times New Roman" w:eastAsia="Times New Roman" w:hAnsi="Times New Roman" w:cs="David" w:hint="cs"/>
            <w:sz w:val="24"/>
            <w:szCs w:val="24"/>
            <w:rtl/>
            <w:lang w:eastAsia="he-IL"/>
          </w:rPr>
          <w:t>הכנת דוח הידרו</w:t>
        </w:r>
      </w:ins>
      <w:ins w:id="297" w:author="Meryl Etman [2]" w:date="2023-01-19T15:18:00Z">
        <w:r w:rsidR="00187616">
          <w:rPr>
            <w:rFonts w:ascii="Times New Roman" w:eastAsia="Times New Roman" w:hAnsi="Times New Roman" w:cs="David" w:hint="cs"/>
            <w:sz w:val="24"/>
            <w:szCs w:val="24"/>
            <w:rtl/>
            <w:lang w:eastAsia="he-IL"/>
          </w:rPr>
          <w:t>לוגי</w:t>
        </w:r>
      </w:ins>
      <w:r w:rsidRPr="00C521D8">
        <w:rPr>
          <w:rFonts w:ascii="Times New Roman" w:eastAsia="Times New Roman" w:hAnsi="Times New Roman" w:cs="David" w:hint="cs"/>
          <w:sz w:val="24"/>
          <w:szCs w:val="24"/>
          <w:rtl/>
          <w:lang w:eastAsia="he-IL"/>
        </w:rPr>
        <w:t xml:space="preserve"> ישולם </w:t>
      </w:r>
      <w:r w:rsidRPr="00C521D8">
        <w:rPr>
          <w:rFonts w:ascii="Times New Roman" w:eastAsia="Times New Roman" w:hAnsi="Times New Roman" w:cs="David"/>
          <w:sz w:val="24"/>
          <w:szCs w:val="24"/>
          <w:rtl/>
          <w:lang w:eastAsia="he-IL"/>
        </w:rPr>
        <w:t xml:space="preserve">סכום קבוע ומוחלט של </w:t>
      </w:r>
      <w:del w:id="298" w:author="Meryl Etman [2]" w:date="2023-01-19T15:18:00Z">
        <w:r w:rsidRPr="00C521D8" w:rsidDel="00187616">
          <w:rPr>
            <w:rFonts w:ascii="Times New Roman" w:eastAsia="Times New Roman" w:hAnsi="Times New Roman" w:cs="David"/>
            <w:sz w:val="24"/>
            <w:szCs w:val="24"/>
            <w:rtl/>
            <w:lang w:eastAsia="he-IL"/>
          </w:rPr>
          <w:delText xml:space="preserve">_________ </w:delText>
        </w:r>
      </w:del>
      <w:ins w:id="299" w:author="Meryl Etman [2]" w:date="2023-01-19T15:18:00Z">
        <w:r w:rsidR="00187616" w:rsidRPr="00143B7E">
          <w:rPr>
            <w:rFonts w:ascii="Times New Roman" w:eastAsia="Times New Roman" w:hAnsi="Times New Roman" w:cs="David"/>
            <w:b/>
            <w:bCs/>
            <w:sz w:val="24"/>
            <w:szCs w:val="24"/>
            <w:rtl/>
            <w:lang w:eastAsia="he-IL"/>
            <w:rPrChange w:id="300" w:author="Meryl Etman" w:date="2023-01-22T16:35:00Z">
              <w:rPr>
                <w:rFonts w:ascii="Times New Roman" w:eastAsia="Times New Roman" w:hAnsi="Times New Roman" w:cs="David"/>
                <w:sz w:val="24"/>
                <w:szCs w:val="24"/>
                <w:rtl/>
                <w:lang w:eastAsia="he-IL"/>
              </w:rPr>
            </w:rPrChange>
          </w:rPr>
          <w:t xml:space="preserve">12,094 </w:t>
        </w:r>
      </w:ins>
      <w:r w:rsidRPr="00143B7E">
        <w:rPr>
          <w:rFonts w:ascii="Times New Roman" w:eastAsia="Times New Roman" w:hAnsi="Times New Roman" w:cs="David"/>
          <w:b/>
          <w:bCs/>
          <w:sz w:val="24"/>
          <w:szCs w:val="24"/>
          <w:rtl/>
          <w:lang w:eastAsia="he-IL"/>
          <w:rPrChange w:id="301" w:author="Meryl Etman" w:date="2023-01-22T16:35:00Z">
            <w:rPr>
              <w:rFonts w:ascii="Times New Roman" w:eastAsia="Times New Roman" w:hAnsi="Times New Roman" w:cs="David"/>
              <w:sz w:val="24"/>
              <w:szCs w:val="24"/>
              <w:rtl/>
              <w:lang w:eastAsia="he-IL"/>
            </w:rPr>
          </w:rPrChange>
        </w:rPr>
        <w:t xml:space="preserve">ש"ח </w:t>
      </w:r>
      <w:r w:rsidRPr="00C521D8">
        <w:rPr>
          <w:rFonts w:ascii="Times New Roman" w:eastAsia="Times New Roman" w:hAnsi="Times New Roman" w:cs="David"/>
          <w:sz w:val="24"/>
          <w:szCs w:val="24"/>
          <w:rtl/>
          <w:lang w:eastAsia="he-IL"/>
        </w:rPr>
        <w:t xml:space="preserve">(במילים </w:t>
      </w:r>
      <w:del w:id="302" w:author="Meryl Etman [2]" w:date="2023-01-19T15:18:00Z">
        <w:r w:rsidRPr="00C521D8" w:rsidDel="00187616">
          <w:rPr>
            <w:rFonts w:ascii="Times New Roman" w:eastAsia="Times New Roman" w:hAnsi="Times New Roman" w:cs="David"/>
            <w:sz w:val="24"/>
            <w:szCs w:val="24"/>
            <w:rtl/>
            <w:lang w:eastAsia="he-IL"/>
          </w:rPr>
          <w:delText xml:space="preserve">______________  </w:delText>
        </w:r>
      </w:del>
      <w:ins w:id="303" w:author="Meryl Etman [2]" w:date="2023-01-19T15:18:00Z">
        <w:r w:rsidR="00187616">
          <w:rPr>
            <w:rFonts w:ascii="Times New Roman" w:eastAsia="Times New Roman" w:hAnsi="Times New Roman" w:cs="David" w:hint="cs"/>
            <w:sz w:val="24"/>
            <w:szCs w:val="24"/>
            <w:rtl/>
            <w:lang w:eastAsia="he-IL"/>
          </w:rPr>
          <w:t>שנים עשר אלף ותשעים וארבעה</w:t>
        </w:r>
        <w:r w:rsidR="00187616"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ש"ח)</w:t>
      </w:r>
      <w:ins w:id="304" w:author="Meryl Etman [2]" w:date="2023-01-19T15:18:00Z">
        <w:r w:rsidR="00187616">
          <w:rPr>
            <w:rFonts w:ascii="Times New Roman" w:eastAsia="Times New Roman" w:hAnsi="Times New Roman" w:cs="David" w:hint="cs"/>
            <w:sz w:val="24"/>
            <w:szCs w:val="24"/>
            <w:rtl/>
            <w:lang w:eastAsia="he-IL"/>
          </w:rPr>
          <w:t xml:space="preserve"> </w:t>
        </w:r>
      </w:ins>
      <w:del w:id="305" w:author="Meryl Etman [2]" w:date="2023-01-19T15:18:00Z">
        <w:r w:rsidRPr="00C521D8" w:rsidDel="00187616">
          <w:rPr>
            <w:rFonts w:ascii="Times New Roman" w:eastAsia="Times New Roman" w:hAnsi="Times New Roman" w:cs="David"/>
            <w:sz w:val="24"/>
            <w:szCs w:val="24"/>
            <w:rtl/>
            <w:lang w:eastAsia="he-IL"/>
          </w:rPr>
          <w:delText>לכל מבנה ראשוני</w:delText>
        </w:r>
      </w:del>
      <w:ins w:id="306" w:author="Meryl Etman [2]" w:date="2023-01-19T15:18:00Z">
        <w:r w:rsidR="00187616">
          <w:rPr>
            <w:rFonts w:ascii="Times New Roman" w:eastAsia="Times New Roman" w:hAnsi="Times New Roman" w:cs="David" w:hint="cs"/>
            <w:sz w:val="24"/>
            <w:szCs w:val="24"/>
            <w:rtl/>
            <w:lang w:eastAsia="he-IL"/>
          </w:rPr>
          <w:t>סה"כ</w:t>
        </w:r>
      </w:ins>
      <w:r w:rsidRPr="00C521D8">
        <w:rPr>
          <w:rFonts w:ascii="Times New Roman" w:eastAsia="Times New Roman" w:hAnsi="Times New Roman" w:cs="David"/>
          <w:sz w:val="24"/>
          <w:szCs w:val="24"/>
          <w:rtl/>
          <w:lang w:eastAsia="he-IL"/>
        </w:rPr>
        <w:t xml:space="preserve">. </w:t>
      </w:r>
    </w:p>
    <w:p w14:paraId="15F8BAC9" w14:textId="43725A43" w:rsidR="004538E5" w:rsidRPr="00C521D8" w:rsidRDefault="004538E5" w:rsidP="00143B7E">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w:t>
      </w:r>
      <w:del w:id="307" w:author="Meryl Etman [2]" w:date="2023-01-19T15:18:00Z">
        <w:r w:rsidRPr="00C521D8" w:rsidDel="00187616">
          <w:rPr>
            <w:rFonts w:ascii="Times New Roman" w:eastAsia="Times New Roman" w:hAnsi="Times New Roman" w:cs="David" w:hint="cs"/>
            <w:sz w:val="24"/>
            <w:szCs w:val="24"/>
            <w:rtl/>
            <w:lang w:eastAsia="he-IL"/>
          </w:rPr>
          <w:delText>ביצוע שירותי היועץ</w:delText>
        </w:r>
      </w:del>
      <w:ins w:id="308" w:author="Meryl Etman [2]" w:date="2023-01-19T15:18:00Z">
        <w:r w:rsidR="00187616">
          <w:rPr>
            <w:rFonts w:ascii="Times New Roman" w:eastAsia="Times New Roman" w:hAnsi="Times New Roman" w:cs="David" w:hint="cs"/>
            <w:sz w:val="24"/>
            <w:szCs w:val="24"/>
            <w:rtl/>
            <w:lang w:eastAsia="he-IL"/>
          </w:rPr>
          <w:t>ליווי מול רשות המים</w:t>
        </w:r>
      </w:ins>
      <w:r w:rsidRPr="00C521D8">
        <w:rPr>
          <w:rFonts w:ascii="Times New Roman" w:eastAsia="Times New Roman" w:hAnsi="Times New Roman" w:cs="David" w:hint="cs"/>
          <w:sz w:val="24"/>
          <w:szCs w:val="24"/>
          <w:rtl/>
          <w:lang w:eastAsia="he-IL"/>
        </w:rPr>
        <w:t xml:space="preserve"> ישולם </w:t>
      </w:r>
      <w:r w:rsidRPr="00C521D8">
        <w:rPr>
          <w:rFonts w:ascii="Times New Roman" w:eastAsia="Times New Roman" w:hAnsi="Times New Roman" w:cs="David"/>
          <w:sz w:val="24"/>
          <w:szCs w:val="24"/>
          <w:rtl/>
          <w:lang w:eastAsia="he-IL"/>
        </w:rPr>
        <w:t xml:space="preserve">סכום קבוע ומוחלט של </w:t>
      </w:r>
      <w:del w:id="309" w:author="Meryl Etman [2]" w:date="2023-01-19T15:18:00Z">
        <w:r w:rsidRPr="00C521D8" w:rsidDel="00187616">
          <w:rPr>
            <w:rFonts w:ascii="Times New Roman" w:eastAsia="Times New Roman" w:hAnsi="Times New Roman" w:cs="David"/>
            <w:sz w:val="24"/>
            <w:szCs w:val="24"/>
            <w:rtl/>
            <w:lang w:eastAsia="he-IL"/>
          </w:rPr>
          <w:delText xml:space="preserve">_________ </w:delText>
        </w:r>
      </w:del>
      <w:ins w:id="310" w:author="Meryl Etman [2]" w:date="2023-01-19T15:30:00Z">
        <w:r w:rsidR="004A44EE" w:rsidRPr="00143B7E">
          <w:rPr>
            <w:rFonts w:ascii="Times New Roman" w:eastAsia="Times New Roman" w:hAnsi="Times New Roman" w:cs="David"/>
            <w:b/>
            <w:bCs/>
            <w:sz w:val="24"/>
            <w:szCs w:val="24"/>
            <w:rtl/>
            <w:lang w:eastAsia="he-IL"/>
            <w:rPrChange w:id="311" w:author="Meryl Etman" w:date="2023-01-22T16:35:00Z">
              <w:rPr>
                <w:rFonts w:ascii="Times New Roman" w:eastAsia="Times New Roman" w:hAnsi="Times New Roman" w:cs="David"/>
                <w:sz w:val="24"/>
                <w:szCs w:val="24"/>
                <w:rtl/>
                <w:lang w:eastAsia="he-IL"/>
              </w:rPr>
            </w:rPrChange>
          </w:rPr>
          <w:t>1,249</w:t>
        </w:r>
      </w:ins>
      <w:ins w:id="312" w:author="Meryl Etman [2]" w:date="2023-01-19T15:18:00Z">
        <w:r w:rsidR="00187616" w:rsidRPr="00143B7E">
          <w:rPr>
            <w:rFonts w:ascii="Times New Roman" w:eastAsia="Times New Roman" w:hAnsi="Times New Roman" w:cs="David"/>
            <w:b/>
            <w:bCs/>
            <w:sz w:val="24"/>
            <w:szCs w:val="24"/>
            <w:rtl/>
            <w:lang w:eastAsia="he-IL"/>
            <w:rPrChange w:id="313" w:author="Meryl Etman" w:date="2023-01-22T16:35:00Z">
              <w:rPr>
                <w:rFonts w:ascii="Times New Roman" w:eastAsia="Times New Roman" w:hAnsi="Times New Roman" w:cs="David"/>
                <w:sz w:val="24"/>
                <w:szCs w:val="24"/>
                <w:rtl/>
                <w:lang w:eastAsia="he-IL"/>
              </w:rPr>
            </w:rPrChange>
          </w:rPr>
          <w:t xml:space="preserve"> </w:t>
        </w:r>
      </w:ins>
      <w:r w:rsidRPr="00143B7E">
        <w:rPr>
          <w:rFonts w:ascii="Times New Roman" w:eastAsia="Times New Roman" w:hAnsi="Times New Roman" w:cs="David"/>
          <w:b/>
          <w:bCs/>
          <w:sz w:val="24"/>
          <w:szCs w:val="24"/>
          <w:rtl/>
          <w:lang w:eastAsia="he-IL"/>
          <w:rPrChange w:id="314" w:author="Meryl Etman" w:date="2023-01-22T16:35:00Z">
            <w:rPr>
              <w:rFonts w:ascii="Times New Roman" w:eastAsia="Times New Roman" w:hAnsi="Times New Roman" w:cs="David"/>
              <w:sz w:val="24"/>
              <w:szCs w:val="24"/>
              <w:rtl/>
              <w:lang w:eastAsia="he-IL"/>
            </w:rPr>
          </w:rPrChange>
        </w:rPr>
        <w:t>ש"ח</w:t>
      </w:r>
      <w:r w:rsidRPr="00C521D8">
        <w:rPr>
          <w:rFonts w:ascii="Times New Roman" w:eastAsia="Times New Roman" w:hAnsi="Times New Roman" w:cs="David"/>
          <w:sz w:val="24"/>
          <w:szCs w:val="24"/>
          <w:rtl/>
          <w:lang w:eastAsia="he-IL"/>
        </w:rPr>
        <w:t xml:space="preserve"> (במילים </w:t>
      </w:r>
      <w:ins w:id="315" w:author="Meryl Etman [2]" w:date="2023-01-19T15:30:00Z">
        <w:r w:rsidR="004A44EE">
          <w:rPr>
            <w:rFonts w:ascii="Times New Roman" w:eastAsia="Times New Roman" w:hAnsi="Times New Roman" w:cs="David" w:hint="cs"/>
            <w:sz w:val="24"/>
            <w:szCs w:val="24"/>
            <w:rtl/>
            <w:lang w:eastAsia="he-IL"/>
          </w:rPr>
          <w:t>אלף מאתיים וארבעים ותשעה</w:t>
        </w:r>
        <w:r w:rsidR="004A44EE" w:rsidRPr="00C521D8">
          <w:rPr>
            <w:rFonts w:ascii="Times New Roman" w:eastAsia="Times New Roman" w:hAnsi="Times New Roman" w:cs="David"/>
            <w:sz w:val="24"/>
            <w:szCs w:val="24"/>
            <w:rtl/>
            <w:lang w:eastAsia="he-IL"/>
          </w:rPr>
          <w:t xml:space="preserve"> </w:t>
        </w:r>
        <w:del w:id="316" w:author="Meryl Etman" w:date="2023-01-22T16:35:00Z">
          <w:r w:rsidR="004A44EE" w:rsidRPr="00C521D8" w:rsidDel="00143B7E">
            <w:rPr>
              <w:rFonts w:ascii="Times New Roman" w:eastAsia="Times New Roman" w:hAnsi="Times New Roman" w:cs="David"/>
              <w:sz w:val="24"/>
              <w:szCs w:val="24"/>
              <w:rtl/>
              <w:lang w:eastAsia="he-IL"/>
            </w:rPr>
            <w:delText xml:space="preserve">ש"ח </w:delText>
          </w:r>
        </w:del>
      </w:ins>
      <w:del w:id="317" w:author="Meryl Etman" w:date="2023-01-22T16:35:00Z">
        <w:r w:rsidRPr="00C521D8" w:rsidDel="00143B7E">
          <w:rPr>
            <w:rFonts w:ascii="Times New Roman" w:eastAsia="Times New Roman" w:hAnsi="Times New Roman" w:cs="David"/>
            <w:sz w:val="24"/>
            <w:szCs w:val="24"/>
            <w:rtl/>
            <w:lang w:eastAsia="he-IL"/>
          </w:rPr>
          <w:delText>_</w:delText>
        </w:r>
      </w:del>
      <w:del w:id="318" w:author="Meryl Etman [2]" w:date="2023-01-19T15:30:00Z">
        <w:r w:rsidRPr="00C521D8" w:rsidDel="004A44EE">
          <w:rPr>
            <w:rFonts w:ascii="Times New Roman" w:eastAsia="Times New Roman" w:hAnsi="Times New Roman" w:cs="David"/>
            <w:sz w:val="24"/>
            <w:szCs w:val="24"/>
            <w:rtl/>
            <w:lang w:eastAsia="he-IL"/>
          </w:rPr>
          <w:delText xml:space="preserve">_____________ </w:delText>
        </w:r>
      </w:del>
      <w:r w:rsidRPr="00C521D8">
        <w:rPr>
          <w:rFonts w:ascii="Times New Roman" w:eastAsia="Times New Roman" w:hAnsi="Times New Roman" w:cs="David"/>
          <w:sz w:val="24"/>
          <w:szCs w:val="24"/>
          <w:rtl/>
          <w:lang w:eastAsia="he-IL"/>
        </w:rPr>
        <w:t xml:space="preserve"> ש"ח) </w:t>
      </w:r>
      <w:del w:id="319" w:author="Meryl Etman [2]" w:date="2023-01-19T15:30:00Z">
        <w:r w:rsidRPr="00C521D8" w:rsidDel="004A44EE">
          <w:rPr>
            <w:rFonts w:ascii="Times New Roman" w:eastAsia="Times New Roman" w:hAnsi="Times New Roman" w:cs="David"/>
            <w:sz w:val="24"/>
            <w:szCs w:val="24"/>
            <w:rtl/>
            <w:lang w:eastAsia="he-IL"/>
          </w:rPr>
          <w:delText>לכל מבנה חוזר</w:delText>
        </w:r>
      </w:del>
      <w:ins w:id="320" w:author="Meryl Etman [2]" w:date="2023-01-19T15:30:00Z">
        <w:r w:rsidR="004A44EE">
          <w:rPr>
            <w:rFonts w:ascii="Times New Roman" w:eastAsia="Times New Roman" w:hAnsi="Times New Roman" w:cs="David" w:hint="cs"/>
            <w:sz w:val="24"/>
            <w:szCs w:val="24"/>
            <w:rtl/>
            <w:lang w:eastAsia="he-IL"/>
          </w:rPr>
          <w:t>סה"כ</w:t>
        </w:r>
      </w:ins>
      <w:r w:rsidRPr="00C521D8">
        <w:rPr>
          <w:rFonts w:ascii="Times New Roman" w:eastAsia="Times New Roman" w:hAnsi="Times New Roman" w:cs="David"/>
          <w:sz w:val="24"/>
          <w:szCs w:val="24"/>
          <w:rtl/>
          <w:lang w:eastAsia="he-IL"/>
        </w:rPr>
        <w:t xml:space="preserve">. </w:t>
      </w:r>
    </w:p>
    <w:p w14:paraId="02227821" w14:textId="508C5C74" w:rsidR="004538E5" w:rsidDel="00123438" w:rsidRDefault="004538E5" w:rsidP="004538E5">
      <w:pPr>
        <w:widowControl w:val="0"/>
        <w:spacing w:before="120" w:beforeAutospacing="0" w:after="60" w:afterAutospacing="0" w:line="240" w:lineRule="auto"/>
        <w:ind w:left="720" w:right="-181"/>
        <w:rPr>
          <w:del w:id="321" w:author="Meryl Etman [2]" w:date="2023-01-19T15:31:00Z"/>
          <w:rFonts w:ascii="Times New Roman" w:eastAsia="Times New Roman" w:hAnsi="Times New Roman" w:cs="David"/>
          <w:sz w:val="24"/>
          <w:szCs w:val="24"/>
          <w:rtl/>
          <w:lang w:eastAsia="he-IL"/>
        </w:rPr>
      </w:pPr>
    </w:p>
    <w:p w14:paraId="7F674BEC" w14:textId="6CE808FF" w:rsidR="004538E5" w:rsidRPr="00C521D8" w:rsidDel="00123438" w:rsidRDefault="004538E5" w:rsidP="004538E5">
      <w:pPr>
        <w:widowControl w:val="0"/>
        <w:spacing w:before="120" w:beforeAutospacing="0" w:after="60" w:afterAutospacing="0" w:line="240" w:lineRule="auto"/>
        <w:ind w:left="720" w:right="-181"/>
        <w:rPr>
          <w:del w:id="322" w:author="Meryl Etman [2]" w:date="2023-01-19T15:31:00Z"/>
          <w:rFonts w:ascii="Times New Roman" w:eastAsia="Times New Roman" w:hAnsi="Times New Roman" w:cs="David"/>
          <w:sz w:val="24"/>
          <w:szCs w:val="24"/>
          <w:rtl/>
          <w:lang w:eastAsia="he-IL"/>
        </w:rPr>
      </w:pPr>
      <w:del w:id="323" w:author="Meryl Etman [2]" w:date="2023-01-19T15:31:00Z">
        <w:r w:rsidRPr="00C521D8" w:rsidDel="00123438">
          <w:rPr>
            <w:rFonts w:ascii="Times New Roman" w:eastAsia="Times New Roman" w:hAnsi="Times New Roman" w:cs="David"/>
            <w:sz w:val="24"/>
            <w:szCs w:val="24"/>
            <w:rtl/>
            <w:lang w:eastAsia="he-IL"/>
          </w:rPr>
          <w:delText>בסעיף זה:</w:delText>
        </w:r>
      </w:del>
    </w:p>
    <w:p w14:paraId="38D896F2" w14:textId="77C61E83" w:rsidR="004538E5" w:rsidRPr="00C521D8" w:rsidDel="00123438" w:rsidRDefault="004538E5" w:rsidP="004538E5">
      <w:pPr>
        <w:widowControl w:val="0"/>
        <w:spacing w:before="120" w:beforeAutospacing="0" w:after="60" w:afterAutospacing="0" w:line="240" w:lineRule="auto"/>
        <w:ind w:left="720" w:right="-181"/>
        <w:jc w:val="both"/>
        <w:rPr>
          <w:del w:id="324" w:author="Meryl Etman [2]" w:date="2023-01-19T15:31:00Z"/>
          <w:rFonts w:ascii="Times New Roman" w:eastAsia="Times New Roman" w:hAnsi="Times New Roman" w:cs="David"/>
          <w:sz w:val="24"/>
          <w:szCs w:val="24"/>
          <w:rtl/>
          <w:lang w:eastAsia="he-IL"/>
        </w:rPr>
      </w:pPr>
      <w:del w:id="325" w:author="Meryl Etman [2]" w:date="2023-01-19T15:31:00Z">
        <w:r w:rsidRPr="00C521D8" w:rsidDel="00123438">
          <w:rPr>
            <w:rFonts w:ascii="Times New Roman" w:eastAsia="Times New Roman" w:hAnsi="Times New Roman" w:cs="David"/>
            <w:sz w:val="24"/>
            <w:szCs w:val="24"/>
            <w:rtl/>
            <w:lang w:eastAsia="he-IL"/>
          </w:rPr>
          <w:delText>מבנה ראשו</w:delText>
        </w:r>
        <w:r w:rsidDel="00123438">
          <w:rPr>
            <w:rFonts w:ascii="Times New Roman" w:eastAsia="Times New Roman" w:hAnsi="Times New Roman" w:cs="David"/>
            <w:sz w:val="24"/>
            <w:szCs w:val="24"/>
            <w:rtl/>
            <w:lang w:eastAsia="he-IL"/>
          </w:rPr>
          <w:delText>ני - המבנה שהוקם לראשונה עפ"י ת</w:delText>
        </w:r>
        <w:r w:rsidRPr="00C521D8" w:rsidDel="00123438">
          <w:rPr>
            <w:rFonts w:ascii="Times New Roman" w:eastAsia="Times New Roman" w:hAnsi="Times New Roman" w:cs="David"/>
            <w:sz w:val="24"/>
            <w:szCs w:val="24"/>
            <w:rtl/>
            <w:lang w:eastAsia="he-IL"/>
          </w:rPr>
          <w:delText xml:space="preserve">כניותיו של המתכנן. </w:delText>
        </w:r>
      </w:del>
    </w:p>
    <w:p w14:paraId="68239635" w14:textId="7DA26ACC" w:rsidR="004538E5" w:rsidRPr="00C521D8" w:rsidDel="00123438" w:rsidRDefault="004538E5" w:rsidP="004538E5">
      <w:pPr>
        <w:widowControl w:val="0"/>
        <w:spacing w:before="120" w:beforeAutospacing="0" w:after="60" w:afterAutospacing="0" w:line="240" w:lineRule="auto"/>
        <w:ind w:left="720" w:right="-181"/>
        <w:jc w:val="both"/>
        <w:rPr>
          <w:del w:id="326" w:author="Meryl Etman [2]" w:date="2023-01-19T15:31:00Z"/>
          <w:rFonts w:ascii="Times New Roman" w:eastAsia="Times New Roman" w:hAnsi="Times New Roman" w:cs="David"/>
          <w:sz w:val="24"/>
          <w:szCs w:val="24"/>
          <w:rtl/>
          <w:lang w:eastAsia="he-IL"/>
        </w:rPr>
      </w:pPr>
      <w:del w:id="327" w:author="Meryl Etman [2]" w:date="2023-01-19T15:31:00Z">
        <w:r w:rsidRPr="00C521D8" w:rsidDel="00123438">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3846565B" w14:textId="54573E2A" w:rsidR="004538E5" w:rsidRPr="00C521D8" w:rsidDel="00123438" w:rsidRDefault="004538E5" w:rsidP="004538E5">
      <w:pPr>
        <w:widowControl w:val="0"/>
        <w:spacing w:before="120" w:beforeAutospacing="0" w:after="60" w:afterAutospacing="0" w:line="240" w:lineRule="auto"/>
        <w:ind w:left="720" w:right="-181"/>
        <w:jc w:val="both"/>
        <w:rPr>
          <w:del w:id="328" w:author="Meryl Etman [2]" w:date="2023-01-19T15:31:00Z"/>
          <w:rFonts w:ascii="Times New Roman" w:eastAsia="Times New Roman" w:hAnsi="Times New Roman" w:cs="David"/>
          <w:sz w:val="24"/>
          <w:szCs w:val="24"/>
          <w:rtl/>
          <w:lang w:eastAsia="he-IL"/>
        </w:rPr>
      </w:pPr>
      <w:del w:id="329" w:author="Meryl Etman [2]" w:date="2023-01-19T15:31:00Z">
        <w:r w:rsidRPr="00C521D8" w:rsidDel="00123438">
          <w:rPr>
            <w:rFonts w:ascii="Times New Roman" w:eastAsia="Times New Roman" w:hAnsi="Times New Roman" w:cs="David"/>
            <w:sz w:val="24"/>
            <w:szCs w:val="24"/>
            <w:rtl/>
            <w:lang w:eastAsia="he-IL"/>
          </w:rPr>
          <w:delText>מבנה חוזר - מבנה נוסף המוקם בשלמו</w:delText>
        </w:r>
        <w:r w:rsidDel="00123438">
          <w:rPr>
            <w:rFonts w:ascii="Times New Roman" w:eastAsia="Times New Roman" w:hAnsi="Times New Roman" w:cs="David"/>
            <w:sz w:val="24"/>
            <w:szCs w:val="24"/>
            <w:rtl/>
            <w:lang w:eastAsia="he-IL"/>
          </w:rPr>
          <w:delText>תו או בחלקו עפ"י ת</w:delText>
        </w:r>
        <w:r w:rsidRPr="00C521D8" w:rsidDel="00123438">
          <w:rPr>
            <w:rFonts w:ascii="Times New Roman" w:eastAsia="Times New Roman" w:hAnsi="Times New Roman" w:cs="David"/>
            <w:sz w:val="24"/>
            <w:szCs w:val="24"/>
            <w:rtl/>
            <w:lang w:eastAsia="he-IL"/>
          </w:rPr>
          <w:delText>כניותיו של המתכנן, על אותו המג</w:delText>
        </w:r>
        <w:r w:rsidDel="00123438">
          <w:rPr>
            <w:rFonts w:ascii="Times New Roman" w:eastAsia="Times New Roman" w:hAnsi="Times New Roman" w:cs="David"/>
            <w:sz w:val="24"/>
            <w:szCs w:val="24"/>
            <w:rtl/>
            <w:lang w:eastAsia="he-IL"/>
          </w:rPr>
          <w:delText>רש או במגרש אחר, בין אם על פי ת</w:delText>
        </w:r>
        <w:r w:rsidRPr="00C521D8" w:rsidDel="00123438">
          <w:rPr>
            <w:rFonts w:ascii="Times New Roman" w:eastAsia="Times New Roman" w:hAnsi="Times New Roman" w:cs="David"/>
            <w:sz w:val="24"/>
            <w:szCs w:val="24"/>
            <w:rtl/>
            <w:lang w:eastAsia="he-IL"/>
          </w:rPr>
          <w:delText>כניות קיימות על כל פרטיהן ובין אם לצורך הקמתו התבקש מתכנן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7D6BB87F" w14:textId="2FAE22E1"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del w:id="330" w:author="Meryl Etman [2]" w:date="2023-01-19T15:31:00Z">
        <w:r w:rsidRPr="00C521D8" w:rsidDel="00123438">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2891DF5E" w14:textId="6C4F2D57" w:rsidR="004538E5" w:rsidRPr="00B27B4C" w:rsidRDefault="004538E5" w:rsidP="004538E5">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9D7B864086341D5A7418104D730C7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331" w:author="Meryl Etman" w:date="2023-01-19T15:06:00Z">
            <w:r w:rsidR="00556D65">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912113E5CFD40BA9CDE906099581E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332" w:author="Meryl Etman" w:date="2023-01-19T15:06:00Z">
            <w:r w:rsidR="00556D65">
              <w:rPr>
                <w:rFonts w:ascii="Times New Roman" w:eastAsia="Times New Roman" w:hAnsi="Times New Roman" w:cs="David" w:hint="cs"/>
                <w:color w:val="008000"/>
                <w:sz w:val="24"/>
                <w:szCs w:val="24"/>
                <w:rtl/>
              </w:rPr>
              <w:t>בגין</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8DBE2504AF149658750563BC51B3D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7-07T00:00:00Z">
            <w:dateFormat w:val="dd/MM/yyyy"/>
            <w:lid w:val="he-IL"/>
            <w:storeMappedDataAs w:val="dateTime"/>
            <w:calendar w:val="gregorian"/>
          </w:date>
        </w:sdtPr>
        <w:sdtEndPr/>
        <w:sdtContent>
          <w:ins w:id="333" w:author="Meryl Etman" w:date="2023-01-19T15:06:00Z">
            <w:r w:rsidR="00556D65">
              <w:rPr>
                <w:rFonts w:ascii="Times New Roman" w:eastAsia="Times New Roman" w:hAnsi="Times New Roman" w:cs="David" w:hint="cs"/>
                <w:color w:val="008000"/>
                <w:sz w:val="24"/>
                <w:szCs w:val="24"/>
                <w:rtl/>
              </w:rPr>
              <w:t>‏07/07/2022</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B4DAEC14F2947B6B65C9DA86C47C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334" w:author="Meryl Etman" w:date="2023-01-19T15:06:00Z">
            <w:r w:rsidR="00556D65">
              <w:rPr>
                <w:rFonts w:ascii="Times New Roman" w:eastAsia="Times New Roman" w:hAnsi="Times New Roman" w:cs="David" w:hint="cs"/>
                <w:color w:val="008000"/>
                <w:sz w:val="24"/>
                <w:szCs w:val="24"/>
                <w:rtl/>
              </w:rPr>
              <w:t>239.4331</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7F32DD1B" w14:textId="77777777" w:rsidR="004538E5" w:rsidRPr="00C521D8" w:rsidRDefault="004538E5" w:rsidP="004538E5">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D594B58"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45AC5698" w14:textId="6FABE5B8"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r>
      <w:del w:id="335" w:author="Meryl Etman [2]" w:date="2023-01-19T15:31:00Z">
        <w:r w:rsidRPr="00C521D8" w:rsidDel="00123438">
          <w:rPr>
            <w:rFonts w:ascii="Times New Roman" w:eastAsia="Times New Roman" w:hAnsi="Times New Roman" w:cs="David"/>
            <w:sz w:val="24"/>
            <w:szCs w:val="24"/>
            <w:rtl/>
            <w:lang w:eastAsia="he-IL"/>
          </w:rPr>
          <w:delText>שכר הטרחה יחושב כמכפלת יחידת הדיור שבתכנון ושבכוונת המזמין לבצעם בכל קטע וקטע של הפרויקט במועדו (לדוגמא: אם בקטע א' בכוונת המזמין לבצע 60 יח"ד, והמתכנן נדרש לתכנן להקמת 60 יח"ד, יהיה חייב המזמין בתשלום עבור אותן יח"ד בלבד, גם אם התכנון יתאים לקטעים הבאים)</w:delText>
        </w:r>
      </w:del>
      <w:ins w:id="336" w:author="Meryl Etman [2]" w:date="2023-01-19T15:31:00Z">
        <w:r w:rsidR="00123438">
          <w:rPr>
            <w:rFonts w:ascii="Times New Roman" w:eastAsia="Times New Roman" w:hAnsi="Times New Roman" w:cs="David" w:hint="cs"/>
            <w:sz w:val="24"/>
            <w:szCs w:val="24"/>
            <w:rtl/>
            <w:lang w:eastAsia="he-IL"/>
          </w:rPr>
          <w:t>מבוטל</w:t>
        </w:r>
      </w:ins>
      <w:r w:rsidRPr="00C521D8">
        <w:rPr>
          <w:rFonts w:ascii="Times New Roman" w:eastAsia="Times New Roman" w:hAnsi="Times New Roman" w:cs="David"/>
          <w:sz w:val="24"/>
          <w:szCs w:val="24"/>
          <w:rtl/>
          <w:lang w:eastAsia="he-IL"/>
        </w:rPr>
        <w:t xml:space="preserve">. </w:t>
      </w:r>
    </w:p>
    <w:p w14:paraId="7F82E712"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BE7A648"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60E30506" w14:textId="66DF1A0F"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r>
      <w:del w:id="337" w:author="מרול אטמן" w:date="2023-02-21T14:22:00Z">
        <w:r w:rsidRPr="00C521D8" w:rsidDel="00CC3CB7">
          <w:rPr>
            <w:rFonts w:ascii="Times New Roman" w:eastAsia="Times New Roman" w:hAnsi="Times New Roman" w:cs="David"/>
            <w:sz w:val="24"/>
            <w:szCs w:val="24"/>
            <w:rtl/>
            <w:lang w:eastAsia="he-IL"/>
          </w:rPr>
          <w:delText>בנוסף ל</w:delText>
        </w:r>
      </w:del>
      <w:ins w:id="338" w:author="מרול אטמן" w:date="2023-02-21T14:22:00Z">
        <w:r w:rsidR="00CC3CB7">
          <w:rPr>
            <w:rFonts w:ascii="Times New Roman" w:eastAsia="Times New Roman" w:hAnsi="Times New Roman" w:cs="David" w:hint="cs"/>
            <w:sz w:val="24"/>
            <w:szCs w:val="24"/>
            <w:rtl/>
            <w:lang w:eastAsia="he-IL"/>
          </w:rPr>
          <w:t xml:space="preserve">לאחר </w:t>
        </w:r>
      </w:ins>
      <w:r w:rsidRPr="00C521D8">
        <w:rPr>
          <w:rFonts w:ascii="Times New Roman" w:eastAsia="Times New Roman" w:hAnsi="Times New Roman" w:cs="David"/>
          <w:sz w:val="24"/>
          <w:szCs w:val="24"/>
          <w:rtl/>
          <w:lang w:eastAsia="he-IL"/>
        </w:rPr>
        <w:t>כל תשלום ישולם למתכנן מע"מ כשיעורו בחוק וזאת כנגד המצאת חשבונית מס כדין, למועד תשלום המע"מ ע"י המתכנן והמצאת כל אישור נוסף עפ"י דין.</w:t>
      </w:r>
    </w:p>
    <w:p w14:paraId="0044B477"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המתכנן הושלמו וכל המסמכים והתוכניות נמסרו למזמין. </w:t>
      </w:r>
    </w:p>
    <w:p w14:paraId="66CBE151"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0"/>
          <w:szCs w:val="20"/>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ה'</w:t>
      </w:r>
      <w:r w:rsidR="00270213">
        <w:rPr>
          <w:rFonts w:ascii="Times New Roman" w:eastAsia="Times New Roman" w:hAnsi="Times New Roman" w:cs="David" w:hint="cs"/>
          <w:b/>
          <w:bCs/>
          <w:sz w:val="24"/>
          <w:szCs w:val="24"/>
          <w:u w:val="single"/>
          <w:rtl/>
          <w:lang w:eastAsia="he-IL"/>
        </w:rPr>
        <w:t>'</w:t>
      </w:r>
    </w:p>
    <w:p w14:paraId="368FC11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3EF36F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תשלומי שכר המתכנן</w:t>
      </w:r>
    </w:p>
    <w:p w14:paraId="4B1D8B7C"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77CEC63" w14:textId="27D3BD87" w:rsidR="00DE0948" w:rsidRDefault="00DE0948" w:rsidP="00DE0948">
      <w:pPr>
        <w:widowControl w:val="0"/>
        <w:spacing w:before="120" w:beforeAutospacing="0" w:after="60" w:afterAutospacing="0" w:line="240" w:lineRule="auto"/>
        <w:ind w:left="679" w:hanging="709"/>
        <w:rPr>
          <w:ins w:id="339" w:author="Meryl Etman [2]" w:date="2023-01-22T16:14: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219791DF" w14:textId="77777777" w:rsidR="006F714B" w:rsidRDefault="006F714B" w:rsidP="00DE0948">
      <w:pPr>
        <w:widowControl w:val="0"/>
        <w:spacing w:before="120" w:beforeAutospacing="0" w:after="60" w:afterAutospacing="0" w:line="240" w:lineRule="auto"/>
        <w:ind w:left="679" w:hanging="709"/>
        <w:rPr>
          <w:ins w:id="340" w:author="Meryl Etman [2]" w:date="2023-01-22T16:15:00Z"/>
          <w:rFonts w:ascii="Times New Roman" w:eastAsia="Times New Roman" w:hAnsi="Times New Roman" w:cs="David"/>
          <w:sz w:val="24"/>
          <w:szCs w:val="24"/>
          <w:rtl/>
          <w:lang w:eastAsia="he-IL"/>
        </w:rPr>
      </w:pPr>
      <w:ins w:id="341" w:author="Meryl Etman [2]" w:date="2023-01-22T16:14: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א.</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לאחר גמר תכנון, הגשת דוח הידרולוגי ואישור שלב זה ע"י המזמין</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60%</w:t>
        </w:r>
      </w:ins>
    </w:p>
    <w:p w14:paraId="3A2C8068" w14:textId="77777777" w:rsidR="00022BAE" w:rsidRDefault="006F714B" w:rsidP="00DE0948">
      <w:pPr>
        <w:widowControl w:val="0"/>
        <w:spacing w:before="120" w:beforeAutospacing="0" w:after="60" w:afterAutospacing="0" w:line="240" w:lineRule="auto"/>
        <w:ind w:left="679" w:hanging="709"/>
        <w:rPr>
          <w:ins w:id="342" w:author="מרול אטמן" w:date="2023-02-21T17:38:00Z"/>
          <w:rFonts w:ascii="Times New Roman" w:eastAsia="Times New Roman" w:hAnsi="Times New Roman" w:cs="David"/>
          <w:sz w:val="24"/>
          <w:szCs w:val="24"/>
          <w:rtl/>
          <w:lang w:eastAsia="he-IL"/>
        </w:rPr>
      </w:pPr>
      <w:ins w:id="343" w:author="Meryl Etman [2]" w:date="2023-01-22T16:15: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ב.</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עם קבלת </w:t>
        </w:r>
      </w:ins>
      <w:ins w:id="344" w:author="מרול אטמן" w:date="2023-02-21T17:36:00Z">
        <w:r w:rsidR="00022BAE">
          <w:rPr>
            <w:rFonts w:ascii="Times New Roman" w:eastAsia="Times New Roman" w:hAnsi="Times New Roman" w:cs="David" w:hint="cs"/>
            <w:sz w:val="24"/>
            <w:szCs w:val="24"/>
            <w:rtl/>
            <w:lang w:eastAsia="he-IL"/>
          </w:rPr>
          <w:t xml:space="preserve">אישור </w:t>
        </w:r>
      </w:ins>
      <w:ins w:id="345" w:author="מרול אטמן" w:date="2023-02-21T17:37:00Z">
        <w:r w:rsidR="00022BAE">
          <w:rPr>
            <w:rFonts w:ascii="Times New Roman" w:eastAsia="Times New Roman" w:hAnsi="Times New Roman" w:cs="David" w:hint="cs"/>
            <w:sz w:val="24"/>
            <w:szCs w:val="24"/>
            <w:rtl/>
            <w:lang w:eastAsia="he-IL"/>
          </w:rPr>
          <w:t xml:space="preserve">הרשויות לתכנית ניהול הנגר כחלק מהליך קבלת </w:t>
        </w:r>
      </w:ins>
    </w:p>
    <w:p w14:paraId="7B862CCE" w14:textId="4FC9E14E" w:rsidR="006F714B" w:rsidDel="00022BAE" w:rsidRDefault="006F714B">
      <w:pPr>
        <w:widowControl w:val="0"/>
        <w:spacing w:before="120" w:beforeAutospacing="0" w:after="60" w:afterAutospacing="0" w:line="240" w:lineRule="auto"/>
        <w:ind w:left="1399" w:firstLine="41"/>
        <w:rPr>
          <w:ins w:id="346" w:author="Meryl Etman [2]" w:date="2023-01-22T16:15:00Z"/>
          <w:del w:id="347" w:author="מרול אטמן" w:date="2023-02-21T17:38:00Z"/>
          <w:rFonts w:ascii="Times New Roman" w:eastAsia="Times New Roman" w:hAnsi="Times New Roman" w:cs="David"/>
          <w:sz w:val="24"/>
          <w:szCs w:val="24"/>
          <w:rtl/>
          <w:lang w:eastAsia="he-IL"/>
        </w:rPr>
        <w:pPrChange w:id="348" w:author="מרול אטמן" w:date="2023-02-21T17:38:00Z">
          <w:pPr>
            <w:widowControl w:val="0"/>
            <w:spacing w:before="120" w:beforeAutospacing="0" w:after="60" w:afterAutospacing="0" w:line="240" w:lineRule="auto"/>
            <w:ind w:left="679" w:hanging="709"/>
          </w:pPr>
        </w:pPrChange>
      </w:pPr>
      <w:ins w:id="349" w:author="Meryl Etman [2]" w:date="2023-01-22T16:15:00Z">
        <w:r>
          <w:rPr>
            <w:rFonts w:ascii="Times New Roman" w:eastAsia="Times New Roman" w:hAnsi="Times New Roman" w:cs="David" w:hint="cs"/>
            <w:sz w:val="24"/>
            <w:szCs w:val="24"/>
            <w:rtl/>
            <w:lang w:eastAsia="he-IL"/>
          </w:rPr>
          <w:t>היתר הבניה</w:t>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ins w:id="350" w:author="מרול אטמן" w:date="2023-02-21T17:38:00Z">
        <w:r w:rsidR="00022BAE">
          <w:rPr>
            <w:rFonts w:ascii="Times New Roman" w:eastAsia="Times New Roman" w:hAnsi="Times New Roman" w:cs="David"/>
            <w:sz w:val="24"/>
            <w:szCs w:val="24"/>
            <w:rtl/>
            <w:lang w:eastAsia="he-IL"/>
          </w:rPr>
          <w:tab/>
        </w:r>
      </w:ins>
      <w:ins w:id="351" w:author="Meryl Etman [2]" w:date="2023-01-22T16:15: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del w:id="352" w:author="מרול אטמן" w:date="2023-02-21T14:25:00Z">
          <w:r w:rsidRPr="00022BAE" w:rsidDel="00CC3CB7">
            <w:rPr>
              <w:rFonts w:ascii="Times New Roman" w:eastAsia="Times New Roman" w:hAnsi="Times New Roman" w:cs="David"/>
              <w:sz w:val="24"/>
              <w:szCs w:val="24"/>
              <w:u w:val="single"/>
              <w:rtl/>
              <w:lang w:eastAsia="he-IL"/>
              <w:rPrChange w:id="353" w:author="מרול אטמן" w:date="2023-02-21T17:38:00Z">
                <w:rPr>
                  <w:rFonts w:ascii="Times New Roman" w:eastAsia="Times New Roman" w:hAnsi="Times New Roman" w:cs="David"/>
                  <w:sz w:val="24"/>
                  <w:szCs w:val="24"/>
                  <w:rtl/>
                  <w:lang w:eastAsia="he-IL"/>
                </w:rPr>
              </w:rPrChange>
            </w:rPr>
            <w:delText>3</w:delText>
          </w:r>
        </w:del>
      </w:ins>
      <w:ins w:id="354" w:author="מרול אטמן" w:date="2023-02-21T14:25:00Z">
        <w:r w:rsidR="00CC3CB7" w:rsidRPr="00022BAE">
          <w:rPr>
            <w:rFonts w:ascii="Times New Roman" w:eastAsia="Times New Roman" w:hAnsi="Times New Roman" w:cs="David"/>
            <w:sz w:val="24"/>
            <w:szCs w:val="24"/>
            <w:u w:val="single"/>
            <w:rtl/>
            <w:lang w:eastAsia="he-IL"/>
            <w:rPrChange w:id="355" w:author="מרול אטמן" w:date="2023-02-21T17:38:00Z">
              <w:rPr>
                <w:rFonts w:ascii="Times New Roman" w:eastAsia="Times New Roman" w:hAnsi="Times New Roman" w:cs="David"/>
                <w:sz w:val="24"/>
                <w:szCs w:val="24"/>
                <w:rtl/>
                <w:lang w:eastAsia="he-IL"/>
              </w:rPr>
            </w:rPrChange>
          </w:rPr>
          <w:t>4</w:t>
        </w:r>
      </w:ins>
      <w:ins w:id="356" w:author="Meryl Etman [2]" w:date="2023-01-22T16:15:00Z">
        <w:r w:rsidRPr="00022BAE">
          <w:rPr>
            <w:rFonts w:ascii="Times New Roman" w:eastAsia="Times New Roman" w:hAnsi="Times New Roman" w:cs="David"/>
            <w:sz w:val="24"/>
            <w:szCs w:val="24"/>
            <w:u w:val="single"/>
            <w:rtl/>
            <w:lang w:eastAsia="he-IL"/>
            <w:rPrChange w:id="357" w:author="מרול אטמן" w:date="2023-02-21T17:38:00Z">
              <w:rPr>
                <w:rFonts w:ascii="Times New Roman" w:eastAsia="Times New Roman" w:hAnsi="Times New Roman" w:cs="David"/>
                <w:sz w:val="24"/>
                <w:szCs w:val="24"/>
                <w:rtl/>
                <w:lang w:eastAsia="he-IL"/>
              </w:rPr>
            </w:rPrChange>
          </w:rPr>
          <w:t>0%</w:t>
        </w:r>
      </w:ins>
    </w:p>
    <w:p w14:paraId="27C86593" w14:textId="26EE5B96" w:rsidR="006F714B" w:rsidRDefault="006F714B">
      <w:pPr>
        <w:widowControl w:val="0"/>
        <w:spacing w:before="120" w:beforeAutospacing="0" w:after="60" w:afterAutospacing="0" w:line="240" w:lineRule="auto"/>
        <w:ind w:left="1399" w:firstLine="41"/>
        <w:rPr>
          <w:ins w:id="358" w:author="Meryl Etman [2]" w:date="2023-01-22T16:15:00Z"/>
          <w:rFonts w:ascii="Times New Roman" w:eastAsia="Times New Roman" w:hAnsi="Times New Roman" w:cs="David"/>
          <w:sz w:val="24"/>
          <w:szCs w:val="24"/>
          <w:rtl/>
          <w:lang w:eastAsia="he-IL"/>
        </w:rPr>
        <w:pPrChange w:id="359" w:author="מרול אטמן" w:date="2023-02-21T17:38:00Z">
          <w:pPr>
            <w:widowControl w:val="0"/>
            <w:spacing w:before="120" w:beforeAutospacing="0" w:after="60" w:afterAutospacing="0" w:line="240" w:lineRule="auto"/>
            <w:ind w:left="679" w:hanging="709"/>
          </w:pPr>
        </w:pPrChange>
      </w:pPr>
      <w:ins w:id="360" w:author="Meryl Etman [2]" w:date="2023-01-22T16:15:00Z">
        <w:del w:id="361" w:author="מרול אטמן" w:date="2023-02-21T17:38:00Z">
          <w:r w:rsidDel="00022BAE">
            <w:rPr>
              <w:rFonts w:ascii="Times New Roman" w:eastAsia="Times New Roman" w:hAnsi="Times New Roman" w:cs="David"/>
              <w:sz w:val="24"/>
              <w:szCs w:val="24"/>
              <w:rtl/>
              <w:lang w:eastAsia="he-IL"/>
            </w:rPr>
            <w:tab/>
          </w:r>
        </w:del>
        <w:del w:id="362" w:author="מרול אטמן" w:date="2023-02-21T14:25:00Z">
          <w:r w:rsidDel="00CC3CB7">
            <w:rPr>
              <w:rFonts w:ascii="Times New Roman" w:eastAsia="Times New Roman" w:hAnsi="Times New Roman" w:cs="David" w:hint="cs"/>
              <w:sz w:val="24"/>
              <w:szCs w:val="24"/>
              <w:rtl/>
              <w:lang w:eastAsia="he-IL"/>
            </w:rPr>
            <w:delText>ג.</w:delText>
          </w:r>
          <w:r w:rsidDel="00CC3CB7">
            <w:rPr>
              <w:rFonts w:ascii="Times New Roman" w:eastAsia="Times New Roman" w:hAnsi="Times New Roman" w:cs="David"/>
              <w:sz w:val="24"/>
              <w:szCs w:val="24"/>
              <w:rtl/>
              <w:lang w:eastAsia="he-IL"/>
            </w:rPr>
            <w:tab/>
          </w:r>
          <w:r w:rsidDel="00CC3CB7">
            <w:rPr>
              <w:rFonts w:ascii="Times New Roman" w:eastAsia="Times New Roman" w:hAnsi="Times New Roman" w:cs="David" w:hint="cs"/>
              <w:sz w:val="24"/>
              <w:szCs w:val="24"/>
              <w:rtl/>
              <w:lang w:eastAsia="he-IL"/>
            </w:rPr>
            <w:delText>במהלך הפיקוח העליון</w:delText>
          </w:r>
          <w:r w:rsidDel="00CC3CB7">
            <w:rPr>
              <w:rFonts w:ascii="Times New Roman" w:eastAsia="Times New Roman" w:hAnsi="Times New Roman" w:cs="David"/>
              <w:sz w:val="24"/>
              <w:szCs w:val="24"/>
              <w:rtl/>
              <w:lang w:eastAsia="he-IL"/>
            </w:rPr>
            <w:tab/>
          </w:r>
          <w:r w:rsidDel="00CC3CB7">
            <w:rPr>
              <w:rFonts w:ascii="Times New Roman" w:eastAsia="Times New Roman" w:hAnsi="Times New Roman" w:cs="David"/>
              <w:sz w:val="24"/>
              <w:szCs w:val="24"/>
              <w:rtl/>
              <w:lang w:eastAsia="he-IL"/>
            </w:rPr>
            <w:tab/>
          </w:r>
          <w:r w:rsidDel="00CC3CB7">
            <w:rPr>
              <w:rFonts w:ascii="Times New Roman" w:eastAsia="Times New Roman" w:hAnsi="Times New Roman" w:cs="David"/>
              <w:sz w:val="24"/>
              <w:szCs w:val="24"/>
              <w:rtl/>
              <w:lang w:eastAsia="he-IL"/>
            </w:rPr>
            <w:tab/>
          </w:r>
          <w:r w:rsidDel="00CC3CB7">
            <w:rPr>
              <w:rFonts w:ascii="Times New Roman" w:eastAsia="Times New Roman" w:hAnsi="Times New Roman" w:cs="David"/>
              <w:sz w:val="24"/>
              <w:szCs w:val="24"/>
              <w:rtl/>
              <w:lang w:eastAsia="he-IL"/>
            </w:rPr>
            <w:tab/>
          </w:r>
          <w:r w:rsidDel="00CC3CB7">
            <w:rPr>
              <w:rFonts w:ascii="Times New Roman" w:eastAsia="Times New Roman" w:hAnsi="Times New Roman" w:cs="David"/>
              <w:sz w:val="24"/>
              <w:szCs w:val="24"/>
              <w:rtl/>
              <w:lang w:eastAsia="he-IL"/>
            </w:rPr>
            <w:tab/>
          </w:r>
          <w:r w:rsidDel="00CC3CB7">
            <w:rPr>
              <w:rFonts w:ascii="Times New Roman" w:eastAsia="Times New Roman" w:hAnsi="Times New Roman" w:cs="David"/>
              <w:sz w:val="24"/>
              <w:szCs w:val="24"/>
              <w:rtl/>
              <w:lang w:eastAsia="he-IL"/>
            </w:rPr>
            <w:tab/>
          </w:r>
          <w:r w:rsidRPr="006F714B" w:rsidDel="00CC3CB7">
            <w:rPr>
              <w:rFonts w:ascii="Times New Roman" w:eastAsia="Times New Roman" w:hAnsi="Times New Roman" w:cs="David"/>
              <w:sz w:val="24"/>
              <w:szCs w:val="24"/>
              <w:u w:val="single"/>
              <w:rtl/>
              <w:lang w:eastAsia="he-IL"/>
              <w:rPrChange w:id="363" w:author="Meryl Etman [2]" w:date="2023-01-22T16:16:00Z">
                <w:rPr>
                  <w:rFonts w:ascii="Times New Roman" w:eastAsia="Times New Roman" w:hAnsi="Times New Roman" w:cs="David"/>
                  <w:sz w:val="24"/>
                  <w:szCs w:val="24"/>
                  <w:rtl/>
                  <w:lang w:eastAsia="he-IL"/>
                </w:rPr>
              </w:rPrChange>
            </w:rPr>
            <w:delText>10%</w:delText>
          </w:r>
        </w:del>
      </w:ins>
    </w:p>
    <w:p w14:paraId="011AAA1B" w14:textId="7E7D1516" w:rsidR="006F714B" w:rsidRPr="00DE0948" w:rsidRDefault="006F714B" w:rsidP="00DE0948">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ins w:id="364" w:author="Meryl Etman [2]" w:date="2023-01-22T16:15: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סה"כ</w:t>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100%</w:t>
        </w:r>
        <w:r>
          <w:rPr>
            <w:rFonts w:ascii="Times New Roman" w:eastAsia="Times New Roman" w:hAnsi="Times New Roman" w:cs="David"/>
            <w:sz w:val="24"/>
            <w:szCs w:val="24"/>
            <w:rtl/>
            <w:lang w:eastAsia="he-IL"/>
          </w:rPr>
          <w:tab/>
        </w:r>
      </w:ins>
    </w:p>
    <w:p w14:paraId="1E8571BA" w14:textId="6A5BAFED" w:rsidR="00DE0948" w:rsidRPr="00DE0948" w:rsidDel="006F714B" w:rsidRDefault="00DE0948" w:rsidP="00B90A18">
      <w:pPr>
        <w:widowControl w:val="0"/>
        <w:spacing w:before="120" w:beforeAutospacing="0" w:after="60" w:afterAutospacing="0" w:line="240" w:lineRule="auto"/>
        <w:ind w:left="2160" w:hanging="720"/>
        <w:rPr>
          <w:del w:id="365" w:author="Meryl Etman [2]" w:date="2023-01-22T16:10:00Z"/>
          <w:rFonts w:ascii="Times New Roman" w:eastAsia="Times New Roman" w:hAnsi="Times New Roman" w:cs="David"/>
          <w:sz w:val="24"/>
          <w:szCs w:val="24"/>
          <w:rtl/>
          <w:lang w:eastAsia="he-IL"/>
        </w:rPr>
      </w:pPr>
      <w:del w:id="366" w:author="Meryl Etman [2]" w:date="2023-01-22T16:10:00Z">
        <w:r w:rsidRPr="00DE0948" w:rsidDel="006F714B">
          <w:rPr>
            <w:rFonts w:ascii="Times New Roman" w:eastAsia="Times New Roman" w:hAnsi="Times New Roman" w:cs="David"/>
            <w:sz w:val="24"/>
            <w:szCs w:val="24"/>
            <w:rtl/>
            <w:lang w:eastAsia="he-IL"/>
          </w:rPr>
          <w:delText>א.</w:delText>
        </w:r>
        <w:r w:rsidRPr="00DE0948" w:rsidDel="006F714B">
          <w:rPr>
            <w:rFonts w:ascii="Times New Roman" w:eastAsia="Times New Roman" w:hAnsi="Times New Roman" w:cs="David"/>
            <w:sz w:val="24"/>
            <w:szCs w:val="24"/>
            <w:rtl/>
            <w:lang w:eastAsia="he-IL"/>
          </w:rPr>
          <w:tab/>
          <w:delText xml:space="preserve">לאחר גמר תכנון מוקדם, ואישור שלב עבודות זה ע"י המזמין </w:delText>
        </w:r>
        <w:r w:rsidR="00B90A18" w:rsidDel="006F714B">
          <w:rPr>
            <w:rFonts w:ascii="Times New Roman" w:eastAsia="Times New Roman" w:hAnsi="Times New Roman" w:cs="David" w:hint="cs"/>
            <w:sz w:val="24"/>
            <w:szCs w:val="24"/>
            <w:rtl/>
            <w:lang w:eastAsia="he-IL"/>
          </w:rPr>
          <w:delText>....</w:delText>
        </w:r>
        <w:r w:rsidRPr="00DE0948" w:rsidDel="006F714B">
          <w:rPr>
            <w:rFonts w:ascii="Times New Roman" w:eastAsia="Times New Roman" w:hAnsi="Times New Roman" w:cs="David"/>
            <w:sz w:val="24"/>
            <w:szCs w:val="24"/>
            <w:rtl/>
            <w:lang w:eastAsia="he-IL"/>
          </w:rPr>
          <w:delText>20%</w:delText>
        </w:r>
      </w:del>
    </w:p>
    <w:p w14:paraId="0068A54C" w14:textId="7199C0FD" w:rsidR="00DE0948" w:rsidRPr="00DE0948" w:rsidDel="006F714B" w:rsidRDefault="00DE0948" w:rsidP="00DE0948">
      <w:pPr>
        <w:widowControl w:val="0"/>
        <w:spacing w:before="120" w:beforeAutospacing="0" w:after="60" w:afterAutospacing="0" w:line="240" w:lineRule="auto"/>
        <w:ind w:left="2160" w:hanging="720"/>
        <w:rPr>
          <w:del w:id="367" w:author="Meryl Etman [2]" w:date="2023-01-22T16:10:00Z"/>
          <w:rFonts w:ascii="Times New Roman" w:eastAsia="Times New Roman" w:hAnsi="Times New Roman" w:cs="David"/>
          <w:sz w:val="24"/>
          <w:szCs w:val="24"/>
          <w:rtl/>
          <w:lang w:eastAsia="he-IL"/>
        </w:rPr>
      </w:pPr>
      <w:del w:id="368" w:author="Meryl Etman [2]" w:date="2023-01-22T16:10:00Z">
        <w:r w:rsidRPr="00DE0948" w:rsidDel="006F714B">
          <w:rPr>
            <w:rFonts w:ascii="Times New Roman" w:eastAsia="Times New Roman" w:hAnsi="Times New Roman" w:cs="David"/>
            <w:sz w:val="24"/>
            <w:szCs w:val="24"/>
            <w:rtl/>
            <w:lang w:eastAsia="he-IL"/>
          </w:rPr>
          <w:delText>ב.</w:delText>
        </w:r>
        <w:r w:rsidRPr="00DE0948" w:rsidDel="006F714B">
          <w:rPr>
            <w:rFonts w:ascii="Times New Roman" w:eastAsia="Times New Roman" w:hAnsi="Times New Roman" w:cs="David"/>
            <w:sz w:val="24"/>
            <w:szCs w:val="24"/>
            <w:rtl/>
            <w:lang w:eastAsia="he-IL"/>
          </w:rPr>
          <w:tab/>
          <w:delText xml:space="preserve">לאחר גמר התכנון הסופי, אישור שלב זה ע"י המזמין והוצאת </w:delText>
        </w:r>
      </w:del>
    </w:p>
    <w:p w14:paraId="4999F4FA" w14:textId="29D49799" w:rsidR="00DE0948" w:rsidRPr="00DE0948" w:rsidDel="006F714B" w:rsidRDefault="00DE0948" w:rsidP="00B90A18">
      <w:pPr>
        <w:widowControl w:val="0"/>
        <w:spacing w:before="120" w:beforeAutospacing="0" w:after="60" w:afterAutospacing="0" w:line="240" w:lineRule="auto"/>
        <w:ind w:left="2160" w:hanging="720"/>
        <w:rPr>
          <w:del w:id="369" w:author="Meryl Etman [2]" w:date="2023-01-22T16:10:00Z"/>
          <w:rFonts w:ascii="Times New Roman" w:eastAsia="Times New Roman" w:hAnsi="Times New Roman" w:cs="David"/>
          <w:sz w:val="24"/>
          <w:szCs w:val="24"/>
          <w:rtl/>
          <w:lang w:eastAsia="he-IL"/>
        </w:rPr>
      </w:pPr>
      <w:del w:id="370" w:author="Meryl Etman [2]" w:date="2023-01-22T16:10:00Z">
        <w:r w:rsidRPr="00DE0948" w:rsidDel="006F714B">
          <w:rPr>
            <w:rFonts w:ascii="Times New Roman" w:eastAsia="Times New Roman" w:hAnsi="Times New Roman" w:cs="David"/>
            <w:sz w:val="24"/>
            <w:szCs w:val="24"/>
            <w:rtl/>
            <w:lang w:eastAsia="he-IL"/>
          </w:rPr>
          <w:tab/>
          <w:delText>היתרי בניה</w:delText>
        </w:r>
        <w:r w:rsidR="00B90A18" w:rsidDel="006F714B">
          <w:rPr>
            <w:rFonts w:ascii="Times New Roman" w:eastAsia="Times New Roman" w:hAnsi="Times New Roman" w:cs="David" w:hint="cs"/>
            <w:sz w:val="24"/>
            <w:szCs w:val="24"/>
            <w:rtl/>
            <w:lang w:eastAsia="he-IL"/>
          </w:rPr>
          <w:delText xml:space="preserve"> </w:delText>
        </w:r>
        <w:r w:rsidRPr="00DE0948" w:rsidDel="006F714B">
          <w:rPr>
            <w:rFonts w:ascii="Times New Roman" w:eastAsia="Times New Roman" w:hAnsi="Times New Roman" w:cs="David" w:hint="cs"/>
            <w:sz w:val="24"/>
            <w:szCs w:val="24"/>
            <w:rtl/>
            <w:lang w:eastAsia="he-IL"/>
          </w:rPr>
          <w:delText xml:space="preserve">( כולל כל אישורי הרשויות הנדרשים </w:delText>
        </w:r>
        <w:r w:rsidRPr="00DE0948" w:rsidDel="006F714B">
          <w:rPr>
            <w:rFonts w:ascii="Times New Roman" w:eastAsia="Times New Roman" w:hAnsi="Times New Roman" w:cs="David"/>
            <w:sz w:val="24"/>
            <w:szCs w:val="24"/>
            <w:rtl/>
            <w:lang w:eastAsia="he-IL"/>
          </w:rPr>
          <w:delText>–</w:delText>
        </w:r>
        <w:r w:rsidR="00B90A18" w:rsidDel="006F714B">
          <w:rPr>
            <w:rFonts w:ascii="Times New Roman" w:eastAsia="Times New Roman" w:hAnsi="Times New Roman" w:cs="David" w:hint="cs"/>
            <w:sz w:val="24"/>
            <w:szCs w:val="24"/>
            <w:rtl/>
            <w:lang w:eastAsia="he-IL"/>
          </w:rPr>
          <w:delText xml:space="preserve"> רשות המים, וכדומה).................................................................................</w:delText>
        </w:r>
        <w:r w:rsidRPr="00DE0948" w:rsidDel="006F714B">
          <w:rPr>
            <w:rFonts w:ascii="Times New Roman" w:eastAsia="Times New Roman" w:hAnsi="Times New Roman" w:cs="David"/>
            <w:sz w:val="24"/>
            <w:szCs w:val="24"/>
            <w:rtl/>
            <w:lang w:eastAsia="he-IL"/>
          </w:rPr>
          <w:delText>20%</w:delText>
        </w:r>
        <w:r w:rsidRPr="00DE0948" w:rsidDel="006F714B">
          <w:rPr>
            <w:rFonts w:ascii="Times New Roman" w:eastAsia="Times New Roman" w:hAnsi="Times New Roman" w:cs="David"/>
            <w:sz w:val="24"/>
            <w:szCs w:val="24"/>
            <w:rtl/>
            <w:lang w:eastAsia="he-IL"/>
          </w:rPr>
          <w:tab/>
        </w:r>
        <w:r w:rsidRPr="00DE0948" w:rsidDel="006F714B">
          <w:rPr>
            <w:rFonts w:ascii="Times New Roman" w:eastAsia="Times New Roman" w:hAnsi="Times New Roman" w:cs="David"/>
            <w:sz w:val="24"/>
            <w:szCs w:val="24"/>
            <w:rtl/>
            <w:lang w:eastAsia="he-IL"/>
          </w:rPr>
          <w:tab/>
        </w:r>
        <w:r w:rsidRPr="00DE0948" w:rsidDel="006F714B">
          <w:rPr>
            <w:rFonts w:ascii="Times New Roman" w:eastAsia="Times New Roman" w:hAnsi="Times New Roman" w:cs="David"/>
            <w:sz w:val="24"/>
            <w:szCs w:val="24"/>
            <w:rtl/>
            <w:lang w:eastAsia="he-IL"/>
          </w:rPr>
          <w:tab/>
        </w:r>
        <w:r w:rsidRPr="00DE0948" w:rsidDel="006F714B">
          <w:rPr>
            <w:rFonts w:ascii="Times New Roman" w:eastAsia="Times New Roman" w:hAnsi="Times New Roman" w:cs="David"/>
            <w:sz w:val="24"/>
            <w:szCs w:val="24"/>
            <w:rtl/>
            <w:lang w:eastAsia="he-IL"/>
          </w:rPr>
          <w:tab/>
        </w:r>
        <w:r w:rsidRPr="00DE0948" w:rsidDel="006F714B">
          <w:rPr>
            <w:rFonts w:ascii="Times New Roman" w:eastAsia="Times New Roman" w:hAnsi="Times New Roman" w:cs="David"/>
            <w:sz w:val="24"/>
            <w:szCs w:val="24"/>
            <w:rtl/>
            <w:lang w:eastAsia="he-IL"/>
          </w:rPr>
          <w:tab/>
        </w:r>
        <w:r w:rsidRPr="00DE0948" w:rsidDel="006F714B">
          <w:rPr>
            <w:rFonts w:ascii="Times New Roman" w:eastAsia="Times New Roman" w:hAnsi="Times New Roman" w:cs="David"/>
            <w:sz w:val="24"/>
            <w:szCs w:val="24"/>
            <w:rtl/>
            <w:lang w:eastAsia="he-IL"/>
          </w:rPr>
          <w:tab/>
        </w:r>
        <w:r w:rsidRPr="00DE0948" w:rsidDel="006F714B">
          <w:rPr>
            <w:rFonts w:ascii="Times New Roman" w:eastAsia="Times New Roman" w:hAnsi="Times New Roman" w:cs="David"/>
            <w:sz w:val="24"/>
            <w:szCs w:val="24"/>
            <w:rtl/>
            <w:lang w:eastAsia="he-IL"/>
          </w:rPr>
          <w:tab/>
        </w:r>
      </w:del>
    </w:p>
    <w:p w14:paraId="325806A5" w14:textId="3B50D7CE" w:rsidR="00DE0948" w:rsidRPr="00DE0948" w:rsidDel="006F714B" w:rsidRDefault="00DE0948" w:rsidP="00DE0948">
      <w:pPr>
        <w:widowControl w:val="0"/>
        <w:spacing w:before="120" w:beforeAutospacing="0" w:after="60" w:afterAutospacing="0" w:line="240" w:lineRule="auto"/>
        <w:ind w:left="2160" w:hanging="720"/>
        <w:rPr>
          <w:del w:id="371" w:author="Meryl Etman [2]" w:date="2023-01-22T16:10:00Z"/>
          <w:rFonts w:ascii="Times New Roman" w:eastAsia="Times New Roman" w:hAnsi="Times New Roman" w:cs="David"/>
          <w:sz w:val="24"/>
          <w:szCs w:val="24"/>
          <w:rtl/>
          <w:lang w:eastAsia="he-IL"/>
        </w:rPr>
      </w:pPr>
      <w:del w:id="372" w:author="Meryl Etman [2]" w:date="2023-01-22T16:10:00Z">
        <w:r w:rsidRPr="00DE0948" w:rsidDel="006F714B">
          <w:rPr>
            <w:rFonts w:ascii="Times New Roman" w:eastAsia="Times New Roman" w:hAnsi="Times New Roman" w:cs="David"/>
            <w:sz w:val="24"/>
            <w:szCs w:val="24"/>
            <w:rtl/>
            <w:lang w:eastAsia="he-IL"/>
          </w:rPr>
          <w:delText>ג.</w:delText>
        </w:r>
        <w:r w:rsidRPr="00DE0948" w:rsidDel="006F714B">
          <w:rPr>
            <w:rFonts w:ascii="Times New Roman" w:eastAsia="Times New Roman" w:hAnsi="Times New Roman" w:cs="David"/>
            <w:sz w:val="24"/>
            <w:szCs w:val="24"/>
            <w:rtl/>
            <w:lang w:eastAsia="he-IL"/>
          </w:rPr>
          <w:tab/>
          <w:delText>לאחר גמר התכנון המפורט והמכרזים, ואישור עבודות שלב זה</w:delText>
        </w:r>
      </w:del>
    </w:p>
    <w:p w14:paraId="7603B869" w14:textId="56FD0A6B" w:rsidR="00DE0948" w:rsidRPr="00DE0948" w:rsidDel="006F714B" w:rsidRDefault="00B90A18" w:rsidP="00B90A18">
      <w:pPr>
        <w:widowControl w:val="0"/>
        <w:spacing w:before="120" w:beforeAutospacing="0" w:after="60" w:afterAutospacing="0" w:line="240" w:lineRule="auto"/>
        <w:ind w:left="2160" w:hanging="720"/>
        <w:rPr>
          <w:del w:id="373" w:author="Meryl Etman [2]" w:date="2023-01-22T16:10:00Z"/>
          <w:rFonts w:ascii="Times New Roman" w:eastAsia="Times New Roman" w:hAnsi="Times New Roman" w:cs="David"/>
          <w:sz w:val="24"/>
          <w:szCs w:val="24"/>
          <w:rtl/>
          <w:lang w:eastAsia="he-IL"/>
        </w:rPr>
      </w:pPr>
      <w:del w:id="374" w:author="Meryl Etman [2]" w:date="2023-01-22T16:10:00Z">
        <w:r w:rsidDel="006F714B">
          <w:rPr>
            <w:rFonts w:ascii="Times New Roman" w:eastAsia="Times New Roman" w:hAnsi="Times New Roman" w:cs="David"/>
            <w:sz w:val="24"/>
            <w:szCs w:val="24"/>
            <w:rtl/>
            <w:lang w:eastAsia="he-IL"/>
          </w:rPr>
          <w:tab/>
          <w:delText>ע"י המזמין</w:delText>
        </w:r>
        <w:r w:rsidDel="006F714B">
          <w:rPr>
            <w:rFonts w:ascii="Times New Roman" w:eastAsia="Times New Roman" w:hAnsi="Times New Roman" w:cs="David" w:hint="cs"/>
            <w:sz w:val="24"/>
            <w:szCs w:val="24"/>
            <w:rtl/>
            <w:lang w:eastAsia="he-IL"/>
          </w:rPr>
          <w:delText>............................................................................</w:delText>
        </w:r>
        <w:r w:rsidR="00DE0948" w:rsidRPr="00DE0948" w:rsidDel="006F714B">
          <w:rPr>
            <w:rFonts w:ascii="Times New Roman" w:eastAsia="Times New Roman" w:hAnsi="Times New Roman" w:cs="David" w:hint="cs"/>
            <w:sz w:val="24"/>
            <w:szCs w:val="24"/>
            <w:rtl/>
            <w:lang w:eastAsia="he-IL"/>
          </w:rPr>
          <w:delText>30</w:delText>
        </w:r>
        <w:r w:rsidR="00DE0948" w:rsidRPr="00DE0948" w:rsidDel="006F714B">
          <w:rPr>
            <w:rFonts w:ascii="Times New Roman" w:eastAsia="Times New Roman" w:hAnsi="Times New Roman" w:cs="David"/>
            <w:sz w:val="24"/>
            <w:szCs w:val="24"/>
            <w:rtl/>
            <w:lang w:eastAsia="he-IL"/>
          </w:rPr>
          <w:delText>%</w:delText>
        </w:r>
      </w:del>
    </w:p>
    <w:p w14:paraId="07C6977F" w14:textId="183753F1" w:rsidR="00DE0948" w:rsidRPr="00DE0948" w:rsidDel="006F714B" w:rsidRDefault="00DE0948" w:rsidP="00B90A18">
      <w:pPr>
        <w:widowControl w:val="0"/>
        <w:spacing w:before="120" w:beforeAutospacing="0" w:after="60" w:afterAutospacing="0" w:line="240" w:lineRule="auto"/>
        <w:ind w:left="2160" w:hanging="720"/>
        <w:rPr>
          <w:del w:id="375" w:author="Meryl Etman [2]" w:date="2023-01-22T16:10:00Z"/>
          <w:rFonts w:ascii="Times New Roman" w:eastAsia="Times New Roman" w:hAnsi="Times New Roman" w:cs="David"/>
          <w:sz w:val="24"/>
          <w:szCs w:val="24"/>
          <w:rtl/>
          <w:lang w:eastAsia="he-IL"/>
        </w:rPr>
      </w:pPr>
      <w:del w:id="376" w:author="Meryl Etman [2]" w:date="2023-01-22T16:10:00Z">
        <w:r w:rsidRPr="00DE0948" w:rsidDel="006F714B">
          <w:rPr>
            <w:rFonts w:ascii="Times New Roman" w:eastAsia="Times New Roman" w:hAnsi="Times New Roman" w:cs="David"/>
            <w:sz w:val="24"/>
            <w:szCs w:val="24"/>
            <w:rtl/>
            <w:lang w:eastAsia="he-IL"/>
          </w:rPr>
          <w:delText>ד.</w:delText>
        </w:r>
        <w:r w:rsidRPr="00DE0948" w:rsidDel="006F714B">
          <w:rPr>
            <w:rFonts w:ascii="Times New Roman" w:eastAsia="Times New Roman" w:hAnsi="Times New Roman" w:cs="David"/>
            <w:sz w:val="24"/>
            <w:szCs w:val="24"/>
            <w:rtl/>
            <w:lang w:eastAsia="he-IL"/>
          </w:rPr>
          <w:tab/>
          <w:delText xml:space="preserve">במהלך ביצוע הפיקוח העליון </w:delText>
        </w:r>
        <w:r w:rsidR="00B90A18" w:rsidDel="006F714B">
          <w:rPr>
            <w:rFonts w:ascii="Times New Roman" w:eastAsia="Times New Roman" w:hAnsi="Times New Roman" w:cs="David" w:hint="cs"/>
            <w:sz w:val="24"/>
            <w:szCs w:val="24"/>
            <w:rtl/>
            <w:lang w:eastAsia="he-IL"/>
          </w:rPr>
          <w:delText>..................................................</w:delText>
        </w:r>
        <w:r w:rsidRPr="00DE0948" w:rsidDel="006F714B">
          <w:rPr>
            <w:rFonts w:ascii="Times New Roman" w:eastAsia="Times New Roman" w:hAnsi="Times New Roman" w:cs="David" w:hint="cs"/>
            <w:sz w:val="24"/>
            <w:szCs w:val="24"/>
            <w:rtl/>
            <w:lang w:eastAsia="he-IL"/>
          </w:rPr>
          <w:delText>25</w:delText>
        </w:r>
        <w:r w:rsidRPr="00DE0948" w:rsidDel="006F714B">
          <w:rPr>
            <w:rFonts w:ascii="Times New Roman" w:eastAsia="Times New Roman" w:hAnsi="Times New Roman" w:cs="David"/>
            <w:sz w:val="24"/>
            <w:szCs w:val="24"/>
            <w:rtl/>
            <w:lang w:eastAsia="he-IL"/>
          </w:rPr>
          <w:delText>%</w:delText>
        </w:r>
      </w:del>
    </w:p>
    <w:p w14:paraId="68AEA6A5" w14:textId="0567009F" w:rsidR="00DE0948" w:rsidRPr="00DE0948" w:rsidDel="006F714B" w:rsidRDefault="00DE0948" w:rsidP="00DE0948">
      <w:pPr>
        <w:widowControl w:val="0"/>
        <w:spacing w:before="120" w:beforeAutospacing="0" w:after="60" w:afterAutospacing="0" w:line="240" w:lineRule="auto"/>
        <w:ind w:left="2160" w:hanging="720"/>
        <w:rPr>
          <w:del w:id="377" w:author="Meryl Etman [2]" w:date="2023-01-22T16:10:00Z"/>
          <w:rFonts w:ascii="Times New Roman" w:eastAsia="Times New Roman" w:hAnsi="Times New Roman" w:cs="David"/>
          <w:sz w:val="24"/>
          <w:szCs w:val="24"/>
          <w:rtl/>
          <w:lang w:eastAsia="he-IL"/>
        </w:rPr>
      </w:pPr>
      <w:del w:id="378" w:author="Meryl Etman [2]" w:date="2023-01-22T16:10:00Z">
        <w:r w:rsidRPr="00DE0948" w:rsidDel="006F714B">
          <w:rPr>
            <w:rFonts w:ascii="Times New Roman" w:eastAsia="Times New Roman" w:hAnsi="Times New Roman" w:cs="David"/>
            <w:sz w:val="24"/>
            <w:szCs w:val="24"/>
            <w:rtl/>
            <w:lang w:eastAsia="he-IL"/>
          </w:rPr>
          <w:delText>ה.</w:delText>
        </w:r>
        <w:r w:rsidRPr="00DE0948" w:rsidDel="006F714B">
          <w:rPr>
            <w:rFonts w:ascii="Times New Roman" w:eastAsia="Times New Roman" w:hAnsi="Times New Roman" w:cs="David"/>
            <w:sz w:val="24"/>
            <w:szCs w:val="24"/>
            <w:rtl/>
            <w:lang w:eastAsia="he-IL"/>
          </w:rPr>
          <w:tab/>
          <w:delText xml:space="preserve">לאחר ביצוע העבודות בהתאם לחוזה זה, הפעלת הפרויקט וקבלת </w:delText>
        </w:r>
      </w:del>
    </w:p>
    <w:p w14:paraId="0F3BFB09" w14:textId="2C8BDD9A" w:rsidR="00DE0948" w:rsidRPr="00DE0948" w:rsidDel="006F714B" w:rsidRDefault="00DE0948" w:rsidP="00DE0948">
      <w:pPr>
        <w:widowControl w:val="0"/>
        <w:spacing w:before="120" w:beforeAutospacing="0" w:after="60" w:afterAutospacing="0" w:line="240" w:lineRule="auto"/>
        <w:ind w:left="2160" w:hanging="720"/>
        <w:rPr>
          <w:del w:id="379" w:author="Meryl Etman [2]" w:date="2023-01-22T16:10:00Z"/>
          <w:rFonts w:ascii="Times New Roman" w:eastAsia="Times New Roman" w:hAnsi="Times New Roman" w:cs="David"/>
          <w:sz w:val="24"/>
          <w:szCs w:val="24"/>
          <w:rtl/>
          <w:lang w:eastAsia="he-IL"/>
        </w:rPr>
      </w:pPr>
      <w:del w:id="380" w:author="Meryl Etman [2]" w:date="2023-01-22T16:10:00Z">
        <w:r w:rsidRPr="00DE0948" w:rsidDel="006F714B">
          <w:rPr>
            <w:rFonts w:ascii="Times New Roman" w:eastAsia="Times New Roman" w:hAnsi="Times New Roman" w:cs="David"/>
            <w:sz w:val="24"/>
            <w:szCs w:val="24"/>
            <w:rtl/>
            <w:lang w:eastAsia="he-IL"/>
          </w:rPr>
          <w:tab/>
          <w:delText xml:space="preserve">העבודות ע"י המזמין, ולאחר בדיקת החשבונות הסופיים בגין </w:delText>
        </w:r>
      </w:del>
    </w:p>
    <w:p w14:paraId="0B1A3BC0" w14:textId="1E709111" w:rsidR="00DE0948" w:rsidRPr="00DE0948" w:rsidDel="006F714B" w:rsidRDefault="00DE0948" w:rsidP="00B90A18">
      <w:pPr>
        <w:widowControl w:val="0"/>
        <w:spacing w:before="120" w:beforeAutospacing="0" w:after="60" w:afterAutospacing="0" w:line="240" w:lineRule="auto"/>
        <w:ind w:left="2160" w:hanging="720"/>
        <w:rPr>
          <w:del w:id="381" w:author="Meryl Etman [2]" w:date="2023-01-22T16:10:00Z"/>
          <w:rFonts w:ascii="Times New Roman" w:eastAsia="Times New Roman" w:hAnsi="Times New Roman" w:cs="David"/>
          <w:sz w:val="24"/>
          <w:szCs w:val="24"/>
          <w:rtl/>
          <w:lang w:eastAsia="he-IL"/>
        </w:rPr>
      </w:pPr>
      <w:del w:id="382" w:author="Meryl Etman [2]" w:date="2023-01-22T16:10:00Z">
        <w:r w:rsidRPr="00DE0948" w:rsidDel="006F714B">
          <w:rPr>
            <w:rFonts w:ascii="Times New Roman" w:eastAsia="Times New Roman" w:hAnsi="Times New Roman" w:cs="David"/>
            <w:sz w:val="24"/>
            <w:szCs w:val="24"/>
            <w:rtl/>
            <w:lang w:eastAsia="he-IL"/>
          </w:rPr>
          <w:tab/>
          <w:delText>העבודות ואישורם ע"י המתכנן והמזמין, וקבלת אישור אכלוס</w:delText>
        </w:r>
        <w:r w:rsidR="00B90A18" w:rsidDel="006F714B">
          <w:rPr>
            <w:rFonts w:ascii="Times New Roman" w:eastAsia="Times New Roman" w:hAnsi="Times New Roman" w:cs="David" w:hint="cs"/>
            <w:sz w:val="24"/>
            <w:szCs w:val="24"/>
            <w:rtl/>
            <w:lang w:eastAsia="he-IL"/>
          </w:rPr>
          <w:delText>......</w:delText>
        </w:r>
        <w:r w:rsidRPr="00DE0948" w:rsidDel="006F714B">
          <w:rPr>
            <w:rFonts w:ascii="Times New Roman" w:eastAsia="Times New Roman" w:hAnsi="Times New Roman" w:cs="David"/>
            <w:sz w:val="24"/>
            <w:szCs w:val="24"/>
            <w:rtl/>
            <w:lang w:eastAsia="he-IL"/>
          </w:rPr>
          <w:delText>3%</w:delText>
        </w:r>
      </w:del>
    </w:p>
    <w:p w14:paraId="0872E010" w14:textId="4660756C" w:rsidR="00DE0948" w:rsidRPr="00DE0948" w:rsidDel="006F714B" w:rsidRDefault="00DE0948" w:rsidP="00DE0948">
      <w:pPr>
        <w:widowControl w:val="0"/>
        <w:spacing w:before="120" w:beforeAutospacing="0" w:after="60" w:afterAutospacing="0" w:line="240" w:lineRule="auto"/>
        <w:ind w:left="2160" w:hanging="720"/>
        <w:rPr>
          <w:del w:id="383" w:author="Meryl Etman [2]" w:date="2023-01-22T16:10:00Z"/>
          <w:rFonts w:ascii="Times New Roman" w:eastAsia="Times New Roman" w:hAnsi="Times New Roman" w:cs="David"/>
          <w:sz w:val="24"/>
          <w:szCs w:val="24"/>
          <w:rtl/>
          <w:lang w:eastAsia="he-IL"/>
        </w:rPr>
      </w:pPr>
      <w:del w:id="384" w:author="Meryl Etman [2]" w:date="2023-01-22T16:10:00Z">
        <w:r w:rsidRPr="00DE0948" w:rsidDel="006F714B">
          <w:rPr>
            <w:rFonts w:ascii="Times New Roman" w:eastAsia="Times New Roman" w:hAnsi="Times New Roman" w:cs="David"/>
            <w:sz w:val="24"/>
            <w:szCs w:val="24"/>
            <w:rtl/>
            <w:lang w:eastAsia="he-IL"/>
          </w:rPr>
          <w:delText>ו.</w:delText>
        </w:r>
        <w:r w:rsidRPr="00DE0948" w:rsidDel="006F714B">
          <w:rPr>
            <w:rFonts w:ascii="Times New Roman" w:eastAsia="Times New Roman" w:hAnsi="Times New Roman" w:cs="David"/>
            <w:sz w:val="24"/>
            <w:szCs w:val="24"/>
            <w:rtl/>
            <w:lang w:eastAsia="he-IL"/>
          </w:rPr>
          <w:tab/>
          <w:delText xml:space="preserve">לאחר גמר הפקוח העליון, </w:delText>
        </w:r>
        <w:r w:rsidRPr="00DE0948" w:rsidDel="006F714B">
          <w:rPr>
            <w:rFonts w:ascii="Times New Roman" w:eastAsia="Times New Roman" w:hAnsi="Times New Roman" w:cs="David" w:hint="cs"/>
            <w:sz w:val="24"/>
            <w:szCs w:val="24"/>
            <w:rtl/>
            <w:lang w:eastAsia="he-IL"/>
          </w:rPr>
          <w:delText>תיקונ</w:delText>
        </w:r>
        <w:r w:rsidRPr="00DE0948" w:rsidDel="006F714B">
          <w:rPr>
            <w:rFonts w:ascii="Times New Roman" w:eastAsia="Times New Roman" w:hAnsi="Times New Roman" w:cs="David" w:hint="eastAsia"/>
            <w:sz w:val="24"/>
            <w:szCs w:val="24"/>
            <w:rtl/>
            <w:lang w:eastAsia="he-IL"/>
          </w:rPr>
          <w:delText>י</w:delText>
        </w:r>
        <w:r w:rsidRPr="00DE0948" w:rsidDel="006F714B">
          <w:rPr>
            <w:rFonts w:ascii="Times New Roman" w:eastAsia="Times New Roman" w:hAnsi="Times New Roman" w:cs="David"/>
            <w:sz w:val="24"/>
            <w:szCs w:val="24"/>
            <w:rtl/>
            <w:lang w:eastAsia="he-IL"/>
          </w:rPr>
          <w:delText xml:space="preserve"> הבדק וקבלת תעודת גמר </w:delText>
        </w:r>
      </w:del>
    </w:p>
    <w:p w14:paraId="3A0A78D7" w14:textId="08BB194F" w:rsidR="00DE0948" w:rsidRPr="00DE0948" w:rsidDel="006F714B" w:rsidRDefault="00DE0948" w:rsidP="00DE0948">
      <w:pPr>
        <w:widowControl w:val="0"/>
        <w:spacing w:before="120" w:beforeAutospacing="0" w:after="60" w:afterAutospacing="0" w:line="240" w:lineRule="auto"/>
        <w:ind w:left="2160" w:hanging="720"/>
        <w:rPr>
          <w:del w:id="385" w:author="Meryl Etman [2]" w:date="2023-01-22T16:10:00Z"/>
          <w:rFonts w:ascii="Times New Roman" w:eastAsia="Times New Roman" w:hAnsi="Times New Roman" w:cs="David"/>
          <w:sz w:val="24"/>
          <w:szCs w:val="24"/>
          <w:rtl/>
          <w:lang w:eastAsia="he-IL"/>
        </w:rPr>
      </w:pPr>
      <w:del w:id="386" w:author="Meryl Etman [2]" w:date="2023-01-22T16:10:00Z">
        <w:r w:rsidRPr="00DE0948" w:rsidDel="006F714B">
          <w:rPr>
            <w:rFonts w:ascii="Times New Roman" w:eastAsia="Times New Roman" w:hAnsi="Times New Roman" w:cs="David"/>
            <w:sz w:val="24"/>
            <w:szCs w:val="24"/>
            <w:rtl/>
            <w:lang w:eastAsia="he-IL"/>
          </w:rPr>
          <w:tab/>
          <w:delText xml:space="preserve">לפרויקט, אישור המתכנן בכתב להשלמת הפרויקט בהתאם </w:delText>
        </w:r>
      </w:del>
    </w:p>
    <w:p w14:paraId="3ECA9E55" w14:textId="77A0A27B" w:rsidR="00DE0948" w:rsidRPr="00DE0948" w:rsidDel="006F714B" w:rsidRDefault="00973EDE" w:rsidP="00B90A18">
      <w:pPr>
        <w:widowControl w:val="0"/>
        <w:spacing w:before="120" w:beforeAutospacing="0" w:after="60" w:afterAutospacing="0" w:line="240" w:lineRule="auto"/>
        <w:ind w:left="2160" w:hanging="720"/>
        <w:rPr>
          <w:del w:id="387" w:author="Meryl Etman [2]" w:date="2023-01-22T16:10:00Z"/>
          <w:rFonts w:ascii="Times New Roman" w:eastAsia="Times New Roman" w:hAnsi="Times New Roman" w:cs="David"/>
          <w:sz w:val="24"/>
          <w:szCs w:val="24"/>
          <w:rtl/>
          <w:lang w:eastAsia="he-IL"/>
        </w:rPr>
      </w:pPr>
      <w:del w:id="388" w:author="Meryl Etman [2]" w:date="2023-01-22T16:10:00Z">
        <w:r w:rsidDel="006F714B">
          <w:rPr>
            <w:rFonts w:ascii="Times New Roman" w:eastAsia="Times New Roman" w:hAnsi="Times New Roman" w:cs="David"/>
            <w:sz w:val="24"/>
            <w:szCs w:val="24"/>
            <w:rtl/>
            <w:lang w:eastAsia="he-IL"/>
          </w:rPr>
          <w:tab/>
          <w:delText>לת</w:delText>
        </w:r>
        <w:r w:rsidR="00DE0948" w:rsidRPr="00DE0948" w:rsidDel="006F714B">
          <w:rPr>
            <w:rFonts w:ascii="Times New Roman" w:eastAsia="Times New Roman" w:hAnsi="Times New Roman" w:cs="David"/>
            <w:sz w:val="24"/>
            <w:szCs w:val="24"/>
            <w:rtl/>
            <w:lang w:eastAsia="he-IL"/>
          </w:rPr>
          <w:delText xml:space="preserve">כניותיו, לתקנים מחייבים ולשביעות רצונו </w:delText>
        </w:r>
        <w:r w:rsidR="00B90A18" w:rsidDel="006F714B">
          <w:rPr>
            <w:rFonts w:ascii="Times New Roman" w:eastAsia="Times New Roman" w:hAnsi="Times New Roman" w:cs="David" w:hint="cs"/>
            <w:sz w:val="24"/>
            <w:szCs w:val="24"/>
            <w:rtl/>
            <w:lang w:eastAsia="he-IL"/>
          </w:rPr>
          <w:delText>............................</w:delText>
        </w:r>
        <w:r w:rsidR="00DE0948" w:rsidRPr="00DE0948" w:rsidDel="006F714B">
          <w:rPr>
            <w:rFonts w:ascii="Times New Roman" w:eastAsia="Times New Roman" w:hAnsi="Times New Roman" w:cs="David"/>
            <w:sz w:val="24"/>
            <w:szCs w:val="24"/>
            <w:rtl/>
            <w:lang w:eastAsia="he-IL"/>
          </w:rPr>
          <w:delText>2%</w:delText>
        </w:r>
      </w:del>
    </w:p>
    <w:p w14:paraId="7E28EEA1"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35788D5"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50290E0C"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המתכנן יגיש חשבון לא יותר מאשר פעם בחודש.</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520CC4D0"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4EE75353" w14:textId="75CE0C24"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5.          </w:t>
      </w:r>
      <w:del w:id="389" w:author="מרול אטמן" w:date="2023-02-21T17:39:00Z">
        <w:r w:rsidRPr="00DE0948" w:rsidDel="00022BAE">
          <w:rPr>
            <w:rFonts w:ascii="Times New Roman" w:eastAsia="Times New Roman" w:hAnsi="Times New Roman" w:cs="David"/>
            <w:sz w:val="24"/>
            <w:szCs w:val="24"/>
            <w:rtl/>
            <w:lang w:eastAsia="he-IL"/>
          </w:rPr>
          <w:delText>הגשת החשבונות תתבצע תוך הטענתם לתיקיית "חשבונות מוגשים" במערכת ה-</w:delText>
        </w:r>
        <w:r w:rsidRPr="00DE0948" w:rsidDel="00022BAE">
          <w:rPr>
            <w:rFonts w:ascii="Times New Roman" w:eastAsia="Times New Roman" w:hAnsi="Times New Roman" w:cs="David"/>
            <w:sz w:val="24"/>
            <w:szCs w:val="24"/>
            <w:lang w:eastAsia="he-IL"/>
          </w:rPr>
          <w:delText>@view</w:delText>
        </w:r>
        <w:r w:rsidRPr="00DE0948" w:rsidDel="00022BAE">
          <w:rPr>
            <w:rFonts w:ascii="Times New Roman" w:eastAsia="Times New Roman" w:hAnsi="Times New Roman" w:cs="David"/>
            <w:sz w:val="24"/>
            <w:szCs w:val="24"/>
            <w:rtl/>
            <w:lang w:eastAsia="he-IL"/>
          </w:rPr>
          <w:delText xml:space="preserve"> ויידוע המנהל בהתאם. מובהר כי הטענת החשבון למערכת מהווה תנאי לטיפול בו</w:delText>
        </w:r>
      </w:del>
      <w:ins w:id="390" w:author="מרול אטמן" w:date="2023-02-21T17:39:00Z">
        <w:r w:rsidR="00022BAE">
          <w:rPr>
            <w:rFonts w:ascii="Times New Roman" w:eastAsia="Times New Roman" w:hAnsi="Times New Roman" w:cs="David" w:hint="cs"/>
            <w:sz w:val="24"/>
            <w:szCs w:val="24"/>
            <w:rtl/>
            <w:lang w:eastAsia="he-IL"/>
          </w:rPr>
          <w:t>מבוטל</w:t>
        </w:r>
      </w:ins>
      <w:r w:rsidRPr="00DE0948">
        <w:rPr>
          <w:rFonts w:ascii="Times New Roman" w:eastAsia="Times New Roman" w:hAnsi="Times New Roman" w:cs="David"/>
          <w:sz w:val="24"/>
          <w:szCs w:val="24"/>
          <w:rtl/>
          <w:lang w:eastAsia="he-IL"/>
        </w:rPr>
        <w:t>.</w:t>
      </w:r>
    </w:p>
    <w:p w14:paraId="1B748958"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0C5C7EA"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ו</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1E9338C5" w14:textId="2BD08974" w:rsidR="00DE0948" w:rsidRPr="00DE0948" w:rsidRDefault="00DE0948" w:rsidP="00DE0948">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270213">
        <w:rPr>
          <w:rFonts w:ascii="Times New Roman" w:eastAsia="Times New Roman" w:hAnsi="Times New Roman" w:cs="David"/>
          <w:sz w:val="24"/>
          <w:szCs w:val="24"/>
          <w:rtl/>
          <w:lang w:eastAsia="he-IL"/>
        </w:rPr>
        <w:t>תאריך</w:t>
      </w:r>
      <w:r w:rsidRPr="00DE0948">
        <w:rPr>
          <w:rFonts w:ascii="Times New Roman" w:eastAsia="Times New Roman" w:hAnsi="Times New Roman" w:cs="David"/>
          <w:b/>
          <w:bCs/>
          <w:i/>
          <w:iCs/>
          <w:sz w:val="24"/>
          <w:szCs w:val="24"/>
          <w:rtl/>
          <w:lang w:eastAsia="he-IL"/>
        </w:rPr>
        <w:t xml:space="preserve"> : </w:t>
      </w:r>
      <w:sdt>
        <w:sdtPr>
          <w:rPr>
            <w:rFonts w:ascii="Times New Roman" w:eastAsia="Times New Roman" w:hAnsi="Times New Roman" w:cs="David"/>
            <w:b/>
            <w:bCs/>
            <w:i/>
            <w:iCs/>
            <w:color w:val="008000"/>
            <w:sz w:val="24"/>
            <w:szCs w:val="24"/>
            <w:rtl/>
            <w:lang w:eastAsia="he-IL"/>
          </w:rPr>
          <w:alias w:val="תאריך חתימת חוזה"/>
          <w:tag w:val="cntSignDate"/>
          <w:id w:val="114489546"/>
          <w:placeholder>
            <w:docPart w:val="1E41B6FD745947EEB1E446D0D131DA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9-20T00:00:00Z">
            <w:dateFormat w:val="dd/MM/yyyy"/>
            <w:lid w:val="he-IL"/>
            <w:storeMappedDataAs w:val="dateTime"/>
            <w:calendar w:val="gregorian"/>
          </w:date>
        </w:sdtPr>
        <w:sdtEndPr/>
        <w:sdtContent>
          <w:ins w:id="391" w:author="Meryl Etman" w:date="2023-09-20T17:26:00Z">
            <w:r w:rsidR="00084A03">
              <w:rPr>
                <w:rFonts w:ascii="Times New Roman" w:eastAsia="Times New Roman" w:hAnsi="Times New Roman" w:cs="David" w:hint="cs"/>
                <w:b/>
                <w:bCs/>
                <w:i/>
                <w:iCs/>
                <w:color w:val="008000"/>
                <w:sz w:val="24"/>
                <w:szCs w:val="24"/>
                <w:rtl/>
                <w:lang w:eastAsia="he-IL"/>
              </w:rPr>
              <w:t>‏20/09/2023</w:t>
            </w:r>
          </w:ins>
        </w:sdtContent>
      </w:sdt>
      <w:r w:rsidRPr="00DE0948">
        <w:rPr>
          <w:rFonts w:ascii="Times New Roman" w:eastAsia="Times New Roman" w:hAnsi="Times New Roman" w:cs="David"/>
          <w:b/>
          <w:i/>
          <w:iCs/>
          <w:color w:val="FF0000"/>
          <w:sz w:val="24"/>
          <w:szCs w:val="24"/>
          <w:rtl/>
          <w:lang w:eastAsia="he-IL"/>
        </w:rPr>
        <w:br/>
      </w:r>
    </w:p>
    <w:p w14:paraId="10F5B27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לכבוד</w:t>
      </w:r>
      <w:r w:rsidRPr="00DE0948">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356184015"/>
        <w:placeholder>
          <w:docPart w:val="6DCAED888915465E9D7B028BA4153F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CCC2AFD" w14:textId="139C05FD" w:rsidR="00DE0948" w:rsidRPr="00DE0948" w:rsidDel="006F714B" w:rsidRDefault="00A368CD" w:rsidP="002E5E38">
          <w:pPr>
            <w:widowControl w:val="0"/>
            <w:spacing w:before="0" w:beforeAutospacing="0" w:after="0" w:afterAutospacing="0" w:line="240" w:lineRule="auto"/>
            <w:rPr>
              <w:del w:id="392" w:author="Meryl Etman [2]" w:date="2023-01-22T16:17:00Z"/>
              <w:rFonts w:ascii="Times New Roman" w:eastAsia="Times New Roman" w:hAnsi="Times New Roman" w:cs="David"/>
              <w:color w:val="008000"/>
              <w:sz w:val="24"/>
              <w:szCs w:val="24"/>
              <w:rtl/>
              <w:lang w:eastAsia="he-IL"/>
            </w:rPr>
          </w:pPr>
          <w:ins w:id="393" w:author="Meryl Etman" w:date="2023-01-19T14:56: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7F9A08BE" w14:textId="77777777" w:rsidR="00DE0948" w:rsidRPr="00DE0948" w:rsidRDefault="00DE094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394" w:author="Meryl Etman [2]" w:date="2023-01-22T16:17:00Z">
          <w:pPr>
            <w:widowControl w:val="0"/>
            <w:spacing w:before="0" w:beforeAutospacing="0" w:after="0" w:afterAutospacing="0" w:line="240" w:lineRule="auto"/>
            <w:jc w:val="both"/>
          </w:pPr>
        </w:pPrChange>
      </w:pPr>
    </w:p>
    <w:p w14:paraId="534E633F" w14:textId="77777777" w:rsidR="00DE0948" w:rsidRPr="00270213" w:rsidRDefault="00270213" w:rsidP="0027021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01425C68"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t>הצהרה והתחייבות לשמירת סודיות</w:t>
      </w:r>
    </w:p>
    <w:p w14:paraId="69DFA03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11BAFE" w14:textId="641C0640"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84720224"/>
          <w:placeholder>
            <w:docPart w:val="8A16399AC2B543149592C7D26BD5B3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95" w:author="Meryl Etman" w:date="2023-01-19T14:56:00Z">
            <w:r w:rsidR="00A368CD">
              <w:rPr>
                <w:rFonts w:ascii="Times New Roman" w:eastAsia="Times New Roman" w:hAnsi="Times New Roman" w:cs="David"/>
                <w:color w:val="008000"/>
                <w:sz w:val="24"/>
                <w:szCs w:val="24"/>
                <w:rtl/>
                <w:lang w:eastAsia="he-IL"/>
              </w:rPr>
              <w:t>מרפיר פרויקטים</w:t>
            </w:r>
          </w:ins>
        </w:sdtContent>
      </w:sdt>
      <w:r w:rsidRPr="00DE0948">
        <w:rPr>
          <w:rFonts w:ascii="Times New Roman" w:eastAsia="Times New Roman" w:hAnsi="Times New Roman" w:cs="David"/>
          <w:sz w:val="24"/>
          <w:szCs w:val="24"/>
          <w:rtl/>
          <w:lang w:eastAsia="he-IL"/>
        </w:rPr>
        <w:t xml:space="preserve"> / הפועל בשם חברת </w:t>
      </w:r>
      <w:r w:rsidRPr="00DE0948">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36421"/>
          <w:placeholder>
            <w:docPart w:val="01D416ACC3CD410CB3C43B0BA4FE1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96" w:author="Meryl Etman" w:date="2023-01-19T14:56:00Z">
            <w:r w:rsidR="00A368CD">
              <w:rPr>
                <w:rFonts w:ascii="Times New Roman" w:eastAsia="Times New Roman" w:hAnsi="Times New Roman" w:cs="David"/>
                <w:color w:val="008000"/>
                <w:sz w:val="24"/>
                <w:szCs w:val="24"/>
                <w:rtl/>
                <w:lang w:eastAsia="he-IL"/>
              </w:rPr>
              <w:t>מרפיר פרויקטים</w:t>
            </w:r>
          </w:ins>
        </w:sdtContent>
      </w:sdt>
      <w:r w:rsidRPr="00DE0948">
        <w:rPr>
          <w:rFonts w:ascii="Times New Roman" w:eastAsia="Times New Roman" w:hAnsi="Times New Roman" w:cs="David"/>
          <w:bCs/>
          <w:sz w:val="24"/>
          <w:szCs w:val="24"/>
          <w:rtl/>
          <w:lang w:eastAsia="he-IL"/>
        </w:rPr>
        <w:t xml:space="preserve"> /</w:t>
      </w:r>
      <w:r w:rsidRPr="00DE0948">
        <w:rPr>
          <w:rFonts w:ascii="Times New Roman" w:eastAsia="Times New Roman" w:hAnsi="Times New Roman" w:cs="David"/>
          <w:sz w:val="24"/>
          <w:szCs w:val="24"/>
          <w:rtl/>
          <w:lang w:eastAsia="he-IL"/>
        </w:rPr>
        <w:t xml:space="preserve"> המספק שירותים לחברת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2974847"/>
          <w:placeholder>
            <w:docPart w:val="4BC640A2EC6F43DF946C1BA19448D0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97" w:author="Meryl Etman" w:date="2023-01-19T14:56:00Z">
            <w:r w:rsidR="00A368CD">
              <w:rPr>
                <w:rFonts w:ascii="Times New Roman" w:eastAsia="Times New Roman" w:hAnsi="Times New Roman" w:cs="David"/>
                <w:color w:val="008000"/>
                <w:sz w:val="24"/>
                <w:szCs w:val="24"/>
                <w:rtl/>
                <w:lang w:eastAsia="he-IL"/>
              </w:rPr>
              <w:t>מרפיר פרויקטים</w:t>
            </w:r>
          </w:ins>
        </w:sdtContent>
      </w:sdt>
      <w:r w:rsidRPr="00DE0948">
        <w:rPr>
          <w:rFonts w:ascii="Times New Roman" w:eastAsia="Times New Roman" w:hAnsi="Times New Roman" w:cs="David"/>
          <w:sz w:val="24"/>
          <w:szCs w:val="24"/>
          <w:rtl/>
          <w:lang w:eastAsia="he-IL"/>
        </w:rPr>
        <w:t xml:space="preserve"> *,מצהיר בזאת ומתחייב כלפיכם כדלקמן:</w:t>
      </w:r>
    </w:p>
    <w:p w14:paraId="1A3F67E2"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811921" w14:textId="44DC14FD" w:rsidR="00DE0948" w:rsidRPr="00DE0948" w:rsidRDefault="00DE0948" w:rsidP="00270213">
      <w:pPr>
        <w:widowControl w:val="0"/>
        <w:numPr>
          <w:ilvl w:val="0"/>
          <w:numId w:val="2"/>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803119870"/>
          <w:placeholder>
            <w:docPart w:val="14EF8D63DCA443479863DA51C6C004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98" w:author="Meryl Etman" w:date="2023-01-19T14:56:00Z">
            <w:r w:rsidR="00A368CD">
              <w:rPr>
                <w:rFonts w:ascii="Times New Roman" w:eastAsia="Times New Roman" w:hAnsi="Times New Roman" w:cs="David"/>
                <w:color w:val="008000"/>
                <w:sz w:val="24"/>
                <w:szCs w:val="24"/>
                <w:rtl/>
                <w:lang w:eastAsia="he-IL"/>
              </w:rPr>
              <w:t>מרפיר פרויקטים</w:t>
            </w:r>
          </w:ins>
        </w:sdtContent>
      </w:sdt>
      <w:r w:rsidRPr="00DE0948">
        <w:rPr>
          <w:rFonts w:ascii="Times New Roman" w:eastAsia="Times New Roman" w:hAnsi="Times New Roman" w:cs="David"/>
          <w:sz w:val="24"/>
          <w:szCs w:val="24"/>
          <w:rtl/>
          <w:lang w:eastAsia="he-IL"/>
        </w:rPr>
        <w:t xml:space="preserve"> , המבצעת עבורכם </w:t>
      </w:r>
      <w:r w:rsidR="00CD21D7">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sdt>
        <w:sdtPr>
          <w:rPr>
            <w:rStyle w:val="AutoFieldsChar"/>
            <w:color w:val="00B0F0"/>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sChar"/>
          </w:rPr>
        </w:sdtEndPr>
        <w:sdtContent>
          <w:r w:rsidR="00FE4560">
            <w:rPr>
              <w:rStyle w:val="AutoFieldsChar"/>
              <w:color w:val="00B0F0"/>
              <w:rtl/>
            </w:rPr>
            <w:t>הידרולוג</w:t>
          </w:r>
        </w:sdtContent>
      </w:sdt>
      <w:r w:rsidRPr="00DE0948">
        <w:rPr>
          <w:rFonts w:ascii="Times New Roman" w:eastAsia="Times New Roman" w:hAnsi="Times New Roman" w:cs="David"/>
          <w:bCs/>
          <w:color w:val="008000"/>
          <w:sz w:val="24"/>
          <w:szCs w:val="24"/>
          <w:rtl/>
          <w:lang w:eastAsia="he-IL"/>
        </w:rPr>
        <w:t xml:space="preserve"> </w:t>
      </w:r>
      <w:r w:rsidR="00D32FC6">
        <w:rPr>
          <w:rFonts w:ascii="Times New Roman" w:eastAsia="Times New Roman" w:hAnsi="Times New Roman" w:cs="David"/>
          <w:sz w:val="24"/>
          <w:szCs w:val="24"/>
          <w:rtl/>
          <w:lang w:eastAsia="he-IL"/>
        </w:rPr>
        <w:t>בפרוי</w:t>
      </w:r>
      <w:r w:rsidRPr="00DE0948">
        <w:rPr>
          <w:rFonts w:ascii="Times New Roman" w:eastAsia="Times New Roman" w:hAnsi="Times New Roman" w:cs="David"/>
          <w:sz w:val="24"/>
          <w:szCs w:val="24"/>
          <w:rtl/>
          <w:lang w:eastAsia="he-IL"/>
        </w:rPr>
        <w:t>קט</w:t>
      </w:r>
      <w:r w:rsidR="00270213">
        <w:rPr>
          <w:rFonts w:ascii="Times New Roman" w:eastAsia="Times New Roman" w:hAnsi="Times New Roman" w:cs="David" w:hint="cs"/>
          <w:sz w:val="24"/>
          <w:szCs w:val="24"/>
          <w:rtl/>
          <w:lang w:eastAsia="he-IL"/>
        </w:rPr>
        <w:t xml:space="preserve"> </w:t>
      </w:r>
      <w:r w:rsidR="001E087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u w:val="single"/>
            <w:rtl/>
            <w:lang w:eastAsia="he-IL"/>
          </w:rPr>
          <w:alias w:val="שם הפרויקט"/>
          <w:tag w:val="cntProjectName"/>
          <w:id w:val="-1828508544"/>
          <w:placeholder>
            <w:docPart w:val="CBBF114E956F41A29526507E4B1E8F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99" w:author="Meryl Etman" w:date="2023-01-19T14:45:00Z">
            <w:r w:rsidR="006F3A70">
              <w:rPr>
                <w:rFonts w:ascii="Times New Roman" w:eastAsia="Times New Roman" w:hAnsi="Times New Roman" w:cs="David"/>
                <w:sz w:val="24"/>
                <w:szCs w:val="24"/>
                <w:u w:val="single"/>
                <w:rtl/>
                <w:lang w:eastAsia="he-IL"/>
              </w:rPr>
              <w:t>סביוני גבעת שמואל מגרשים 1006-1007</w:t>
            </w:r>
          </w:ins>
        </w:sdtContent>
      </w:sdt>
      <w:r w:rsidR="00270213">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color w:val="008000"/>
          <w:sz w:val="24"/>
          <w:szCs w:val="24"/>
          <w:rtl/>
          <w:lang w:eastAsia="he-IL"/>
        </w:rPr>
        <w:t>.</w:t>
      </w:r>
    </w:p>
    <w:p w14:paraId="2CADBA2A"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CBB96C" w14:textId="2C569E66" w:rsidR="00DE0948" w:rsidRPr="00DE0948" w:rsidDel="006F714B" w:rsidRDefault="00DE0948" w:rsidP="006F714B">
      <w:pPr>
        <w:widowControl w:val="0"/>
        <w:numPr>
          <w:ilvl w:val="0"/>
          <w:numId w:val="2"/>
        </w:numPr>
        <w:tabs>
          <w:tab w:val="num" w:pos="515"/>
        </w:tabs>
        <w:spacing w:before="0" w:beforeAutospacing="0" w:after="0" w:afterAutospacing="0" w:line="360" w:lineRule="auto"/>
        <w:ind w:left="515" w:hanging="515"/>
        <w:jc w:val="both"/>
        <w:rPr>
          <w:del w:id="400" w:author="Meryl Etman [2]" w:date="2023-01-22T16:18: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44620228"/>
          <w:placeholder>
            <w:docPart w:val="D7ABE23DACA34BF0A8FD0ADB543A57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01" w:author="Meryl Etman" w:date="2023-01-19T14:56:00Z">
            <w:r w:rsidR="00A368CD">
              <w:rPr>
                <w:rFonts w:ascii="Times New Roman" w:eastAsia="Times New Roman" w:hAnsi="Times New Roman" w:cs="David"/>
                <w:color w:val="008000"/>
                <w:sz w:val="24"/>
                <w:szCs w:val="24"/>
                <w:rtl/>
                <w:lang w:eastAsia="he-IL"/>
              </w:rPr>
              <w:t>מרפיר פרויקטים</w:t>
            </w:r>
          </w:ins>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sz w:val="24"/>
          <w:szCs w:val="24"/>
          <w:rtl/>
          <w:lang w:eastAsia="he-IL"/>
        </w:rPr>
        <w:t>עשוי להגיע לרשותי מידע חסוי כמוגדר להלן:</w:t>
      </w:r>
    </w:p>
    <w:p w14:paraId="659527BE" w14:textId="77777777" w:rsidR="00DE0948" w:rsidRPr="006F714B" w:rsidRDefault="00DE0948">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402" w:author="Meryl Etman [2]" w:date="2023-01-22T16:18:00Z">
          <w:pPr>
            <w:widowControl w:val="0"/>
            <w:tabs>
              <w:tab w:val="right" w:pos="2216"/>
            </w:tabs>
            <w:spacing w:before="0" w:beforeAutospacing="0" w:after="0" w:afterAutospacing="0" w:line="360" w:lineRule="auto"/>
            <w:jc w:val="both"/>
          </w:pPr>
        </w:pPrChange>
      </w:pPr>
    </w:p>
    <w:p w14:paraId="2622971D" w14:textId="341513C9" w:rsidR="00DE0948" w:rsidRPr="005D7684" w:rsidRDefault="00DE0948" w:rsidP="00DE0948">
      <w:pPr>
        <w:widowControl w:val="0"/>
        <w:tabs>
          <w:tab w:val="left" w:pos="515"/>
        </w:tabs>
        <w:spacing w:before="0" w:beforeAutospacing="0" w:after="0" w:afterAutospacing="0" w:line="360" w:lineRule="auto"/>
        <w:ind w:left="1790" w:hanging="1790"/>
        <w:jc w:val="both"/>
        <w:rPr>
          <w:rStyle w:val="AutoFieldsChar"/>
          <w:rtl/>
          <w:lang w:eastAsia="he-IL"/>
        </w:rPr>
      </w:pPr>
      <w:r w:rsidRPr="00DE0948">
        <w:rPr>
          <w:rFonts w:ascii="Times New Roman" w:eastAsia="Times New Roman" w:hAnsi="Times New Roman" w:cs="David"/>
          <w:sz w:val="24"/>
          <w:szCs w:val="24"/>
          <w:rtl/>
          <w:lang w:eastAsia="he-IL"/>
        </w:rPr>
        <w:tab/>
        <w:t>"</w:t>
      </w:r>
      <w:r w:rsidRPr="00DE0948">
        <w:rPr>
          <w:rFonts w:ascii="Times New Roman" w:eastAsia="Times New Roman" w:hAnsi="Times New Roman" w:cs="David"/>
          <w:b/>
          <w:bCs/>
          <w:sz w:val="24"/>
          <w:szCs w:val="24"/>
          <w:rtl/>
          <w:lang w:eastAsia="he-IL"/>
        </w:rPr>
        <w:t>מידע חסוי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Style w:val="AutoFieldsChar"/>
            <w:rtl/>
          </w:rPr>
          <w:alias w:val="שם ספק"/>
          <w:tag w:val="cntSupllierName"/>
          <w:id w:val="235902700"/>
          <w:placeholder>
            <w:docPart w:val="3952585EC8FF40AC998DE07A033CD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ins w:id="403" w:author="Meryl Etman" w:date="2023-01-19T14:56:00Z">
            <w:r w:rsidR="00A368CD">
              <w:rPr>
                <w:rStyle w:val="AutoFieldsChar"/>
                <w:rtl/>
              </w:rPr>
              <w:t>מרפיר פרויקטים</w:t>
            </w:r>
          </w:ins>
        </w:sdtContent>
      </w:sdt>
      <w:r w:rsidR="00270213">
        <w:rPr>
          <w:rStyle w:val="AutoFieldsChar"/>
          <w:rFonts w:hint="cs"/>
          <w:rtl/>
        </w:rPr>
        <w:t>.</w:t>
      </w:r>
    </w:p>
    <w:p w14:paraId="180C0D60"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169ED8D" w14:textId="77777777" w:rsidR="00DE0948" w:rsidRPr="00DE0948" w:rsidRDefault="00DE0948">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404" w:author="Meryl Etman [2]" w:date="2023-01-22T16:17:00Z">
          <w:pPr>
            <w:widowControl w:val="0"/>
            <w:numPr>
              <w:numId w:val="2"/>
            </w:numPr>
            <w:tabs>
              <w:tab w:val="num" w:pos="515"/>
              <w:tab w:val="num" w:pos="1440"/>
            </w:tabs>
            <w:spacing w:before="0" w:beforeAutospacing="0" w:after="0" w:afterAutospacing="0" w:line="360" w:lineRule="auto"/>
            <w:ind w:left="515" w:right="1440" w:hanging="515"/>
            <w:jc w:val="both"/>
          </w:pPr>
        </w:pPrChange>
      </w:pPr>
      <w:r w:rsidRPr="00DE0948">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77CAED3F" w14:textId="77777777" w:rsidR="00DE0948" w:rsidRPr="00DE0948" w:rsidRDefault="00DE0948" w:rsidP="006F714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FC7E7A" w14:textId="77777777" w:rsidR="00DE0948" w:rsidRPr="00DE0948" w:rsidRDefault="00DE0948">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405" w:author="Meryl Etman [2]" w:date="2023-01-22T16:17:00Z">
          <w:pPr>
            <w:widowControl w:val="0"/>
            <w:numPr>
              <w:numId w:val="2"/>
            </w:numPr>
            <w:tabs>
              <w:tab w:val="num" w:pos="515"/>
              <w:tab w:val="num" w:pos="1440"/>
            </w:tabs>
            <w:spacing w:before="0" w:beforeAutospacing="0" w:after="0" w:afterAutospacing="0" w:line="360" w:lineRule="auto"/>
            <w:ind w:left="515" w:right="1440" w:hanging="515"/>
            <w:jc w:val="both"/>
          </w:pPr>
        </w:pPrChange>
      </w:pPr>
      <w:r w:rsidRPr="00DE0948">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8CDA12" w14:textId="77777777" w:rsidR="00DE0948" w:rsidRPr="00DE0948" w:rsidRDefault="00DE0948" w:rsidP="006F714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96D6E0" w14:textId="77777777" w:rsidR="00DE0948" w:rsidRPr="00DE0948" w:rsidRDefault="00DE0948">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406" w:author="Meryl Etman [2]" w:date="2023-01-22T16:17:00Z">
          <w:pPr>
            <w:widowControl w:val="0"/>
            <w:numPr>
              <w:numId w:val="2"/>
            </w:numPr>
            <w:tabs>
              <w:tab w:val="num" w:pos="515"/>
              <w:tab w:val="num" w:pos="1440"/>
            </w:tabs>
            <w:spacing w:before="0" w:beforeAutospacing="0" w:after="0" w:afterAutospacing="0" w:line="360" w:lineRule="auto"/>
            <w:ind w:left="515" w:right="1440" w:hanging="515"/>
            <w:jc w:val="both"/>
          </w:pPr>
        </w:pPrChange>
      </w:pPr>
      <w:r w:rsidRPr="00DE0948">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42BE56C5"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B13A61A" w14:textId="77777777" w:rsidR="00DE0948" w:rsidRPr="00DE0948" w:rsidRDefault="00270213" w:rsidP="0027021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בכבוד רב,</w:t>
      </w:r>
    </w:p>
    <w:p w14:paraId="5BD7E173"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lastRenderedPageBreak/>
        <w:t xml:space="preserve">_______________________ </w:t>
      </w:r>
    </w:p>
    <w:p w14:paraId="03F0E6DA" w14:textId="431C0D65"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Style w:val="AutoFieldsChar"/>
            <w:rtl/>
          </w:rPr>
          <w:alias w:val="שם ספק"/>
          <w:tag w:val="cntSupllierName"/>
          <w:id w:val="-588306306"/>
          <w:placeholder>
            <w:docPart w:val="1CF224759DD7493C9BFE8B080CC3B1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ins w:id="407" w:author="Meryl Etman" w:date="2023-01-19T14:56:00Z">
            <w:r w:rsidR="00A368CD">
              <w:rPr>
                <w:rStyle w:val="AutoFieldsChar"/>
                <w:rtl/>
              </w:rPr>
              <w:t>מרפיר פרויקטים</w:t>
            </w:r>
          </w:ins>
        </w:sdtContent>
      </w:sdt>
    </w:p>
    <w:p w14:paraId="4BD4E627" w14:textId="77777777" w:rsidR="00270213" w:rsidRDefault="00270213"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p>
    <w:p w14:paraId="418E3F68"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שם:____________</w:t>
      </w:r>
    </w:p>
    <w:p w14:paraId="09235F70"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ת.ז:____________</w:t>
      </w:r>
    </w:p>
    <w:p w14:paraId="2D10F952"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כתובת:__________</w:t>
      </w:r>
    </w:p>
    <w:p w14:paraId="7F398A03"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143B7E">
        <w:rPr>
          <w:rFonts w:ascii="Times New Roman" w:eastAsia="Times New Roman" w:hAnsi="Times New Roman" w:cs="David"/>
          <w:sz w:val="24"/>
          <w:szCs w:val="24"/>
          <w:rtl/>
          <w:lang w:eastAsia="he-IL"/>
          <w:rPrChange w:id="408" w:author="Meryl Etman" w:date="2023-01-22T16:36:00Z">
            <w:rPr>
              <w:rFonts w:ascii="Times New Roman" w:eastAsia="Times New Roman" w:hAnsi="Times New Roman" w:cs="David"/>
              <w:sz w:val="24"/>
              <w:szCs w:val="24"/>
              <w:highlight w:val="yellow"/>
              <w:rtl/>
              <w:lang w:eastAsia="he-IL"/>
            </w:rPr>
          </w:rPrChange>
        </w:rPr>
        <w:t>*מחק את המיותר</w:t>
      </w:r>
    </w:p>
    <w:p w14:paraId="5D70A361" w14:textId="77777777" w:rsidR="00FE4560" w:rsidRDefault="00FE4560"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53897AE" w14:textId="77777777" w:rsidR="00151EFF" w:rsidRDefault="00151EFF"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71FC714" w14:textId="77777777" w:rsidR="00151EFF"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9250E14" w14:textId="77777777" w:rsidR="00535F97" w:rsidRPr="00232692" w:rsidRDefault="00535F97" w:rsidP="00535F97">
      <w:pPr>
        <w:bidi w:val="0"/>
        <w:spacing w:before="0" w:beforeAutospacing="0" w:after="0" w:afterAutospacing="0" w:line="240" w:lineRule="auto"/>
        <w:jc w:val="center"/>
        <w:rPr>
          <w:rFonts w:ascii="Times New Roman" w:eastAsia="Times New Roman" w:hAnsi="Times New Roman" w:cs="David"/>
          <w:sz w:val="20"/>
          <w:szCs w:val="24"/>
          <w:rtl/>
          <w:lang w:eastAsia="he-IL"/>
        </w:rPr>
      </w:pPr>
    </w:p>
    <w:p w14:paraId="6D99D780" w14:textId="77777777" w:rsidR="00535F97" w:rsidRPr="002419E5" w:rsidRDefault="00535F97" w:rsidP="00535F97">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41ED3938" w14:textId="77777777" w:rsidR="00535F97" w:rsidRPr="0009511C" w:rsidRDefault="00535F97" w:rsidP="00535F97">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4B8EC97"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5592F21"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971C966"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D4821AD"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340B899"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4F69BC0"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3C1EA3F" w14:textId="77777777" w:rsidR="00535F97" w:rsidRPr="0009511C" w:rsidRDefault="00535F97" w:rsidP="00535F97">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61443007"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FF35EC7"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687B0CB"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E960D93" w14:textId="77777777" w:rsidR="00535F97" w:rsidRPr="0009511C" w:rsidRDefault="00535F97" w:rsidP="00535F97">
      <w:pPr>
        <w:numPr>
          <w:ilvl w:val="0"/>
          <w:numId w:val="1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D939238" w14:textId="77777777" w:rsidR="00535F97" w:rsidRPr="0009511C" w:rsidRDefault="00535F97" w:rsidP="00535F97">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215D7C09" w14:textId="77777777" w:rsidR="00535F97" w:rsidRPr="0009511C" w:rsidRDefault="00535F97" w:rsidP="00535F97">
      <w:pPr>
        <w:ind w:left="364"/>
        <w:contextualSpacing/>
        <w:rPr>
          <w:rFonts w:ascii="Times New Roman" w:eastAsia="Calibri" w:hAnsi="Times New Roman" w:cs="Arial"/>
          <w:rtl/>
        </w:rPr>
      </w:pPr>
    </w:p>
    <w:p w14:paraId="1A6C2B55"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C708FC"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B092B9"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8F9A19E"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B9FF24"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97DF2A1"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FD1C95A"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266AC0"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D9EE2F"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93883F"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DEA671"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A3F073"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4C5CD9"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92A80F"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45F5E8"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F7906F"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66CD34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F24CA4"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732777"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BDCBAF"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3BCF0C"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82A3FF"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DA6705"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AF0E8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CDE1A2"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55D67F"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12AD6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929458"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51C4AA"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F29FA5"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E380BE"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CEBFFC"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A7DA8C"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7808F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FC0ED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D15F23"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3B9B2D"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BD08E7"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0B73FD"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6D843B"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76A4AD"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984122"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07AFB7" w14:textId="77777777" w:rsidR="00535F97" w:rsidRPr="0009511C"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ECAFCE"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621781B" w14:textId="77777777" w:rsidR="00535F97" w:rsidRPr="002419E5"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D0990D5"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305F9DE" w14:textId="77777777" w:rsidR="00535F97" w:rsidRPr="00400B84" w:rsidRDefault="00535F97" w:rsidP="00535F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35F97" w:rsidRPr="0009511C" w14:paraId="6F390BAE" w14:textId="77777777" w:rsidTr="006F3A7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74FA637"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5A893C0"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35F97" w:rsidRPr="0009511C" w14:paraId="6BD55525" w14:textId="77777777" w:rsidTr="006F3A7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A8217BB"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35F97" w:rsidRPr="0009511C" w14:paraId="065056D8" w14:textId="77777777" w:rsidTr="006F3A7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2306227"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53259CB"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7ABA2AE"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E8CB032"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35F97" w:rsidRPr="0009511C" w14:paraId="71389D76" w14:textId="77777777" w:rsidTr="006F3A70">
        <w:trPr>
          <w:trHeight w:val="551"/>
        </w:trPr>
        <w:tc>
          <w:tcPr>
            <w:tcW w:w="4068" w:type="dxa"/>
            <w:tcBorders>
              <w:top w:val="single" w:sz="4" w:space="0" w:color="auto"/>
              <w:left w:val="single" w:sz="4" w:space="0" w:color="auto"/>
              <w:bottom w:val="single" w:sz="4" w:space="0" w:color="auto"/>
              <w:right w:val="single" w:sz="4" w:space="0" w:color="auto"/>
            </w:tcBorders>
            <w:hideMark/>
          </w:tcPr>
          <w:p w14:paraId="5320466E"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83AB903"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FD873C5"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DDE1193"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p>
          <w:p w14:paraId="5B551968"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ABC7EEC"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C5E2343"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p>
          <w:p w14:paraId="227BA107"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BDD3B4B"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p>
        </w:tc>
      </w:tr>
      <w:tr w:rsidR="00535F97" w:rsidRPr="0009511C" w14:paraId="29094ADD" w14:textId="77777777" w:rsidTr="006F3A70">
        <w:trPr>
          <w:trHeight w:val="571"/>
        </w:trPr>
        <w:tc>
          <w:tcPr>
            <w:tcW w:w="4068" w:type="dxa"/>
            <w:tcBorders>
              <w:top w:val="single" w:sz="4" w:space="0" w:color="auto"/>
              <w:left w:val="single" w:sz="4" w:space="0" w:color="auto"/>
              <w:bottom w:val="single" w:sz="4" w:space="0" w:color="auto"/>
              <w:right w:val="single" w:sz="4" w:space="0" w:color="auto"/>
            </w:tcBorders>
            <w:hideMark/>
          </w:tcPr>
          <w:p w14:paraId="23FDA364"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471FFFB"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476130E"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C5D5E1" w14:textId="77777777" w:rsidR="00535F97" w:rsidRPr="0009511C" w:rsidRDefault="00535F97" w:rsidP="006F3A7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AAF1C1" w14:textId="77777777" w:rsidR="00535F97" w:rsidRPr="0009511C" w:rsidRDefault="00535F97" w:rsidP="006F3A70">
            <w:pPr>
              <w:spacing w:before="0" w:beforeAutospacing="0" w:after="0" w:afterAutospacing="0" w:line="256" w:lineRule="auto"/>
              <w:rPr>
                <w:rFonts w:ascii="David" w:eastAsia="Calibri" w:hAnsi="David" w:cs="David"/>
                <w:b/>
                <w:sz w:val="24"/>
                <w:szCs w:val="24"/>
                <w:lang w:eastAsia="he-IL"/>
              </w:rPr>
            </w:pPr>
          </w:p>
        </w:tc>
      </w:tr>
      <w:tr w:rsidR="00535F97" w:rsidRPr="0009511C" w14:paraId="5D255164" w14:textId="77777777" w:rsidTr="006F3A70">
        <w:trPr>
          <w:trHeight w:val="391"/>
        </w:trPr>
        <w:tc>
          <w:tcPr>
            <w:tcW w:w="4068" w:type="dxa"/>
            <w:tcBorders>
              <w:top w:val="single" w:sz="4" w:space="0" w:color="auto"/>
              <w:left w:val="single" w:sz="4" w:space="0" w:color="auto"/>
              <w:bottom w:val="single" w:sz="4" w:space="0" w:color="auto"/>
              <w:right w:val="single" w:sz="4" w:space="0" w:color="auto"/>
            </w:tcBorders>
            <w:hideMark/>
          </w:tcPr>
          <w:p w14:paraId="6489BA47"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2BC2643"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714A477" w14:textId="77777777" w:rsidR="00535F97" w:rsidRPr="0009511C" w:rsidRDefault="00535F97" w:rsidP="006F3A7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F6580D" w14:textId="77777777" w:rsidR="00535F97" w:rsidRPr="0009511C" w:rsidRDefault="00535F97" w:rsidP="006F3A7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9CB6FF" w14:textId="77777777" w:rsidR="00535F97" w:rsidRPr="0009511C" w:rsidRDefault="00535F97" w:rsidP="006F3A70">
            <w:pPr>
              <w:spacing w:before="0" w:beforeAutospacing="0" w:after="0" w:afterAutospacing="0" w:line="256" w:lineRule="auto"/>
              <w:rPr>
                <w:rFonts w:ascii="David" w:eastAsia="Calibri" w:hAnsi="David" w:cs="David"/>
                <w:b/>
                <w:sz w:val="24"/>
                <w:szCs w:val="24"/>
                <w:lang w:eastAsia="he-IL"/>
              </w:rPr>
            </w:pPr>
          </w:p>
        </w:tc>
      </w:tr>
    </w:tbl>
    <w:p w14:paraId="7BB053CC" w14:textId="77777777" w:rsidR="00535F97" w:rsidRPr="0009511C" w:rsidRDefault="00535F97" w:rsidP="00535F97">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35F97" w:rsidRPr="0009511C" w14:paraId="29F4DC5D" w14:textId="77777777" w:rsidTr="006F3A7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68BBD95"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35F97" w:rsidRPr="0009511C" w14:paraId="5BC48368" w14:textId="77777777" w:rsidTr="006F3A7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1B6B075"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89C35B8"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p w14:paraId="2BC5BD0B"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BF229BC"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437E9DC"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0139196"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9C4FA4A"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4C2B7B6"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D0E77E4"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F1A3733"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35F97" w:rsidRPr="0009511C" w14:paraId="2E1434F3" w14:textId="77777777" w:rsidTr="006F3A7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CF20B91" w14:textId="77777777" w:rsidR="00535F97" w:rsidRPr="0009511C" w:rsidRDefault="00535F97" w:rsidP="006F3A7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CB28AE7" w14:textId="77777777" w:rsidR="00535F97" w:rsidRPr="0009511C" w:rsidRDefault="00535F97" w:rsidP="006F3A7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8876F80" w14:textId="77777777" w:rsidR="00535F97" w:rsidRPr="0009511C" w:rsidRDefault="00535F97" w:rsidP="006F3A7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ECD4217" w14:textId="77777777" w:rsidR="00535F97" w:rsidRPr="0009511C" w:rsidRDefault="00535F97" w:rsidP="006F3A7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36D35DC" w14:textId="77777777" w:rsidR="00535F97" w:rsidRPr="0009511C" w:rsidRDefault="00535F97" w:rsidP="006F3A7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FB81A07"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4CB67F9"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A605E74" w14:textId="77777777" w:rsidR="00535F97" w:rsidRPr="0009511C" w:rsidRDefault="00535F97" w:rsidP="006F3A70">
            <w:pPr>
              <w:spacing w:before="0" w:beforeAutospacing="0" w:after="0" w:afterAutospacing="0" w:line="256" w:lineRule="auto"/>
              <w:rPr>
                <w:rFonts w:ascii="David" w:eastAsia="Calibri" w:hAnsi="David" w:cs="David"/>
                <w:sz w:val="24"/>
                <w:szCs w:val="24"/>
                <w:lang w:eastAsia="he-IL"/>
              </w:rPr>
            </w:pPr>
          </w:p>
        </w:tc>
      </w:tr>
      <w:tr w:rsidR="00535F97" w:rsidRPr="0009511C" w14:paraId="3B86D940" w14:textId="77777777" w:rsidTr="006F3A7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8401994"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E2231A9"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0D7F3A3"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7AAACDA"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9B5EBC1"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3222CAC"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11888FE"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54C4F30" w14:textId="77777777" w:rsidR="00535F97" w:rsidRPr="0009511C" w:rsidRDefault="00535F97" w:rsidP="006F3A7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35F97" w:rsidRPr="0009511C" w14:paraId="5E47F07D" w14:textId="77777777" w:rsidTr="006F3A7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F494CE8"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A184641"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04C33FC"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6731480"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7E6570E"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AA684C8"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140DE8C"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0A67E4C" w14:textId="77777777" w:rsidR="00535F97" w:rsidRPr="0009511C" w:rsidRDefault="00535F97" w:rsidP="006F3A7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35F97" w:rsidRPr="0009511C" w14:paraId="639887C0" w14:textId="77777777" w:rsidTr="006F3A7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8E1E52C"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D2182D4" w14:textId="77777777" w:rsidR="00535F97" w:rsidRPr="0009511C" w:rsidRDefault="00535F97" w:rsidP="006F3A7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9A4E18B" w14:textId="77777777" w:rsidR="00535F97" w:rsidRPr="0009511C" w:rsidRDefault="00535F97" w:rsidP="006F3A7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56D8C3A" w14:textId="77777777" w:rsidR="00535F97" w:rsidRPr="0009511C" w:rsidRDefault="00535F97" w:rsidP="006F3A7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6A97B25" w14:textId="77777777" w:rsidR="00535F97" w:rsidRPr="0009511C" w:rsidRDefault="00535F97" w:rsidP="006F3A7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EE5E77A" w14:textId="77777777" w:rsidR="00535F97" w:rsidRPr="0009511C" w:rsidRDefault="00535F97" w:rsidP="006F3A7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4EDED2A" w14:textId="77777777" w:rsidR="00535F97" w:rsidRPr="0009511C" w:rsidRDefault="00535F97" w:rsidP="006F3A7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6B046C9" w14:textId="77777777" w:rsidR="00535F97" w:rsidRPr="0009511C" w:rsidRDefault="00535F97" w:rsidP="006F3A7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D9CBEF8" w14:textId="77777777" w:rsidR="00535F97" w:rsidRPr="0009511C" w:rsidRDefault="00535F97" w:rsidP="00535F97">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35F97" w:rsidRPr="0009511C" w14:paraId="74417AD7" w14:textId="77777777" w:rsidTr="006F3A7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157115A"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35F97" w:rsidRPr="0009511C" w14:paraId="53AFFD46" w14:textId="77777777" w:rsidTr="006F3A7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F127F72"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1943D80" w14:textId="77777777" w:rsidR="00535F97" w:rsidRPr="0009511C" w:rsidRDefault="00535F97" w:rsidP="00535F97">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35F97" w:rsidRPr="0009511C" w14:paraId="02FBA619" w14:textId="77777777" w:rsidTr="006F3A7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F080D86"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535F97" w:rsidRPr="0009511C" w14:paraId="5E196961" w14:textId="77777777" w:rsidTr="006F3A7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B1FCD73" w14:textId="77777777" w:rsidR="00535F97" w:rsidRPr="0009511C" w:rsidRDefault="00535F97" w:rsidP="006F3A7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FEC8C58"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00D0B58F"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61D1DB28"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3C59" w:rsidRPr="0009511C" w14:paraId="5F6EB986" w14:textId="77777777" w:rsidTr="006F3A7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AD16DD1" w14:textId="77777777" w:rsidR="00B63C59" w:rsidRPr="0009511C" w:rsidRDefault="00B63C59" w:rsidP="006F3A7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63C59" w:rsidRPr="0009511C" w14:paraId="100BB32B" w14:textId="77777777" w:rsidTr="006F3A70">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5D03846" w14:textId="77777777" w:rsidR="00B63C59" w:rsidRPr="0009511C" w:rsidRDefault="00B63C59" w:rsidP="006F3A70">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BE53504" w14:textId="77777777" w:rsidR="00B63C59" w:rsidRDefault="00B63C59" w:rsidP="00DE0948">
      <w:pPr>
        <w:widowControl w:val="0"/>
        <w:spacing w:before="0" w:beforeAutospacing="0" w:after="0" w:afterAutospacing="0" w:line="240" w:lineRule="auto"/>
        <w:rPr>
          <w:rFonts w:ascii="David" w:eastAsia="Calibri" w:hAnsi="David" w:cs="David"/>
          <w:b/>
          <w:bCs/>
          <w:sz w:val="24"/>
          <w:szCs w:val="24"/>
          <w:u w:val="single"/>
          <w:rtl/>
          <w:lang w:eastAsia="he-IL"/>
        </w:rPr>
      </w:pPr>
    </w:p>
    <w:p w14:paraId="132F9D5E" w14:textId="77777777" w:rsidR="00DE0948" w:rsidRPr="00DE0948" w:rsidRDefault="00535F97"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4B4DA7E"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92EE83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278F7B0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6F3E04" w14:textId="77777777" w:rsidR="00B63C59" w:rsidRDefault="00B63C59"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4AAF912" w14:textId="77777777" w:rsidR="00DE0948" w:rsidRPr="00DE0948" w:rsidRDefault="00DE0948"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lastRenderedPageBreak/>
        <w:t xml:space="preserve">נספח </w:t>
      </w:r>
      <w:r w:rsidR="000613F6">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ח'</w:t>
      </w:r>
      <w:r w:rsidR="000613F6">
        <w:rPr>
          <w:rFonts w:ascii="Times New Roman" w:eastAsia="Times New Roman" w:hAnsi="Times New Roman" w:cs="David" w:hint="cs"/>
          <w:b/>
          <w:bCs/>
          <w:sz w:val="24"/>
          <w:szCs w:val="24"/>
          <w:u w:val="single"/>
          <w:rtl/>
          <w:lang w:eastAsia="he-IL"/>
        </w:rPr>
        <w:t>'</w:t>
      </w:r>
    </w:p>
    <w:p w14:paraId="1E21E44F"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רשימת התוכניות והמסמכים שעל המתכנן להנפיק</w:t>
      </w:r>
    </w:p>
    <w:p w14:paraId="15406A17" w14:textId="77777777" w:rsidR="00DE0948" w:rsidRPr="00DE0948"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DE0948">
        <w:rPr>
          <w:rFonts w:ascii="Times New Roman" w:eastAsia="Times New Roman" w:hAnsi="Times New Roman" w:cs="David"/>
          <w:sz w:val="24"/>
          <w:szCs w:val="24"/>
          <w:u w:val="single"/>
          <w:rtl/>
          <w:lang w:eastAsia="he-IL"/>
        </w:rPr>
        <w:t>מסמך זה מהווה השלמה לנספח ב' ואינו גורע ממנו</w:t>
      </w:r>
    </w:p>
    <w:p w14:paraId="6332C174"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2D347BD3"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מ</w:t>
      </w:r>
      <w:r w:rsidRPr="00DE0948">
        <w:rPr>
          <w:rFonts w:ascii="Times New Roman" w:eastAsia="Times New Roman" w:hAnsi="Times New Roman" w:cs="David"/>
          <w:sz w:val="24"/>
          <w:szCs w:val="24"/>
          <w:u w:val="single"/>
          <w:rtl/>
          <w:lang w:eastAsia="he-IL"/>
        </w:rPr>
        <w:t>י נגר עילי</w:t>
      </w:r>
      <w:r w:rsidRPr="00DE0948">
        <w:rPr>
          <w:rFonts w:ascii="Times New Roman" w:eastAsia="Times New Roman" w:hAnsi="Times New Roman" w:cs="David" w:hint="cs"/>
          <w:sz w:val="24"/>
          <w:szCs w:val="24"/>
          <w:u w:val="single"/>
          <w:rtl/>
          <w:lang w:eastAsia="he-IL"/>
        </w:rPr>
        <w:t>:</w:t>
      </w:r>
    </w:p>
    <w:p w14:paraId="517F0AB8"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כניות כללית למיקום מאגרי המים, בורות החלחול וההחדרה ("משמרת מים").</w:t>
      </w:r>
    </w:p>
    <w:p w14:paraId="11CB101C"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פרטים של מאגרי המים, בורות החלחול ו"משמרות המים".</w:t>
      </w:r>
    </w:p>
    <w:p w14:paraId="3635BECA" w14:textId="4451C836"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del w:id="409" w:author="Meryl Etman [2]" w:date="2023-03-21T15:27:00Z">
        <w:r w:rsidDel="008569BB">
          <w:rPr>
            <w:rFonts w:ascii="Times New Roman" w:eastAsia="Times New Roman" w:hAnsi="Times New Roman" w:cs="David" w:hint="cs"/>
            <w:sz w:val="24"/>
            <w:szCs w:val="24"/>
            <w:rtl/>
            <w:lang w:eastAsia="he-IL"/>
          </w:rPr>
          <w:delText>ת</w:delText>
        </w:r>
        <w:r w:rsidR="00DE0948" w:rsidRPr="00DE0948" w:rsidDel="008569BB">
          <w:rPr>
            <w:rFonts w:ascii="Times New Roman" w:eastAsia="Times New Roman" w:hAnsi="Times New Roman" w:cs="David" w:hint="cs"/>
            <w:sz w:val="24"/>
            <w:szCs w:val="24"/>
            <w:rtl/>
            <w:lang w:eastAsia="he-IL"/>
          </w:rPr>
          <w:delText xml:space="preserve">כניות לחיבור מערך האינסטלציה המנקז את </w:delText>
        </w:r>
        <w:r w:rsidR="00DE0948" w:rsidRPr="00DE0948" w:rsidDel="008569BB">
          <w:rPr>
            <w:rFonts w:ascii="Times New Roman" w:eastAsia="Times New Roman" w:hAnsi="Times New Roman" w:cs="David"/>
            <w:sz w:val="24"/>
            <w:szCs w:val="24"/>
            <w:rtl/>
            <w:lang w:eastAsia="he-IL"/>
          </w:rPr>
          <w:delText xml:space="preserve">מי </w:delText>
        </w:r>
        <w:r w:rsidR="00DE0948" w:rsidRPr="00DE0948" w:rsidDel="008569BB">
          <w:rPr>
            <w:rFonts w:ascii="Times New Roman" w:eastAsia="Times New Roman" w:hAnsi="Times New Roman" w:cs="David" w:hint="cs"/>
            <w:sz w:val="24"/>
            <w:szCs w:val="24"/>
            <w:rtl/>
            <w:lang w:eastAsia="he-IL"/>
          </w:rPr>
          <w:delText>ה</w:delText>
        </w:r>
        <w:r w:rsidR="00DE0948" w:rsidRPr="00DE0948" w:rsidDel="008569BB">
          <w:rPr>
            <w:rFonts w:ascii="Times New Roman" w:eastAsia="Times New Roman" w:hAnsi="Times New Roman" w:cs="David"/>
            <w:sz w:val="24"/>
            <w:szCs w:val="24"/>
            <w:rtl/>
            <w:lang w:eastAsia="he-IL"/>
          </w:rPr>
          <w:delText xml:space="preserve">מזגנים, </w:delText>
        </w:r>
        <w:r w:rsidR="00DE0948" w:rsidRPr="00DE0948" w:rsidDel="008569BB">
          <w:rPr>
            <w:rFonts w:ascii="Times New Roman" w:eastAsia="Times New Roman" w:hAnsi="Times New Roman" w:cs="David" w:hint="cs"/>
            <w:sz w:val="24"/>
            <w:szCs w:val="24"/>
            <w:rtl/>
            <w:lang w:eastAsia="he-IL"/>
          </w:rPr>
          <w:delText>ה</w:delText>
        </w:r>
        <w:r w:rsidR="00DE0948" w:rsidRPr="00DE0948" w:rsidDel="008569BB">
          <w:rPr>
            <w:rFonts w:ascii="Times New Roman" w:eastAsia="Times New Roman" w:hAnsi="Times New Roman" w:cs="David"/>
            <w:sz w:val="24"/>
            <w:szCs w:val="24"/>
            <w:rtl/>
            <w:lang w:eastAsia="he-IL"/>
          </w:rPr>
          <w:delText xml:space="preserve">דלוחין ומי </w:delText>
        </w:r>
        <w:r w:rsidR="00DE0948" w:rsidRPr="00DE0948" w:rsidDel="008569BB">
          <w:rPr>
            <w:rFonts w:ascii="Times New Roman" w:eastAsia="Times New Roman" w:hAnsi="Times New Roman" w:cs="David" w:hint="cs"/>
            <w:sz w:val="24"/>
            <w:szCs w:val="24"/>
            <w:rtl/>
            <w:lang w:eastAsia="he-IL"/>
          </w:rPr>
          <w:delText>ה</w:delText>
        </w:r>
        <w:r w:rsidR="00DE0948" w:rsidRPr="00DE0948" w:rsidDel="008569BB">
          <w:rPr>
            <w:rFonts w:ascii="Times New Roman" w:eastAsia="Times New Roman" w:hAnsi="Times New Roman" w:cs="David"/>
            <w:sz w:val="24"/>
            <w:szCs w:val="24"/>
            <w:rtl/>
            <w:lang w:eastAsia="he-IL"/>
          </w:rPr>
          <w:delText>גשם במרפסות</w:delText>
        </w:r>
        <w:r w:rsidR="00DE0948" w:rsidRPr="00DE0948" w:rsidDel="008569BB">
          <w:rPr>
            <w:rFonts w:ascii="Times New Roman" w:eastAsia="Times New Roman" w:hAnsi="Times New Roman" w:cs="David" w:hint="cs"/>
            <w:sz w:val="24"/>
            <w:szCs w:val="24"/>
            <w:rtl/>
            <w:lang w:eastAsia="he-IL"/>
          </w:rPr>
          <w:delText xml:space="preserve"> למאגרי המים, בורות החלחול ו"משמרות המים".</w:delText>
        </w:r>
      </w:del>
      <w:ins w:id="410" w:author="Meryl Etman [2]" w:date="2023-03-21T15:27:00Z">
        <w:r w:rsidR="008569BB">
          <w:rPr>
            <w:rFonts w:ascii="Times New Roman" w:eastAsia="Times New Roman" w:hAnsi="Times New Roman" w:cs="David" w:hint="cs"/>
            <w:sz w:val="24"/>
            <w:szCs w:val="24"/>
            <w:rtl/>
            <w:lang w:eastAsia="he-IL"/>
          </w:rPr>
          <w:t>מבוטל.</w:t>
        </w:r>
      </w:ins>
    </w:p>
    <w:p w14:paraId="46E52333"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מפרטים טכניים להקמת מאגרי המים, בורות החלחול ו"משמרות המים".</w:t>
      </w:r>
    </w:p>
    <w:p w14:paraId="5F8430DE" w14:textId="7874362D"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del w:id="411" w:author="Meryl Etman [2]" w:date="2023-03-21T15:27:00Z">
        <w:r w:rsidRPr="00DE0948" w:rsidDel="008569BB">
          <w:rPr>
            <w:rFonts w:ascii="Times New Roman" w:eastAsia="Times New Roman" w:hAnsi="Times New Roman" w:cs="David"/>
            <w:sz w:val="24"/>
            <w:szCs w:val="24"/>
            <w:rtl/>
            <w:lang w:eastAsia="he-IL"/>
          </w:rPr>
          <w:delText>כתבי כמויות ואומדן מפורט</w:delText>
        </w:r>
        <w:r w:rsidRPr="00DE0948" w:rsidDel="008569BB">
          <w:rPr>
            <w:rFonts w:ascii="Times New Roman" w:eastAsia="Times New Roman" w:hAnsi="Times New Roman" w:cs="David" w:hint="cs"/>
            <w:sz w:val="24"/>
            <w:szCs w:val="24"/>
            <w:rtl/>
            <w:lang w:eastAsia="he-IL"/>
          </w:rPr>
          <w:delText xml:space="preserve"> להקמת מאגרי המים, בורות החלחול ו"משמרות המים"</w:delText>
        </w:r>
      </w:del>
      <w:ins w:id="412" w:author="Meryl Etman [2]" w:date="2023-03-21T15:27:00Z">
        <w:r w:rsidR="008569BB">
          <w:rPr>
            <w:rFonts w:ascii="Times New Roman" w:eastAsia="Times New Roman" w:hAnsi="Times New Roman" w:cs="David" w:hint="cs"/>
            <w:sz w:val="24"/>
            <w:szCs w:val="24"/>
            <w:rtl/>
            <w:lang w:eastAsia="he-IL"/>
          </w:rPr>
          <w:t>מבוטל</w:t>
        </w:r>
      </w:ins>
      <w:r w:rsidRPr="00DE0948">
        <w:rPr>
          <w:rFonts w:ascii="Times New Roman" w:eastAsia="Times New Roman" w:hAnsi="Times New Roman" w:cs="David" w:hint="cs"/>
          <w:sz w:val="24"/>
          <w:szCs w:val="24"/>
          <w:rtl/>
          <w:lang w:eastAsia="he-IL"/>
        </w:rPr>
        <w:t>.</w:t>
      </w:r>
    </w:p>
    <w:p w14:paraId="6D53B094" w14:textId="7DBA1993" w:rsidR="00DE0948" w:rsidRPr="00DE0948" w:rsidDel="00A7561E" w:rsidRDefault="00DE0948" w:rsidP="00270213">
      <w:pPr>
        <w:widowControl w:val="0"/>
        <w:spacing w:before="120" w:beforeAutospacing="0" w:after="60" w:afterAutospacing="0" w:line="276" w:lineRule="auto"/>
        <w:ind w:left="720"/>
        <w:rPr>
          <w:del w:id="413" w:author="Meryl Etman [2]" w:date="2023-01-22T16:21:00Z"/>
          <w:rFonts w:ascii="Times New Roman" w:eastAsia="Times New Roman" w:hAnsi="Times New Roman" w:cs="David"/>
          <w:sz w:val="24"/>
          <w:szCs w:val="24"/>
          <w:rtl/>
          <w:lang w:eastAsia="he-IL"/>
        </w:rPr>
      </w:pPr>
    </w:p>
    <w:p w14:paraId="3EAA083D" w14:textId="12A224FD" w:rsidR="00DE0948" w:rsidRPr="00A7561E" w:rsidDel="00A7561E" w:rsidRDefault="00DE0948" w:rsidP="00270213">
      <w:pPr>
        <w:widowControl w:val="0"/>
        <w:spacing w:before="120" w:beforeAutospacing="0" w:after="60" w:afterAutospacing="0" w:line="276" w:lineRule="auto"/>
        <w:rPr>
          <w:del w:id="414" w:author="Meryl Etman [2]" w:date="2023-01-22T16:21:00Z"/>
          <w:rFonts w:ascii="Times New Roman" w:eastAsia="Times New Roman" w:hAnsi="Times New Roman" w:cs="David"/>
          <w:sz w:val="24"/>
          <w:szCs w:val="24"/>
          <w:rtl/>
          <w:lang w:eastAsia="he-IL"/>
          <w:rPrChange w:id="415" w:author="Meryl Etman [2]" w:date="2023-01-22T16:21:00Z">
            <w:rPr>
              <w:del w:id="416" w:author="Meryl Etman [2]" w:date="2023-01-22T16:21:00Z"/>
              <w:rFonts w:ascii="Times New Roman" w:eastAsia="Times New Roman" w:hAnsi="Times New Roman" w:cs="David"/>
              <w:sz w:val="24"/>
              <w:szCs w:val="24"/>
              <w:u w:val="single"/>
              <w:rtl/>
              <w:lang w:eastAsia="he-IL"/>
            </w:rPr>
          </w:rPrChange>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hint="cs"/>
          <w:sz w:val="24"/>
          <w:szCs w:val="24"/>
          <w:rtl/>
          <w:lang w:eastAsia="he-IL"/>
        </w:rPr>
        <w:tab/>
      </w:r>
      <w:del w:id="417" w:author="Meryl Etman [2]" w:date="2023-01-22T16:21:00Z">
        <w:r w:rsidRPr="00A7561E" w:rsidDel="00A7561E">
          <w:rPr>
            <w:rFonts w:ascii="Times New Roman" w:eastAsia="Times New Roman" w:hAnsi="Times New Roman" w:cs="David" w:hint="eastAsia"/>
            <w:sz w:val="24"/>
            <w:szCs w:val="24"/>
            <w:rtl/>
            <w:lang w:eastAsia="he-IL"/>
            <w:rPrChange w:id="418" w:author="Meryl Etman [2]" w:date="2023-01-22T16:21:00Z">
              <w:rPr>
                <w:rFonts w:ascii="Times New Roman" w:eastAsia="Times New Roman" w:hAnsi="Times New Roman" w:cs="David" w:hint="eastAsia"/>
                <w:sz w:val="24"/>
                <w:szCs w:val="24"/>
                <w:u w:val="single"/>
                <w:rtl/>
                <w:lang w:eastAsia="he-IL"/>
              </w:rPr>
            </w:rPrChange>
          </w:rPr>
          <w:delText>מי</w:delText>
        </w:r>
        <w:r w:rsidRPr="00A7561E" w:rsidDel="00A7561E">
          <w:rPr>
            <w:rFonts w:ascii="Times New Roman" w:eastAsia="Times New Roman" w:hAnsi="Times New Roman" w:cs="David"/>
            <w:sz w:val="24"/>
            <w:szCs w:val="24"/>
            <w:rtl/>
            <w:lang w:eastAsia="he-IL"/>
            <w:rPrChange w:id="419" w:author="Meryl Etman [2]" w:date="2023-01-22T16:21:00Z">
              <w:rPr>
                <w:rFonts w:ascii="Times New Roman" w:eastAsia="Times New Roman" w:hAnsi="Times New Roman" w:cs="David"/>
                <w:sz w:val="24"/>
                <w:szCs w:val="24"/>
                <w:u w:val="single"/>
                <w:rtl/>
                <w:lang w:eastAsia="he-IL"/>
              </w:rPr>
            </w:rPrChange>
          </w:rPr>
          <w:delText xml:space="preserve"> </w:delText>
        </w:r>
        <w:r w:rsidRPr="00A7561E" w:rsidDel="00A7561E">
          <w:rPr>
            <w:rFonts w:ascii="Times New Roman" w:eastAsia="Times New Roman" w:hAnsi="Times New Roman" w:cs="David" w:hint="eastAsia"/>
            <w:sz w:val="24"/>
            <w:szCs w:val="24"/>
            <w:rtl/>
            <w:lang w:eastAsia="he-IL"/>
            <w:rPrChange w:id="420" w:author="Meryl Etman [2]" w:date="2023-01-22T16:21:00Z">
              <w:rPr>
                <w:rFonts w:ascii="Times New Roman" w:eastAsia="Times New Roman" w:hAnsi="Times New Roman" w:cs="David" w:hint="eastAsia"/>
                <w:sz w:val="24"/>
                <w:szCs w:val="24"/>
                <w:u w:val="single"/>
                <w:rtl/>
                <w:lang w:eastAsia="he-IL"/>
              </w:rPr>
            </w:rPrChange>
          </w:rPr>
          <w:delText>תהום</w:delText>
        </w:r>
        <w:r w:rsidRPr="00A7561E" w:rsidDel="00A7561E">
          <w:rPr>
            <w:rFonts w:ascii="Times New Roman" w:eastAsia="Times New Roman" w:hAnsi="Times New Roman" w:cs="David" w:hint="cs"/>
            <w:sz w:val="24"/>
            <w:szCs w:val="24"/>
            <w:rtl/>
            <w:lang w:eastAsia="he-IL"/>
          </w:rPr>
          <w:delText>:</w:delText>
        </w:r>
      </w:del>
    </w:p>
    <w:p w14:paraId="1C0AEA59" w14:textId="44FCBAA5" w:rsidR="00DE0948" w:rsidRPr="00A7561E" w:rsidDel="00A7561E" w:rsidRDefault="00DE0948" w:rsidP="00270213">
      <w:pPr>
        <w:widowControl w:val="0"/>
        <w:numPr>
          <w:ilvl w:val="0"/>
          <w:numId w:val="8"/>
        </w:numPr>
        <w:spacing w:before="120" w:beforeAutospacing="0" w:after="60" w:afterAutospacing="0" w:line="276" w:lineRule="auto"/>
        <w:ind w:left="1218" w:hanging="425"/>
        <w:rPr>
          <w:del w:id="421" w:author="Meryl Etman [2]" w:date="2023-01-22T16:21:00Z"/>
          <w:rFonts w:ascii="Times New Roman" w:eastAsia="Times New Roman" w:hAnsi="Times New Roman" w:cs="David"/>
          <w:sz w:val="24"/>
          <w:szCs w:val="24"/>
          <w:lang w:eastAsia="he-IL"/>
        </w:rPr>
      </w:pPr>
      <w:del w:id="422" w:author="Meryl Etman [2]" w:date="2023-01-22T16:21:00Z">
        <w:r w:rsidRPr="00A7561E" w:rsidDel="00A7561E">
          <w:rPr>
            <w:rFonts w:ascii="Times New Roman" w:eastAsia="Times New Roman" w:hAnsi="Times New Roman" w:cs="David" w:hint="cs"/>
            <w:sz w:val="24"/>
            <w:szCs w:val="24"/>
            <w:rtl/>
            <w:lang w:eastAsia="he-IL"/>
          </w:rPr>
          <w:delText xml:space="preserve">חו"ד ניתוח </w:delText>
        </w:r>
        <w:r w:rsidRPr="00A7561E" w:rsidDel="00A7561E">
          <w:rPr>
            <w:rFonts w:ascii="Times New Roman" w:eastAsia="Times New Roman" w:hAnsi="Times New Roman" w:cs="David"/>
            <w:sz w:val="24"/>
            <w:szCs w:val="24"/>
            <w:rtl/>
            <w:lang w:eastAsia="he-IL"/>
          </w:rPr>
          <w:delText>הידרולוגי של התנהגות רום מפלסי מי התהום באזור</w:delText>
        </w:r>
        <w:r w:rsidRPr="00A7561E" w:rsidDel="00A7561E">
          <w:rPr>
            <w:rFonts w:ascii="Times New Roman" w:eastAsia="Times New Roman" w:hAnsi="Times New Roman" w:cs="David" w:hint="cs"/>
            <w:sz w:val="24"/>
            <w:szCs w:val="24"/>
            <w:rtl/>
            <w:lang w:eastAsia="he-IL"/>
          </w:rPr>
          <w:delText xml:space="preserve"> וצפי לעליית הרום בעתיד.</w:delText>
        </w:r>
      </w:del>
    </w:p>
    <w:p w14:paraId="69CD182B" w14:textId="62273F43" w:rsidR="00DE0948" w:rsidRPr="00A7561E" w:rsidRDefault="00151EFF">
      <w:pPr>
        <w:widowControl w:val="0"/>
        <w:spacing w:before="120" w:beforeAutospacing="0" w:after="60" w:afterAutospacing="0" w:line="276" w:lineRule="auto"/>
        <w:rPr>
          <w:rFonts w:ascii="Times New Roman" w:eastAsia="Times New Roman" w:hAnsi="Times New Roman" w:cs="David"/>
          <w:sz w:val="24"/>
          <w:szCs w:val="24"/>
          <w:rtl/>
          <w:lang w:eastAsia="he-IL"/>
        </w:rPr>
        <w:pPrChange w:id="423" w:author="Meryl Etman [2]" w:date="2023-01-22T16:21:00Z">
          <w:pPr>
            <w:widowControl w:val="0"/>
            <w:numPr>
              <w:numId w:val="8"/>
            </w:numPr>
            <w:spacing w:before="120" w:beforeAutospacing="0" w:after="60" w:afterAutospacing="0" w:line="276" w:lineRule="auto"/>
            <w:ind w:left="1218" w:hanging="425"/>
          </w:pPr>
        </w:pPrChange>
      </w:pPr>
      <w:del w:id="424" w:author="Meryl Etman [2]" w:date="2023-01-22T16:21:00Z">
        <w:r w:rsidRPr="00A7561E" w:rsidDel="00A7561E">
          <w:rPr>
            <w:rFonts w:ascii="Times New Roman" w:eastAsia="Times New Roman" w:hAnsi="Times New Roman" w:cs="David" w:hint="cs"/>
            <w:sz w:val="24"/>
            <w:szCs w:val="24"/>
            <w:rtl/>
            <w:lang w:eastAsia="he-IL"/>
          </w:rPr>
          <w:delText>ת</w:delText>
        </w:r>
        <w:r w:rsidR="00DE0948" w:rsidRPr="00A7561E" w:rsidDel="00A7561E">
          <w:rPr>
            <w:rFonts w:ascii="Times New Roman" w:eastAsia="Times New Roman" w:hAnsi="Times New Roman" w:cs="David" w:hint="cs"/>
            <w:sz w:val="24"/>
            <w:szCs w:val="24"/>
            <w:rtl/>
            <w:lang w:eastAsia="he-IL"/>
          </w:rPr>
          <w:delText xml:space="preserve">כניות, פרטים, כתבי כמויות ואומדנים מפורטים לתכנון </w:delText>
        </w:r>
        <w:r w:rsidR="00DE0948" w:rsidRPr="00A7561E" w:rsidDel="00A7561E">
          <w:rPr>
            <w:rFonts w:ascii="Times New Roman" w:eastAsia="Times New Roman" w:hAnsi="Times New Roman" w:cs="David"/>
            <w:sz w:val="24"/>
            <w:szCs w:val="24"/>
            <w:rtl/>
            <w:lang w:eastAsia="he-IL"/>
          </w:rPr>
          <w:delText>מערכת השפלת והחדרת מי תהום לביצוע המרתפים התת קרקעיים</w:delText>
        </w:r>
        <w:r w:rsidR="00DE0948" w:rsidRPr="00A7561E" w:rsidDel="00A7561E">
          <w:rPr>
            <w:rFonts w:ascii="Times New Roman" w:eastAsia="Times New Roman" w:hAnsi="Times New Roman" w:cs="David" w:hint="cs"/>
            <w:sz w:val="24"/>
            <w:szCs w:val="24"/>
            <w:rtl/>
            <w:lang w:eastAsia="he-IL"/>
          </w:rPr>
          <w:delText>,</w:delText>
        </w:r>
        <w:r w:rsidR="00DE0948" w:rsidRPr="00A7561E" w:rsidDel="00A7561E">
          <w:rPr>
            <w:rFonts w:ascii="Times New Roman" w:eastAsia="Times New Roman" w:hAnsi="Times New Roman" w:cs="David"/>
            <w:sz w:val="24"/>
            <w:szCs w:val="24"/>
            <w:rtl/>
            <w:lang w:eastAsia="he-IL"/>
          </w:rPr>
          <w:delText xml:space="preserve"> כולל ניתוח טכנו-כלכלי לבחינת חלופות לביצוע ההשפלה וההחדרה</w:delText>
        </w:r>
        <w:r w:rsidR="00DE0948" w:rsidRPr="00A7561E" w:rsidDel="00A7561E">
          <w:rPr>
            <w:rFonts w:ascii="Times New Roman" w:eastAsia="Times New Roman" w:hAnsi="Times New Roman" w:cs="David" w:hint="cs"/>
            <w:sz w:val="24"/>
            <w:szCs w:val="24"/>
            <w:rtl/>
            <w:lang w:eastAsia="he-IL"/>
          </w:rPr>
          <w:delText>.</w:delText>
        </w:r>
      </w:del>
      <w:ins w:id="425" w:author="Meryl Etman [2]" w:date="2023-01-22T16:21:00Z">
        <w:r w:rsidR="00A7561E" w:rsidRPr="00A7561E">
          <w:rPr>
            <w:rFonts w:ascii="Times New Roman" w:eastAsia="Times New Roman" w:hAnsi="Times New Roman" w:cs="David" w:hint="eastAsia"/>
            <w:sz w:val="24"/>
            <w:szCs w:val="24"/>
            <w:rtl/>
            <w:lang w:eastAsia="he-IL"/>
            <w:rPrChange w:id="426" w:author="Meryl Etman [2]" w:date="2023-01-22T16:21:00Z">
              <w:rPr>
                <w:rFonts w:ascii="Times New Roman" w:eastAsia="Times New Roman" w:hAnsi="Times New Roman" w:cs="David" w:hint="eastAsia"/>
                <w:sz w:val="24"/>
                <w:szCs w:val="24"/>
                <w:u w:val="single"/>
                <w:rtl/>
                <w:lang w:eastAsia="he-IL"/>
              </w:rPr>
            </w:rPrChange>
          </w:rPr>
          <w:t>מבוטל</w:t>
        </w:r>
      </w:ins>
    </w:p>
    <w:p w14:paraId="7C252087"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ת</w:t>
      </w:r>
      <w:r w:rsidRPr="00DE094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375DE55D" w14:textId="02D6385B"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4</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r>
      <w:del w:id="427" w:author="Meryl Etman [2]" w:date="2023-03-21T15:27:00Z">
        <w:r w:rsidR="00151EFF" w:rsidDel="008569BB">
          <w:rPr>
            <w:rFonts w:ascii="Times New Roman" w:eastAsia="Times New Roman" w:hAnsi="Times New Roman" w:cs="David"/>
            <w:sz w:val="24"/>
            <w:szCs w:val="24"/>
            <w:rtl/>
            <w:lang w:eastAsia="he-IL"/>
          </w:rPr>
          <w:delText>כל שאר ת</w:delText>
        </w:r>
        <w:r w:rsidRPr="00DE0948" w:rsidDel="008569BB">
          <w:rPr>
            <w:rFonts w:ascii="Times New Roman" w:eastAsia="Times New Roman" w:hAnsi="Times New Roman" w:cs="David"/>
            <w:sz w:val="24"/>
            <w:szCs w:val="24"/>
            <w:rtl/>
            <w:lang w:eastAsia="he-IL"/>
          </w:rPr>
          <w:delText>כניות הביצוע המתחייבות מכל תקן ודין, לרבות אך לא רק</w:delText>
        </w:r>
        <w:r w:rsidR="00151EFF" w:rsidDel="008569BB">
          <w:rPr>
            <w:rFonts w:ascii="Times New Roman" w:eastAsia="Times New Roman" w:hAnsi="Times New Roman" w:cs="David"/>
            <w:sz w:val="24"/>
            <w:szCs w:val="24"/>
            <w:rtl/>
            <w:lang w:eastAsia="he-IL"/>
          </w:rPr>
          <w:delText xml:space="preserve"> מחלקיו השונים של ת"י 1547 - "ת</w:delText>
        </w:r>
        <w:r w:rsidRPr="00DE0948" w:rsidDel="008569BB">
          <w:rPr>
            <w:rFonts w:ascii="Times New Roman" w:eastAsia="Times New Roman" w:hAnsi="Times New Roman" w:cs="David"/>
            <w:sz w:val="24"/>
            <w:szCs w:val="24"/>
            <w:rtl/>
            <w:lang w:eastAsia="he-IL"/>
          </w:rPr>
          <w:delText>כניות ביצוע לבניינים ולעבודות פיתוח סביבתי"</w:delText>
        </w:r>
      </w:del>
      <w:ins w:id="428" w:author="Meryl Etman [2]" w:date="2023-03-21T15:27:00Z">
        <w:r w:rsidR="008569BB">
          <w:rPr>
            <w:rFonts w:ascii="Times New Roman" w:eastAsia="Times New Roman" w:hAnsi="Times New Roman" w:cs="David" w:hint="cs"/>
            <w:sz w:val="24"/>
            <w:szCs w:val="24"/>
            <w:rtl/>
            <w:lang w:eastAsia="he-IL"/>
          </w:rPr>
          <w:t>מבוטל</w:t>
        </w:r>
      </w:ins>
      <w:r w:rsidRPr="00DE0948">
        <w:rPr>
          <w:rFonts w:ascii="Times New Roman" w:eastAsia="Times New Roman" w:hAnsi="Times New Roman" w:cs="David"/>
          <w:sz w:val="24"/>
          <w:szCs w:val="24"/>
          <w:rtl/>
          <w:lang w:eastAsia="he-IL"/>
        </w:rPr>
        <w:t>.</w:t>
      </w:r>
    </w:p>
    <w:p w14:paraId="2834E040"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כל המסמכים והתוכניות יערכו בשפה העברית.  </w:t>
      </w:r>
    </w:p>
    <w:p w14:paraId="0F8BCB53"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03DAFD" w14:textId="77777777" w:rsidR="00DE0948" w:rsidRPr="00DE0948"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DE0948">
        <w:rPr>
          <w:rFonts w:ascii="Times New Roman" w:eastAsia="Times New Roman" w:hAnsi="Times New Roman" w:cs="David"/>
          <w:sz w:val="20"/>
          <w:szCs w:val="24"/>
          <w:rtl/>
          <w:lang w:eastAsia="he-IL"/>
        </w:rPr>
        <w:br w:type="page"/>
      </w:r>
    </w:p>
    <w:p w14:paraId="0BF4D95B"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lastRenderedPageBreak/>
        <w:t>נספח "ט"</w:t>
      </w:r>
    </w:p>
    <w:p w14:paraId="4B432970"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A998790"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1EF2879D"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594965E1"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FD64C64"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B3D8880"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לכבוד :</w:t>
      </w:r>
    </w:p>
    <w:p w14:paraId="52AA46D4" w14:textId="2FD64933" w:rsidR="00DE0948" w:rsidRPr="00DE0948" w:rsidRDefault="00084A03"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392012182"/>
          <w:placeholder>
            <w:docPart w:val="C7574A924C1D43C5B0AA79FE16E31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29" w:author="Meryl Etman" w:date="2023-01-19T14:56:00Z">
            <w:r w:rsidR="00A368CD">
              <w:rPr>
                <w:rFonts w:ascii="Times New Roman" w:eastAsia="Times New Roman" w:hAnsi="Times New Roman" w:cs="David" w:hint="cs"/>
                <w:color w:val="008000"/>
                <w:sz w:val="24"/>
                <w:szCs w:val="24"/>
                <w:rtl/>
                <w:lang w:eastAsia="he-IL"/>
              </w:rPr>
              <w:br/>
              <w:t>גבעת שמואל החדשה בע"מ</w:t>
            </w:r>
            <w:r w:rsidR="00A368CD">
              <w:rPr>
                <w:rFonts w:ascii="Times New Roman" w:eastAsia="Times New Roman" w:hAnsi="Times New Roman" w:cs="David" w:hint="cs"/>
                <w:color w:val="008000"/>
                <w:sz w:val="24"/>
                <w:szCs w:val="24"/>
                <w:rtl/>
                <w:lang w:eastAsia="he-IL"/>
              </w:rPr>
              <w:br/>
              <w:t>יהונתן נתניהו 1ג', אור יהודה</w:t>
            </w:r>
            <w:r w:rsidR="00A368CD">
              <w:rPr>
                <w:rFonts w:ascii="Times New Roman" w:eastAsia="Times New Roman" w:hAnsi="Times New Roman" w:cs="David" w:hint="cs"/>
                <w:color w:val="008000"/>
                <w:sz w:val="24"/>
                <w:szCs w:val="24"/>
                <w:rtl/>
                <w:lang w:eastAsia="he-IL"/>
              </w:rPr>
              <w:br/>
              <w:t>514677533</w:t>
            </w:r>
            <w:r w:rsidR="00A368CD">
              <w:rPr>
                <w:rFonts w:ascii="Times New Roman" w:eastAsia="Times New Roman" w:hAnsi="Times New Roman" w:cs="David" w:hint="cs"/>
                <w:color w:val="008000"/>
                <w:sz w:val="24"/>
                <w:szCs w:val="24"/>
                <w:rtl/>
                <w:lang w:eastAsia="he-IL"/>
              </w:rPr>
              <w:br/>
            </w:r>
          </w:ins>
        </w:sdtContent>
      </w:sdt>
      <w:r w:rsidR="00DE0948" w:rsidRPr="00DE0948">
        <w:rPr>
          <w:rFonts w:ascii="Times New Roman" w:eastAsia="Times New Roman" w:hAnsi="Times New Roman" w:cs="David" w:hint="cs"/>
          <w:color w:val="008000"/>
          <w:sz w:val="24"/>
          <w:szCs w:val="24"/>
          <w:rtl/>
          <w:lang w:eastAsia="he-IL"/>
        </w:rPr>
        <w:br/>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u w:val="single"/>
          <w:rtl/>
          <w:lang w:eastAsia="he-IL"/>
        </w:rPr>
        <w:t>המזמין</w:t>
      </w:r>
      <w:r w:rsidR="00DE0948" w:rsidRPr="00DE0948">
        <w:rPr>
          <w:rFonts w:ascii="Times New Roman" w:eastAsia="Times New Roman" w:hAnsi="Times New Roman" w:cs="David" w:hint="cs"/>
          <w:sz w:val="24"/>
          <w:szCs w:val="24"/>
          <w:rtl/>
          <w:lang w:eastAsia="he-IL"/>
        </w:rPr>
        <w:t>)</w:t>
      </w:r>
    </w:p>
    <w:p w14:paraId="696C12EC"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1ED4C1"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D4D4F8"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FAF474"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480CF1F" w14:textId="0C408AF4" w:rsidR="00DE0948" w:rsidRPr="00DE0948" w:rsidRDefault="00DE0948" w:rsidP="00270213">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135714105"/>
          <w:placeholder>
            <w:docPart w:val="B7C3BA06052F435F9152E26AFF8E30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30" w:author="Meryl Etman" w:date="2023-01-19T14:56:00Z">
            <w:r w:rsidR="00A368CD">
              <w:rPr>
                <w:rFonts w:ascii="Times New Roman" w:eastAsia="Times New Roman" w:hAnsi="Times New Roman" w:cs="David"/>
                <w:color w:val="008000"/>
                <w:sz w:val="24"/>
                <w:szCs w:val="24"/>
                <w:rtl/>
                <w:lang w:eastAsia="he-IL"/>
              </w:rPr>
              <w:t>מרפיר פרויקטים</w:t>
            </w:r>
          </w:ins>
        </w:sdtContent>
      </w:sdt>
      <w:r w:rsidRPr="00DE0948">
        <w:rPr>
          <w:rFonts w:ascii="Times New Roman" w:eastAsia="Times New Roman" w:hAnsi="Times New Roman" w:cs="David" w:hint="cs"/>
          <w:bCs/>
          <w:color w:val="008000"/>
          <w:sz w:val="24"/>
          <w:szCs w:val="24"/>
          <w:rtl/>
          <w:lang w:eastAsia="he-IL"/>
        </w:rPr>
        <w:t xml:space="preserve"> </w:t>
      </w:r>
      <w:r w:rsidRPr="00DE094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2035879818"/>
          <w:placeholder>
            <w:docPart w:val="2F22D2FB3172454496E1B59DFF0408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31" w:author="Meryl Etman" w:date="2023-01-22T16:32:00Z">
            <w:r w:rsidR="00143B7E" w:rsidRPr="00C5438E">
              <w:rPr>
                <w:rStyle w:val="PlaceholderText"/>
                <w:rtl/>
              </w:rPr>
              <w:t>[שם אתר]</w:t>
            </w:r>
          </w:ins>
        </w:sdtContent>
      </w:sdt>
      <w:r w:rsidR="006942D4">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בקשר עם</w:t>
      </w:r>
      <w:r w:rsidRPr="00DE094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763263071"/>
          <w:placeholder>
            <w:docPart w:val="96B6E47B0D5B4710A9F67519F7FFA0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432" w:author="Meryl Etman" w:date="2023-01-19T14:55:00Z">
            <w:r w:rsidR="00A368CD">
              <w:rPr>
                <w:rFonts w:ascii="Times New Roman" w:eastAsia="Times New Roman" w:hAnsi="Times New Roman" w:cs="David" w:hint="cs"/>
                <w:color w:val="008000"/>
                <w:sz w:val="24"/>
                <w:szCs w:val="24"/>
                <w:rtl/>
              </w:rPr>
              <w:t>ייעוץ הידרולוגי לניהול מי נגר</w:t>
            </w:r>
          </w:ins>
        </w:sdtContent>
      </w:sdt>
      <w:r w:rsidRPr="00DE0948">
        <w:rPr>
          <w:rFonts w:ascii="Times New Roman" w:eastAsia="Times New Roman" w:hAnsi="Times New Roman" w:cs="David" w:hint="cs"/>
          <w:color w:val="008000"/>
          <w:sz w:val="24"/>
          <w:szCs w:val="24"/>
          <w:rtl/>
          <w:lang w:eastAsia="he-IL"/>
        </w:rPr>
        <w:t xml:space="preserve"> </w:t>
      </w:r>
      <w:r w:rsidRPr="00DE0948">
        <w:rPr>
          <w:rFonts w:ascii="Times New Roman" w:eastAsia="Times New Roman" w:hAnsi="Times New Roman" w:cs="David" w:hint="cs"/>
          <w:sz w:val="24"/>
          <w:szCs w:val="24"/>
          <w:rtl/>
          <w:lang w:eastAsia="he-IL"/>
        </w:rPr>
        <w:t>, מאשר בזאת שהעבודות הנ"ל בוצעו והושלמו בהתאם להנחיותי</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 לתכניות</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י, בהתאם לתקנים מחייבים ולשביעות רצוני.</w:t>
      </w:r>
    </w:p>
    <w:p w14:paraId="6C96AEF4"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C2A68C"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257C35E2"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292BDDAB"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12E3B64D"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4D55EE5" w14:textId="77777777" w:rsidR="00DE0948" w:rsidRPr="00DE0948"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בכבוד רב,</w:t>
      </w:r>
    </w:p>
    <w:p w14:paraId="48A65680"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t xml:space="preserve">   </w:t>
      </w:r>
    </w:p>
    <w:p w14:paraId="30514823" w14:textId="77777777" w:rsidR="00DE0948" w:rsidRPr="00DE0948" w:rsidRDefault="00CD21D7" w:rsidP="00CD21D7">
      <w:pPr>
        <w:widowControl w:val="0"/>
        <w:bidi w:val="0"/>
        <w:spacing w:before="0" w:beforeAutospacing="0" w:after="0" w:afterAutospacing="0" w:line="240" w:lineRule="auto"/>
        <w:jc w:val="right"/>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lang w:eastAsia="he-IL"/>
        </w:rPr>
        <w:t xml:space="preserve">    </w:t>
      </w:r>
      <w:r>
        <w:rPr>
          <w:rFonts w:ascii="Times New Roman" w:eastAsia="Times New Roman" w:hAnsi="Times New Roman" w:cs="David" w:hint="cs"/>
          <w:b/>
          <w:bCs/>
          <w:sz w:val="24"/>
          <w:szCs w:val="24"/>
          <w:rtl/>
          <w:lang w:eastAsia="he-IL"/>
        </w:rPr>
        <w:t xml:space="preserve">                                                                                 _____________________</w:t>
      </w:r>
    </w:p>
    <w:p w14:paraId="3949462D" w14:textId="6E85FBAC" w:rsidR="00151EFF" w:rsidRPr="00DE0948" w:rsidRDefault="00084A03" w:rsidP="00151EFF">
      <w:pPr>
        <w:widowControl w:val="0"/>
        <w:tabs>
          <w:tab w:val="center" w:pos="6920"/>
        </w:tabs>
        <w:spacing w:before="0" w:beforeAutospacing="0" w:after="0" w:afterAutospacing="0" w:line="240" w:lineRule="auto"/>
        <w:ind w:left="360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435596775"/>
          <w:placeholder>
            <w:docPart w:val="78023971A54844F2862BF98A328925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33" w:author="Meryl Etman" w:date="2023-01-19T14:56:00Z">
            <w:r w:rsidR="00A368CD">
              <w:rPr>
                <w:rFonts w:ascii="Times New Roman" w:eastAsia="Times New Roman" w:hAnsi="Times New Roman" w:cs="David"/>
                <w:color w:val="008000"/>
                <w:sz w:val="24"/>
                <w:szCs w:val="24"/>
                <w:rtl/>
                <w:lang w:eastAsia="he-IL"/>
              </w:rPr>
              <w:t>מרפיר פרויקטים</w:t>
            </w:r>
          </w:ins>
        </w:sdtContent>
      </w:sdt>
    </w:p>
    <w:p w14:paraId="4B15EF8F" w14:textId="77777777" w:rsidR="00DE0948" w:rsidRPr="00DE0948" w:rsidRDefault="00151EFF" w:rsidP="00151EF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rtl/>
          <w:lang w:eastAsia="he-IL"/>
        </w:rPr>
        <w:br w:type="page"/>
      </w:r>
      <w:r w:rsidR="00DE0948" w:rsidRPr="00DE0948">
        <w:rPr>
          <w:rFonts w:ascii="Times New Roman" w:eastAsia="Times New Roman" w:hAnsi="Times New Roman" w:cs="David" w:hint="cs"/>
          <w:b/>
          <w:bCs/>
          <w:sz w:val="24"/>
          <w:szCs w:val="24"/>
          <w:u w:val="single"/>
          <w:rtl/>
          <w:lang w:eastAsia="he-IL"/>
        </w:rPr>
        <w:lastRenderedPageBreak/>
        <w:t xml:space="preserve">נספח "י" </w:t>
      </w:r>
    </w:p>
    <w:p w14:paraId="2394182B"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36FED9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הצהרת היועץ בדבר היעדר תביעות</w:t>
      </w:r>
    </w:p>
    <w:p w14:paraId="77FA3D4D" w14:textId="77777777" w:rsidR="00DE0948" w:rsidRPr="00DE0948"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60E9A73" w14:textId="5A87CD02" w:rsidR="00DE0948" w:rsidRPr="00DE0948" w:rsidRDefault="00DE0948" w:rsidP="000613F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E0948">
        <w:rPr>
          <w:rFonts w:ascii="Times New Roman" w:eastAsia="Times New Roman" w:hAnsi="Times New Roman" w:cs="David" w:hint="cs"/>
          <w:sz w:val="24"/>
          <w:szCs w:val="24"/>
          <w:rtl/>
          <w:lang w:eastAsia="he-IL"/>
        </w:rPr>
        <w:t>לכבוד</w:t>
      </w:r>
      <w:r w:rsidRPr="00DE0948">
        <w:rPr>
          <w:rFonts w:ascii="Times New Roman" w:eastAsia="Times New Roman" w:hAnsi="Times New Roman" w:cs="David" w:hint="cs"/>
          <w:color w:val="000000"/>
          <w:sz w:val="24"/>
          <w:szCs w:val="24"/>
          <w:rtl/>
          <w:lang w:eastAsia="he-IL"/>
        </w:rPr>
        <w:tab/>
      </w:r>
      <w:r w:rsidRPr="00DE094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983896768"/>
          <w:placeholder>
            <w:docPart w:val="6701CB41B052489888F71F6C52125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434" w:author="Meryl Etman" w:date="2023-01-19T14:56:00Z">
            <w:r w:rsidR="00A368CD">
              <w:rPr>
                <w:rFonts w:ascii="Times New Roman" w:eastAsia="Times New Roman" w:hAnsi="Times New Roman" w:cs="David"/>
                <w:color w:val="00B0F0"/>
                <w:sz w:val="24"/>
                <w:szCs w:val="24"/>
                <w:rtl/>
                <w:lang w:eastAsia="he-IL"/>
              </w:rPr>
              <w:br/>
              <w:t>גבעת שמואל החדשה בע"מ</w:t>
            </w:r>
            <w:r w:rsidR="00A368CD">
              <w:rPr>
                <w:rFonts w:ascii="Times New Roman" w:eastAsia="Times New Roman" w:hAnsi="Times New Roman" w:cs="David"/>
                <w:color w:val="00B0F0"/>
                <w:sz w:val="24"/>
                <w:szCs w:val="24"/>
                <w:rtl/>
                <w:lang w:eastAsia="he-IL"/>
              </w:rPr>
              <w:br/>
              <w:t>יהונתן נתניהו 1ג', אור יהודה</w:t>
            </w:r>
            <w:r w:rsidR="00A368CD">
              <w:rPr>
                <w:rFonts w:ascii="Times New Roman" w:eastAsia="Times New Roman" w:hAnsi="Times New Roman" w:cs="David"/>
                <w:color w:val="00B0F0"/>
                <w:sz w:val="24"/>
                <w:szCs w:val="24"/>
                <w:rtl/>
                <w:lang w:eastAsia="he-IL"/>
              </w:rPr>
              <w:br/>
              <w:t>514677533</w:t>
            </w:r>
            <w:r w:rsidR="00A368CD">
              <w:rPr>
                <w:rFonts w:ascii="Times New Roman" w:eastAsia="Times New Roman" w:hAnsi="Times New Roman" w:cs="David"/>
                <w:color w:val="00B0F0"/>
                <w:sz w:val="24"/>
                <w:szCs w:val="24"/>
                <w:rtl/>
                <w:lang w:eastAsia="he-IL"/>
              </w:rPr>
              <w:br/>
            </w:r>
          </w:ins>
        </w:sdtContent>
      </w:sdt>
    </w:p>
    <w:p w14:paraId="094801C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78D42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ג.א.נ.,</w:t>
      </w:r>
    </w:p>
    <w:p w14:paraId="786FEA7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8261DE" w14:textId="536D1748"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אנו הח"מ מצהירים בזאת שעם קבלת סך של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ש"ח (להלן:"</w:t>
      </w:r>
      <w:r w:rsidRPr="00DE0948">
        <w:rPr>
          <w:rFonts w:ascii="Times New Roman" w:eastAsia="Times New Roman" w:hAnsi="Times New Roman" w:cs="David" w:hint="cs"/>
          <w:b/>
          <w:bCs/>
          <w:sz w:val="24"/>
          <w:szCs w:val="24"/>
          <w:rtl/>
          <w:lang w:eastAsia="he-IL"/>
        </w:rPr>
        <w:t>היתרה הסופית</w:t>
      </w:r>
      <w:r w:rsidRPr="00DE094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440616210"/>
          <w:placeholder>
            <w:docPart w:val="E1120A28A33A41328D4494F614A85E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35" w:author="Meryl Etman" w:date="2023-01-22T16:32:00Z">
            <w:r w:rsidR="00143B7E" w:rsidRPr="00C45A51">
              <w:rPr>
                <w:rStyle w:val="PlaceholderText"/>
                <w:rtl/>
              </w:rPr>
              <w:t>[שם אתר]</w:t>
            </w:r>
          </w:ins>
        </w:sdtContent>
      </w:sdt>
      <w:r w:rsidRPr="00DE0948">
        <w:rPr>
          <w:rFonts w:ascii="Times New Roman" w:eastAsia="Times New Roman" w:hAnsi="Times New Roman" w:cs="David" w:hint="cs"/>
          <w:sz w:val="24"/>
          <w:szCs w:val="24"/>
          <w:rtl/>
          <w:lang w:eastAsia="he-IL"/>
        </w:rPr>
        <w:t xml:space="preserve"> עפ"י חוזה מיום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64371600"/>
          <w:placeholder>
            <w:docPart w:val="FAB9D5A5718E44908F06054A68B7BB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9-20T00:00:00Z">
            <w:dateFormat w:val="dd/MM/yyyy"/>
            <w:lid w:val="he-IL"/>
            <w:storeMappedDataAs w:val="dateTime"/>
            <w:calendar w:val="gregorian"/>
          </w:date>
        </w:sdtPr>
        <w:sdtEndPr>
          <w:rPr>
            <w:rFonts w:hint="cs"/>
          </w:rPr>
        </w:sdtEndPr>
        <w:sdtContent>
          <w:ins w:id="436" w:author="Meryl Etman" w:date="2023-09-20T17:26:00Z">
            <w:r w:rsidR="00084A03">
              <w:rPr>
                <w:rFonts w:ascii="Times New Roman" w:eastAsia="Times New Roman" w:hAnsi="Times New Roman" w:cs="David" w:hint="cs"/>
                <w:color w:val="008000"/>
                <w:sz w:val="24"/>
                <w:szCs w:val="24"/>
                <w:rtl/>
                <w:lang w:eastAsia="he-IL"/>
              </w:rPr>
              <w:t>‏20/09/2023</w:t>
            </w:r>
          </w:ins>
        </w:sdtContent>
      </w:sdt>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או עבור חלקן כמפורט להלן:</w:t>
      </w:r>
    </w:p>
    <w:p w14:paraId="3CF17A0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w:t>
      </w:r>
      <w:r w:rsidR="00B90A18">
        <w:rPr>
          <w:rFonts w:ascii="Times New Roman" w:eastAsia="Times New Roman" w:hAnsi="Times New Roman" w:cs="David" w:hint="cs"/>
          <w:sz w:val="24"/>
          <w:szCs w:val="24"/>
          <w:rtl/>
          <w:lang w:eastAsia="he-IL"/>
        </w:rPr>
        <w:t>___________________________________________________</w:t>
      </w:r>
      <w:r w:rsidRPr="00DE0948">
        <w:rPr>
          <w:rFonts w:ascii="Times New Roman" w:eastAsia="Times New Roman" w:hAnsi="Times New Roman" w:cs="David" w:hint="cs"/>
          <w:sz w:val="24"/>
          <w:szCs w:val="24"/>
          <w:rtl/>
          <w:lang w:eastAsia="he-IL"/>
        </w:rPr>
        <w:t>_</w:t>
      </w:r>
    </w:p>
    <w:p w14:paraId="16E4676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5F4E4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A4AE9A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6F2D98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8EECEC"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F24097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8B7A5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5E01A5D"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6050AD"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03F67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ולראיה באנו על החתום:</w:t>
      </w:r>
    </w:p>
    <w:p w14:paraId="7E12B8C6"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476EB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היום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לחודש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לשנה _________</w:t>
      </w:r>
    </w:p>
    <w:p w14:paraId="626EC315" w14:textId="77777777" w:rsidR="00DE0948" w:rsidRPr="00DE0948"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E3EF8B6" w14:textId="77777777" w:rsidR="00DE0948" w:rsidRDefault="00DE0948"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חתימה וחותמת היועץ: </w:t>
      </w:r>
    </w:p>
    <w:p w14:paraId="60D83029" w14:textId="77777777" w:rsidR="00270213"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0BC9120"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D18589C" w14:textId="70792209"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0654766"/>
          <w:placeholder>
            <w:docPart w:val="552A05E7E02E4BACB79D9E45880648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37" w:author="Meryl Etman" w:date="2023-01-19T14:56:00Z">
            <w:r w:rsidR="00A368CD">
              <w:rPr>
                <w:rFonts w:ascii="Times New Roman" w:eastAsia="Times New Roman" w:hAnsi="Times New Roman" w:cs="David"/>
                <w:color w:val="008000"/>
                <w:sz w:val="24"/>
                <w:szCs w:val="24"/>
                <w:rtl/>
                <w:lang w:eastAsia="he-IL"/>
              </w:rPr>
              <w:t>מרפיר פרויקטים</w:t>
            </w:r>
          </w:ins>
        </w:sdtContent>
      </w:sdt>
    </w:p>
    <w:p w14:paraId="6A0C264C" w14:textId="77777777" w:rsidR="00270213" w:rsidRPr="00DE0948"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F26125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29A808E"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C427F4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lastRenderedPageBreak/>
        <w:t>אישור</w:t>
      </w:r>
    </w:p>
    <w:p w14:paraId="3E18DF3E"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B392650" w14:textId="77777777" w:rsidR="00DE0948" w:rsidRPr="00DE0948"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A7FAE45" w14:textId="77777777" w:rsidR="00DE0948" w:rsidRPr="00DE0948"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תאריך : _______   </w:t>
      </w:r>
      <w:r w:rsidRPr="00DE0948">
        <w:rPr>
          <w:rFonts w:ascii="Times New Roman" w:eastAsia="Times New Roman" w:hAnsi="Times New Roman" w:cs="David" w:hint="cs"/>
          <w:sz w:val="24"/>
          <w:szCs w:val="24"/>
          <w:rtl/>
          <w:lang w:eastAsia="he-IL"/>
        </w:rPr>
        <w:tab/>
        <w:t>חתימה וחותמת עו"ד/רו"ח : _______________________</w:t>
      </w:r>
    </w:p>
    <w:p w14:paraId="4F4D536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864593" w14:textId="77777777" w:rsidR="00DE0948" w:rsidRPr="00DE0948"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0E281576"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32CC096A"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5891EE2A"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716AA61C"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p w14:paraId="23736CBF" w14:textId="77777777" w:rsidR="001A69D5" w:rsidRPr="00DE0948" w:rsidRDefault="001A69D5" w:rsidP="00DE0948">
      <w:pPr>
        <w:rPr>
          <w:rtl/>
        </w:rPr>
      </w:pPr>
    </w:p>
    <w:sectPr w:rsidR="001A69D5" w:rsidRPr="00DE0948"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D87D0A" w14:textId="77777777" w:rsidR="002A14AB" w:rsidRDefault="002A14AB" w:rsidP="00AF234B">
      <w:pPr>
        <w:spacing w:before="0" w:after="0" w:line="240" w:lineRule="auto"/>
      </w:pPr>
      <w:r>
        <w:separator/>
      </w:r>
    </w:p>
  </w:endnote>
  <w:endnote w:type="continuationSeparator" w:id="0">
    <w:p w14:paraId="0FEB57D9" w14:textId="77777777" w:rsidR="002A14AB" w:rsidRDefault="002A14AB" w:rsidP="00AF234B">
      <w:pPr>
        <w:spacing w:before="0" w:after="0" w:line="240" w:lineRule="auto"/>
      </w:pPr>
      <w:r>
        <w:continuationSeparator/>
      </w:r>
    </w:p>
  </w:endnote>
  <w:endnote w:type="continuationNotice" w:id="1">
    <w:p w14:paraId="5B92CFF2" w14:textId="77777777" w:rsidR="002A14AB" w:rsidRDefault="002A14A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A14AB" w:rsidRPr="005A1DAC" w14:paraId="34079B0C" w14:textId="77777777" w:rsidTr="005A1DAC">
      <w:tc>
        <w:tcPr>
          <w:tcW w:w="810" w:type="dxa"/>
        </w:tcPr>
        <w:p w14:paraId="41021B8E"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08E8003D" w14:textId="47AB008F" w:rsidR="002A14AB" w:rsidRPr="005A1DAC" w:rsidRDefault="002A14AB" w:rsidP="005A1DAC">
              <w:pPr>
                <w:tabs>
                  <w:tab w:val="center" w:pos="4153"/>
                  <w:tab w:val="right" w:pos="8306"/>
                </w:tabs>
                <w:spacing w:before="0" w:after="0" w:line="240" w:lineRule="auto"/>
                <w:rPr>
                  <w:rFonts w:ascii="David" w:hAnsi="David"/>
                  <w:color w:val="00B0F0"/>
                  <w:sz w:val="20"/>
                  <w:szCs w:val="20"/>
                  <w:rtl/>
                </w:rPr>
              </w:pPr>
              <w:ins w:id="438" w:author="Meryl Etman" w:date="2023-01-19T14:45:00Z">
                <w:r>
                  <w:rPr>
                    <w:rFonts w:ascii="David" w:hAnsi="David"/>
                    <w:color w:val="00B0F0"/>
                    <w:sz w:val="20"/>
                    <w:szCs w:val="20"/>
                    <w:rtl/>
                  </w:rPr>
                  <w:t>סביוני גבעת שמואל מגרשים 1006-1007</w:t>
                </w:r>
              </w:ins>
            </w:p>
          </w:tc>
        </w:sdtContent>
      </w:sdt>
      <w:tc>
        <w:tcPr>
          <w:tcW w:w="2810" w:type="dxa"/>
        </w:tcPr>
        <w:p w14:paraId="475DDBFB"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הידרולוג</w:t>
              </w:r>
            </w:sdtContent>
          </w:sdt>
        </w:p>
      </w:tc>
      <w:tc>
        <w:tcPr>
          <w:tcW w:w="233" w:type="dxa"/>
        </w:tcPr>
        <w:p w14:paraId="76CD1262" w14:textId="77777777" w:rsidR="002A14AB" w:rsidRPr="005A1DAC" w:rsidRDefault="002A14AB" w:rsidP="005A1DAC">
          <w:pPr>
            <w:tabs>
              <w:tab w:val="center" w:pos="4153"/>
              <w:tab w:val="right" w:pos="8306"/>
            </w:tabs>
            <w:spacing w:before="0" w:after="0" w:line="240" w:lineRule="auto"/>
            <w:rPr>
              <w:rFonts w:ascii="David" w:hAnsi="David"/>
              <w:sz w:val="16"/>
              <w:szCs w:val="16"/>
              <w:rtl/>
            </w:rPr>
          </w:pPr>
        </w:p>
      </w:tc>
      <w:tc>
        <w:tcPr>
          <w:tcW w:w="1044" w:type="dxa"/>
        </w:tcPr>
        <w:p w14:paraId="34473084"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r w:rsidRPr="005A1DAC">
            <w:rPr>
              <w:rFonts w:ascii="David" w:hAnsi="David"/>
              <w:sz w:val="20"/>
              <w:szCs w:val="20"/>
              <w:rtl/>
            </w:rPr>
            <w:t>מס' חוזה</w:t>
          </w:r>
          <w:r w:rsidRPr="005A1DA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A1CF59F" w14:textId="551D351B" w:rsidR="002A14AB" w:rsidRPr="005A1DAC" w:rsidRDefault="002A14AB" w:rsidP="005A1DAC">
              <w:pPr>
                <w:tabs>
                  <w:tab w:val="center" w:pos="4153"/>
                  <w:tab w:val="right" w:pos="8306"/>
                </w:tabs>
                <w:spacing w:before="0" w:after="0" w:line="240" w:lineRule="auto"/>
                <w:rPr>
                  <w:rFonts w:ascii="David" w:hAnsi="David"/>
                  <w:sz w:val="20"/>
                  <w:szCs w:val="20"/>
                  <w:rtl/>
                </w:rPr>
              </w:pPr>
              <w:del w:id="439" w:author="Meryl Etman [2]" w:date="2023-01-19T15:09:00Z">
                <w:r w:rsidDel="00187616">
                  <w:rPr>
                    <w:rFonts w:ascii="David" w:hAnsi="David" w:hint="cs"/>
                    <w:sz w:val="20"/>
                    <w:szCs w:val="20"/>
                  </w:rPr>
                  <w:delText>CONT-5-667</w:delText>
                </w:r>
              </w:del>
              <w:ins w:id="440" w:author="Meryl Etman [2]" w:date="2023-01-19T15:09:00Z">
                <w:r>
                  <w:rPr>
                    <w:rFonts w:ascii="David" w:hAnsi="David" w:hint="cs"/>
                    <w:sz w:val="20"/>
                    <w:szCs w:val="20"/>
                  </w:rPr>
                  <w:t>CONT-10-2271</w:t>
                </w:r>
              </w:ins>
            </w:p>
          </w:tc>
        </w:sdtContent>
      </w:sdt>
    </w:tr>
    <w:tr w:rsidR="002A14AB" w:rsidRPr="005A1DAC" w14:paraId="3021C817" w14:textId="77777777" w:rsidTr="005A1DAC">
      <w:tc>
        <w:tcPr>
          <w:tcW w:w="810" w:type="dxa"/>
        </w:tcPr>
        <w:p w14:paraId="22D3DD60"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34E06053" w14:textId="434D906F" w:rsidR="002A14AB" w:rsidRPr="005A1DAC" w:rsidRDefault="002A14AB" w:rsidP="005A1DAC">
              <w:pPr>
                <w:tabs>
                  <w:tab w:val="center" w:pos="4153"/>
                  <w:tab w:val="right" w:pos="8306"/>
                </w:tabs>
                <w:spacing w:before="0" w:after="0" w:line="240" w:lineRule="auto"/>
                <w:rPr>
                  <w:rFonts w:ascii="David" w:hAnsi="David"/>
                  <w:color w:val="00B0F0"/>
                  <w:sz w:val="20"/>
                  <w:szCs w:val="20"/>
                  <w:rtl/>
                </w:rPr>
              </w:pPr>
              <w:ins w:id="441" w:author="Meryl Etman" w:date="2023-01-19T14:56:00Z">
                <w:r>
                  <w:rPr>
                    <w:rFonts w:ascii="David" w:hAnsi="David"/>
                    <w:color w:val="00B0F0"/>
                    <w:sz w:val="20"/>
                    <w:szCs w:val="20"/>
                    <w:rtl/>
                  </w:rPr>
                  <w:t>מרפיר פרויקטים</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A14AB" w:rsidRPr="005A1DAC" w14:paraId="231B7AFF" w14:textId="77777777" w:rsidTr="006F3A70">
            <w:trPr>
              <w:trHeight w:val="201"/>
            </w:trPr>
            <w:tc>
              <w:tcPr>
                <w:tcW w:w="926" w:type="dxa"/>
              </w:tcPr>
              <w:p w14:paraId="1EDC2FB0"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01E3D1F" w14:textId="73836DC1" w:rsidR="002A14AB" w:rsidRPr="005A1DAC" w:rsidRDefault="00084A03" w:rsidP="005A1DAC">
                    <w:pPr>
                      <w:tabs>
                        <w:tab w:val="center" w:pos="4153"/>
                        <w:tab w:val="right" w:pos="8306"/>
                      </w:tabs>
                      <w:spacing w:before="0" w:after="0" w:line="240" w:lineRule="auto"/>
                      <w:ind w:left="1" w:hanging="1"/>
                      <w:rPr>
                        <w:rFonts w:ascii="David" w:hAnsi="David"/>
                        <w:color w:val="00B0F0"/>
                        <w:sz w:val="20"/>
                        <w:szCs w:val="20"/>
                        <w:rtl/>
                      </w:rPr>
                    </w:pPr>
                    <w:ins w:id="442" w:author="Meryl Etman" w:date="2023-09-20T17:25:00Z">
                      <w:r>
                        <w:rPr>
                          <w:rFonts w:ascii="David" w:hAnsi="David"/>
                          <w:color w:val="00B0F0"/>
                          <w:sz w:val="20"/>
                          <w:szCs w:val="20"/>
                          <w:rtl/>
                        </w:rPr>
                        <w:t>0.14</w:t>
                      </w:r>
                    </w:ins>
                  </w:p>
                </w:tc>
              </w:sdtContent>
            </w:sdt>
          </w:tr>
        </w:tbl>
        <w:p w14:paraId="704A4CF8"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p>
      </w:tc>
      <w:tc>
        <w:tcPr>
          <w:tcW w:w="233" w:type="dxa"/>
        </w:tcPr>
        <w:p w14:paraId="6D77C77E"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p>
      </w:tc>
      <w:tc>
        <w:tcPr>
          <w:tcW w:w="1044" w:type="dxa"/>
        </w:tcPr>
        <w:p w14:paraId="272D214A"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סטטוס:</w:t>
          </w:r>
        </w:p>
      </w:tc>
      <w:tc>
        <w:tcPr>
          <w:tcW w:w="1763" w:type="dxa"/>
        </w:tcPr>
        <w:p w14:paraId="0962D8BF" w14:textId="6D3A9AEA" w:rsidR="002A14AB" w:rsidRPr="005A1DAC" w:rsidRDefault="00084A03" w:rsidP="005A1D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443" w:author="Meryl Etman" w:date="2023-01-22T16:32:00Z">
                <w:r w:rsidR="002A14AB">
                  <w:rPr>
                    <w:rFonts w:ascii="David" w:hAnsi="David"/>
                    <w:sz w:val="20"/>
                    <w:szCs w:val="20"/>
                    <w:rtl/>
                  </w:rPr>
                  <w:t>3;#</w:t>
                </w:r>
                <w:r w:rsidR="002A14AB">
                  <w:rPr>
                    <w:rFonts w:ascii="David" w:hAnsi="David"/>
                    <w:sz w:val="20"/>
                    <w:szCs w:val="20"/>
                  </w:rPr>
                  <w:t>Draft</w:t>
                </w:r>
              </w:ins>
            </w:sdtContent>
          </w:sdt>
        </w:p>
      </w:tc>
    </w:tr>
    <w:tr w:rsidR="002A14AB" w:rsidRPr="005A1DAC" w14:paraId="348C0662" w14:textId="77777777" w:rsidTr="005A1DAC">
      <w:trPr>
        <w:trHeight w:val="80"/>
      </w:trPr>
      <w:tc>
        <w:tcPr>
          <w:tcW w:w="810" w:type="dxa"/>
        </w:tcPr>
        <w:p w14:paraId="1B05F6BF"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p>
      </w:tc>
      <w:tc>
        <w:tcPr>
          <w:tcW w:w="1646" w:type="dxa"/>
        </w:tcPr>
        <w:p w14:paraId="4ED7AF70" w14:textId="77777777" w:rsidR="002A14AB" w:rsidRPr="005A1DAC" w:rsidRDefault="002A14AB" w:rsidP="005A1DAC">
          <w:pPr>
            <w:tabs>
              <w:tab w:val="center" w:pos="4153"/>
              <w:tab w:val="right" w:pos="8306"/>
            </w:tabs>
            <w:spacing w:before="0" w:after="0" w:line="240" w:lineRule="auto"/>
            <w:rPr>
              <w:rFonts w:ascii="David" w:hAnsi="David"/>
              <w:color w:val="00B0F0"/>
              <w:sz w:val="20"/>
              <w:szCs w:val="20"/>
              <w:rtl/>
            </w:rPr>
          </w:pPr>
        </w:p>
      </w:tc>
      <w:tc>
        <w:tcPr>
          <w:tcW w:w="2810" w:type="dxa"/>
        </w:tcPr>
        <w:p w14:paraId="4372426A"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p>
      </w:tc>
      <w:tc>
        <w:tcPr>
          <w:tcW w:w="233" w:type="dxa"/>
        </w:tcPr>
        <w:p w14:paraId="116AB779"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p>
      </w:tc>
      <w:tc>
        <w:tcPr>
          <w:tcW w:w="1044" w:type="dxa"/>
        </w:tcPr>
        <w:p w14:paraId="460D6410"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p>
      </w:tc>
      <w:tc>
        <w:tcPr>
          <w:tcW w:w="1763" w:type="dxa"/>
        </w:tcPr>
        <w:p w14:paraId="0AC4A21E" w14:textId="77777777" w:rsidR="002A14AB" w:rsidRPr="005A1DAC" w:rsidRDefault="002A14AB" w:rsidP="005A1DAC">
          <w:pPr>
            <w:tabs>
              <w:tab w:val="center" w:pos="4153"/>
              <w:tab w:val="right" w:pos="8306"/>
            </w:tabs>
            <w:spacing w:before="0" w:after="0" w:line="240" w:lineRule="auto"/>
            <w:rPr>
              <w:rFonts w:ascii="David" w:hAnsi="David"/>
              <w:sz w:val="20"/>
              <w:szCs w:val="20"/>
              <w:rtl/>
            </w:rPr>
          </w:pPr>
        </w:p>
      </w:tc>
    </w:tr>
  </w:tbl>
  <w:p w14:paraId="7ADD9AE4" w14:textId="77777777" w:rsidR="002A14AB" w:rsidRPr="0012688C" w:rsidRDefault="002A14AB" w:rsidP="005A1DAC">
    <w:pPr>
      <w:spacing w:before="0" w:beforeAutospacing="0" w:after="0" w:afterAutospacing="0" w:line="240" w:lineRule="auto"/>
      <w:rPr>
        <w:rFonts w:ascii="Arial" w:hAnsi="Arial" w:cs="Arial"/>
        <w:sz w:val="16"/>
        <w:szCs w:val="16"/>
      </w:rPr>
    </w:pPr>
    <w:r w:rsidRPr="005A1DAC">
      <w:rPr>
        <w:rFonts w:ascii="Arial" w:hAnsi="Arial" w:cs="Arial" w:hint="cs"/>
        <w:sz w:val="16"/>
        <w:szCs w:val="16"/>
        <w:rtl/>
      </w:rPr>
      <w:t xml:space="preserve">   </w:t>
    </w:r>
    <w:r w:rsidRPr="005A1DA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F6A29A" w14:textId="77777777" w:rsidR="002A14AB" w:rsidRDefault="002A14AB" w:rsidP="00AF234B">
      <w:pPr>
        <w:spacing w:before="0" w:after="0" w:line="240" w:lineRule="auto"/>
      </w:pPr>
      <w:r>
        <w:separator/>
      </w:r>
    </w:p>
  </w:footnote>
  <w:footnote w:type="continuationSeparator" w:id="0">
    <w:p w14:paraId="7D722C0F" w14:textId="77777777" w:rsidR="002A14AB" w:rsidRDefault="002A14AB" w:rsidP="00AF234B">
      <w:pPr>
        <w:spacing w:before="0" w:after="0" w:line="240" w:lineRule="auto"/>
      </w:pPr>
      <w:r>
        <w:continuationSeparator/>
      </w:r>
    </w:p>
  </w:footnote>
  <w:footnote w:type="continuationNotice" w:id="1">
    <w:p w14:paraId="4D153AF4" w14:textId="77777777" w:rsidR="002A14AB" w:rsidRDefault="002A14AB">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FBD3569" w14:textId="77777777" w:rsidR="002A14AB" w:rsidRDefault="002A14AB" w:rsidP="00CF334C">
        <w:pPr>
          <w:pStyle w:val="Header"/>
          <w:jc w:val="center"/>
        </w:pPr>
        <w:r>
          <w:fldChar w:fldCharType="begin"/>
        </w:r>
        <w:r>
          <w:instrText xml:space="preserve"> PAGE   \* MERGEFORMAT </w:instrText>
        </w:r>
        <w:r>
          <w:fldChar w:fldCharType="separate"/>
        </w:r>
        <w:r w:rsidR="00084A03">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9"/>
  </w:num>
  <w:num w:numId="2">
    <w:abstractNumId w:val="6"/>
  </w:num>
  <w:num w:numId="3">
    <w:abstractNumId w:val="4"/>
  </w:num>
  <w:num w:numId="4">
    <w:abstractNumId w:val="3"/>
  </w:num>
  <w:num w:numId="5">
    <w:abstractNumId w:val="8"/>
  </w:num>
  <w:num w:numId="6">
    <w:abstractNumId w:val="7"/>
  </w:num>
  <w:num w:numId="7">
    <w:abstractNumId w:val="0"/>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rson w15:author="מרול אטמן">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2BAE"/>
    <w:rsid w:val="00041475"/>
    <w:rsid w:val="000613F6"/>
    <w:rsid w:val="00084A03"/>
    <w:rsid w:val="000A39FE"/>
    <w:rsid w:val="000F0EF8"/>
    <w:rsid w:val="00107041"/>
    <w:rsid w:val="00123438"/>
    <w:rsid w:val="00124061"/>
    <w:rsid w:val="0012688C"/>
    <w:rsid w:val="00134C85"/>
    <w:rsid w:val="00143B7E"/>
    <w:rsid w:val="00151EFF"/>
    <w:rsid w:val="00187616"/>
    <w:rsid w:val="001A0C3C"/>
    <w:rsid w:val="001A22FF"/>
    <w:rsid w:val="001A69D5"/>
    <w:rsid w:val="001D4EC2"/>
    <w:rsid w:val="001E0876"/>
    <w:rsid w:val="00210955"/>
    <w:rsid w:val="00214ACF"/>
    <w:rsid w:val="00225FC0"/>
    <w:rsid w:val="002436F3"/>
    <w:rsid w:val="00264D14"/>
    <w:rsid w:val="00270213"/>
    <w:rsid w:val="00272745"/>
    <w:rsid w:val="00291ECA"/>
    <w:rsid w:val="002A14AB"/>
    <w:rsid w:val="002B2234"/>
    <w:rsid w:val="002E5E38"/>
    <w:rsid w:val="003F76B0"/>
    <w:rsid w:val="004538E5"/>
    <w:rsid w:val="004A44EE"/>
    <w:rsid w:val="004C058E"/>
    <w:rsid w:val="00501C50"/>
    <w:rsid w:val="00510E77"/>
    <w:rsid w:val="00535F97"/>
    <w:rsid w:val="00552E11"/>
    <w:rsid w:val="00556D65"/>
    <w:rsid w:val="005A1DAC"/>
    <w:rsid w:val="005B6AFF"/>
    <w:rsid w:val="005D6E29"/>
    <w:rsid w:val="005D7684"/>
    <w:rsid w:val="00650D2D"/>
    <w:rsid w:val="00666119"/>
    <w:rsid w:val="006942D4"/>
    <w:rsid w:val="006A2EA5"/>
    <w:rsid w:val="006B6001"/>
    <w:rsid w:val="006F3A70"/>
    <w:rsid w:val="006F714B"/>
    <w:rsid w:val="007107E4"/>
    <w:rsid w:val="0072103C"/>
    <w:rsid w:val="008569BB"/>
    <w:rsid w:val="00877D5E"/>
    <w:rsid w:val="00883AAD"/>
    <w:rsid w:val="008B2529"/>
    <w:rsid w:val="008C64C6"/>
    <w:rsid w:val="00942177"/>
    <w:rsid w:val="00973EDE"/>
    <w:rsid w:val="009A29EA"/>
    <w:rsid w:val="009B3EFA"/>
    <w:rsid w:val="009F52EC"/>
    <w:rsid w:val="00A17DE8"/>
    <w:rsid w:val="00A24B63"/>
    <w:rsid w:val="00A368CD"/>
    <w:rsid w:val="00A42271"/>
    <w:rsid w:val="00A7561E"/>
    <w:rsid w:val="00AD2D24"/>
    <w:rsid w:val="00AD327D"/>
    <w:rsid w:val="00AF234B"/>
    <w:rsid w:val="00B404AC"/>
    <w:rsid w:val="00B5510D"/>
    <w:rsid w:val="00B63C59"/>
    <w:rsid w:val="00B74B72"/>
    <w:rsid w:val="00B90A18"/>
    <w:rsid w:val="00BD1675"/>
    <w:rsid w:val="00BD1E53"/>
    <w:rsid w:val="00BD5FDA"/>
    <w:rsid w:val="00BD72C4"/>
    <w:rsid w:val="00BE0D09"/>
    <w:rsid w:val="00BE17B4"/>
    <w:rsid w:val="00BF0AA7"/>
    <w:rsid w:val="00C0395E"/>
    <w:rsid w:val="00C2594C"/>
    <w:rsid w:val="00CC2293"/>
    <w:rsid w:val="00CC3CB7"/>
    <w:rsid w:val="00CD21D7"/>
    <w:rsid w:val="00CF334C"/>
    <w:rsid w:val="00CF5395"/>
    <w:rsid w:val="00D32FC6"/>
    <w:rsid w:val="00D82149"/>
    <w:rsid w:val="00DE0948"/>
    <w:rsid w:val="00E679C7"/>
    <w:rsid w:val="00E870A8"/>
    <w:rsid w:val="00EB21F6"/>
    <w:rsid w:val="00EC37B6"/>
    <w:rsid w:val="00F753B4"/>
    <w:rsid w:val="00FE0659"/>
    <w:rsid w:val="00FE456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3AB6B4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table" w:customStyle="1" w:styleId="11">
    <w:name w:val="רשת טבלה1"/>
    <w:basedOn w:val="TableNormal"/>
    <w:next w:val="TableGrid"/>
    <w:rsid w:val="005A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6A2EA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187616"/>
    <w:pPr>
      <w:spacing w:after="0" w:line="240" w:lineRule="auto"/>
    </w:pPr>
  </w:style>
  <w:style w:type="character" w:styleId="CommentReference">
    <w:name w:val="annotation reference"/>
    <w:basedOn w:val="DefaultParagraphFont"/>
    <w:uiPriority w:val="99"/>
    <w:semiHidden/>
    <w:unhideWhenUsed/>
    <w:rsid w:val="00D82149"/>
    <w:rPr>
      <w:sz w:val="16"/>
      <w:szCs w:val="16"/>
    </w:rPr>
  </w:style>
  <w:style w:type="paragraph" w:styleId="CommentText">
    <w:name w:val="annotation text"/>
    <w:basedOn w:val="Normal"/>
    <w:link w:val="CommentTextChar"/>
    <w:uiPriority w:val="99"/>
    <w:unhideWhenUsed/>
    <w:rsid w:val="00D82149"/>
    <w:pPr>
      <w:spacing w:line="240" w:lineRule="auto"/>
    </w:pPr>
    <w:rPr>
      <w:sz w:val="20"/>
      <w:szCs w:val="20"/>
    </w:rPr>
  </w:style>
  <w:style w:type="character" w:customStyle="1" w:styleId="CommentTextChar">
    <w:name w:val="Comment Text Char"/>
    <w:basedOn w:val="DefaultParagraphFont"/>
    <w:link w:val="CommentText"/>
    <w:uiPriority w:val="99"/>
    <w:rsid w:val="00D8214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2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PlaceholderText"/>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PlaceholderText"/>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PlaceholderText"/>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PlaceholderText"/>
              <w:rtl/>
            </w:rPr>
            <w:t>[צדדים נוספים]</w:t>
          </w:r>
        </w:p>
      </w:docPartBody>
    </w:docPart>
    <w:docPart>
      <w:docPartPr>
        <w:name w:val="2C929E29347D4A2C8F7435DF6768DF2E"/>
        <w:category>
          <w:name w:val="General"/>
          <w:gallery w:val="placeholder"/>
        </w:category>
        <w:types>
          <w:type w:val="bbPlcHdr"/>
        </w:types>
        <w:behaviors>
          <w:behavior w:val="content"/>
        </w:behaviors>
        <w:guid w:val="{CFC5D800-997E-42A2-BEB8-3450779F1590}"/>
      </w:docPartPr>
      <w:docPartBody>
        <w:p w:rsidR="00765A9F" w:rsidRDefault="00765A9F">
          <w:r w:rsidRPr="00C45A51">
            <w:rPr>
              <w:rStyle w:val="PlaceholderText"/>
              <w:rtl/>
            </w:rPr>
            <w:t>[רשות מקומית]</w:t>
          </w:r>
        </w:p>
      </w:docPartBody>
    </w:docPart>
    <w:docPart>
      <w:docPartPr>
        <w:name w:val="07CCB7DCC1D24418827B6E9A2DE443B1"/>
        <w:category>
          <w:name w:val="General"/>
          <w:gallery w:val="placeholder"/>
        </w:category>
        <w:types>
          <w:type w:val="bbPlcHdr"/>
        </w:types>
        <w:behaviors>
          <w:behavior w:val="content"/>
        </w:behaviors>
        <w:guid w:val="{55A39BD9-785A-4225-A5CE-77AD3D04C4A4}"/>
      </w:docPartPr>
      <w:docPartBody>
        <w:p w:rsidR="00765A9F" w:rsidRDefault="00765A9F">
          <w:r w:rsidRPr="00C45A51">
            <w:rPr>
              <w:rStyle w:val="PlaceholderText"/>
              <w:rtl/>
            </w:rPr>
            <w:t>[שם אתר]</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PlaceholderText"/>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PlaceholderText"/>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PlaceholderText"/>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PlaceholderText"/>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PlaceholderText"/>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PlaceholderText"/>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PlaceholderText"/>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PlaceholderText"/>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PlaceholderText"/>
              <w:rtl/>
            </w:rPr>
            <w:t>[אחוז השתתפות צד א]</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PlaceholderText"/>
              <w:rtl/>
            </w:rPr>
            <w:t>[תאריך חתימת חוזה]</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PlaceholderText"/>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PlaceholderText"/>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PlaceholderText"/>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PlaceholderText"/>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PlaceholderText"/>
              <w:rtl/>
            </w:rPr>
            <w:t>[תבנית חוזה]</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PlaceholderText"/>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PlaceholderText"/>
              <w:rtl/>
            </w:rPr>
            <w:t>[שם ספק]</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625A6F" w:rsidRDefault="00765A9F">
          <w:r w:rsidRPr="00C45A51">
            <w:rPr>
              <w:rStyle w:val="PlaceholderText"/>
              <w:rtl/>
            </w:rPr>
            <w:t>[שם ספק]</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625A6F" w:rsidRDefault="00765A9F">
          <w:r w:rsidRPr="00C45A51">
            <w:rPr>
              <w:rStyle w:val="PlaceholderText"/>
              <w:rtl/>
            </w:rPr>
            <w:t>[תיאור עבודה]</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625A6F" w:rsidRDefault="00765A9F">
          <w:r w:rsidRPr="00C45A51">
            <w:rPr>
              <w:rStyle w:val="PlaceholderText"/>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625A6F" w:rsidRDefault="00765A9F">
          <w:r w:rsidRPr="00C45A51">
            <w:rPr>
              <w:rStyle w:val="PlaceholderText"/>
              <w:rtl/>
            </w:rPr>
            <w:t>[תאריך חתימת חוזה]</w:t>
          </w:r>
        </w:p>
      </w:docPartBody>
    </w:docPart>
    <w:docPart>
      <w:docPartPr>
        <w:name w:val="97E284EA75A34FACB005DCAE06435E34"/>
        <w:category>
          <w:name w:val="כללי"/>
          <w:gallery w:val="placeholder"/>
        </w:category>
        <w:types>
          <w:type w:val="bbPlcHdr"/>
        </w:types>
        <w:behaviors>
          <w:behavior w:val="content"/>
        </w:behaviors>
        <w:guid w:val="{C3B1F630-15AE-4B14-9BE8-6131E097A4C0}"/>
      </w:docPartPr>
      <w:docPartBody>
        <w:p w:rsidR="00625A6F" w:rsidRDefault="00625A6F" w:rsidP="00625A6F">
          <w:pPr>
            <w:pStyle w:val="97E284EA75A34FACB005DCAE06435E34"/>
          </w:pPr>
          <w:r w:rsidRPr="00C45A51">
            <w:rPr>
              <w:rStyle w:val="PlaceholderText"/>
              <w:rtl/>
            </w:rPr>
            <w:t>[שם אתר]</w:t>
          </w:r>
        </w:p>
      </w:docPartBody>
    </w:docPart>
    <w:docPart>
      <w:docPartPr>
        <w:name w:val="CBBF114E956F41A29526507E4B1E8FEE"/>
        <w:category>
          <w:name w:val="כללי"/>
          <w:gallery w:val="placeholder"/>
        </w:category>
        <w:types>
          <w:type w:val="bbPlcHdr"/>
        </w:types>
        <w:behaviors>
          <w:behavior w:val="content"/>
        </w:behaviors>
        <w:guid w:val="{E7525FE0-8F2D-4A19-A5C0-176873AD0718}"/>
      </w:docPartPr>
      <w:docPartBody>
        <w:p w:rsidR="00DE018F" w:rsidRDefault="00CF309E">
          <w:r w:rsidRPr="00E53665">
            <w:rPr>
              <w:rStyle w:val="PlaceholderText"/>
              <w:rtl/>
            </w:rPr>
            <w:t>[שם הפרויקט]</w:t>
          </w:r>
        </w:p>
      </w:docPartBody>
    </w:docPart>
    <w:docPart>
      <w:docPartPr>
        <w:name w:val="C7574A924C1D43C5B0AA79FE16E31EFF"/>
        <w:category>
          <w:name w:val="כללי"/>
          <w:gallery w:val="placeholder"/>
        </w:category>
        <w:types>
          <w:type w:val="bbPlcHdr"/>
        </w:types>
        <w:behaviors>
          <w:behavior w:val="content"/>
        </w:behaviors>
        <w:guid w:val="{0E24DB76-545D-4D30-9035-C83B50274ECD}"/>
      </w:docPartPr>
      <w:docPartBody>
        <w:p w:rsidR="001605B5" w:rsidRDefault="00DE018F">
          <w:r w:rsidRPr="00EA366E">
            <w:rPr>
              <w:rStyle w:val="PlaceholderText"/>
              <w:rtl/>
            </w:rPr>
            <w:t>[צד א בחוזה]</w:t>
          </w:r>
        </w:p>
      </w:docPartBody>
    </w:docPart>
    <w:docPart>
      <w:docPartPr>
        <w:name w:val="6DCAED888915465E9D7B028BA4153FA6"/>
        <w:category>
          <w:name w:val="כללי"/>
          <w:gallery w:val="placeholder"/>
        </w:category>
        <w:types>
          <w:type w:val="bbPlcHdr"/>
        </w:types>
        <w:behaviors>
          <w:behavior w:val="content"/>
        </w:behaviors>
        <w:guid w:val="{E94A95A1-0519-46AC-9F9B-9EC89785305E}"/>
      </w:docPartPr>
      <w:docPartBody>
        <w:p w:rsidR="00EE2E49" w:rsidRDefault="0048792C">
          <w:r w:rsidRPr="00C5438E">
            <w:rPr>
              <w:rStyle w:val="PlaceholderText"/>
              <w:rtl/>
            </w:rPr>
            <w:t>[צד א בחוזה]</w:t>
          </w:r>
        </w:p>
      </w:docPartBody>
    </w:docPart>
    <w:docPart>
      <w:docPartPr>
        <w:name w:val="2F22D2FB3172454496E1B59DFF0408C3"/>
        <w:category>
          <w:name w:val="כללי"/>
          <w:gallery w:val="placeholder"/>
        </w:category>
        <w:types>
          <w:type w:val="bbPlcHdr"/>
        </w:types>
        <w:behaviors>
          <w:behavior w:val="content"/>
        </w:behaviors>
        <w:guid w:val="{4F9C617A-AF92-492B-8398-41DDD8946038}"/>
      </w:docPartPr>
      <w:docPartBody>
        <w:p w:rsidR="00EE2E49" w:rsidRDefault="0048792C">
          <w:r w:rsidRPr="00C5438E">
            <w:rPr>
              <w:rStyle w:val="PlaceholderText"/>
              <w:rtl/>
            </w:rPr>
            <w:t>[שם אתר]</w:t>
          </w:r>
        </w:p>
      </w:docPartBody>
    </w:docPart>
    <w:docPart>
      <w:docPartPr>
        <w:name w:val="6701CB41B052489888F71F6C52125CDE"/>
        <w:category>
          <w:name w:val="כללי"/>
          <w:gallery w:val="placeholder"/>
        </w:category>
        <w:types>
          <w:type w:val="bbPlcHdr"/>
        </w:types>
        <w:behaviors>
          <w:behavior w:val="content"/>
        </w:behaviors>
        <w:guid w:val="{51E626D0-230A-479C-969F-3D41006D74A6}"/>
      </w:docPartPr>
      <w:docPartBody>
        <w:p w:rsidR="00F939CD" w:rsidRDefault="00EE2E49">
          <w:r w:rsidRPr="00421C9D">
            <w:rPr>
              <w:rStyle w:val="PlaceholderText"/>
              <w:rtl/>
            </w:rPr>
            <w:t>[צד א בחוזה]</w:t>
          </w:r>
        </w:p>
      </w:docPartBody>
    </w:docPart>
    <w:docPart>
      <w:docPartPr>
        <w:name w:val="39D7B864086341D5A7418104D730C784"/>
        <w:category>
          <w:name w:val="כללי"/>
          <w:gallery w:val="placeholder"/>
        </w:category>
        <w:types>
          <w:type w:val="bbPlcHdr"/>
        </w:types>
        <w:behaviors>
          <w:behavior w:val="content"/>
        </w:behaviors>
        <w:guid w:val="{ABE61799-FB41-4A2E-9E45-1E7C614EB07B}"/>
      </w:docPartPr>
      <w:docPartBody>
        <w:p w:rsidR="00CA5CAB" w:rsidRDefault="00F939CD" w:rsidP="00F939CD">
          <w:pPr>
            <w:pStyle w:val="39D7B864086341D5A7418104D730C784"/>
          </w:pPr>
          <w:r w:rsidRPr="00064388">
            <w:rPr>
              <w:rStyle w:val="PlaceholderText"/>
              <w:rtl/>
            </w:rPr>
            <w:t>[סוג מדד כותרת]</w:t>
          </w:r>
        </w:p>
      </w:docPartBody>
    </w:docPart>
    <w:docPart>
      <w:docPartPr>
        <w:name w:val="0912113E5CFD40BA9CDE906099581E9A"/>
        <w:category>
          <w:name w:val="כללי"/>
          <w:gallery w:val="placeholder"/>
        </w:category>
        <w:types>
          <w:type w:val="bbPlcHdr"/>
        </w:types>
        <w:behaviors>
          <w:behavior w:val="content"/>
        </w:behaviors>
        <w:guid w:val="{BC7692E6-1A31-43C0-9A0A-937F96CE09CA}"/>
      </w:docPartPr>
      <w:docPartBody>
        <w:p w:rsidR="00CA5CAB" w:rsidRDefault="00F939CD" w:rsidP="00F939CD">
          <w:pPr>
            <w:pStyle w:val="0912113E5CFD40BA9CDE906099581E9A"/>
          </w:pPr>
          <w:r w:rsidRPr="00033B28">
            <w:rPr>
              <w:rStyle w:val="PlaceholderText"/>
              <w:rtl/>
            </w:rPr>
            <w:t>[מדד בגין/ידוע - כותרת]</w:t>
          </w:r>
        </w:p>
      </w:docPartBody>
    </w:docPart>
    <w:docPart>
      <w:docPartPr>
        <w:name w:val="68DBE2504AF149658750563BC51B3D2E"/>
        <w:category>
          <w:name w:val="כללי"/>
          <w:gallery w:val="placeholder"/>
        </w:category>
        <w:types>
          <w:type w:val="bbPlcHdr"/>
        </w:types>
        <w:behaviors>
          <w:behavior w:val="content"/>
        </w:behaviors>
        <w:guid w:val="{FE4D7525-5287-4D35-AAA4-2F9FE1C742B1}"/>
      </w:docPartPr>
      <w:docPartBody>
        <w:p w:rsidR="00CA5CAB" w:rsidRDefault="00F939CD" w:rsidP="00F939CD">
          <w:pPr>
            <w:pStyle w:val="68DBE2504AF149658750563BC51B3D2E"/>
          </w:pPr>
          <w:r w:rsidRPr="003059F5">
            <w:rPr>
              <w:rStyle w:val="PlaceholderText"/>
              <w:rtl/>
            </w:rPr>
            <w:t>[מדד בסיס]</w:t>
          </w:r>
        </w:p>
      </w:docPartBody>
    </w:docPart>
    <w:docPart>
      <w:docPartPr>
        <w:name w:val="6B4DAEC14F2947B6B65C9DA86C47C900"/>
        <w:category>
          <w:name w:val="כללי"/>
          <w:gallery w:val="placeholder"/>
        </w:category>
        <w:types>
          <w:type w:val="bbPlcHdr"/>
        </w:types>
        <w:behaviors>
          <w:behavior w:val="content"/>
        </w:behaviors>
        <w:guid w:val="{7B21E0B2-817A-449B-BA7C-D801F94662C8}"/>
      </w:docPartPr>
      <w:docPartBody>
        <w:p w:rsidR="00CA5CAB" w:rsidRDefault="00F939CD" w:rsidP="00F939CD">
          <w:pPr>
            <w:pStyle w:val="6B4DAEC14F2947B6B65C9DA86C47C900"/>
          </w:pPr>
          <w:r w:rsidRPr="003059F5">
            <w:rPr>
              <w:rStyle w:val="PlaceholderText"/>
              <w:rtl/>
            </w:rPr>
            <w:t>[נקודות מדד]</w:t>
          </w:r>
        </w:p>
      </w:docPartBody>
    </w:docPart>
    <w:docPart>
      <w:docPartPr>
        <w:name w:val="7911AC70D17949CDB9EB7C625CCC9B69"/>
        <w:category>
          <w:name w:val="כללי"/>
          <w:gallery w:val="placeholder"/>
        </w:category>
        <w:types>
          <w:type w:val="bbPlcHdr"/>
        </w:types>
        <w:behaviors>
          <w:behavior w:val="content"/>
        </w:behaviors>
        <w:guid w:val="{B4CF15D6-7AE1-4D18-8206-3120020DACBB}"/>
      </w:docPartPr>
      <w:docPartBody>
        <w:p w:rsidR="00843B45" w:rsidRDefault="002B5C57" w:rsidP="002B5C57">
          <w:pPr>
            <w:pStyle w:val="7911AC70D17949CDB9EB7C625CCC9B69"/>
          </w:pPr>
          <w:r w:rsidRPr="003E6FC4">
            <w:rPr>
              <w:rStyle w:val="PlaceholderText"/>
              <w:rtl/>
            </w:rPr>
            <w:t>[שם ספק]</w:t>
          </w:r>
        </w:p>
      </w:docPartBody>
    </w:docPart>
    <w:docPart>
      <w:docPartPr>
        <w:name w:val="40725C5275C947BAA2B30F402BD9F210"/>
        <w:category>
          <w:name w:val="כללי"/>
          <w:gallery w:val="placeholder"/>
        </w:category>
        <w:types>
          <w:type w:val="bbPlcHdr"/>
        </w:types>
        <w:behaviors>
          <w:behavior w:val="content"/>
        </w:behaviors>
        <w:guid w:val="{F750973F-2B29-468A-8D8F-A9BFC5A65A2C}"/>
      </w:docPartPr>
      <w:docPartBody>
        <w:p w:rsidR="00843B45" w:rsidRDefault="002B5C57" w:rsidP="002B5C57">
          <w:pPr>
            <w:pStyle w:val="40725C5275C947BAA2B30F402BD9F210"/>
          </w:pPr>
          <w:r w:rsidRPr="003E6FC4">
            <w:rPr>
              <w:rStyle w:val="PlaceholderText"/>
              <w:rtl/>
            </w:rPr>
            <w:t>[שם צד א]</w:t>
          </w:r>
        </w:p>
      </w:docPartBody>
    </w:docPart>
    <w:docPart>
      <w:docPartPr>
        <w:name w:val="1CF224759DD7493C9BFE8B080CC3B1F6"/>
        <w:category>
          <w:name w:val="כללי"/>
          <w:gallery w:val="placeholder"/>
        </w:category>
        <w:types>
          <w:type w:val="bbPlcHdr"/>
        </w:types>
        <w:behaviors>
          <w:behavior w:val="content"/>
        </w:behaviors>
        <w:guid w:val="{7AABEE03-4FBF-456A-9003-63F2072AD0FD}"/>
      </w:docPartPr>
      <w:docPartBody>
        <w:p w:rsidR="00843B45" w:rsidRDefault="002B5C57" w:rsidP="002B5C57">
          <w:pPr>
            <w:pStyle w:val="1CF224759DD7493C9BFE8B080CC3B1F6"/>
          </w:pPr>
          <w:r w:rsidRPr="00C45A51">
            <w:rPr>
              <w:rStyle w:val="PlaceholderText"/>
              <w:rtl/>
            </w:rPr>
            <w:t>[שם ספק]</w:t>
          </w:r>
        </w:p>
      </w:docPartBody>
    </w:docPart>
    <w:docPart>
      <w:docPartPr>
        <w:name w:val="78023971A54844F2862BF98A32892515"/>
        <w:category>
          <w:name w:val="כללי"/>
          <w:gallery w:val="placeholder"/>
        </w:category>
        <w:types>
          <w:type w:val="bbPlcHdr"/>
        </w:types>
        <w:behaviors>
          <w:behavior w:val="content"/>
        </w:behaviors>
        <w:guid w:val="{46E560BE-6810-4A68-861C-CA3F7A86985A}"/>
      </w:docPartPr>
      <w:docPartBody>
        <w:p w:rsidR="00843B45" w:rsidRDefault="002B5C57" w:rsidP="002B5C57">
          <w:pPr>
            <w:pStyle w:val="78023971A54844F2862BF98A32892515"/>
          </w:pPr>
          <w:r w:rsidRPr="00C45A51">
            <w:rPr>
              <w:rStyle w:val="PlaceholderText"/>
              <w:rtl/>
            </w:rPr>
            <w:t>[שם ספק]</w:t>
          </w:r>
        </w:p>
      </w:docPartBody>
    </w:docPart>
    <w:docPart>
      <w:docPartPr>
        <w:name w:val="552A05E7E02E4BACB79D9E45880648F6"/>
        <w:category>
          <w:name w:val="כללי"/>
          <w:gallery w:val="placeholder"/>
        </w:category>
        <w:types>
          <w:type w:val="bbPlcHdr"/>
        </w:types>
        <w:behaviors>
          <w:behavior w:val="content"/>
        </w:behaviors>
        <w:guid w:val="{908BBDB1-F344-4C80-8BA8-85D960B15347}"/>
      </w:docPartPr>
      <w:docPartBody>
        <w:p w:rsidR="00843B45" w:rsidRDefault="002B5C57" w:rsidP="002B5C57">
          <w:pPr>
            <w:pStyle w:val="552A05E7E02E4BACB79D9E45880648F6"/>
          </w:pPr>
          <w:r w:rsidRPr="00C45A51">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605B5"/>
    <w:rsid w:val="00172407"/>
    <w:rsid w:val="002004B3"/>
    <w:rsid w:val="00216E76"/>
    <w:rsid w:val="00223CD2"/>
    <w:rsid w:val="0027270C"/>
    <w:rsid w:val="002B5C57"/>
    <w:rsid w:val="0032380B"/>
    <w:rsid w:val="003D3172"/>
    <w:rsid w:val="0048792C"/>
    <w:rsid w:val="00625A6F"/>
    <w:rsid w:val="006865A5"/>
    <w:rsid w:val="00756D94"/>
    <w:rsid w:val="00765A9F"/>
    <w:rsid w:val="00843B45"/>
    <w:rsid w:val="00874A5F"/>
    <w:rsid w:val="00CA5CAB"/>
    <w:rsid w:val="00CF309E"/>
    <w:rsid w:val="00DE018F"/>
    <w:rsid w:val="00EE2E49"/>
    <w:rsid w:val="00F41ED7"/>
    <w:rsid w:val="00F939C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3B45"/>
    <w:rPr>
      <w:color w:val="808080"/>
    </w:rPr>
  </w:style>
  <w:style w:type="paragraph" w:customStyle="1" w:styleId="97E284EA75A34FACB005DCAE06435E34">
    <w:name w:val="97E284EA75A34FACB005DCAE06435E34"/>
    <w:rsid w:val="00625A6F"/>
    <w:pPr>
      <w:bidi/>
    </w:pPr>
  </w:style>
  <w:style w:type="paragraph" w:customStyle="1" w:styleId="39D7B864086341D5A7418104D730C784">
    <w:name w:val="39D7B864086341D5A7418104D730C784"/>
    <w:rsid w:val="00F939CD"/>
    <w:pPr>
      <w:bidi/>
    </w:pPr>
  </w:style>
  <w:style w:type="paragraph" w:customStyle="1" w:styleId="0912113E5CFD40BA9CDE906099581E9A">
    <w:name w:val="0912113E5CFD40BA9CDE906099581E9A"/>
    <w:rsid w:val="00F939CD"/>
    <w:pPr>
      <w:bidi/>
    </w:pPr>
  </w:style>
  <w:style w:type="paragraph" w:customStyle="1" w:styleId="68DBE2504AF149658750563BC51B3D2E">
    <w:name w:val="68DBE2504AF149658750563BC51B3D2E"/>
    <w:rsid w:val="00F939CD"/>
    <w:pPr>
      <w:bidi/>
    </w:pPr>
  </w:style>
  <w:style w:type="paragraph" w:customStyle="1" w:styleId="6B4DAEC14F2947B6B65C9DA86C47C900">
    <w:name w:val="6B4DAEC14F2947B6B65C9DA86C47C900"/>
    <w:rsid w:val="00F939CD"/>
    <w:pPr>
      <w:bidi/>
    </w:pPr>
  </w:style>
  <w:style w:type="paragraph" w:customStyle="1" w:styleId="7911AC70D17949CDB9EB7C625CCC9B69">
    <w:name w:val="7911AC70D17949CDB9EB7C625CCC9B69"/>
    <w:rsid w:val="002B5C57"/>
    <w:pPr>
      <w:bidi/>
    </w:pPr>
  </w:style>
  <w:style w:type="paragraph" w:customStyle="1" w:styleId="40725C5275C947BAA2B30F402BD9F210">
    <w:name w:val="40725C5275C947BAA2B30F402BD9F210"/>
    <w:rsid w:val="002B5C57"/>
    <w:pPr>
      <w:bidi/>
    </w:pPr>
  </w:style>
  <w:style w:type="paragraph" w:customStyle="1" w:styleId="1CF224759DD7493C9BFE8B080CC3B1F6">
    <w:name w:val="1CF224759DD7493C9BFE8B080CC3B1F6"/>
    <w:rsid w:val="002B5C57"/>
    <w:pPr>
      <w:bidi/>
    </w:pPr>
  </w:style>
  <w:style w:type="paragraph" w:customStyle="1" w:styleId="78023971A54844F2862BF98A32892515">
    <w:name w:val="78023971A54844F2862BF98A32892515"/>
    <w:rsid w:val="002B5C57"/>
    <w:pPr>
      <w:bidi/>
    </w:pPr>
  </w:style>
  <w:style w:type="paragraph" w:customStyle="1" w:styleId="552A05E7E02E4BACB79D9E45880648F6">
    <w:name w:val="552A05E7E02E4BACB79D9E45880648F6"/>
    <w:rsid w:val="002B5C5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4DF38D2-A56B-49C2-8AB7-6AFC3553F3D5}">
  <ds:schemaRefs>
    <ds:schemaRef ds:uri="http://schemas.microsoft.com/office/2006/metadata/customXsn"/>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25828AA4-BFCD-4004-BA13-C5383768AB23}"/>
</file>

<file path=customXml/itemProps4.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e82e0497-401b-493b-ab66-61f85c09ed30"/>
    <ds:schemaRef ds:uri="http://www.w3.org/XML/1998/namespac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37</Pages>
  <Words>10351</Words>
  <Characters>51758</Characters>
  <Application>Microsoft Office Word</Application>
  <DocSecurity>0</DocSecurity>
  <Lines>431</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23</cp:revision>
  <dcterms:created xsi:type="dcterms:W3CDTF">2023-01-19T12:43:00Z</dcterms:created>
  <dcterms:modified xsi:type="dcterms:W3CDTF">2023-09-20T14:26:00Z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e3b62790-e680-487b-8ab7-6df88daff983</vt:lpwstr>
  </property>
</Properties>
</file>