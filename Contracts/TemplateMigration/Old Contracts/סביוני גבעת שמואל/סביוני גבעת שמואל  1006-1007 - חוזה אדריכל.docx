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DF3DF8"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bookmarkEnd w:id="0"/>
    </w:p>
    <w:p w14:paraId="2B592E0F"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748BC8F"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C767BE2"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87B874F"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602C55B"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359FDDC"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6CDDE7"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189BFDC"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C9225B3" w14:textId="77777777" w:rsidR="00F24119" w:rsidRPr="00435A20"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DBD288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01415A63" wp14:editId="43352C88">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1CC7CD0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8118286"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C9279F"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01C98A"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9D979D"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CE2BC3"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1CDDA" w14:textId="77777777" w:rsidR="00435A20" w:rsidRDefault="00435A20"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מגורים ושטחי מסחר</w:t>
      </w:r>
    </w:p>
    <w:p w14:paraId="65F30141"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840B6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B570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9FB280"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369776"/>
        <w:placeholder>
          <w:docPart w:val="FA1449019F9E4CF4BFDAD14DBBBEA0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A8F7FEA" w14:textId="633E013D" w:rsidR="00F24119" w:rsidRPr="007D5B33" w:rsidRDefault="00122D16"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Meryl Etman" w:date="2022-03-27T16:23:00Z">
            <w:r>
              <w:rPr>
                <w:rFonts w:ascii="Times New Roman" w:eastAsia="Times New Roman" w:hAnsi="Times New Roman" w:cs="David"/>
                <w:bCs/>
                <w:color w:val="00B0F0"/>
                <w:sz w:val="32"/>
                <w:szCs w:val="32"/>
                <w:u w:val="single"/>
                <w:rtl/>
                <w:lang w:eastAsia="he-IL"/>
              </w:rPr>
              <w:t>סביוני גבעת שמואל מגרשים 1006-1007</w:t>
            </w:r>
          </w:ins>
        </w:p>
      </w:sdtContent>
    </w:sdt>
    <w:p w14:paraId="4E2B134F"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965039077"/>
        <w:placeholder>
          <w:docPart w:val="1F5CCDFB4E69458181B69D67A7389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5908A0D" w14:textId="7B62D4BA" w:rsidR="00F24119" w:rsidRPr="007D5B33" w:rsidRDefault="00122D16"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Meryl Etman" w:date="2022-03-27T16:23:00Z">
            <w:r>
              <w:rPr>
                <w:rFonts w:ascii="Times New Roman" w:eastAsia="Times New Roman" w:hAnsi="Times New Roman" w:cs="David"/>
                <w:bCs/>
                <w:color w:val="00B0F0"/>
                <w:sz w:val="32"/>
                <w:szCs w:val="32"/>
                <w:u w:val="single"/>
                <w:rtl/>
                <w:lang w:eastAsia="he-IL"/>
              </w:rPr>
              <w:t>גבעת שמואל</w:t>
            </w:r>
          </w:ins>
        </w:p>
      </w:sdtContent>
    </w:sdt>
    <w:p w14:paraId="750CF215"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CAFF5E9"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5799CD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83FDD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ACF67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79292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2B72E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E5318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93DA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AE884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AE10F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CE788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F38D5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83285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AE7BB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E43C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0BDB2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E32C2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229F5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48217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מגורים ושטחי מסחר</w:t>
      </w:r>
    </w:p>
    <w:p w14:paraId="643920B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EA996D9" w14:textId="0E6150B7"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24T00:00:00Z">
            <w:dateFormat w:val="dd/MM/yyyy"/>
            <w:lid w:val="he-IL"/>
            <w:storeMappedDataAs w:val="dateTime"/>
            <w:calendar w:val="gregorian"/>
          </w:date>
        </w:sdtPr>
        <w:sdtEndPr/>
        <w:sdtContent>
          <w:ins w:id="3" w:author="Meryl Etman" w:date="2022-07-24T12:30:00Z">
            <w:r w:rsidR="006B4D94">
              <w:rPr>
                <w:rFonts w:ascii="Times New Roman" w:eastAsia="Times New Roman" w:hAnsi="Times New Roman" w:cs="David" w:hint="cs"/>
                <w:color w:val="800080"/>
                <w:sz w:val="24"/>
                <w:szCs w:val="24"/>
                <w:rtl/>
                <w:lang w:eastAsia="he-IL"/>
              </w:rPr>
              <w:t>‏24/07/2022</w:t>
            </w:r>
          </w:ins>
        </w:sdtContent>
      </w:sdt>
    </w:p>
    <w:p w14:paraId="4B0CF8C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4BB073C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57A8A9"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CEE3AC6" w14:textId="1EAFD4BB" w:rsidR="00435A20" w:rsidRPr="00435A20" w:rsidRDefault="00122D16"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2-03-27T16:26: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5A51C6E6"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0E4840E5"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04EE54C8"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63729FD" w14:textId="77777777"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4D52A4A1" w14:textId="48E3FAE5" w:rsidR="00993153" w:rsidRDefault="006B4D94" w:rsidP="00122D16">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215CDE">
            <w:rPr>
              <w:rStyle w:val="PlaceholderText"/>
              <w:color w:val="00B0F0"/>
              <w:rtl/>
            </w:rPr>
            <w:br/>
          </w:r>
          <w:r w:rsidR="00215CDE">
            <w:rPr>
              <w:rStyle w:val="PlaceholderText"/>
              <w:color w:val="00B0F0"/>
              <w:rtl/>
            </w:rPr>
            <w:br/>
            <w:t>מילוסלבסקי אדריכלים</w:t>
          </w:r>
          <w:r w:rsidR="00215CDE">
            <w:rPr>
              <w:rStyle w:val="PlaceholderText"/>
              <w:color w:val="00B0F0"/>
              <w:rtl/>
            </w:rPr>
            <w:br/>
            <w:t>בן גוריון 59 , בני ברק</w:t>
          </w:r>
          <w:r w:rsidR="00215CDE">
            <w:rPr>
              <w:rStyle w:val="PlaceholderText"/>
              <w:color w:val="00B0F0"/>
              <w:rtl/>
            </w:rPr>
            <w:br/>
          </w:r>
          <w:r w:rsidR="00215CDE">
            <w:rPr>
              <w:rStyle w:val="PlaceholderText"/>
              <w:color w:val="00B0F0"/>
              <w:rtl/>
            </w:rPr>
            <w:br/>
          </w:r>
        </w:sdtContent>
      </w:sdt>
    </w:p>
    <w:p w14:paraId="76828688"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08700BA4"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4D7B4C59"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E2CCDE6"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7E3A2AE"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22E4DAE8"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lastRenderedPageBreak/>
        <w:t>מבוא</w:t>
      </w:r>
    </w:p>
    <w:p w14:paraId="40AECD20"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0D000C1C"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5DD4C9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25CFFC1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070A3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2420F17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1EDB851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8DCC06"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8D8E80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4968CB"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F462C4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1E9023"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198C8CD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0322B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53588D5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0732426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2E2A4B6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9C5E8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4E42BC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7041F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5DA078C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472DE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75B90A8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56D5B096"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EE458B6"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792C1F5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BC76E0"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5529307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2835FF5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91242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6D243EC2"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228895D5"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CE8E1DF"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3D2E0B84"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2A7CA930"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B734EF0"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61A7FF03"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04EF0E47"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62037AC1"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3A892A76"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3B2EBD5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0B23AA73" w14:textId="77777777" w:rsidR="00972C9F"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00972C9F" w:rsidRPr="00E034F9">
        <w:rPr>
          <w:rFonts w:ascii="Times New Roman" w:eastAsia="Times New Roman" w:hAnsi="Times New Roman" w:cs="David" w:hint="cs"/>
          <w:sz w:val="20"/>
          <w:szCs w:val="24"/>
          <w:rtl/>
          <w:lang w:eastAsia="he-IL"/>
        </w:rPr>
        <w:t>מפרט</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ביטוחי</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המתכנן</w:t>
      </w:r>
      <w:r w:rsidR="00972C9F" w:rsidRPr="00B27B4C">
        <w:rPr>
          <w:rFonts w:ascii="Times New Roman" w:eastAsia="Times New Roman" w:hAnsi="Times New Roman" w:cs="David"/>
          <w:sz w:val="20"/>
          <w:szCs w:val="24"/>
          <w:rtl/>
          <w:lang w:eastAsia="he-IL"/>
        </w:rPr>
        <w:t>;</w:t>
      </w:r>
    </w:p>
    <w:p w14:paraId="724EB572" w14:textId="77777777" w:rsidR="00972C9F" w:rsidRDefault="00972C9F"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093D50B" w14:textId="77777777" w:rsidR="00435A20" w:rsidRPr="00435A20"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5260DFE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697BC4F7"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4C401C35"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52870D5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2217DEF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08D2204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002BDB4B"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D888DE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6AB7F56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2E4FA5D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409A5FB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7D566F7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7FF9B8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23FE356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6A54770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5673EFB"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24E7EB31"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70367FA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75CB329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F614C8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2C1F0B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lastRenderedPageBreak/>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053CB197"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475B32B"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32672CC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3B2D6B9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58855A84"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0EEE71EB"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6C94F06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28D87E4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1472682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041276A4"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535E1638"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5B87355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w:t>
      </w:r>
      <w:r w:rsidRPr="00435A20">
        <w:rPr>
          <w:rFonts w:ascii="Times New Roman" w:eastAsia="Times New Roman" w:hAnsi="Times New Roman" w:cs="David"/>
          <w:sz w:val="20"/>
          <w:szCs w:val="24"/>
          <w:rtl/>
          <w:lang w:eastAsia="he-IL"/>
        </w:rPr>
        <w:lastRenderedPageBreak/>
        <w:t xml:space="preserve">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D17148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297ADCB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69729E3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D2C8B3B"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60E63BC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7B916B4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14CCB4D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0C43861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57BC0E1"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7A324C5"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lastRenderedPageBreak/>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8C679C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513A837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CD21A3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3455DD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072EE0F9"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2C79635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47E49A8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809276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023965A6"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6EFD52DD"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0760E605"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2B65106E"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5F3411C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6B9B7DA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4731230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43197A9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381C64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מדידות וצילומי אויר.</w:t>
      </w:r>
    </w:p>
    <w:p w14:paraId="64A08B8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7E16806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4049DE7E"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CE95C3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4F839F05"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778522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2DF4FCC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2A936C17"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4A66E7E"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2FE9C432"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361885B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5CE5EE6" w14:textId="5539B946" w:rsidR="00435A20" w:rsidRDefault="00435A20" w:rsidP="008B398D">
      <w:pPr>
        <w:widowControl w:val="0"/>
        <w:numPr>
          <w:ilvl w:val="1"/>
          <w:numId w:val="1"/>
        </w:numPr>
        <w:spacing w:before="0" w:beforeAutospacing="0" w:after="200" w:afterAutospacing="0" w:line="240" w:lineRule="auto"/>
        <w:ind w:right="360"/>
        <w:jc w:val="both"/>
        <w:rPr>
          <w:ins w:id="5" w:author="Meryl Etman [2]" w:date="2022-07-19T15:32:00Z"/>
          <w:rFonts w:ascii="Times New Roman" w:eastAsia="Times New Roman" w:hAnsi="Times New Roman" w:cs="David"/>
          <w:sz w:val="20"/>
          <w:szCs w:val="24"/>
          <w:lang w:eastAsia="he-IL"/>
        </w:rPr>
      </w:pPr>
      <w:r w:rsidRPr="008B398D">
        <w:rPr>
          <w:rFonts w:ascii="Times New Roman" w:eastAsia="Times New Roman" w:hAnsi="Times New Roman" w:cs="David"/>
          <w:sz w:val="20"/>
          <w:szCs w:val="24"/>
          <w:rtl/>
          <w:lang w:eastAsia="he-IL"/>
        </w:rPr>
        <w:lastRenderedPageBreak/>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המצ"ב</w:t>
      </w:r>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2285A54C" w14:textId="6D819714" w:rsidR="00C61697" w:rsidRPr="008B398D" w:rsidRDefault="00C61697">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Change w:id="6" w:author="Meryl Etman [2]" w:date="2022-07-19T15:32:00Z">
          <w:pPr>
            <w:widowControl w:val="0"/>
            <w:numPr>
              <w:ilvl w:val="1"/>
              <w:numId w:val="1"/>
            </w:numPr>
            <w:tabs>
              <w:tab w:val="num" w:pos="792"/>
            </w:tabs>
            <w:spacing w:before="0" w:beforeAutospacing="0" w:after="200" w:afterAutospacing="0" w:line="240" w:lineRule="auto"/>
            <w:ind w:left="792" w:right="360" w:hanging="432"/>
            <w:jc w:val="both"/>
          </w:pPr>
        </w:pPrChange>
      </w:pPr>
      <w:ins w:id="7" w:author="Meryl Etman [2]" w:date="2022-07-19T15:32:00Z">
        <w:r>
          <w:rPr>
            <w:rFonts w:ascii="Times New Roman" w:eastAsia="Times New Roman" w:hAnsi="Times New Roman" w:cs="David" w:hint="cs"/>
            <w:sz w:val="20"/>
            <w:szCs w:val="24"/>
            <w:rtl/>
            <w:lang w:eastAsia="he-IL"/>
          </w:rPr>
          <w:t>י</w:t>
        </w:r>
      </w:ins>
      <w:ins w:id="8" w:author="Meryl Etman [2]" w:date="2022-07-19T15:33:00Z">
        <w:r>
          <w:rPr>
            <w:rFonts w:ascii="Times New Roman" w:eastAsia="Times New Roman" w:hAnsi="Times New Roman" w:cs="David" w:hint="cs"/>
            <w:sz w:val="20"/>
            <w:szCs w:val="24"/>
            <w:rtl/>
            <w:lang w:eastAsia="he-IL"/>
          </w:rPr>
          <w:t>ובהר, כי ככל ו</w:t>
        </w:r>
      </w:ins>
      <w:ins w:id="9" w:author="Meryl Etman [2]" w:date="2022-07-19T15:48:00Z">
        <w:r w:rsidR="00CF27E1">
          <w:rPr>
            <w:rFonts w:ascii="Times New Roman" w:eastAsia="Times New Roman" w:hAnsi="Times New Roman" w:cs="David" w:hint="cs"/>
            <w:sz w:val="20"/>
            <w:szCs w:val="24"/>
            <w:rtl/>
            <w:lang w:eastAsia="he-IL"/>
          </w:rPr>
          <w:t>י</w:t>
        </w:r>
      </w:ins>
      <w:ins w:id="10" w:author="Meryl Etman [2]" w:date="2022-07-19T15:33:00Z">
        <w:r>
          <w:rPr>
            <w:rFonts w:ascii="Times New Roman" w:eastAsia="Times New Roman" w:hAnsi="Times New Roman" w:cs="David" w:hint="cs"/>
            <w:sz w:val="20"/>
            <w:szCs w:val="24"/>
            <w:rtl/>
            <w:lang w:eastAsia="he-IL"/>
          </w:rPr>
          <w:t>דרשו שינויים לאחר הגשת הבקשה להיתר וזאת בשל דרישות תכנוניות חדשות של המזמין</w:t>
        </w:r>
      </w:ins>
      <w:ins w:id="11" w:author="Meryl Etman [2]" w:date="2022-07-19T15:34:00Z">
        <w:r>
          <w:rPr>
            <w:rFonts w:ascii="Times New Roman" w:eastAsia="Times New Roman" w:hAnsi="Times New Roman" w:cs="David" w:hint="cs"/>
            <w:sz w:val="20"/>
            <w:szCs w:val="24"/>
            <w:rtl/>
            <w:lang w:eastAsia="he-IL"/>
          </w:rPr>
          <w:t xml:space="preserve"> ולא בשל </w:t>
        </w:r>
      </w:ins>
      <w:ins w:id="12" w:author="Meryl Etman [2]" w:date="2022-07-19T15:37:00Z">
        <w:r>
          <w:rPr>
            <w:rFonts w:ascii="Times New Roman" w:eastAsia="Times New Roman" w:hAnsi="Times New Roman" w:cs="David" w:hint="cs"/>
            <w:sz w:val="20"/>
            <w:szCs w:val="24"/>
            <w:rtl/>
            <w:lang w:eastAsia="he-IL"/>
          </w:rPr>
          <w:t>דרישות רשויות וכיו"ב</w:t>
        </w:r>
      </w:ins>
      <w:ins w:id="13" w:author="Meryl Etman [2]" w:date="2022-07-19T15:38:00Z">
        <w:r w:rsidR="005F474D">
          <w:rPr>
            <w:rFonts w:ascii="Times New Roman" w:eastAsia="Times New Roman" w:hAnsi="Times New Roman" w:cs="David" w:hint="cs"/>
            <w:sz w:val="20"/>
            <w:szCs w:val="24"/>
            <w:rtl/>
            <w:lang w:eastAsia="he-IL"/>
          </w:rPr>
          <w:t xml:space="preserve"> וביצוע השינויים מחייב את המתכנן בעבודה העולה במידה רבה ובאופן יסודי על שירותי המתכנן, </w:t>
        </w:r>
      </w:ins>
      <w:ins w:id="14" w:author="Meryl Etman [2]" w:date="2022-07-19T15:39:00Z">
        <w:r w:rsidR="005F474D">
          <w:rPr>
            <w:rFonts w:ascii="Times New Roman" w:eastAsia="Times New Roman" w:hAnsi="Times New Roman" w:cs="David" w:hint="cs"/>
            <w:sz w:val="20"/>
            <w:szCs w:val="24"/>
            <w:rtl/>
            <w:lang w:eastAsia="he-IL"/>
          </w:rPr>
          <w:t>יוכל המתכנן להגיש בקשה ל</w:t>
        </w:r>
      </w:ins>
      <w:ins w:id="15" w:author="Meryl Etman [2]" w:date="2022-07-24T12:17:00Z">
        <w:r w:rsidR="00984A1E">
          <w:rPr>
            <w:rFonts w:ascii="Times New Roman" w:eastAsia="Times New Roman" w:hAnsi="Times New Roman" w:cs="David" w:hint="cs"/>
            <w:sz w:val="20"/>
            <w:szCs w:val="24"/>
            <w:rtl/>
            <w:lang w:eastAsia="he-IL"/>
          </w:rPr>
          <w:t>תוספת שכר</w:t>
        </w:r>
      </w:ins>
      <w:ins w:id="16" w:author="Meryl Etman [2]" w:date="2022-07-19T15:39:00Z">
        <w:r w:rsidR="005F474D">
          <w:rPr>
            <w:rFonts w:ascii="Times New Roman" w:eastAsia="Times New Roman" w:hAnsi="Times New Roman" w:cs="David" w:hint="cs"/>
            <w:sz w:val="20"/>
            <w:szCs w:val="24"/>
            <w:rtl/>
            <w:lang w:eastAsia="he-IL"/>
          </w:rPr>
          <w:t xml:space="preserve"> בשל העבודה הנוספת. הבקשה לתוספת שכר תועבר לבדיקת </w:t>
        </w:r>
      </w:ins>
      <w:ins w:id="17" w:author="Meryl Etman [2]" w:date="2022-07-19T16:12:00Z">
        <w:r w:rsidR="001448FE">
          <w:rPr>
            <w:rFonts w:ascii="Times New Roman" w:eastAsia="Times New Roman" w:hAnsi="Times New Roman" w:cs="David" w:hint="cs"/>
            <w:sz w:val="20"/>
            <w:szCs w:val="24"/>
            <w:rtl/>
            <w:lang w:eastAsia="he-IL"/>
          </w:rPr>
          <w:t xml:space="preserve">והחלטת </w:t>
        </w:r>
      </w:ins>
      <w:ins w:id="18" w:author="Meryl Etman [2]" w:date="2022-07-19T15:39:00Z">
        <w:r w:rsidR="005F474D">
          <w:rPr>
            <w:rFonts w:ascii="Times New Roman" w:eastAsia="Times New Roman" w:hAnsi="Times New Roman" w:cs="David" w:hint="cs"/>
            <w:sz w:val="20"/>
            <w:szCs w:val="24"/>
            <w:rtl/>
            <w:lang w:eastAsia="he-IL"/>
          </w:rPr>
          <w:t>המפקח.</w:t>
        </w:r>
      </w:ins>
    </w:p>
    <w:p w14:paraId="391B77D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6DD16E9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168C578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210659D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BB2573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53C9A4D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להכין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9C5923C" w14:textId="77777777"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Pr="00435A20">
        <w:rPr>
          <w:rFonts w:ascii="Times New Roman" w:eastAsia="Times New Roman" w:hAnsi="Times New Roman" w:cs="David" w:hint="cs"/>
          <w:sz w:val="20"/>
          <w:szCs w:val="24"/>
          <w:rtl/>
          <w:lang w:eastAsia="he-IL"/>
        </w:rPr>
        <w:t xml:space="preserve">כאמור, </w:t>
      </w:r>
      <w:r w:rsidRPr="00435A20">
        <w:rPr>
          <w:rFonts w:ascii="Times New Roman" w:eastAsia="Times New Roman" w:hAnsi="Times New Roman" w:cs="David"/>
          <w:sz w:val="20"/>
          <w:szCs w:val="24"/>
          <w:rtl/>
          <w:lang w:eastAsia="he-IL"/>
        </w:rPr>
        <w:t>יסוכמו בין המתכנן לרוכשים. המתכנן יתקשר עם הרוכש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בענ</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ין קביעת מחיר השינויים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תובא בפני המנהל והוא יהיה המוסמך להכריע בה.</w:t>
      </w:r>
    </w:p>
    <w:p w14:paraId="2B88089A" w14:textId="77777777" w:rsid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1CBEB8B7" w14:textId="77777777" w:rsidR="000D16F6" w:rsidRPr="00013687" w:rsidRDefault="000D16F6" w:rsidP="000D16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BC103DE" w14:textId="0AEB868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w:t>
      </w:r>
      <w:ins w:id="19" w:author="Meryl Etman [2]" w:date="2022-05-17T18:03:00Z">
        <w:r w:rsidR="003C4256">
          <w:rPr>
            <w:rFonts w:eastAsia="Times New Roman" w:cs="David" w:hint="cs"/>
            <w:color w:val="auto"/>
            <w:szCs w:val="24"/>
            <w:rtl/>
          </w:rPr>
          <w:t xml:space="preserve">עפ"י הסכם זה ו/או כל דין </w:t>
        </w:r>
      </w:ins>
      <w:r w:rsidRPr="00013687">
        <w:rPr>
          <w:rFonts w:eastAsia="Times New Roman" w:cs="David" w:hint="cs"/>
          <w:color w:val="auto"/>
          <w:szCs w:val="24"/>
          <w:rtl/>
        </w:rPr>
        <w:t>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B95EC22" w14:textId="77777777" w:rsidR="00984A1E" w:rsidRPr="00013687" w:rsidRDefault="000D16F6" w:rsidP="00984A1E">
      <w:pPr>
        <w:pStyle w:val="a2"/>
        <w:ind w:left="792" w:right="0" w:firstLine="0"/>
        <w:rPr>
          <w:ins w:id="20" w:author="Meryl Etman [2]" w:date="2022-07-24T12:19:00Z"/>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w:t>
      </w:r>
      <w:ins w:id="21" w:author="Meryl Etman [2]" w:date="2022-07-04T14:37:00Z">
        <w:r w:rsidR="00263178">
          <w:rPr>
            <w:rFonts w:eastAsia="Times New Roman" w:cs="David" w:hint="cs"/>
            <w:color w:val="auto"/>
            <w:szCs w:val="24"/>
            <w:rtl/>
          </w:rPr>
          <w:t>בכפוף למתן התראה של 14 ימים מראש</w:t>
        </w:r>
        <w:r w:rsidR="00263178" w:rsidRPr="00013687">
          <w:rPr>
            <w:rFonts w:eastAsia="Times New Roman" w:cs="David" w:hint="cs"/>
            <w:color w:val="auto"/>
            <w:szCs w:val="24"/>
            <w:rtl/>
          </w:rPr>
          <w:t xml:space="preserve"> </w:t>
        </w:r>
      </w:ins>
      <w:r w:rsidRPr="00013687">
        <w:rPr>
          <w:rFonts w:eastAsia="Times New Roman" w:cs="David" w:hint="cs"/>
          <w:color w:val="auto"/>
          <w:szCs w:val="24"/>
          <w:rtl/>
        </w:rPr>
        <w:t xml:space="preserve">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w:t>
      </w:r>
      <w:ins w:id="22" w:author="Meryl Etman [2]" w:date="2022-07-24T12:18:00Z">
        <w:r w:rsidR="00984A1E">
          <w:rPr>
            <w:rFonts w:eastAsia="Times New Roman" w:cs="David" w:hint="cs"/>
            <w:color w:val="auto"/>
            <w:szCs w:val="24"/>
            <w:rtl/>
          </w:rPr>
          <w:t xml:space="preserve">30 ימים </w:t>
        </w:r>
        <w:r w:rsidR="00984A1E">
          <w:rPr>
            <w:rFonts w:eastAsia="Times New Roman" w:cs="David" w:hint="cs"/>
            <w:color w:val="auto"/>
            <w:szCs w:val="24"/>
            <w:rtl/>
          </w:rPr>
          <w:lastRenderedPageBreak/>
          <w:t>לאחר דרישת המזמין.</w:t>
        </w:r>
      </w:ins>
      <w:del w:id="23" w:author="Meryl Etman [2]" w:date="2022-07-24T12:18:00Z">
        <w:r w:rsidRPr="00013687" w:rsidDel="00984A1E">
          <w:rPr>
            <w:rFonts w:eastAsia="Times New Roman" w:cs="David" w:hint="cs"/>
            <w:color w:val="auto"/>
            <w:szCs w:val="24"/>
            <w:rtl/>
          </w:rPr>
          <w:delText>מיד עם דרישתו הראשונה של המזמין</w:delText>
        </w:r>
      </w:del>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ins w:id="24" w:author="Meryl Etman [2]" w:date="2022-05-17T18:04:00Z">
        <w:r w:rsidR="003C4256">
          <w:rPr>
            <w:rFonts w:eastAsia="Times New Roman" w:cs="David" w:hint="cs"/>
            <w:color w:val="auto"/>
            <w:szCs w:val="24"/>
            <w:rtl/>
          </w:rPr>
          <w:t xml:space="preserve"> והכל בכפוף לכך שניתנה למתכנן ע"י המזמין האפשרות להתגונן מפני דרישה כאמור</w:t>
        </w:r>
      </w:ins>
      <w:r w:rsidRPr="00013687">
        <w:rPr>
          <w:rFonts w:eastAsia="Times New Roman" w:cs="David" w:hint="cs"/>
          <w:color w:val="auto"/>
          <w:szCs w:val="24"/>
          <w:rtl/>
        </w:rPr>
        <w:t>.</w:t>
      </w:r>
      <w:ins w:id="25" w:author="Meryl Etman [2]" w:date="2022-07-24T12:19:00Z">
        <w:r w:rsidR="00984A1E">
          <w:rPr>
            <w:rFonts w:eastAsia="Times New Roman" w:cs="David" w:hint="cs"/>
            <w:color w:val="auto"/>
            <w:szCs w:val="24"/>
            <w:rtl/>
          </w:rPr>
          <w:t xml:space="preserve"> והכל מבלי לגרוע מזכות הצדדים לפנות לערכאות המשפטיות במקרה של מחלוקת בקשר עם אחריות המתכנן לנזקים כאמור ו/או גובה הפיצוי. </w:t>
        </w:r>
      </w:ins>
    </w:p>
    <w:p w14:paraId="16BE4F1E" w14:textId="0190A3EE" w:rsidR="000D16F6" w:rsidRPr="00013687" w:rsidRDefault="000D16F6">
      <w:pPr>
        <w:pStyle w:val="a2"/>
        <w:ind w:left="0" w:right="0" w:firstLine="0"/>
        <w:rPr>
          <w:rFonts w:eastAsia="Times New Roman" w:cs="David"/>
          <w:color w:val="auto"/>
          <w:szCs w:val="24"/>
          <w:rtl/>
        </w:rPr>
        <w:pPrChange w:id="26" w:author="Meryl Etman [2]" w:date="2022-07-24T12:19:00Z">
          <w:pPr>
            <w:pStyle w:val="a2"/>
            <w:ind w:left="792" w:right="0" w:firstLine="0"/>
          </w:pPr>
        </w:pPrChange>
      </w:pPr>
    </w:p>
    <w:p w14:paraId="1DEDE1DB"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9FE4BA0" w14:textId="77777777" w:rsidR="000D16F6" w:rsidRDefault="000D16F6" w:rsidP="000D16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BA81463" w14:textId="77777777" w:rsidR="006B279F" w:rsidRPr="00013687" w:rsidRDefault="006B279F" w:rsidP="006B27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A22FCF2" w14:textId="77777777" w:rsidR="006B279F" w:rsidRDefault="006B279F" w:rsidP="006B27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B4EA7B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3858647"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47D276F"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05EBEC5"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DC93F57"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3C8FDA27"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5B0E175"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w:t>
      </w:r>
      <w:r>
        <w:rPr>
          <w:rFonts w:ascii="Times New Roman" w:eastAsia="Times New Roman" w:hAnsi="Times New Roman" w:cs="David" w:hint="cs"/>
          <w:sz w:val="20"/>
          <w:szCs w:val="24"/>
          <w:rtl/>
          <w:lang w:eastAsia="he-IL"/>
        </w:rPr>
        <w:lastRenderedPageBreak/>
        <w:t xml:space="preserve">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DC636CC"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830FC29"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A4698B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15EA7C9"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757A00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7A36731"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2BA882E" w14:textId="77777777" w:rsidR="006B279F" w:rsidRPr="000B12C4"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7907548E"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2943B19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24FFC36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02F7CA9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724C977"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951D1AB"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32E56C35"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674F3FD"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6FC0F65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58B85C9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33C53B8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088F9F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11E954D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F69729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 xml:space="preserve">חוב </w:t>
      </w:r>
      <w:r w:rsidRPr="00435A20">
        <w:rPr>
          <w:rFonts w:ascii="Times New Roman" w:eastAsia="Times New Roman" w:hAnsi="Times New Roman" w:cs="David"/>
          <w:color w:val="000000"/>
          <w:sz w:val="24"/>
          <w:szCs w:val="24"/>
          <w:rtl/>
          <w:lang w:eastAsia="he-IL"/>
        </w:rPr>
        <w:lastRenderedPageBreak/>
        <w:t>המגיע למזמין מאת המתכנן על פי הוראות חוזה זה, אשר המזמין רשאי לקזז בגינו סכומים ע"ח התמורה המגיעה למתכנן.</w:t>
      </w:r>
    </w:p>
    <w:p w14:paraId="4B5E99B9"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073C19E3"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27B9DE7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2098ACF6"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1C302D84"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7F4ED3C0"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0E1E72C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4126D44D"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09AB5FCC"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E86D613"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65CF5CE2"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5F2B3CF7"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צועה התקין ו/או התקדמותה וסיומה לפי לוח הזמנים, והמתכנן לא נקט בצעדים </w:t>
      </w:r>
      <w:r w:rsidRPr="00435A20">
        <w:rPr>
          <w:rFonts w:ascii="Times New Roman" w:eastAsia="Times New Roman" w:hAnsi="Times New Roman" w:cs="David"/>
          <w:sz w:val="20"/>
          <w:szCs w:val="24"/>
          <w:rtl/>
          <w:lang w:eastAsia="he-IL"/>
        </w:rPr>
        <w:lastRenderedPageBreak/>
        <w:t>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18CEBB08"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את הוראת סעיף 7.5 לעיל.</w:t>
      </w:r>
    </w:p>
    <w:p w14:paraId="4DE9D994"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נבצר מהמתכנן או מהמנהל הראשי לקיים את ה</w:t>
      </w:r>
      <w:r w:rsidRPr="00435A20">
        <w:rPr>
          <w:rFonts w:ascii="Times New Roman" w:eastAsia="Times New Roman" w:hAnsi="Times New Roman" w:cs="David" w:hint="cs"/>
          <w:sz w:val="20"/>
          <w:szCs w:val="24"/>
          <w:rtl/>
          <w:lang w:eastAsia="he-IL"/>
        </w:rPr>
        <w:t xml:space="preserve">וראות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לפעולה משפטית או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שירותי המתכנן או אם ארע אירוע דומה.</w:t>
      </w:r>
    </w:p>
    <w:p w14:paraId="1F4CDB09"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חל שינוי בהחזקת המניות ו/או בהרכב המנהלים של המתכנן.</w:t>
      </w:r>
    </w:p>
    <w:p w14:paraId="627B9AB2"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AEA81DF"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51850E5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78851B7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257C877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565C03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B8BCB9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DCF9E95" w14:textId="77777777" w:rsidR="00435A20" w:rsidRPr="00435A20" w:rsidRDefault="00435A20" w:rsidP="00BA7779">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10371A7"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3C2BDDF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79F060A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15B9629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0407955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31F81E31"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6AB0882"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3A721A60"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466AA2BA"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3F188D9"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641BA70D"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13E47CB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F91F810"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E6476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664DAF67"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lastRenderedPageBreak/>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4D4EE7B8"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71C6DDC"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48AF7FF7"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0FCD07EA"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47B56609"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51852CB"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612D0252" w14:textId="44011FC3" w:rsidR="00435A20" w:rsidRPr="00435A20" w:rsidRDefault="00984A1E"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ins w:id="27" w:author="Meryl Etman [2]" w:date="2022-07-24T12:20:00Z">
        <w:r>
          <w:rPr>
            <w:rFonts w:ascii="Times New Roman" w:eastAsia="Times New Roman" w:hAnsi="Times New Roman" w:cs="David" w:hint="cs"/>
            <w:sz w:val="20"/>
            <w:szCs w:val="24"/>
            <w:rtl/>
            <w:lang w:eastAsia="he-IL"/>
          </w:rPr>
          <w:t xml:space="preserve">המתכנן מתחייב כי </w:t>
        </w:r>
      </w:ins>
      <w:r w:rsidR="00435A20" w:rsidRPr="00435A20">
        <w:rPr>
          <w:rFonts w:ascii="Times New Roman" w:eastAsia="Times New Roman" w:hAnsi="Times New Roman" w:cs="David"/>
          <w:sz w:val="20"/>
          <w:szCs w:val="24"/>
          <w:rtl/>
          <w:lang w:eastAsia="he-IL"/>
        </w:rPr>
        <w:t>המנהל הראשי במשרד המתכנן</w:t>
      </w:r>
      <w:r w:rsidR="00435A20" w:rsidRPr="00435A20">
        <w:rPr>
          <w:rFonts w:ascii="Times New Roman" w:eastAsia="Times New Roman" w:hAnsi="Times New Roman" w:cs="David" w:hint="cs"/>
          <w:sz w:val="20"/>
          <w:szCs w:val="24"/>
          <w:rtl/>
          <w:lang w:eastAsia="he-IL"/>
        </w:rPr>
        <w:t>,</w:t>
      </w:r>
      <w:r w:rsidR="00435A20" w:rsidRPr="00435A20">
        <w:rPr>
          <w:rFonts w:ascii="Times New Roman" w:eastAsia="Times New Roman" w:hAnsi="Times New Roman" w:cs="David"/>
          <w:sz w:val="20"/>
          <w:szCs w:val="24"/>
          <w:rtl/>
          <w:lang w:eastAsia="he-IL"/>
        </w:rPr>
        <w:t xml:space="preserve"> </w:t>
      </w:r>
      <w:del w:id="28" w:author="Meryl Etman [2]" w:date="2022-07-24T12:20:00Z">
        <w:r w:rsidR="00435A20" w:rsidRPr="00435A20" w:rsidDel="00984A1E">
          <w:rPr>
            <w:rFonts w:ascii="Times New Roman" w:eastAsia="Times New Roman" w:hAnsi="Times New Roman" w:cs="David"/>
            <w:sz w:val="20"/>
            <w:szCs w:val="24"/>
            <w:rtl/>
            <w:lang w:eastAsia="he-IL"/>
          </w:rPr>
          <w:delText>מתחייב ל</w:delText>
        </w:r>
      </w:del>
      <w:ins w:id="29" w:author="Meryl Etman [2]" w:date="2022-07-24T12:20:00Z">
        <w:r>
          <w:rPr>
            <w:rFonts w:ascii="Times New Roman" w:eastAsia="Times New Roman" w:hAnsi="Times New Roman" w:cs="David" w:hint="cs"/>
            <w:sz w:val="20"/>
            <w:szCs w:val="24"/>
            <w:rtl/>
            <w:lang w:eastAsia="he-IL"/>
          </w:rPr>
          <w:t>י</w:t>
        </w:r>
      </w:ins>
      <w:r w:rsidR="00435A20" w:rsidRPr="00435A20">
        <w:rPr>
          <w:rFonts w:ascii="Times New Roman" w:eastAsia="Times New Roman" w:hAnsi="Times New Roman" w:cs="David"/>
          <w:sz w:val="20"/>
          <w:szCs w:val="24"/>
          <w:rtl/>
          <w:lang w:eastAsia="he-IL"/>
        </w:rPr>
        <w:t>בצע את השירותים שעליו לבצע אישית ע</w:t>
      </w:r>
      <w:r w:rsidR="00435A20" w:rsidRPr="00435A20">
        <w:rPr>
          <w:rFonts w:ascii="Times New Roman" w:eastAsia="Times New Roman" w:hAnsi="Times New Roman" w:cs="David" w:hint="cs"/>
          <w:sz w:val="20"/>
          <w:szCs w:val="24"/>
          <w:rtl/>
          <w:lang w:eastAsia="he-IL"/>
        </w:rPr>
        <w:t>ל פ</w:t>
      </w:r>
      <w:r w:rsidR="00435A20" w:rsidRPr="00435A20">
        <w:rPr>
          <w:rFonts w:ascii="Times New Roman" w:eastAsia="Times New Roman" w:hAnsi="Times New Roman" w:cs="David"/>
          <w:sz w:val="20"/>
          <w:szCs w:val="24"/>
          <w:rtl/>
          <w:lang w:eastAsia="he-IL"/>
        </w:rPr>
        <w:t>י חוזה</w:t>
      </w:r>
      <w:r w:rsidR="00435A20" w:rsidRPr="00435A20">
        <w:rPr>
          <w:rFonts w:ascii="Times New Roman" w:eastAsia="Times New Roman" w:hAnsi="Times New Roman" w:cs="David" w:hint="cs"/>
          <w:sz w:val="20"/>
          <w:szCs w:val="24"/>
          <w:rtl/>
          <w:lang w:eastAsia="he-IL"/>
        </w:rPr>
        <w:t xml:space="preserve"> זה </w:t>
      </w:r>
      <w:del w:id="30" w:author="Meryl Etman [2]" w:date="2022-07-24T12:20:00Z">
        <w:r w:rsidR="00435A20" w:rsidRPr="00435A20" w:rsidDel="00984A1E">
          <w:rPr>
            <w:rFonts w:ascii="Times New Roman" w:eastAsia="Times New Roman" w:hAnsi="Times New Roman" w:cs="David" w:hint="cs"/>
            <w:sz w:val="20"/>
            <w:szCs w:val="24"/>
            <w:rtl/>
            <w:lang w:eastAsia="he-IL"/>
          </w:rPr>
          <w:delText>והינו</w:delText>
        </w:r>
        <w:r w:rsidR="00435A20" w:rsidRPr="00435A20" w:rsidDel="00984A1E">
          <w:rPr>
            <w:rFonts w:ascii="Times New Roman" w:eastAsia="Times New Roman" w:hAnsi="Times New Roman" w:cs="David"/>
            <w:sz w:val="20"/>
            <w:szCs w:val="24"/>
            <w:rtl/>
            <w:lang w:eastAsia="he-IL"/>
          </w:rPr>
          <w:delText xml:space="preserve"> </w:delText>
        </w:r>
      </w:del>
      <w:ins w:id="31" w:author="Meryl Etman [2]" w:date="2022-07-24T12:20:00Z">
        <w:r w:rsidRPr="00435A20">
          <w:rPr>
            <w:rFonts w:ascii="Times New Roman" w:eastAsia="Times New Roman" w:hAnsi="Times New Roman" w:cs="David" w:hint="cs"/>
            <w:sz w:val="20"/>
            <w:szCs w:val="24"/>
            <w:rtl/>
            <w:lang w:eastAsia="he-IL"/>
          </w:rPr>
          <w:t>וה</w:t>
        </w:r>
        <w:r>
          <w:rPr>
            <w:rFonts w:ascii="Times New Roman" w:eastAsia="Times New Roman" w:hAnsi="Times New Roman" w:cs="David" w:hint="cs"/>
            <w:sz w:val="20"/>
            <w:szCs w:val="24"/>
            <w:rtl/>
            <w:lang w:eastAsia="he-IL"/>
          </w:rPr>
          <w:t>מתכנן</w:t>
        </w:r>
        <w:r w:rsidRPr="00435A20">
          <w:rPr>
            <w:rFonts w:ascii="Times New Roman" w:eastAsia="Times New Roman" w:hAnsi="Times New Roman" w:cs="David"/>
            <w:sz w:val="20"/>
            <w:szCs w:val="24"/>
            <w:rtl/>
            <w:lang w:eastAsia="he-IL"/>
          </w:rPr>
          <w:t xml:space="preserve"> </w:t>
        </w:r>
      </w:ins>
      <w:r w:rsidR="00435A20" w:rsidRPr="00435A20">
        <w:rPr>
          <w:rFonts w:ascii="Times New Roman" w:eastAsia="Times New Roman" w:hAnsi="Times New Roman" w:cs="David"/>
          <w:sz w:val="20"/>
          <w:szCs w:val="24"/>
          <w:rtl/>
          <w:lang w:eastAsia="he-IL"/>
        </w:rPr>
        <w:t>אחראי וערב כלפי המזמין לב</w:t>
      </w:r>
      <w:r w:rsidR="00435A20" w:rsidRPr="00435A20">
        <w:rPr>
          <w:rFonts w:ascii="Times New Roman" w:eastAsia="Times New Roman" w:hAnsi="Times New Roman" w:cs="David" w:hint="cs"/>
          <w:sz w:val="20"/>
          <w:szCs w:val="24"/>
          <w:rtl/>
          <w:lang w:eastAsia="he-IL"/>
        </w:rPr>
        <w:t>י</w:t>
      </w:r>
      <w:r w:rsidR="00435A20" w:rsidRPr="00435A20">
        <w:rPr>
          <w:rFonts w:ascii="Times New Roman" w:eastAsia="Times New Roman" w:hAnsi="Times New Roman" w:cs="David"/>
          <w:sz w:val="20"/>
          <w:szCs w:val="24"/>
          <w:rtl/>
          <w:lang w:eastAsia="he-IL"/>
        </w:rPr>
        <w:t xml:space="preserve">צוע התחייבויות </w:t>
      </w:r>
      <w:del w:id="32" w:author="Meryl Etman [2]" w:date="2022-07-24T12:21:00Z">
        <w:r w:rsidR="00435A20" w:rsidRPr="00435A20" w:rsidDel="00984A1E">
          <w:rPr>
            <w:rFonts w:ascii="Times New Roman" w:eastAsia="Times New Roman" w:hAnsi="Times New Roman" w:cs="David"/>
            <w:sz w:val="20"/>
            <w:szCs w:val="24"/>
            <w:rtl/>
            <w:lang w:eastAsia="he-IL"/>
          </w:rPr>
          <w:delText xml:space="preserve">המתכנן </w:delText>
        </w:r>
      </w:del>
      <w:ins w:id="33" w:author="Meryl Etman [2]" w:date="2022-07-24T12:21:00Z">
        <w:r w:rsidRPr="00435A20">
          <w:rPr>
            <w:rFonts w:ascii="Times New Roman" w:eastAsia="Times New Roman" w:hAnsi="Times New Roman" w:cs="David"/>
            <w:sz w:val="20"/>
            <w:szCs w:val="24"/>
            <w:rtl/>
            <w:lang w:eastAsia="he-IL"/>
          </w:rPr>
          <w:t>המ</w:t>
        </w:r>
        <w:r>
          <w:rPr>
            <w:rFonts w:ascii="Times New Roman" w:eastAsia="Times New Roman" w:hAnsi="Times New Roman" w:cs="David" w:hint="cs"/>
            <w:sz w:val="20"/>
            <w:szCs w:val="24"/>
            <w:rtl/>
            <w:lang w:eastAsia="he-IL"/>
          </w:rPr>
          <w:t>נהל הראשי</w:t>
        </w:r>
        <w:r w:rsidRPr="00435A20">
          <w:rPr>
            <w:rFonts w:ascii="Times New Roman" w:eastAsia="Times New Roman" w:hAnsi="Times New Roman" w:cs="David"/>
            <w:sz w:val="20"/>
            <w:szCs w:val="24"/>
            <w:rtl/>
            <w:lang w:eastAsia="he-IL"/>
          </w:rPr>
          <w:t xml:space="preserve"> </w:t>
        </w:r>
      </w:ins>
      <w:r w:rsidR="00435A20" w:rsidRPr="00435A20">
        <w:rPr>
          <w:rFonts w:ascii="Times New Roman" w:eastAsia="Times New Roman" w:hAnsi="Times New Roman" w:cs="David"/>
          <w:sz w:val="20"/>
          <w:szCs w:val="24"/>
          <w:rtl/>
          <w:lang w:eastAsia="he-IL"/>
        </w:rPr>
        <w:t>לפי חוזה</w:t>
      </w:r>
      <w:r w:rsidR="00435A20" w:rsidRPr="00435A20">
        <w:rPr>
          <w:rFonts w:ascii="Times New Roman" w:eastAsia="Times New Roman" w:hAnsi="Times New Roman" w:cs="David" w:hint="cs"/>
          <w:sz w:val="20"/>
          <w:szCs w:val="24"/>
          <w:rtl/>
          <w:lang w:eastAsia="he-IL"/>
        </w:rPr>
        <w:t xml:space="preserve"> זה על נספחיו</w:t>
      </w:r>
      <w:r w:rsidR="00435A20" w:rsidRPr="00435A20">
        <w:rPr>
          <w:rFonts w:ascii="Times New Roman" w:eastAsia="Times New Roman" w:hAnsi="Times New Roman" w:cs="David"/>
          <w:sz w:val="20"/>
          <w:szCs w:val="24"/>
          <w:rtl/>
          <w:lang w:eastAsia="he-IL"/>
        </w:rPr>
        <w:t>.</w:t>
      </w:r>
    </w:p>
    <w:p w14:paraId="16BEF60F" w14:textId="352CD52D"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ins w:id="34" w:author="Meryl Etman [2]" w:date="2022-05-17T18:05:00Z">
        <w:r w:rsidR="003C4256">
          <w:rPr>
            <w:rFonts w:ascii="Times New Roman" w:eastAsia="Times New Roman" w:hAnsi="Times New Roman" w:cs="David" w:hint="cs"/>
            <w:sz w:val="20"/>
            <w:szCs w:val="24"/>
            <w:rtl/>
            <w:lang w:eastAsia="he-IL"/>
          </w:rPr>
          <w:t xml:space="preserve"> והכל בכפוף לכך שניתנה לצד המפר האפשרות להתגונן מפני דרישה כאמור</w:t>
        </w:r>
      </w:ins>
      <w:ins w:id="35" w:author="Meryl Etman [2]" w:date="2022-07-24T12:21:00Z">
        <w:r w:rsidR="00984A1E">
          <w:rPr>
            <w:rFonts w:ascii="Times New Roman" w:eastAsia="Times New Roman" w:hAnsi="Times New Roman" w:cs="David" w:hint="cs"/>
            <w:sz w:val="20"/>
            <w:szCs w:val="24"/>
            <w:rtl/>
            <w:lang w:eastAsia="he-IL"/>
          </w:rPr>
          <w:t xml:space="preserve"> בתוך זמן סביר</w:t>
        </w:r>
      </w:ins>
      <w:r w:rsidRPr="00435A20">
        <w:rPr>
          <w:rFonts w:ascii="Times New Roman" w:eastAsia="Times New Roman" w:hAnsi="Times New Roman" w:cs="David"/>
          <w:sz w:val="20"/>
          <w:szCs w:val="24"/>
          <w:rtl/>
          <w:lang w:eastAsia="he-IL"/>
        </w:rPr>
        <w:t>.</w:t>
      </w:r>
    </w:p>
    <w:p w14:paraId="36F25100"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91A45A5"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4FEE79D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AC5486F"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 xml:space="preserve">מכלליות </w:t>
      </w:r>
      <w:r w:rsidRPr="00435A20">
        <w:rPr>
          <w:rFonts w:ascii="Times New Roman" w:eastAsia="Times New Roman" w:hAnsi="Times New Roman" w:cs="David" w:hint="cs"/>
          <w:sz w:val="20"/>
          <w:szCs w:val="24"/>
          <w:rtl/>
          <w:lang w:eastAsia="he-IL"/>
        </w:rPr>
        <w:lastRenderedPageBreak/>
        <w:t>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D78928E"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259B2F53"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4D733F8B"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959A0C5"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5E798745"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7475CDF"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07C2CC0E"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571ADE12"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CC64017"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C958D3F"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0586A07"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4AE8549A"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E026B6A"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w:t>
      </w:r>
      <w:r w:rsidRPr="00435A20">
        <w:rPr>
          <w:rFonts w:ascii="Times New Roman" w:eastAsia="Times New Roman" w:hAnsi="Times New Roman" w:cs="David"/>
          <w:sz w:val="20"/>
          <w:szCs w:val="24"/>
          <w:rtl/>
          <w:lang w:eastAsia="he-IL"/>
        </w:rPr>
        <w:lastRenderedPageBreak/>
        <w:t xml:space="preserve">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4DDFA8A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72DB4A" w14:textId="77777777" w:rsidR="00435A20" w:rsidRPr="00435A20" w:rsidRDefault="00435A20" w:rsidP="00215CD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0E53906F" w14:textId="77777777"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6D8B10A"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20CA7BF"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A8C1F6F"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9E9F05" w14:textId="63125F32"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A3318365BF944B97B96F002FB5DCE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 w:author="Meryl Etman" w:date="2022-03-27T16:27:00Z">
            <w:r w:rsidR="00122D16">
              <w:rPr>
                <w:rFonts w:ascii="Times New Roman" w:eastAsia="Times New Roman" w:hAnsi="Times New Roman" w:cs="David"/>
                <w:color w:val="00B0F0"/>
                <w:sz w:val="20"/>
                <w:szCs w:val="24"/>
                <w:rtl/>
                <w:lang w:eastAsia="he-IL"/>
              </w:rPr>
              <w:t>מילוסלבסקי אדריכלים</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0AE26A04A8C43849BE0A9410057F4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37" w:author="Meryl Etman" w:date="2022-03-27T16:26:00Z">
            <w:r w:rsidR="00122D16" w:rsidRPr="003E6FC4">
              <w:rPr>
                <w:rStyle w:val="PlaceholderText"/>
                <w:rtl/>
              </w:rPr>
              <w:t>[שם צד א]</w:t>
            </w:r>
          </w:ins>
        </w:sdtContent>
      </w:sdt>
    </w:p>
    <w:p w14:paraId="4C475769"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67F133C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5B606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8F5CAF"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E3A805"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B1D12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75B1E9C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62A055"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73ADAE5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90590F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9887BE" w14:textId="77777777" w:rsidR="006B279F" w:rsidRDefault="006B279F"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179C363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A48983B" w14:textId="77777777"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5E04FDA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0083D0E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F2E518" w14:textId="348F7612"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8" w:author="Meryl Etman" w:date="2022-03-27T16:23:00Z">
            <w:r w:rsidR="00122D16">
              <w:rPr>
                <w:rFonts w:ascii="Times New Roman" w:eastAsia="Times New Roman" w:hAnsi="Times New Roman" w:cs="David"/>
                <w:color w:val="008000"/>
                <w:sz w:val="24"/>
                <w:szCs w:val="24"/>
                <w:rtl/>
                <w:lang w:eastAsia="he-IL"/>
              </w:rPr>
              <w:t>גבעת שמואל</w:t>
            </w:r>
          </w:ins>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customXmlDelRangeStart w:id="39" w:author="Meryl Etman [2]" w:date="2022-03-27T16:44:00Z"/>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customXmlDelRangeEnd w:id="39"/>
          <w:ins w:id="40" w:author="Meryl Etman" w:date="2022-03-27T16:23:00Z">
            <w:del w:id="41" w:author="Meryl Etman [2]" w:date="2022-03-27T16:44:00Z">
              <w:r w:rsidR="00122D16" w:rsidDel="00215CDE">
                <w:rPr>
                  <w:rFonts w:ascii="Times New Roman" w:eastAsia="Times New Roman" w:hAnsi="Times New Roman" w:cs="David"/>
                  <w:color w:val="008000"/>
                  <w:sz w:val="24"/>
                  <w:szCs w:val="24"/>
                  <w:rtl/>
                </w:rPr>
                <w:delText>גבעת שמואל</w:delText>
              </w:r>
            </w:del>
          </w:ins>
          <w:customXmlDelRangeStart w:id="42" w:author="Meryl Etman [2]" w:date="2022-03-27T16:44:00Z"/>
        </w:sdtContent>
      </w:sdt>
      <w:customXmlDelRangeEnd w:id="42"/>
      <w:del w:id="43" w:author="Meryl Etman [2]" w:date="2022-03-27T16:44:00Z">
        <w:r w:rsidRPr="00435A20" w:rsidDel="00215CDE">
          <w:rPr>
            <w:rFonts w:ascii="Times New Roman" w:eastAsia="Times New Roman" w:hAnsi="Times New Roman" w:cs="David" w:hint="cs"/>
            <w:color w:val="008000"/>
            <w:sz w:val="24"/>
            <w:szCs w:val="24"/>
            <w:rtl/>
            <w:lang w:eastAsia="he-IL"/>
          </w:rPr>
          <w:delText xml:space="preserve">, </w:delText>
        </w:r>
      </w:del>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44" w:author="Meryl Etman" w:date="2022-03-27T16:23:00Z">
            <w:r w:rsidR="00122D16">
              <w:rPr>
                <w:rFonts w:ascii="Times New Roman" w:eastAsia="Times New Roman" w:hAnsi="Times New Roman" w:cs="David"/>
                <w:color w:val="008000"/>
                <w:sz w:val="24"/>
                <w:szCs w:val="24"/>
                <w:rtl/>
              </w:rPr>
              <w:t>סביוני גבעת שמואל מגרשים 1006-1007</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04BB12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D6CAAD" w14:textId="4D6AB913"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45" w:author="Meryl Etman" w:date="2022-03-27T16:32:00Z">
            <w:r w:rsidR="00122D16">
              <w:rPr>
                <w:rFonts w:ascii="Times New Roman" w:eastAsia="Times New Roman" w:hAnsi="Times New Roman" w:cs="David"/>
                <w:color w:val="008000"/>
                <w:sz w:val="24"/>
                <w:szCs w:val="24"/>
                <w:rtl/>
              </w:rPr>
              <w:t>427-0218768</w:t>
            </w:r>
          </w:ins>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del w:id="46" w:author="Meryl Etman [2]" w:date="2022-03-27T16:45:00Z">
        <w:r w:rsidRPr="00435A20" w:rsidDel="00215CDE">
          <w:rPr>
            <w:rFonts w:ascii="Times New Roman" w:eastAsia="Times New Roman" w:hAnsi="Times New Roman" w:cs="David" w:hint="cs"/>
            <w:sz w:val="24"/>
            <w:szCs w:val="24"/>
            <w:rtl/>
            <w:lang w:eastAsia="he-IL"/>
          </w:rPr>
          <w:delText xml:space="preserve">- </w:delText>
        </w:r>
      </w:del>
      <w:ins w:id="47" w:author="Meryl Etman [2]" w:date="2022-03-27T16:45:00Z">
        <w:r w:rsidR="00215CDE">
          <w:rPr>
            <w:rFonts w:ascii="Times New Roman" w:eastAsia="Times New Roman" w:hAnsi="Times New Roman" w:cs="David" w:hint="cs"/>
            <w:sz w:val="24"/>
            <w:szCs w:val="24"/>
            <w:rtl/>
            <w:lang w:eastAsia="he-IL"/>
          </w:rPr>
          <w:t>גוש</w:t>
        </w:r>
        <w:r w:rsidR="00215CDE" w:rsidRPr="00435A20">
          <w:rPr>
            <w:rFonts w:ascii="Times New Roman" w:eastAsia="Times New Roman" w:hAnsi="Times New Roman" w:cs="David" w:hint="cs"/>
            <w:sz w:val="24"/>
            <w:szCs w:val="24"/>
            <w:rtl/>
            <w:lang w:eastAsia="he-IL"/>
          </w:rPr>
          <w:t xml:space="preserve"> </w:t>
        </w:r>
      </w:ins>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48" w:author="Meryl Etman" w:date="2022-03-27T16:31:00Z">
            <w:r w:rsidR="00122D16">
              <w:rPr>
                <w:rFonts w:ascii="Times New Roman" w:eastAsia="Times New Roman" w:hAnsi="Times New Roman" w:cs="David"/>
                <w:color w:val="008000"/>
                <w:sz w:val="24"/>
                <w:szCs w:val="24"/>
                <w:rtl/>
              </w:rPr>
              <w:t>6191</w:t>
            </w:r>
          </w:ins>
        </w:sdtContent>
      </w:sdt>
      <w:ins w:id="49" w:author="Meryl Etman [2]" w:date="2022-03-27T16:45:00Z">
        <w:r w:rsidR="00215CDE">
          <w:rPr>
            <w:rFonts w:ascii="Times New Roman" w:eastAsia="Times New Roman" w:hAnsi="Times New Roman" w:cs="David" w:hint="cs"/>
            <w:sz w:val="24"/>
            <w:szCs w:val="24"/>
            <w:rtl/>
            <w:lang w:eastAsia="he-IL"/>
          </w:rPr>
          <w:t>, חלקות 84-85, מגרשים 1006-1007</w:t>
        </w:r>
      </w:ins>
      <w:del w:id="50" w:author="Meryl Etman [2]" w:date="2022-03-27T16:45:00Z">
        <w:r w:rsidRPr="00435A20" w:rsidDel="00215CDE">
          <w:rPr>
            <w:rFonts w:ascii="Times New Roman" w:eastAsia="Times New Roman" w:hAnsi="Times New Roman" w:cs="David" w:hint="cs"/>
            <w:sz w:val="24"/>
            <w:szCs w:val="24"/>
            <w:rtl/>
            <w:lang w:eastAsia="he-IL"/>
          </w:rPr>
          <w:delText xml:space="preserve"> </w:delText>
        </w:r>
      </w:del>
      <w:r w:rsidRPr="00435A20">
        <w:rPr>
          <w:rFonts w:ascii="Times New Roman" w:eastAsia="Times New Roman" w:hAnsi="Times New Roman" w:cs="David"/>
          <w:sz w:val="24"/>
          <w:szCs w:val="24"/>
          <w:rtl/>
          <w:lang w:eastAsia="he-IL"/>
        </w:rPr>
        <w:t>.</w:t>
      </w:r>
    </w:p>
    <w:p w14:paraId="452A3593"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56235D" w14:textId="2F3E612E" w:rsidR="00435A20" w:rsidRDefault="00435A20" w:rsidP="00435A20">
      <w:pPr>
        <w:widowControl w:val="0"/>
        <w:spacing w:before="0" w:beforeAutospacing="0" w:after="0" w:afterAutospacing="0" w:line="240" w:lineRule="auto"/>
        <w:ind w:left="720"/>
        <w:jc w:val="both"/>
        <w:rPr>
          <w:ins w:id="51" w:author="Meryl Etman [2]" w:date="2022-05-12T10:41: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722E2AD" w14:textId="32E9E6B3" w:rsidR="00163CFC" w:rsidRPr="00435A20" w:rsidRDefault="00163CFC"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ins w:id="52" w:author="Meryl Etman [2]" w:date="2022-05-12T10:41:00Z">
        <w:r>
          <w:rPr>
            <w:rFonts w:ascii="Times New Roman" w:eastAsia="Times New Roman" w:hAnsi="Times New Roman" w:cs="David" w:hint="cs"/>
            <w:sz w:val="24"/>
            <w:szCs w:val="24"/>
            <w:rtl/>
            <w:lang w:eastAsia="he-IL"/>
          </w:rPr>
          <w:t xml:space="preserve">ככל ותשונה התב"ע </w:t>
        </w:r>
      </w:ins>
      <w:ins w:id="53" w:author="Meryl Etman [2]" w:date="2022-05-12T10:42:00Z">
        <w:r>
          <w:rPr>
            <w:rFonts w:ascii="Times New Roman" w:eastAsia="Times New Roman" w:hAnsi="Times New Roman" w:cs="David" w:hint="cs"/>
            <w:sz w:val="24"/>
            <w:szCs w:val="24"/>
            <w:rtl/>
            <w:lang w:eastAsia="he-IL"/>
          </w:rPr>
          <w:t>בהיקפים אשר יצריכו עבודה מהותית של המתכנן, תסוכם בין  הצדדים תוספת שכ"ט מראש ובכתב.</w:t>
        </w:r>
      </w:ins>
    </w:p>
    <w:p w14:paraId="2697944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01F69FE" w14:textId="44A15FE2"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54" w:author="Meryl Etman" w:date="2022-03-27T16:23:00Z">
            <w:r w:rsidR="00122D16">
              <w:rPr>
                <w:rFonts w:ascii="Times New Roman" w:eastAsia="Times New Roman" w:hAnsi="Times New Roman" w:cs="David"/>
                <w:sz w:val="24"/>
                <w:szCs w:val="24"/>
                <w:rtl/>
                <w:lang w:eastAsia="he-IL"/>
              </w:rPr>
              <w:t>גבעת שמואל</w:t>
            </w:r>
          </w:ins>
        </w:sdtContent>
      </w:sdt>
      <w:r w:rsidRPr="00435A20">
        <w:rPr>
          <w:rFonts w:ascii="Times New Roman" w:eastAsia="Times New Roman" w:hAnsi="Times New Roman" w:cs="David" w:hint="cs"/>
          <w:color w:val="008000"/>
          <w:sz w:val="24"/>
          <w:szCs w:val="24"/>
          <w:rtl/>
        </w:rPr>
        <w:t>.</w:t>
      </w:r>
    </w:p>
    <w:p w14:paraId="7031E9B8"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45E03DBE"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46AD6C4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1FB9DC" w14:textId="32AA0D50"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55" w:author="Meryl Etman" w:date="2022-03-27T16:32:00Z">
            <w:r w:rsidR="00122D16">
              <w:rPr>
                <w:rFonts w:ascii="Times New Roman" w:eastAsia="Times New Roman" w:hAnsi="Times New Roman" w:cs="David" w:hint="cs"/>
                <w:sz w:val="24"/>
                <w:szCs w:val="24"/>
                <w:rtl/>
                <w:lang w:eastAsia="he-IL"/>
              </w:rPr>
              <w:t>מרול אטמן</w:t>
            </w:r>
          </w:ins>
        </w:sdtContent>
      </w:sdt>
    </w:p>
    <w:p w14:paraId="0A29ED2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57B24BF"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מימד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שמירה, הדפסת תכניות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ות התוכנה בלבד או תוכנה אחרת לפי החלטת המזמין.</w:t>
      </w:r>
    </w:p>
    <w:p w14:paraId="603D5C5F" w14:textId="77777777"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D0D901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7C5C90B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280988" w14:textId="49E6EE9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65621551"/>
          <w:placeholder>
            <w:docPart w:val="EA601E4CD431459F95474054E7066F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56" w:author="Meryl Etman" w:date="2022-03-27T16:32:00Z">
            <w:r w:rsidR="00122D16">
              <w:rPr>
                <w:rFonts w:ascii="Times New Roman" w:eastAsia="Times New Roman" w:hAnsi="Times New Roman" w:cs="David"/>
                <w:color w:val="00B0F0"/>
                <w:sz w:val="24"/>
                <w:szCs w:val="24"/>
                <w:rtl/>
                <w:lang w:eastAsia="he-IL"/>
              </w:rPr>
              <w:t>אודליה ורד-תימור</w:t>
            </w:r>
          </w:ins>
        </w:sdtContent>
      </w:sdt>
    </w:p>
    <w:p w14:paraId="49026C77"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02A29" w:rsidRPr="007D5B33">
            <w:rPr>
              <w:rStyle w:val="AutoFieldChar"/>
              <w:rFonts w:eastAsiaTheme="minorHAnsi"/>
              <w:color w:val="00B0F0"/>
              <w:rtl/>
            </w:rPr>
            <w:t>[שדה נוסף 5]</w:t>
          </w:r>
        </w:sdtContent>
      </w:sdt>
    </w:p>
    <w:p w14:paraId="7D07E4B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DD8E34" w14:textId="0A03CF85"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57" w:author="Meryl Etman" w:date="2022-03-27T16:33:00Z">
            <w:r w:rsidR="0054500F">
              <w:rPr>
                <w:rFonts w:ascii="Times New Roman" w:eastAsia="Times New Roman" w:hAnsi="Times New Roman" w:cs="David"/>
                <w:color w:val="008000"/>
                <w:sz w:val="24"/>
                <w:szCs w:val="24"/>
                <w:rtl/>
                <w:lang w:eastAsia="he-IL"/>
              </w:rPr>
              <w:t>גיא מילוסלבסקי</w:t>
            </w:r>
          </w:ins>
        </w:sdtContent>
      </w:sdt>
    </w:p>
    <w:p w14:paraId="78A53F5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D219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397E5DE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E5E5E6"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71B1871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42994637"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0D278E5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418D4C38"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64B1D04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909FD2"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0B4FF536"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p w14:paraId="157EDBC2" w14:textId="771BBD76" w:rsidR="00435A20" w:rsidRPr="00435A20" w:rsidRDefault="006B4D94"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58" w:author="Meryl Etman" w:date="2022-03-27T16:26:00Z">
            <w:r w:rsidR="00122D16">
              <w:rPr>
                <w:rFonts w:ascii="Times New Roman" w:eastAsia="Times New Roman" w:hAnsi="Times New Roman" w:cs="David" w:hint="cs"/>
                <w:color w:val="008000"/>
                <w:sz w:val="24"/>
                <w:szCs w:val="24"/>
                <w:rtl/>
                <w:lang w:eastAsia="he-IL"/>
              </w:rPr>
              <w:t>100%</w:t>
            </w:r>
          </w:ins>
        </w:sdtContent>
      </w:sdt>
    </w:p>
    <w:p w14:paraId="3EC14B5D"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1874F6D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5A2F727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69466A6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4D6D26A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F7156D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1E804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2F2CFB5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B30BA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4ED1DCD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128E68" w14:textId="6B4D736F"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r>
      <w:del w:id="59" w:author="Meryl Etman [2]" w:date="2022-03-27T16:55:00Z">
        <w:r w:rsidRPr="00435A20" w:rsidDel="00946C13">
          <w:rPr>
            <w:rFonts w:ascii="Times New Roman" w:eastAsia="Times New Roman" w:hAnsi="Times New Roman" w:cs="David"/>
            <w:sz w:val="24"/>
            <w:szCs w:val="24"/>
            <w:rtl/>
            <w:lang w:eastAsia="he-IL"/>
          </w:rPr>
          <w:delText>שינוי תכנית בנין עיר , תכניות בינוי ופיתוח / תכניות עיצוב ארכיטקטוני</w:delText>
        </w:r>
      </w:del>
      <w:ins w:id="60" w:author="Meryl Etman [2]" w:date="2022-03-27T16:55:00Z">
        <w:r w:rsidR="00946C13">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sz w:val="24"/>
          <w:szCs w:val="24"/>
          <w:rtl/>
          <w:lang w:eastAsia="he-IL"/>
        </w:rPr>
        <w:t>.</w:t>
      </w:r>
    </w:p>
    <w:p w14:paraId="36EE053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4C1714" w14:textId="77777777" w:rsidR="00966136" w:rsidRDefault="00435A20" w:rsidP="00435A20">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ו/או משרדים </w:t>
      </w:r>
      <w:r w:rsidRPr="00435A20">
        <w:rPr>
          <w:rFonts w:ascii="Times New Roman" w:eastAsia="Times New Roman" w:hAnsi="Times New Roman" w:cs="David"/>
          <w:sz w:val="24"/>
          <w:szCs w:val="24"/>
          <w:rtl/>
          <w:lang w:eastAsia="he-IL"/>
        </w:rPr>
        <w:t xml:space="preserve">לרבות מבני </w:t>
      </w:r>
    </w:p>
    <w:p w14:paraId="561E4842" w14:textId="5A35760D" w:rsidR="00966136" w:rsidDel="001C49FF" w:rsidRDefault="00966136" w:rsidP="001C49FF">
      <w:pPr>
        <w:widowControl w:val="0"/>
        <w:spacing w:before="0" w:beforeAutospacing="0" w:after="0" w:afterAutospacing="0" w:line="240" w:lineRule="auto"/>
        <w:ind w:left="720" w:hanging="720"/>
        <w:rPr>
          <w:del w:id="61" w:author="Meryl Etman [2]" w:date="2022-05-12T10:44: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עזר במגרשים (חדרי אשפה, תחנות טרנספורמציה וכד'</w:t>
      </w:r>
      <w:del w:id="62" w:author="Meryl Etman [2]" w:date="2022-05-12T10:44:00Z">
        <w:r w:rsidR="00435A20" w:rsidRPr="00435A20" w:rsidDel="001C49FF">
          <w:rPr>
            <w:rFonts w:ascii="Times New Roman" w:eastAsia="Times New Roman" w:hAnsi="Times New Roman" w:cs="David"/>
            <w:sz w:val="24"/>
            <w:szCs w:val="24"/>
            <w:rtl/>
            <w:lang w:eastAsia="he-IL"/>
          </w:rPr>
          <w:delText xml:space="preserve">), תכנון תחנות </w:delText>
        </w:r>
      </w:del>
    </w:p>
    <w:p w14:paraId="62C6FEB1" w14:textId="53D7459F" w:rsidR="00966136" w:rsidDel="001C49FF" w:rsidRDefault="00966136" w:rsidP="00F436C4">
      <w:pPr>
        <w:widowControl w:val="0"/>
        <w:spacing w:before="0" w:beforeAutospacing="0" w:after="0" w:afterAutospacing="0" w:line="240" w:lineRule="auto"/>
        <w:ind w:left="720" w:hanging="720"/>
        <w:rPr>
          <w:del w:id="63" w:author="Meryl Etman [2]" w:date="2022-05-12T10:44:00Z"/>
          <w:rFonts w:ascii="Times New Roman" w:eastAsia="Times New Roman" w:hAnsi="Times New Roman" w:cs="David"/>
          <w:sz w:val="24"/>
          <w:szCs w:val="24"/>
          <w:rtl/>
          <w:lang w:eastAsia="he-IL"/>
        </w:rPr>
      </w:pPr>
      <w:del w:id="64" w:author="Meryl Etman [2]" w:date="2022-05-12T10:44:00Z">
        <w:r w:rsidDel="001C49FF">
          <w:rPr>
            <w:rFonts w:ascii="Times New Roman" w:eastAsia="Times New Roman" w:hAnsi="Times New Roman" w:cs="David" w:hint="cs"/>
            <w:sz w:val="24"/>
            <w:szCs w:val="24"/>
            <w:rtl/>
            <w:lang w:eastAsia="he-IL"/>
          </w:rPr>
          <w:delText xml:space="preserve">                                         </w:delText>
        </w:r>
        <w:r w:rsidR="00435A20" w:rsidRPr="00435A20" w:rsidDel="001C49FF">
          <w:rPr>
            <w:rFonts w:ascii="Times New Roman" w:eastAsia="Times New Roman" w:hAnsi="Times New Roman" w:cs="David"/>
            <w:sz w:val="24"/>
            <w:szCs w:val="24"/>
            <w:rtl/>
            <w:lang w:eastAsia="he-IL"/>
          </w:rPr>
          <w:delText xml:space="preserve">טרנספורמציה במגרשים ציבוריים, תכנון מבנה מכירות ו/או דירה </w:delText>
        </w:r>
      </w:del>
    </w:p>
    <w:p w14:paraId="0725A9AA" w14:textId="28C26F13" w:rsidR="00435A20" w:rsidRPr="00435A20" w:rsidRDefault="00966136" w:rsidP="00F436C4">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del w:id="65" w:author="Meryl Etman [2]" w:date="2022-05-12T10:44:00Z">
        <w:r w:rsidDel="001C49FF">
          <w:rPr>
            <w:rFonts w:ascii="Times New Roman" w:eastAsia="Times New Roman" w:hAnsi="Times New Roman" w:cs="David" w:hint="cs"/>
            <w:sz w:val="24"/>
            <w:szCs w:val="24"/>
            <w:rtl/>
            <w:lang w:eastAsia="he-IL"/>
          </w:rPr>
          <w:delText xml:space="preserve">                                         </w:delText>
        </w:r>
        <w:r w:rsidR="00435A20" w:rsidRPr="00435A20" w:rsidDel="001C49FF">
          <w:rPr>
            <w:rFonts w:ascii="Times New Roman" w:eastAsia="Times New Roman" w:hAnsi="Times New Roman" w:cs="David"/>
            <w:sz w:val="24"/>
            <w:szCs w:val="24"/>
            <w:rtl/>
            <w:lang w:eastAsia="he-IL"/>
          </w:rPr>
          <w:delText>לדוגמא בסמוך למבנה המכירות</w:delText>
        </w:r>
      </w:del>
      <w:r w:rsidR="00435A20" w:rsidRPr="00435A20">
        <w:rPr>
          <w:rFonts w:ascii="Times New Roman" w:eastAsia="Times New Roman" w:hAnsi="Times New Roman" w:cs="David"/>
          <w:sz w:val="24"/>
          <w:szCs w:val="24"/>
          <w:rtl/>
          <w:lang w:eastAsia="he-IL"/>
        </w:rPr>
        <w:t>.</w:t>
      </w:r>
    </w:p>
    <w:p w14:paraId="4AEA9EAC"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25D60401"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1E6453D6"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9F0F86F" w14:textId="62F391B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05626B">
        <w:rPr>
          <w:rFonts w:ascii="Times New Roman" w:eastAsia="Times New Roman" w:hAnsi="Times New Roman" w:cs="David" w:hint="cs"/>
          <w:sz w:val="24"/>
          <w:szCs w:val="24"/>
          <w:lang w:eastAsia="he-IL"/>
        </w:rPr>
        <w:t xml:space="preserve"> </w:t>
      </w:r>
      <w:moveFromRangeStart w:id="66" w:author="Meryl Etman [2]" w:date="2022-07-04T14:46:00Z" w:name="move107838417"/>
      <w:moveFrom w:id="67" w:author="Meryl Etman [2]" w:date="2022-07-04T14:46:00Z">
        <w:r w:rsidR="0005626B" w:rsidDel="00FF5C2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sidDel="00FF5C28">
          <w:rPr>
            <w:rFonts w:ascii="Times New Roman" w:eastAsia="Times New Roman" w:hAnsi="Times New Roman" w:cs="David" w:hint="cs"/>
            <w:sz w:val="24"/>
            <w:szCs w:val="24"/>
            <w:lang w:eastAsia="he-IL"/>
          </w:rPr>
          <w:t>BIM</w:t>
        </w:r>
        <w:r w:rsidR="0005626B" w:rsidDel="00FF5C28">
          <w:rPr>
            <w:rFonts w:ascii="Times New Roman" w:eastAsia="Times New Roman" w:hAnsi="Times New Roman" w:cs="David" w:hint="cs"/>
            <w:sz w:val="24"/>
            <w:szCs w:val="24"/>
            <w:rtl/>
            <w:lang w:eastAsia="he-IL"/>
          </w:rPr>
          <w:t xml:space="preserve"> על המודל.</w:t>
        </w:r>
      </w:moveFrom>
      <w:moveFromRangeEnd w:id="66"/>
    </w:p>
    <w:p w14:paraId="7C777CEF" w14:textId="2D5870BC"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ראש הצוות ישתתף בכל ישיבות התכנון שיזומן אליהן ללא הגבלה</w:t>
      </w:r>
      <w:ins w:id="68" w:author="Meryl Etman [2]" w:date="2022-05-12T10:46:00Z">
        <w:r w:rsidR="001E3EC4">
          <w:rPr>
            <w:rFonts w:ascii="Times New Roman" w:eastAsia="Times New Roman" w:hAnsi="Times New Roman" w:cs="David" w:hint="cs"/>
            <w:sz w:val="24"/>
            <w:szCs w:val="24"/>
            <w:rtl/>
            <w:lang w:eastAsia="he-IL"/>
          </w:rPr>
          <w:t xml:space="preserve"> בהיקף סביר</w:t>
        </w:r>
      </w:ins>
      <w:r w:rsidRPr="00435A20">
        <w:rPr>
          <w:rFonts w:ascii="Times New Roman" w:eastAsia="Times New Roman" w:hAnsi="Times New Roman" w:cs="David"/>
          <w:sz w:val="24"/>
          <w:szCs w:val="24"/>
          <w:rtl/>
          <w:lang w:eastAsia="he-IL"/>
        </w:rPr>
        <w:t xml:space="preserve">. </w:t>
      </w:r>
      <w:moveToRangeStart w:id="69" w:author="Meryl Etman [2]" w:date="2022-07-04T14:46:00Z" w:name="move107838417"/>
      <w:moveTo w:id="70" w:author="Meryl Etman [2]" w:date="2022-07-04T14:46:00Z">
        <w:r w:rsidR="00FF5C2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FF5C28">
          <w:rPr>
            <w:rFonts w:ascii="Times New Roman" w:eastAsia="Times New Roman" w:hAnsi="Times New Roman" w:cs="David" w:hint="cs"/>
            <w:sz w:val="24"/>
            <w:szCs w:val="24"/>
            <w:lang w:eastAsia="he-IL"/>
          </w:rPr>
          <w:t>BIM</w:t>
        </w:r>
        <w:r w:rsidR="00FF5C28">
          <w:rPr>
            <w:rFonts w:ascii="Times New Roman" w:eastAsia="Times New Roman" w:hAnsi="Times New Roman" w:cs="David" w:hint="cs"/>
            <w:sz w:val="24"/>
            <w:szCs w:val="24"/>
            <w:rtl/>
            <w:lang w:eastAsia="he-IL"/>
          </w:rPr>
          <w:t xml:space="preserve"> על המודל.</w:t>
        </w:r>
      </w:moveTo>
      <w:moveToRangeEnd w:id="69"/>
    </w:p>
    <w:p w14:paraId="0F00C906"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2C2CA9BF"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878D19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0C5E99"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B95F2E5"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6293F077"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607CE4B0"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25E1D8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9F01C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7215262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65C312" w14:textId="77777777" w:rsidR="00966136"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w:t>
      </w:r>
    </w:p>
    <w:p w14:paraId="4AF94ACD" w14:textId="77777777" w:rsidR="00435A20" w:rsidRPr="00435A20" w:rsidRDefault="00966136"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58B77C54"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122984E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DC31FC" w14:textId="740C8FDD" w:rsidR="00435A20" w:rsidRPr="00435A20" w:rsidDel="00946C13" w:rsidRDefault="00435A20" w:rsidP="00435A20">
      <w:pPr>
        <w:widowControl w:val="0"/>
        <w:spacing w:before="0" w:beforeAutospacing="0" w:after="0" w:afterAutospacing="0" w:line="240" w:lineRule="auto"/>
        <w:ind w:left="1440" w:hanging="465"/>
        <w:rPr>
          <w:del w:id="71" w:author="Meryl Etman [2]" w:date="2022-03-27T16:55: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del w:id="72" w:author="Meryl Etman [2]" w:date="2022-03-27T16:55:00Z">
        <w:r w:rsidRPr="00435A20" w:rsidDel="00946C13">
          <w:rPr>
            <w:rFonts w:ascii="Times New Roman" w:eastAsia="Times New Roman" w:hAnsi="Times New Roman" w:cs="David"/>
            <w:sz w:val="24"/>
            <w:szCs w:val="24"/>
            <w:u w:val="single"/>
            <w:rtl/>
            <w:lang w:eastAsia="he-IL"/>
          </w:rPr>
          <w:delText xml:space="preserve">שינוי תכנית בנין </w:delText>
        </w:r>
        <w:r w:rsidRPr="00435A20" w:rsidDel="00946C13">
          <w:rPr>
            <w:rFonts w:ascii="Times New Roman" w:eastAsia="Times New Roman" w:hAnsi="Times New Roman" w:cs="David" w:hint="cs"/>
            <w:sz w:val="24"/>
            <w:szCs w:val="24"/>
            <w:u w:val="single"/>
            <w:rtl/>
            <w:lang w:eastAsia="he-IL"/>
          </w:rPr>
          <w:delText>עיר</w:delText>
        </w:r>
        <w:r w:rsidRPr="00435A20" w:rsidDel="00946C13">
          <w:rPr>
            <w:rFonts w:ascii="Times New Roman" w:eastAsia="Times New Roman" w:hAnsi="Times New Roman" w:cs="David"/>
            <w:sz w:val="24"/>
            <w:szCs w:val="24"/>
            <w:u w:val="single"/>
            <w:rtl/>
            <w:lang w:eastAsia="he-IL"/>
          </w:rPr>
          <w:delText>, תכניות בינוי ופ</w:delText>
        </w:r>
        <w:r w:rsidRPr="00435A20" w:rsidDel="00946C13">
          <w:rPr>
            <w:rFonts w:ascii="Times New Roman" w:eastAsia="Times New Roman" w:hAnsi="Times New Roman" w:cs="David" w:hint="cs"/>
            <w:sz w:val="24"/>
            <w:szCs w:val="24"/>
            <w:u w:val="single"/>
            <w:rtl/>
            <w:lang w:eastAsia="he-IL"/>
          </w:rPr>
          <w:delText>י</w:delText>
        </w:r>
        <w:r w:rsidRPr="00435A20" w:rsidDel="00946C13">
          <w:rPr>
            <w:rFonts w:ascii="Times New Roman" w:eastAsia="Times New Roman" w:hAnsi="Times New Roman" w:cs="David"/>
            <w:sz w:val="24"/>
            <w:szCs w:val="24"/>
            <w:u w:val="single"/>
            <w:rtl/>
            <w:lang w:eastAsia="he-IL"/>
          </w:rPr>
          <w:delText>תוח/תכניות עיצוב א</w:delText>
        </w:r>
        <w:r w:rsidRPr="00435A20" w:rsidDel="00946C13">
          <w:rPr>
            <w:rFonts w:ascii="Times New Roman" w:eastAsia="Times New Roman" w:hAnsi="Times New Roman" w:cs="David" w:hint="cs"/>
            <w:sz w:val="24"/>
            <w:szCs w:val="24"/>
            <w:u w:val="single"/>
            <w:rtl/>
            <w:lang w:eastAsia="he-IL"/>
          </w:rPr>
          <w:delText>דריכלי</w:delText>
        </w:r>
        <w:r w:rsidRPr="00435A20" w:rsidDel="00946C13">
          <w:rPr>
            <w:rFonts w:ascii="Times New Roman" w:eastAsia="Times New Roman" w:hAnsi="Times New Roman" w:cs="David"/>
            <w:sz w:val="24"/>
            <w:szCs w:val="24"/>
            <w:u w:val="single"/>
            <w:rtl/>
            <w:lang w:eastAsia="he-IL"/>
          </w:rPr>
          <w:delText>:</w:delText>
        </w:r>
      </w:del>
    </w:p>
    <w:p w14:paraId="637686DB" w14:textId="20F807F9" w:rsidR="00435A20" w:rsidRPr="00435A20" w:rsidDel="00946C13" w:rsidRDefault="00435A20" w:rsidP="00435A20">
      <w:pPr>
        <w:widowControl w:val="0"/>
        <w:spacing w:before="0" w:beforeAutospacing="0" w:after="0" w:afterAutospacing="0" w:line="240" w:lineRule="auto"/>
        <w:rPr>
          <w:del w:id="73" w:author="Meryl Etman [2]" w:date="2022-03-27T16:55:00Z"/>
          <w:rFonts w:ascii="Times New Roman" w:eastAsia="Times New Roman" w:hAnsi="Times New Roman" w:cs="David"/>
          <w:sz w:val="24"/>
          <w:szCs w:val="24"/>
          <w:rtl/>
          <w:lang w:eastAsia="he-IL"/>
        </w:rPr>
      </w:pPr>
    </w:p>
    <w:p w14:paraId="5520787E" w14:textId="25D808E8" w:rsidR="00435A20" w:rsidRPr="00435A20" w:rsidDel="00946C13" w:rsidRDefault="00435A20" w:rsidP="00435A20">
      <w:pPr>
        <w:widowControl w:val="0"/>
        <w:spacing w:before="0" w:beforeAutospacing="0" w:after="0" w:afterAutospacing="0" w:line="240" w:lineRule="auto"/>
        <w:rPr>
          <w:del w:id="74" w:author="Meryl Etman [2]" w:date="2022-03-27T16:55:00Z"/>
          <w:rFonts w:ascii="Times New Roman" w:eastAsia="Times New Roman" w:hAnsi="Times New Roman" w:cs="David"/>
          <w:sz w:val="24"/>
          <w:szCs w:val="24"/>
          <w:rtl/>
          <w:lang w:eastAsia="he-IL"/>
        </w:rPr>
      </w:pPr>
      <w:del w:id="75"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delText>א.</w:delText>
        </w:r>
        <w:r w:rsidRPr="00435A20" w:rsidDel="00946C13">
          <w:rPr>
            <w:rFonts w:ascii="Times New Roman" w:eastAsia="Times New Roman" w:hAnsi="Times New Roman" w:cs="David"/>
            <w:sz w:val="24"/>
            <w:szCs w:val="24"/>
            <w:rtl/>
            <w:lang w:eastAsia="he-IL"/>
          </w:rPr>
          <w:tab/>
          <w:delText xml:space="preserve">בירור הפרוגרמה עם המזמין, ביקורים באתר, חקירות מוקדמות, </w:delText>
        </w:r>
      </w:del>
    </w:p>
    <w:p w14:paraId="59BB5A0E" w14:textId="14E7F9D7" w:rsidR="00435A20" w:rsidRPr="00435A20" w:rsidDel="00946C13" w:rsidRDefault="00435A20" w:rsidP="00435A20">
      <w:pPr>
        <w:widowControl w:val="0"/>
        <w:spacing w:before="0" w:beforeAutospacing="0" w:after="0" w:afterAutospacing="0" w:line="240" w:lineRule="auto"/>
        <w:ind w:left="1440" w:firstLine="720"/>
        <w:rPr>
          <w:del w:id="76" w:author="Meryl Etman [2]" w:date="2022-03-27T16:55:00Z"/>
          <w:rFonts w:ascii="Times New Roman" w:eastAsia="Times New Roman" w:hAnsi="Times New Roman" w:cs="David"/>
          <w:sz w:val="24"/>
          <w:szCs w:val="24"/>
          <w:rtl/>
          <w:lang w:eastAsia="he-IL"/>
        </w:rPr>
      </w:pPr>
      <w:del w:id="77" w:author="Meryl Etman [2]" w:date="2022-03-27T16:55:00Z">
        <w:r w:rsidRPr="00435A20" w:rsidDel="00946C13">
          <w:rPr>
            <w:rFonts w:ascii="Times New Roman" w:eastAsia="Times New Roman" w:hAnsi="Times New Roman" w:cs="David" w:hint="cs"/>
            <w:sz w:val="24"/>
            <w:szCs w:val="24"/>
            <w:rtl/>
            <w:lang w:eastAsia="he-IL"/>
          </w:rPr>
          <w:delText>התייעצויו</w:delText>
        </w:r>
        <w:r w:rsidRPr="00435A20" w:rsidDel="00946C13">
          <w:rPr>
            <w:rFonts w:ascii="Times New Roman" w:eastAsia="Times New Roman" w:hAnsi="Times New Roman" w:cs="David" w:hint="eastAsia"/>
            <w:sz w:val="24"/>
            <w:szCs w:val="24"/>
            <w:rtl/>
            <w:lang w:eastAsia="he-IL"/>
          </w:rPr>
          <w:delText>ת</w:delText>
        </w:r>
        <w:r w:rsidRPr="00435A20" w:rsidDel="00946C13">
          <w:rPr>
            <w:rFonts w:ascii="Times New Roman" w:eastAsia="Times New Roman" w:hAnsi="Times New Roman" w:cs="David"/>
            <w:sz w:val="24"/>
            <w:szCs w:val="24"/>
            <w:rtl/>
            <w:lang w:eastAsia="he-IL"/>
          </w:rPr>
          <w:delText xml:space="preserve"> ותאום עם מתכנני הפרויקט ועם היועצים האחרים.</w:delText>
        </w:r>
      </w:del>
    </w:p>
    <w:p w14:paraId="037AB497" w14:textId="1A2E3BB7" w:rsidR="00435A20" w:rsidRPr="00435A20" w:rsidDel="00946C13" w:rsidRDefault="00435A20" w:rsidP="00435A20">
      <w:pPr>
        <w:widowControl w:val="0"/>
        <w:spacing w:before="0" w:beforeAutospacing="0" w:after="0" w:afterAutospacing="0" w:line="240" w:lineRule="auto"/>
        <w:rPr>
          <w:del w:id="78" w:author="Meryl Etman [2]" w:date="2022-03-27T16:55:00Z"/>
          <w:rFonts w:ascii="Times New Roman" w:eastAsia="Times New Roman" w:hAnsi="Times New Roman" w:cs="David"/>
          <w:sz w:val="24"/>
          <w:szCs w:val="24"/>
          <w:rtl/>
          <w:lang w:eastAsia="he-IL"/>
        </w:rPr>
      </w:pPr>
      <w:del w:id="79" w:author="Meryl Etman [2]" w:date="2022-03-27T16:55:00Z">
        <w:r w:rsidRPr="00435A20" w:rsidDel="00946C13">
          <w:rPr>
            <w:rFonts w:ascii="Times New Roman" w:eastAsia="Times New Roman" w:hAnsi="Times New Roman" w:cs="David"/>
            <w:sz w:val="24"/>
            <w:szCs w:val="24"/>
            <w:rtl/>
            <w:lang w:eastAsia="he-IL"/>
          </w:rPr>
          <w:tab/>
        </w:r>
      </w:del>
    </w:p>
    <w:p w14:paraId="156EAEBE" w14:textId="07349260" w:rsidR="00435A20" w:rsidRPr="00435A20" w:rsidDel="00946C13" w:rsidRDefault="00435A20" w:rsidP="009D142E">
      <w:pPr>
        <w:widowControl w:val="0"/>
        <w:spacing w:before="0" w:beforeAutospacing="0" w:after="0" w:afterAutospacing="0" w:line="240" w:lineRule="auto"/>
        <w:ind w:left="2352" w:hanging="850"/>
        <w:jc w:val="both"/>
        <w:rPr>
          <w:del w:id="80" w:author="Meryl Etman [2]" w:date="2022-03-27T16:55:00Z"/>
          <w:rFonts w:ascii="Times New Roman" w:eastAsia="Times New Roman" w:hAnsi="Times New Roman" w:cs="David"/>
          <w:sz w:val="24"/>
          <w:szCs w:val="24"/>
          <w:rtl/>
          <w:lang w:eastAsia="he-IL"/>
        </w:rPr>
      </w:pPr>
      <w:del w:id="81" w:author="Meryl Etman [2]" w:date="2022-03-27T16:55:00Z">
        <w:r w:rsidRPr="00435A20" w:rsidDel="00946C13">
          <w:rPr>
            <w:rFonts w:ascii="Times New Roman" w:eastAsia="Times New Roman" w:hAnsi="Times New Roman" w:cs="David"/>
            <w:sz w:val="24"/>
            <w:szCs w:val="24"/>
            <w:rtl/>
            <w:lang w:eastAsia="he-IL"/>
          </w:rPr>
          <w:delText>ב.</w:delText>
        </w:r>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hint="cs"/>
            <w:sz w:val="24"/>
            <w:szCs w:val="24"/>
            <w:rtl/>
            <w:lang w:eastAsia="he-IL"/>
          </w:rPr>
          <w:delText xml:space="preserve"> בירור ברשויות המוסמכות ואצל גורמים אחרים בקשר לכל הנושאים הקשורים בתכנון הפרויקט ובקבלת אישור הרשויות לתכנונו ולבי</w:delText>
        </w:r>
        <w:r w:rsidR="00B33CA0" w:rsidDel="00946C13">
          <w:rPr>
            <w:rFonts w:ascii="Times New Roman" w:eastAsia="Times New Roman" w:hAnsi="Times New Roman" w:cs="David" w:hint="cs"/>
            <w:sz w:val="24"/>
            <w:szCs w:val="24"/>
            <w:rtl/>
            <w:lang w:eastAsia="he-IL"/>
          </w:rPr>
          <w:delText>צועו, לרבות ריכוז נתונים לגבי תכניות בנין עיר תקפות, ת</w:delText>
        </w:r>
        <w:r w:rsidRPr="00435A20" w:rsidDel="00946C13">
          <w:rPr>
            <w:rFonts w:ascii="Times New Roman" w:eastAsia="Times New Roman" w:hAnsi="Times New Roman" w:cs="David" w:hint="cs"/>
            <w:sz w:val="24"/>
            <w:szCs w:val="24"/>
            <w:rtl/>
            <w:lang w:eastAsia="he-IL"/>
          </w:rPr>
          <w:delText>כניות בהפקדה ותוכניות בהכנה בכל רמות התכנון (ארציות, מחוזיות ומקומיות), ריכוז נתו</w:delText>
        </w:r>
        <w:r w:rsidR="00B33CA0" w:rsidDel="00946C13">
          <w:rPr>
            <w:rFonts w:ascii="Times New Roman" w:eastAsia="Times New Roman" w:hAnsi="Times New Roman" w:cs="David" w:hint="cs"/>
            <w:sz w:val="24"/>
            <w:szCs w:val="24"/>
            <w:rtl/>
            <w:lang w:eastAsia="he-IL"/>
          </w:rPr>
          <w:delText>נים לגבי ת</w:delText>
        </w:r>
        <w:r w:rsidRPr="00435A20" w:rsidDel="00946C13">
          <w:rPr>
            <w:rFonts w:ascii="Times New Roman" w:eastAsia="Times New Roman" w:hAnsi="Times New Roman" w:cs="David" w:hint="cs"/>
            <w:sz w:val="24"/>
            <w:szCs w:val="24"/>
            <w:rtl/>
            <w:lang w:eastAsia="he-IL"/>
          </w:rPr>
          <w:delText>כניות בינוי/עיצוב ארכיטקטוני, החלות על האתר ועל סביבתו, מיפוי עתיקות, ערכי נוף, בעלויות וזכויות בקרקע, קווי מתח גבוה, קווי תשתית למיניהם ומגבלותיהם</w:delText>
        </w:r>
        <w:r w:rsidR="00B33CA0" w:rsidDel="00946C13">
          <w:rPr>
            <w:rFonts w:ascii="Times New Roman" w:eastAsia="Times New Roman" w:hAnsi="Times New Roman" w:cs="David" w:hint="cs"/>
            <w:sz w:val="24"/>
            <w:szCs w:val="24"/>
            <w:rtl/>
            <w:lang w:eastAsia="he-IL"/>
          </w:rPr>
          <w:delText>, קווי בנין, מגבלות גובה, רדיוס</w:delText>
        </w:r>
        <w:r w:rsidRPr="00435A20" w:rsidDel="00946C13">
          <w:rPr>
            <w:rFonts w:ascii="Times New Roman" w:eastAsia="Times New Roman" w:hAnsi="Times New Roman" w:cs="David" w:hint="cs"/>
            <w:sz w:val="24"/>
            <w:szCs w:val="24"/>
            <w:rtl/>
            <w:lang w:eastAsia="he-IL"/>
          </w:rPr>
          <w:delText xml:space="preserve"> בטחון, מפגעי רעש, זיהום אויר וכו', וביקור בשטח התכנון.</w:delText>
        </w:r>
      </w:del>
    </w:p>
    <w:p w14:paraId="5232771B" w14:textId="06E0120B" w:rsidR="00435A20" w:rsidRPr="00435A20" w:rsidDel="00946C13" w:rsidRDefault="00435A20" w:rsidP="00435A20">
      <w:pPr>
        <w:widowControl w:val="0"/>
        <w:spacing w:before="0" w:beforeAutospacing="0" w:after="0" w:afterAutospacing="0" w:line="240" w:lineRule="auto"/>
        <w:rPr>
          <w:del w:id="82" w:author="Meryl Etman [2]" w:date="2022-03-27T16:55:00Z"/>
          <w:rFonts w:ascii="Times New Roman" w:eastAsia="Times New Roman" w:hAnsi="Times New Roman" w:cs="David"/>
          <w:sz w:val="24"/>
          <w:szCs w:val="24"/>
          <w:rtl/>
          <w:lang w:eastAsia="he-IL"/>
        </w:rPr>
      </w:pPr>
    </w:p>
    <w:p w14:paraId="7510169B" w14:textId="5D20E711" w:rsidR="00435A20" w:rsidRPr="00435A20" w:rsidDel="00946C13" w:rsidRDefault="00435A20" w:rsidP="00435A20">
      <w:pPr>
        <w:widowControl w:val="0"/>
        <w:spacing w:before="0" w:beforeAutospacing="0" w:after="0" w:afterAutospacing="0" w:line="240" w:lineRule="auto"/>
        <w:rPr>
          <w:del w:id="83" w:author="Meryl Etman [2]" w:date="2022-03-27T16:55:00Z"/>
          <w:rFonts w:ascii="Times New Roman" w:eastAsia="Times New Roman" w:hAnsi="Times New Roman" w:cs="David"/>
          <w:sz w:val="24"/>
          <w:szCs w:val="24"/>
          <w:rtl/>
          <w:lang w:eastAsia="he-IL"/>
        </w:rPr>
      </w:pPr>
    </w:p>
    <w:p w14:paraId="0540234F" w14:textId="20923EB3" w:rsidR="00435A20" w:rsidRPr="00435A20" w:rsidDel="00946C13" w:rsidRDefault="00435A20" w:rsidP="00435A20">
      <w:pPr>
        <w:widowControl w:val="0"/>
        <w:spacing w:before="0" w:beforeAutospacing="0" w:after="0" w:afterAutospacing="0" w:line="240" w:lineRule="auto"/>
        <w:rPr>
          <w:del w:id="84" w:author="Meryl Etman [2]" w:date="2022-03-27T16:55:00Z"/>
          <w:rFonts w:ascii="Times New Roman" w:eastAsia="Times New Roman" w:hAnsi="Times New Roman" w:cs="David"/>
          <w:sz w:val="24"/>
          <w:szCs w:val="24"/>
          <w:rtl/>
          <w:lang w:eastAsia="he-IL"/>
        </w:rPr>
      </w:pPr>
      <w:del w:id="85"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delText>ג.</w:delText>
        </w:r>
        <w:r w:rsidRPr="00435A20" w:rsidDel="00946C13">
          <w:rPr>
            <w:rFonts w:ascii="Times New Roman" w:eastAsia="Times New Roman" w:hAnsi="Times New Roman" w:cs="David"/>
            <w:sz w:val="24"/>
            <w:szCs w:val="24"/>
            <w:rtl/>
            <w:lang w:eastAsia="he-IL"/>
          </w:rPr>
          <w:tab/>
          <w:delText xml:space="preserve">הגדרה ראשונית של מטרות, בעיות, אילוצים ויעדים לתכנון, לאשור </w:delText>
        </w:r>
      </w:del>
    </w:p>
    <w:p w14:paraId="08974FDD" w14:textId="2A9C967A" w:rsidR="00966136" w:rsidDel="00946C13" w:rsidRDefault="00435A20" w:rsidP="00435A20">
      <w:pPr>
        <w:widowControl w:val="0"/>
        <w:spacing w:before="0" w:beforeAutospacing="0" w:after="0" w:afterAutospacing="0" w:line="240" w:lineRule="auto"/>
        <w:ind w:left="1440" w:firstLine="720"/>
        <w:rPr>
          <w:del w:id="86" w:author="Meryl Etman [2]" w:date="2022-03-27T16:55:00Z"/>
          <w:rFonts w:ascii="Times New Roman" w:eastAsia="Times New Roman" w:hAnsi="Times New Roman" w:cs="David"/>
          <w:sz w:val="24"/>
          <w:szCs w:val="24"/>
          <w:rtl/>
          <w:lang w:eastAsia="he-IL"/>
        </w:rPr>
      </w:pPr>
      <w:del w:id="87" w:author="Meryl Etman [2]" w:date="2022-03-27T16:55:00Z">
        <w:r w:rsidRPr="00435A20" w:rsidDel="00946C13">
          <w:rPr>
            <w:rFonts w:ascii="Times New Roman" w:eastAsia="Times New Roman" w:hAnsi="Times New Roman" w:cs="David"/>
            <w:sz w:val="24"/>
            <w:szCs w:val="24"/>
            <w:rtl/>
            <w:lang w:eastAsia="he-IL"/>
          </w:rPr>
          <w:delText>המזמין.</w:delText>
        </w:r>
        <w:r w:rsidRPr="00435A20" w:rsidDel="00946C13">
          <w:rPr>
            <w:rFonts w:ascii="Times New Roman" w:eastAsia="Times New Roman" w:hAnsi="Times New Roman" w:cs="David" w:hint="cs"/>
            <w:sz w:val="24"/>
            <w:szCs w:val="24"/>
            <w:rtl/>
            <w:lang w:eastAsia="he-IL"/>
          </w:rPr>
          <w:delText xml:space="preserve"> קבלה מהמזמין/ממודד האתר מפת רקע מדידה מצבית </w:delText>
        </w:r>
      </w:del>
    </w:p>
    <w:p w14:paraId="2FDF93AC" w14:textId="0D2401D2" w:rsidR="00435A20" w:rsidRPr="00435A20" w:rsidDel="00946C13" w:rsidRDefault="00435A20" w:rsidP="00435A20">
      <w:pPr>
        <w:widowControl w:val="0"/>
        <w:spacing w:before="0" w:beforeAutospacing="0" w:after="0" w:afterAutospacing="0" w:line="240" w:lineRule="auto"/>
        <w:ind w:left="1440" w:firstLine="720"/>
        <w:rPr>
          <w:del w:id="88" w:author="Meryl Etman [2]" w:date="2022-03-27T16:55:00Z"/>
          <w:rFonts w:ascii="Times New Roman" w:eastAsia="Times New Roman" w:hAnsi="Times New Roman" w:cs="David"/>
          <w:sz w:val="24"/>
          <w:szCs w:val="24"/>
          <w:rtl/>
          <w:lang w:eastAsia="he-IL"/>
        </w:rPr>
      </w:pPr>
      <w:del w:id="89" w:author="Meryl Etman [2]" w:date="2022-03-27T16:55:00Z">
        <w:r w:rsidRPr="00435A20" w:rsidDel="00946C13">
          <w:rPr>
            <w:rFonts w:ascii="Times New Roman" w:eastAsia="Times New Roman" w:hAnsi="Times New Roman" w:cs="David" w:hint="cs"/>
            <w:sz w:val="24"/>
            <w:szCs w:val="24"/>
            <w:rtl/>
            <w:lang w:eastAsia="he-IL"/>
          </w:rPr>
          <w:delText>מעודכנת ברמת פרוט המאפשרת הכנת תכנית.</w:delText>
        </w:r>
      </w:del>
    </w:p>
    <w:p w14:paraId="2F3104C7" w14:textId="39669594" w:rsidR="00435A20" w:rsidRPr="00435A20" w:rsidDel="00946C13" w:rsidRDefault="00435A20" w:rsidP="00435A20">
      <w:pPr>
        <w:widowControl w:val="0"/>
        <w:spacing w:before="0" w:beforeAutospacing="0" w:after="0" w:afterAutospacing="0" w:line="240" w:lineRule="auto"/>
        <w:rPr>
          <w:del w:id="90" w:author="Meryl Etman [2]" w:date="2022-03-27T16:55:00Z"/>
          <w:rFonts w:ascii="Times New Roman" w:eastAsia="Times New Roman" w:hAnsi="Times New Roman" w:cs="David"/>
          <w:sz w:val="24"/>
          <w:szCs w:val="24"/>
          <w:rtl/>
          <w:lang w:eastAsia="he-IL"/>
        </w:rPr>
      </w:pPr>
    </w:p>
    <w:p w14:paraId="0691113A" w14:textId="0AA5FDCD" w:rsidR="00435A20" w:rsidRPr="00435A20" w:rsidDel="00946C13" w:rsidRDefault="00435A20" w:rsidP="00435A20">
      <w:pPr>
        <w:widowControl w:val="0"/>
        <w:spacing w:before="0" w:beforeAutospacing="0" w:after="0" w:afterAutospacing="0" w:line="240" w:lineRule="auto"/>
        <w:ind w:left="2160" w:hanging="720"/>
        <w:rPr>
          <w:del w:id="91" w:author="Meryl Etman [2]" w:date="2022-03-27T16:55:00Z"/>
          <w:rFonts w:ascii="Times New Roman" w:eastAsia="Times New Roman" w:hAnsi="Times New Roman" w:cs="David"/>
          <w:sz w:val="24"/>
          <w:szCs w:val="24"/>
          <w:rtl/>
          <w:lang w:eastAsia="he-IL"/>
        </w:rPr>
      </w:pPr>
      <w:del w:id="92" w:author="Meryl Etman [2]" w:date="2022-03-27T16:55:00Z">
        <w:r w:rsidRPr="00435A20" w:rsidDel="00946C13">
          <w:rPr>
            <w:rFonts w:ascii="Times New Roman" w:eastAsia="Times New Roman" w:hAnsi="Times New Roman" w:cs="David"/>
            <w:sz w:val="24"/>
            <w:szCs w:val="24"/>
            <w:rtl/>
            <w:lang w:eastAsia="he-IL"/>
          </w:rPr>
          <w:delText>ד.</w:delText>
        </w:r>
        <w:r w:rsidRPr="00435A20" w:rsidDel="00946C13">
          <w:rPr>
            <w:rFonts w:ascii="Times New Roman" w:eastAsia="Times New Roman" w:hAnsi="Times New Roman" w:cs="David"/>
            <w:sz w:val="24"/>
            <w:szCs w:val="24"/>
            <w:rtl/>
            <w:lang w:eastAsia="he-IL"/>
          </w:rPr>
          <w:tab/>
          <w:delText>עריכת הצעה לביצוע סקרים, ריכוז סקרים של היועצים, נ</w:delText>
        </w:r>
        <w:r w:rsidR="00966136" w:rsidDel="00946C13">
          <w:rPr>
            <w:rFonts w:ascii="Times New Roman" w:eastAsia="Times New Roman" w:hAnsi="Times New Roman" w:cs="David" w:hint="cs"/>
            <w:sz w:val="24"/>
            <w:szCs w:val="24"/>
            <w:rtl/>
            <w:lang w:eastAsia="he-IL"/>
          </w:rPr>
          <w:delText>י</w:delText>
        </w:r>
        <w:r w:rsidRPr="00435A20" w:rsidDel="00946C13">
          <w:rPr>
            <w:rFonts w:ascii="Times New Roman" w:eastAsia="Times New Roman" w:hAnsi="Times New Roman" w:cs="David"/>
            <w:sz w:val="24"/>
            <w:szCs w:val="24"/>
            <w:rtl/>
            <w:lang w:eastAsia="he-IL"/>
          </w:rPr>
          <w:delText>תוח הסקרים, הכנת תחזיות על סמך הסקרים והכנת דו"ח מסכם להכנת הפרוגרמה.</w:delText>
        </w:r>
        <w:r w:rsidRPr="00435A20" w:rsidDel="00946C13">
          <w:rPr>
            <w:rFonts w:ascii="Times New Roman" w:eastAsia="Times New Roman" w:hAnsi="Times New Roman" w:cs="David" w:hint="cs"/>
            <w:sz w:val="24"/>
            <w:szCs w:val="24"/>
            <w:rtl/>
            <w:lang w:eastAsia="he-IL"/>
          </w:rPr>
          <w:delText xml:space="preserve"> השתתפות בדיונים עם צוות התכנון ונציג המזמין לצורך ניתוח הנתונים והגדרת המטרות והצרכים התכנוניים.</w:delText>
        </w:r>
      </w:del>
    </w:p>
    <w:p w14:paraId="064E83C3" w14:textId="1D066356" w:rsidR="00435A20" w:rsidRPr="00435A20" w:rsidDel="00946C13" w:rsidRDefault="00435A20" w:rsidP="00435A20">
      <w:pPr>
        <w:widowControl w:val="0"/>
        <w:spacing w:before="0" w:beforeAutospacing="0" w:after="0" w:afterAutospacing="0" w:line="240" w:lineRule="auto"/>
        <w:rPr>
          <w:del w:id="93" w:author="Meryl Etman [2]" w:date="2022-03-27T16:55:00Z"/>
          <w:rFonts w:ascii="Times New Roman" w:eastAsia="Times New Roman" w:hAnsi="Times New Roman" w:cs="David"/>
          <w:sz w:val="24"/>
          <w:szCs w:val="24"/>
          <w:rtl/>
          <w:lang w:eastAsia="he-IL"/>
        </w:rPr>
      </w:pPr>
    </w:p>
    <w:p w14:paraId="0D219155" w14:textId="21A111AD" w:rsidR="00435A20" w:rsidRPr="00435A20" w:rsidDel="00946C13" w:rsidRDefault="00435A20" w:rsidP="00435A20">
      <w:pPr>
        <w:widowControl w:val="0"/>
        <w:spacing w:before="0" w:beforeAutospacing="0" w:after="0" w:afterAutospacing="0" w:line="240" w:lineRule="auto"/>
        <w:ind w:left="2160" w:hanging="720"/>
        <w:rPr>
          <w:del w:id="94" w:author="Meryl Etman [2]" w:date="2022-03-27T16:55:00Z"/>
          <w:rFonts w:ascii="Times New Roman" w:eastAsia="Times New Roman" w:hAnsi="Times New Roman" w:cs="David"/>
          <w:sz w:val="24"/>
          <w:szCs w:val="24"/>
          <w:rtl/>
          <w:lang w:eastAsia="he-IL"/>
        </w:rPr>
      </w:pPr>
      <w:del w:id="95" w:author="Meryl Etman [2]" w:date="2022-03-27T16:55:00Z">
        <w:r w:rsidRPr="00435A20" w:rsidDel="00946C13">
          <w:rPr>
            <w:rFonts w:ascii="Times New Roman" w:eastAsia="Times New Roman" w:hAnsi="Times New Roman" w:cs="David"/>
            <w:sz w:val="24"/>
            <w:szCs w:val="24"/>
            <w:rtl/>
            <w:lang w:eastAsia="he-IL"/>
          </w:rPr>
          <w:delText>ה.</w:delText>
        </w:r>
        <w:r w:rsidRPr="00435A20" w:rsidDel="00946C13">
          <w:rPr>
            <w:rFonts w:ascii="Times New Roman" w:eastAsia="Times New Roman" w:hAnsi="Times New Roman" w:cs="David"/>
            <w:sz w:val="24"/>
            <w:szCs w:val="24"/>
            <w:rtl/>
            <w:lang w:eastAsia="he-IL"/>
          </w:rPr>
          <w:tab/>
          <w:delText>הכנת פרוגרמה לתכנון, הכוללת: מטרות, בעיות, אילוצים, יעדים, נתונים כמותיים ואיכותיים, בתאום עם היועצים ובאישור המזמין.</w:delText>
        </w:r>
      </w:del>
    </w:p>
    <w:p w14:paraId="5BD113EA" w14:textId="3B2FE347" w:rsidR="00435A20" w:rsidRPr="00435A20" w:rsidDel="00946C13" w:rsidRDefault="00435A20" w:rsidP="00435A20">
      <w:pPr>
        <w:widowControl w:val="0"/>
        <w:spacing w:before="0" w:beforeAutospacing="0" w:after="0" w:afterAutospacing="0" w:line="240" w:lineRule="auto"/>
        <w:rPr>
          <w:del w:id="96" w:author="Meryl Etman [2]" w:date="2022-03-27T16:55:00Z"/>
          <w:rFonts w:ascii="Times New Roman" w:eastAsia="Times New Roman" w:hAnsi="Times New Roman" w:cs="David"/>
          <w:sz w:val="24"/>
          <w:szCs w:val="24"/>
          <w:rtl/>
          <w:lang w:eastAsia="he-IL"/>
        </w:rPr>
      </w:pPr>
    </w:p>
    <w:p w14:paraId="7EF5CE06" w14:textId="1F773C02" w:rsidR="00435A20" w:rsidRPr="00435A20" w:rsidDel="00946C13"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del w:id="97" w:author="Meryl Etman [2]" w:date="2022-03-27T16:55:00Z"/>
          <w:rFonts w:ascii="Times New Roman" w:eastAsia="Times New Roman" w:hAnsi="Times New Roman" w:cs="David"/>
          <w:sz w:val="24"/>
          <w:szCs w:val="24"/>
          <w:lang w:eastAsia="he-IL"/>
        </w:rPr>
      </w:pPr>
      <w:del w:id="98" w:author="Meryl Etman [2]" w:date="2022-03-27T16:55:00Z">
        <w:r w:rsidRPr="00435A20" w:rsidDel="00946C13">
          <w:rPr>
            <w:rFonts w:ascii="Times New Roman" w:eastAsia="Times New Roman" w:hAnsi="Times New Roman" w:cs="David"/>
            <w:sz w:val="24"/>
            <w:szCs w:val="24"/>
            <w:rtl/>
            <w:lang w:eastAsia="he-IL"/>
          </w:rPr>
          <w:delText>ו.</w:delText>
        </w:r>
        <w:r w:rsidRPr="00435A20" w:rsidDel="00946C13">
          <w:rPr>
            <w:rFonts w:ascii="Times New Roman" w:eastAsia="Times New Roman" w:hAnsi="Times New Roman" w:cs="David"/>
            <w:sz w:val="24"/>
            <w:szCs w:val="24"/>
            <w:rtl/>
            <w:lang w:eastAsia="he-IL"/>
          </w:rPr>
          <w:tab/>
        </w:r>
      </w:del>
    </w:p>
    <w:p w14:paraId="36EDAA1A" w14:textId="4D86F076" w:rsidR="00435A20" w:rsidRPr="00435A20" w:rsidDel="00946C13"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del w:id="99" w:author="Meryl Etman [2]" w:date="2022-03-27T16:55:00Z"/>
          <w:rFonts w:ascii="Times New Roman" w:eastAsia="Times New Roman" w:hAnsi="Times New Roman" w:cs="David"/>
          <w:sz w:val="24"/>
          <w:szCs w:val="24"/>
          <w:rtl/>
          <w:lang w:eastAsia="he-IL"/>
        </w:rPr>
      </w:pPr>
      <w:del w:id="100" w:author="Meryl Etman [2]" w:date="2022-03-27T16:55:00Z">
        <w:r w:rsidDel="00946C13">
          <w:rPr>
            <w:rFonts w:ascii="Times New Roman" w:eastAsia="Times New Roman" w:hAnsi="Times New Roman" w:cs="David" w:hint="cs"/>
            <w:sz w:val="24"/>
            <w:szCs w:val="24"/>
            <w:rtl/>
            <w:lang w:eastAsia="he-IL"/>
          </w:rPr>
          <w:delText xml:space="preserve">             הכנת ת</w:delText>
        </w:r>
        <w:r w:rsidR="00435A20" w:rsidRPr="00435A20" w:rsidDel="00946C13">
          <w:rPr>
            <w:rFonts w:ascii="Times New Roman" w:eastAsia="Times New Roman" w:hAnsi="Times New Roman" w:cs="David" w:hint="cs"/>
            <w:sz w:val="24"/>
            <w:szCs w:val="24"/>
            <w:rtl/>
            <w:lang w:eastAsia="he-IL"/>
          </w:rPr>
          <w:delText xml:space="preserve">כניות מוקדמות במספר חלופות, המתארות את </w:delText>
        </w:r>
        <w:r w:rsidR="007D5B33" w:rsidDel="00946C13">
          <w:rPr>
            <w:rFonts w:ascii="Times New Roman" w:eastAsia="Times New Roman" w:hAnsi="Times New Roman" w:cs="David" w:hint="cs"/>
            <w:sz w:val="24"/>
            <w:szCs w:val="24"/>
            <w:rtl/>
            <w:lang w:eastAsia="he-IL"/>
          </w:rPr>
          <w:delText>פריסת שימושי הקרקע, פריסת צפיפ</w:delText>
        </w:r>
        <w:r w:rsidR="00435A20" w:rsidRPr="00435A20" w:rsidDel="00946C13">
          <w:rPr>
            <w:rFonts w:ascii="Times New Roman" w:eastAsia="Times New Roman" w:hAnsi="Times New Roman" w:cs="David" w:hint="cs"/>
            <w:sz w:val="24"/>
            <w:szCs w:val="24"/>
            <w:rtl/>
            <w:lang w:eastAsia="he-IL"/>
          </w:rPr>
          <w:delTex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56A36CE7" w14:textId="3F651B82" w:rsidR="00435A20" w:rsidRPr="00435A20" w:rsidDel="00946C13" w:rsidRDefault="00435A20" w:rsidP="00435A20">
      <w:pPr>
        <w:widowControl w:val="0"/>
        <w:spacing w:before="0" w:beforeAutospacing="0" w:after="0" w:afterAutospacing="0" w:line="240" w:lineRule="auto"/>
        <w:ind w:left="2160" w:hanging="720"/>
        <w:rPr>
          <w:del w:id="101" w:author="Meryl Etman [2]" w:date="2022-03-27T16:55:00Z"/>
          <w:rFonts w:ascii="Times New Roman" w:eastAsia="Times New Roman" w:hAnsi="Times New Roman" w:cs="David"/>
          <w:sz w:val="24"/>
          <w:szCs w:val="24"/>
          <w:rtl/>
          <w:lang w:eastAsia="he-IL"/>
        </w:rPr>
      </w:pPr>
      <w:del w:id="102" w:author="Meryl Etman [2]" w:date="2022-03-27T16:55:00Z">
        <w:r w:rsidRPr="00435A20" w:rsidDel="00946C13">
          <w:rPr>
            <w:rFonts w:ascii="Times New Roman" w:eastAsia="Times New Roman" w:hAnsi="Times New Roman" w:cs="David" w:hint="cs"/>
            <w:sz w:val="24"/>
            <w:szCs w:val="24"/>
            <w:rtl/>
            <w:lang w:eastAsia="he-IL"/>
          </w:rPr>
          <w:tab/>
          <w:delText>תכניות הבינוי יגדירו את עקרונות העמדת המבנים, עקרונות החניה, הפנית המבנים, גבהים, תכסיות, חתכים עקרוניים ואיורים מוגדלים לקטעים אופייניים.</w:delText>
        </w:r>
      </w:del>
    </w:p>
    <w:p w14:paraId="5695C25E" w14:textId="24DD3168" w:rsidR="00435A20" w:rsidRPr="00435A20" w:rsidDel="00946C13" w:rsidRDefault="00435A20" w:rsidP="00435A20">
      <w:pPr>
        <w:widowControl w:val="0"/>
        <w:spacing w:before="0" w:beforeAutospacing="0" w:after="0" w:afterAutospacing="0" w:line="240" w:lineRule="auto"/>
        <w:rPr>
          <w:del w:id="103" w:author="Meryl Etman [2]" w:date="2022-03-27T16:55:00Z"/>
          <w:rFonts w:ascii="Times New Roman" w:eastAsia="Times New Roman" w:hAnsi="Times New Roman" w:cs="David"/>
          <w:sz w:val="24"/>
          <w:szCs w:val="24"/>
          <w:rtl/>
          <w:lang w:eastAsia="he-IL"/>
        </w:rPr>
      </w:pPr>
    </w:p>
    <w:p w14:paraId="4A4E71EE" w14:textId="70D75768" w:rsidR="00435A20" w:rsidRPr="00435A20" w:rsidDel="00946C13" w:rsidRDefault="00435A20" w:rsidP="00435A20">
      <w:pPr>
        <w:widowControl w:val="0"/>
        <w:spacing w:before="0" w:beforeAutospacing="0" w:after="0" w:afterAutospacing="0" w:line="240" w:lineRule="auto"/>
        <w:ind w:left="2160" w:hanging="720"/>
        <w:rPr>
          <w:del w:id="104" w:author="Meryl Etman [2]" w:date="2022-03-27T16:55:00Z"/>
          <w:rFonts w:ascii="Times New Roman" w:eastAsia="Times New Roman" w:hAnsi="Times New Roman" w:cs="David"/>
          <w:sz w:val="24"/>
          <w:szCs w:val="24"/>
          <w:rtl/>
          <w:lang w:eastAsia="he-IL"/>
        </w:rPr>
      </w:pPr>
      <w:del w:id="105" w:author="Meryl Etman [2]" w:date="2022-03-27T16:55:00Z">
        <w:r w:rsidRPr="00435A20" w:rsidDel="00946C13">
          <w:rPr>
            <w:rFonts w:ascii="Times New Roman" w:eastAsia="Times New Roman" w:hAnsi="Times New Roman" w:cs="David"/>
            <w:sz w:val="24"/>
            <w:szCs w:val="24"/>
            <w:rtl/>
            <w:lang w:eastAsia="he-IL"/>
          </w:rPr>
          <w:delText>ז.</w:delText>
        </w:r>
        <w:r w:rsidRPr="00435A20" w:rsidDel="00946C13">
          <w:rPr>
            <w:rFonts w:ascii="Times New Roman" w:eastAsia="Times New Roman" w:hAnsi="Times New Roman" w:cs="David"/>
            <w:sz w:val="24"/>
            <w:szCs w:val="24"/>
            <w:rtl/>
            <w:lang w:eastAsia="he-IL"/>
          </w:rPr>
          <w:tab/>
          <w:delText xml:space="preserve">הכנת טבלאות המפרטות בכל חלופה את מספר יחידות הבינוי המוצע, שטחי הבניה, שטחי המגרשים בכל יעוד והשוואת הנתונים עם תכנית בנין העיר התקפה. </w:delText>
        </w:r>
        <w:r w:rsidRPr="00435A20" w:rsidDel="00946C13">
          <w:rPr>
            <w:rFonts w:ascii="Times New Roman" w:eastAsia="Times New Roman" w:hAnsi="Times New Roman" w:cs="David" w:hint="cs"/>
            <w:sz w:val="24"/>
            <w:szCs w:val="24"/>
            <w:rtl/>
            <w:lang w:eastAsia="he-IL"/>
          </w:rPr>
          <w:delText>בחינת התאמת התכנון לפרוגרמה להקצאת שטחים למוסדות ציבור, מבני ציבור, מסחר, משרדים ושטחים פתוחים.</w:delText>
        </w:r>
      </w:del>
    </w:p>
    <w:p w14:paraId="3E7592E0" w14:textId="104119D5" w:rsidR="00435A20" w:rsidRPr="00435A20" w:rsidDel="00946C13" w:rsidRDefault="00435A20" w:rsidP="00435A20">
      <w:pPr>
        <w:widowControl w:val="0"/>
        <w:spacing w:before="0" w:beforeAutospacing="0" w:after="0" w:afterAutospacing="0" w:line="240" w:lineRule="auto"/>
        <w:ind w:left="2160" w:hanging="720"/>
        <w:rPr>
          <w:del w:id="106" w:author="Meryl Etman [2]" w:date="2022-03-27T16:55:00Z"/>
          <w:rFonts w:ascii="Times New Roman" w:eastAsia="Times New Roman" w:hAnsi="Times New Roman" w:cs="David"/>
          <w:sz w:val="24"/>
          <w:szCs w:val="24"/>
          <w:rtl/>
          <w:lang w:eastAsia="he-IL"/>
        </w:rPr>
      </w:pPr>
    </w:p>
    <w:p w14:paraId="3F9065EE" w14:textId="2C88CD55" w:rsidR="00435A20" w:rsidRPr="00435A20" w:rsidDel="00946C13" w:rsidRDefault="00435A20" w:rsidP="00435A20">
      <w:pPr>
        <w:widowControl w:val="0"/>
        <w:spacing w:before="0" w:beforeAutospacing="0" w:after="0" w:afterAutospacing="0" w:line="240" w:lineRule="auto"/>
        <w:ind w:left="2160" w:hanging="720"/>
        <w:rPr>
          <w:del w:id="107" w:author="Meryl Etman [2]" w:date="2022-03-27T16:55:00Z"/>
          <w:rFonts w:ascii="Times New Roman" w:eastAsia="Times New Roman" w:hAnsi="Times New Roman" w:cs="David"/>
          <w:sz w:val="24"/>
          <w:szCs w:val="24"/>
          <w:rtl/>
          <w:lang w:eastAsia="he-IL"/>
        </w:rPr>
      </w:pPr>
    </w:p>
    <w:p w14:paraId="21A32B09" w14:textId="03A4BD27" w:rsidR="00435A20" w:rsidRPr="00435A20" w:rsidDel="00946C13" w:rsidRDefault="00435A20" w:rsidP="00435A20">
      <w:pPr>
        <w:widowControl w:val="0"/>
        <w:spacing w:before="0" w:beforeAutospacing="0" w:after="0" w:afterAutospacing="0" w:line="240" w:lineRule="auto"/>
        <w:ind w:left="2160" w:hanging="720"/>
        <w:rPr>
          <w:del w:id="108" w:author="Meryl Etman [2]" w:date="2022-03-27T16:55:00Z"/>
          <w:rFonts w:ascii="Times New Roman" w:eastAsia="Times New Roman" w:hAnsi="Times New Roman" w:cs="David"/>
          <w:sz w:val="24"/>
          <w:szCs w:val="24"/>
          <w:rtl/>
          <w:lang w:eastAsia="he-IL"/>
        </w:rPr>
      </w:pPr>
      <w:del w:id="109" w:author="Meryl Etman [2]" w:date="2022-03-27T16:55:00Z">
        <w:r w:rsidRPr="00435A20" w:rsidDel="00946C13">
          <w:rPr>
            <w:rFonts w:ascii="Times New Roman" w:eastAsia="Times New Roman" w:hAnsi="Times New Roman" w:cs="David"/>
            <w:sz w:val="24"/>
            <w:szCs w:val="24"/>
            <w:rtl/>
            <w:lang w:eastAsia="he-IL"/>
          </w:rPr>
          <w:delText>ח.</w:delText>
        </w:r>
        <w:r w:rsidRPr="00435A20" w:rsidDel="00946C13">
          <w:rPr>
            <w:rFonts w:ascii="Times New Roman" w:eastAsia="Times New Roman" w:hAnsi="Times New Roman" w:cs="David"/>
            <w:sz w:val="24"/>
            <w:szCs w:val="24"/>
            <w:rtl/>
            <w:lang w:eastAsia="he-IL"/>
          </w:rPr>
          <w:tab/>
          <w:delText>הצגת החלופות בפני המזמין תוך ניתוחן</w:delText>
        </w:r>
        <w:r w:rsidRPr="00435A20" w:rsidDel="00946C13">
          <w:rPr>
            <w:rFonts w:ascii="Times New Roman" w:eastAsia="Times New Roman" w:hAnsi="Times New Roman" w:cs="David" w:hint="cs"/>
            <w:sz w:val="24"/>
            <w:szCs w:val="24"/>
            <w:rtl/>
            <w:lang w:eastAsia="he-IL"/>
          </w:rPr>
          <w:delText>,</w:delText>
        </w:r>
        <w:r w:rsidRPr="00435A20" w:rsidDel="00946C13">
          <w:rPr>
            <w:rFonts w:ascii="Times New Roman" w:eastAsia="Times New Roman" w:hAnsi="Times New Roman" w:cs="David"/>
            <w:sz w:val="24"/>
            <w:szCs w:val="24"/>
            <w:rtl/>
            <w:lang w:eastAsia="he-IL"/>
          </w:rPr>
          <w:delText xml:space="preserve"> </w:delText>
        </w:r>
        <w:r w:rsidRPr="00435A20" w:rsidDel="00946C13">
          <w:rPr>
            <w:rFonts w:ascii="Times New Roman" w:eastAsia="Times New Roman" w:hAnsi="Times New Roman" w:cs="David" w:hint="cs"/>
            <w:sz w:val="24"/>
            <w:szCs w:val="24"/>
            <w:rtl/>
            <w:lang w:eastAsia="he-IL"/>
          </w:rPr>
          <w:delText>פרוט היתרונות והחסרונות של כל חלופה, מידת התאמתן לפרוגרמה</w:delText>
        </w:r>
        <w:r w:rsidRPr="00435A20" w:rsidDel="00946C13">
          <w:rPr>
            <w:rFonts w:ascii="Times New Roman" w:eastAsia="Times New Roman" w:hAnsi="Times New Roman" w:cs="David"/>
            <w:sz w:val="24"/>
            <w:szCs w:val="24"/>
            <w:rtl/>
            <w:lang w:eastAsia="he-IL"/>
          </w:rPr>
          <w:delText xml:space="preserve"> והמלצה על חלופה מועדפת.</w:delText>
        </w:r>
      </w:del>
    </w:p>
    <w:p w14:paraId="0BB6CE5E" w14:textId="61F92D4D" w:rsidR="00435A20" w:rsidRPr="00435A20" w:rsidDel="00946C13" w:rsidRDefault="00435A20" w:rsidP="00435A20">
      <w:pPr>
        <w:widowControl w:val="0"/>
        <w:spacing w:before="0" w:beforeAutospacing="0" w:after="0" w:afterAutospacing="0" w:line="240" w:lineRule="auto"/>
        <w:rPr>
          <w:del w:id="110" w:author="Meryl Etman [2]" w:date="2022-03-27T16:55:00Z"/>
          <w:rFonts w:ascii="Times New Roman" w:eastAsia="Times New Roman" w:hAnsi="Times New Roman" w:cs="David"/>
          <w:sz w:val="24"/>
          <w:szCs w:val="24"/>
          <w:rtl/>
          <w:lang w:eastAsia="he-IL"/>
        </w:rPr>
      </w:pPr>
    </w:p>
    <w:p w14:paraId="7F17944E" w14:textId="07832A25" w:rsidR="00435A20" w:rsidRPr="00435A20" w:rsidDel="00946C13" w:rsidRDefault="00435A20" w:rsidP="00435A20">
      <w:pPr>
        <w:widowControl w:val="0"/>
        <w:spacing w:before="0" w:beforeAutospacing="0" w:after="0" w:afterAutospacing="0" w:line="240" w:lineRule="auto"/>
        <w:rPr>
          <w:del w:id="111" w:author="Meryl Etman [2]" w:date="2022-03-27T16:55:00Z"/>
          <w:rFonts w:ascii="Times New Roman" w:eastAsia="Times New Roman" w:hAnsi="Times New Roman" w:cs="David"/>
          <w:sz w:val="24"/>
          <w:szCs w:val="24"/>
          <w:rtl/>
          <w:lang w:eastAsia="he-IL"/>
        </w:rPr>
      </w:pPr>
      <w:del w:id="112"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delText>ט.</w:delText>
        </w:r>
        <w:r w:rsidRPr="00435A20" w:rsidDel="00946C13">
          <w:rPr>
            <w:rFonts w:ascii="Times New Roman" w:eastAsia="Times New Roman" w:hAnsi="Times New Roman" w:cs="David"/>
            <w:sz w:val="24"/>
            <w:szCs w:val="24"/>
            <w:rtl/>
            <w:lang w:eastAsia="he-IL"/>
          </w:rPr>
          <w:tab/>
          <w:delText xml:space="preserve">הכנסת שינויים בתכניות המוקדמות, בהתאם לדרישת המזמין ו/או לפי </w:delText>
        </w:r>
      </w:del>
    </w:p>
    <w:p w14:paraId="46A18253" w14:textId="09BB40EE" w:rsidR="00435A20" w:rsidRPr="00435A20" w:rsidDel="00946C13" w:rsidRDefault="00435A20" w:rsidP="00435A20">
      <w:pPr>
        <w:widowControl w:val="0"/>
        <w:spacing w:before="0" w:beforeAutospacing="0" w:after="0" w:afterAutospacing="0" w:line="240" w:lineRule="auto"/>
        <w:ind w:left="1440" w:firstLine="720"/>
        <w:rPr>
          <w:del w:id="113" w:author="Meryl Etman [2]" w:date="2022-03-27T16:55:00Z"/>
          <w:rFonts w:ascii="Times New Roman" w:eastAsia="Times New Roman" w:hAnsi="Times New Roman" w:cs="David"/>
          <w:sz w:val="24"/>
          <w:szCs w:val="24"/>
          <w:rtl/>
          <w:lang w:eastAsia="he-IL"/>
        </w:rPr>
      </w:pPr>
      <w:del w:id="114" w:author="Meryl Etman [2]" w:date="2022-03-27T16:55:00Z">
        <w:r w:rsidRPr="00435A20" w:rsidDel="00946C13">
          <w:rPr>
            <w:rFonts w:ascii="Times New Roman" w:eastAsia="Times New Roman" w:hAnsi="Times New Roman" w:cs="David"/>
            <w:sz w:val="24"/>
            <w:szCs w:val="24"/>
            <w:rtl/>
            <w:lang w:eastAsia="he-IL"/>
          </w:rPr>
          <w:delText>דרישת הרשויות המוסמכות, באישור המזמין.</w:delText>
        </w:r>
      </w:del>
    </w:p>
    <w:p w14:paraId="3D118C16" w14:textId="6FB6AD38" w:rsidR="00435A20" w:rsidRPr="00435A20" w:rsidDel="00946C13" w:rsidRDefault="00435A20" w:rsidP="00435A20">
      <w:pPr>
        <w:widowControl w:val="0"/>
        <w:spacing w:before="0" w:beforeAutospacing="0" w:after="0" w:afterAutospacing="0" w:line="240" w:lineRule="auto"/>
        <w:rPr>
          <w:del w:id="115" w:author="Meryl Etman [2]" w:date="2022-03-27T16:55:00Z"/>
          <w:rFonts w:ascii="Times New Roman" w:eastAsia="Times New Roman" w:hAnsi="Times New Roman" w:cs="David"/>
          <w:sz w:val="24"/>
          <w:szCs w:val="24"/>
          <w:rtl/>
          <w:lang w:eastAsia="he-IL"/>
        </w:rPr>
      </w:pPr>
    </w:p>
    <w:p w14:paraId="6537EAFA" w14:textId="44FD2028" w:rsidR="00435A20" w:rsidRPr="00435A20" w:rsidDel="00946C13" w:rsidRDefault="00435A20" w:rsidP="00435A20">
      <w:pPr>
        <w:widowControl w:val="0"/>
        <w:spacing w:before="0" w:beforeAutospacing="0" w:after="0" w:afterAutospacing="0" w:line="240" w:lineRule="auto"/>
        <w:rPr>
          <w:del w:id="116" w:author="Meryl Etman [2]" w:date="2022-03-27T16:55:00Z"/>
          <w:rFonts w:ascii="Times New Roman" w:eastAsia="Times New Roman" w:hAnsi="Times New Roman" w:cs="David"/>
          <w:sz w:val="24"/>
          <w:szCs w:val="24"/>
          <w:rtl/>
          <w:lang w:eastAsia="he-IL"/>
        </w:rPr>
      </w:pPr>
      <w:del w:id="117"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delText>י.</w:delText>
        </w:r>
        <w:r w:rsidRPr="00435A20" w:rsidDel="00946C13">
          <w:rPr>
            <w:rFonts w:ascii="Times New Roman" w:eastAsia="Times New Roman" w:hAnsi="Times New Roman" w:cs="David"/>
            <w:sz w:val="24"/>
            <w:szCs w:val="24"/>
            <w:rtl/>
            <w:lang w:eastAsia="he-IL"/>
          </w:rPr>
          <w:tab/>
          <w:delText xml:space="preserve">פגישות והתייעצויות עם המזמין, יועציו המשפטיים והרשויות לבחינת </w:delText>
        </w:r>
      </w:del>
    </w:p>
    <w:p w14:paraId="2D3E617F" w14:textId="28AF42B2" w:rsidR="00435A20" w:rsidRPr="00435A20" w:rsidDel="00946C13" w:rsidRDefault="00435A20" w:rsidP="00435A20">
      <w:pPr>
        <w:widowControl w:val="0"/>
        <w:spacing w:before="0" w:beforeAutospacing="0" w:after="0" w:afterAutospacing="0" w:line="240" w:lineRule="auto"/>
        <w:ind w:left="2160"/>
        <w:rPr>
          <w:del w:id="118" w:author="Meryl Etman [2]" w:date="2022-03-27T16:55:00Z"/>
          <w:rFonts w:ascii="Times New Roman" w:eastAsia="Times New Roman" w:hAnsi="Times New Roman" w:cs="David"/>
          <w:sz w:val="24"/>
          <w:szCs w:val="24"/>
          <w:rtl/>
          <w:lang w:eastAsia="he-IL"/>
        </w:rPr>
      </w:pPr>
      <w:del w:id="119" w:author="Meryl Etman [2]" w:date="2022-03-27T16:55:00Z">
        <w:r w:rsidRPr="00435A20" w:rsidDel="00946C13">
          <w:rPr>
            <w:rFonts w:ascii="Times New Roman" w:eastAsia="Times New Roman" w:hAnsi="Times New Roman" w:cs="David"/>
            <w:sz w:val="24"/>
            <w:szCs w:val="24"/>
            <w:rtl/>
            <w:lang w:eastAsia="he-IL"/>
          </w:rPr>
          <w:delText>האפשרויות לקדום אשור התכנון במסגרת סמכויות הועדה המקומית, או במסגרת סמכויות הועדה המחוזית.</w:delText>
        </w:r>
      </w:del>
    </w:p>
    <w:p w14:paraId="4D2F1576" w14:textId="669E5D82" w:rsidR="00435A20" w:rsidRPr="00435A20" w:rsidDel="00946C13" w:rsidRDefault="00435A20" w:rsidP="00435A20">
      <w:pPr>
        <w:widowControl w:val="0"/>
        <w:spacing w:before="0" w:beforeAutospacing="0" w:after="0" w:afterAutospacing="0" w:line="240" w:lineRule="auto"/>
        <w:rPr>
          <w:del w:id="120" w:author="Meryl Etman [2]" w:date="2022-03-27T16:55:00Z"/>
          <w:rFonts w:ascii="Times New Roman" w:eastAsia="Times New Roman" w:hAnsi="Times New Roman" w:cs="David"/>
          <w:sz w:val="24"/>
          <w:szCs w:val="24"/>
          <w:rtl/>
          <w:lang w:eastAsia="he-IL"/>
        </w:rPr>
      </w:pPr>
    </w:p>
    <w:p w14:paraId="22571EEB" w14:textId="01E0DCCA" w:rsidR="00435A20" w:rsidRPr="00435A20" w:rsidDel="00946C13" w:rsidRDefault="00435A20" w:rsidP="00435A20">
      <w:pPr>
        <w:widowControl w:val="0"/>
        <w:spacing w:before="0" w:beforeAutospacing="0" w:after="0" w:afterAutospacing="0" w:line="240" w:lineRule="auto"/>
        <w:ind w:left="2160" w:hanging="720"/>
        <w:rPr>
          <w:del w:id="121" w:author="Meryl Etman [2]" w:date="2022-03-27T16:55:00Z"/>
          <w:rFonts w:ascii="Times New Roman" w:eastAsia="Times New Roman" w:hAnsi="Times New Roman" w:cs="David"/>
          <w:sz w:val="24"/>
          <w:szCs w:val="24"/>
          <w:rtl/>
          <w:lang w:eastAsia="he-IL"/>
        </w:rPr>
      </w:pPr>
      <w:del w:id="122" w:author="Meryl Etman [2]" w:date="2022-03-27T16:55:00Z">
        <w:r w:rsidRPr="00435A20" w:rsidDel="00946C13">
          <w:rPr>
            <w:rFonts w:ascii="Times New Roman" w:eastAsia="Times New Roman" w:hAnsi="Times New Roman" w:cs="David"/>
            <w:sz w:val="24"/>
            <w:szCs w:val="24"/>
            <w:rtl/>
            <w:lang w:eastAsia="he-IL"/>
          </w:rPr>
          <w:delText>יא.</w:delText>
        </w:r>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hint="cs"/>
            <w:sz w:val="24"/>
            <w:szCs w:val="24"/>
            <w:rtl/>
            <w:lang w:eastAsia="he-IL"/>
          </w:rPr>
          <w:delText xml:space="preserve">מסירת נתונים ליועצים האחרים לרבות </w:delText>
        </w:r>
        <w:r w:rsidR="000817A9" w:rsidDel="00946C13">
          <w:rPr>
            <w:rFonts w:ascii="Times New Roman" w:eastAsia="Times New Roman" w:hAnsi="Times New Roman" w:cs="David" w:hint="cs"/>
            <w:sz w:val="24"/>
            <w:szCs w:val="24"/>
            <w:rtl/>
            <w:lang w:eastAsia="he-IL"/>
          </w:rPr>
          <w:delText>מתכנן</w:delText>
        </w:r>
        <w:r w:rsidRPr="00435A20" w:rsidDel="00946C13">
          <w:rPr>
            <w:rFonts w:ascii="Times New Roman" w:eastAsia="Times New Roman" w:hAnsi="Times New Roman" w:cs="David" w:hint="cs"/>
            <w:sz w:val="24"/>
            <w:szCs w:val="24"/>
            <w:rtl/>
            <w:lang w:eastAsia="he-IL"/>
          </w:rPr>
          <w:delTex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0349E90D" w14:textId="2A82F3C5" w:rsidR="00435A20" w:rsidRPr="00435A20" w:rsidDel="00946C13" w:rsidRDefault="00435A20" w:rsidP="00435A20">
      <w:pPr>
        <w:widowControl w:val="0"/>
        <w:spacing w:before="0" w:beforeAutospacing="0" w:after="0" w:afterAutospacing="0" w:line="240" w:lineRule="auto"/>
        <w:rPr>
          <w:del w:id="123" w:author="Meryl Etman [2]" w:date="2022-03-27T16:55:00Z"/>
          <w:rFonts w:ascii="Times New Roman" w:eastAsia="Times New Roman" w:hAnsi="Times New Roman" w:cs="David"/>
          <w:sz w:val="24"/>
          <w:szCs w:val="24"/>
          <w:rtl/>
          <w:lang w:eastAsia="he-IL"/>
        </w:rPr>
      </w:pPr>
    </w:p>
    <w:p w14:paraId="457E5CBB" w14:textId="72A0649E" w:rsidR="009D142E" w:rsidRPr="00435A20" w:rsidDel="00946C13" w:rsidRDefault="00435A20" w:rsidP="009D142E">
      <w:pPr>
        <w:widowControl w:val="0"/>
        <w:spacing w:before="0" w:beforeAutospacing="0" w:after="0" w:afterAutospacing="0" w:line="240" w:lineRule="auto"/>
        <w:ind w:left="2160" w:hanging="720"/>
        <w:rPr>
          <w:del w:id="124" w:author="Meryl Etman [2]" w:date="2022-03-27T16:55:00Z"/>
          <w:rFonts w:ascii="Times New Roman" w:eastAsia="Times New Roman" w:hAnsi="Times New Roman" w:cs="David"/>
          <w:sz w:val="24"/>
          <w:szCs w:val="24"/>
          <w:lang w:eastAsia="he-IL"/>
        </w:rPr>
      </w:pPr>
      <w:del w:id="125" w:author="Meryl Etman [2]" w:date="2022-03-27T16:55:00Z">
        <w:r w:rsidRPr="00435A20" w:rsidDel="00946C13">
          <w:rPr>
            <w:rFonts w:ascii="Times New Roman" w:eastAsia="Times New Roman" w:hAnsi="Times New Roman" w:cs="David"/>
            <w:sz w:val="24"/>
            <w:szCs w:val="24"/>
            <w:rtl/>
            <w:lang w:eastAsia="he-IL"/>
          </w:rPr>
          <w:delText>יב.</w:delText>
        </w:r>
        <w:r w:rsidRPr="00435A20" w:rsidDel="00946C13">
          <w:rPr>
            <w:rFonts w:ascii="Times New Roman" w:eastAsia="Times New Roman" w:hAnsi="Times New Roman" w:cs="David"/>
            <w:sz w:val="24"/>
            <w:szCs w:val="24"/>
            <w:rtl/>
            <w:lang w:eastAsia="he-IL"/>
          </w:rPr>
          <w:tab/>
          <w:delText xml:space="preserve">הכנת תכנית סופית, המפרטת את החלופה </w:delText>
        </w:r>
        <w:r w:rsidRPr="00435A20" w:rsidDel="00946C13">
          <w:rPr>
            <w:rFonts w:ascii="Times New Roman" w:eastAsia="Times New Roman" w:hAnsi="Times New Roman" w:cs="David" w:hint="cs"/>
            <w:sz w:val="24"/>
            <w:szCs w:val="24"/>
            <w:rtl/>
            <w:lang w:eastAsia="he-IL"/>
          </w:rPr>
          <w:delText xml:space="preserve">שנבחרה ע"י המזמין וניתוח </w:delText>
        </w:r>
      </w:del>
    </w:p>
    <w:p w14:paraId="1BB856F1" w14:textId="29100706" w:rsidR="00435A20" w:rsidRPr="00435A20" w:rsidDel="00946C13" w:rsidRDefault="00435A20" w:rsidP="009D142E">
      <w:pPr>
        <w:widowControl w:val="0"/>
        <w:spacing w:before="0" w:beforeAutospacing="0" w:after="0" w:afterAutospacing="0" w:line="240" w:lineRule="auto"/>
        <w:ind w:left="1440" w:firstLine="720"/>
        <w:rPr>
          <w:del w:id="126" w:author="Meryl Etman [2]" w:date="2022-03-27T16:55:00Z"/>
          <w:rFonts w:ascii="Times New Roman" w:eastAsia="Times New Roman" w:hAnsi="Times New Roman" w:cs="David"/>
          <w:sz w:val="24"/>
          <w:szCs w:val="24"/>
          <w:rtl/>
          <w:lang w:eastAsia="he-IL"/>
        </w:rPr>
      </w:pPr>
      <w:del w:id="127" w:author="Meryl Etman [2]" w:date="2022-03-27T16:55:00Z">
        <w:r w:rsidRPr="00435A20" w:rsidDel="00946C13">
          <w:rPr>
            <w:rFonts w:ascii="Times New Roman" w:eastAsia="Times New Roman" w:hAnsi="Times New Roman" w:cs="David" w:hint="cs"/>
            <w:sz w:val="24"/>
            <w:szCs w:val="24"/>
            <w:rtl/>
            <w:lang w:eastAsia="he-IL"/>
          </w:rPr>
          <w:delText>לרבות טבלאות נתונים לאישור המזמין.</w:delText>
        </w:r>
        <w:r w:rsidRPr="00435A20" w:rsidDel="00946C13">
          <w:rPr>
            <w:rFonts w:ascii="Times New Roman" w:eastAsia="Times New Roman" w:hAnsi="Times New Roman" w:cs="David"/>
            <w:sz w:val="24"/>
            <w:szCs w:val="24"/>
            <w:rtl/>
            <w:lang w:eastAsia="he-IL"/>
          </w:rPr>
          <w:delText xml:space="preserve"> </w:delText>
        </w:r>
        <w:r w:rsidRPr="00435A20" w:rsidDel="00946C13">
          <w:rPr>
            <w:rFonts w:ascii="Times New Roman" w:eastAsia="Times New Roman" w:hAnsi="Times New Roman" w:cs="David" w:hint="cs"/>
            <w:sz w:val="24"/>
            <w:szCs w:val="24"/>
            <w:rtl/>
            <w:lang w:eastAsia="he-IL"/>
          </w:rPr>
          <w:delText xml:space="preserve"> </w:delText>
        </w:r>
      </w:del>
    </w:p>
    <w:p w14:paraId="09EC2057" w14:textId="44FC541C" w:rsidR="00435A20" w:rsidRPr="00435A20" w:rsidDel="00946C13" w:rsidRDefault="00435A20" w:rsidP="00435A20">
      <w:pPr>
        <w:widowControl w:val="0"/>
        <w:spacing w:before="0" w:beforeAutospacing="0" w:after="0" w:afterAutospacing="0" w:line="240" w:lineRule="auto"/>
        <w:ind w:left="1440" w:firstLine="720"/>
        <w:rPr>
          <w:del w:id="128" w:author="Meryl Etman [2]" w:date="2022-03-27T16:55:00Z"/>
          <w:rFonts w:ascii="Times New Roman" w:eastAsia="Times New Roman" w:hAnsi="Times New Roman" w:cs="David"/>
          <w:sz w:val="24"/>
          <w:szCs w:val="24"/>
          <w:rtl/>
          <w:lang w:eastAsia="he-IL"/>
        </w:rPr>
      </w:pPr>
      <w:del w:id="129" w:author="Meryl Etman [2]" w:date="2022-03-27T16:55:00Z">
        <w:r w:rsidRPr="00435A20" w:rsidDel="00946C13">
          <w:rPr>
            <w:rFonts w:ascii="Times New Roman" w:eastAsia="Times New Roman" w:hAnsi="Times New Roman" w:cs="David"/>
            <w:sz w:val="24"/>
            <w:szCs w:val="24"/>
            <w:rtl/>
            <w:lang w:eastAsia="he-IL"/>
          </w:rPr>
          <w:delText>תיאום עם היועצים, תיאום עם הרשויות המוסמכות וגורמים אחרים.</w:delText>
        </w:r>
      </w:del>
    </w:p>
    <w:p w14:paraId="42A15357" w14:textId="1F338FDD" w:rsidR="00435A20" w:rsidRPr="00435A20" w:rsidDel="00946C13" w:rsidRDefault="00435A20" w:rsidP="00435A20">
      <w:pPr>
        <w:widowControl w:val="0"/>
        <w:spacing w:before="0" w:beforeAutospacing="0" w:after="0" w:afterAutospacing="0" w:line="240" w:lineRule="auto"/>
        <w:rPr>
          <w:del w:id="130" w:author="Meryl Etman [2]" w:date="2022-03-27T16:55:00Z"/>
          <w:rFonts w:ascii="Times New Roman" w:eastAsia="Times New Roman" w:hAnsi="Times New Roman" w:cs="David"/>
          <w:sz w:val="24"/>
          <w:szCs w:val="24"/>
          <w:rtl/>
          <w:lang w:eastAsia="he-IL"/>
        </w:rPr>
      </w:pPr>
    </w:p>
    <w:p w14:paraId="4207111D" w14:textId="4C4C12B7" w:rsidR="00435A20" w:rsidRPr="00435A20" w:rsidDel="00946C13" w:rsidRDefault="00435A20" w:rsidP="00435A20">
      <w:pPr>
        <w:widowControl w:val="0"/>
        <w:spacing w:before="0" w:beforeAutospacing="0" w:after="0" w:afterAutospacing="0" w:line="240" w:lineRule="auto"/>
        <w:ind w:left="2160" w:hanging="720"/>
        <w:rPr>
          <w:del w:id="131" w:author="Meryl Etman [2]" w:date="2022-03-27T16:55:00Z"/>
          <w:rFonts w:ascii="Times New Roman" w:eastAsia="Times New Roman" w:hAnsi="Times New Roman" w:cs="David"/>
          <w:sz w:val="24"/>
          <w:szCs w:val="24"/>
          <w:rtl/>
          <w:lang w:eastAsia="he-IL"/>
        </w:rPr>
      </w:pPr>
      <w:del w:id="132" w:author="Meryl Etman [2]" w:date="2022-03-27T16:55:00Z">
        <w:r w:rsidRPr="00435A20" w:rsidDel="00946C13">
          <w:rPr>
            <w:rFonts w:ascii="Times New Roman" w:eastAsia="Times New Roman" w:hAnsi="Times New Roman" w:cs="David"/>
            <w:sz w:val="24"/>
            <w:szCs w:val="24"/>
            <w:rtl/>
            <w:lang w:eastAsia="he-IL"/>
          </w:rPr>
          <w:delText>יג.</w:delText>
        </w:r>
        <w:r w:rsidRPr="00435A20" w:rsidDel="00946C13">
          <w:rPr>
            <w:rFonts w:ascii="Times New Roman" w:eastAsia="Times New Roman" w:hAnsi="Times New Roman" w:cs="David"/>
            <w:sz w:val="24"/>
            <w:szCs w:val="24"/>
            <w:rtl/>
            <w:lang w:eastAsia="he-IL"/>
          </w:rPr>
          <w:tab/>
          <w:delText>ע</w:delText>
        </w:r>
        <w:r w:rsidRPr="00435A20" w:rsidDel="00946C13">
          <w:rPr>
            <w:rFonts w:ascii="Times New Roman" w:eastAsia="Times New Roman" w:hAnsi="Times New Roman" w:cs="David" w:hint="cs"/>
            <w:sz w:val="24"/>
            <w:szCs w:val="24"/>
            <w:rtl/>
            <w:lang w:eastAsia="he-IL"/>
          </w:rPr>
          <w:delText>י</w:delText>
        </w:r>
        <w:r w:rsidRPr="00435A20" w:rsidDel="00946C13">
          <w:rPr>
            <w:rFonts w:ascii="Times New Roman" w:eastAsia="Times New Roman" w:hAnsi="Times New Roman" w:cs="David"/>
            <w:sz w:val="24"/>
            <w:szCs w:val="24"/>
            <w:rtl/>
            <w:lang w:eastAsia="he-IL"/>
          </w:rPr>
          <w:delText>בוד תכניות מפורטות הכוללות תשריטים,</w:delText>
        </w:r>
        <w:r w:rsidR="00B33CA0" w:rsidDel="00946C13">
          <w:rPr>
            <w:rFonts w:ascii="Times New Roman" w:eastAsia="Times New Roman" w:hAnsi="Times New Roman" w:cs="David" w:hint="cs"/>
            <w:sz w:val="24"/>
            <w:szCs w:val="24"/>
            <w:rtl/>
            <w:lang w:eastAsia="he-IL"/>
          </w:rPr>
          <w:delText xml:space="preserve"> </w:delText>
        </w:r>
        <w:r w:rsidRPr="00435A20" w:rsidDel="00946C13">
          <w:rPr>
            <w:rFonts w:ascii="Times New Roman" w:eastAsia="Times New Roman" w:hAnsi="Times New Roman" w:cs="David"/>
            <w:sz w:val="24"/>
            <w:szCs w:val="24"/>
            <w:rtl/>
            <w:lang w:eastAsia="he-IL"/>
          </w:rPr>
          <w:delText>תקנונים, תכניות בינוי</w:delText>
        </w:r>
        <w:r w:rsidRPr="00435A20" w:rsidDel="00946C13">
          <w:rPr>
            <w:rFonts w:ascii="Times New Roman" w:eastAsia="Times New Roman" w:hAnsi="Times New Roman" w:cs="David" w:hint="cs"/>
            <w:sz w:val="24"/>
            <w:szCs w:val="24"/>
            <w:rtl/>
            <w:lang w:eastAsia="he-IL"/>
          </w:rPr>
          <w:delText>, חתכים מנחים</w:delText>
        </w:r>
        <w:r w:rsidRPr="00435A20" w:rsidDel="00946C13">
          <w:rPr>
            <w:rFonts w:ascii="Times New Roman" w:eastAsia="Times New Roman" w:hAnsi="Times New Roman" w:cs="David"/>
            <w:sz w:val="24"/>
            <w:szCs w:val="24"/>
            <w:rtl/>
            <w:lang w:eastAsia="he-IL"/>
          </w:rPr>
          <w:delText xml:space="preserve"> והסדרי החניה במגרשים מתואמות עם היועצים והמזמין. הכנת כל המסמכים הדרושים עפ"י דרישת הרשויות בתחום מומחיותו של המתכנן.</w:delText>
        </w:r>
      </w:del>
    </w:p>
    <w:p w14:paraId="24285D94" w14:textId="72DD830D" w:rsidR="00435A20" w:rsidRPr="00435A20" w:rsidDel="00946C13" w:rsidRDefault="00435A20" w:rsidP="00435A20">
      <w:pPr>
        <w:widowControl w:val="0"/>
        <w:spacing w:before="0" w:beforeAutospacing="0" w:after="0" w:afterAutospacing="0" w:line="240" w:lineRule="auto"/>
        <w:rPr>
          <w:del w:id="133" w:author="Meryl Etman [2]" w:date="2022-03-27T16:55:00Z"/>
          <w:rFonts w:ascii="Times New Roman" w:eastAsia="Times New Roman" w:hAnsi="Times New Roman" w:cs="David"/>
          <w:sz w:val="24"/>
          <w:szCs w:val="24"/>
          <w:rtl/>
          <w:lang w:eastAsia="he-IL"/>
        </w:rPr>
      </w:pPr>
      <w:del w:id="134"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r>
      </w:del>
    </w:p>
    <w:p w14:paraId="3B9ABAA7" w14:textId="1E35BA89" w:rsidR="00435A20" w:rsidRPr="00435A20" w:rsidDel="00946C13" w:rsidRDefault="00435A20" w:rsidP="00435A20">
      <w:pPr>
        <w:widowControl w:val="0"/>
        <w:spacing w:before="0" w:beforeAutospacing="0" w:after="0" w:afterAutospacing="0" w:line="240" w:lineRule="auto"/>
        <w:rPr>
          <w:del w:id="135" w:author="Meryl Etman [2]" w:date="2022-03-27T16:55:00Z"/>
          <w:rFonts w:ascii="Times New Roman" w:eastAsia="Times New Roman" w:hAnsi="Times New Roman" w:cs="David"/>
          <w:sz w:val="24"/>
          <w:szCs w:val="24"/>
          <w:rtl/>
          <w:lang w:eastAsia="he-IL"/>
        </w:rPr>
      </w:pPr>
      <w:del w:id="136"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delText>יד.</w:delText>
        </w:r>
        <w:r w:rsidRPr="00435A20" w:rsidDel="00946C13">
          <w:rPr>
            <w:rFonts w:ascii="Times New Roman" w:eastAsia="Times New Roman" w:hAnsi="Times New Roman" w:cs="David"/>
            <w:sz w:val="24"/>
            <w:szCs w:val="24"/>
            <w:rtl/>
            <w:lang w:eastAsia="he-IL"/>
          </w:rPr>
          <w:tab/>
          <w:delText>הצגת אפשרויות מימוש הבינוי המוצע בשלבים.</w:delText>
        </w:r>
      </w:del>
    </w:p>
    <w:p w14:paraId="39F761E0" w14:textId="0E41CE5F" w:rsidR="00435A20" w:rsidRPr="00435A20" w:rsidDel="00946C13" w:rsidRDefault="00435A20" w:rsidP="00435A20">
      <w:pPr>
        <w:widowControl w:val="0"/>
        <w:spacing w:before="0" w:beforeAutospacing="0" w:after="0" w:afterAutospacing="0" w:line="240" w:lineRule="auto"/>
        <w:rPr>
          <w:del w:id="137" w:author="Meryl Etman [2]" w:date="2022-03-27T16:55:00Z"/>
          <w:rFonts w:ascii="Times New Roman" w:eastAsia="Times New Roman" w:hAnsi="Times New Roman" w:cs="David"/>
          <w:sz w:val="24"/>
          <w:szCs w:val="24"/>
          <w:rtl/>
          <w:lang w:eastAsia="he-IL"/>
        </w:rPr>
      </w:pPr>
    </w:p>
    <w:p w14:paraId="6272939B" w14:textId="506DD6BE" w:rsidR="00435A20" w:rsidRPr="00435A20" w:rsidDel="00946C13" w:rsidRDefault="00435A20" w:rsidP="00435A20">
      <w:pPr>
        <w:widowControl w:val="0"/>
        <w:spacing w:before="0" w:beforeAutospacing="0" w:after="0" w:afterAutospacing="0" w:line="240" w:lineRule="auto"/>
        <w:ind w:left="2160" w:hanging="720"/>
        <w:rPr>
          <w:del w:id="138" w:author="Meryl Etman [2]" w:date="2022-03-27T16:55:00Z"/>
          <w:rFonts w:ascii="Times New Roman" w:eastAsia="Times New Roman" w:hAnsi="Times New Roman" w:cs="David"/>
          <w:sz w:val="24"/>
          <w:szCs w:val="24"/>
          <w:rtl/>
          <w:lang w:eastAsia="he-IL"/>
        </w:rPr>
      </w:pPr>
      <w:del w:id="139" w:author="Meryl Etman [2]" w:date="2022-03-27T16:55:00Z">
        <w:r w:rsidRPr="00435A20" w:rsidDel="00946C13">
          <w:rPr>
            <w:rFonts w:ascii="Times New Roman" w:eastAsia="Times New Roman" w:hAnsi="Times New Roman" w:cs="David"/>
            <w:sz w:val="24"/>
            <w:szCs w:val="24"/>
            <w:rtl/>
            <w:lang w:eastAsia="he-IL"/>
          </w:rPr>
          <w:delText>טו.</w:delText>
        </w:r>
        <w:r w:rsidRPr="00435A20" w:rsidDel="00946C13">
          <w:rPr>
            <w:rFonts w:ascii="Times New Roman" w:eastAsia="Times New Roman" w:hAnsi="Times New Roman" w:cs="David"/>
            <w:sz w:val="24"/>
            <w:szCs w:val="24"/>
            <w:rtl/>
            <w:lang w:eastAsia="he-IL"/>
          </w:rPr>
          <w:tab/>
          <w:delText>חתימה על מסמכי תכניות בנין העיר כעורך התכנית, טיפול באשור התכניות ברשויות ותיאום אישור תכניות היועצים.</w:delText>
        </w:r>
        <w:r w:rsidRPr="00435A20" w:rsidDel="00946C13">
          <w:rPr>
            <w:rFonts w:ascii="Times New Roman" w:eastAsia="Times New Roman" w:hAnsi="Times New Roman" w:cs="David" w:hint="cs"/>
            <w:sz w:val="24"/>
            <w:szCs w:val="24"/>
            <w:rtl/>
            <w:lang w:eastAsia="he-IL"/>
          </w:rPr>
          <w:delTex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60959B37" w14:textId="013BEF9C" w:rsidR="00435A20" w:rsidRPr="00435A20" w:rsidDel="00946C13" w:rsidRDefault="00435A20" w:rsidP="00435A20">
      <w:pPr>
        <w:widowControl w:val="0"/>
        <w:spacing w:before="0" w:beforeAutospacing="0" w:after="0" w:afterAutospacing="0" w:line="240" w:lineRule="auto"/>
        <w:rPr>
          <w:del w:id="140" w:author="Meryl Etman [2]" w:date="2022-03-27T16:55:00Z"/>
          <w:rFonts w:ascii="Times New Roman" w:eastAsia="Times New Roman" w:hAnsi="Times New Roman" w:cs="David"/>
          <w:sz w:val="24"/>
          <w:szCs w:val="24"/>
          <w:rtl/>
          <w:lang w:eastAsia="he-IL"/>
        </w:rPr>
      </w:pPr>
      <w:del w:id="141" w:author="Meryl Etman [2]" w:date="2022-03-27T16:55:00Z">
        <w:r w:rsidRPr="00435A20" w:rsidDel="00946C13">
          <w:rPr>
            <w:rFonts w:ascii="Times New Roman" w:eastAsia="Times New Roman" w:hAnsi="Times New Roman" w:cs="David"/>
            <w:sz w:val="24"/>
            <w:szCs w:val="24"/>
            <w:rtl/>
            <w:lang w:eastAsia="he-IL"/>
          </w:rPr>
          <w:tab/>
        </w:r>
      </w:del>
    </w:p>
    <w:p w14:paraId="66707B1F" w14:textId="0FC1DDFD" w:rsidR="00435A20" w:rsidRPr="00435A20" w:rsidDel="00946C13" w:rsidRDefault="00435A20" w:rsidP="009D142E">
      <w:pPr>
        <w:widowControl w:val="0"/>
        <w:spacing w:before="0" w:beforeAutospacing="0" w:after="0" w:afterAutospacing="0" w:line="240" w:lineRule="auto"/>
        <w:ind w:left="2160" w:hanging="720"/>
        <w:rPr>
          <w:del w:id="142" w:author="Meryl Etman [2]" w:date="2022-03-27T16:55:00Z"/>
          <w:rFonts w:ascii="Times New Roman" w:eastAsia="Times New Roman" w:hAnsi="Times New Roman" w:cs="David"/>
          <w:sz w:val="24"/>
          <w:szCs w:val="24"/>
          <w:rtl/>
          <w:lang w:eastAsia="he-IL"/>
        </w:rPr>
      </w:pPr>
      <w:del w:id="143" w:author="Meryl Etman [2]" w:date="2022-03-27T16:55:00Z">
        <w:r w:rsidRPr="00435A20" w:rsidDel="00946C13">
          <w:rPr>
            <w:rFonts w:ascii="Times New Roman" w:eastAsia="Times New Roman" w:hAnsi="Times New Roman" w:cs="David"/>
            <w:sz w:val="24"/>
            <w:szCs w:val="24"/>
            <w:rtl/>
            <w:lang w:eastAsia="he-IL"/>
          </w:rPr>
          <w:delText>טז.</w:delText>
        </w:r>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hint="cs"/>
            <w:sz w:val="24"/>
            <w:szCs w:val="24"/>
            <w:rtl/>
            <w:lang w:eastAsia="he-IL"/>
          </w:rPr>
          <w:delText xml:space="preserve">השלמת מסמכים ונתונים, </w:delText>
        </w:r>
        <w:r w:rsidRPr="00435A20" w:rsidDel="00946C13">
          <w:rPr>
            <w:rFonts w:ascii="Times New Roman" w:eastAsia="Times New Roman" w:hAnsi="Times New Roman" w:cs="David"/>
            <w:sz w:val="24"/>
            <w:szCs w:val="24"/>
            <w:rtl/>
            <w:lang w:eastAsia="he-IL"/>
          </w:rPr>
          <w:delText>הכנסת תיקונים ושינויים במסמכי התכניות</w:delText>
        </w:r>
        <w:r w:rsidRPr="00435A20" w:rsidDel="00946C13">
          <w:rPr>
            <w:rFonts w:ascii="Times New Roman" w:eastAsia="Times New Roman" w:hAnsi="Times New Roman" w:cs="David" w:hint="cs"/>
            <w:sz w:val="24"/>
            <w:szCs w:val="24"/>
            <w:rtl/>
            <w:lang w:eastAsia="he-IL"/>
          </w:rPr>
          <w:delText>, הכנת חלופות חדשות נוספות, הכל</w:delText>
        </w:r>
        <w:r w:rsidR="007D5B33" w:rsidDel="00946C13">
          <w:rPr>
            <w:rFonts w:ascii="Times New Roman" w:eastAsia="Times New Roman" w:hAnsi="Times New Roman" w:cs="David" w:hint="cs"/>
            <w:sz w:val="24"/>
            <w:szCs w:val="24"/>
            <w:rtl/>
            <w:lang w:eastAsia="he-IL"/>
          </w:rPr>
          <w:delText xml:space="preserve"> </w:delText>
        </w:r>
        <w:r w:rsidR="009D142E" w:rsidDel="00946C13">
          <w:rPr>
            <w:rFonts w:ascii="Times New Roman" w:eastAsia="Times New Roman" w:hAnsi="Times New Roman" w:cs="David"/>
            <w:sz w:val="24"/>
            <w:szCs w:val="24"/>
            <w:rtl/>
            <w:lang w:eastAsia="he-IL"/>
          </w:rPr>
          <w:delText>לפי דרישת המזמין ו/או לפי דרישת</w:delText>
        </w:r>
        <w:r w:rsidR="00B33CA0" w:rsidDel="00946C13">
          <w:rPr>
            <w:rFonts w:ascii="Times New Roman" w:eastAsia="Times New Roman" w:hAnsi="Times New Roman" w:cs="David" w:hint="cs"/>
            <w:sz w:val="24"/>
            <w:szCs w:val="24"/>
            <w:rtl/>
            <w:lang w:eastAsia="he-IL"/>
          </w:rPr>
          <w:delText xml:space="preserve"> </w:delText>
        </w:r>
        <w:r w:rsidRPr="00435A20" w:rsidDel="00946C13">
          <w:rPr>
            <w:rFonts w:ascii="Times New Roman" w:eastAsia="Times New Roman" w:hAnsi="Times New Roman" w:cs="David"/>
            <w:sz w:val="24"/>
            <w:szCs w:val="24"/>
            <w:rtl/>
            <w:lang w:eastAsia="he-IL"/>
          </w:rPr>
          <w:delText>הרשויות המוסמכות, באישור המזמין וטיפול באישורן עד למתן תוקף.</w:delText>
        </w:r>
      </w:del>
    </w:p>
    <w:p w14:paraId="043054EB" w14:textId="1B6DDF0C" w:rsidR="00435A20" w:rsidRPr="00435A20" w:rsidDel="00946C13" w:rsidRDefault="00435A20" w:rsidP="00435A20">
      <w:pPr>
        <w:widowControl w:val="0"/>
        <w:spacing w:before="0" w:beforeAutospacing="0" w:after="0" w:afterAutospacing="0" w:line="240" w:lineRule="auto"/>
        <w:rPr>
          <w:del w:id="144" w:author="Meryl Etman [2]" w:date="2022-03-27T16:55:00Z"/>
          <w:rFonts w:ascii="Times New Roman" w:eastAsia="Times New Roman" w:hAnsi="Times New Roman" w:cs="David"/>
          <w:sz w:val="24"/>
          <w:szCs w:val="24"/>
          <w:rtl/>
          <w:lang w:eastAsia="he-IL"/>
        </w:rPr>
      </w:pPr>
    </w:p>
    <w:p w14:paraId="4D366A20" w14:textId="7A6F55E6" w:rsidR="00435A20" w:rsidRPr="00435A20" w:rsidDel="00946C13" w:rsidRDefault="00435A20" w:rsidP="00435A20">
      <w:pPr>
        <w:widowControl w:val="0"/>
        <w:spacing w:before="0" w:beforeAutospacing="0" w:after="0" w:afterAutospacing="0" w:line="240" w:lineRule="auto"/>
        <w:ind w:left="2160" w:hanging="720"/>
        <w:rPr>
          <w:del w:id="145" w:author="Meryl Etman [2]" w:date="2022-03-27T16:55:00Z"/>
          <w:rFonts w:ascii="Times New Roman" w:eastAsia="Times New Roman" w:hAnsi="Times New Roman" w:cs="David"/>
          <w:sz w:val="24"/>
          <w:szCs w:val="24"/>
          <w:rtl/>
          <w:lang w:eastAsia="he-IL"/>
        </w:rPr>
      </w:pPr>
      <w:del w:id="146" w:author="Meryl Etman [2]" w:date="2022-03-27T16:55:00Z">
        <w:r w:rsidRPr="00435A20" w:rsidDel="00946C13">
          <w:rPr>
            <w:rFonts w:ascii="Times New Roman" w:eastAsia="Times New Roman" w:hAnsi="Times New Roman" w:cs="David"/>
            <w:sz w:val="24"/>
            <w:szCs w:val="24"/>
            <w:rtl/>
            <w:lang w:eastAsia="he-IL"/>
          </w:rPr>
          <w:delText>יז.</w:delText>
        </w:r>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hint="cs"/>
            <w:sz w:val="24"/>
            <w:szCs w:val="24"/>
            <w:rtl/>
            <w:lang w:eastAsia="he-IL"/>
          </w:rPr>
          <w:delTex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delText>
        </w:r>
        <w:r w:rsidRPr="00435A20" w:rsidDel="00946C13">
          <w:rPr>
            <w:rFonts w:ascii="Times New Roman" w:eastAsia="Times New Roman" w:hAnsi="Times New Roman" w:cs="David"/>
            <w:sz w:val="24"/>
            <w:szCs w:val="24"/>
            <w:rtl/>
            <w:lang w:eastAsia="he-IL"/>
          </w:rPr>
          <w:tab/>
        </w:r>
      </w:del>
    </w:p>
    <w:p w14:paraId="3B9234A7" w14:textId="1C3F48BA" w:rsidR="00435A20" w:rsidRPr="00435A20" w:rsidDel="00946C13" w:rsidRDefault="00435A20" w:rsidP="00435A20">
      <w:pPr>
        <w:widowControl w:val="0"/>
        <w:spacing w:before="0" w:beforeAutospacing="0" w:after="0" w:afterAutospacing="0" w:line="240" w:lineRule="auto"/>
        <w:rPr>
          <w:del w:id="147" w:author="Meryl Etman [2]" w:date="2022-03-27T16:55:00Z"/>
          <w:rFonts w:ascii="Times New Roman" w:eastAsia="Times New Roman" w:hAnsi="Times New Roman" w:cs="David"/>
          <w:sz w:val="24"/>
          <w:szCs w:val="24"/>
          <w:rtl/>
          <w:lang w:eastAsia="he-IL"/>
        </w:rPr>
      </w:pPr>
    </w:p>
    <w:p w14:paraId="72FABB23" w14:textId="4EDA1A51" w:rsidR="009D142E" w:rsidRPr="00435A20" w:rsidDel="00946C13" w:rsidRDefault="00435A20" w:rsidP="009D142E">
      <w:pPr>
        <w:widowControl w:val="0"/>
        <w:spacing w:before="0" w:beforeAutospacing="0" w:after="0" w:afterAutospacing="0" w:line="240" w:lineRule="auto"/>
        <w:rPr>
          <w:del w:id="148" w:author="Meryl Etman [2]" w:date="2022-03-27T16:55:00Z"/>
          <w:rFonts w:ascii="Times New Roman" w:eastAsia="Times New Roman" w:hAnsi="Times New Roman" w:cs="David"/>
          <w:sz w:val="24"/>
          <w:szCs w:val="24"/>
          <w:rtl/>
          <w:lang w:eastAsia="he-IL"/>
        </w:rPr>
      </w:pPr>
      <w:del w:id="149"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delText>יח.</w:delText>
        </w:r>
        <w:r w:rsidRPr="00435A20" w:rsidDel="00946C13">
          <w:rPr>
            <w:rFonts w:ascii="Times New Roman" w:eastAsia="Times New Roman" w:hAnsi="Times New Roman" w:cs="David"/>
            <w:sz w:val="24"/>
            <w:szCs w:val="24"/>
            <w:rtl/>
            <w:lang w:eastAsia="he-IL"/>
          </w:rPr>
          <w:tab/>
          <w:delText xml:space="preserve">מתן הסברים והנחיות, לאור התכניות, למתכננים </w:delText>
        </w:r>
        <w:r w:rsidRPr="00435A20" w:rsidDel="00946C13">
          <w:rPr>
            <w:rFonts w:ascii="Times New Roman" w:eastAsia="Times New Roman" w:hAnsi="Times New Roman" w:cs="David" w:hint="cs"/>
            <w:sz w:val="24"/>
            <w:szCs w:val="24"/>
            <w:rtl/>
            <w:lang w:eastAsia="he-IL"/>
          </w:rPr>
          <w:delText>וליועצים האחרים</w:delText>
        </w:r>
        <w:r w:rsidRPr="00435A20" w:rsidDel="00946C13">
          <w:rPr>
            <w:rFonts w:ascii="Times New Roman" w:eastAsia="Times New Roman" w:hAnsi="Times New Roman" w:cs="David"/>
            <w:sz w:val="24"/>
            <w:szCs w:val="24"/>
            <w:rtl/>
            <w:lang w:eastAsia="he-IL"/>
          </w:rPr>
          <w:delText>.</w:delText>
        </w:r>
      </w:del>
    </w:p>
    <w:p w14:paraId="17EA3111" w14:textId="20308200" w:rsidR="00435A20" w:rsidRPr="00435A20" w:rsidDel="00946C13" w:rsidRDefault="00435A20" w:rsidP="00435A20">
      <w:pPr>
        <w:widowControl w:val="0"/>
        <w:spacing w:before="0" w:beforeAutospacing="0" w:after="0" w:afterAutospacing="0" w:line="240" w:lineRule="auto"/>
        <w:rPr>
          <w:del w:id="150" w:author="Meryl Etman [2]" w:date="2022-03-27T16:55:00Z"/>
          <w:rFonts w:ascii="Times New Roman" w:eastAsia="Times New Roman" w:hAnsi="Times New Roman" w:cs="David"/>
          <w:sz w:val="24"/>
          <w:szCs w:val="24"/>
          <w:rtl/>
          <w:lang w:eastAsia="he-IL"/>
        </w:rPr>
      </w:pPr>
    </w:p>
    <w:p w14:paraId="0E691CB1" w14:textId="4244A79C" w:rsidR="00435A20" w:rsidRPr="00435A20" w:rsidDel="00946C13" w:rsidRDefault="00435A20" w:rsidP="009D142E">
      <w:pPr>
        <w:widowControl w:val="0"/>
        <w:spacing w:before="0" w:beforeAutospacing="0" w:after="0" w:afterAutospacing="0" w:line="240" w:lineRule="auto"/>
        <w:ind w:left="2160" w:hanging="720"/>
        <w:rPr>
          <w:del w:id="151" w:author="Meryl Etman [2]" w:date="2022-03-27T16:55:00Z"/>
          <w:rFonts w:ascii="Times New Roman" w:eastAsia="Times New Roman" w:hAnsi="Times New Roman" w:cs="David"/>
          <w:sz w:val="24"/>
          <w:szCs w:val="24"/>
          <w:rtl/>
          <w:lang w:eastAsia="he-IL"/>
        </w:rPr>
      </w:pPr>
      <w:del w:id="152" w:author="Meryl Etman [2]" w:date="2022-03-27T16:55:00Z">
        <w:r w:rsidRPr="00435A20" w:rsidDel="00946C13">
          <w:rPr>
            <w:rFonts w:ascii="Times New Roman" w:eastAsia="Times New Roman" w:hAnsi="Times New Roman" w:cs="David" w:hint="cs"/>
            <w:sz w:val="24"/>
            <w:szCs w:val="24"/>
            <w:rtl/>
            <w:lang w:eastAsia="he-IL"/>
          </w:rPr>
          <w:delText>יט.</w:delText>
        </w:r>
        <w:r w:rsidR="009D142E"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hint="cs"/>
            <w:sz w:val="24"/>
            <w:szCs w:val="24"/>
            <w:rtl/>
            <w:lang w:eastAsia="he-IL"/>
          </w:rPr>
          <w:delText>הכנת כל המסמכים הנדרשים למתן תוקף לתכנית, מעקב וטיפול בהליך מתן התוקף לתכנית עד לפרסום ברשומות ובעיתונות.</w:delText>
        </w:r>
      </w:del>
    </w:p>
    <w:p w14:paraId="717E58A9" w14:textId="5EDEDC71" w:rsidR="00435A20" w:rsidRPr="00435A20" w:rsidDel="00946C13" w:rsidRDefault="00435A20" w:rsidP="00435A20">
      <w:pPr>
        <w:widowControl w:val="0"/>
        <w:spacing w:before="0" w:beforeAutospacing="0" w:after="0" w:afterAutospacing="0" w:line="240" w:lineRule="auto"/>
        <w:rPr>
          <w:del w:id="153" w:author="Meryl Etman [2]" w:date="2022-03-27T16:55:00Z"/>
          <w:rFonts w:ascii="Times New Roman" w:eastAsia="Times New Roman" w:hAnsi="Times New Roman" w:cs="David"/>
          <w:sz w:val="24"/>
          <w:szCs w:val="24"/>
          <w:rtl/>
          <w:lang w:eastAsia="he-IL"/>
        </w:rPr>
      </w:pPr>
    </w:p>
    <w:p w14:paraId="171C4B9A" w14:textId="5A7F97FF" w:rsidR="00435A20" w:rsidRPr="00435A20" w:rsidDel="00946C13" w:rsidRDefault="00435A20" w:rsidP="00435A20">
      <w:pPr>
        <w:widowControl w:val="0"/>
        <w:spacing w:before="0" w:beforeAutospacing="0" w:after="0" w:afterAutospacing="0" w:line="240" w:lineRule="auto"/>
        <w:rPr>
          <w:del w:id="154" w:author="Meryl Etman [2]" w:date="2022-03-27T16:55:00Z"/>
          <w:rFonts w:ascii="Times New Roman" w:eastAsia="Times New Roman" w:hAnsi="Times New Roman" w:cs="David"/>
          <w:sz w:val="24"/>
          <w:szCs w:val="24"/>
          <w:rtl/>
          <w:lang w:eastAsia="he-IL"/>
        </w:rPr>
      </w:pPr>
      <w:del w:id="155" w:author="Meryl Etman [2]" w:date="2022-03-27T16:55:00Z">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sz w:val="24"/>
            <w:szCs w:val="24"/>
            <w:rtl/>
            <w:lang w:eastAsia="he-IL"/>
          </w:rPr>
          <w:tab/>
        </w:r>
        <w:r w:rsidRPr="00435A20" w:rsidDel="00946C13">
          <w:rPr>
            <w:rFonts w:ascii="Times New Roman" w:eastAsia="Times New Roman" w:hAnsi="Times New Roman" w:cs="David" w:hint="cs"/>
            <w:sz w:val="24"/>
            <w:szCs w:val="24"/>
            <w:rtl/>
            <w:lang w:eastAsia="he-IL"/>
          </w:rPr>
          <w:delText>כ</w:delText>
        </w:r>
        <w:r w:rsidRPr="00435A20" w:rsidDel="00946C13">
          <w:rPr>
            <w:rFonts w:ascii="Times New Roman" w:eastAsia="Times New Roman" w:hAnsi="Times New Roman" w:cs="David"/>
            <w:sz w:val="24"/>
            <w:szCs w:val="24"/>
            <w:rtl/>
            <w:lang w:eastAsia="he-IL"/>
          </w:rPr>
          <w:delText>.</w:delText>
        </w:r>
        <w:r w:rsidRPr="00435A20" w:rsidDel="00946C13">
          <w:rPr>
            <w:rFonts w:ascii="Times New Roman" w:eastAsia="Times New Roman" w:hAnsi="Times New Roman" w:cs="David"/>
            <w:sz w:val="24"/>
            <w:szCs w:val="24"/>
            <w:rtl/>
            <w:lang w:eastAsia="he-IL"/>
          </w:rPr>
          <w:tab/>
          <w:delText xml:space="preserve">העברת נתונים, הבהרות ותכניות וכן סיוע לשמאים שיועסקו ע"י </w:delText>
        </w:r>
      </w:del>
    </w:p>
    <w:p w14:paraId="338CFE54" w14:textId="3BAD19F5" w:rsidR="00435A20" w:rsidRPr="00435A20" w:rsidRDefault="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Change w:id="156" w:author="Meryl Etman [2]" w:date="2022-03-27T16:55:00Z">
          <w:pPr>
            <w:widowControl w:val="0"/>
            <w:spacing w:before="0" w:beforeAutospacing="0" w:after="0" w:afterAutospacing="0" w:line="240" w:lineRule="auto"/>
            <w:ind w:left="2160"/>
          </w:pPr>
        </w:pPrChange>
      </w:pPr>
      <w:del w:id="157" w:author="Meryl Etman [2]" w:date="2022-03-27T16:55:00Z">
        <w:r w:rsidRPr="00435A20" w:rsidDel="00946C13">
          <w:rPr>
            <w:rFonts w:ascii="Times New Roman" w:eastAsia="Times New Roman" w:hAnsi="Times New Roman" w:cs="David"/>
            <w:sz w:val="24"/>
            <w:szCs w:val="24"/>
            <w:rtl/>
            <w:lang w:eastAsia="he-IL"/>
          </w:rPr>
          <w:delText xml:space="preserve">המזמין להכנת </w:delText>
        </w:r>
        <w:r w:rsidRPr="00435A20" w:rsidDel="00946C13">
          <w:rPr>
            <w:rFonts w:ascii="Times New Roman" w:eastAsia="Times New Roman" w:hAnsi="Times New Roman" w:cs="David" w:hint="cs"/>
            <w:sz w:val="24"/>
            <w:szCs w:val="24"/>
            <w:rtl/>
            <w:lang w:eastAsia="he-IL"/>
          </w:rPr>
          <w:delText xml:space="preserve">טבלאות איזון וחלוקה, </w:delText>
        </w:r>
        <w:r w:rsidRPr="00435A20" w:rsidDel="00946C13">
          <w:rPr>
            <w:rFonts w:ascii="Times New Roman" w:eastAsia="Times New Roman" w:hAnsi="Times New Roman" w:cs="David"/>
            <w:sz w:val="24"/>
            <w:szCs w:val="24"/>
            <w:rtl/>
            <w:lang w:eastAsia="he-IL"/>
          </w:rPr>
          <w:delText xml:space="preserve">הערכות שווי, לדיונים בעניין השבחה, תשלומים למנהל מקרקעי ישראל ולדיונים בעניין שווי זכויות בעלי קרקע. </w:delText>
        </w:r>
      </w:del>
      <w:ins w:id="158" w:author="Meryl Etman [2]" w:date="2022-03-27T16:55:00Z">
        <w:r w:rsidR="00946C13">
          <w:rPr>
            <w:rFonts w:ascii="Times New Roman" w:eastAsia="Times New Roman" w:hAnsi="Times New Roman" w:cs="David" w:hint="cs"/>
            <w:sz w:val="24"/>
            <w:szCs w:val="24"/>
            <w:u w:val="single"/>
            <w:rtl/>
            <w:lang w:eastAsia="he-IL"/>
          </w:rPr>
          <w:t>מבוטל</w:t>
        </w:r>
      </w:ins>
    </w:p>
    <w:p w14:paraId="4305BCE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2BA77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C4E5CF"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4BB1250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E5FD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432E37F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267E7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62CE4C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1F552B70" w14:textId="7AC9B07B" w:rsidR="00435A20" w:rsidRPr="00435A20" w:rsidDel="00946C13" w:rsidRDefault="00435A20" w:rsidP="00435A20">
      <w:pPr>
        <w:widowControl w:val="0"/>
        <w:spacing w:before="0" w:beforeAutospacing="0" w:after="0" w:afterAutospacing="0" w:line="240" w:lineRule="auto"/>
        <w:ind w:left="2160" w:hanging="720"/>
        <w:jc w:val="both"/>
        <w:rPr>
          <w:del w:id="159" w:author="Meryl Etman [2]" w:date="2022-03-27T16:56:00Z"/>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 xml:space="preserve">ג.       </w:t>
      </w:r>
      <w:ins w:id="160" w:author="Meryl Etman [2]" w:date="2022-03-27T16:56:00Z">
        <w:r w:rsidR="00946C13">
          <w:rPr>
            <w:rFonts w:ascii="Times New Roman" w:eastAsia="Times New Roman" w:hAnsi="Times New Roman" w:cs="David"/>
            <w:color w:val="000000"/>
            <w:sz w:val="24"/>
            <w:szCs w:val="24"/>
            <w:rtl/>
            <w:lang w:eastAsia="he-IL"/>
          </w:rPr>
          <w:tab/>
        </w:r>
      </w:ins>
      <w:r w:rsidRPr="00435A20">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21702761" w14:textId="77777777" w:rsidR="00435A20" w:rsidRPr="00435A20" w:rsidDel="00946C13" w:rsidRDefault="00435A20" w:rsidP="00435A20">
      <w:pPr>
        <w:widowControl w:val="0"/>
        <w:spacing w:before="0" w:beforeAutospacing="0" w:after="0" w:afterAutospacing="0" w:line="240" w:lineRule="auto"/>
        <w:ind w:left="2160" w:hanging="720"/>
        <w:jc w:val="both"/>
        <w:rPr>
          <w:del w:id="161" w:author="Meryl Etman [2]" w:date="2022-03-27T16:56:00Z"/>
          <w:rFonts w:ascii="Times New Roman" w:eastAsia="Times New Roman" w:hAnsi="Times New Roman" w:cs="David"/>
          <w:sz w:val="24"/>
          <w:szCs w:val="24"/>
          <w:rtl/>
          <w:lang w:eastAsia="he-IL"/>
        </w:rPr>
      </w:pPr>
    </w:p>
    <w:p w14:paraId="66A376D9"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162" w:author="Meryl Etman [2]" w:date="2022-03-27T16:56:00Z">
          <w:pPr>
            <w:widowControl w:val="0"/>
            <w:spacing w:before="0" w:beforeAutospacing="0" w:after="0" w:afterAutospacing="0" w:line="240" w:lineRule="auto"/>
            <w:ind w:left="720" w:hanging="720"/>
            <w:jc w:val="both"/>
          </w:pPr>
        </w:pPrChange>
      </w:pPr>
    </w:p>
    <w:p w14:paraId="28134F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CBA47A" w14:textId="147BA444"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w:t>
      </w:r>
      <w:del w:id="163" w:author="Meryl Etman [2]" w:date="2022-05-12T10:46:00Z">
        <w:r w:rsidRPr="00435A20" w:rsidDel="001E3EC4">
          <w:rPr>
            <w:rFonts w:ascii="Times New Roman" w:eastAsia="Times New Roman" w:hAnsi="Times New Roman" w:cs="David"/>
            <w:sz w:val="24"/>
            <w:szCs w:val="24"/>
            <w:rtl/>
            <w:lang w:eastAsia="he-IL"/>
          </w:rPr>
          <w:delText xml:space="preserve">מודלים, </w:delText>
        </w:r>
      </w:del>
      <w:r w:rsidRPr="00435A20">
        <w:rPr>
          <w:rFonts w:ascii="Times New Roman" w:eastAsia="Times New Roman" w:hAnsi="Times New Roman" w:cs="David"/>
          <w:sz w:val="24"/>
          <w:szCs w:val="24"/>
          <w:rtl/>
          <w:lang w:eastAsia="he-IL"/>
        </w:rPr>
        <w:t xml:space="preserve">הדמיות </w:t>
      </w:r>
      <w:del w:id="164" w:author="Meryl Etman [2]" w:date="2022-05-12T10:46:00Z">
        <w:r w:rsidRPr="00435A20" w:rsidDel="001E3EC4">
          <w:rPr>
            <w:rFonts w:ascii="Times New Roman" w:eastAsia="Times New Roman" w:hAnsi="Times New Roman" w:cs="David"/>
            <w:sz w:val="24"/>
            <w:szCs w:val="24"/>
            <w:rtl/>
            <w:lang w:eastAsia="he-IL"/>
          </w:rPr>
          <w:delText xml:space="preserve">ופרספקטיבות </w:delText>
        </w:r>
      </w:del>
      <w:ins w:id="165" w:author="Meryl Etman [2]" w:date="2022-05-12T10:46:00Z">
        <w:r w:rsidR="001E3EC4">
          <w:rPr>
            <w:rFonts w:ascii="Times New Roman" w:eastAsia="Times New Roman" w:hAnsi="Times New Roman" w:cs="David" w:hint="cs"/>
            <w:sz w:val="24"/>
            <w:szCs w:val="24"/>
            <w:rtl/>
            <w:lang w:eastAsia="he-IL"/>
          </w:rPr>
          <w:t>ראשוניות.</w:t>
        </w:r>
      </w:ins>
      <w:del w:id="166" w:author="Meryl Etman [2]" w:date="2022-05-12T10:47:00Z">
        <w:r w:rsidRPr="00435A20" w:rsidDel="001E3EC4">
          <w:rPr>
            <w:rFonts w:ascii="Times New Roman" w:eastAsia="Times New Roman" w:hAnsi="Times New Roman" w:cs="David"/>
            <w:sz w:val="24"/>
            <w:szCs w:val="24"/>
            <w:rtl/>
            <w:lang w:eastAsia="he-IL"/>
          </w:rPr>
          <w:delText>(באיכות לצרכי תכנון והצגה לרשויות להבדיל מאיכות לצרכי שיווק).</w:delText>
        </w:r>
      </w:del>
    </w:p>
    <w:p w14:paraId="2A718323" w14:textId="26844EC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ins w:id="167" w:author="Meryl Etman [2]" w:date="2022-03-27T16:56:00Z">
        <w:r w:rsidR="00946C13">
          <w:rPr>
            <w:rFonts w:ascii="Times New Roman" w:eastAsia="Times New Roman" w:hAnsi="Times New Roman" w:cs="David"/>
            <w:sz w:val="20"/>
            <w:szCs w:val="24"/>
            <w:rtl/>
            <w:lang w:eastAsia="he-IL"/>
          </w:rPr>
          <w:tab/>
        </w:r>
      </w:ins>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5FC08CA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E02885"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4A7F785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17379AF6"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4B40998C" w14:textId="77777777"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084F62F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94155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1403774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402F1D8"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del w:id="168" w:author="Meryl Etman [2]" w:date="2022-03-27T16:56:00Z">
        <w:r w:rsidRPr="00435A20" w:rsidDel="00946C13">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בתחומו.</w:t>
      </w:r>
    </w:p>
    <w:p w14:paraId="6004E7A0" w14:textId="77777777" w:rsidR="00435A20" w:rsidRPr="00435A20" w:rsidDel="00946C13" w:rsidRDefault="00435A20" w:rsidP="00435A20">
      <w:pPr>
        <w:widowControl w:val="0"/>
        <w:spacing w:before="0" w:beforeAutospacing="0" w:after="0" w:afterAutospacing="0" w:line="240" w:lineRule="auto"/>
        <w:ind w:right="720" w:hanging="720"/>
        <w:jc w:val="both"/>
        <w:rPr>
          <w:del w:id="169" w:author="Meryl Etman [2]" w:date="2022-03-27T16:56:00Z"/>
          <w:rFonts w:ascii="Times New Roman" w:eastAsia="Times New Roman" w:hAnsi="Times New Roman" w:cs="David"/>
          <w:sz w:val="24"/>
          <w:szCs w:val="24"/>
          <w:lang w:eastAsia="he-IL"/>
        </w:rPr>
      </w:pPr>
    </w:p>
    <w:p w14:paraId="3736BE24" w14:textId="77777777" w:rsidR="00435A20" w:rsidRPr="00435A20" w:rsidRDefault="00435A20">
      <w:pPr>
        <w:spacing w:before="0" w:beforeAutospacing="0" w:after="0" w:afterAutospacing="0" w:line="240" w:lineRule="auto"/>
        <w:jc w:val="both"/>
        <w:rPr>
          <w:rFonts w:ascii="Times New Roman" w:eastAsia="Times New Roman" w:hAnsi="Times New Roman" w:cs="David"/>
          <w:sz w:val="24"/>
          <w:szCs w:val="24"/>
          <w:lang w:eastAsia="he-IL"/>
        </w:rPr>
        <w:pPrChange w:id="170" w:author="Meryl Etman [2]" w:date="2022-03-27T16:56:00Z">
          <w:pPr>
            <w:spacing w:before="0" w:beforeAutospacing="0" w:after="0" w:afterAutospacing="0" w:line="240" w:lineRule="auto"/>
            <w:ind w:left="2160" w:hanging="720"/>
            <w:jc w:val="both"/>
          </w:pPr>
        </w:pPrChange>
      </w:pPr>
      <w:del w:id="171" w:author="Meryl Etman [2]" w:date="2022-03-27T16:56:00Z">
        <w:r w:rsidRPr="00435A20" w:rsidDel="00946C13">
          <w:rPr>
            <w:rFonts w:ascii="Times New Roman" w:eastAsia="Times New Roman" w:hAnsi="Times New Roman" w:cs="David"/>
            <w:sz w:val="24"/>
            <w:szCs w:val="24"/>
            <w:rtl/>
            <w:lang w:eastAsia="he-IL"/>
          </w:rPr>
          <w:tab/>
        </w:r>
      </w:del>
    </w:p>
    <w:p w14:paraId="4A293CD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2B0F4B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BD7C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7452564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7328263"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07C0CFE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0AF3C24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47017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1B40567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E41FC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14754317" w14:textId="0DE1D6B1"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הקלות/שמושים חורגים. חתימה על הבקשות להיתרי בניה כעורך הבקשה הראשי, כאחראי לתכנון, לפיקוח עליון ולביקורת בתחום האדריכלות</w:t>
      </w:r>
      <w:ins w:id="172" w:author="Meryl Etman [2]" w:date="2022-05-12T10:48:00Z">
        <w:r w:rsidR="001E3EC4">
          <w:rPr>
            <w:rFonts w:ascii="Times New Roman" w:eastAsia="Times New Roman" w:hAnsi="Times New Roman" w:cs="David" w:hint="cs"/>
            <w:sz w:val="24"/>
            <w:szCs w:val="24"/>
            <w:rtl/>
            <w:lang w:eastAsia="he-IL"/>
          </w:rPr>
          <w:t xml:space="preserve"> במסגרת תכנון עליון בלבד</w:t>
        </w:r>
      </w:ins>
      <w:r w:rsidRPr="00435A20">
        <w:rPr>
          <w:rFonts w:ascii="Times New Roman" w:eastAsia="Times New Roman" w:hAnsi="Times New Roman" w:cs="David"/>
          <w:sz w:val="24"/>
          <w:szCs w:val="24"/>
          <w:rtl/>
          <w:lang w:eastAsia="he-IL"/>
        </w:rPr>
        <w:t xml:space="preserve">.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719B87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76BA35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0B3091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4F70319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2B21D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77BEAAA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8A55E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2B347BA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17799BA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2F56110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3D89AA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77B0DED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61BB77" w14:textId="4647BA30"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ins w:id="173" w:author="Meryl Etman [2]" w:date="2022-07-04T14:48:00Z">
        <w:r w:rsidR="00E30D99">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5B61AA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4CDCD47C"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4ED070A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D7E0405" w14:textId="77777777"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566CEF62"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הכנת מפרטים טכניים למכירה/השכרה בהתאם למתכונת </w:t>
      </w:r>
      <w:r w:rsidR="007D5B33" w:rsidRPr="00435A20">
        <w:rPr>
          <w:rFonts w:ascii="Times New Roman" w:eastAsia="Times New Roman" w:hAnsi="Times New Roman" w:cs="David" w:hint="cs"/>
          <w:sz w:val="24"/>
          <w:szCs w:val="24"/>
          <w:rtl/>
          <w:lang w:eastAsia="he-IL"/>
        </w:rPr>
        <w:t>שתימס</w:t>
      </w:r>
      <w:r w:rsidR="007D5B33" w:rsidRPr="00435A20">
        <w:rPr>
          <w:rFonts w:ascii="Times New Roman" w:eastAsia="Times New Roman" w:hAnsi="Times New Roman" w:cs="David" w:hint="eastAsia"/>
          <w:sz w:val="24"/>
          <w:szCs w:val="24"/>
          <w:rtl/>
          <w:lang w:eastAsia="he-IL"/>
        </w:rPr>
        <w:t>ר</w:t>
      </w:r>
    </w:p>
    <w:p w14:paraId="2C286BF4" w14:textId="7777777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 xml:space="preserve"> </w:t>
      </w:r>
      <w:r w:rsidR="007D5B33">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למתכנן ע"י המזמין. בדיקת ואישור נוסח המפרטים הטכניים</w:t>
      </w:r>
    </w:p>
    <w:p w14:paraId="25C231F4" w14:textId="77777777" w:rsidR="00435A20" w:rsidRPr="00435A20" w:rsidRDefault="007D5B33" w:rsidP="007D5B33">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והתאמתם לתכנון </w:t>
      </w:r>
      <w:r w:rsidR="00435A20" w:rsidRPr="00435A20">
        <w:rPr>
          <w:rFonts w:ascii="Times New Roman" w:eastAsia="Times New Roman" w:hAnsi="Times New Roman" w:cs="David" w:hint="cs"/>
          <w:sz w:val="24"/>
          <w:szCs w:val="24"/>
          <w:rtl/>
          <w:lang w:eastAsia="he-IL"/>
        </w:rPr>
        <w:t>(בפרויקטים</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בהם מסחר ו/או משרדים).</w:t>
      </w:r>
    </w:p>
    <w:p w14:paraId="26032DF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3072B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2527635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31A9F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עדכון האומדן המשוער של ערך העבודה האדריכלית.</w:t>
      </w:r>
    </w:p>
    <w:p w14:paraId="5F5C3F4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F374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46D30FA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A0BE66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93303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1AACD72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3C645E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1874E093"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56D834A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F68CE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w:t>
      </w:r>
      <w:r w:rsidR="00F468F1">
        <w:rPr>
          <w:rFonts w:ascii="Times New Roman" w:eastAsia="Times New Roman" w:hAnsi="Times New Roman" w:cs="David"/>
          <w:sz w:val="24"/>
          <w:szCs w:val="24"/>
          <w:rtl/>
          <w:lang w:eastAsia="he-IL"/>
        </w:rPr>
        <w:t>פורטות ומוסברות של כל חלקי הפרו</w:t>
      </w:r>
      <w:r w:rsidRPr="00435A20">
        <w:rPr>
          <w:rFonts w:ascii="Times New Roman" w:eastAsia="Times New Roman" w:hAnsi="Times New Roman" w:cs="David"/>
          <w:sz w:val="24"/>
          <w:szCs w:val="24"/>
          <w:rtl/>
          <w:lang w:eastAsia="he-IL"/>
        </w:rPr>
        <w:t>יקט כולל פרטי בניין בקנ"מ מתאים ורשימות.</w:t>
      </w:r>
    </w:p>
    <w:p w14:paraId="32D70E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F644F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46542E5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681FB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638E8D3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6ECC98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9FB9E9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04FFA77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C7C1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30495E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AE542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7FDFA01A"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ז.2 עדכון תכניות מכירה/השכרה המתארות אפשרויות שונות לשינויים</w:t>
      </w:r>
    </w:p>
    <w:p w14:paraId="410E0546"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בחלוקת מחיצות הפנים ובמיקום חללים במבנה ללא שינוי במעטפת </w:t>
      </w:r>
    </w:p>
    <w:p w14:paraId="51ED23C6"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הבניין (בפרויקטים בהם מסחר ו/או משרדים).</w:t>
      </w:r>
    </w:p>
    <w:p w14:paraId="1182388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BE4A9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5E4120C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039377E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4B6B3A7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BAFFDB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59A53EA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6273F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w:t>
      </w:r>
      <w:r w:rsidR="00F468F1">
        <w:rPr>
          <w:rFonts w:ascii="Times New Roman" w:eastAsia="Times New Roman" w:hAnsi="Times New Roman" w:cs="David"/>
          <w:sz w:val="24"/>
          <w:szCs w:val="24"/>
          <w:rtl/>
          <w:lang w:eastAsia="he-IL"/>
        </w:rPr>
        <w:t>תכניות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630709D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01171C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58466549"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בהתאם </w:t>
      </w:r>
    </w:p>
    <w:p w14:paraId="1FA88FBE"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209F26EB"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וכו'. (בפרויקטים בהם מסחר ו/או משרדים).</w:t>
      </w:r>
    </w:p>
    <w:p w14:paraId="14A4D65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2C0BB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06E7DD2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1CCF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5459FE3E"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1B7B6B0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8C6224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141E71E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F04C9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25A921F2"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64881342" w14:textId="77777777" w:rsidR="00F468F1"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w:t>
      </w:r>
    </w:p>
    <w:p w14:paraId="5357BCB8" w14:textId="77777777" w:rsidR="00435A20" w:rsidRPr="00435A20" w:rsidRDefault="00F468F1" w:rsidP="00F468F1">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השלמת המסמכים המפורטים לביצוע.</w:t>
      </w:r>
    </w:p>
    <w:p w14:paraId="67EFAE5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4B3E531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1074585"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7F02CBD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51FC3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945F4BE"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1BCAF54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30F0A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48DD9B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521A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7149197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C622E7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7D9C66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026D6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1C2D2E5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C5792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169E07F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7A5237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254D782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8080CD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57E0B026"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1D2962B"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66D7CCD4"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7FD9DFB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68759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1674742F"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C99DD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05CEB5D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621FC2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40D2325D" w14:textId="77777777" w:rsidR="007E01A6"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תכניות שיוכנו ע"י הרוכשים/שוכרים של שטחי המסחר ו/או</w:t>
      </w:r>
    </w:p>
    <w:p w14:paraId="5AE2F259" w14:textId="57C64189" w:rsidR="00435A20" w:rsidRDefault="007E01A6" w:rsidP="007E01A6">
      <w:pPr>
        <w:widowControl w:val="0"/>
        <w:spacing w:before="0" w:beforeAutospacing="0" w:after="0" w:afterAutospacing="0" w:line="240" w:lineRule="auto"/>
        <w:ind w:left="1440" w:hanging="720"/>
        <w:jc w:val="both"/>
        <w:rPr>
          <w:ins w:id="174" w:author="Meryl Etman [2]" w:date="2022-05-12T10:49: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המשרדים(בפרויקטים בהם מסחר ו/או משרדים).</w:t>
      </w:r>
    </w:p>
    <w:p w14:paraId="6BCCFDDB" w14:textId="696BDACE" w:rsidR="00F37B74" w:rsidRPr="00435A20" w:rsidRDefault="00F37B7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Change w:id="175" w:author="Meryl Etman [2]" w:date="2022-05-12T10:50:00Z">
          <w:pPr>
            <w:widowControl w:val="0"/>
            <w:spacing w:before="0" w:beforeAutospacing="0" w:after="0" w:afterAutospacing="0" w:line="240" w:lineRule="auto"/>
            <w:ind w:left="1440" w:hanging="720"/>
            <w:jc w:val="both"/>
          </w:pPr>
        </w:pPrChange>
      </w:pPr>
      <w:ins w:id="176" w:author="Meryl Etman [2]" w:date="2022-05-12T10:49:00Z">
        <w:r>
          <w:rPr>
            <w:rFonts w:ascii="Times New Roman" w:eastAsia="Times New Roman" w:hAnsi="Times New Roman" w:cs="David" w:hint="cs"/>
            <w:sz w:val="24"/>
            <w:szCs w:val="24"/>
            <w:rtl/>
            <w:lang w:eastAsia="he-IL"/>
          </w:rPr>
          <w:t>הטמעת התכנון לאחר הגשת הבקשה להיתר כא</w:t>
        </w:r>
      </w:ins>
      <w:ins w:id="177" w:author="Meryl Etman [2]" w:date="2022-05-12T10:50:00Z">
        <w:r>
          <w:rPr>
            <w:rFonts w:ascii="Times New Roman" w:eastAsia="Times New Roman" w:hAnsi="Times New Roman" w:cs="David" w:hint="cs"/>
            <w:sz w:val="24"/>
            <w:szCs w:val="24"/>
            <w:rtl/>
            <w:lang w:eastAsia="he-IL"/>
          </w:rPr>
          <w:t>מור בסעיף זה תהיה בתוספת תשלום אשר תסוכם בין הצדדים מראש ובכתב.</w:t>
        </w:r>
      </w:ins>
    </w:p>
    <w:p w14:paraId="4F7834F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95ED5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FBFAA4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6F4470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568E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57B3D00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41C1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7DA8C3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6BB4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14FE8B8B"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43C064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0DCA71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A69225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xml:space="preserve">, על דרך של הצטרפות כנתבע ו/או מסירת עדות מטעם המזמין והמצאת כל מסמך בקשר עם התכנון, אשר דרוש למזמין לשם ניהול ההגנה, לפי דרישת המזמין ומיד עם דרישתו </w:t>
      </w:r>
      <w:r w:rsidRPr="00435A20">
        <w:rPr>
          <w:rFonts w:ascii="Times New Roman" w:eastAsia="Times New Roman" w:hAnsi="Times New Roman" w:cs="David" w:hint="cs"/>
          <w:sz w:val="24"/>
          <w:szCs w:val="24"/>
          <w:rtl/>
          <w:lang w:eastAsia="he-IL"/>
        </w:rPr>
        <w:lastRenderedPageBreak/>
        <w:t>הראשונה.</w:t>
      </w:r>
    </w:p>
    <w:p w14:paraId="1E5814A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41C9CA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48B2EB5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FC452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F68285" w14:textId="77777777"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5FA2A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194A64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55F020BA"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78245822"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25560504"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700B3D3F"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7A398F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0D32A90B" w14:textId="77777777" w:rsidR="004F435D" w:rsidRDefault="00435A20"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6B8BB614" w14:textId="77777777" w:rsidR="00435A20" w:rsidRPr="00435A20" w:rsidRDefault="004F435D"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הקומתיות.</w:t>
      </w:r>
    </w:p>
    <w:p w14:paraId="69D5081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2CA51B4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51424F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DC18F1"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16B581E9"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4C458F80"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239F0E43"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27F2D996"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2A9220A4"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42FB028D"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29DC64C"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9CD1ABD"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7C87A94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152E0EA" w14:textId="77777777" w:rsidR="00F436C4" w:rsidRDefault="00435A20" w:rsidP="00435A20">
      <w:pPr>
        <w:widowControl w:val="0"/>
        <w:spacing w:before="0" w:beforeAutospacing="0" w:after="0" w:afterAutospacing="0" w:line="240" w:lineRule="auto"/>
        <w:ind w:left="1371"/>
        <w:jc w:val="both"/>
        <w:rPr>
          <w:ins w:id="178" w:author="Meryl Etman [2]" w:date="2022-05-12T15:54: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w:t>
      </w:r>
    </w:p>
    <w:p w14:paraId="245B75A7" w14:textId="63BD542B" w:rsidR="00F436C4" w:rsidRDefault="00435A20" w:rsidP="00435A20">
      <w:pPr>
        <w:widowControl w:val="0"/>
        <w:spacing w:before="0" w:beforeAutospacing="0" w:after="0" w:afterAutospacing="0" w:line="240" w:lineRule="auto"/>
        <w:ind w:left="1371"/>
        <w:jc w:val="both"/>
        <w:rPr>
          <w:ins w:id="179" w:author="Meryl Etman [2]" w:date="2022-05-12T15:54: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 </w:t>
      </w:r>
    </w:p>
    <w:p w14:paraId="4AF0C17C" w14:textId="77777777" w:rsidR="00F436C4" w:rsidRPr="00F436C4" w:rsidRDefault="00F436C4" w:rsidP="00F436C4">
      <w:pPr>
        <w:widowControl w:val="0"/>
        <w:spacing w:before="0" w:beforeAutospacing="0" w:after="0" w:afterAutospacing="0" w:line="240" w:lineRule="auto"/>
        <w:ind w:left="1371" w:hanging="720"/>
        <w:jc w:val="both"/>
        <w:rPr>
          <w:ins w:id="180" w:author="Meryl Etman [2]" w:date="2022-05-12T15:55:00Z"/>
          <w:rFonts w:ascii="Times New Roman" w:eastAsia="Times New Roman" w:hAnsi="Times New Roman" w:cs="David"/>
          <w:sz w:val="24"/>
          <w:szCs w:val="24"/>
          <w:u w:val="single"/>
          <w:rtl/>
          <w:lang w:eastAsia="he-IL"/>
          <w:rPrChange w:id="181" w:author="Meryl Etman [2]" w:date="2022-05-12T15:55:00Z">
            <w:rPr>
              <w:ins w:id="182" w:author="Meryl Etman [2]" w:date="2022-05-12T15:55:00Z"/>
              <w:rFonts w:ascii="Times New Roman" w:eastAsia="Times New Roman" w:hAnsi="Times New Roman" w:cs="David"/>
              <w:sz w:val="24"/>
              <w:szCs w:val="24"/>
              <w:rtl/>
              <w:lang w:eastAsia="he-IL"/>
            </w:rPr>
          </w:rPrChange>
        </w:rPr>
      </w:pPr>
      <w:ins w:id="183" w:author="Meryl Etman [2]" w:date="2022-05-12T15:55:00Z">
        <w:r>
          <w:rPr>
            <w:rFonts w:ascii="Times New Roman" w:eastAsia="Times New Roman" w:hAnsi="Times New Roman" w:cs="David" w:hint="cs"/>
            <w:sz w:val="24"/>
            <w:szCs w:val="24"/>
            <w:rtl/>
            <w:lang w:eastAsia="he-IL"/>
          </w:rPr>
          <w:t>2.7</w:t>
        </w:r>
        <w:r>
          <w:rPr>
            <w:rFonts w:ascii="Times New Roman" w:eastAsia="Times New Roman" w:hAnsi="Times New Roman" w:cs="David"/>
            <w:sz w:val="24"/>
            <w:szCs w:val="24"/>
            <w:rtl/>
            <w:lang w:eastAsia="he-IL"/>
          </w:rPr>
          <w:tab/>
        </w:r>
        <w:r w:rsidRPr="00F436C4">
          <w:rPr>
            <w:rFonts w:ascii="Times New Roman" w:eastAsia="Times New Roman" w:hAnsi="Times New Roman" w:cs="David" w:hint="eastAsia"/>
            <w:sz w:val="24"/>
            <w:szCs w:val="24"/>
            <w:u w:val="single"/>
            <w:rtl/>
            <w:lang w:eastAsia="he-IL"/>
            <w:rPrChange w:id="184" w:author="Meryl Etman [2]" w:date="2022-05-12T15:55:00Z">
              <w:rPr>
                <w:rFonts w:ascii="Times New Roman" w:eastAsia="Times New Roman" w:hAnsi="Times New Roman" w:cs="David" w:hint="eastAsia"/>
                <w:sz w:val="24"/>
                <w:szCs w:val="24"/>
                <w:rtl/>
                <w:lang w:eastAsia="he-IL"/>
              </w:rPr>
            </w:rPrChange>
          </w:rPr>
          <w:t>היתרי</w:t>
        </w:r>
        <w:r w:rsidRPr="00F436C4">
          <w:rPr>
            <w:rFonts w:ascii="Times New Roman" w:eastAsia="Times New Roman" w:hAnsi="Times New Roman" w:cs="David"/>
            <w:sz w:val="24"/>
            <w:szCs w:val="24"/>
            <w:u w:val="single"/>
            <w:rtl/>
            <w:lang w:eastAsia="he-IL"/>
            <w:rPrChange w:id="185" w:author="Meryl Etman [2]" w:date="2022-05-12T15:55:00Z">
              <w:rPr>
                <w:rFonts w:ascii="Times New Roman" w:eastAsia="Times New Roman" w:hAnsi="Times New Roman" w:cs="David"/>
                <w:sz w:val="24"/>
                <w:szCs w:val="24"/>
                <w:rtl/>
                <w:lang w:eastAsia="he-IL"/>
              </w:rPr>
            </w:rPrChange>
          </w:rPr>
          <w:t xml:space="preserve"> </w:t>
        </w:r>
        <w:r w:rsidRPr="00F436C4">
          <w:rPr>
            <w:rFonts w:ascii="Times New Roman" w:eastAsia="Times New Roman" w:hAnsi="Times New Roman" w:cs="David" w:hint="eastAsia"/>
            <w:sz w:val="24"/>
            <w:szCs w:val="24"/>
            <w:u w:val="single"/>
            <w:rtl/>
            <w:lang w:eastAsia="he-IL"/>
            <w:rPrChange w:id="186" w:author="Meryl Etman [2]" w:date="2022-05-12T15:55:00Z">
              <w:rPr>
                <w:rFonts w:ascii="Times New Roman" w:eastAsia="Times New Roman" w:hAnsi="Times New Roman" w:cs="David" w:hint="eastAsia"/>
                <w:sz w:val="24"/>
                <w:szCs w:val="24"/>
                <w:rtl/>
                <w:lang w:eastAsia="he-IL"/>
              </w:rPr>
            </w:rPrChange>
          </w:rPr>
          <w:t>שינויים</w:t>
        </w:r>
        <w:r w:rsidRPr="00F436C4">
          <w:rPr>
            <w:rFonts w:ascii="Times New Roman" w:eastAsia="Times New Roman" w:hAnsi="Times New Roman" w:cs="David"/>
            <w:sz w:val="24"/>
            <w:szCs w:val="24"/>
            <w:u w:val="single"/>
            <w:rtl/>
            <w:lang w:eastAsia="he-IL"/>
            <w:rPrChange w:id="187" w:author="Meryl Etman [2]" w:date="2022-05-12T15:55:00Z">
              <w:rPr>
                <w:rFonts w:ascii="Times New Roman" w:eastAsia="Times New Roman" w:hAnsi="Times New Roman" w:cs="David"/>
                <w:sz w:val="24"/>
                <w:szCs w:val="24"/>
                <w:rtl/>
                <w:lang w:eastAsia="he-IL"/>
              </w:rPr>
            </w:rPrChange>
          </w:rPr>
          <w:t>:</w:t>
        </w:r>
      </w:ins>
    </w:p>
    <w:p w14:paraId="3A3BE0F0" w14:textId="297ED170" w:rsidR="007B60F1" w:rsidRDefault="00435A20" w:rsidP="00F436C4">
      <w:pPr>
        <w:widowControl w:val="0"/>
        <w:spacing w:before="0" w:beforeAutospacing="0" w:after="0" w:afterAutospacing="0" w:line="240" w:lineRule="auto"/>
        <w:ind w:left="1371"/>
        <w:jc w:val="both"/>
        <w:rPr>
          <w:ins w:id="188" w:author="Meryl Etman [2]" w:date="2022-07-04T14:54: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w:t>
      </w:r>
      <w:ins w:id="189" w:author="Meryl Etman [2]" w:date="2022-07-04T14:52:00Z">
        <w:r w:rsidR="00E30D99">
          <w:rPr>
            <w:rFonts w:ascii="Times New Roman" w:eastAsia="Times New Roman" w:hAnsi="Times New Roman" w:cs="David" w:hint="cs"/>
            <w:sz w:val="24"/>
            <w:szCs w:val="24"/>
            <w:rtl/>
            <w:lang w:eastAsia="he-IL"/>
          </w:rPr>
          <w:t xml:space="preserve"> יובהר כי בעבור היתרי שינויים </w:t>
        </w:r>
      </w:ins>
      <w:ins w:id="190" w:author="Meryl Etman [2]" w:date="2022-07-04T14:53:00Z">
        <w:r w:rsidR="007B60F1">
          <w:rPr>
            <w:rFonts w:ascii="Times New Roman" w:eastAsia="Times New Roman" w:hAnsi="Times New Roman" w:cs="David" w:hint="cs"/>
            <w:sz w:val="24"/>
            <w:szCs w:val="24"/>
            <w:rtl/>
            <w:lang w:eastAsia="he-IL"/>
          </w:rPr>
          <w:t>ככל ו</w:t>
        </w:r>
      </w:ins>
      <w:ins w:id="191" w:author="Meryl Etman [2]" w:date="2022-07-04T14:52:00Z">
        <w:r w:rsidR="00E30D99">
          <w:rPr>
            <w:rFonts w:ascii="Times New Roman" w:eastAsia="Times New Roman" w:hAnsi="Times New Roman" w:cs="David" w:hint="cs"/>
            <w:sz w:val="24"/>
            <w:szCs w:val="24"/>
            <w:rtl/>
            <w:lang w:eastAsia="he-IL"/>
          </w:rPr>
          <w:t xml:space="preserve">יידרשו ישולם תשלום נוסף </w:t>
        </w:r>
        <w:r w:rsidR="007B60F1">
          <w:rPr>
            <w:rFonts w:ascii="Times New Roman" w:eastAsia="Times New Roman" w:hAnsi="Times New Roman" w:cs="David" w:hint="cs"/>
            <w:sz w:val="24"/>
            <w:szCs w:val="24"/>
            <w:rtl/>
            <w:lang w:eastAsia="he-IL"/>
          </w:rPr>
          <w:t>שיסוכם</w:t>
        </w:r>
      </w:ins>
      <w:ins w:id="192" w:author="Meryl Etman [2]" w:date="2022-07-04T14:54:00Z">
        <w:r w:rsidR="007B60F1">
          <w:rPr>
            <w:rFonts w:ascii="Times New Roman" w:eastAsia="Times New Roman" w:hAnsi="Times New Roman" w:cs="David" w:hint="cs"/>
            <w:sz w:val="24"/>
            <w:szCs w:val="24"/>
            <w:rtl/>
            <w:lang w:eastAsia="he-IL"/>
          </w:rPr>
          <w:t xml:space="preserve"> בין הצדדים</w:t>
        </w:r>
      </w:ins>
      <w:ins w:id="193" w:author="Meryl Etman [2]" w:date="2022-07-04T14:52:00Z">
        <w:r w:rsidR="007B60F1">
          <w:rPr>
            <w:rFonts w:ascii="Times New Roman" w:eastAsia="Times New Roman" w:hAnsi="Times New Roman" w:cs="David" w:hint="cs"/>
            <w:sz w:val="24"/>
            <w:szCs w:val="24"/>
            <w:rtl/>
            <w:lang w:eastAsia="he-IL"/>
          </w:rPr>
          <w:t xml:space="preserve"> מראש ובכתב ובתנאי שהיתרי השינויים אינ</w:t>
        </w:r>
      </w:ins>
      <w:ins w:id="194" w:author="Meryl Etman [2]" w:date="2022-07-04T14:53:00Z">
        <w:r w:rsidR="007B60F1">
          <w:rPr>
            <w:rFonts w:ascii="Times New Roman" w:eastAsia="Times New Roman" w:hAnsi="Times New Roman" w:cs="David" w:hint="cs"/>
            <w:sz w:val="24"/>
            <w:szCs w:val="24"/>
            <w:rtl/>
            <w:lang w:eastAsia="he-IL"/>
          </w:rPr>
          <w:t xml:space="preserve">ם בשל </w:t>
        </w:r>
      </w:ins>
      <w:ins w:id="195" w:author="Meryl Etman [2]" w:date="2022-07-04T14:54:00Z">
        <w:r w:rsidR="007B60F1">
          <w:rPr>
            <w:rFonts w:ascii="Times New Roman" w:eastAsia="Times New Roman" w:hAnsi="Times New Roman" w:cs="David" w:hint="cs"/>
            <w:sz w:val="24"/>
            <w:szCs w:val="24"/>
            <w:rtl/>
            <w:lang w:eastAsia="he-IL"/>
          </w:rPr>
          <w:t>טעויות</w:t>
        </w:r>
      </w:ins>
      <w:ins w:id="196" w:author="Meryl Etman [2]" w:date="2022-07-04T14:55:00Z">
        <w:r w:rsidR="007B60F1">
          <w:rPr>
            <w:rFonts w:ascii="Times New Roman" w:eastAsia="Times New Roman" w:hAnsi="Times New Roman" w:cs="David" w:hint="cs"/>
            <w:sz w:val="24"/>
            <w:szCs w:val="24"/>
            <w:rtl/>
            <w:lang w:eastAsia="he-IL"/>
          </w:rPr>
          <w:t xml:space="preserve"> תכנון</w:t>
        </w:r>
      </w:ins>
      <w:ins w:id="197" w:author="Meryl Etman [2]" w:date="2022-07-04T14:54:00Z">
        <w:r w:rsidR="007B60F1">
          <w:rPr>
            <w:rFonts w:ascii="Times New Roman" w:eastAsia="Times New Roman" w:hAnsi="Times New Roman" w:cs="David" w:hint="cs"/>
            <w:sz w:val="24"/>
            <w:szCs w:val="24"/>
            <w:rtl/>
            <w:lang w:eastAsia="he-IL"/>
          </w:rPr>
          <w:t xml:space="preserve"> ו/או </w:t>
        </w:r>
      </w:ins>
      <w:ins w:id="198" w:author="Meryl Etman [2]" w:date="2022-07-04T14:53:00Z">
        <w:r w:rsidR="007B60F1">
          <w:rPr>
            <w:rFonts w:ascii="Times New Roman" w:eastAsia="Times New Roman" w:hAnsi="Times New Roman" w:cs="David" w:hint="cs"/>
            <w:sz w:val="24"/>
            <w:szCs w:val="24"/>
            <w:rtl/>
            <w:lang w:eastAsia="he-IL"/>
          </w:rPr>
          <w:t>תאום</w:t>
        </w:r>
      </w:ins>
      <w:ins w:id="199" w:author="Meryl Etman [2]" w:date="2022-07-04T14:54:00Z">
        <w:r w:rsidR="007B60F1">
          <w:rPr>
            <w:rFonts w:ascii="Times New Roman" w:eastAsia="Times New Roman" w:hAnsi="Times New Roman" w:cs="David" w:hint="cs"/>
            <w:sz w:val="24"/>
            <w:szCs w:val="24"/>
            <w:rtl/>
            <w:lang w:eastAsia="he-IL"/>
          </w:rPr>
          <w:t xml:space="preserve"> תכנון</w:t>
        </w:r>
      </w:ins>
      <w:ins w:id="200" w:author="Meryl Etman [2]" w:date="2022-07-04T14:53:00Z">
        <w:r w:rsidR="007B60F1">
          <w:rPr>
            <w:rFonts w:ascii="Times New Roman" w:eastAsia="Times New Roman" w:hAnsi="Times New Roman" w:cs="David" w:hint="cs"/>
            <w:sz w:val="24"/>
            <w:szCs w:val="24"/>
            <w:rtl/>
            <w:lang w:eastAsia="he-IL"/>
          </w:rPr>
          <w:t xml:space="preserve"> של האדריכל וכיו"ב.</w:t>
        </w:r>
      </w:ins>
      <w:r w:rsidRPr="00435A20">
        <w:rPr>
          <w:rFonts w:ascii="Times New Roman" w:eastAsia="Times New Roman" w:hAnsi="Times New Roman" w:cs="David"/>
          <w:sz w:val="24"/>
          <w:szCs w:val="24"/>
          <w:rtl/>
          <w:lang w:eastAsia="he-IL"/>
        </w:rPr>
        <w:t xml:space="preserve"> </w:t>
      </w:r>
      <w:ins w:id="201" w:author="Meryl Etman [2]" w:date="2022-07-04T14:51:00Z">
        <w:r w:rsidR="00E30D99">
          <w:rPr>
            <w:rFonts w:ascii="Times New Roman" w:eastAsia="Times New Roman" w:hAnsi="Times New Roman" w:cs="David" w:hint="cs"/>
            <w:sz w:val="24"/>
            <w:szCs w:val="24"/>
            <w:rtl/>
            <w:lang w:eastAsia="he-IL"/>
          </w:rPr>
          <w:t xml:space="preserve"> </w:t>
        </w:r>
      </w:ins>
    </w:p>
    <w:p w14:paraId="7B76538C" w14:textId="67EE40E1" w:rsidR="00435A20" w:rsidRPr="00435A20" w:rsidRDefault="00435A20" w:rsidP="00F436C4">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הכנת בקשות להפרדת היתרי בניה בהתאם לבניה בשלבים וטיפול באישורן.</w:t>
      </w:r>
    </w:p>
    <w:p w14:paraId="05700FC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71A311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DB0DF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28B45E5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A9397E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B38670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DD4F15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2D3AD42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E964D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48CF287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E4FF6D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CBE0E0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22D97B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21E12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0C8872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F62DD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A49C4A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095CC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1394E0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72650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9B00F4"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lastRenderedPageBreak/>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5680860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A392D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6D450E1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3A1C8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964A230"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74AEC1AF"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6F4943E4" w14:textId="409DE15E"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r>
      <w:del w:id="202" w:author="Meryl Etman [2]" w:date="2022-03-27T16:48:00Z">
        <w:r w:rsidRPr="00435A20" w:rsidDel="00F37AC7">
          <w:rPr>
            <w:rFonts w:ascii="Times New Roman" w:eastAsia="Times New Roman" w:hAnsi="Times New Roman" w:cs="David" w:hint="cs"/>
            <w:sz w:val="24"/>
            <w:szCs w:val="24"/>
            <w:rtl/>
          </w:rPr>
          <w:delTex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delText>
        </w:r>
      </w:del>
      <w:ins w:id="203" w:author="Meryl Etman [2]" w:date="2022-03-27T16:48:00Z">
        <w:r w:rsidR="00F37AC7">
          <w:rPr>
            <w:rFonts w:ascii="Times New Roman" w:eastAsia="Times New Roman" w:hAnsi="Times New Roman" w:cs="David" w:hint="cs"/>
            <w:sz w:val="24"/>
            <w:szCs w:val="24"/>
            <w:rtl/>
          </w:rPr>
          <w:t>מבוטל</w:t>
        </w:r>
      </w:ins>
      <w:r w:rsidRPr="00435A20">
        <w:rPr>
          <w:rFonts w:ascii="Times New Roman" w:eastAsia="Times New Roman" w:hAnsi="Times New Roman" w:cs="David" w:hint="cs"/>
          <w:sz w:val="24"/>
          <w:szCs w:val="24"/>
          <w:rtl/>
        </w:rPr>
        <w:t>.</w:t>
      </w:r>
    </w:p>
    <w:p w14:paraId="68BE82A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6FA63D9E"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5796BC26"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CBCF16B" w14:textId="1F3EA8B0"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 xml:space="preserve">סכום קבוע ומוחלט של </w:t>
      </w:r>
      <w:del w:id="204" w:author="Meryl Etman [2]" w:date="2022-03-27T16:48:00Z">
        <w:r w:rsidRPr="00435A20" w:rsidDel="00F37AC7">
          <w:rPr>
            <w:rFonts w:ascii="Times New Roman" w:eastAsia="Times New Roman" w:hAnsi="Times New Roman" w:cs="David" w:hint="cs"/>
            <w:sz w:val="24"/>
            <w:szCs w:val="24"/>
            <w:rtl/>
            <w:lang w:eastAsia="he-IL"/>
          </w:rPr>
          <w:delText>_________</w:delText>
        </w:r>
      </w:del>
      <w:ins w:id="205" w:author="Meryl Etman [2]" w:date="2022-03-27T16:48:00Z">
        <w:r w:rsidR="00F37AC7">
          <w:rPr>
            <w:rFonts w:ascii="Times New Roman" w:eastAsia="Times New Roman" w:hAnsi="Times New Roman" w:cs="David" w:hint="cs"/>
            <w:sz w:val="24"/>
            <w:szCs w:val="24"/>
            <w:rtl/>
            <w:lang w:eastAsia="he-IL"/>
          </w:rPr>
          <w:t xml:space="preserve">11,000 </w:t>
        </w:r>
      </w:ins>
      <w:r w:rsidRPr="00435A20">
        <w:rPr>
          <w:rFonts w:ascii="Times New Roman" w:eastAsia="Times New Roman" w:hAnsi="Times New Roman" w:cs="David" w:hint="cs"/>
          <w:sz w:val="24"/>
          <w:szCs w:val="24"/>
          <w:rtl/>
          <w:lang w:eastAsia="he-IL"/>
        </w:rPr>
        <w:t xml:space="preserve">ש"ח (במילים: </w:t>
      </w:r>
      <w:del w:id="206" w:author="Meryl Etman [2]" w:date="2022-03-27T16:48:00Z">
        <w:r w:rsidRPr="00435A20" w:rsidDel="00F37AC7">
          <w:rPr>
            <w:rFonts w:ascii="Times New Roman" w:eastAsia="Times New Roman" w:hAnsi="Times New Roman" w:cs="David" w:hint="cs"/>
            <w:sz w:val="24"/>
            <w:szCs w:val="24"/>
            <w:rtl/>
            <w:lang w:eastAsia="he-IL"/>
          </w:rPr>
          <w:delText xml:space="preserve">________ </w:delText>
        </w:r>
      </w:del>
      <w:ins w:id="207" w:author="Meryl Etman [2]" w:date="2022-03-27T16:48:00Z">
        <w:r w:rsidR="00F37AC7">
          <w:rPr>
            <w:rFonts w:ascii="Times New Roman" w:eastAsia="Times New Roman" w:hAnsi="Times New Roman" w:cs="David" w:hint="cs"/>
            <w:sz w:val="24"/>
            <w:szCs w:val="24"/>
            <w:rtl/>
            <w:lang w:eastAsia="he-IL"/>
          </w:rPr>
          <w:t>אחד עשר אלף</w:t>
        </w:r>
        <w:r w:rsidR="00F37AC7"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יחידת דיור</w:t>
      </w:r>
      <w:del w:id="208" w:author="Meryl Etman [2]" w:date="2022-03-27T16:48:00Z">
        <w:r w:rsidRPr="00435A20" w:rsidDel="00F37AC7">
          <w:rPr>
            <w:rFonts w:ascii="Times New Roman" w:eastAsia="Times New Roman" w:hAnsi="Times New Roman" w:cs="David" w:hint="cs"/>
            <w:sz w:val="24"/>
            <w:szCs w:val="24"/>
            <w:rtl/>
            <w:lang w:eastAsia="he-IL"/>
          </w:rPr>
          <w:delText xml:space="preserve"> במבנה ראשוני</w:delText>
        </w:r>
      </w:del>
      <w:r w:rsidRPr="00435A20">
        <w:rPr>
          <w:rFonts w:ascii="Times New Roman" w:eastAsia="Times New Roman" w:hAnsi="Times New Roman" w:cs="David" w:hint="cs"/>
          <w:sz w:val="24"/>
          <w:szCs w:val="24"/>
          <w:rtl/>
          <w:lang w:eastAsia="he-IL"/>
        </w:rPr>
        <w:t>.</w:t>
      </w:r>
    </w:p>
    <w:p w14:paraId="07867A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07F8D0" w14:textId="0D211584"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r>
      <w:del w:id="209" w:author="Meryl Etman [2]" w:date="2022-03-27T16:48:00Z">
        <w:r w:rsidRPr="00435A20" w:rsidDel="00F37AC7">
          <w:rPr>
            <w:rFonts w:ascii="Times New Roman" w:eastAsia="Times New Roman" w:hAnsi="Times New Roman" w:cs="David" w:hint="cs"/>
            <w:sz w:val="24"/>
            <w:szCs w:val="24"/>
            <w:rtl/>
            <w:lang w:eastAsia="he-IL"/>
          </w:rPr>
          <w:delText>סכום קבוע ומוחלט של _________ש"ח (במילים: ________ ש"ח) לכל יחידת דיור במבנה חוזר</w:delText>
        </w:r>
      </w:del>
      <w:ins w:id="210" w:author="Meryl Etman [2]" w:date="2022-03-27T16:48:00Z">
        <w:r w:rsidR="00F37AC7">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hint="cs"/>
          <w:sz w:val="24"/>
          <w:szCs w:val="24"/>
          <w:rtl/>
          <w:lang w:eastAsia="he-IL"/>
        </w:rPr>
        <w:t>.</w:t>
      </w:r>
    </w:p>
    <w:p w14:paraId="45E11F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852656" w14:textId="3099427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 xml:space="preserve">סכום קבוע ומוחלט של </w:t>
      </w:r>
      <w:del w:id="211" w:author="Meryl Etman [2]" w:date="2022-03-27T16:49:00Z">
        <w:r w:rsidRPr="00435A20" w:rsidDel="00F37AC7">
          <w:rPr>
            <w:rFonts w:ascii="Times New Roman" w:eastAsia="Times New Roman" w:hAnsi="Times New Roman" w:cs="David" w:hint="cs"/>
            <w:sz w:val="24"/>
            <w:szCs w:val="24"/>
            <w:rtl/>
            <w:lang w:eastAsia="he-IL"/>
          </w:rPr>
          <w:delText>_________</w:delText>
        </w:r>
      </w:del>
      <w:ins w:id="212" w:author="Meryl Etman [2]" w:date="2022-03-27T16:49:00Z">
        <w:r w:rsidR="00F37AC7">
          <w:rPr>
            <w:rFonts w:ascii="Times New Roman" w:eastAsia="Times New Roman" w:hAnsi="Times New Roman" w:cs="David" w:hint="cs"/>
            <w:sz w:val="24"/>
            <w:szCs w:val="24"/>
            <w:rtl/>
            <w:lang w:eastAsia="he-IL"/>
          </w:rPr>
          <w:t xml:space="preserve">100 </w:t>
        </w:r>
      </w:ins>
      <w:r w:rsidRPr="00435A20">
        <w:rPr>
          <w:rFonts w:ascii="Times New Roman" w:eastAsia="Times New Roman" w:hAnsi="Times New Roman" w:cs="David" w:hint="cs"/>
          <w:sz w:val="24"/>
          <w:szCs w:val="24"/>
          <w:rtl/>
          <w:lang w:eastAsia="he-IL"/>
        </w:rPr>
        <w:t xml:space="preserve">ש"ח (במילים: </w:t>
      </w:r>
      <w:del w:id="213" w:author="Meryl Etman [2]" w:date="2022-03-27T16:49:00Z">
        <w:r w:rsidRPr="00435A20" w:rsidDel="00F37AC7">
          <w:rPr>
            <w:rFonts w:ascii="Times New Roman" w:eastAsia="Times New Roman" w:hAnsi="Times New Roman" w:cs="David" w:hint="cs"/>
            <w:sz w:val="24"/>
            <w:szCs w:val="24"/>
            <w:rtl/>
            <w:lang w:eastAsia="he-IL"/>
          </w:rPr>
          <w:delText xml:space="preserve">________ </w:delText>
        </w:r>
      </w:del>
      <w:ins w:id="214" w:author="Meryl Etman [2]" w:date="2022-03-27T16:49:00Z">
        <w:r w:rsidR="00F37AC7">
          <w:rPr>
            <w:rFonts w:ascii="Times New Roman" w:eastAsia="Times New Roman" w:hAnsi="Times New Roman" w:cs="David" w:hint="cs"/>
            <w:sz w:val="24"/>
            <w:szCs w:val="24"/>
            <w:rtl/>
            <w:lang w:eastAsia="he-IL"/>
          </w:rPr>
          <w:t xml:space="preserve">מאה </w:t>
        </w:r>
      </w:ins>
      <w:r w:rsidRPr="00435A20">
        <w:rPr>
          <w:rFonts w:ascii="Times New Roman" w:eastAsia="Times New Roman" w:hAnsi="Times New Roman" w:cs="David" w:hint="cs"/>
          <w:sz w:val="24"/>
          <w:szCs w:val="24"/>
          <w:rtl/>
          <w:lang w:eastAsia="he-IL"/>
        </w:rPr>
        <w:t>ש"ח) לכל מ"ר בנוי ומקורה המשמש בלעדית את החלק של המסחר ו/או משרדים  בפרויקט.</w:t>
      </w:r>
    </w:p>
    <w:p w14:paraId="571CAC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155C7F" w14:textId="21A0444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 xml:space="preserve">סכום קבוע ומוחלט של </w:t>
      </w:r>
      <w:del w:id="215" w:author="Meryl Etman [2]" w:date="2022-03-27T16:49:00Z">
        <w:r w:rsidRPr="00435A20" w:rsidDel="00F37AC7">
          <w:rPr>
            <w:rFonts w:ascii="Times New Roman" w:eastAsia="Times New Roman" w:hAnsi="Times New Roman" w:cs="David" w:hint="cs"/>
            <w:sz w:val="24"/>
            <w:szCs w:val="24"/>
            <w:rtl/>
            <w:lang w:eastAsia="he-IL"/>
          </w:rPr>
          <w:delText>_________</w:delText>
        </w:r>
      </w:del>
      <w:ins w:id="216" w:author="Meryl Etman [2]" w:date="2022-03-27T16:49:00Z">
        <w:r w:rsidR="00F37AC7">
          <w:rPr>
            <w:rFonts w:ascii="Times New Roman" w:eastAsia="Times New Roman" w:hAnsi="Times New Roman" w:cs="David" w:hint="cs"/>
            <w:sz w:val="24"/>
            <w:szCs w:val="24"/>
            <w:rtl/>
            <w:lang w:eastAsia="he-IL"/>
          </w:rPr>
          <w:t>30</w:t>
        </w:r>
      </w:ins>
      <w:r w:rsidRPr="00435A20">
        <w:rPr>
          <w:rFonts w:ascii="Times New Roman" w:eastAsia="Times New Roman" w:hAnsi="Times New Roman" w:cs="David" w:hint="cs"/>
          <w:sz w:val="24"/>
          <w:szCs w:val="24"/>
          <w:rtl/>
          <w:lang w:eastAsia="he-IL"/>
        </w:rPr>
        <w:t xml:space="preserve">ש"ח (במילים: </w:t>
      </w:r>
      <w:del w:id="217" w:author="Meryl Etman [2]" w:date="2022-03-27T16:49:00Z">
        <w:r w:rsidRPr="00435A20" w:rsidDel="00F37AC7">
          <w:rPr>
            <w:rFonts w:ascii="Times New Roman" w:eastAsia="Times New Roman" w:hAnsi="Times New Roman" w:cs="David" w:hint="cs"/>
            <w:sz w:val="24"/>
            <w:szCs w:val="24"/>
            <w:rtl/>
            <w:lang w:eastAsia="he-IL"/>
          </w:rPr>
          <w:delText xml:space="preserve">________ </w:delText>
        </w:r>
      </w:del>
      <w:ins w:id="218" w:author="Meryl Etman [2]" w:date="2022-03-27T16:49:00Z">
        <w:r w:rsidR="00F37AC7">
          <w:rPr>
            <w:rFonts w:ascii="Times New Roman" w:eastAsia="Times New Roman" w:hAnsi="Times New Roman" w:cs="David" w:hint="cs"/>
            <w:sz w:val="24"/>
            <w:szCs w:val="24"/>
            <w:rtl/>
            <w:lang w:eastAsia="he-IL"/>
          </w:rPr>
          <w:t>30</w:t>
        </w:r>
        <w:r w:rsidR="00F37AC7"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מ"ר בנוי ומקורה מתחת למפלס הכניסה לבניינים</w:t>
      </w:r>
      <w:del w:id="219" w:author="Meryl Etman [2]" w:date="2022-03-27T16:49:00Z">
        <w:r w:rsidRPr="00435A20" w:rsidDel="00F37AC7">
          <w:rPr>
            <w:rFonts w:ascii="Times New Roman" w:eastAsia="Times New Roman" w:hAnsi="Times New Roman" w:cs="David" w:hint="cs"/>
            <w:sz w:val="20"/>
            <w:szCs w:val="20"/>
            <w:rtl/>
            <w:lang w:eastAsia="he-IL"/>
          </w:rPr>
          <w:delText xml:space="preserve"> </w:delText>
        </w:r>
        <w:r w:rsidRPr="006B715E" w:rsidDel="00F37AC7">
          <w:rPr>
            <w:rFonts w:ascii="Times New Roman" w:eastAsia="Times New Roman" w:hAnsi="Times New Roman" w:cs="David" w:hint="cs"/>
            <w:rtl/>
            <w:lang w:eastAsia="he-IL"/>
          </w:rPr>
          <w:delText>שאינו שטח</w:delText>
        </w:r>
      </w:del>
      <w:del w:id="220" w:author="Meryl Etman [2]" w:date="2022-03-27T16:50:00Z">
        <w:r w:rsidRPr="006B715E" w:rsidDel="00F37AC7">
          <w:rPr>
            <w:rFonts w:ascii="Times New Roman" w:eastAsia="Times New Roman" w:hAnsi="Times New Roman" w:cs="David" w:hint="cs"/>
            <w:rtl/>
            <w:lang w:eastAsia="he-IL"/>
          </w:rPr>
          <w:delText xml:space="preserve"> עיקרי</w:delText>
        </w:r>
      </w:del>
      <w:r w:rsidRPr="00435A20">
        <w:rPr>
          <w:rFonts w:ascii="Times New Roman" w:eastAsia="Times New Roman" w:hAnsi="Times New Roman" w:cs="David" w:hint="cs"/>
          <w:sz w:val="24"/>
          <w:szCs w:val="24"/>
          <w:rtl/>
          <w:lang w:eastAsia="he-IL"/>
        </w:rPr>
        <w:t>.</w:t>
      </w:r>
    </w:p>
    <w:p w14:paraId="088A26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F365A6" w14:textId="020EEE6D" w:rsidR="00435A20" w:rsidRPr="00435A20" w:rsidDel="00F37AC7" w:rsidRDefault="00435A20" w:rsidP="00435A20">
      <w:pPr>
        <w:widowControl w:val="0"/>
        <w:spacing w:before="0" w:beforeAutospacing="0" w:after="0" w:afterAutospacing="0" w:line="240" w:lineRule="auto"/>
        <w:ind w:left="2160" w:hanging="720"/>
        <w:jc w:val="both"/>
        <w:rPr>
          <w:del w:id="221" w:author="Meryl Etman [2]" w:date="2022-03-27T16:50:00Z"/>
          <w:rFonts w:ascii="Times New Roman" w:eastAsia="Times New Roman" w:hAnsi="Times New Roman" w:cs="David"/>
          <w:sz w:val="24"/>
          <w:szCs w:val="24"/>
          <w:rtl/>
          <w:lang w:eastAsia="he-IL"/>
        </w:rPr>
      </w:pPr>
      <w:del w:id="222" w:author="Meryl Etman [2]" w:date="2022-03-27T16:50:00Z">
        <w:r w:rsidRPr="00435A20" w:rsidDel="00F37AC7">
          <w:rPr>
            <w:rFonts w:ascii="Times New Roman" w:eastAsia="Times New Roman" w:hAnsi="Times New Roman" w:cs="David" w:hint="cs"/>
            <w:sz w:val="24"/>
            <w:szCs w:val="24"/>
            <w:rtl/>
            <w:lang w:eastAsia="he-IL"/>
          </w:rPr>
          <w:delText>בסעיף זה:</w:delText>
        </w:r>
      </w:del>
    </w:p>
    <w:p w14:paraId="328F72C7" w14:textId="11DD7F00" w:rsidR="00435A20" w:rsidRPr="00435A20" w:rsidDel="00F37AC7" w:rsidRDefault="00435A20" w:rsidP="00435A20">
      <w:pPr>
        <w:widowControl w:val="0"/>
        <w:spacing w:before="0" w:beforeAutospacing="0" w:after="0" w:afterAutospacing="0" w:line="240" w:lineRule="auto"/>
        <w:ind w:left="2160" w:hanging="720"/>
        <w:jc w:val="both"/>
        <w:rPr>
          <w:del w:id="223" w:author="Meryl Etman [2]" w:date="2022-03-27T16:50:00Z"/>
          <w:rFonts w:ascii="Times New Roman" w:eastAsia="Times New Roman" w:hAnsi="Times New Roman" w:cs="David"/>
          <w:sz w:val="24"/>
          <w:szCs w:val="24"/>
          <w:rtl/>
          <w:lang w:eastAsia="he-IL"/>
        </w:rPr>
      </w:pPr>
    </w:p>
    <w:p w14:paraId="443312E9" w14:textId="5B96B724" w:rsidR="00435A20" w:rsidRPr="00435A20" w:rsidDel="00F37AC7" w:rsidRDefault="00435A20" w:rsidP="00435A20">
      <w:pPr>
        <w:widowControl w:val="0"/>
        <w:spacing w:before="0" w:beforeAutospacing="0" w:after="0" w:afterAutospacing="0" w:line="240" w:lineRule="auto"/>
        <w:ind w:left="1440"/>
        <w:jc w:val="both"/>
        <w:rPr>
          <w:del w:id="224" w:author="Meryl Etman [2]" w:date="2022-03-27T16:50:00Z"/>
          <w:rFonts w:ascii="Times New Roman" w:eastAsia="Times New Roman" w:hAnsi="Times New Roman" w:cs="David"/>
          <w:sz w:val="20"/>
          <w:szCs w:val="24"/>
          <w:rtl/>
          <w:lang w:eastAsia="he-IL"/>
        </w:rPr>
      </w:pPr>
      <w:del w:id="225" w:author="Meryl Etman [2]" w:date="2022-03-27T16:50:00Z">
        <w:r w:rsidRPr="00435A20" w:rsidDel="00F37AC7">
          <w:rPr>
            <w:rFonts w:ascii="Times New Roman" w:eastAsia="Times New Roman" w:hAnsi="Times New Roman" w:cs="David" w:hint="cs"/>
            <w:sz w:val="24"/>
            <w:szCs w:val="24"/>
            <w:rtl/>
            <w:lang w:eastAsia="he-IL"/>
          </w:rPr>
          <w:delText>מבנה ראשוני - המבנה שהוקם לראשונה עפ"י תכניותיו של המתכנן.</w:delText>
        </w:r>
        <w:r w:rsidRPr="00435A20" w:rsidDel="00F37AC7">
          <w:rPr>
            <w:rFonts w:ascii="Times New Roman" w:eastAsia="Times New Roman" w:hAnsi="Times New Roman" w:cs="David"/>
            <w:sz w:val="20"/>
            <w:szCs w:val="24"/>
            <w:rtl/>
            <w:lang w:eastAsia="he-IL"/>
          </w:rPr>
          <w:delText xml:space="preserve"> במקרים בהם מתוכננים במקביל מספר מבנים ראשונים וחוזרים יחשב המבנה שבו מספר היחידות הרב ביותר כמבנה ראשוני.</w:delText>
        </w:r>
      </w:del>
    </w:p>
    <w:p w14:paraId="76694D95" w14:textId="3FFCB725" w:rsidR="00435A20" w:rsidRPr="00435A20" w:rsidDel="00F37AC7" w:rsidRDefault="00435A20" w:rsidP="00435A20">
      <w:pPr>
        <w:widowControl w:val="0"/>
        <w:spacing w:before="0" w:beforeAutospacing="0" w:after="0" w:afterAutospacing="0" w:line="240" w:lineRule="auto"/>
        <w:ind w:left="720" w:hanging="789"/>
        <w:jc w:val="both"/>
        <w:rPr>
          <w:del w:id="226" w:author="Meryl Etman [2]" w:date="2022-03-27T16:50:00Z"/>
          <w:rFonts w:ascii="Times New Roman" w:eastAsia="Times New Roman" w:hAnsi="Times New Roman" w:cs="David"/>
          <w:sz w:val="20"/>
          <w:szCs w:val="24"/>
          <w:rtl/>
          <w:lang w:eastAsia="he-IL"/>
        </w:rPr>
      </w:pPr>
    </w:p>
    <w:p w14:paraId="40D23E45" w14:textId="53A75A7B"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del w:id="227" w:author="Meryl Etman [2]" w:date="2022-03-27T16:50:00Z">
        <w:r w:rsidRPr="00435A20" w:rsidDel="00F37AC7">
          <w:rPr>
            <w:rFonts w:ascii="Times New Roman" w:eastAsia="Times New Roman" w:hAnsi="Times New Roman" w:cs="David"/>
            <w:sz w:val="24"/>
            <w:szCs w:val="24"/>
            <w:rtl/>
            <w:lang w:eastAsia="he-IL"/>
          </w:rPr>
          <w:delText xml:space="preserve">מבנה חוזר </w:delText>
        </w:r>
        <w:r w:rsidRPr="00435A20" w:rsidDel="00F37AC7">
          <w:rPr>
            <w:rFonts w:ascii="Times New Roman" w:eastAsia="Times New Roman" w:hAnsi="Times New Roman" w:cs="David"/>
            <w:sz w:val="24"/>
            <w:szCs w:val="24"/>
            <w:lang w:eastAsia="he-IL"/>
          </w:rPr>
          <w:delText>–</w:delText>
        </w:r>
        <w:r w:rsidRPr="00435A20" w:rsidDel="00F37AC7">
          <w:rPr>
            <w:rFonts w:ascii="Times New Roman" w:eastAsia="Times New Roman" w:hAnsi="Times New Roman" w:cs="David"/>
            <w:sz w:val="24"/>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delText>
        </w:r>
        <w:r w:rsidRPr="00435A20" w:rsidDel="00F37AC7">
          <w:rPr>
            <w:rFonts w:ascii="Times New Roman" w:eastAsia="Times New Roman" w:hAnsi="Times New Roman" w:cs="David" w:hint="cs"/>
            <w:sz w:val="24"/>
            <w:szCs w:val="24"/>
            <w:rtl/>
            <w:lang w:eastAsia="he-IL"/>
          </w:rPr>
          <w:delText xml:space="preserve">התאמות בשל שלוב החלק המסחרי מתחת למבנה המגורים, </w:delText>
        </w:r>
        <w:r w:rsidRPr="00435A20" w:rsidDel="00F37AC7">
          <w:rPr>
            <w:rFonts w:ascii="Times New Roman" w:eastAsia="Times New Roman" w:hAnsi="Times New Roman" w:cs="David"/>
            <w:sz w:val="24"/>
            <w:szCs w:val="24"/>
            <w:rtl/>
            <w:lang w:eastAsia="he-IL"/>
          </w:rPr>
          <w:delText>התאמה למרתפים, הצמדת זוג מבנים</w:delText>
        </w:r>
      </w:del>
      <w:r w:rsidRPr="00435A20">
        <w:rPr>
          <w:rFonts w:ascii="Times New Roman" w:eastAsia="Times New Roman" w:hAnsi="Times New Roman" w:cs="David"/>
          <w:sz w:val="24"/>
          <w:szCs w:val="24"/>
          <w:rtl/>
          <w:lang w:eastAsia="he-IL"/>
        </w:rPr>
        <w:t>, תוספת ו/או הפחתת עד שתי קומות טיפוסיות, שינויים קלים במידות.</w:t>
      </w:r>
    </w:p>
    <w:p w14:paraId="5CABC1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32A155"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65640149" w14:textId="48D7C42C"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28" w:author="Meryl Etman" w:date="2022-03-27T16:31:00Z">
            <w:r w:rsidR="00122D16">
              <w:rPr>
                <w:rFonts w:ascii="Times New Roman" w:eastAsia="Times New Roman" w:hAnsi="Times New Roman" w:cs="David"/>
                <w:color w:val="008000"/>
                <w:sz w:val="20"/>
                <w:szCs w:val="24"/>
                <w:rtl/>
                <w:lang w:eastAsia="he-IL"/>
              </w:rPr>
              <w:t>מדד המחירים לצרכן</w:t>
            </w:r>
          </w:ins>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29" w:author="Meryl Etman" w:date="2022-07-04T15:00:00Z">
            <w:r w:rsidR="00271019">
              <w:rPr>
                <w:rFonts w:ascii="Times New Roman" w:eastAsia="Times New Roman" w:hAnsi="Times New Roman" w:cs="David" w:hint="cs"/>
                <w:color w:val="008000"/>
                <w:sz w:val="24"/>
                <w:szCs w:val="24"/>
                <w:rtl/>
              </w:rPr>
              <w:t>בגין</w:t>
            </w:r>
          </w:ins>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10T00:00:00Z">
            <w:dateFormat w:val="dd/MM/yyyy"/>
            <w:lid w:val="he-IL"/>
            <w:storeMappedDataAs w:val="dateTime"/>
            <w:calendar w:val="gregorian"/>
          </w:date>
        </w:sdtPr>
        <w:sdtEndPr/>
        <w:sdtContent>
          <w:ins w:id="230" w:author="Meryl Etman" w:date="2022-03-27T16:31:00Z">
            <w:r w:rsidR="00122D16">
              <w:rPr>
                <w:rFonts w:ascii="Times New Roman" w:eastAsia="Times New Roman" w:hAnsi="Times New Roman" w:cs="David" w:hint="cs"/>
                <w:color w:val="008000"/>
                <w:sz w:val="24"/>
                <w:szCs w:val="24"/>
                <w:rtl/>
              </w:rPr>
              <w:t>‏10/03/2022</w:t>
            </w:r>
          </w:ins>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31" w:author="Meryl Etman" w:date="2022-07-04T15:00:00Z">
            <w:r w:rsidR="00271019">
              <w:rPr>
                <w:rFonts w:ascii="Times New Roman" w:eastAsia="Times New Roman" w:hAnsi="Times New Roman" w:cs="David"/>
                <w:color w:val="008000"/>
                <w:sz w:val="24"/>
                <w:szCs w:val="24"/>
                <w:rtl/>
              </w:rPr>
              <w:t>232.7263</w:t>
            </w:r>
          </w:ins>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48922B54"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A951F3E"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35DC4C5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F687B2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46490B5D"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B45CF3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02B686B"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C519907" w14:textId="69B603B3" w:rsidR="00435A20" w:rsidRDefault="00435A20" w:rsidP="00435A20">
      <w:pPr>
        <w:widowControl w:val="0"/>
        <w:spacing w:before="0" w:beforeAutospacing="0" w:after="0" w:afterAutospacing="0" w:line="240" w:lineRule="auto"/>
        <w:ind w:left="1440" w:hanging="720"/>
        <w:jc w:val="both"/>
        <w:rPr>
          <w:ins w:id="232" w:author="Meryl Etman [2]" w:date="2022-05-12T10:53: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06B8D554" w14:textId="74C3FE9F" w:rsidR="00F37B74" w:rsidRPr="00435A20" w:rsidRDefault="00F37B74"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ins w:id="233" w:author="Meryl Etman [2]" w:date="2022-05-12T10:53:00Z">
        <w:r>
          <w:rPr>
            <w:rFonts w:ascii="Times New Roman" w:eastAsia="Times New Roman" w:hAnsi="Times New Roman" w:cs="David" w:hint="cs"/>
            <w:sz w:val="20"/>
            <w:szCs w:val="24"/>
            <w:rtl/>
            <w:lang w:eastAsia="he-IL"/>
          </w:rPr>
          <w:lastRenderedPageBreak/>
          <w:t>3.4</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שכר המתכנן אינו כולל העסקת יועצים ו/או מומחים.</w:t>
        </w:r>
      </w:ins>
    </w:p>
    <w:p w14:paraId="4168784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FDC559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22CBD14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295C3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4DC2F99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lastRenderedPageBreak/>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4BED6F9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DDFCD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553ABFC4"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9DBAA6E"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0B260AD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D7A9B84" w14:textId="29FCBA1E" w:rsidR="007804CE" w:rsidRPr="00946C13" w:rsidDel="00946C13" w:rsidRDefault="00435A20" w:rsidP="00946C13">
      <w:pPr>
        <w:pStyle w:val="ListParagraph"/>
        <w:widowControl w:val="0"/>
        <w:numPr>
          <w:ilvl w:val="1"/>
          <w:numId w:val="8"/>
        </w:numPr>
        <w:spacing w:before="0" w:beforeAutospacing="0" w:after="0" w:afterAutospacing="0" w:line="240" w:lineRule="auto"/>
        <w:jc w:val="both"/>
        <w:rPr>
          <w:del w:id="234" w:author="Meryl Etman [2]" w:date="2022-03-27T16:52:00Z"/>
          <w:rFonts w:ascii="Times New Roman" w:eastAsia="Times New Roman" w:hAnsi="Times New Roman" w:cs="David"/>
          <w:sz w:val="20"/>
          <w:szCs w:val="24"/>
          <w:u w:val="single"/>
          <w:rtl/>
          <w:lang w:eastAsia="he-IL"/>
          <w:rPrChange w:id="235" w:author="Meryl Etman [2]" w:date="2022-03-27T16:54:00Z">
            <w:rPr>
              <w:del w:id="236" w:author="Meryl Etman [2]" w:date="2022-03-27T16:52:00Z"/>
              <w:rFonts w:ascii="Times New Roman" w:eastAsia="Times New Roman" w:hAnsi="Times New Roman" w:cs="David"/>
              <w:sz w:val="20"/>
              <w:szCs w:val="24"/>
              <w:rtl/>
              <w:lang w:eastAsia="he-IL"/>
            </w:rPr>
          </w:rPrChange>
        </w:rPr>
      </w:pPr>
      <w:del w:id="237" w:author="Meryl Etman [2]" w:date="2022-03-27T16:52:00Z">
        <w:r w:rsidRPr="00946C13" w:rsidDel="00946C13">
          <w:rPr>
            <w:rFonts w:ascii="Times New Roman" w:eastAsia="Times New Roman" w:hAnsi="Times New Roman" w:cs="David" w:hint="eastAsia"/>
            <w:sz w:val="20"/>
            <w:szCs w:val="24"/>
            <w:u w:val="single"/>
            <w:rtl/>
            <w:lang w:eastAsia="he-IL"/>
            <w:rPrChange w:id="238" w:author="Meryl Etman [2]" w:date="2022-03-27T16:54:00Z">
              <w:rPr>
                <w:rFonts w:ascii="Times New Roman" w:eastAsia="Times New Roman" w:hAnsi="Times New Roman" w:cs="David" w:hint="eastAsia"/>
                <w:sz w:val="20"/>
                <w:szCs w:val="24"/>
                <w:rtl/>
                <w:lang w:eastAsia="he-IL"/>
              </w:rPr>
            </w:rPrChange>
          </w:rPr>
          <w:delText>עבור</w:delText>
        </w:r>
        <w:r w:rsidRPr="00946C13" w:rsidDel="00946C13">
          <w:rPr>
            <w:rFonts w:ascii="Times New Roman" w:eastAsia="Times New Roman" w:hAnsi="Times New Roman" w:cs="David"/>
            <w:sz w:val="20"/>
            <w:szCs w:val="24"/>
            <w:u w:val="single"/>
            <w:rtl/>
            <w:lang w:eastAsia="he-IL"/>
            <w:rPrChange w:id="239"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40" w:author="Meryl Etman [2]" w:date="2022-03-27T16:54:00Z">
              <w:rPr>
                <w:rFonts w:ascii="Times New Roman" w:eastAsia="Times New Roman" w:hAnsi="Times New Roman" w:cs="David" w:hint="eastAsia"/>
                <w:sz w:val="20"/>
                <w:szCs w:val="24"/>
                <w:rtl/>
                <w:lang w:eastAsia="he-IL"/>
              </w:rPr>
            </w:rPrChange>
          </w:rPr>
          <w:delText>תכנית</w:delText>
        </w:r>
        <w:r w:rsidRPr="00946C13" w:rsidDel="00946C13">
          <w:rPr>
            <w:rFonts w:ascii="Times New Roman" w:eastAsia="Times New Roman" w:hAnsi="Times New Roman" w:cs="David"/>
            <w:sz w:val="20"/>
            <w:szCs w:val="24"/>
            <w:u w:val="single"/>
            <w:rtl/>
            <w:lang w:eastAsia="he-IL"/>
            <w:rPrChange w:id="241"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42" w:author="Meryl Etman [2]" w:date="2022-03-27T16:54:00Z">
              <w:rPr>
                <w:rFonts w:ascii="Times New Roman" w:eastAsia="Times New Roman" w:hAnsi="Times New Roman" w:cs="David" w:hint="eastAsia"/>
                <w:sz w:val="20"/>
                <w:szCs w:val="24"/>
                <w:rtl/>
                <w:lang w:eastAsia="he-IL"/>
              </w:rPr>
            </w:rPrChange>
          </w:rPr>
          <w:delText>בנין</w:delText>
        </w:r>
        <w:r w:rsidRPr="00946C13" w:rsidDel="00946C13">
          <w:rPr>
            <w:rFonts w:ascii="Times New Roman" w:eastAsia="Times New Roman" w:hAnsi="Times New Roman" w:cs="David"/>
            <w:sz w:val="20"/>
            <w:szCs w:val="24"/>
            <w:u w:val="single"/>
            <w:rtl/>
            <w:lang w:eastAsia="he-IL"/>
            <w:rPrChange w:id="243"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44" w:author="Meryl Etman [2]" w:date="2022-03-27T16:54:00Z">
              <w:rPr>
                <w:rFonts w:ascii="Times New Roman" w:eastAsia="Times New Roman" w:hAnsi="Times New Roman" w:cs="David" w:hint="eastAsia"/>
                <w:sz w:val="20"/>
                <w:szCs w:val="24"/>
                <w:rtl/>
                <w:lang w:eastAsia="he-IL"/>
              </w:rPr>
            </w:rPrChange>
          </w:rPr>
          <w:delText>עיר</w:delText>
        </w:r>
        <w:r w:rsidRPr="00946C13" w:rsidDel="00946C13">
          <w:rPr>
            <w:rFonts w:ascii="Times New Roman" w:eastAsia="Times New Roman" w:hAnsi="Times New Roman" w:cs="David"/>
            <w:sz w:val="20"/>
            <w:szCs w:val="24"/>
            <w:u w:val="single"/>
            <w:rtl/>
            <w:lang w:eastAsia="he-IL"/>
            <w:rPrChange w:id="245"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46" w:author="Meryl Etman [2]" w:date="2022-03-27T16:54:00Z">
              <w:rPr>
                <w:rFonts w:ascii="Times New Roman" w:eastAsia="Times New Roman" w:hAnsi="Times New Roman" w:cs="David" w:hint="eastAsia"/>
                <w:sz w:val="20"/>
                <w:szCs w:val="24"/>
                <w:rtl/>
                <w:lang w:eastAsia="he-IL"/>
              </w:rPr>
            </w:rPrChange>
          </w:rPr>
          <w:delText>בסמכות</w:delText>
        </w:r>
        <w:r w:rsidRPr="00946C13" w:rsidDel="00946C13">
          <w:rPr>
            <w:rFonts w:ascii="Times New Roman" w:eastAsia="Times New Roman" w:hAnsi="Times New Roman" w:cs="David"/>
            <w:sz w:val="20"/>
            <w:szCs w:val="24"/>
            <w:u w:val="single"/>
            <w:rtl/>
            <w:lang w:eastAsia="he-IL"/>
            <w:rPrChange w:id="247"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48" w:author="Meryl Etman [2]" w:date="2022-03-27T16:54:00Z">
              <w:rPr>
                <w:rFonts w:ascii="Times New Roman" w:eastAsia="Times New Roman" w:hAnsi="Times New Roman" w:cs="David" w:hint="eastAsia"/>
                <w:sz w:val="20"/>
                <w:szCs w:val="24"/>
                <w:rtl/>
                <w:lang w:eastAsia="he-IL"/>
              </w:rPr>
            </w:rPrChange>
          </w:rPr>
          <w:delText>ועדה</w:delText>
        </w:r>
        <w:r w:rsidRPr="00946C13" w:rsidDel="00946C13">
          <w:rPr>
            <w:rFonts w:ascii="Times New Roman" w:eastAsia="Times New Roman" w:hAnsi="Times New Roman" w:cs="David"/>
            <w:sz w:val="20"/>
            <w:szCs w:val="24"/>
            <w:u w:val="single"/>
            <w:rtl/>
            <w:lang w:eastAsia="he-IL"/>
            <w:rPrChange w:id="249"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50" w:author="Meryl Etman [2]" w:date="2022-03-27T16:54:00Z">
              <w:rPr>
                <w:rFonts w:ascii="Times New Roman" w:eastAsia="Times New Roman" w:hAnsi="Times New Roman" w:cs="David" w:hint="eastAsia"/>
                <w:sz w:val="20"/>
                <w:szCs w:val="24"/>
                <w:rtl/>
                <w:lang w:eastAsia="he-IL"/>
              </w:rPr>
            </w:rPrChange>
          </w:rPr>
          <w:delText>מקומית</w:delText>
        </w:r>
        <w:r w:rsidRPr="00946C13" w:rsidDel="00946C13">
          <w:rPr>
            <w:rFonts w:ascii="Times New Roman" w:eastAsia="Times New Roman" w:hAnsi="Times New Roman" w:cs="David"/>
            <w:sz w:val="20"/>
            <w:szCs w:val="24"/>
            <w:u w:val="single"/>
            <w:rtl/>
            <w:lang w:eastAsia="he-IL"/>
            <w:rPrChange w:id="251" w:author="Meryl Etman [2]" w:date="2022-03-27T16:54:00Z">
              <w:rPr>
                <w:rFonts w:ascii="Times New Roman" w:eastAsia="Times New Roman" w:hAnsi="Times New Roman" w:cs="David"/>
                <w:sz w:val="20"/>
                <w:szCs w:val="24"/>
                <w:rtl/>
                <w:lang w:eastAsia="he-IL"/>
              </w:rPr>
            </w:rPrChange>
          </w:rPr>
          <w:delText xml:space="preserve"> (באחוזים </w:delText>
        </w:r>
        <w:r w:rsidRPr="00946C13" w:rsidDel="00946C13">
          <w:rPr>
            <w:rFonts w:ascii="Times New Roman" w:eastAsia="Times New Roman" w:hAnsi="Times New Roman" w:cs="David" w:hint="eastAsia"/>
            <w:sz w:val="20"/>
            <w:szCs w:val="24"/>
            <w:u w:val="single"/>
            <w:rtl/>
            <w:lang w:eastAsia="he-IL"/>
            <w:rPrChange w:id="252" w:author="Meryl Etman [2]" w:date="2022-03-27T16:54:00Z">
              <w:rPr>
                <w:rFonts w:ascii="Times New Roman" w:eastAsia="Times New Roman" w:hAnsi="Times New Roman" w:cs="David" w:hint="eastAsia"/>
                <w:sz w:val="20"/>
                <w:szCs w:val="24"/>
                <w:rtl/>
                <w:lang w:eastAsia="he-IL"/>
              </w:rPr>
            </w:rPrChange>
          </w:rPr>
          <w:delText>משכר</w:delText>
        </w:r>
        <w:r w:rsidRPr="00946C13" w:rsidDel="00946C13">
          <w:rPr>
            <w:rFonts w:ascii="Times New Roman" w:eastAsia="Times New Roman" w:hAnsi="Times New Roman" w:cs="David"/>
            <w:sz w:val="20"/>
            <w:szCs w:val="24"/>
            <w:u w:val="single"/>
            <w:rtl/>
            <w:lang w:eastAsia="he-IL"/>
            <w:rPrChange w:id="253"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54" w:author="Meryl Etman [2]" w:date="2022-03-27T16:54:00Z">
              <w:rPr>
                <w:rFonts w:ascii="Times New Roman" w:eastAsia="Times New Roman" w:hAnsi="Times New Roman" w:cs="David" w:hint="eastAsia"/>
                <w:sz w:val="20"/>
                <w:szCs w:val="24"/>
                <w:rtl/>
                <w:lang w:eastAsia="he-IL"/>
              </w:rPr>
            </w:rPrChange>
          </w:rPr>
          <w:delText>המתכנן</w:delText>
        </w:r>
        <w:r w:rsidRPr="00946C13" w:rsidDel="00946C13">
          <w:rPr>
            <w:rFonts w:ascii="Times New Roman" w:eastAsia="Times New Roman" w:hAnsi="Times New Roman" w:cs="David"/>
            <w:sz w:val="20"/>
            <w:szCs w:val="24"/>
            <w:u w:val="single"/>
            <w:rtl/>
            <w:lang w:eastAsia="he-IL"/>
            <w:rPrChange w:id="255"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56" w:author="Meryl Etman [2]" w:date="2022-03-27T16:54:00Z">
              <w:rPr>
                <w:rFonts w:ascii="Times New Roman" w:eastAsia="Times New Roman" w:hAnsi="Times New Roman" w:cs="David" w:hint="eastAsia"/>
                <w:sz w:val="20"/>
                <w:szCs w:val="24"/>
                <w:rtl/>
                <w:lang w:eastAsia="he-IL"/>
              </w:rPr>
            </w:rPrChange>
          </w:rPr>
          <w:delText>הנקוב</w:delText>
        </w:r>
      </w:del>
    </w:p>
    <w:p w14:paraId="73AD06BE" w14:textId="5AD1497A" w:rsidR="00435A20" w:rsidRPr="00946C13" w:rsidRDefault="00435A20">
      <w:pPr>
        <w:pStyle w:val="ListParagraph"/>
        <w:widowControl w:val="0"/>
        <w:numPr>
          <w:ilvl w:val="1"/>
          <w:numId w:val="8"/>
        </w:numPr>
        <w:spacing w:before="0" w:beforeAutospacing="0" w:after="0" w:afterAutospacing="0" w:line="240" w:lineRule="auto"/>
        <w:jc w:val="both"/>
        <w:rPr>
          <w:rFonts w:ascii="Times New Roman" w:eastAsia="Times New Roman" w:hAnsi="Times New Roman" w:cs="David"/>
          <w:sz w:val="20"/>
          <w:szCs w:val="24"/>
          <w:u w:val="single"/>
          <w:rtl/>
          <w:lang w:eastAsia="he-IL"/>
          <w:rPrChange w:id="257" w:author="Meryl Etman [2]" w:date="2022-03-27T16:54:00Z">
            <w:rPr>
              <w:rFonts w:ascii="Times New Roman" w:eastAsia="Times New Roman" w:hAnsi="Times New Roman" w:cs="David"/>
              <w:sz w:val="20"/>
              <w:szCs w:val="24"/>
              <w:rtl/>
              <w:lang w:eastAsia="he-IL"/>
            </w:rPr>
          </w:rPrChange>
        </w:rPr>
        <w:pPrChange w:id="258" w:author="Meryl Etman [2]" w:date="2022-03-27T16:52:00Z">
          <w:pPr>
            <w:pStyle w:val="ListParagraph"/>
            <w:widowControl w:val="0"/>
            <w:spacing w:before="0" w:beforeAutospacing="0" w:after="0" w:afterAutospacing="0" w:line="240" w:lineRule="auto"/>
            <w:ind w:left="1440"/>
            <w:jc w:val="both"/>
          </w:pPr>
        </w:pPrChange>
      </w:pPr>
      <w:del w:id="259" w:author="Meryl Etman [2]" w:date="2022-03-27T16:53:00Z">
        <w:r w:rsidRPr="00946C13" w:rsidDel="00946C13">
          <w:rPr>
            <w:rFonts w:ascii="Times New Roman" w:eastAsia="Times New Roman" w:hAnsi="Times New Roman" w:cs="David" w:hint="eastAsia"/>
            <w:sz w:val="20"/>
            <w:szCs w:val="24"/>
            <w:u w:val="single"/>
            <w:rtl/>
            <w:lang w:eastAsia="he-IL"/>
            <w:rPrChange w:id="260" w:author="Meryl Etman [2]" w:date="2022-03-27T16:54:00Z">
              <w:rPr>
                <w:rFonts w:ascii="Times New Roman" w:eastAsia="Times New Roman" w:hAnsi="Times New Roman" w:cs="David" w:hint="eastAsia"/>
                <w:sz w:val="20"/>
                <w:szCs w:val="24"/>
                <w:rtl/>
                <w:lang w:eastAsia="he-IL"/>
              </w:rPr>
            </w:rPrChange>
          </w:rPr>
          <w:delText>בסעיף</w:delText>
        </w:r>
        <w:r w:rsidRPr="00946C13" w:rsidDel="00946C13">
          <w:rPr>
            <w:rFonts w:ascii="Times New Roman" w:eastAsia="Times New Roman" w:hAnsi="Times New Roman" w:cs="David"/>
            <w:sz w:val="20"/>
            <w:szCs w:val="24"/>
            <w:u w:val="single"/>
            <w:rtl/>
            <w:lang w:eastAsia="he-IL"/>
            <w:rPrChange w:id="261" w:author="Meryl Etman [2]" w:date="2022-03-27T16:54:00Z">
              <w:rPr>
                <w:rFonts w:ascii="Times New Roman" w:eastAsia="Times New Roman" w:hAnsi="Times New Roman" w:cs="David"/>
                <w:sz w:val="20"/>
                <w:szCs w:val="24"/>
                <w:rtl/>
                <w:lang w:eastAsia="he-IL"/>
              </w:rPr>
            </w:rPrChange>
          </w:rPr>
          <w:delText xml:space="preserve"> 1.1 </w:delText>
        </w:r>
        <w:r w:rsidRPr="00946C13" w:rsidDel="00946C13">
          <w:rPr>
            <w:rFonts w:ascii="Times New Roman" w:eastAsia="Times New Roman" w:hAnsi="Times New Roman" w:cs="David" w:hint="eastAsia"/>
            <w:sz w:val="20"/>
            <w:szCs w:val="24"/>
            <w:u w:val="single"/>
            <w:rtl/>
            <w:lang w:eastAsia="he-IL"/>
            <w:rPrChange w:id="262" w:author="Meryl Etman [2]" w:date="2022-03-27T16:54:00Z">
              <w:rPr>
                <w:rFonts w:ascii="Times New Roman" w:eastAsia="Times New Roman" w:hAnsi="Times New Roman" w:cs="David" w:hint="eastAsia"/>
                <w:sz w:val="20"/>
                <w:szCs w:val="24"/>
                <w:rtl/>
                <w:lang w:eastAsia="he-IL"/>
              </w:rPr>
            </w:rPrChange>
          </w:rPr>
          <w:delText>לנספח</w:delText>
        </w:r>
        <w:r w:rsidRPr="00946C13" w:rsidDel="00946C13">
          <w:rPr>
            <w:rFonts w:ascii="Times New Roman" w:eastAsia="Times New Roman" w:hAnsi="Times New Roman" w:cs="David"/>
            <w:sz w:val="20"/>
            <w:szCs w:val="24"/>
            <w:u w:val="single"/>
            <w:rtl/>
            <w:lang w:eastAsia="he-IL"/>
            <w:rPrChange w:id="263"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64" w:author="Meryl Etman [2]" w:date="2022-03-27T16:54:00Z">
              <w:rPr>
                <w:rFonts w:ascii="Times New Roman" w:eastAsia="Times New Roman" w:hAnsi="Times New Roman" w:cs="David" w:hint="eastAsia"/>
                <w:sz w:val="20"/>
                <w:szCs w:val="24"/>
                <w:rtl/>
                <w:lang w:eastAsia="he-IL"/>
              </w:rPr>
            </w:rPrChange>
          </w:rPr>
          <w:delText>ד</w:delText>
        </w:r>
        <w:r w:rsidRPr="00946C13" w:rsidDel="00946C13">
          <w:rPr>
            <w:rFonts w:ascii="Times New Roman" w:eastAsia="Times New Roman" w:hAnsi="Times New Roman" w:cs="David"/>
            <w:sz w:val="20"/>
            <w:szCs w:val="24"/>
            <w:u w:val="single"/>
            <w:rtl/>
            <w:lang w:eastAsia="he-IL"/>
            <w:rPrChange w:id="265" w:author="Meryl Etman [2]" w:date="2022-03-27T16:54:00Z">
              <w:rPr>
                <w:rFonts w:ascii="Times New Roman" w:eastAsia="Times New Roman" w:hAnsi="Times New Roman" w:cs="David"/>
                <w:sz w:val="20"/>
                <w:szCs w:val="24"/>
                <w:rtl/>
                <w:lang w:eastAsia="he-IL"/>
              </w:rPr>
            </w:rPrChange>
          </w:rPr>
          <w:delText xml:space="preserve">' </w:delText>
        </w:r>
        <w:r w:rsidRPr="00946C13" w:rsidDel="00946C13">
          <w:rPr>
            <w:rFonts w:ascii="Times New Roman" w:eastAsia="Times New Roman" w:hAnsi="Times New Roman" w:cs="David" w:hint="eastAsia"/>
            <w:sz w:val="20"/>
            <w:szCs w:val="24"/>
            <w:u w:val="single"/>
            <w:rtl/>
            <w:lang w:eastAsia="he-IL"/>
            <w:rPrChange w:id="266" w:author="Meryl Etman [2]" w:date="2022-03-27T16:54:00Z">
              <w:rPr>
                <w:rFonts w:ascii="Times New Roman" w:eastAsia="Times New Roman" w:hAnsi="Times New Roman" w:cs="David" w:hint="eastAsia"/>
                <w:sz w:val="20"/>
                <w:szCs w:val="24"/>
                <w:rtl/>
                <w:lang w:eastAsia="he-IL"/>
              </w:rPr>
            </w:rPrChange>
          </w:rPr>
          <w:delText>לעיל</w:delText>
        </w:r>
        <w:r w:rsidRPr="00946C13" w:rsidDel="00946C13">
          <w:rPr>
            <w:rFonts w:ascii="Times New Roman" w:eastAsia="Times New Roman" w:hAnsi="Times New Roman" w:cs="David"/>
            <w:sz w:val="20"/>
            <w:szCs w:val="24"/>
            <w:u w:val="single"/>
            <w:rtl/>
            <w:lang w:eastAsia="he-IL"/>
            <w:rPrChange w:id="267" w:author="Meryl Etman [2]" w:date="2022-03-27T16:54:00Z">
              <w:rPr>
                <w:rFonts w:ascii="Times New Roman" w:eastAsia="Times New Roman" w:hAnsi="Times New Roman" w:cs="David"/>
                <w:sz w:val="20"/>
                <w:szCs w:val="24"/>
                <w:rtl/>
                <w:lang w:eastAsia="he-IL"/>
              </w:rPr>
            </w:rPrChange>
          </w:rPr>
          <w:delText>):</w:delText>
        </w:r>
      </w:del>
      <w:ins w:id="268" w:author="Meryl Etman [2]" w:date="2022-03-27T16:53:00Z">
        <w:r w:rsidR="00946C13" w:rsidRPr="00946C13">
          <w:rPr>
            <w:rFonts w:ascii="Times New Roman" w:eastAsia="Times New Roman" w:hAnsi="Times New Roman" w:cs="David" w:hint="eastAsia"/>
            <w:sz w:val="20"/>
            <w:szCs w:val="24"/>
            <w:u w:val="single"/>
            <w:rtl/>
            <w:lang w:eastAsia="he-IL"/>
            <w:rPrChange w:id="269" w:author="Meryl Etman [2]" w:date="2022-03-27T16:54:00Z">
              <w:rPr>
                <w:rFonts w:ascii="Times New Roman" w:eastAsia="Times New Roman" w:hAnsi="Times New Roman" w:cs="David" w:hint="eastAsia"/>
                <w:sz w:val="20"/>
                <w:szCs w:val="24"/>
                <w:rtl/>
                <w:lang w:eastAsia="he-IL"/>
              </w:rPr>
            </w:rPrChange>
          </w:rPr>
          <w:t>מבוטל</w:t>
        </w:r>
      </w:ins>
    </w:p>
    <w:p w14:paraId="4FE8A78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2B6FAD4D" w14:textId="07999232" w:rsidR="00435A20" w:rsidRPr="00435A20" w:rsidDel="00F37AC7" w:rsidRDefault="00435A20" w:rsidP="00F37AC7">
      <w:pPr>
        <w:widowControl w:val="0"/>
        <w:spacing w:before="0" w:beforeAutospacing="0" w:after="0" w:afterAutospacing="0" w:line="240" w:lineRule="auto"/>
        <w:ind w:left="720" w:hanging="720"/>
        <w:jc w:val="both"/>
        <w:rPr>
          <w:del w:id="270" w:author="Meryl Etman [2]" w:date="2022-03-27T16:52: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del w:id="271" w:author="Meryl Etman [2]" w:date="2022-03-27T16:52:00Z">
        <w:r w:rsidRPr="00435A20" w:rsidDel="00F37AC7">
          <w:rPr>
            <w:rFonts w:ascii="Times New Roman" w:eastAsia="Times New Roman" w:hAnsi="Times New Roman" w:cs="David" w:hint="cs"/>
            <w:sz w:val="20"/>
            <w:szCs w:val="24"/>
            <w:rtl/>
            <w:lang w:eastAsia="he-IL"/>
          </w:rPr>
          <w:delText>א.</w:delText>
        </w:r>
      </w:del>
      <w:r w:rsidRPr="00435A20">
        <w:rPr>
          <w:rFonts w:ascii="Times New Roman" w:eastAsia="Times New Roman" w:hAnsi="Times New Roman" w:cs="David" w:hint="cs"/>
          <w:sz w:val="20"/>
          <w:szCs w:val="24"/>
          <w:rtl/>
          <w:lang w:eastAsia="he-IL"/>
        </w:rPr>
        <w:tab/>
      </w:r>
      <w:del w:id="272" w:author="Meryl Etman [2]" w:date="2022-03-27T16:52:00Z">
        <w:r w:rsidRPr="00435A20" w:rsidDel="00F37AC7">
          <w:rPr>
            <w:rFonts w:ascii="Times New Roman" w:eastAsia="Times New Roman" w:hAnsi="Times New Roman" w:cs="David" w:hint="cs"/>
            <w:sz w:val="20"/>
            <w:szCs w:val="24"/>
            <w:rtl/>
            <w:lang w:eastAsia="he-IL"/>
          </w:rPr>
          <w:delText xml:space="preserve">לאחר הגשת מסמכי התכנון, באשור המזמין </w:delText>
        </w:r>
      </w:del>
    </w:p>
    <w:p w14:paraId="765832D8" w14:textId="36B43F0B" w:rsidR="00435A20" w:rsidRPr="00435A20" w:rsidDel="00F37AC7" w:rsidRDefault="00435A20">
      <w:pPr>
        <w:widowControl w:val="0"/>
        <w:spacing w:before="0" w:beforeAutospacing="0" w:after="0" w:afterAutospacing="0" w:line="240" w:lineRule="auto"/>
        <w:ind w:left="720" w:hanging="720"/>
        <w:jc w:val="both"/>
        <w:rPr>
          <w:del w:id="273" w:author="Meryl Etman [2]" w:date="2022-03-27T16:52:00Z"/>
          <w:rFonts w:ascii="Times New Roman" w:eastAsia="Times New Roman" w:hAnsi="Times New Roman" w:cs="David"/>
          <w:sz w:val="20"/>
          <w:szCs w:val="24"/>
          <w:rtl/>
          <w:lang w:eastAsia="he-IL"/>
        </w:rPr>
        <w:pPrChange w:id="274" w:author="Meryl Etman [2]" w:date="2022-03-27T16:52:00Z">
          <w:pPr>
            <w:widowControl w:val="0"/>
            <w:spacing w:before="0" w:beforeAutospacing="0" w:after="0" w:afterAutospacing="0" w:line="240" w:lineRule="auto"/>
            <w:ind w:left="6480" w:hanging="4320"/>
            <w:jc w:val="both"/>
          </w:pPr>
        </w:pPrChange>
      </w:pPr>
      <w:del w:id="275" w:author="Meryl Etman [2]" w:date="2022-03-27T16:52:00Z">
        <w:r w:rsidRPr="00435A20" w:rsidDel="00F37AC7">
          <w:rPr>
            <w:rFonts w:ascii="Times New Roman" w:eastAsia="Times New Roman" w:hAnsi="Times New Roman" w:cs="David" w:hint="cs"/>
            <w:sz w:val="20"/>
            <w:szCs w:val="24"/>
            <w:rtl/>
            <w:lang w:eastAsia="he-IL"/>
          </w:rPr>
          <w:delText>ל</w:delText>
        </w:r>
        <w:r w:rsidR="007E01A6" w:rsidDel="00F37AC7">
          <w:rPr>
            <w:rFonts w:ascii="Times New Roman" w:eastAsia="Times New Roman" w:hAnsi="Times New Roman" w:cs="David" w:hint="cs"/>
            <w:sz w:val="20"/>
            <w:szCs w:val="24"/>
            <w:rtl/>
            <w:lang w:eastAsia="he-IL"/>
          </w:rPr>
          <w:delText>אשור הועדה המקומית לתכנון ובניה.....................</w:delText>
        </w:r>
        <w:r w:rsidRPr="00435A20" w:rsidDel="00F37AC7">
          <w:rPr>
            <w:rFonts w:ascii="Times New Roman" w:eastAsia="Times New Roman" w:hAnsi="Times New Roman" w:cs="David" w:hint="cs"/>
            <w:sz w:val="20"/>
            <w:szCs w:val="24"/>
            <w:rtl/>
            <w:lang w:eastAsia="he-IL"/>
          </w:rPr>
          <w:delText>33% משכר המתכנן</w:delText>
        </w:r>
      </w:del>
    </w:p>
    <w:p w14:paraId="30A37A70" w14:textId="3BE35DF7" w:rsidR="00435A20" w:rsidRPr="00435A20" w:rsidDel="00F37AC7" w:rsidRDefault="00435A20">
      <w:pPr>
        <w:widowControl w:val="0"/>
        <w:spacing w:before="0" w:beforeAutospacing="0" w:after="0" w:afterAutospacing="0" w:line="240" w:lineRule="auto"/>
        <w:ind w:left="720" w:hanging="720"/>
        <w:jc w:val="both"/>
        <w:rPr>
          <w:del w:id="276" w:author="Meryl Etman [2]" w:date="2022-03-27T16:52:00Z"/>
          <w:rFonts w:ascii="Times New Roman" w:eastAsia="Times New Roman" w:hAnsi="Times New Roman" w:cs="David"/>
          <w:sz w:val="20"/>
          <w:szCs w:val="24"/>
          <w:rtl/>
          <w:lang w:eastAsia="he-IL"/>
        </w:rPr>
        <w:pPrChange w:id="277" w:author="Meryl Etman [2]" w:date="2022-03-27T16:52:00Z">
          <w:pPr>
            <w:widowControl w:val="0"/>
            <w:spacing w:before="0" w:beforeAutospacing="0" w:after="0" w:afterAutospacing="0" w:line="240" w:lineRule="auto"/>
            <w:ind w:left="6481" w:hanging="4321"/>
            <w:jc w:val="both"/>
          </w:pPr>
        </w:pPrChange>
      </w:pPr>
    </w:p>
    <w:p w14:paraId="0A9CD8CF" w14:textId="271E4202" w:rsidR="00435A20" w:rsidRPr="00435A20" w:rsidDel="00F37AC7" w:rsidRDefault="00435A20" w:rsidP="00F37AC7">
      <w:pPr>
        <w:widowControl w:val="0"/>
        <w:spacing w:before="0" w:beforeAutospacing="0" w:after="0" w:afterAutospacing="0" w:line="240" w:lineRule="auto"/>
        <w:ind w:left="720" w:hanging="720"/>
        <w:jc w:val="both"/>
        <w:rPr>
          <w:del w:id="278" w:author="Meryl Etman [2]" w:date="2022-03-27T16:52:00Z"/>
          <w:rFonts w:ascii="Times New Roman" w:eastAsia="Times New Roman" w:hAnsi="Times New Roman" w:cs="David"/>
          <w:sz w:val="20"/>
          <w:szCs w:val="24"/>
          <w:rtl/>
          <w:lang w:eastAsia="he-IL"/>
        </w:rPr>
      </w:pPr>
      <w:del w:id="279" w:author="Meryl Etman [2]" w:date="2022-03-27T16:52:00Z">
        <w:r w:rsidRPr="00435A20" w:rsidDel="00F37AC7">
          <w:rPr>
            <w:rFonts w:ascii="Times New Roman" w:eastAsia="Times New Roman" w:hAnsi="Times New Roman" w:cs="David" w:hint="cs"/>
            <w:sz w:val="20"/>
            <w:szCs w:val="24"/>
            <w:rtl/>
            <w:lang w:eastAsia="he-IL"/>
          </w:rPr>
          <w:tab/>
        </w:r>
        <w:r w:rsidRPr="00435A20" w:rsidDel="00F37AC7">
          <w:rPr>
            <w:rFonts w:ascii="Times New Roman" w:eastAsia="Times New Roman" w:hAnsi="Times New Roman" w:cs="David" w:hint="cs"/>
            <w:sz w:val="20"/>
            <w:szCs w:val="24"/>
            <w:rtl/>
            <w:lang w:eastAsia="he-IL"/>
          </w:rPr>
          <w:tab/>
          <w:delText>ב.</w:delText>
        </w:r>
        <w:r w:rsidRPr="00435A20" w:rsidDel="00F37AC7">
          <w:rPr>
            <w:rFonts w:ascii="Times New Roman" w:eastAsia="Times New Roman" w:hAnsi="Times New Roman" w:cs="David" w:hint="cs"/>
            <w:sz w:val="20"/>
            <w:szCs w:val="24"/>
            <w:rtl/>
            <w:lang w:eastAsia="he-IL"/>
          </w:rPr>
          <w:tab/>
          <w:delText xml:space="preserve">לאחר אשור הועדה המקומית להפקדת התכנית </w:delText>
        </w:r>
      </w:del>
    </w:p>
    <w:p w14:paraId="3E362091" w14:textId="663EC51A" w:rsidR="00435A20" w:rsidRPr="00435A20" w:rsidDel="00F37AC7" w:rsidRDefault="00435A20">
      <w:pPr>
        <w:widowControl w:val="0"/>
        <w:spacing w:before="0" w:beforeAutospacing="0" w:after="0" w:afterAutospacing="0" w:line="240" w:lineRule="auto"/>
        <w:ind w:left="720" w:hanging="720"/>
        <w:jc w:val="both"/>
        <w:rPr>
          <w:del w:id="280" w:author="Meryl Etman [2]" w:date="2022-03-27T16:52:00Z"/>
          <w:rFonts w:ascii="Times New Roman" w:eastAsia="Times New Roman" w:hAnsi="Times New Roman" w:cs="David"/>
          <w:sz w:val="20"/>
          <w:szCs w:val="24"/>
          <w:rtl/>
          <w:lang w:eastAsia="he-IL"/>
        </w:rPr>
        <w:pPrChange w:id="281" w:author="Meryl Etman [2]" w:date="2022-03-27T16:52:00Z">
          <w:pPr>
            <w:widowControl w:val="0"/>
            <w:spacing w:before="0" w:beforeAutospacing="0" w:after="0" w:afterAutospacing="0" w:line="240" w:lineRule="auto"/>
            <w:ind w:left="2160" w:hanging="720"/>
            <w:jc w:val="both"/>
          </w:pPr>
        </w:pPrChange>
      </w:pPr>
      <w:del w:id="282" w:author="Meryl Etman [2]" w:date="2022-03-27T16:52:00Z">
        <w:r w:rsidRPr="00435A20" w:rsidDel="00F37AC7">
          <w:rPr>
            <w:rFonts w:ascii="Times New Roman" w:eastAsia="Times New Roman" w:hAnsi="Times New Roman" w:cs="David" w:hint="cs"/>
            <w:sz w:val="20"/>
            <w:szCs w:val="24"/>
            <w:rtl/>
            <w:lang w:eastAsia="he-IL"/>
          </w:rPr>
          <w:tab/>
          <w:delText xml:space="preserve">להתנגדויות </w:delText>
        </w:r>
        <w:r w:rsidR="007E01A6" w:rsidDel="00F37AC7">
          <w:rPr>
            <w:rFonts w:ascii="Times New Roman" w:eastAsia="Times New Roman" w:hAnsi="Times New Roman" w:cs="David" w:hint="cs"/>
            <w:sz w:val="20"/>
            <w:szCs w:val="24"/>
            <w:rtl/>
            <w:lang w:eastAsia="he-IL"/>
          </w:rPr>
          <w:delText>ופרסום ההפקדה ברשומות ובעיתונות...</w:delText>
        </w:r>
        <w:r w:rsidRPr="00435A20" w:rsidDel="00F37AC7">
          <w:rPr>
            <w:rFonts w:ascii="Times New Roman" w:eastAsia="Times New Roman" w:hAnsi="Times New Roman" w:cs="David" w:hint="cs"/>
            <w:sz w:val="20"/>
            <w:szCs w:val="24"/>
            <w:rtl/>
            <w:lang w:eastAsia="he-IL"/>
          </w:rPr>
          <w:delText xml:space="preserve"> 33% משכר המתכנן </w:delText>
        </w:r>
      </w:del>
    </w:p>
    <w:p w14:paraId="3D8C2A53" w14:textId="111C6AF6" w:rsidR="00435A20" w:rsidRPr="00435A20" w:rsidDel="00F37AC7" w:rsidRDefault="00435A20">
      <w:pPr>
        <w:widowControl w:val="0"/>
        <w:spacing w:before="0" w:beforeAutospacing="0" w:after="0" w:afterAutospacing="0" w:line="240" w:lineRule="auto"/>
        <w:ind w:left="720" w:hanging="720"/>
        <w:jc w:val="both"/>
        <w:rPr>
          <w:del w:id="283" w:author="Meryl Etman [2]" w:date="2022-03-27T16:52:00Z"/>
          <w:rFonts w:ascii="Times New Roman" w:eastAsia="Times New Roman" w:hAnsi="Times New Roman" w:cs="David"/>
          <w:sz w:val="20"/>
          <w:szCs w:val="24"/>
          <w:rtl/>
          <w:lang w:eastAsia="he-IL"/>
        </w:rPr>
        <w:pPrChange w:id="284" w:author="Meryl Etman [2]" w:date="2022-03-27T16:52:00Z">
          <w:pPr>
            <w:widowControl w:val="0"/>
            <w:spacing w:before="0" w:beforeAutospacing="0" w:after="0" w:afterAutospacing="0" w:line="240" w:lineRule="auto"/>
            <w:ind w:left="720" w:firstLine="720"/>
            <w:jc w:val="both"/>
          </w:pPr>
        </w:pPrChange>
      </w:pPr>
    </w:p>
    <w:p w14:paraId="45408F37" w14:textId="78BE5D35" w:rsidR="00435A20" w:rsidRPr="00435A20" w:rsidDel="00F37AC7" w:rsidRDefault="00435A20" w:rsidP="00F37AC7">
      <w:pPr>
        <w:widowControl w:val="0"/>
        <w:spacing w:before="0" w:beforeAutospacing="0" w:after="0" w:afterAutospacing="0" w:line="240" w:lineRule="auto"/>
        <w:ind w:left="720" w:hanging="720"/>
        <w:jc w:val="both"/>
        <w:rPr>
          <w:del w:id="285" w:author="Meryl Etman [2]" w:date="2022-03-27T16:52:00Z"/>
          <w:rFonts w:ascii="Times New Roman" w:eastAsia="Times New Roman" w:hAnsi="Times New Roman" w:cs="David"/>
          <w:sz w:val="20"/>
          <w:szCs w:val="24"/>
          <w:rtl/>
          <w:lang w:eastAsia="he-IL"/>
        </w:rPr>
      </w:pPr>
      <w:del w:id="286" w:author="Meryl Etman [2]" w:date="2022-03-27T16:52:00Z">
        <w:r w:rsidRPr="00435A20" w:rsidDel="00F37AC7">
          <w:rPr>
            <w:rFonts w:ascii="Times New Roman" w:eastAsia="Times New Roman" w:hAnsi="Times New Roman" w:cs="David" w:hint="cs"/>
            <w:sz w:val="20"/>
            <w:szCs w:val="24"/>
            <w:rtl/>
            <w:lang w:eastAsia="he-IL"/>
          </w:rPr>
          <w:tab/>
        </w:r>
        <w:r w:rsidRPr="00435A20" w:rsidDel="00F37AC7">
          <w:rPr>
            <w:rFonts w:ascii="Times New Roman" w:eastAsia="Times New Roman" w:hAnsi="Times New Roman" w:cs="David" w:hint="cs"/>
            <w:sz w:val="20"/>
            <w:szCs w:val="24"/>
            <w:rtl/>
            <w:lang w:eastAsia="he-IL"/>
          </w:rPr>
          <w:tab/>
          <w:delText>ג.</w:delText>
        </w:r>
        <w:r w:rsidRPr="00435A20" w:rsidDel="00F37AC7">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58C2FB62" w14:textId="639D463B" w:rsidR="00435A20" w:rsidRPr="00435A20" w:rsidDel="00F37AC7" w:rsidRDefault="007E01A6">
      <w:pPr>
        <w:widowControl w:val="0"/>
        <w:spacing w:before="0" w:beforeAutospacing="0" w:after="0" w:afterAutospacing="0" w:line="240" w:lineRule="auto"/>
        <w:ind w:left="720" w:hanging="720"/>
        <w:jc w:val="both"/>
        <w:rPr>
          <w:del w:id="287" w:author="Meryl Etman [2]" w:date="2022-03-27T16:52:00Z"/>
          <w:rFonts w:ascii="Times New Roman" w:eastAsia="Times New Roman" w:hAnsi="Times New Roman" w:cs="David"/>
          <w:sz w:val="20"/>
          <w:szCs w:val="24"/>
          <w:rtl/>
          <w:lang w:eastAsia="he-IL"/>
        </w:rPr>
        <w:pPrChange w:id="288" w:author="Meryl Etman [2]" w:date="2022-03-27T16:52:00Z">
          <w:pPr>
            <w:widowControl w:val="0"/>
            <w:spacing w:before="0" w:beforeAutospacing="0" w:after="0" w:afterAutospacing="0" w:line="240" w:lineRule="auto"/>
            <w:ind w:left="720" w:firstLine="720"/>
            <w:jc w:val="both"/>
          </w:pPr>
        </w:pPrChange>
      </w:pPr>
      <w:del w:id="289" w:author="Meryl Etman [2]" w:date="2022-03-27T16:52:00Z">
        <w:r w:rsidDel="00F37AC7">
          <w:rPr>
            <w:rFonts w:ascii="Times New Roman" w:eastAsia="Times New Roman" w:hAnsi="Times New Roman" w:cs="David" w:hint="cs"/>
            <w:sz w:val="20"/>
            <w:szCs w:val="24"/>
            <w:rtl/>
            <w:lang w:eastAsia="he-IL"/>
          </w:rPr>
          <w:tab/>
          <w:delText>ברשומות  ובעיתונות.............................................</w:delText>
        </w:r>
        <w:r w:rsidR="00435A20" w:rsidRPr="00435A20" w:rsidDel="00F37AC7">
          <w:rPr>
            <w:rFonts w:ascii="Times New Roman" w:eastAsia="Times New Roman" w:hAnsi="Times New Roman" w:cs="David" w:hint="cs"/>
            <w:sz w:val="20"/>
            <w:szCs w:val="24"/>
            <w:rtl/>
            <w:lang w:eastAsia="he-IL"/>
          </w:rPr>
          <w:delText xml:space="preserve">34% משכר המתכנן </w:delText>
        </w:r>
      </w:del>
    </w:p>
    <w:p w14:paraId="4B32C69A" w14:textId="239C2CE9" w:rsidR="00435A20" w:rsidRPr="00435A20" w:rsidDel="00F37AC7" w:rsidRDefault="00435A20">
      <w:pPr>
        <w:widowControl w:val="0"/>
        <w:spacing w:before="0" w:beforeAutospacing="0" w:after="0" w:afterAutospacing="0" w:line="240" w:lineRule="auto"/>
        <w:ind w:left="720" w:hanging="720"/>
        <w:jc w:val="both"/>
        <w:rPr>
          <w:del w:id="290" w:author="Meryl Etman [2]" w:date="2022-03-27T16:52:00Z"/>
          <w:rFonts w:ascii="Times New Roman" w:eastAsia="Times New Roman" w:hAnsi="Times New Roman" w:cs="David"/>
          <w:b/>
          <w:bCs/>
          <w:sz w:val="20"/>
          <w:szCs w:val="24"/>
          <w:rtl/>
          <w:lang w:eastAsia="he-IL"/>
        </w:rPr>
        <w:pPrChange w:id="291" w:author="Meryl Etman [2]" w:date="2022-03-27T16:52:00Z">
          <w:pPr>
            <w:widowControl w:val="0"/>
            <w:spacing w:before="0" w:beforeAutospacing="0" w:after="0" w:afterAutospacing="0" w:line="240" w:lineRule="auto"/>
            <w:ind w:left="5040" w:firstLine="720"/>
            <w:jc w:val="both"/>
          </w:pPr>
        </w:pPrChange>
      </w:pPr>
    </w:p>
    <w:p w14:paraId="75F9E047" w14:textId="7C23E1C7" w:rsidR="00435A20" w:rsidRPr="00435A20" w:rsidDel="00F37AC7" w:rsidRDefault="00435A20">
      <w:pPr>
        <w:widowControl w:val="0"/>
        <w:spacing w:before="0" w:beforeAutospacing="0" w:after="0" w:afterAutospacing="0" w:line="240" w:lineRule="auto"/>
        <w:ind w:left="720" w:hanging="720"/>
        <w:jc w:val="both"/>
        <w:rPr>
          <w:del w:id="292" w:author="Meryl Etman [2]" w:date="2022-03-27T16:52:00Z"/>
          <w:rFonts w:ascii="Times New Roman" w:eastAsia="Times New Roman" w:hAnsi="Times New Roman" w:cs="David"/>
          <w:b/>
          <w:bCs/>
          <w:sz w:val="20"/>
          <w:szCs w:val="24"/>
          <w:rtl/>
          <w:lang w:eastAsia="he-IL"/>
        </w:rPr>
        <w:pPrChange w:id="293" w:author="Meryl Etman [2]" w:date="2022-03-27T16:52:00Z">
          <w:pPr>
            <w:widowControl w:val="0"/>
            <w:spacing w:before="0" w:beforeAutospacing="0" w:after="0" w:afterAutospacing="0" w:line="240" w:lineRule="auto"/>
            <w:ind w:left="5760"/>
            <w:jc w:val="both"/>
          </w:pPr>
        </w:pPrChange>
      </w:pPr>
      <w:del w:id="294" w:author="Meryl Etman [2]" w:date="2022-03-27T16:52:00Z">
        <w:r w:rsidRPr="00435A20" w:rsidDel="00F37AC7">
          <w:rPr>
            <w:rFonts w:ascii="Times New Roman" w:eastAsia="Times New Roman" w:hAnsi="Times New Roman" w:cs="David" w:hint="cs"/>
            <w:b/>
            <w:bCs/>
            <w:sz w:val="20"/>
            <w:szCs w:val="24"/>
            <w:u w:val="single"/>
            <w:rtl/>
            <w:lang w:eastAsia="he-IL"/>
          </w:rPr>
          <w:delText>סה"כ</w:delText>
        </w:r>
        <w:r w:rsidR="007E01A6" w:rsidDel="00F37AC7">
          <w:rPr>
            <w:rFonts w:ascii="Times New Roman" w:eastAsia="Times New Roman" w:hAnsi="Times New Roman" w:cs="David" w:hint="cs"/>
            <w:b/>
            <w:bCs/>
            <w:sz w:val="20"/>
            <w:szCs w:val="24"/>
            <w:rtl/>
            <w:lang w:eastAsia="he-IL"/>
          </w:rPr>
          <w:delText xml:space="preserve">: </w:delText>
        </w:r>
        <w:r w:rsidRPr="00435A20" w:rsidDel="00F37AC7">
          <w:rPr>
            <w:rFonts w:ascii="Times New Roman" w:eastAsia="Times New Roman" w:hAnsi="Times New Roman" w:cs="David" w:hint="cs"/>
            <w:b/>
            <w:bCs/>
            <w:sz w:val="20"/>
            <w:szCs w:val="24"/>
            <w:rtl/>
            <w:lang w:eastAsia="he-IL"/>
          </w:rPr>
          <w:delText xml:space="preserve">100% משכר המתכנן </w:delText>
        </w:r>
      </w:del>
    </w:p>
    <w:p w14:paraId="0E1DF7E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D544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571A6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189DEAB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D4258E0" w14:textId="54CAB76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del w:id="295" w:author="Meryl Etman [2]" w:date="2022-03-27T16:53:00Z">
        <w:r w:rsidRPr="00435A20" w:rsidDel="00946C13">
          <w:rPr>
            <w:rFonts w:ascii="Times New Roman" w:eastAsia="Times New Roman" w:hAnsi="Times New Roman" w:cs="David" w:hint="cs"/>
            <w:sz w:val="20"/>
            <w:szCs w:val="24"/>
            <w:u w:val="single"/>
            <w:rtl/>
            <w:lang w:eastAsia="he-IL"/>
          </w:rPr>
          <w:delText>למבנה ראשוני</w:delText>
        </w:r>
        <w:r w:rsidRPr="00435A20" w:rsidDel="00946C13">
          <w:rPr>
            <w:rFonts w:ascii="Times New Roman" w:eastAsia="Times New Roman" w:hAnsi="Times New Roman" w:cs="David" w:hint="cs"/>
            <w:sz w:val="20"/>
            <w:szCs w:val="24"/>
            <w:rtl/>
            <w:lang w:eastAsia="he-IL"/>
          </w:rPr>
          <w:delText>:</w:delText>
        </w:r>
      </w:del>
    </w:p>
    <w:p w14:paraId="755886E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03B492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5D72D1F5" w14:textId="502BB544"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del w:id="296" w:author="Meryl Etman [2]" w:date="2022-05-12T15:58:00Z">
        <w:r w:rsidRPr="00435A20" w:rsidDel="00F436C4">
          <w:rPr>
            <w:rFonts w:ascii="Times New Roman" w:eastAsia="Times New Roman" w:hAnsi="Times New Roman" w:cs="David" w:hint="cs"/>
            <w:sz w:val="20"/>
            <w:szCs w:val="24"/>
            <w:rtl/>
            <w:lang w:eastAsia="he-IL"/>
          </w:rPr>
          <w:delText>10</w:delText>
        </w:r>
      </w:del>
      <w:ins w:id="297" w:author="Meryl Etman [2]" w:date="2022-05-12T15:58:00Z">
        <w:r w:rsidR="00F436C4" w:rsidRPr="00435A20">
          <w:rPr>
            <w:rFonts w:ascii="Times New Roman" w:eastAsia="Times New Roman" w:hAnsi="Times New Roman" w:cs="David" w:hint="cs"/>
            <w:sz w:val="20"/>
            <w:szCs w:val="24"/>
            <w:rtl/>
            <w:lang w:eastAsia="he-IL"/>
          </w:rPr>
          <w:t>1</w:t>
        </w:r>
        <w:r w:rsidR="00F436C4">
          <w:rPr>
            <w:rFonts w:ascii="Times New Roman" w:eastAsia="Times New Roman" w:hAnsi="Times New Roman" w:cs="David" w:hint="cs"/>
            <w:sz w:val="20"/>
            <w:szCs w:val="24"/>
            <w:rtl/>
            <w:lang w:eastAsia="he-IL"/>
          </w:rPr>
          <w:t>5</w:t>
        </w:r>
      </w:ins>
      <w:r w:rsidRPr="00435A20">
        <w:rPr>
          <w:rFonts w:ascii="Times New Roman" w:eastAsia="Times New Roman" w:hAnsi="Times New Roman" w:cs="David" w:hint="cs"/>
          <w:sz w:val="20"/>
          <w:szCs w:val="24"/>
          <w:rtl/>
          <w:lang w:eastAsia="he-IL"/>
        </w:rPr>
        <w:t>% משכר המתכנן.</w:t>
      </w:r>
    </w:p>
    <w:p w14:paraId="18ED8DF5" w14:textId="77777777" w:rsidR="00435A20" w:rsidRPr="00435A20" w:rsidRDefault="00435A20" w:rsidP="007804CE">
      <w:pPr>
        <w:widowControl w:val="0"/>
        <w:spacing w:before="0" w:beforeAutospacing="0" w:after="0" w:afterAutospacing="0" w:line="240" w:lineRule="auto"/>
        <w:ind w:left="2069" w:hanging="720"/>
        <w:jc w:val="both"/>
        <w:rPr>
          <w:rFonts w:ascii="Times New Roman" w:eastAsia="Times New Roman" w:hAnsi="Times New Roman" w:cs="David"/>
          <w:sz w:val="20"/>
          <w:szCs w:val="24"/>
          <w:rtl/>
          <w:lang w:eastAsia="he-IL"/>
        </w:rPr>
      </w:pPr>
    </w:p>
    <w:p w14:paraId="6C6B9D5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777FC1F5"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7B40CC6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FEED472" w14:textId="3BB9E6C9" w:rsidR="00AE5088" w:rsidDel="00F436C4" w:rsidRDefault="00435A20" w:rsidP="00AE5088">
      <w:pPr>
        <w:widowControl w:val="0"/>
        <w:spacing w:before="0" w:beforeAutospacing="0" w:after="0" w:afterAutospacing="0" w:line="240" w:lineRule="auto"/>
        <w:ind w:left="720" w:hanging="720"/>
        <w:jc w:val="both"/>
        <w:rPr>
          <w:del w:id="298" w:author="Meryl Etman [2]" w:date="2022-05-12T15:58: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w:t>
      </w:r>
      <w:del w:id="299" w:author="Meryl Etman [2]" w:date="2022-05-12T15:58:00Z">
        <w:r w:rsidRPr="00435A20" w:rsidDel="00F436C4">
          <w:rPr>
            <w:rFonts w:ascii="Times New Roman" w:eastAsia="Times New Roman" w:hAnsi="Times New Roman" w:cs="David" w:hint="cs"/>
            <w:sz w:val="20"/>
            <w:szCs w:val="24"/>
            <w:rtl/>
            <w:lang w:eastAsia="he-IL"/>
          </w:rPr>
          <w:delText>אשור בנוי לביצוע ע"י הועדה המקומית</w:delText>
        </w:r>
      </w:del>
      <w:ins w:id="300" w:author="Meryl Etman [2]" w:date="2022-05-12T15:58:00Z">
        <w:r w:rsidR="00F436C4">
          <w:rPr>
            <w:rFonts w:ascii="Times New Roman" w:eastAsia="Times New Roman" w:hAnsi="Times New Roman" w:cs="David" w:hint="cs"/>
            <w:sz w:val="20"/>
            <w:szCs w:val="24"/>
            <w:rtl/>
            <w:lang w:eastAsia="he-IL"/>
          </w:rPr>
          <w:t>הגשת הבקשות להיתרי בניה.......</w:t>
        </w:r>
      </w:ins>
      <w:r w:rsidR="00AE5088">
        <w:rPr>
          <w:rFonts w:ascii="Times New Roman" w:eastAsia="Times New Roman" w:hAnsi="Times New Roman" w:cs="David" w:hint="cs"/>
          <w:sz w:val="20"/>
          <w:szCs w:val="24"/>
          <w:rtl/>
          <w:lang w:eastAsia="he-IL"/>
        </w:rPr>
        <w:t>.....</w:t>
      </w:r>
      <w:del w:id="301" w:author="Meryl Etman [2]" w:date="2022-05-12T15:59:00Z">
        <w:r w:rsidRPr="00435A20" w:rsidDel="00F436C4">
          <w:rPr>
            <w:rFonts w:ascii="Times New Roman" w:eastAsia="Times New Roman" w:hAnsi="Times New Roman" w:cs="David" w:hint="cs"/>
            <w:sz w:val="20"/>
            <w:szCs w:val="24"/>
            <w:rtl/>
            <w:lang w:eastAsia="he-IL"/>
          </w:rPr>
          <w:delText>5</w:delText>
        </w:r>
      </w:del>
      <w:ins w:id="302" w:author="Meryl Etman [2]" w:date="2022-05-12T15:59:00Z">
        <w:r w:rsidR="00F436C4">
          <w:rPr>
            <w:rFonts w:ascii="Times New Roman" w:eastAsia="Times New Roman" w:hAnsi="Times New Roman" w:cs="David" w:hint="cs"/>
            <w:sz w:val="20"/>
            <w:szCs w:val="24"/>
            <w:rtl/>
            <w:lang w:eastAsia="he-IL"/>
          </w:rPr>
          <w:t>10</w:t>
        </w:r>
      </w:ins>
      <w:r w:rsidRPr="00435A20">
        <w:rPr>
          <w:rFonts w:ascii="Times New Roman" w:eastAsia="Times New Roman" w:hAnsi="Times New Roman" w:cs="David" w:hint="cs"/>
          <w:sz w:val="20"/>
          <w:szCs w:val="24"/>
          <w:rtl/>
          <w:lang w:eastAsia="he-IL"/>
        </w:rPr>
        <w:t xml:space="preserve">% משכר </w:t>
      </w:r>
      <w:del w:id="303" w:author="Meryl Etman [2]" w:date="2022-05-12T15:58:00Z">
        <w:r w:rsidR="00AE5088" w:rsidDel="00F436C4">
          <w:rPr>
            <w:rFonts w:ascii="Times New Roman" w:eastAsia="Times New Roman" w:hAnsi="Times New Roman" w:cs="David" w:hint="cs"/>
            <w:sz w:val="20"/>
            <w:szCs w:val="24"/>
            <w:rtl/>
            <w:lang w:eastAsia="he-IL"/>
          </w:rPr>
          <w:delText xml:space="preserve"> </w:delText>
        </w:r>
      </w:del>
    </w:p>
    <w:p w14:paraId="085926CF" w14:textId="77777777" w:rsidR="00435A20" w:rsidRPr="00435A20" w:rsidRDefault="00AE5088" w:rsidP="00F436C4">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del w:id="304" w:author="Meryl Etman [2]" w:date="2022-05-12T15:58:00Z">
        <w:r w:rsidDel="00F436C4">
          <w:rPr>
            <w:rFonts w:ascii="Times New Roman" w:eastAsia="Times New Roman" w:hAnsi="Times New Roman" w:cs="David" w:hint="cs"/>
            <w:sz w:val="20"/>
            <w:szCs w:val="24"/>
            <w:rtl/>
            <w:lang w:eastAsia="he-IL"/>
          </w:rPr>
          <w:delText xml:space="preserve">                                                       </w:delText>
        </w:r>
      </w:del>
      <w:r w:rsidR="00435A20" w:rsidRPr="00435A20">
        <w:rPr>
          <w:rFonts w:ascii="Times New Roman" w:eastAsia="Times New Roman" w:hAnsi="Times New Roman" w:cs="David" w:hint="cs"/>
          <w:sz w:val="20"/>
          <w:szCs w:val="24"/>
          <w:rtl/>
          <w:lang w:eastAsia="he-IL"/>
        </w:rPr>
        <w:t>המתכנן.</w:t>
      </w:r>
    </w:p>
    <w:p w14:paraId="5F327D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F00FC8F" w14:textId="65D78DE6"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w:t>
      </w:r>
      <w:ins w:id="305" w:author="Meryl Etman [2]" w:date="2022-05-12T15:59:00Z">
        <w:r w:rsidR="00F436C4">
          <w:rPr>
            <w:rFonts w:ascii="Times New Roman" w:eastAsia="Times New Roman" w:hAnsi="Times New Roman" w:cs="David" w:hint="cs"/>
            <w:sz w:val="20"/>
            <w:szCs w:val="24"/>
            <w:rtl/>
            <w:lang w:eastAsia="he-IL"/>
          </w:rPr>
          <w:t>י</w:t>
        </w:r>
      </w:ins>
      <w:r w:rsidRPr="00435A20">
        <w:rPr>
          <w:rFonts w:ascii="Times New Roman" w:eastAsia="Times New Roman" w:hAnsi="Times New Roman" w:cs="David" w:hint="cs"/>
          <w:sz w:val="20"/>
          <w:szCs w:val="24"/>
          <w:rtl/>
          <w:lang w:eastAsia="he-IL"/>
        </w:rPr>
        <w:t>שור הבקשות להיתרי בניה והוצאת</w:t>
      </w:r>
    </w:p>
    <w:p w14:paraId="53E5B943" w14:textId="08F9B35A"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היתרי בניה </w:t>
      </w:r>
      <w:r w:rsidR="00AE5088">
        <w:rPr>
          <w:rFonts w:ascii="Times New Roman" w:eastAsia="Times New Roman" w:hAnsi="Times New Roman" w:cs="David" w:hint="cs"/>
          <w:sz w:val="20"/>
          <w:szCs w:val="24"/>
          <w:rtl/>
          <w:lang w:eastAsia="he-IL"/>
        </w:rPr>
        <w:t>.......................</w:t>
      </w:r>
      <w:del w:id="306" w:author="Meryl Etman [2]" w:date="2022-05-12T15:59:00Z">
        <w:r w:rsidR="00AE5088" w:rsidDel="00957289">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del w:id="307" w:author="Meryl Etman [2]" w:date="2022-05-12T15:59:00Z">
        <w:r w:rsidRPr="00435A20" w:rsidDel="00957289">
          <w:rPr>
            <w:rFonts w:ascii="Times New Roman" w:eastAsia="Times New Roman" w:hAnsi="Times New Roman" w:cs="David" w:hint="cs"/>
            <w:sz w:val="20"/>
            <w:szCs w:val="24"/>
            <w:rtl/>
            <w:lang w:eastAsia="he-IL"/>
          </w:rPr>
          <w:delText>8</w:delText>
        </w:r>
      </w:del>
      <w:ins w:id="308" w:author="Meryl Etman [2]" w:date="2022-05-12T15:59:00Z">
        <w:r w:rsidR="00957289">
          <w:rPr>
            <w:rFonts w:ascii="Times New Roman" w:eastAsia="Times New Roman" w:hAnsi="Times New Roman" w:cs="David" w:hint="cs"/>
            <w:sz w:val="20"/>
            <w:szCs w:val="24"/>
            <w:rtl/>
            <w:lang w:eastAsia="he-IL"/>
          </w:rPr>
          <w:t>10</w:t>
        </w:r>
      </w:ins>
      <w:r w:rsidRPr="00435A20">
        <w:rPr>
          <w:rFonts w:ascii="Times New Roman" w:eastAsia="Times New Roman" w:hAnsi="Times New Roman" w:cs="David" w:hint="cs"/>
          <w:sz w:val="20"/>
          <w:szCs w:val="24"/>
          <w:rtl/>
          <w:lang w:eastAsia="he-IL"/>
        </w:rPr>
        <w:t>% משכר המתכנן.</w:t>
      </w:r>
    </w:p>
    <w:p w14:paraId="2F012BD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FB8B2E"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7F1746C3" w14:textId="3E5A708D"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del w:id="309" w:author="Meryl Etman [2]" w:date="2022-05-12T16:00:00Z">
        <w:r w:rsidRPr="00435A20" w:rsidDel="00957289">
          <w:rPr>
            <w:rFonts w:ascii="Times New Roman" w:eastAsia="Times New Roman" w:hAnsi="Times New Roman" w:cs="David" w:hint="cs"/>
            <w:sz w:val="20"/>
            <w:szCs w:val="24"/>
            <w:rtl/>
            <w:lang w:eastAsia="he-IL"/>
          </w:rPr>
          <w:delText>28</w:delText>
        </w:r>
      </w:del>
      <w:ins w:id="310" w:author="Meryl Etman [2]" w:date="2022-05-12T16:00:00Z">
        <w:r w:rsidR="00957289">
          <w:rPr>
            <w:rFonts w:ascii="Times New Roman" w:eastAsia="Times New Roman" w:hAnsi="Times New Roman" w:cs="David" w:hint="cs"/>
            <w:sz w:val="20"/>
            <w:szCs w:val="24"/>
            <w:rtl/>
            <w:lang w:eastAsia="he-IL"/>
          </w:rPr>
          <w:t>16</w:t>
        </w:r>
      </w:ins>
      <w:r w:rsidRPr="00435A20">
        <w:rPr>
          <w:rFonts w:ascii="Times New Roman" w:eastAsia="Times New Roman" w:hAnsi="Times New Roman" w:cs="David" w:hint="cs"/>
          <w:sz w:val="20"/>
          <w:szCs w:val="24"/>
          <w:rtl/>
          <w:lang w:eastAsia="he-IL"/>
        </w:rPr>
        <w:t>% משכר המתכנן.</w:t>
      </w:r>
    </w:p>
    <w:p w14:paraId="3B02ABF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08CDA34" w14:textId="77777777" w:rsidR="00435A20" w:rsidRPr="00435A20"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12% משכר המתכנן.</w:t>
      </w:r>
    </w:p>
    <w:p w14:paraId="669C002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9BF2E18"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0657F23D"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76F4C56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745156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20539B64"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427D05E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51590A3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5FE9FE3A"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5% משכר המתכנן.</w:t>
      </w:r>
    </w:p>
    <w:p w14:paraId="2ECAE8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95522EF"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1229F5D5"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6EC8990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20A3D200"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r w:rsidR="00AE5088" w:rsidRP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u w:val="single"/>
          <w:rtl/>
          <w:lang w:eastAsia="he-IL"/>
        </w:rPr>
        <w:t xml:space="preserve"> 2% משכר המתכנן.</w:t>
      </w:r>
    </w:p>
    <w:p w14:paraId="47BC1AD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65ED04D" w14:textId="77777777" w:rsidR="00435A20" w:rsidRPr="00435A20" w:rsidRDefault="00435A20" w:rsidP="007E01A6">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100% משכר המתכנן.</w:t>
      </w:r>
    </w:p>
    <w:p w14:paraId="4E69C8CD"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4B494E78"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56541DF2" w14:textId="5AF2F14A" w:rsidR="00435A20" w:rsidRPr="00435A20" w:rsidDel="00946C13" w:rsidRDefault="00435A20" w:rsidP="00435A20">
      <w:pPr>
        <w:widowControl w:val="0"/>
        <w:spacing w:before="0" w:beforeAutospacing="0" w:after="0" w:afterAutospacing="0" w:line="360" w:lineRule="auto"/>
        <w:ind w:hanging="720"/>
        <w:jc w:val="both"/>
        <w:rPr>
          <w:del w:id="311" w:author="Meryl Etman [2]" w:date="2022-03-27T16:53: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del w:id="312" w:author="Meryl Etman [2]" w:date="2022-03-27T16:53:00Z">
        <w:r w:rsidRPr="00435A20" w:rsidDel="00946C13">
          <w:rPr>
            <w:rFonts w:ascii="Times New Roman" w:eastAsia="Times New Roman" w:hAnsi="Times New Roman" w:cs="David" w:hint="cs"/>
            <w:sz w:val="20"/>
            <w:szCs w:val="24"/>
            <w:u w:val="single"/>
            <w:rtl/>
            <w:lang w:eastAsia="he-IL"/>
          </w:rPr>
          <w:delText>למבנה חוזר</w:delText>
        </w:r>
        <w:r w:rsidRPr="00435A20" w:rsidDel="00946C13">
          <w:rPr>
            <w:rFonts w:ascii="Times New Roman" w:eastAsia="Times New Roman" w:hAnsi="Times New Roman" w:cs="David" w:hint="cs"/>
            <w:sz w:val="20"/>
            <w:szCs w:val="24"/>
            <w:rtl/>
            <w:lang w:eastAsia="he-IL"/>
          </w:rPr>
          <w:delText>:</w:delText>
        </w:r>
      </w:del>
    </w:p>
    <w:p w14:paraId="740DAA46" w14:textId="351F9267" w:rsidR="00435A20" w:rsidRPr="00435A20" w:rsidDel="00946C13" w:rsidRDefault="00435A20" w:rsidP="00435A20">
      <w:pPr>
        <w:widowControl w:val="0"/>
        <w:spacing w:before="0" w:beforeAutospacing="0" w:after="0" w:afterAutospacing="0" w:line="240" w:lineRule="auto"/>
        <w:ind w:hanging="720"/>
        <w:jc w:val="both"/>
        <w:rPr>
          <w:del w:id="313" w:author="Meryl Etman [2]" w:date="2022-03-27T16:53:00Z"/>
          <w:rFonts w:ascii="Times New Roman" w:eastAsia="Times New Roman" w:hAnsi="Times New Roman" w:cs="David"/>
          <w:sz w:val="20"/>
          <w:szCs w:val="24"/>
          <w:rtl/>
          <w:lang w:eastAsia="he-IL"/>
        </w:rPr>
      </w:pPr>
    </w:p>
    <w:p w14:paraId="4B4A25B5" w14:textId="53C4B02D" w:rsidR="00AE5088" w:rsidRPr="00AE5088" w:rsidDel="00946C13" w:rsidRDefault="00435A20" w:rsidP="00AE5088">
      <w:pPr>
        <w:pStyle w:val="ListParagraph"/>
        <w:widowControl w:val="0"/>
        <w:numPr>
          <w:ilvl w:val="0"/>
          <w:numId w:val="11"/>
        </w:numPr>
        <w:spacing w:before="0" w:beforeAutospacing="0" w:after="0" w:afterAutospacing="0" w:line="240" w:lineRule="auto"/>
        <w:jc w:val="both"/>
        <w:rPr>
          <w:del w:id="314" w:author="Meryl Etman [2]" w:date="2022-03-27T16:53:00Z"/>
          <w:rFonts w:ascii="Times New Roman" w:eastAsia="Times New Roman" w:hAnsi="Times New Roman" w:cs="David"/>
          <w:sz w:val="20"/>
          <w:szCs w:val="24"/>
          <w:rtl/>
          <w:lang w:eastAsia="he-IL"/>
        </w:rPr>
      </w:pPr>
      <w:del w:id="315" w:author="Meryl Etman [2]" w:date="2022-03-27T16:53:00Z">
        <w:r w:rsidRPr="00AE5088" w:rsidDel="00946C13">
          <w:rPr>
            <w:rFonts w:ascii="Times New Roman" w:eastAsia="Times New Roman" w:hAnsi="Times New Roman" w:cs="David" w:hint="cs"/>
            <w:sz w:val="20"/>
            <w:szCs w:val="24"/>
            <w:rtl/>
            <w:lang w:eastAsia="he-IL"/>
          </w:rPr>
          <w:delText xml:space="preserve">לאחר אשור בינוי לביצוע ע"י הועדה המקומית </w:delText>
        </w:r>
        <w:r w:rsidR="00AE5088" w:rsidRPr="00AE5088" w:rsidDel="00946C13">
          <w:rPr>
            <w:rFonts w:ascii="Times New Roman" w:eastAsia="Times New Roman" w:hAnsi="Times New Roman" w:cs="David" w:hint="cs"/>
            <w:sz w:val="20"/>
            <w:szCs w:val="24"/>
            <w:rtl/>
            <w:lang w:eastAsia="he-IL"/>
          </w:rPr>
          <w:delText xml:space="preserve">.......15% משכר </w:delText>
        </w:r>
      </w:del>
    </w:p>
    <w:p w14:paraId="76956858" w14:textId="26D55774" w:rsidR="00435A20" w:rsidRPr="00AE5088" w:rsidDel="00946C13" w:rsidRDefault="00435A20" w:rsidP="00AE5088">
      <w:pPr>
        <w:pStyle w:val="ListParagraph"/>
        <w:widowControl w:val="0"/>
        <w:spacing w:before="0" w:beforeAutospacing="0" w:after="0" w:afterAutospacing="0" w:line="240" w:lineRule="auto"/>
        <w:ind w:left="2880"/>
        <w:jc w:val="both"/>
        <w:rPr>
          <w:del w:id="316" w:author="Meryl Etman [2]" w:date="2022-03-27T16:53:00Z"/>
          <w:rFonts w:ascii="Times New Roman" w:eastAsia="Times New Roman" w:hAnsi="Times New Roman" w:cs="David"/>
          <w:sz w:val="20"/>
          <w:szCs w:val="24"/>
          <w:rtl/>
          <w:lang w:eastAsia="he-IL"/>
        </w:rPr>
      </w:pPr>
      <w:del w:id="317" w:author="Meryl Etman [2]" w:date="2022-03-27T16:53:00Z">
        <w:r w:rsidRPr="00AE5088" w:rsidDel="00946C13">
          <w:rPr>
            <w:rFonts w:ascii="Times New Roman" w:eastAsia="Times New Roman" w:hAnsi="Times New Roman" w:cs="David" w:hint="cs"/>
            <w:sz w:val="20"/>
            <w:szCs w:val="24"/>
            <w:rtl/>
            <w:lang w:eastAsia="he-IL"/>
          </w:rPr>
          <w:delText>המתכנן.</w:delText>
        </w:r>
      </w:del>
    </w:p>
    <w:p w14:paraId="5CD0DEC5" w14:textId="6188C9F1" w:rsidR="00435A20" w:rsidRPr="00435A20" w:rsidDel="00946C13" w:rsidRDefault="00435A20" w:rsidP="00435A20">
      <w:pPr>
        <w:widowControl w:val="0"/>
        <w:spacing w:before="0" w:beforeAutospacing="0" w:after="0" w:afterAutospacing="0" w:line="240" w:lineRule="auto"/>
        <w:ind w:hanging="720"/>
        <w:jc w:val="both"/>
        <w:rPr>
          <w:del w:id="318" w:author="Meryl Etman [2]" w:date="2022-03-27T16:53:00Z"/>
          <w:rFonts w:ascii="Times New Roman" w:eastAsia="Times New Roman" w:hAnsi="Times New Roman" w:cs="David"/>
          <w:sz w:val="20"/>
          <w:szCs w:val="24"/>
          <w:rtl/>
          <w:lang w:eastAsia="he-IL"/>
        </w:rPr>
      </w:pPr>
    </w:p>
    <w:p w14:paraId="53FF0D7F" w14:textId="4965ADF9" w:rsidR="00435A20" w:rsidRPr="00435A20" w:rsidDel="00946C13" w:rsidRDefault="00435A20" w:rsidP="00435A20">
      <w:pPr>
        <w:widowControl w:val="0"/>
        <w:spacing w:before="0" w:beforeAutospacing="0" w:after="0" w:afterAutospacing="0" w:line="240" w:lineRule="auto"/>
        <w:ind w:hanging="720"/>
        <w:jc w:val="both"/>
        <w:rPr>
          <w:del w:id="319" w:author="Meryl Etman [2]" w:date="2022-03-27T16:53:00Z"/>
          <w:rFonts w:ascii="Times New Roman" w:eastAsia="Times New Roman" w:hAnsi="Times New Roman" w:cs="David"/>
          <w:sz w:val="20"/>
          <w:szCs w:val="24"/>
          <w:rtl/>
          <w:lang w:eastAsia="he-IL"/>
        </w:rPr>
      </w:pPr>
      <w:del w:id="320"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ב.</w:delText>
        </w:r>
        <w:r w:rsidRPr="00435A20" w:rsidDel="00946C13">
          <w:rPr>
            <w:rFonts w:ascii="Times New Roman" w:eastAsia="Times New Roman" w:hAnsi="Times New Roman" w:cs="David" w:hint="cs"/>
            <w:sz w:val="20"/>
            <w:szCs w:val="24"/>
            <w:rtl/>
            <w:lang w:eastAsia="he-IL"/>
          </w:rPr>
          <w:tab/>
          <w:delText xml:space="preserve">לאחר אשור הבקשות להיתרי בניה </w:delText>
        </w:r>
      </w:del>
    </w:p>
    <w:p w14:paraId="7AB5AA7C" w14:textId="4B03D5A8" w:rsidR="00435A20" w:rsidRPr="00435A20" w:rsidDel="00946C13" w:rsidRDefault="00AE5088" w:rsidP="00AE5088">
      <w:pPr>
        <w:widowControl w:val="0"/>
        <w:spacing w:before="0" w:beforeAutospacing="0" w:after="60" w:afterAutospacing="0" w:line="360" w:lineRule="auto"/>
        <w:ind w:left="720" w:firstLine="720"/>
        <w:jc w:val="both"/>
        <w:rPr>
          <w:del w:id="321" w:author="Meryl Etman [2]" w:date="2022-03-27T16:53:00Z"/>
          <w:rFonts w:ascii="Times New Roman" w:eastAsia="Times New Roman" w:hAnsi="Times New Roman" w:cs="David"/>
          <w:sz w:val="20"/>
          <w:szCs w:val="24"/>
          <w:rtl/>
          <w:lang w:eastAsia="he-IL"/>
        </w:rPr>
      </w:pPr>
      <w:del w:id="322" w:author="Meryl Etman [2]" w:date="2022-03-27T16:53:00Z">
        <w:r w:rsidDel="00946C13">
          <w:rPr>
            <w:rFonts w:ascii="Times New Roman" w:eastAsia="Times New Roman" w:hAnsi="Times New Roman" w:cs="David" w:hint="cs"/>
            <w:sz w:val="20"/>
            <w:szCs w:val="24"/>
            <w:rtl/>
            <w:lang w:eastAsia="he-IL"/>
          </w:rPr>
          <w:tab/>
        </w:r>
        <w:r w:rsidDel="00946C13">
          <w:rPr>
            <w:rFonts w:ascii="Times New Roman" w:eastAsia="Times New Roman" w:hAnsi="Times New Roman" w:cs="David" w:hint="cs"/>
            <w:sz w:val="20"/>
            <w:szCs w:val="24"/>
            <w:rtl/>
            <w:lang w:eastAsia="he-IL"/>
          </w:rPr>
          <w:tab/>
          <w:delText>והוצאת היתרי בניה .................................</w:delText>
        </w:r>
        <w:r w:rsidR="00435A20" w:rsidRPr="00435A20" w:rsidDel="00946C13">
          <w:rPr>
            <w:rFonts w:ascii="Times New Roman" w:eastAsia="Times New Roman" w:hAnsi="Times New Roman" w:cs="David" w:hint="cs"/>
            <w:sz w:val="20"/>
            <w:szCs w:val="24"/>
            <w:rtl/>
            <w:lang w:eastAsia="he-IL"/>
          </w:rPr>
          <w:delText>20% משכר המתכנן.</w:delText>
        </w:r>
      </w:del>
    </w:p>
    <w:p w14:paraId="265A3FB9" w14:textId="4059BC60" w:rsidR="00435A20" w:rsidRPr="00435A20" w:rsidDel="00946C13" w:rsidRDefault="00435A20" w:rsidP="00435A20">
      <w:pPr>
        <w:widowControl w:val="0"/>
        <w:spacing w:before="0" w:beforeAutospacing="0" w:after="0" w:afterAutospacing="0" w:line="240" w:lineRule="auto"/>
        <w:ind w:left="720" w:hanging="720"/>
        <w:jc w:val="both"/>
        <w:rPr>
          <w:del w:id="323" w:author="Meryl Etman [2]" w:date="2022-03-27T16:53:00Z"/>
          <w:rFonts w:ascii="Times New Roman" w:eastAsia="Times New Roman" w:hAnsi="Times New Roman" w:cs="David"/>
          <w:sz w:val="20"/>
          <w:szCs w:val="24"/>
          <w:rtl/>
          <w:lang w:eastAsia="he-IL"/>
        </w:rPr>
      </w:pPr>
      <w:del w:id="324"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ג.</w:delText>
        </w:r>
        <w:r w:rsidRPr="00435A20" w:rsidDel="00946C13">
          <w:rPr>
            <w:rFonts w:ascii="Times New Roman" w:eastAsia="Times New Roman" w:hAnsi="Times New Roman" w:cs="David" w:hint="cs"/>
            <w:sz w:val="20"/>
            <w:szCs w:val="24"/>
            <w:rtl/>
            <w:lang w:eastAsia="he-IL"/>
          </w:rPr>
          <w:tab/>
          <w:delText xml:space="preserve">לאחר גמר התאמת התכנון המפורט והמכרזים </w:delText>
        </w:r>
        <w:r w:rsidRPr="00435A20" w:rsidDel="00946C13">
          <w:rPr>
            <w:rFonts w:ascii="Times New Roman" w:eastAsia="Times New Roman" w:hAnsi="Times New Roman" w:cs="David" w:hint="cs"/>
            <w:sz w:val="20"/>
            <w:szCs w:val="24"/>
            <w:rtl/>
            <w:lang w:eastAsia="he-IL"/>
          </w:rPr>
          <w:tab/>
        </w:r>
      </w:del>
    </w:p>
    <w:p w14:paraId="6F4B6C9A" w14:textId="744EF30B" w:rsidR="00435A20" w:rsidRPr="00435A20" w:rsidDel="00946C13" w:rsidRDefault="00435A20" w:rsidP="00AE5088">
      <w:pPr>
        <w:widowControl w:val="0"/>
        <w:spacing w:before="0" w:beforeAutospacing="0" w:after="0" w:afterAutospacing="0" w:line="240" w:lineRule="auto"/>
        <w:ind w:left="720" w:firstLine="720"/>
        <w:jc w:val="both"/>
        <w:rPr>
          <w:del w:id="325" w:author="Meryl Etman [2]" w:date="2022-03-27T16:53:00Z"/>
          <w:rFonts w:ascii="Times New Roman" w:eastAsia="Times New Roman" w:hAnsi="Times New Roman" w:cs="David"/>
          <w:sz w:val="20"/>
          <w:szCs w:val="24"/>
          <w:rtl/>
          <w:lang w:eastAsia="he-IL"/>
        </w:rPr>
      </w:pPr>
      <w:del w:id="326"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וא</w:delText>
        </w:r>
        <w:r w:rsidR="00AE5088" w:rsidDel="00946C13">
          <w:rPr>
            <w:rFonts w:ascii="Times New Roman" w:eastAsia="Times New Roman" w:hAnsi="Times New Roman" w:cs="David" w:hint="cs"/>
            <w:sz w:val="20"/>
            <w:szCs w:val="24"/>
            <w:rtl/>
            <w:lang w:eastAsia="he-IL"/>
          </w:rPr>
          <w:delText>שור עבודות שלב זה ע"י המזמין .............</w:delText>
        </w:r>
        <w:r w:rsidRPr="00435A20" w:rsidDel="00946C13">
          <w:rPr>
            <w:rFonts w:ascii="Times New Roman" w:eastAsia="Times New Roman" w:hAnsi="Times New Roman" w:cs="David" w:hint="cs"/>
            <w:sz w:val="20"/>
            <w:szCs w:val="24"/>
            <w:rtl/>
            <w:lang w:eastAsia="he-IL"/>
          </w:rPr>
          <w:delText>15% משכר המתכנן.</w:delText>
        </w:r>
      </w:del>
    </w:p>
    <w:p w14:paraId="3B924C54" w14:textId="13CEF5D1" w:rsidR="00435A20" w:rsidRPr="00435A20" w:rsidDel="00946C13" w:rsidRDefault="00435A20" w:rsidP="00435A20">
      <w:pPr>
        <w:widowControl w:val="0"/>
        <w:spacing w:before="0" w:beforeAutospacing="0" w:after="0" w:afterAutospacing="0" w:line="240" w:lineRule="auto"/>
        <w:ind w:left="720" w:firstLine="720"/>
        <w:jc w:val="both"/>
        <w:rPr>
          <w:del w:id="327" w:author="Meryl Etman [2]" w:date="2022-03-27T16:53:00Z"/>
          <w:rFonts w:ascii="Times New Roman" w:eastAsia="Times New Roman" w:hAnsi="Times New Roman" w:cs="David"/>
          <w:sz w:val="20"/>
          <w:szCs w:val="24"/>
          <w:rtl/>
          <w:lang w:eastAsia="he-IL"/>
        </w:rPr>
      </w:pPr>
    </w:p>
    <w:p w14:paraId="7686FA12" w14:textId="2A1FC216" w:rsidR="00435A20" w:rsidRPr="00435A20" w:rsidDel="00946C13" w:rsidRDefault="00435A20" w:rsidP="00435A20">
      <w:pPr>
        <w:widowControl w:val="0"/>
        <w:spacing w:before="0" w:beforeAutospacing="0" w:after="60" w:afterAutospacing="0" w:line="360" w:lineRule="auto"/>
        <w:ind w:left="720" w:hanging="720"/>
        <w:jc w:val="both"/>
        <w:rPr>
          <w:del w:id="328" w:author="Meryl Etman [2]" w:date="2022-03-27T16:53:00Z"/>
          <w:rFonts w:ascii="Times New Roman" w:eastAsia="Times New Roman" w:hAnsi="Times New Roman" w:cs="David"/>
          <w:sz w:val="20"/>
          <w:szCs w:val="24"/>
          <w:rtl/>
          <w:lang w:eastAsia="he-IL"/>
        </w:rPr>
      </w:pPr>
      <w:del w:id="329"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ד.</w:delText>
        </w:r>
        <w:r w:rsidRPr="00435A20" w:rsidDel="00946C13">
          <w:rPr>
            <w:rFonts w:ascii="Times New Roman" w:eastAsia="Times New Roman" w:hAnsi="Times New Roman" w:cs="David" w:hint="cs"/>
            <w:sz w:val="20"/>
            <w:szCs w:val="24"/>
            <w:rtl/>
            <w:lang w:eastAsia="he-IL"/>
          </w:rPr>
          <w:tab/>
          <w:delText>במהלך ביצוע הפיקוח העליון,</w:delText>
        </w:r>
      </w:del>
    </w:p>
    <w:p w14:paraId="33347049" w14:textId="68FABE32" w:rsidR="00435A20" w:rsidRPr="00435A20" w:rsidDel="00946C13" w:rsidRDefault="00AE5088" w:rsidP="00AE5088">
      <w:pPr>
        <w:widowControl w:val="0"/>
        <w:spacing w:before="0" w:beforeAutospacing="0" w:after="60" w:afterAutospacing="0" w:line="360" w:lineRule="auto"/>
        <w:ind w:left="720" w:firstLine="720"/>
        <w:jc w:val="both"/>
        <w:rPr>
          <w:del w:id="330" w:author="Meryl Etman [2]" w:date="2022-03-27T16:53:00Z"/>
          <w:rFonts w:ascii="Times New Roman" w:eastAsia="Times New Roman" w:hAnsi="Times New Roman" w:cs="David"/>
          <w:sz w:val="20"/>
          <w:szCs w:val="24"/>
          <w:rtl/>
          <w:lang w:eastAsia="he-IL"/>
        </w:rPr>
      </w:pPr>
      <w:del w:id="331" w:author="Meryl Etman [2]" w:date="2022-03-27T16:53:00Z">
        <w:r w:rsidDel="00946C13">
          <w:rPr>
            <w:rFonts w:ascii="Times New Roman" w:eastAsia="Times New Roman" w:hAnsi="Times New Roman" w:cs="David" w:hint="cs"/>
            <w:sz w:val="20"/>
            <w:szCs w:val="24"/>
            <w:rtl/>
            <w:lang w:eastAsia="he-IL"/>
          </w:rPr>
          <w:tab/>
        </w:r>
        <w:r w:rsidDel="00946C13">
          <w:rPr>
            <w:rFonts w:ascii="Times New Roman" w:eastAsia="Times New Roman" w:hAnsi="Times New Roman" w:cs="David" w:hint="cs"/>
            <w:sz w:val="20"/>
            <w:szCs w:val="24"/>
            <w:rtl/>
            <w:lang w:eastAsia="he-IL"/>
          </w:rPr>
          <w:tab/>
          <w:delText>לפי שיקול דעת המזמין ............................</w:delText>
        </w:r>
        <w:r w:rsidR="00435A20" w:rsidRPr="00435A20" w:rsidDel="00946C13">
          <w:rPr>
            <w:rFonts w:ascii="Times New Roman" w:eastAsia="Times New Roman" w:hAnsi="Times New Roman" w:cs="David" w:hint="cs"/>
            <w:sz w:val="20"/>
            <w:szCs w:val="24"/>
            <w:rtl/>
            <w:lang w:eastAsia="he-IL"/>
          </w:rPr>
          <w:delText>35% משכר המתכנן.</w:delText>
        </w:r>
      </w:del>
    </w:p>
    <w:p w14:paraId="7DC48226" w14:textId="47D08E0E" w:rsidR="00435A20" w:rsidRPr="00435A20" w:rsidDel="00946C13" w:rsidRDefault="00435A20" w:rsidP="00435A20">
      <w:pPr>
        <w:widowControl w:val="0"/>
        <w:spacing w:before="0" w:beforeAutospacing="0" w:after="0" w:afterAutospacing="0" w:line="240" w:lineRule="auto"/>
        <w:ind w:left="720" w:firstLine="720"/>
        <w:jc w:val="both"/>
        <w:rPr>
          <w:del w:id="332" w:author="Meryl Etman [2]" w:date="2022-03-27T16:53:00Z"/>
          <w:rFonts w:ascii="Times New Roman" w:eastAsia="Times New Roman" w:hAnsi="Times New Roman" w:cs="David"/>
          <w:sz w:val="20"/>
          <w:szCs w:val="24"/>
          <w:rtl/>
          <w:lang w:eastAsia="he-IL"/>
        </w:rPr>
      </w:pPr>
      <w:del w:id="333" w:author="Meryl Etman [2]" w:date="2022-03-27T16:53:00Z">
        <w:r w:rsidRPr="00435A20" w:rsidDel="00946C13">
          <w:rPr>
            <w:rFonts w:ascii="Times New Roman" w:eastAsia="Times New Roman" w:hAnsi="Times New Roman" w:cs="David" w:hint="cs"/>
            <w:sz w:val="20"/>
            <w:szCs w:val="24"/>
            <w:rtl/>
            <w:lang w:eastAsia="he-IL"/>
          </w:rPr>
          <w:tab/>
          <w:delText>ה.</w:delText>
        </w:r>
        <w:r w:rsidRPr="00435A20" w:rsidDel="00946C13">
          <w:rPr>
            <w:rFonts w:ascii="Times New Roman" w:eastAsia="Times New Roman" w:hAnsi="Times New Roman" w:cs="David" w:hint="cs"/>
            <w:sz w:val="20"/>
            <w:szCs w:val="24"/>
            <w:rtl/>
            <w:lang w:eastAsia="he-IL"/>
          </w:rPr>
          <w:tab/>
          <w:delText>לאחר גמר ביצוע העבודות בהתאם לחוזה זה,</w:delText>
        </w:r>
      </w:del>
    </w:p>
    <w:p w14:paraId="76C1DFA4" w14:textId="75E8F4B7" w:rsidR="00435A20" w:rsidRPr="00435A20" w:rsidDel="00946C13" w:rsidRDefault="00435A20" w:rsidP="00435A20">
      <w:pPr>
        <w:widowControl w:val="0"/>
        <w:spacing w:before="0" w:beforeAutospacing="0" w:after="0" w:afterAutospacing="0" w:line="240" w:lineRule="auto"/>
        <w:ind w:left="720" w:firstLine="720"/>
        <w:jc w:val="both"/>
        <w:rPr>
          <w:del w:id="334" w:author="Meryl Etman [2]" w:date="2022-03-27T16:53:00Z"/>
          <w:rFonts w:ascii="Times New Roman" w:eastAsia="Times New Roman" w:hAnsi="Times New Roman" w:cs="David"/>
          <w:sz w:val="20"/>
          <w:szCs w:val="24"/>
          <w:rtl/>
          <w:lang w:eastAsia="he-IL"/>
        </w:rPr>
      </w:pPr>
      <w:del w:id="335"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06AD8FE4" w14:textId="3FBF36E3" w:rsidR="00435A20" w:rsidRPr="00435A20" w:rsidDel="00946C13" w:rsidRDefault="00435A20" w:rsidP="00435A20">
      <w:pPr>
        <w:widowControl w:val="0"/>
        <w:spacing w:before="0" w:beforeAutospacing="0" w:after="0" w:afterAutospacing="0" w:line="240" w:lineRule="auto"/>
        <w:ind w:left="720" w:firstLine="720"/>
        <w:jc w:val="both"/>
        <w:rPr>
          <w:del w:id="336" w:author="Meryl Etman [2]" w:date="2022-03-27T16:53:00Z"/>
          <w:rFonts w:ascii="Times New Roman" w:eastAsia="Times New Roman" w:hAnsi="Times New Roman" w:cs="David"/>
          <w:sz w:val="20"/>
          <w:szCs w:val="24"/>
          <w:rtl/>
          <w:lang w:eastAsia="he-IL"/>
        </w:rPr>
      </w:pPr>
      <w:del w:id="337"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4B75D44D" w14:textId="71B0D267" w:rsidR="00435A20" w:rsidRPr="00435A20" w:rsidDel="00946C13" w:rsidRDefault="00435A20" w:rsidP="00435A20">
      <w:pPr>
        <w:widowControl w:val="0"/>
        <w:spacing w:before="0" w:beforeAutospacing="0" w:after="0" w:afterAutospacing="0" w:line="240" w:lineRule="auto"/>
        <w:ind w:left="720" w:firstLine="720"/>
        <w:jc w:val="both"/>
        <w:rPr>
          <w:del w:id="338" w:author="Meryl Etman [2]" w:date="2022-03-27T16:53:00Z"/>
          <w:rFonts w:ascii="Times New Roman" w:eastAsia="Times New Roman" w:hAnsi="Times New Roman" w:cs="David"/>
          <w:sz w:val="20"/>
          <w:szCs w:val="24"/>
          <w:rtl/>
          <w:lang w:eastAsia="he-IL"/>
        </w:rPr>
      </w:pPr>
      <w:del w:id="339"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ושל הספקים בתכנון המתכנן ואישורם על ידי</w:delText>
        </w:r>
      </w:del>
    </w:p>
    <w:p w14:paraId="025E69D7" w14:textId="301C71B4" w:rsidR="00435A20" w:rsidRPr="00435A20" w:rsidDel="00946C13" w:rsidRDefault="00AE5088" w:rsidP="00AE5088">
      <w:pPr>
        <w:widowControl w:val="0"/>
        <w:spacing w:before="0" w:beforeAutospacing="0" w:after="0" w:afterAutospacing="0" w:line="240" w:lineRule="auto"/>
        <w:ind w:left="720" w:firstLine="720"/>
        <w:jc w:val="both"/>
        <w:rPr>
          <w:del w:id="340" w:author="Meryl Etman [2]" w:date="2022-03-27T16:53:00Z"/>
          <w:rFonts w:ascii="Times New Roman" w:eastAsia="Times New Roman" w:hAnsi="Times New Roman" w:cs="David"/>
          <w:sz w:val="20"/>
          <w:szCs w:val="24"/>
          <w:rtl/>
          <w:lang w:eastAsia="he-IL"/>
        </w:rPr>
      </w:pPr>
      <w:del w:id="341" w:author="Meryl Etman [2]" w:date="2022-03-27T16:53:00Z">
        <w:r w:rsidDel="00946C13">
          <w:rPr>
            <w:rFonts w:ascii="Times New Roman" w:eastAsia="Times New Roman" w:hAnsi="Times New Roman" w:cs="David" w:hint="cs"/>
            <w:sz w:val="20"/>
            <w:szCs w:val="24"/>
            <w:rtl/>
            <w:lang w:eastAsia="he-IL"/>
          </w:rPr>
          <w:tab/>
        </w:r>
        <w:r w:rsidDel="00946C13">
          <w:rPr>
            <w:rFonts w:ascii="Times New Roman" w:eastAsia="Times New Roman" w:hAnsi="Times New Roman" w:cs="David" w:hint="cs"/>
            <w:sz w:val="20"/>
            <w:szCs w:val="24"/>
            <w:rtl/>
            <w:lang w:eastAsia="he-IL"/>
          </w:rPr>
          <w:tab/>
          <w:delText>המזמין, וקבלת אשור לאכלוס ..................</w:delText>
        </w:r>
        <w:r w:rsidR="00435A20" w:rsidRPr="00435A20" w:rsidDel="00946C13">
          <w:rPr>
            <w:rFonts w:ascii="Times New Roman" w:eastAsia="Times New Roman" w:hAnsi="Times New Roman" w:cs="David" w:hint="cs"/>
            <w:sz w:val="20"/>
            <w:szCs w:val="24"/>
            <w:rtl/>
            <w:lang w:eastAsia="he-IL"/>
          </w:rPr>
          <w:delText>10% משכר המתכנן.</w:delText>
        </w:r>
      </w:del>
    </w:p>
    <w:p w14:paraId="7B0F04BD" w14:textId="4E42D849" w:rsidR="00435A20" w:rsidRPr="00435A20" w:rsidDel="00946C13" w:rsidRDefault="00435A20" w:rsidP="00435A20">
      <w:pPr>
        <w:widowControl w:val="0"/>
        <w:spacing w:before="0" w:beforeAutospacing="0" w:after="0" w:afterAutospacing="0" w:line="240" w:lineRule="auto"/>
        <w:ind w:left="794" w:firstLine="646"/>
        <w:jc w:val="both"/>
        <w:rPr>
          <w:del w:id="342" w:author="Meryl Etman [2]" w:date="2022-03-27T16:53:00Z"/>
          <w:rFonts w:ascii="Times New Roman" w:eastAsia="Times New Roman" w:hAnsi="Times New Roman" w:cs="David"/>
          <w:sz w:val="20"/>
          <w:szCs w:val="24"/>
          <w:rtl/>
          <w:lang w:eastAsia="he-IL"/>
        </w:rPr>
      </w:pPr>
    </w:p>
    <w:p w14:paraId="0A35CA3D" w14:textId="71BF51C9" w:rsidR="00435A20" w:rsidRPr="00435A20" w:rsidDel="00946C13" w:rsidRDefault="00435A20" w:rsidP="00435A20">
      <w:pPr>
        <w:widowControl w:val="0"/>
        <w:spacing w:before="0" w:beforeAutospacing="0" w:after="0" w:afterAutospacing="0" w:line="240" w:lineRule="auto"/>
        <w:ind w:left="793" w:firstLine="647"/>
        <w:jc w:val="both"/>
        <w:rPr>
          <w:del w:id="343" w:author="Meryl Etman [2]" w:date="2022-03-27T16:53:00Z"/>
          <w:rFonts w:ascii="Times New Roman" w:eastAsia="Times New Roman" w:hAnsi="Times New Roman" w:cs="David"/>
          <w:sz w:val="20"/>
          <w:szCs w:val="24"/>
          <w:rtl/>
          <w:lang w:eastAsia="he-IL"/>
        </w:rPr>
      </w:pPr>
      <w:del w:id="344" w:author="Meryl Etman [2]" w:date="2022-03-27T16:53:00Z">
        <w:r w:rsidRPr="00435A20" w:rsidDel="00946C13">
          <w:rPr>
            <w:rFonts w:ascii="Times New Roman" w:eastAsia="Times New Roman" w:hAnsi="Times New Roman" w:cs="David" w:hint="cs"/>
            <w:sz w:val="20"/>
            <w:szCs w:val="24"/>
            <w:rtl/>
            <w:lang w:eastAsia="he-IL"/>
          </w:rPr>
          <w:tab/>
          <w:delText>ו.</w:delText>
        </w:r>
        <w:r w:rsidRPr="00435A20" w:rsidDel="00946C13">
          <w:rPr>
            <w:rFonts w:ascii="Times New Roman" w:eastAsia="Times New Roman" w:hAnsi="Times New Roman" w:cs="David" w:hint="cs"/>
            <w:sz w:val="20"/>
            <w:szCs w:val="24"/>
            <w:rtl/>
            <w:lang w:eastAsia="he-IL"/>
          </w:rPr>
          <w:tab/>
          <w:delText>לאחר גמר הפיקוח העליון, תיקוני הבדק וקבלת</w:delText>
        </w:r>
      </w:del>
    </w:p>
    <w:p w14:paraId="4C9C4F37" w14:textId="5B6ECEB2" w:rsidR="00435A20" w:rsidRPr="00435A20" w:rsidDel="00946C13" w:rsidRDefault="00435A20" w:rsidP="00435A20">
      <w:pPr>
        <w:widowControl w:val="0"/>
        <w:spacing w:before="0" w:beforeAutospacing="0" w:after="0" w:afterAutospacing="0" w:line="240" w:lineRule="auto"/>
        <w:ind w:left="720" w:firstLine="720"/>
        <w:jc w:val="both"/>
        <w:rPr>
          <w:del w:id="345" w:author="Meryl Etman [2]" w:date="2022-03-27T16:53:00Z"/>
          <w:rFonts w:ascii="Times New Roman" w:eastAsia="Times New Roman" w:hAnsi="Times New Roman" w:cs="David"/>
          <w:sz w:val="20"/>
          <w:szCs w:val="24"/>
          <w:rtl/>
          <w:lang w:eastAsia="he-IL"/>
        </w:rPr>
      </w:pPr>
      <w:del w:id="346"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 xml:space="preserve">תעודת גמר לפרויקט, אשור המתכנן בכתב </w:delText>
        </w:r>
      </w:del>
    </w:p>
    <w:p w14:paraId="2397CEA5" w14:textId="6E8E54F7" w:rsidR="00435A20" w:rsidRPr="00435A20" w:rsidDel="00946C13" w:rsidRDefault="00435A20" w:rsidP="00435A20">
      <w:pPr>
        <w:widowControl w:val="0"/>
        <w:spacing w:before="0" w:beforeAutospacing="0" w:after="0" w:afterAutospacing="0" w:line="240" w:lineRule="auto"/>
        <w:ind w:left="720" w:firstLine="720"/>
        <w:jc w:val="both"/>
        <w:rPr>
          <w:del w:id="347" w:author="Meryl Etman [2]" w:date="2022-03-27T16:53:00Z"/>
          <w:rFonts w:ascii="Times New Roman" w:eastAsia="Times New Roman" w:hAnsi="Times New Roman" w:cs="David"/>
          <w:sz w:val="20"/>
          <w:szCs w:val="24"/>
          <w:rtl/>
          <w:lang w:eastAsia="he-IL"/>
        </w:rPr>
      </w:pPr>
      <w:del w:id="348"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11DF455E" w14:textId="4BD5B655" w:rsidR="00435A20" w:rsidRPr="00435A20" w:rsidDel="00946C13" w:rsidRDefault="00AE5088" w:rsidP="00AE5088">
      <w:pPr>
        <w:widowControl w:val="0"/>
        <w:spacing w:before="0" w:beforeAutospacing="0" w:after="0" w:afterAutospacing="0" w:line="240" w:lineRule="auto"/>
        <w:ind w:left="720" w:right="-142" w:firstLine="720"/>
        <w:jc w:val="both"/>
        <w:rPr>
          <w:del w:id="349" w:author="Meryl Etman [2]" w:date="2022-03-27T16:53:00Z"/>
          <w:rFonts w:ascii="Times New Roman" w:eastAsia="Times New Roman" w:hAnsi="Times New Roman" w:cs="David"/>
          <w:sz w:val="20"/>
          <w:szCs w:val="24"/>
          <w:rtl/>
          <w:lang w:eastAsia="he-IL"/>
        </w:rPr>
      </w:pPr>
      <w:del w:id="350" w:author="Meryl Etman [2]" w:date="2022-03-27T16:53:00Z">
        <w:r w:rsidDel="00946C13">
          <w:rPr>
            <w:rFonts w:ascii="Times New Roman" w:eastAsia="Times New Roman" w:hAnsi="Times New Roman" w:cs="David" w:hint="cs"/>
            <w:sz w:val="20"/>
            <w:szCs w:val="24"/>
            <w:rtl/>
            <w:lang w:eastAsia="he-IL"/>
          </w:rPr>
          <w:tab/>
        </w:r>
        <w:r w:rsidDel="00946C13">
          <w:rPr>
            <w:rFonts w:ascii="Times New Roman" w:eastAsia="Times New Roman" w:hAnsi="Times New Roman" w:cs="David" w:hint="cs"/>
            <w:sz w:val="20"/>
            <w:szCs w:val="24"/>
            <w:rtl/>
            <w:lang w:eastAsia="he-IL"/>
          </w:rPr>
          <w:tab/>
          <w:delText>מחייבים ולשביעות רצונו ...........................</w:delText>
        </w:r>
        <w:r w:rsidR="00435A20" w:rsidRPr="00435A20" w:rsidDel="00946C13">
          <w:rPr>
            <w:rFonts w:ascii="Times New Roman" w:eastAsia="Times New Roman" w:hAnsi="Times New Roman" w:cs="David" w:hint="cs"/>
            <w:sz w:val="20"/>
            <w:szCs w:val="24"/>
            <w:u w:val="single"/>
            <w:rtl/>
            <w:lang w:eastAsia="he-IL"/>
          </w:rPr>
          <w:delText>5% משכר המתכנן.</w:delText>
        </w:r>
      </w:del>
    </w:p>
    <w:p w14:paraId="3D74EE2E" w14:textId="5D46387A" w:rsidR="00435A20" w:rsidRPr="00435A20" w:rsidDel="00946C13" w:rsidRDefault="00435A20" w:rsidP="00435A20">
      <w:pPr>
        <w:widowControl w:val="0"/>
        <w:spacing w:before="0" w:beforeAutospacing="0" w:after="0" w:afterAutospacing="0" w:line="360" w:lineRule="auto"/>
        <w:ind w:left="720" w:right="-284" w:hanging="720"/>
        <w:jc w:val="both"/>
        <w:rPr>
          <w:del w:id="351" w:author="Meryl Etman [2]" w:date="2022-03-27T16:53:00Z"/>
          <w:rFonts w:ascii="Times New Roman" w:eastAsia="Times New Roman" w:hAnsi="Times New Roman" w:cs="David"/>
          <w:sz w:val="20"/>
          <w:szCs w:val="24"/>
          <w:rtl/>
          <w:lang w:eastAsia="he-IL"/>
        </w:rPr>
      </w:pPr>
      <w:del w:id="352"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del>
    </w:p>
    <w:p w14:paraId="49E23C0B" w14:textId="0283B4D8" w:rsidR="00435A20" w:rsidRPr="00435A20" w:rsidRDefault="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Change w:id="353" w:author="Meryl Etman [2]" w:date="2022-03-27T16:53:00Z">
          <w:pPr>
            <w:widowControl w:val="0"/>
            <w:spacing w:before="0" w:beforeAutospacing="0" w:after="0" w:afterAutospacing="0" w:line="360" w:lineRule="auto"/>
            <w:ind w:left="2160" w:right="-284" w:hanging="720"/>
            <w:jc w:val="both"/>
          </w:pPr>
        </w:pPrChange>
      </w:pPr>
      <w:del w:id="354" w:author="Meryl Etman [2]" w:date="2022-03-27T16:53:00Z">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sz w:val="20"/>
            <w:szCs w:val="24"/>
            <w:rtl/>
            <w:lang w:eastAsia="he-IL"/>
          </w:rPr>
          <w:tab/>
        </w:r>
        <w:r w:rsidRPr="00435A20" w:rsidDel="00946C13">
          <w:rPr>
            <w:rFonts w:ascii="Times New Roman" w:eastAsia="Times New Roman" w:hAnsi="Times New Roman" w:cs="David" w:hint="cs"/>
            <w:b/>
            <w:bCs/>
            <w:sz w:val="20"/>
            <w:szCs w:val="24"/>
            <w:u w:val="single"/>
            <w:rtl/>
            <w:lang w:eastAsia="he-IL"/>
          </w:rPr>
          <w:delText>סה"כ</w:delText>
        </w:r>
        <w:r w:rsidRPr="00435A20" w:rsidDel="00946C13">
          <w:rPr>
            <w:rFonts w:ascii="Times New Roman" w:eastAsia="Times New Roman" w:hAnsi="Times New Roman" w:cs="David" w:hint="cs"/>
            <w:sz w:val="20"/>
            <w:szCs w:val="24"/>
            <w:rtl/>
            <w:lang w:eastAsia="he-IL"/>
          </w:rPr>
          <w:delText>:</w:delText>
        </w:r>
        <w:r w:rsidRPr="00435A20" w:rsidDel="00946C13">
          <w:rPr>
            <w:rFonts w:ascii="Times New Roman" w:eastAsia="Times New Roman" w:hAnsi="Times New Roman" w:cs="David" w:hint="cs"/>
            <w:sz w:val="20"/>
            <w:szCs w:val="24"/>
            <w:rtl/>
            <w:lang w:eastAsia="he-IL"/>
          </w:rPr>
          <w:tab/>
          <w:delText>100% משכר המתכנן.</w:delText>
        </w:r>
      </w:del>
      <w:ins w:id="355" w:author="Meryl Etman [2]" w:date="2022-03-27T16:53:00Z">
        <w:r w:rsidR="00946C13">
          <w:rPr>
            <w:rFonts w:ascii="Times New Roman" w:eastAsia="Times New Roman" w:hAnsi="Times New Roman" w:cs="David" w:hint="cs"/>
            <w:sz w:val="20"/>
            <w:szCs w:val="24"/>
            <w:u w:val="single"/>
            <w:rtl/>
            <w:lang w:eastAsia="he-IL"/>
          </w:rPr>
          <w:t>מבוטל</w:t>
        </w:r>
      </w:ins>
    </w:p>
    <w:p w14:paraId="072649F7"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62F045A5"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36ACBEA2" w14:textId="77777777" w:rsidR="007E01A6" w:rsidRPr="007E01A6" w:rsidRDefault="00435A20" w:rsidP="007E01A6">
      <w:pPr>
        <w:pStyle w:val="ListParagraph"/>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1C1A11B7" w14:textId="77777777" w:rsidR="00435A20" w:rsidRPr="007E01A6" w:rsidRDefault="00435A20" w:rsidP="007E01A6">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2F264A2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F8C975" w14:textId="77777777" w:rsidR="007E01A6" w:rsidRPr="007E01A6" w:rsidRDefault="00435A20" w:rsidP="007E01A6">
      <w:pPr>
        <w:pStyle w:val="ListParagraph"/>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65558C48" w14:textId="77777777" w:rsidR="00435A20" w:rsidRPr="007E01A6" w:rsidRDefault="00435A20" w:rsidP="007E01A6">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DF38CE3"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2370951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31137449"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260D675"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8101A59"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CCFABFC" w14:textId="77777777" w:rsidR="00435A20" w:rsidRPr="00435A20" w:rsidRDefault="00435A20" w:rsidP="00220EC9">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lastRenderedPageBreak/>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5605D2B7"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38718D19" w14:textId="44CAAFF3"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24T00:00:00Z">
            <w:dateFormat w:val="dd/MM/yyyy"/>
            <w:lid w:val="he-IL"/>
            <w:storeMappedDataAs w:val="dateTime"/>
            <w:calendar w:val="gregorian"/>
          </w:date>
        </w:sdtPr>
        <w:sdtEndPr/>
        <w:sdtContent>
          <w:ins w:id="356" w:author="Meryl Etman" w:date="2022-07-24T12:30:00Z">
            <w:r w:rsidR="006B4D94">
              <w:rPr>
                <w:rFonts w:ascii="Times New Roman" w:eastAsia="Times New Roman" w:hAnsi="Times New Roman" w:cs="David" w:hint="cs"/>
                <w:color w:val="008000"/>
                <w:sz w:val="24"/>
                <w:szCs w:val="24"/>
                <w:rtl/>
                <w:lang w:eastAsia="he-IL"/>
              </w:rPr>
              <w:t>‏24/07/2022</w:t>
            </w:r>
          </w:ins>
        </w:sdtContent>
      </w:sdt>
      <w:r w:rsidRPr="00435A20">
        <w:rPr>
          <w:rFonts w:ascii="Times New Roman" w:eastAsia="Times New Roman" w:hAnsi="Times New Roman" w:cs="David"/>
          <w:bCs/>
          <w:color w:val="FF0000"/>
          <w:sz w:val="24"/>
          <w:szCs w:val="24"/>
          <w:rtl/>
          <w:lang w:eastAsia="he-IL"/>
        </w:rPr>
        <w:br/>
      </w:r>
    </w:p>
    <w:p w14:paraId="773ED10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99908AF8A95D41AD8449AF8994C02A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FE59DF5" w14:textId="43A6CE0F" w:rsidR="00435A20" w:rsidRPr="00435A20" w:rsidRDefault="00122D16">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357" w:author="Meryl Etman [2]" w:date="2022-03-27T16:54:00Z">
              <w:pPr>
                <w:widowControl w:val="0"/>
                <w:spacing w:before="0" w:beforeAutospacing="0" w:after="0" w:afterAutospacing="0" w:line="240" w:lineRule="auto"/>
                <w:jc w:val="both"/>
              </w:pPr>
            </w:pPrChange>
          </w:pPr>
          <w:ins w:id="358" w:author="Meryl Etman" w:date="2022-03-27T16:26: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66E9A4A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C5DB28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21965FB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0E31A05"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4369F52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EFA480" w14:textId="70ACA651"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59" w:author="Meryl Etman" w:date="2022-03-27T16:27:00Z">
            <w:r w:rsidR="00122D16">
              <w:rPr>
                <w:rFonts w:ascii="Times New Roman" w:eastAsia="Times New Roman" w:hAnsi="Times New Roman" w:cs="David"/>
                <w:color w:val="008000"/>
                <w:sz w:val="24"/>
                <w:szCs w:val="24"/>
                <w:rtl/>
                <w:lang w:eastAsia="he-IL"/>
              </w:rPr>
              <w:t>מילוסלבסקי אדריכלים</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0" w:author="Meryl Etman" w:date="2022-03-27T16:27:00Z">
            <w:r w:rsidR="00122D16">
              <w:rPr>
                <w:rFonts w:ascii="Times New Roman" w:eastAsia="Times New Roman" w:hAnsi="Times New Roman" w:cs="David"/>
                <w:color w:val="008000"/>
                <w:sz w:val="24"/>
                <w:szCs w:val="24"/>
                <w:rtl/>
                <w:lang w:eastAsia="he-IL"/>
              </w:rPr>
              <w:t>מילוסלבסקי אדריכלים</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1" w:author="Meryl Etman" w:date="2022-03-27T16:27:00Z">
            <w:r w:rsidR="00122D16">
              <w:rPr>
                <w:rFonts w:ascii="Times New Roman" w:eastAsia="Times New Roman" w:hAnsi="Times New Roman" w:cs="David"/>
                <w:color w:val="008000"/>
                <w:sz w:val="24"/>
                <w:szCs w:val="24"/>
                <w:rtl/>
                <w:lang w:eastAsia="he-IL"/>
              </w:rPr>
              <w:t>מילוסלבסקי אדריכלים</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4E86A495"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64B90E" w14:textId="77D0BC5D" w:rsidR="00435A20" w:rsidRPr="00435A20" w:rsidRDefault="00435A20" w:rsidP="007804CE">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2" w:author="Meryl Etman" w:date="2022-03-27T16:27:00Z">
            <w:r w:rsidR="00122D16">
              <w:rPr>
                <w:rFonts w:ascii="Times New Roman" w:eastAsia="Times New Roman" w:hAnsi="Times New Roman" w:cs="David"/>
                <w:color w:val="008000"/>
                <w:sz w:val="24"/>
                <w:szCs w:val="24"/>
                <w:rtl/>
                <w:lang w:eastAsia="he-IL"/>
              </w:rPr>
              <w:t>מילוסלבסקי אדריכלים</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sidR="009D142E" w:rsidRPr="009D142E">
            <w:rPr>
              <w:rStyle w:val="AutoFieldChar"/>
              <w:rFonts w:eastAsiaTheme="minorHAnsi"/>
              <w:rtl/>
            </w:rPr>
            <w:t>אדריכל מגורים ומסחר</w:t>
          </w:r>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230F295A2A3D4DF8856C4113732188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63" w:author="Meryl Etman" w:date="2022-03-27T16:23:00Z">
            <w:r w:rsidR="00122D16">
              <w:rPr>
                <w:rFonts w:ascii="Times New Roman" w:eastAsia="Times New Roman" w:hAnsi="Times New Roman" w:cs="David"/>
                <w:bCs/>
                <w:color w:val="008000"/>
                <w:sz w:val="24"/>
                <w:szCs w:val="24"/>
                <w:rtl/>
                <w:lang w:eastAsia="he-IL"/>
              </w:rPr>
              <w:t>סביוני גבעת שמואל מגרשים 1006-1007</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91C082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71B79A" w14:textId="75F24C82"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4" w:author="Meryl Etman" w:date="2022-03-27T16:27:00Z">
            <w:r w:rsidR="00122D16">
              <w:rPr>
                <w:rFonts w:ascii="Times New Roman" w:eastAsia="Times New Roman" w:hAnsi="Times New Roman" w:cs="David"/>
                <w:color w:val="008000"/>
                <w:sz w:val="24"/>
                <w:szCs w:val="24"/>
                <w:rtl/>
                <w:lang w:eastAsia="he-IL"/>
              </w:rPr>
              <w:t>מילוסלבסקי אדריכלים</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1C9D7D51"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60DD5541" w14:textId="2388718E"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5" w:author="Meryl Etman" w:date="2022-03-27T16:27:00Z">
            <w:r w:rsidR="00122D16">
              <w:rPr>
                <w:rFonts w:ascii="Times New Roman" w:eastAsia="Times New Roman" w:hAnsi="Times New Roman" w:cs="David"/>
                <w:color w:val="008000"/>
                <w:sz w:val="24"/>
                <w:szCs w:val="24"/>
                <w:rtl/>
                <w:lang w:eastAsia="he-IL"/>
              </w:rPr>
              <w:t>מילוסלבסקי אדריכלים</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61C8DBC"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0762716"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FC63CE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1B2F74"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4F83E3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76E1D3"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15C23771"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D5B115"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בכבוד רב,</w:t>
      </w:r>
    </w:p>
    <w:p w14:paraId="5EF753F6"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15CDC55"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27D8C28" w14:textId="6C638BD8"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_x002C__x0020_cntTzadC_x002C__x0020_cntTzadD"/>
          <w:id w:val="167371519"/>
          <w:placeholder>
            <w:docPart w:val="26048B97AC884473AAA2C9E9F3E5AF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122D16">
            <w:rPr>
              <w:rFonts w:ascii="Times New Roman" w:eastAsia="Times New Roman" w:hAnsi="Times New Roman" w:cs="David" w:hint="cs"/>
              <w:color w:val="00B0F0"/>
              <w:sz w:val="24"/>
              <w:szCs w:val="24"/>
              <w:rtl/>
              <w:lang w:eastAsia="he-IL"/>
            </w:rPr>
            <w:br/>
          </w:r>
          <w:r w:rsidR="00122D16">
            <w:rPr>
              <w:rFonts w:ascii="Times New Roman" w:eastAsia="Times New Roman" w:hAnsi="Times New Roman" w:cs="David" w:hint="cs"/>
              <w:color w:val="00B0F0"/>
              <w:sz w:val="24"/>
              <w:szCs w:val="24"/>
              <w:rtl/>
              <w:lang w:eastAsia="he-IL"/>
            </w:rPr>
            <w:br/>
            <w:t>מילוסלבסקי אדריכלים</w:t>
          </w:r>
          <w:r w:rsidR="00122D16">
            <w:rPr>
              <w:rFonts w:ascii="Times New Roman" w:eastAsia="Times New Roman" w:hAnsi="Times New Roman" w:cs="David" w:hint="cs"/>
              <w:color w:val="00B0F0"/>
              <w:sz w:val="24"/>
              <w:szCs w:val="24"/>
              <w:rtl/>
              <w:lang w:eastAsia="he-IL"/>
            </w:rPr>
            <w:br/>
            <w:t>בן גוריון 59 , בני ברק</w:t>
          </w:r>
          <w:r w:rsidR="00122D16">
            <w:rPr>
              <w:rFonts w:ascii="Times New Roman" w:eastAsia="Times New Roman" w:hAnsi="Times New Roman" w:cs="David" w:hint="cs"/>
              <w:color w:val="00B0F0"/>
              <w:sz w:val="24"/>
              <w:szCs w:val="24"/>
              <w:rtl/>
              <w:lang w:eastAsia="he-IL"/>
            </w:rPr>
            <w:br/>
          </w:r>
          <w:r w:rsidR="00122D16">
            <w:rPr>
              <w:rFonts w:ascii="Times New Roman" w:eastAsia="Times New Roman" w:hAnsi="Times New Roman" w:cs="David" w:hint="cs"/>
              <w:color w:val="00B0F0"/>
              <w:sz w:val="24"/>
              <w:szCs w:val="24"/>
              <w:rtl/>
              <w:lang w:eastAsia="he-IL"/>
            </w:rPr>
            <w:br/>
          </w:r>
        </w:sdtContent>
      </w:sdt>
    </w:p>
    <w:p w14:paraId="5576CE38"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9D22591"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1DF802BF"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4E8E0F69"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3AF2079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7218DFAC" w14:textId="77777777" w:rsidR="00AD61A5" w:rsidRPr="00232692" w:rsidRDefault="00435A20" w:rsidP="00AD61A5">
      <w:pPr>
        <w:bidi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435A20">
        <w:rPr>
          <w:rFonts w:ascii="Times New Roman" w:eastAsia="Times New Roman" w:hAnsi="Times New Roman" w:cs="David"/>
          <w:bCs/>
          <w:sz w:val="24"/>
          <w:szCs w:val="24"/>
          <w:u w:val="single"/>
          <w:rtl/>
          <w:lang w:eastAsia="he-IL"/>
        </w:rPr>
        <w:br w:type="page"/>
      </w:r>
    </w:p>
    <w:p w14:paraId="3F49CAD0" w14:textId="77777777" w:rsidR="00AD61A5" w:rsidRPr="00232692" w:rsidRDefault="00AD61A5" w:rsidP="00AD61A5">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CF654D3" w14:textId="77777777" w:rsidR="00AD61A5" w:rsidRPr="0009511C" w:rsidRDefault="00AD61A5" w:rsidP="00AD61A5">
      <w:pPr>
        <w:widowControl w:val="0"/>
        <w:spacing w:before="0" w:beforeAutospacing="0" w:after="0" w:afterAutospacing="0" w:line="240" w:lineRule="auto"/>
        <w:jc w:val="center"/>
        <w:rPr>
          <w:rFonts w:ascii="David" w:eastAsia="Times New Roman" w:hAnsi="David" w:cs="David"/>
          <w:sz w:val="24"/>
          <w:szCs w:val="24"/>
          <w:lang w:eastAsia="he-IL"/>
        </w:rPr>
      </w:pPr>
    </w:p>
    <w:p w14:paraId="6120CC29" w14:textId="77777777" w:rsidR="00AD61A5" w:rsidRPr="004A6AA4" w:rsidRDefault="00AD61A5" w:rsidP="00AD61A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424532DC" w14:textId="77777777" w:rsidR="00AD61A5" w:rsidRPr="0009511C" w:rsidRDefault="00AD61A5" w:rsidP="00AD61A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3BD0653"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35A88747"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D5A82A4"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4528ADF"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DA656D1"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15D668B"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733BB71"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66AA8277"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65BF3B6"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0A156DA"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88D927B"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A3955BE" w14:textId="77777777" w:rsidR="004213A6" w:rsidRDefault="004213A6"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49B5642"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648DBB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42309F3"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4187C5"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00257E6"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F2E965"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5F0B58A"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E712D8B"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6ED3976" w14:textId="77777777" w:rsidR="00AD61A5" w:rsidRPr="004213A6"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5C24965"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69868640" w14:textId="77777777" w:rsidR="00AD61A5" w:rsidRPr="004A6AA4" w:rsidRDefault="00AD61A5" w:rsidP="00AD61A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8D927EE" w14:textId="77777777" w:rsidR="00AD61A5" w:rsidRDefault="00AD61A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DDDB7C4" w14:textId="77777777" w:rsidR="00AD61A5" w:rsidRPr="00400B84" w:rsidRDefault="00AD61A5" w:rsidP="00AD61A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D61A5" w:rsidRPr="0009511C" w14:paraId="399F16F7" w14:textId="77777777" w:rsidTr="00AD61A5">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6DDFC007"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BD6C70D"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D61A5" w:rsidRPr="0009511C" w14:paraId="7A600DCF" w14:textId="77777777" w:rsidTr="00122D1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740C205"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D61A5" w:rsidRPr="0009511C" w14:paraId="2BC524D6" w14:textId="77777777" w:rsidTr="00122D1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1FEAFCA"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2AAC04F"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BA06E10"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4AB5413"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D61A5" w:rsidRPr="0009511C" w14:paraId="3D5D004D" w14:textId="77777777" w:rsidTr="00122D16">
        <w:trPr>
          <w:trHeight w:val="551"/>
        </w:trPr>
        <w:tc>
          <w:tcPr>
            <w:tcW w:w="4068" w:type="dxa"/>
            <w:tcBorders>
              <w:top w:val="single" w:sz="4" w:space="0" w:color="auto"/>
              <w:left w:val="single" w:sz="4" w:space="0" w:color="auto"/>
              <w:bottom w:val="single" w:sz="4" w:space="0" w:color="auto"/>
              <w:right w:val="single" w:sz="4" w:space="0" w:color="auto"/>
            </w:tcBorders>
            <w:hideMark/>
          </w:tcPr>
          <w:p w14:paraId="4522E79B"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71BF22F"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626DCDA"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BF360A1"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p>
          <w:p w14:paraId="12CEB444"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EE65BE3"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65FDC60"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p>
          <w:p w14:paraId="2695F83D"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260F9D3"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p>
        </w:tc>
      </w:tr>
      <w:tr w:rsidR="00AD61A5" w:rsidRPr="0009511C" w14:paraId="22AB0052" w14:textId="77777777" w:rsidTr="00122D16">
        <w:trPr>
          <w:trHeight w:val="571"/>
        </w:trPr>
        <w:tc>
          <w:tcPr>
            <w:tcW w:w="4068" w:type="dxa"/>
            <w:tcBorders>
              <w:top w:val="single" w:sz="4" w:space="0" w:color="auto"/>
              <w:left w:val="single" w:sz="4" w:space="0" w:color="auto"/>
              <w:bottom w:val="single" w:sz="4" w:space="0" w:color="auto"/>
              <w:right w:val="single" w:sz="4" w:space="0" w:color="auto"/>
            </w:tcBorders>
            <w:hideMark/>
          </w:tcPr>
          <w:p w14:paraId="33E14BF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652CDD5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534F1F6"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330E2E" w14:textId="77777777" w:rsidR="00AD61A5" w:rsidRPr="0009511C" w:rsidRDefault="00AD61A5" w:rsidP="00122D1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B3F42B" w14:textId="77777777" w:rsidR="00AD61A5" w:rsidRPr="0009511C" w:rsidRDefault="00AD61A5" w:rsidP="00122D16">
            <w:pPr>
              <w:spacing w:before="0" w:beforeAutospacing="0" w:after="0" w:afterAutospacing="0" w:line="256" w:lineRule="auto"/>
              <w:rPr>
                <w:rFonts w:ascii="David" w:eastAsia="Calibri" w:hAnsi="David" w:cs="David"/>
                <w:b/>
                <w:sz w:val="24"/>
                <w:szCs w:val="24"/>
                <w:lang w:eastAsia="he-IL"/>
              </w:rPr>
            </w:pPr>
          </w:p>
        </w:tc>
      </w:tr>
      <w:tr w:rsidR="00AD61A5" w:rsidRPr="0009511C" w14:paraId="0E9F2D86" w14:textId="77777777" w:rsidTr="00122D16">
        <w:trPr>
          <w:trHeight w:val="391"/>
        </w:trPr>
        <w:tc>
          <w:tcPr>
            <w:tcW w:w="4068" w:type="dxa"/>
            <w:tcBorders>
              <w:top w:val="single" w:sz="4" w:space="0" w:color="auto"/>
              <w:left w:val="single" w:sz="4" w:space="0" w:color="auto"/>
              <w:bottom w:val="single" w:sz="4" w:space="0" w:color="auto"/>
              <w:right w:val="single" w:sz="4" w:space="0" w:color="auto"/>
            </w:tcBorders>
            <w:hideMark/>
          </w:tcPr>
          <w:p w14:paraId="15381672"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3C1BFE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AEC9687" w14:textId="77777777" w:rsidR="00AD61A5" w:rsidRPr="0009511C" w:rsidRDefault="00AD61A5" w:rsidP="00122D16">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57920F" w14:textId="77777777" w:rsidR="00AD61A5" w:rsidRPr="0009511C" w:rsidRDefault="00AD61A5" w:rsidP="00122D1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8B1B32" w14:textId="77777777" w:rsidR="00AD61A5" w:rsidRPr="0009511C" w:rsidRDefault="00AD61A5" w:rsidP="00122D16">
            <w:pPr>
              <w:spacing w:before="0" w:beforeAutospacing="0" w:after="0" w:afterAutospacing="0" w:line="256" w:lineRule="auto"/>
              <w:rPr>
                <w:rFonts w:ascii="David" w:eastAsia="Calibri" w:hAnsi="David" w:cs="David"/>
                <w:b/>
                <w:sz w:val="24"/>
                <w:szCs w:val="24"/>
                <w:lang w:eastAsia="he-IL"/>
              </w:rPr>
            </w:pPr>
          </w:p>
        </w:tc>
      </w:tr>
    </w:tbl>
    <w:p w14:paraId="0BA237CA" w14:textId="77777777" w:rsidR="00AD61A5" w:rsidRPr="0009511C" w:rsidRDefault="00AD61A5" w:rsidP="00AD61A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2"/>
        <w:gridCol w:w="995"/>
        <w:gridCol w:w="1134"/>
        <w:gridCol w:w="1134"/>
        <w:gridCol w:w="1417"/>
        <w:gridCol w:w="1277"/>
        <w:gridCol w:w="1286"/>
        <w:gridCol w:w="2400"/>
      </w:tblGrid>
      <w:tr w:rsidR="00AD61A5" w:rsidRPr="0009511C" w14:paraId="46840843" w14:textId="77777777" w:rsidTr="00122D1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942E625"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D61A5" w:rsidRPr="0009511C" w14:paraId="26CDC598" w14:textId="77777777" w:rsidTr="00AD61A5">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23DBE9E"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5C689CB"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p w14:paraId="4CA0F4C8"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DB73C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EF63C76"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77A7587"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FB7CC9"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DEEDC1A"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7E83F3"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398C516"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D61A5" w:rsidRPr="0009511C" w14:paraId="21B7401E" w14:textId="77777777" w:rsidTr="00AD61A5">
        <w:trPr>
          <w:trHeight w:val="43"/>
        </w:trPr>
        <w:tc>
          <w:tcPr>
            <w:tcW w:w="1893" w:type="dxa"/>
            <w:vMerge/>
            <w:tcBorders>
              <w:top w:val="single" w:sz="4" w:space="0" w:color="auto"/>
              <w:left w:val="single" w:sz="4" w:space="0" w:color="auto"/>
              <w:bottom w:val="single" w:sz="4" w:space="0" w:color="auto"/>
              <w:right w:val="single" w:sz="4" w:space="0" w:color="auto"/>
            </w:tcBorders>
            <w:vAlign w:val="center"/>
            <w:hideMark/>
          </w:tcPr>
          <w:p w14:paraId="3F222193" w14:textId="77777777" w:rsidR="00AD61A5" w:rsidRPr="0009511C" w:rsidRDefault="00AD61A5" w:rsidP="00122D16">
            <w:pPr>
              <w:spacing w:before="0" w:beforeAutospacing="0" w:after="0" w:afterAutospacing="0" w:line="256" w:lineRule="auto"/>
              <w:rPr>
                <w:rFonts w:ascii="David" w:eastAsia="Calibri" w:hAnsi="David" w:cs="David"/>
                <w:sz w:val="24"/>
                <w:szCs w:val="24"/>
                <w:lang w:eastAsia="he-IL"/>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1B6ED793" w14:textId="77777777" w:rsidR="00AD61A5" w:rsidRPr="0009511C" w:rsidRDefault="00AD61A5" w:rsidP="00122D16">
            <w:pPr>
              <w:spacing w:before="0" w:beforeAutospacing="0" w:after="0" w:afterAutospacing="0" w:line="256" w:lineRule="auto"/>
              <w:rPr>
                <w:rFonts w:ascii="David" w:eastAsia="Calibri" w:hAnsi="David" w:cs="David"/>
                <w:sz w:val="24"/>
                <w:szCs w:val="24"/>
                <w:lang w:eastAsia="he-I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650EDB6" w14:textId="77777777" w:rsidR="00AD61A5" w:rsidRPr="0009511C" w:rsidRDefault="00AD61A5" w:rsidP="00122D16">
            <w:pPr>
              <w:spacing w:before="0" w:beforeAutospacing="0" w:after="0" w:afterAutospacing="0" w:line="256" w:lineRule="auto"/>
              <w:rPr>
                <w:rFonts w:ascii="David" w:eastAsia="Calibri" w:hAnsi="David" w:cs="David"/>
                <w:sz w:val="24"/>
                <w:szCs w:val="24"/>
                <w:lang w:eastAsia="he-I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9BC0148" w14:textId="77777777" w:rsidR="00AD61A5" w:rsidRPr="0009511C" w:rsidRDefault="00AD61A5" w:rsidP="00122D16">
            <w:pPr>
              <w:spacing w:before="0" w:beforeAutospacing="0" w:after="0" w:afterAutospacing="0" w:line="256" w:lineRule="auto"/>
              <w:rPr>
                <w:rFonts w:ascii="David" w:eastAsia="Calibri" w:hAnsi="David" w:cs="David"/>
                <w:sz w:val="24"/>
                <w:szCs w:val="24"/>
                <w:lang w:eastAsia="he-IL"/>
              </w:rPr>
            </w:pPr>
          </w:p>
        </w:tc>
        <w:tc>
          <w:tcPr>
            <w:tcW w:w="1416" w:type="dxa"/>
            <w:vMerge/>
            <w:tcBorders>
              <w:top w:val="single" w:sz="4" w:space="0" w:color="auto"/>
              <w:left w:val="single" w:sz="4" w:space="0" w:color="auto"/>
              <w:bottom w:val="single" w:sz="4" w:space="0" w:color="auto"/>
              <w:right w:val="single" w:sz="4" w:space="0" w:color="auto"/>
            </w:tcBorders>
            <w:vAlign w:val="center"/>
            <w:hideMark/>
          </w:tcPr>
          <w:p w14:paraId="6C8A20C3" w14:textId="77777777" w:rsidR="00AD61A5" w:rsidRPr="0009511C" w:rsidRDefault="00AD61A5" w:rsidP="00122D16">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A17D17A"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ECBF9E1"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23E0E4D" w14:textId="77777777" w:rsidR="00AD61A5" w:rsidRPr="0009511C" w:rsidRDefault="00AD61A5" w:rsidP="00122D16">
            <w:pPr>
              <w:spacing w:before="0" w:beforeAutospacing="0" w:after="0" w:afterAutospacing="0" w:line="256" w:lineRule="auto"/>
              <w:rPr>
                <w:rFonts w:ascii="David" w:eastAsia="Calibri" w:hAnsi="David" w:cs="David"/>
                <w:sz w:val="24"/>
                <w:szCs w:val="24"/>
                <w:lang w:eastAsia="he-IL"/>
              </w:rPr>
            </w:pPr>
          </w:p>
        </w:tc>
      </w:tr>
      <w:tr w:rsidR="00AD61A5" w:rsidRPr="0009511C" w14:paraId="25A7A892"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2395D2"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95" w:type="dxa"/>
            <w:tcBorders>
              <w:top w:val="single" w:sz="4" w:space="0" w:color="auto"/>
              <w:left w:val="single" w:sz="4" w:space="0" w:color="auto"/>
              <w:bottom w:val="single" w:sz="4" w:space="0" w:color="auto"/>
              <w:right w:val="single" w:sz="4" w:space="0" w:color="auto"/>
            </w:tcBorders>
            <w:shd w:val="clear" w:color="auto" w:fill="F2F2F2"/>
          </w:tcPr>
          <w:p w14:paraId="06375862"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144658D5"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2F2F2"/>
          </w:tcPr>
          <w:p w14:paraId="69CAA3D1"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DFB6AD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13F3CE8"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21078F6"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CFD1F54" w14:textId="77777777" w:rsidR="00AD61A5" w:rsidRPr="0009511C" w:rsidRDefault="00AD61A5" w:rsidP="00122D1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D61A5" w:rsidRPr="0009511C" w14:paraId="2B6C7F96"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FAA55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95" w:type="dxa"/>
            <w:tcBorders>
              <w:top w:val="single" w:sz="4" w:space="0" w:color="auto"/>
              <w:left w:val="single" w:sz="4" w:space="0" w:color="auto"/>
              <w:bottom w:val="single" w:sz="4" w:space="0" w:color="auto"/>
              <w:right w:val="single" w:sz="4" w:space="0" w:color="auto"/>
            </w:tcBorders>
            <w:shd w:val="clear" w:color="auto" w:fill="FFFFFF"/>
          </w:tcPr>
          <w:p w14:paraId="49A6765D"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217B39E"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14:paraId="3252621B"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D8A7802"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42AA22A"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29C235C"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B057529" w14:textId="77777777" w:rsidR="00AD61A5" w:rsidRPr="0009511C" w:rsidRDefault="00AD61A5" w:rsidP="00122D1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D61A5" w:rsidRPr="0009511C" w14:paraId="27617AAE"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676139"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95" w:type="dxa"/>
            <w:tcBorders>
              <w:top w:val="single" w:sz="4" w:space="0" w:color="auto"/>
              <w:left w:val="single" w:sz="4" w:space="0" w:color="auto"/>
              <w:bottom w:val="single" w:sz="4" w:space="0" w:color="auto"/>
              <w:right w:val="single" w:sz="4" w:space="0" w:color="auto"/>
            </w:tcBorders>
            <w:shd w:val="clear" w:color="auto" w:fill="F2F2F2"/>
          </w:tcPr>
          <w:p w14:paraId="2509CFB4" w14:textId="77777777" w:rsidR="00AD61A5" w:rsidRPr="0009511C" w:rsidRDefault="00AD61A5" w:rsidP="00122D16">
            <w:pPr>
              <w:spacing w:before="0" w:beforeAutospacing="0" w:after="0" w:afterAutospacing="0" w:line="240" w:lineRule="auto"/>
              <w:rPr>
                <w:rFonts w:ascii="David" w:eastAsia="Calibri" w:hAnsi="David" w:cs="David"/>
                <w:strike/>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0471F9F2" w14:textId="77777777" w:rsidR="00AD61A5" w:rsidRPr="0009511C" w:rsidRDefault="00AD61A5" w:rsidP="00122D16">
            <w:pPr>
              <w:spacing w:before="0" w:beforeAutospacing="0" w:after="0" w:afterAutospacing="0" w:line="240" w:lineRule="auto"/>
              <w:rPr>
                <w:rFonts w:ascii="David" w:eastAsia="Calibri" w:hAnsi="David" w:cs="David"/>
                <w:strike/>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2F2F2"/>
          </w:tcPr>
          <w:p w14:paraId="238E6C51" w14:textId="77777777" w:rsidR="00AD61A5" w:rsidRPr="0009511C" w:rsidRDefault="00AD61A5" w:rsidP="00122D16">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9DE2A22" w14:textId="77777777" w:rsidR="00AD61A5" w:rsidRPr="0009511C" w:rsidRDefault="00AD61A5" w:rsidP="00122D16">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B031180" w14:textId="77777777" w:rsidR="00AD61A5" w:rsidRPr="0009511C" w:rsidRDefault="00AD61A5" w:rsidP="00122D16">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FC3295A" w14:textId="77777777" w:rsidR="00AD61A5" w:rsidRPr="0009511C" w:rsidRDefault="00AD61A5" w:rsidP="00122D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D1630F9" w14:textId="77777777" w:rsidR="00AD61A5" w:rsidRPr="0009511C" w:rsidRDefault="00AD61A5" w:rsidP="00122D16">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1AC1DDB" w14:textId="77777777" w:rsidR="00AD61A5" w:rsidRPr="0009511C" w:rsidRDefault="00AD61A5" w:rsidP="00AD61A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28786985" w14:textId="77777777" w:rsidTr="00122D1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0240B0"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D61A5" w:rsidRPr="0009511C" w14:paraId="531D52D8" w14:textId="77777777" w:rsidTr="00122D1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E74D508"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700187D" w14:textId="77777777" w:rsidR="00AD61A5" w:rsidRPr="0009511C" w:rsidRDefault="00AD61A5" w:rsidP="00AD61A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3BE61F8A" w14:textId="77777777" w:rsidTr="00122D1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9B83C17"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D61A5" w:rsidRPr="0009511C" w14:paraId="7B9CFF6A" w14:textId="77777777" w:rsidTr="00122D1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654BB2A"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0FF7872" w14:textId="77777777" w:rsidR="00AD61A5" w:rsidRPr="0009511C" w:rsidRDefault="00AD61A5" w:rsidP="00AD61A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264C6FDE" w14:textId="77777777" w:rsidTr="00122D1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3BC9FD4" w14:textId="77777777" w:rsidR="00AD61A5" w:rsidRPr="0009511C" w:rsidRDefault="00AD61A5" w:rsidP="00122D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AD61A5" w:rsidRPr="0009511C" w14:paraId="22E62A1F" w14:textId="77777777" w:rsidTr="00122D1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D6C6832" w14:textId="77777777" w:rsidR="00AD61A5" w:rsidRPr="0009511C" w:rsidRDefault="00AD61A5" w:rsidP="00122D16">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2EAA693" w14:textId="77777777" w:rsidR="00435A20" w:rsidRPr="00AD61A5"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F0541E6"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7BDEEFD"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C866954"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B839A73"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2C90CEF"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560220E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AB48C2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6B721015"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11DFD3E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52D098C9"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27823163"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8AD58B0" w14:textId="5689D4DE" w:rsidR="00435A20" w:rsidRPr="00435A20" w:rsidDel="00B561E0" w:rsidRDefault="00435A20" w:rsidP="00435A20">
      <w:pPr>
        <w:widowControl w:val="0"/>
        <w:spacing w:before="0" w:beforeAutospacing="0" w:after="0" w:afterAutospacing="0" w:line="240" w:lineRule="auto"/>
        <w:ind w:left="720" w:hanging="720"/>
        <w:jc w:val="both"/>
        <w:rPr>
          <w:del w:id="366" w:author="Meryl Etman [2]" w:date="2022-03-27T16:58: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del w:id="367" w:author="Meryl Etman [2]" w:date="2022-03-27T16:58:00Z">
        <w:r w:rsidRPr="00435A20" w:rsidDel="00B561E0">
          <w:rPr>
            <w:rFonts w:ascii="Times New Roman" w:eastAsia="Times New Roman" w:hAnsi="Times New Roman" w:cs="David"/>
            <w:sz w:val="20"/>
            <w:szCs w:val="24"/>
            <w:u w:val="single"/>
            <w:rtl/>
          </w:rPr>
          <w:delText>תכניות ומסמכים לשינוי תכניות בניין עיר:</w:delText>
        </w:r>
      </w:del>
    </w:p>
    <w:p w14:paraId="3D303AD8" w14:textId="00B83B11" w:rsidR="00435A20" w:rsidRPr="00435A20" w:rsidDel="00B561E0" w:rsidRDefault="00435A20" w:rsidP="00435A20">
      <w:pPr>
        <w:widowControl w:val="0"/>
        <w:spacing w:before="0" w:beforeAutospacing="0" w:after="0" w:afterAutospacing="0" w:line="240" w:lineRule="auto"/>
        <w:ind w:firstLine="89"/>
        <w:jc w:val="both"/>
        <w:rPr>
          <w:del w:id="368" w:author="Meryl Etman [2]" w:date="2022-03-27T16:58:00Z"/>
          <w:rFonts w:ascii="Times New Roman" w:eastAsia="Times New Roman" w:hAnsi="Times New Roman" w:cs="David"/>
          <w:sz w:val="20"/>
          <w:szCs w:val="24"/>
          <w:rtl/>
        </w:rPr>
      </w:pPr>
    </w:p>
    <w:p w14:paraId="7E4E4150" w14:textId="4E589628"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69" w:author="Meryl Etman [2]" w:date="2022-03-27T16:58:00Z"/>
          <w:rFonts w:ascii="Times New Roman" w:eastAsia="Times New Roman" w:hAnsi="Times New Roman" w:cs="David"/>
          <w:sz w:val="20"/>
          <w:szCs w:val="24"/>
          <w:rtl/>
        </w:rPr>
      </w:pPr>
      <w:del w:id="370" w:author="Meryl Etman [2]" w:date="2022-03-27T16:58:00Z">
        <w:r w:rsidRPr="00435A20" w:rsidDel="00B561E0">
          <w:rPr>
            <w:rFonts w:ascii="Times New Roman" w:eastAsia="Times New Roman" w:hAnsi="Times New Roman" w:cs="David"/>
            <w:sz w:val="20"/>
            <w:szCs w:val="24"/>
            <w:rtl/>
          </w:rPr>
          <w:delText>פרוגרמות.</w:delText>
        </w:r>
      </w:del>
    </w:p>
    <w:p w14:paraId="1B2C99E5" w14:textId="37855E04"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71" w:author="Meryl Etman [2]" w:date="2022-03-27T16:58:00Z"/>
          <w:rFonts w:ascii="Times New Roman" w:eastAsia="Times New Roman" w:hAnsi="Times New Roman" w:cs="David"/>
          <w:sz w:val="20"/>
          <w:szCs w:val="24"/>
          <w:rtl/>
        </w:rPr>
      </w:pPr>
    </w:p>
    <w:p w14:paraId="1918952D" w14:textId="1A38B150"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72" w:author="Meryl Etman [2]" w:date="2022-03-27T16:58:00Z"/>
          <w:rFonts w:ascii="Times New Roman" w:eastAsia="Times New Roman" w:hAnsi="Times New Roman" w:cs="David"/>
          <w:sz w:val="20"/>
          <w:szCs w:val="24"/>
          <w:rtl/>
        </w:rPr>
      </w:pPr>
      <w:del w:id="373" w:author="Meryl Etman [2]" w:date="2022-03-27T16:58:00Z">
        <w:r w:rsidRPr="00435A20" w:rsidDel="00B561E0">
          <w:rPr>
            <w:rFonts w:ascii="Times New Roman" w:eastAsia="Times New Roman" w:hAnsi="Times New Roman" w:cs="David"/>
            <w:sz w:val="20"/>
            <w:szCs w:val="24"/>
            <w:rtl/>
          </w:rPr>
          <w:delText>דו"חות המסבירים את עקרונות התכנון.</w:delText>
        </w:r>
      </w:del>
    </w:p>
    <w:p w14:paraId="5F1F8E8D" w14:textId="0BF71824"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74" w:author="Meryl Etman [2]" w:date="2022-03-27T16:58:00Z"/>
          <w:rFonts w:ascii="Times New Roman" w:eastAsia="Times New Roman" w:hAnsi="Times New Roman" w:cs="David"/>
          <w:sz w:val="20"/>
          <w:szCs w:val="24"/>
          <w:rtl/>
        </w:rPr>
      </w:pPr>
    </w:p>
    <w:p w14:paraId="58ACA1B2" w14:textId="5B8B5769"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75" w:author="Meryl Etman [2]" w:date="2022-03-27T16:58:00Z"/>
          <w:rFonts w:ascii="Times New Roman" w:eastAsia="Times New Roman" w:hAnsi="Times New Roman" w:cs="David"/>
          <w:sz w:val="20"/>
          <w:szCs w:val="24"/>
        </w:rPr>
      </w:pPr>
      <w:del w:id="376" w:author="Meryl Etman [2]" w:date="2022-03-27T16:58:00Z">
        <w:r w:rsidRPr="00435A20" w:rsidDel="00B561E0">
          <w:rPr>
            <w:rFonts w:ascii="Times New Roman" w:eastAsia="Times New Roman" w:hAnsi="Times New Roman" w:cs="David"/>
            <w:sz w:val="20"/>
            <w:szCs w:val="24"/>
            <w:rtl/>
          </w:rPr>
          <w:delText>נתונים כמותיים.</w:delText>
        </w:r>
      </w:del>
    </w:p>
    <w:p w14:paraId="71C407C5" w14:textId="0BA53748"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77" w:author="Meryl Etman [2]" w:date="2022-03-27T16:58:00Z"/>
          <w:rFonts w:ascii="Times New Roman" w:eastAsia="Times New Roman" w:hAnsi="Times New Roman" w:cs="David"/>
          <w:sz w:val="20"/>
          <w:szCs w:val="24"/>
          <w:rtl/>
        </w:rPr>
      </w:pPr>
    </w:p>
    <w:p w14:paraId="086B162B" w14:textId="032D5B6F"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78" w:author="Meryl Etman [2]" w:date="2022-03-27T16:58:00Z"/>
          <w:rFonts w:ascii="Times New Roman" w:eastAsia="Times New Roman" w:hAnsi="Times New Roman" w:cs="David"/>
          <w:sz w:val="20"/>
          <w:szCs w:val="24"/>
          <w:rtl/>
        </w:rPr>
      </w:pPr>
      <w:del w:id="379" w:author="Meryl Etman [2]" w:date="2022-03-27T16:58:00Z">
        <w:r w:rsidRPr="00435A20" w:rsidDel="00B561E0">
          <w:rPr>
            <w:rFonts w:ascii="Times New Roman" w:eastAsia="Times New Roman" w:hAnsi="Times New Roman" w:cs="David"/>
            <w:sz w:val="20"/>
            <w:szCs w:val="24"/>
            <w:rtl/>
          </w:rPr>
          <w:delText>תכניות המראות את השתלבות האתר המתוכנן במרקם שמסביבו (ויזואלית, תפקודית, תחבורתית ותשתיות על)</w:delText>
        </w:r>
        <w:r w:rsidRPr="00435A20" w:rsidDel="00B561E0">
          <w:rPr>
            <w:rFonts w:ascii="Times New Roman" w:eastAsia="Times New Roman" w:hAnsi="Times New Roman" w:cs="David" w:hint="cs"/>
            <w:sz w:val="20"/>
            <w:szCs w:val="24"/>
            <w:rtl/>
          </w:rPr>
          <w:delText xml:space="preserve"> בקנ"מ כנדרש ע"י הרשויות</w:delText>
        </w:r>
        <w:r w:rsidRPr="00435A20" w:rsidDel="00B561E0">
          <w:rPr>
            <w:rFonts w:ascii="Times New Roman" w:eastAsia="Times New Roman" w:hAnsi="Times New Roman" w:cs="David"/>
            <w:sz w:val="20"/>
            <w:szCs w:val="24"/>
            <w:rtl/>
          </w:rPr>
          <w:delText>.</w:delText>
        </w:r>
      </w:del>
    </w:p>
    <w:p w14:paraId="0F3E1E01" w14:textId="7E195270"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80" w:author="Meryl Etman [2]" w:date="2022-03-27T16:58:00Z"/>
          <w:rFonts w:ascii="Times New Roman" w:eastAsia="Times New Roman" w:hAnsi="Times New Roman" w:cs="David"/>
          <w:sz w:val="20"/>
          <w:szCs w:val="24"/>
          <w:rtl/>
        </w:rPr>
      </w:pPr>
    </w:p>
    <w:p w14:paraId="5D11D08C" w14:textId="08A5690D"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81" w:author="Meryl Etman [2]" w:date="2022-03-27T16:58:00Z"/>
          <w:rFonts w:ascii="Times New Roman" w:eastAsia="Times New Roman" w:hAnsi="Times New Roman" w:cs="David"/>
          <w:sz w:val="20"/>
          <w:szCs w:val="24"/>
          <w:rtl/>
        </w:rPr>
      </w:pPr>
      <w:del w:id="382" w:author="Meryl Etman [2]" w:date="2022-03-27T16:58:00Z">
        <w:r w:rsidRPr="00435A20" w:rsidDel="00B561E0">
          <w:rPr>
            <w:rFonts w:ascii="Times New Roman" w:eastAsia="Times New Roman" w:hAnsi="Times New Roman" w:cs="David"/>
            <w:sz w:val="20"/>
            <w:szCs w:val="24"/>
            <w:rtl/>
          </w:rPr>
          <w:delText>תשריטים (כולל מפת שפועים על רקע טופוגרפ</w:delText>
        </w:r>
        <w:r w:rsidR="00292C74" w:rsidDel="00B561E0">
          <w:rPr>
            <w:rFonts w:ascii="Times New Roman" w:eastAsia="Times New Roman" w:hAnsi="Times New Roman" w:cs="David"/>
            <w:sz w:val="20"/>
            <w:szCs w:val="24"/>
            <w:rtl/>
          </w:rPr>
          <w:delText>י, טבלת יעוד שטחים וחישוב צפיפ</w:delText>
        </w:r>
        <w:r w:rsidRPr="00435A20" w:rsidDel="00B561E0">
          <w:rPr>
            <w:rFonts w:ascii="Times New Roman" w:eastAsia="Times New Roman" w:hAnsi="Times New Roman" w:cs="David"/>
            <w:sz w:val="20"/>
            <w:szCs w:val="24"/>
            <w:rtl/>
          </w:rPr>
          <w:delText>ות, ש</w:delText>
        </w:r>
        <w:r w:rsidR="00292C74" w:rsidDel="00B561E0">
          <w:rPr>
            <w:rFonts w:ascii="Times New Roman" w:eastAsia="Times New Roman" w:hAnsi="Times New Roman" w:cs="David" w:hint="cs"/>
            <w:sz w:val="20"/>
            <w:szCs w:val="24"/>
            <w:rtl/>
          </w:rPr>
          <w:delText>י</w:delText>
        </w:r>
        <w:r w:rsidRPr="00435A20" w:rsidDel="00B561E0">
          <w:rPr>
            <w:rFonts w:ascii="Times New Roman" w:eastAsia="Times New Roman" w:hAnsi="Times New Roman" w:cs="David"/>
            <w:sz w:val="20"/>
            <w:szCs w:val="24"/>
            <w:rtl/>
          </w:rPr>
          <w:delText>מושי קרקע, שצ"פים וערכי נוף, מוסדות ציבור)</w:delText>
        </w:r>
        <w:r w:rsidRPr="00435A20" w:rsidDel="00B561E0">
          <w:rPr>
            <w:rFonts w:ascii="Times New Roman" w:eastAsia="Times New Roman" w:hAnsi="Times New Roman" w:cs="David" w:hint="cs"/>
            <w:sz w:val="20"/>
            <w:szCs w:val="24"/>
            <w:rtl/>
          </w:rPr>
          <w:delText xml:space="preserve"> בקנ"מ כנדרש ע"י הרשויות</w:delText>
        </w:r>
        <w:r w:rsidRPr="00435A20" w:rsidDel="00B561E0">
          <w:rPr>
            <w:rFonts w:ascii="Times New Roman" w:eastAsia="Times New Roman" w:hAnsi="Times New Roman" w:cs="David"/>
            <w:sz w:val="20"/>
            <w:szCs w:val="24"/>
            <w:rtl/>
          </w:rPr>
          <w:delText>.</w:delText>
        </w:r>
      </w:del>
    </w:p>
    <w:p w14:paraId="0F7A6FF1" w14:textId="4CBBBBC3"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83" w:author="Meryl Etman [2]" w:date="2022-03-27T16:58:00Z"/>
          <w:rFonts w:ascii="Times New Roman" w:eastAsia="Times New Roman" w:hAnsi="Times New Roman" w:cs="David"/>
          <w:sz w:val="20"/>
          <w:szCs w:val="24"/>
        </w:rPr>
      </w:pPr>
    </w:p>
    <w:p w14:paraId="6725254C" w14:textId="19724542"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84" w:author="Meryl Etman [2]" w:date="2022-03-27T16:58:00Z"/>
          <w:rFonts w:ascii="Times New Roman" w:eastAsia="Times New Roman" w:hAnsi="Times New Roman" w:cs="David"/>
          <w:sz w:val="20"/>
          <w:szCs w:val="24"/>
          <w:rtl/>
        </w:rPr>
      </w:pPr>
      <w:del w:id="385" w:author="Meryl Etman [2]" w:date="2022-03-27T16:58:00Z">
        <w:r w:rsidRPr="00435A20" w:rsidDel="00B561E0">
          <w:rPr>
            <w:rFonts w:ascii="Times New Roman" w:eastAsia="Times New Roman" w:hAnsi="Times New Roman" w:cs="David"/>
            <w:sz w:val="20"/>
            <w:szCs w:val="24"/>
            <w:rtl/>
          </w:rPr>
          <w:delText xml:space="preserve">תכניות בינוי מפורטות הכוללת בינוי בקנ"מ </w:delText>
        </w:r>
        <w:r w:rsidRPr="00435A20" w:rsidDel="00B561E0">
          <w:rPr>
            <w:rFonts w:ascii="Times New Roman" w:eastAsia="Times New Roman" w:hAnsi="Times New Roman" w:cs="David" w:hint="cs"/>
            <w:sz w:val="20"/>
            <w:szCs w:val="24"/>
            <w:rtl/>
          </w:rPr>
          <w:delText>כנדרש ע"י הרשויות</w:delText>
        </w:r>
        <w:r w:rsidRPr="00435A20" w:rsidDel="00B561E0">
          <w:rPr>
            <w:rFonts w:ascii="Times New Roman" w:eastAsia="Times New Roman" w:hAnsi="Times New Roman" w:cs="David"/>
            <w:sz w:val="20"/>
            <w:szCs w:val="24"/>
            <w:rtl/>
          </w:rPr>
          <w:delText xml:space="preserve"> במספר חלופות הכוללות שטחי ומבני מגורים לרבות גובהם, שטחי ומבני ציבור</w:delText>
        </w:r>
        <w:r w:rsidRPr="00435A20" w:rsidDel="00B561E0">
          <w:rPr>
            <w:rFonts w:ascii="Times New Roman" w:eastAsia="Times New Roman" w:hAnsi="Times New Roman" w:cs="David" w:hint="cs"/>
            <w:sz w:val="20"/>
            <w:szCs w:val="24"/>
            <w:rtl/>
          </w:rPr>
          <w:delText xml:space="preserve"> לרבות מיקום, עיצוב ונפח</w:delText>
        </w:r>
        <w:r w:rsidRPr="00435A20" w:rsidDel="00B561E0">
          <w:rPr>
            <w:rFonts w:ascii="Times New Roman" w:eastAsia="Times New Roman" w:hAnsi="Times New Roman" w:cs="David"/>
            <w:sz w:val="20"/>
            <w:szCs w:val="24"/>
            <w:rtl/>
          </w:rPr>
          <w:delTex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delText>
        </w:r>
        <w:r w:rsidRPr="00435A20" w:rsidDel="00B561E0">
          <w:rPr>
            <w:rFonts w:ascii="Times New Roman" w:eastAsia="Times New Roman" w:hAnsi="Times New Roman" w:cs="David" w:hint="cs"/>
            <w:sz w:val="20"/>
            <w:szCs w:val="24"/>
            <w:rtl/>
          </w:rPr>
          <w:delText>, בינוי רעיוני של שטחים פתוחים, שבילים ושטחים מגוננים</w:delText>
        </w:r>
        <w:r w:rsidRPr="00435A20" w:rsidDel="00B561E0">
          <w:rPr>
            <w:rFonts w:ascii="Times New Roman" w:eastAsia="Times New Roman" w:hAnsi="Times New Roman" w:cs="David"/>
            <w:sz w:val="20"/>
            <w:szCs w:val="24"/>
            <w:rtl/>
          </w:rPr>
          <w:delText xml:space="preserve"> </w:delText>
        </w:r>
      </w:del>
    </w:p>
    <w:p w14:paraId="1714D005" w14:textId="4FD7B4AA"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86" w:author="Meryl Etman [2]" w:date="2022-03-27T16:58:00Z"/>
          <w:rFonts w:ascii="Times New Roman" w:eastAsia="Times New Roman" w:hAnsi="Times New Roman" w:cs="David"/>
          <w:sz w:val="20"/>
          <w:szCs w:val="24"/>
        </w:rPr>
      </w:pPr>
    </w:p>
    <w:p w14:paraId="147D0984" w14:textId="66E6E021"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87" w:author="Meryl Etman [2]" w:date="2022-03-27T16:58:00Z"/>
          <w:rFonts w:ascii="Times New Roman" w:eastAsia="Times New Roman" w:hAnsi="Times New Roman" w:cs="David"/>
          <w:sz w:val="20"/>
          <w:szCs w:val="24"/>
          <w:rtl/>
        </w:rPr>
      </w:pPr>
      <w:del w:id="388" w:author="Meryl Etman [2]" w:date="2022-03-27T16:58:00Z">
        <w:r w:rsidRPr="00435A20" w:rsidDel="00B561E0">
          <w:rPr>
            <w:rFonts w:ascii="Times New Roman" w:eastAsia="Times New Roman" w:hAnsi="Times New Roman" w:cs="David"/>
            <w:sz w:val="20"/>
            <w:szCs w:val="24"/>
            <w:rtl/>
          </w:rPr>
          <w:delText>תקנונים.</w:delText>
        </w:r>
      </w:del>
    </w:p>
    <w:p w14:paraId="1BE2BB30" w14:textId="423136EB"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89" w:author="Meryl Etman [2]" w:date="2022-03-27T16:58:00Z"/>
          <w:rFonts w:ascii="Times New Roman" w:eastAsia="Times New Roman" w:hAnsi="Times New Roman" w:cs="David"/>
          <w:sz w:val="20"/>
          <w:szCs w:val="24"/>
        </w:rPr>
      </w:pPr>
    </w:p>
    <w:p w14:paraId="6433D6AF" w14:textId="33ACB225" w:rsidR="00435A20" w:rsidRPr="00435A20" w:rsidDel="00B561E0" w:rsidRDefault="00435A20" w:rsidP="00435A20">
      <w:pPr>
        <w:widowControl w:val="0"/>
        <w:numPr>
          <w:ilvl w:val="1"/>
          <w:numId w:val="4"/>
        </w:numPr>
        <w:spacing w:before="0" w:beforeAutospacing="0" w:after="0" w:afterAutospacing="0" w:line="240" w:lineRule="auto"/>
        <w:ind w:left="1442" w:hanging="722"/>
        <w:jc w:val="both"/>
        <w:rPr>
          <w:del w:id="390" w:author="Meryl Etman [2]" w:date="2022-03-27T16:58:00Z"/>
          <w:rFonts w:ascii="Times New Roman" w:eastAsia="Times New Roman" w:hAnsi="Times New Roman" w:cs="David"/>
          <w:sz w:val="20"/>
          <w:szCs w:val="24"/>
          <w:rtl/>
        </w:rPr>
      </w:pPr>
      <w:del w:id="391" w:author="Meryl Etman [2]" w:date="2022-03-27T16:58:00Z">
        <w:r w:rsidRPr="00435A20" w:rsidDel="00B561E0">
          <w:rPr>
            <w:rFonts w:ascii="Times New Roman" w:eastAsia="Times New Roman" w:hAnsi="Times New Roman" w:cs="David"/>
            <w:sz w:val="20"/>
            <w:szCs w:val="24"/>
            <w:rtl/>
          </w:rPr>
          <w:delText>כל המסמכים הדרושים עפ"י דרישת הרשויות בתחום מומחיותו של המתכנן.</w:delText>
        </w:r>
      </w:del>
    </w:p>
    <w:p w14:paraId="33BFE4E5" w14:textId="033B14D4" w:rsidR="00435A20" w:rsidRPr="00435A20" w:rsidDel="00B561E0" w:rsidRDefault="00435A20" w:rsidP="00435A20">
      <w:pPr>
        <w:widowControl w:val="0"/>
        <w:tabs>
          <w:tab w:val="num" w:pos="1360"/>
        </w:tabs>
        <w:spacing w:before="0" w:beforeAutospacing="0" w:after="0" w:afterAutospacing="0" w:line="240" w:lineRule="auto"/>
        <w:ind w:left="1360" w:right="1360" w:hanging="709"/>
        <w:jc w:val="both"/>
        <w:rPr>
          <w:del w:id="392" w:author="Meryl Etman [2]" w:date="2022-03-27T16:58:00Z"/>
          <w:rFonts w:ascii="Times New Roman" w:eastAsia="Times New Roman" w:hAnsi="Times New Roman" w:cs="David"/>
          <w:sz w:val="20"/>
          <w:szCs w:val="24"/>
        </w:rPr>
      </w:pPr>
    </w:p>
    <w:p w14:paraId="63BCFF8E" w14:textId="0F5152FA" w:rsidR="00435A20" w:rsidRPr="00435A20" w:rsidRDefault="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Change w:id="393" w:author="Meryl Etman [2]" w:date="2022-03-27T16:58:00Z">
          <w:pPr>
            <w:widowControl w:val="0"/>
            <w:numPr>
              <w:ilvl w:val="1"/>
              <w:numId w:val="4"/>
            </w:numPr>
            <w:tabs>
              <w:tab w:val="num" w:pos="1440"/>
            </w:tabs>
            <w:spacing w:before="0" w:beforeAutospacing="0" w:after="0" w:afterAutospacing="0" w:line="240" w:lineRule="auto"/>
            <w:ind w:left="1442" w:hanging="722"/>
            <w:jc w:val="both"/>
          </w:pPr>
        </w:pPrChange>
      </w:pPr>
      <w:del w:id="394" w:author="Meryl Etman [2]" w:date="2022-03-27T16:58:00Z">
        <w:r w:rsidRPr="00435A20" w:rsidDel="00B561E0">
          <w:rPr>
            <w:rFonts w:ascii="Times New Roman" w:eastAsia="Times New Roman" w:hAnsi="Times New Roman" w:cs="David"/>
            <w:sz w:val="20"/>
            <w:szCs w:val="24"/>
            <w:rtl/>
          </w:rPr>
          <w:delText>תכניות לבינוי בשלבים</w:delText>
        </w:r>
      </w:del>
      <w:ins w:id="395" w:author="Meryl Etman [2]" w:date="2022-03-27T16:58:00Z">
        <w:r w:rsidR="00B561E0">
          <w:rPr>
            <w:rFonts w:ascii="Times New Roman" w:eastAsia="Times New Roman" w:hAnsi="Times New Roman" w:cs="David" w:hint="cs"/>
            <w:sz w:val="20"/>
            <w:szCs w:val="24"/>
            <w:u w:val="single"/>
            <w:rtl/>
          </w:rPr>
          <w:t>מבוטל</w:t>
        </w:r>
      </w:ins>
      <w:r w:rsidRPr="00435A20">
        <w:rPr>
          <w:rFonts w:ascii="Times New Roman" w:eastAsia="Times New Roman" w:hAnsi="Times New Roman" w:cs="David"/>
          <w:sz w:val="20"/>
          <w:szCs w:val="24"/>
          <w:rtl/>
        </w:rPr>
        <w:t>.</w:t>
      </w:r>
    </w:p>
    <w:p w14:paraId="64A4C6AC"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2066976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ACAA82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6BA29FC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8D9C3C1"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3537B12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4952B6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59AE9AEE"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1A7A831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904C387"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76CE03A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86E45C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1977BABD"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143972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390AEA12" w14:textId="2639A62B"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w:t>
      </w:r>
      <w:ins w:id="396" w:author="Meryl Etman [2]" w:date="2022-05-12T11:01:00Z">
        <w:r w:rsidR="00E56D27">
          <w:rPr>
            <w:rFonts w:ascii="Times New Roman" w:eastAsia="Times New Roman" w:hAnsi="Times New Roman" w:cs="David" w:hint="cs"/>
            <w:sz w:val="20"/>
            <w:szCs w:val="24"/>
            <w:rtl/>
          </w:rPr>
          <w:t xml:space="preserve"> ראשוניים בסקצ'אפ </w:t>
        </w:r>
      </w:ins>
      <w:del w:id="397" w:author="Meryl Etman [2]" w:date="2022-05-12T11:01:00Z">
        <w:r w:rsidRPr="00435A20" w:rsidDel="00E56D27">
          <w:rPr>
            <w:rFonts w:ascii="Times New Roman" w:eastAsia="Times New Roman" w:hAnsi="Times New Roman" w:cs="David"/>
            <w:sz w:val="20"/>
            <w:szCs w:val="24"/>
            <w:rtl/>
          </w:rPr>
          <w:delText xml:space="preserve">, </w:delText>
        </w:r>
      </w:del>
      <w:ins w:id="398" w:author="Meryl Etman [2]" w:date="2022-05-12T11:01:00Z">
        <w:r w:rsidR="00E56D27">
          <w:rPr>
            <w:rFonts w:ascii="Times New Roman" w:eastAsia="Times New Roman" w:hAnsi="Times New Roman" w:cs="David" w:hint="cs"/>
            <w:sz w:val="20"/>
            <w:szCs w:val="24"/>
            <w:rtl/>
          </w:rPr>
          <w:t>ו</w:t>
        </w:r>
      </w:ins>
      <w:r w:rsidRPr="00435A20">
        <w:rPr>
          <w:rFonts w:ascii="Times New Roman" w:eastAsia="Times New Roman" w:hAnsi="Times New Roman" w:cs="David"/>
          <w:sz w:val="20"/>
          <w:szCs w:val="24"/>
          <w:rtl/>
        </w:rPr>
        <w:t xml:space="preserve">הדמיות </w:t>
      </w:r>
      <w:del w:id="399" w:author="Meryl Etman [2]" w:date="2022-05-12T11:01:00Z">
        <w:r w:rsidRPr="00435A20" w:rsidDel="00E56D27">
          <w:rPr>
            <w:rFonts w:ascii="Times New Roman" w:eastAsia="Times New Roman" w:hAnsi="Times New Roman" w:cs="David"/>
            <w:sz w:val="20"/>
            <w:szCs w:val="24"/>
            <w:rtl/>
          </w:rPr>
          <w:delText>ופרספקטיבות</w:delText>
        </w:r>
      </w:del>
      <w:ins w:id="400" w:author="Meryl Etman [2]" w:date="2022-05-12T11:01:00Z">
        <w:r w:rsidR="00E56D27">
          <w:rPr>
            <w:rFonts w:ascii="Times New Roman" w:eastAsia="Times New Roman" w:hAnsi="Times New Roman" w:cs="David" w:hint="cs"/>
            <w:sz w:val="20"/>
            <w:szCs w:val="24"/>
            <w:rtl/>
          </w:rPr>
          <w:t>ראשוניות</w:t>
        </w:r>
      </w:ins>
      <w:r w:rsidRPr="00435A20">
        <w:rPr>
          <w:rFonts w:ascii="Times New Roman" w:eastAsia="Times New Roman" w:hAnsi="Times New Roman" w:cs="David"/>
          <w:sz w:val="20"/>
          <w:szCs w:val="24"/>
          <w:rtl/>
        </w:rPr>
        <w:t>.</w:t>
      </w:r>
    </w:p>
    <w:p w14:paraId="72C276C6" w14:textId="0CA878B8"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w:t>
      </w:r>
      <w:ins w:id="401" w:author="Meryl Etman [2]" w:date="2022-05-12T11:02:00Z">
        <w:r w:rsidR="00E56D27">
          <w:rPr>
            <w:rFonts w:ascii="Times New Roman" w:eastAsia="Times New Roman" w:hAnsi="Times New Roman" w:cs="David" w:hint="cs"/>
            <w:sz w:val="20"/>
            <w:szCs w:val="24"/>
            <w:rtl/>
          </w:rPr>
          <w:t xml:space="preserve"> </w:t>
        </w:r>
      </w:ins>
      <w:r w:rsidRPr="00435A20">
        <w:rPr>
          <w:rFonts w:ascii="Times New Roman" w:eastAsia="Times New Roman" w:hAnsi="Times New Roman" w:cs="David"/>
          <w:sz w:val="20"/>
          <w:szCs w:val="24"/>
          <w:rtl/>
        </w:rPr>
        <w:t>(כולל קטע מהפיתוח הצמוד).</w:t>
      </w:r>
    </w:p>
    <w:p w14:paraId="295379A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026EA8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6A44FB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7370FB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506F14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50719ECE" w14:textId="2B7F25EC"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w:t>
      </w:r>
      <w:del w:id="402" w:author="Meryl Etman [2]" w:date="2022-05-12T11:03:00Z">
        <w:r w:rsidRPr="00435A20" w:rsidDel="00E56D27">
          <w:rPr>
            <w:rFonts w:ascii="Times New Roman" w:eastAsia="Times New Roman" w:hAnsi="Times New Roman" w:cs="David"/>
            <w:sz w:val="20"/>
            <w:szCs w:val="24"/>
            <w:rtl/>
          </w:rPr>
          <w:delText>50</w:delText>
        </w:r>
      </w:del>
      <w:ins w:id="403" w:author="Meryl Etman [2]" w:date="2022-05-12T11:03:00Z">
        <w:r w:rsidR="00E56D27">
          <w:rPr>
            <w:rFonts w:ascii="Times New Roman" w:eastAsia="Times New Roman" w:hAnsi="Times New Roman" w:cs="David" w:hint="cs"/>
            <w:sz w:val="20"/>
            <w:szCs w:val="24"/>
            <w:rtl/>
          </w:rPr>
          <w:t>10</w:t>
        </w:r>
        <w:r w:rsidR="00E56D27" w:rsidRPr="00435A20">
          <w:rPr>
            <w:rFonts w:ascii="Times New Roman" w:eastAsia="Times New Roman" w:hAnsi="Times New Roman" w:cs="David"/>
            <w:sz w:val="20"/>
            <w:szCs w:val="24"/>
            <w:rtl/>
          </w:rPr>
          <w:t>0</w:t>
        </w:r>
      </w:ins>
      <w:r w:rsidRPr="00435A20">
        <w:rPr>
          <w:rFonts w:ascii="Times New Roman" w:eastAsia="Times New Roman" w:hAnsi="Times New Roman" w:cs="David"/>
          <w:sz w:val="20"/>
          <w:szCs w:val="24"/>
          <w:rtl/>
        </w:rPr>
        <w:t>.</w:t>
      </w:r>
    </w:p>
    <w:p w14:paraId="31E622C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4D1BD6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5D5C1BB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319F382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44393A3B" w14:textId="5BBF113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w:t>
      </w:r>
      <w:ins w:id="404" w:author="Meryl Etman [2]" w:date="2022-05-12T11:04:00Z">
        <w:r w:rsidR="00E56D27">
          <w:rPr>
            <w:rFonts w:ascii="Times New Roman" w:eastAsia="Times New Roman" w:hAnsi="Times New Roman" w:cs="David" w:hint="cs"/>
            <w:sz w:val="20"/>
            <w:szCs w:val="24"/>
            <w:rtl/>
          </w:rPr>
          <w:t xml:space="preserve">מרוהטות לצורך הכנת תכניות </w:t>
        </w:r>
      </w:ins>
      <w:r w:rsidRPr="00435A20">
        <w:rPr>
          <w:rFonts w:ascii="Times New Roman" w:eastAsia="Times New Roman" w:hAnsi="Times New Roman" w:cs="David"/>
          <w:sz w:val="20"/>
          <w:szCs w:val="24"/>
          <w:rtl/>
        </w:rPr>
        <w:t>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ins w:id="405" w:author="Meryl Etman [2]" w:date="2022-05-12T11:04:00Z">
        <w:r w:rsidR="00E56D27">
          <w:rPr>
            <w:rFonts w:ascii="Times New Roman" w:eastAsia="Times New Roman" w:hAnsi="Times New Roman" w:cs="David" w:hint="cs"/>
            <w:sz w:val="20"/>
            <w:szCs w:val="24"/>
            <w:rtl/>
          </w:rPr>
          <w:t xml:space="preserve"> יובהר כי תכניות מכר צבעוניות יוכנו על ידי אחר.</w:t>
        </w:r>
      </w:ins>
    </w:p>
    <w:p w14:paraId="627BC70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418EDFA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1263B5F"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52C0661B"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A19F54C" w14:textId="4C040714"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xml:space="preserve">, למבנה </w:t>
      </w:r>
      <w:r w:rsidRPr="00435A20">
        <w:rPr>
          <w:rFonts w:ascii="Times New Roman" w:eastAsia="Times New Roman" w:hAnsi="Times New Roman" w:cs="David"/>
          <w:sz w:val="20"/>
          <w:szCs w:val="24"/>
          <w:rtl/>
        </w:rPr>
        <w:lastRenderedPageBreak/>
        <w:t>המכירות וסביבתו,</w:t>
      </w:r>
      <w:r w:rsidRPr="00435A20">
        <w:rPr>
          <w:rFonts w:ascii="Times New Roman" w:eastAsia="Times New Roman" w:hAnsi="Times New Roman" w:cs="David" w:hint="cs"/>
          <w:sz w:val="20"/>
          <w:szCs w:val="24"/>
          <w:rtl/>
        </w:rPr>
        <w:t xml:space="preserve"> </w:t>
      </w:r>
      <w:del w:id="406" w:author="Meryl Etman [2]" w:date="2022-05-12T11:05:00Z">
        <w:r w:rsidRPr="00435A20" w:rsidDel="00E56D27">
          <w:rPr>
            <w:rFonts w:ascii="Times New Roman" w:eastAsia="Times New Roman" w:hAnsi="Times New Roman" w:cs="David"/>
            <w:sz w:val="20"/>
            <w:szCs w:val="24"/>
            <w:rtl/>
          </w:rPr>
          <w:delText xml:space="preserve">לדירה לדוגמא וסביבתה, </w:delText>
        </w:r>
      </w:del>
      <w:r w:rsidRPr="00435A20">
        <w:rPr>
          <w:rFonts w:ascii="Times New Roman" w:eastAsia="Times New Roman" w:hAnsi="Times New Roman" w:cs="David"/>
          <w:sz w:val="20"/>
          <w:szCs w:val="24"/>
          <w:rtl/>
        </w:rPr>
        <w:t>לתחנות טרנספורמציה וסביבתן, כולל כל המסמכים הנדרשים ע"י הרשויות.</w:t>
      </w:r>
    </w:p>
    <w:p w14:paraId="10E43622" w14:textId="33057FC0"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del w:id="407" w:author="Meryl Etman [2]" w:date="2022-05-12T11:05:00Z">
        <w:r w:rsidR="007E01A6" w:rsidDel="00E56D27">
          <w:rPr>
            <w:rFonts w:ascii="Times New Roman" w:eastAsia="Times New Roman" w:hAnsi="Times New Roman" w:cs="David" w:hint="cs"/>
            <w:sz w:val="20"/>
            <w:szCs w:val="24"/>
            <w:rtl/>
          </w:rPr>
          <w:delText xml:space="preserve"> </w:delText>
        </w:r>
        <w:r w:rsidRPr="00435A20" w:rsidDel="00E56D27">
          <w:rPr>
            <w:rFonts w:ascii="Times New Roman" w:eastAsia="Times New Roman" w:hAnsi="Times New Roman" w:cs="David" w:hint="cs"/>
            <w:sz w:val="20"/>
            <w:szCs w:val="24"/>
            <w:rtl/>
          </w:rPr>
          <w:delText>פקע"ר</w:delText>
        </w:r>
      </w:del>
      <w:r w:rsidRPr="00435A20">
        <w:rPr>
          <w:rFonts w:ascii="Times New Roman" w:eastAsia="Times New Roman" w:hAnsi="Times New Roman" w:cs="David" w:hint="cs"/>
          <w:sz w:val="20"/>
          <w:szCs w:val="24"/>
          <w:rtl/>
        </w:rPr>
        <w:t>.</w:t>
      </w:r>
    </w:p>
    <w:p w14:paraId="1DFD81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2169924E" w14:textId="27F2D78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עדכון תכניות </w:t>
      </w:r>
      <w:del w:id="408" w:author="Meryl Etman [2]" w:date="2022-05-12T11:06:00Z">
        <w:r w:rsidRPr="00435A20" w:rsidDel="00E56D27">
          <w:rPr>
            <w:rFonts w:ascii="Times New Roman" w:eastAsia="Times New Roman" w:hAnsi="Times New Roman" w:cs="David"/>
            <w:sz w:val="20"/>
            <w:szCs w:val="24"/>
            <w:rtl/>
          </w:rPr>
          <w:delText>המכירה</w:delText>
        </w:r>
        <w:r w:rsidRPr="00435A20" w:rsidDel="00E56D27">
          <w:rPr>
            <w:rFonts w:ascii="Times New Roman" w:eastAsia="Times New Roman" w:hAnsi="Times New Roman" w:cs="David" w:hint="cs"/>
            <w:sz w:val="20"/>
            <w:szCs w:val="24"/>
            <w:rtl/>
          </w:rPr>
          <w:delText xml:space="preserve"> ו/או ההשכרה</w:delText>
        </w:r>
        <w:r w:rsidRPr="00435A20" w:rsidDel="00E56D27">
          <w:rPr>
            <w:rFonts w:ascii="Times New Roman" w:eastAsia="Times New Roman" w:hAnsi="Times New Roman" w:cs="David"/>
            <w:sz w:val="20"/>
            <w:szCs w:val="24"/>
            <w:rtl/>
          </w:rPr>
          <w:delText xml:space="preserve"> ותכניות </w:delText>
        </w:r>
      </w:del>
      <w:r w:rsidRPr="00435A20">
        <w:rPr>
          <w:rFonts w:ascii="Times New Roman" w:eastAsia="Times New Roman" w:hAnsi="Times New Roman" w:cs="David"/>
          <w:sz w:val="20"/>
          <w:szCs w:val="24"/>
          <w:rtl/>
        </w:rPr>
        <w:t>המכר (לאחר קבלת היתר).</w:t>
      </w:r>
    </w:p>
    <w:p w14:paraId="6A1E855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FEE2DA1"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F5936DA"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7C9A4054"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44A2CF60"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34FA6F4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68B51EF"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29D2E337"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A6380F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התכניות בקנ"מ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765717E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63C33F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4EA3203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6316C2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7B3F0B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3CB1BE2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09D9BBDD" w14:textId="0A6AD98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"גרעין" ולובי בכל הקומות </w:t>
      </w:r>
      <w:del w:id="409" w:author="Meryl Etman [2]" w:date="2022-05-12T11:06:00Z">
        <w:r w:rsidRPr="00435A20" w:rsidDel="00225704">
          <w:rPr>
            <w:rFonts w:ascii="Times New Roman" w:eastAsia="Times New Roman" w:hAnsi="Times New Roman" w:cs="David"/>
            <w:sz w:val="20"/>
            <w:szCs w:val="24"/>
            <w:rtl/>
          </w:rPr>
          <w:delText xml:space="preserve">כולל פריסת חיפויים </w:delText>
        </w:r>
      </w:del>
      <w:r w:rsidRPr="00435A20">
        <w:rPr>
          <w:rFonts w:ascii="Times New Roman" w:eastAsia="Times New Roman" w:hAnsi="Times New Roman" w:cs="David"/>
          <w:sz w:val="20"/>
          <w:szCs w:val="24"/>
          <w:rtl/>
        </w:rPr>
        <w:t>1:20 / 1:50.</w:t>
      </w:r>
    </w:p>
    <w:p w14:paraId="0108B5E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4636FD4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469EE2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5870F578" w14:textId="5EC4B23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del w:id="410" w:author="Meryl Etman [2]" w:date="2022-05-12T11:07:00Z">
        <w:r w:rsidRPr="00435A20" w:rsidDel="00225704">
          <w:rPr>
            <w:rFonts w:ascii="Times New Roman" w:eastAsia="Times New Roman" w:hAnsi="Times New Roman" w:cs="David"/>
            <w:sz w:val="20"/>
            <w:szCs w:val="24"/>
            <w:rtl/>
          </w:rPr>
          <w:delText>תכניות חיפויי קירות וסידור ריצוף במבואת כניסה, במבואות במרתף ובמבואות קומתיות  1:20 / 1:50</w:delText>
        </w:r>
      </w:del>
      <w:ins w:id="411" w:author="Meryl Etman [2]" w:date="2022-05-12T11:07:00Z">
        <w:r w:rsidR="00225704">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0085F29C" w14:textId="5FB6F9D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del w:id="412" w:author="Meryl Etman [2]" w:date="2022-05-12T11:08:00Z">
        <w:r w:rsidRPr="00435A20" w:rsidDel="00225704">
          <w:rPr>
            <w:rFonts w:ascii="Times New Roman" w:eastAsia="Times New Roman" w:hAnsi="Times New Roman" w:cs="David"/>
            <w:sz w:val="20"/>
            <w:szCs w:val="24"/>
            <w:rtl/>
          </w:rPr>
          <w:delText xml:space="preserve">תכניות </w:delText>
        </w:r>
      </w:del>
      <w:ins w:id="413" w:author="Meryl Etman [2]" w:date="2022-05-12T11:08:00Z">
        <w:r w:rsidR="00225704">
          <w:rPr>
            <w:rFonts w:ascii="Times New Roman" w:eastAsia="Times New Roman" w:hAnsi="Times New Roman" w:cs="David" w:hint="cs"/>
            <w:sz w:val="20"/>
            <w:szCs w:val="24"/>
            <w:rtl/>
          </w:rPr>
          <w:t>סימון</w:t>
        </w:r>
        <w:r w:rsidR="00225704" w:rsidRPr="00435A20">
          <w:rPr>
            <w:rFonts w:ascii="Times New Roman" w:eastAsia="Times New Roman" w:hAnsi="Times New Roman" w:cs="David"/>
            <w:sz w:val="20"/>
            <w:szCs w:val="24"/>
            <w:rtl/>
          </w:rPr>
          <w:t xml:space="preserve"> </w:t>
        </w:r>
      </w:ins>
      <w:r w:rsidRPr="00435A20">
        <w:rPr>
          <w:rFonts w:ascii="Times New Roman" w:eastAsia="Times New Roman" w:hAnsi="Times New Roman" w:cs="David"/>
          <w:sz w:val="20"/>
          <w:szCs w:val="24"/>
          <w:rtl/>
        </w:rPr>
        <w:t>תקרות אקוסטיות ותותבות</w:t>
      </w:r>
      <w:ins w:id="414" w:author="Meryl Etman [2]" w:date="2022-05-12T11:09:00Z">
        <w:r w:rsidR="00225704">
          <w:rPr>
            <w:rFonts w:ascii="Times New Roman" w:eastAsia="Times New Roman" w:hAnsi="Times New Roman" w:cs="David" w:hint="cs"/>
            <w:sz w:val="20"/>
            <w:szCs w:val="24"/>
            <w:rtl/>
          </w:rPr>
          <w:t>.</w:t>
        </w:r>
      </w:ins>
      <w:r w:rsidRPr="00435A20">
        <w:rPr>
          <w:rFonts w:ascii="Times New Roman" w:eastAsia="Times New Roman" w:hAnsi="Times New Roman" w:cs="David"/>
          <w:sz w:val="20"/>
          <w:szCs w:val="24"/>
          <w:rtl/>
        </w:rPr>
        <w:t xml:space="preserve"> </w:t>
      </w:r>
      <w:del w:id="415" w:author="Meryl Etman [2]" w:date="2022-05-12T11:08:00Z">
        <w:r w:rsidRPr="00435A20" w:rsidDel="00225704">
          <w:rPr>
            <w:rFonts w:ascii="Times New Roman" w:eastAsia="Times New Roman" w:hAnsi="Times New Roman" w:cs="David"/>
            <w:sz w:val="20"/>
            <w:szCs w:val="24"/>
            <w:rtl/>
          </w:rPr>
          <w:delText xml:space="preserve">1:20 / </w:delText>
        </w:r>
      </w:del>
      <w:del w:id="416" w:author="Meryl Etman [2]" w:date="2022-05-12T11:09:00Z">
        <w:r w:rsidRPr="00435A20" w:rsidDel="00225704">
          <w:rPr>
            <w:rFonts w:ascii="Times New Roman" w:eastAsia="Times New Roman" w:hAnsi="Times New Roman" w:cs="David"/>
            <w:sz w:val="20"/>
            <w:szCs w:val="24"/>
            <w:rtl/>
          </w:rPr>
          <w:delText>1:50.</w:delText>
        </w:r>
      </w:del>
      <w:ins w:id="417" w:author="Meryl Etman [2]" w:date="2022-05-12T11:08:00Z">
        <w:r w:rsidR="00225704">
          <w:rPr>
            <w:rFonts w:ascii="Times New Roman" w:eastAsia="Times New Roman" w:hAnsi="Times New Roman" w:cs="David" w:hint="cs"/>
            <w:sz w:val="20"/>
            <w:szCs w:val="24"/>
            <w:rtl/>
          </w:rPr>
          <w:t>יובהר כי תכנון מפורט של תקרות אקוסטיות בשטחים הציבוריים ייעשה ע</w:t>
        </w:r>
      </w:ins>
      <w:ins w:id="418" w:author="Meryl Etman [2]" w:date="2022-05-12T11:09:00Z">
        <w:r w:rsidR="00225704">
          <w:rPr>
            <w:rFonts w:ascii="Times New Roman" w:eastAsia="Times New Roman" w:hAnsi="Times New Roman" w:cs="David" w:hint="cs"/>
            <w:sz w:val="20"/>
            <w:szCs w:val="24"/>
            <w:rtl/>
          </w:rPr>
          <w:t>"י מעצב/ת הפנים.</w:t>
        </w:r>
      </w:ins>
    </w:p>
    <w:p w14:paraId="2DB901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2D7663EB" w14:textId="03C8343A"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ins w:id="419" w:author="Meryl Etman [2]" w:date="2022-05-12T11:11:00Z">
        <w:r w:rsidR="00225704">
          <w:rPr>
            <w:rFonts w:ascii="Times New Roman" w:eastAsia="Times New Roman" w:hAnsi="Times New Roman" w:cs="David" w:hint="cs"/>
            <w:sz w:val="20"/>
            <w:szCs w:val="24"/>
            <w:rtl/>
          </w:rPr>
          <w:t xml:space="preserve"> </w:t>
        </w:r>
        <w:r w:rsidR="00CF35B9">
          <w:rPr>
            <w:rFonts w:ascii="Times New Roman" w:eastAsia="Times New Roman" w:hAnsi="Times New Roman" w:cs="David" w:hint="cs"/>
            <w:sz w:val="20"/>
            <w:szCs w:val="24"/>
            <w:rtl/>
          </w:rPr>
          <w:t xml:space="preserve"> </w:t>
        </w:r>
        <w:r w:rsidR="00225704">
          <w:rPr>
            <w:rFonts w:ascii="Times New Roman" w:eastAsia="Times New Roman" w:hAnsi="Times New Roman" w:cs="David" w:hint="cs"/>
            <w:sz w:val="20"/>
            <w:szCs w:val="24"/>
            <w:rtl/>
          </w:rPr>
          <w:t>כולל פרטים ב-</w:t>
        </w:r>
        <w:r w:rsidR="00CF35B9">
          <w:rPr>
            <w:rFonts w:ascii="Times New Roman" w:eastAsia="Times New Roman" w:hAnsi="Times New Roman" w:cs="David" w:hint="cs"/>
            <w:sz w:val="20"/>
            <w:szCs w:val="24"/>
            <w:rtl/>
          </w:rPr>
          <w:t>1:5/1:10</w:t>
        </w:r>
      </w:ins>
      <w:del w:id="420" w:author="Meryl Etman [2]" w:date="2022-05-12T11:11:00Z">
        <w:r w:rsidRPr="00435A20" w:rsidDel="00225704">
          <w:rPr>
            <w:rFonts w:ascii="Times New Roman" w:eastAsia="Times New Roman" w:hAnsi="Times New Roman" w:cs="David"/>
            <w:sz w:val="20"/>
            <w:szCs w:val="24"/>
            <w:rtl/>
          </w:rPr>
          <w:delText>.</w:delText>
        </w:r>
      </w:del>
    </w:p>
    <w:p w14:paraId="31E3FB8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1234973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0699C0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53867A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690E23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5E7DEA5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1F930B6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6729506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36FF2F8E" w14:textId="62A71CB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del w:id="421" w:author="Meryl Etman [2]" w:date="2022-05-12T11:09:00Z">
        <w:r w:rsidRPr="00435A20" w:rsidDel="00225704">
          <w:rPr>
            <w:rFonts w:ascii="Times New Roman" w:eastAsia="Times New Roman" w:hAnsi="Times New Roman" w:cs="David"/>
            <w:sz w:val="20"/>
            <w:szCs w:val="24"/>
            <w:rtl/>
          </w:rPr>
          <w:delText>תכניות תאום מערכות (סופרפוזיציה), חתכים באזורים בהם מתוכננת הצטלבות מערכות</w:delText>
        </w:r>
      </w:del>
      <w:ins w:id="422" w:author="Meryl Etman [2]" w:date="2022-05-12T11:09:00Z">
        <w:r w:rsidR="00225704">
          <w:rPr>
            <w:rFonts w:ascii="Times New Roman" w:eastAsia="Times New Roman" w:hAnsi="Times New Roman" w:cs="David" w:hint="cs"/>
            <w:sz w:val="20"/>
            <w:szCs w:val="24"/>
            <w:rtl/>
          </w:rPr>
          <w:t>מבוט</w:t>
        </w:r>
      </w:ins>
      <w:ins w:id="423" w:author="Meryl Etman [2]" w:date="2022-05-12T11:10:00Z">
        <w:r w:rsidR="00225704">
          <w:rPr>
            <w:rFonts w:ascii="Times New Roman" w:eastAsia="Times New Roman" w:hAnsi="Times New Roman" w:cs="David" w:hint="cs"/>
            <w:sz w:val="20"/>
            <w:szCs w:val="24"/>
            <w:rtl/>
          </w:rPr>
          <w:t>ל</w:t>
        </w:r>
      </w:ins>
      <w:r w:rsidRPr="00435A20">
        <w:rPr>
          <w:rFonts w:ascii="Times New Roman" w:eastAsia="Times New Roman" w:hAnsi="Times New Roman" w:cs="David"/>
          <w:sz w:val="20"/>
          <w:szCs w:val="24"/>
          <w:rtl/>
        </w:rPr>
        <w:t>.</w:t>
      </w:r>
    </w:p>
    <w:p w14:paraId="76D018C6" w14:textId="56831DB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del w:id="424" w:author="Meryl Etman [2]" w:date="2022-05-12T11:12:00Z">
        <w:r w:rsidRPr="00435A20" w:rsidDel="00CF35B9">
          <w:rPr>
            <w:rFonts w:ascii="Times New Roman" w:eastAsia="Times New Roman" w:hAnsi="Times New Roman" w:cs="David"/>
            <w:sz w:val="20"/>
            <w:szCs w:val="24"/>
            <w:rtl/>
          </w:rPr>
          <w:delText>תכניות יצור מדרגות 1:5.</w:delText>
        </w:r>
      </w:del>
      <w:ins w:id="425" w:author="Meryl Etman [2]" w:date="2022-05-12T11:12:00Z">
        <w:r w:rsidR="00CF35B9">
          <w:rPr>
            <w:rFonts w:ascii="Times New Roman" w:eastAsia="Times New Roman" w:hAnsi="Times New Roman" w:cs="David" w:hint="cs"/>
            <w:sz w:val="20"/>
            <w:szCs w:val="24"/>
            <w:rtl/>
          </w:rPr>
          <w:t>מבוטל</w:t>
        </w:r>
      </w:ins>
    </w:p>
    <w:p w14:paraId="28535A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20D68DE1" w14:textId="7CDD3BD0"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del w:id="426" w:author="Meryl Etman [2]" w:date="2022-05-12T11:13:00Z">
        <w:r w:rsidRPr="00435A20" w:rsidDel="00CF35B9">
          <w:rPr>
            <w:rFonts w:ascii="Times New Roman" w:eastAsia="Times New Roman" w:hAnsi="Times New Roman" w:cs="David"/>
            <w:sz w:val="20"/>
            <w:szCs w:val="24"/>
            <w:rtl/>
          </w:rPr>
          <w:delText>תכניות פריסת קירות שירותים 1:20</w:delText>
        </w:r>
      </w:del>
      <w:ins w:id="427" w:author="Meryl Etman [2]" w:date="2022-05-12T11:13:00Z">
        <w:r w:rsidR="00CF35B9">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620DAEC7" w14:textId="661FCF0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del w:id="428" w:author="Meryl Etman [2]" w:date="2022-05-12T11:13:00Z">
        <w:r w:rsidRPr="00435A20" w:rsidDel="00CF35B9">
          <w:rPr>
            <w:rFonts w:ascii="Times New Roman" w:eastAsia="Times New Roman" w:hAnsi="Times New Roman" w:cs="David"/>
            <w:sz w:val="20"/>
            <w:szCs w:val="24"/>
            <w:rtl/>
          </w:rPr>
          <w:delText>תכנית מטבחים, ארונות מטבח ופריסת קירות 1:2</w:delText>
        </w:r>
      </w:del>
      <w:ins w:id="429" w:author="Meryl Etman [2]" w:date="2022-05-12T11:13:00Z">
        <w:r w:rsidR="00CF35B9">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0.</w:t>
      </w:r>
    </w:p>
    <w:p w14:paraId="41F6F1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399869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2719954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1B801FA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1D4A39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439597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5CDDDD1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467704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5EF4CA90" w14:textId="3AC68986"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w:t>
      </w:r>
      <w:ins w:id="430" w:author="Meryl Etman [2]" w:date="2022-03-27T16:59:00Z">
        <w:r w:rsidR="00B561E0">
          <w:rPr>
            <w:rFonts w:ascii="Times New Roman" w:eastAsia="Times New Roman" w:hAnsi="Times New Roman" w:cs="David"/>
            <w:sz w:val="20"/>
            <w:szCs w:val="24"/>
            <w:rtl/>
          </w:rPr>
          <w:tab/>
        </w:r>
      </w:ins>
      <w:del w:id="431" w:author="Meryl Etman [2]" w:date="2022-05-12T11:13:00Z">
        <w:r w:rsidRPr="00435A20" w:rsidDel="00CF35B9">
          <w:rPr>
            <w:rFonts w:ascii="Times New Roman" w:eastAsia="Times New Roman" w:hAnsi="Times New Roman" w:cs="David" w:hint="cs"/>
            <w:sz w:val="20"/>
            <w:szCs w:val="24"/>
            <w:rtl/>
          </w:rPr>
          <w:delText>תכנית מיקום שילוט, פרסום הכוונה והדרכה</w:delText>
        </w:r>
      </w:del>
      <w:ins w:id="432" w:author="Meryl Etman [2]" w:date="2022-05-12T11:13:00Z">
        <w:r w:rsidR="00CF35B9">
          <w:rPr>
            <w:rFonts w:ascii="Times New Roman" w:eastAsia="Times New Roman" w:hAnsi="Times New Roman" w:cs="David" w:hint="cs"/>
            <w:sz w:val="20"/>
            <w:szCs w:val="24"/>
            <w:rtl/>
          </w:rPr>
          <w:t>מבוטל</w:t>
        </w:r>
      </w:ins>
      <w:r w:rsidRPr="00435A20">
        <w:rPr>
          <w:rFonts w:ascii="Times New Roman" w:eastAsia="Times New Roman" w:hAnsi="Times New Roman" w:cs="David" w:hint="cs"/>
          <w:sz w:val="20"/>
          <w:szCs w:val="24"/>
          <w:rtl/>
        </w:rPr>
        <w:t xml:space="preserve">. </w:t>
      </w:r>
    </w:p>
    <w:p w14:paraId="700BE042" w14:textId="2881ABD1"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del w:id="433" w:author="Meryl Etman [2]" w:date="2022-05-12T11:13:00Z">
        <w:r w:rsidRPr="00435A20" w:rsidDel="00CF35B9">
          <w:rPr>
            <w:rFonts w:ascii="Times New Roman" w:eastAsia="Times New Roman" w:hAnsi="Times New Roman" w:cs="David" w:hint="cs"/>
            <w:sz w:val="20"/>
            <w:szCs w:val="24"/>
            <w:rtl/>
          </w:rPr>
          <w:delText xml:space="preserve"> </w:delText>
        </w:r>
      </w:del>
      <w:del w:id="434" w:author="Meryl Etman [2]" w:date="2022-05-12T11:14:00Z">
        <w:r w:rsidRPr="00435A20" w:rsidDel="00CF35B9">
          <w:rPr>
            <w:rFonts w:ascii="Times New Roman" w:eastAsia="Times New Roman" w:hAnsi="Times New Roman" w:cs="David"/>
            <w:sz w:val="20"/>
            <w:szCs w:val="24"/>
            <w:rtl/>
            <w:lang w:eastAsia="he-IL"/>
          </w:rPr>
          <w:delText>תכניות העמדת ריהוט בשטחים משותפים (אדניות, צמחיה, עציצים, מאפרות, פחי אשפה, עמדת מודיעין וכו').</w:delText>
        </w:r>
        <w:r w:rsidRPr="00435A20" w:rsidDel="00CF35B9">
          <w:rPr>
            <w:rFonts w:ascii="Times New Roman" w:eastAsia="Times New Roman" w:hAnsi="Times New Roman" w:cs="David" w:hint="cs"/>
            <w:sz w:val="20"/>
            <w:szCs w:val="24"/>
            <w:rtl/>
          </w:rPr>
          <w:delText xml:space="preserve"> [</w:delText>
        </w:r>
      </w:del>
      <w:ins w:id="435" w:author="Meryl Etman [2]" w:date="2022-05-12T11:14:00Z">
        <w:r w:rsidR="00CF35B9">
          <w:rPr>
            <w:rFonts w:ascii="Times New Roman" w:eastAsia="Times New Roman" w:hAnsi="Times New Roman" w:cs="David" w:hint="cs"/>
            <w:sz w:val="20"/>
            <w:szCs w:val="24"/>
            <w:rtl/>
            <w:lang w:eastAsia="he-IL"/>
          </w:rPr>
          <w:t>מבוטל</w:t>
        </w:r>
      </w:ins>
    </w:p>
    <w:p w14:paraId="12A73E0A"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sz w:val="20"/>
          <w:szCs w:val="24"/>
          <w:lang w:eastAsia="he-IL"/>
        </w:rPr>
        <w:pPrChange w:id="436" w:author="Meryl Etman [2]" w:date="2022-05-12T11:14:00Z">
          <w:pPr>
            <w:widowControl w:val="0"/>
            <w:spacing w:before="0" w:beforeAutospacing="0" w:after="0" w:afterAutospacing="0" w:line="240" w:lineRule="auto"/>
            <w:ind w:left="720" w:hanging="720"/>
            <w:jc w:val="both"/>
          </w:pPr>
        </w:pPrChange>
      </w:pPr>
    </w:p>
    <w:p w14:paraId="3503B510" w14:textId="6E7A6DD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del w:id="437" w:author="Meryl Etman [2]" w:date="2022-05-12T11:14:00Z">
        <w:r w:rsidRPr="00435A20" w:rsidDel="00CF35B9">
          <w:rPr>
            <w:rFonts w:ascii="Times New Roman" w:eastAsia="Times New Roman" w:hAnsi="Times New Roman" w:cs="David"/>
            <w:sz w:val="20"/>
            <w:szCs w:val="24"/>
            <w:rtl/>
            <w:lang w:eastAsia="he-IL"/>
          </w:rPr>
          <w:delText>תכניות פנים למשרדי הנהלת/תחזוקת המבנה (אם יהיו)</w:delText>
        </w:r>
      </w:del>
      <w:ins w:id="438" w:author="Meryl Etman [2]" w:date="2022-05-12T11:14:00Z">
        <w:r w:rsidR="00CF35B9">
          <w:rPr>
            <w:rFonts w:ascii="Times New Roman" w:eastAsia="Times New Roman" w:hAnsi="Times New Roman" w:cs="David" w:hint="cs"/>
            <w:sz w:val="20"/>
            <w:szCs w:val="24"/>
            <w:rtl/>
            <w:lang w:eastAsia="he-IL"/>
          </w:rPr>
          <w:t>מבוטל</w:t>
        </w:r>
      </w:ins>
      <w:r w:rsidRPr="00435A20">
        <w:rPr>
          <w:rFonts w:ascii="Times New Roman" w:eastAsia="Times New Roman" w:hAnsi="Times New Roman" w:cs="David"/>
          <w:sz w:val="20"/>
          <w:szCs w:val="24"/>
          <w:rtl/>
          <w:lang w:eastAsia="he-IL"/>
        </w:rPr>
        <w:t>.</w:t>
      </w:r>
    </w:p>
    <w:p w14:paraId="6A45FFD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1A7439C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7D8CE32"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536B44A1"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5534C70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64C5338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7C55F0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0801A62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42500D32" w14:textId="612992A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ins w:id="439" w:author="Meryl Etman [2]" w:date="2022-05-12T11:14:00Z">
        <w:r w:rsidR="00CF35B9">
          <w:rPr>
            <w:rFonts w:ascii="Times New Roman" w:eastAsia="Times New Roman" w:hAnsi="Times New Roman" w:cs="David" w:hint="cs"/>
            <w:sz w:val="20"/>
            <w:szCs w:val="24"/>
            <w:rtl/>
          </w:rPr>
          <w:t xml:space="preserve"> בנויות</w:t>
        </w:r>
      </w:ins>
      <w:r w:rsidRPr="00435A20">
        <w:rPr>
          <w:rFonts w:ascii="Times New Roman" w:eastAsia="Times New Roman" w:hAnsi="Times New Roman" w:cs="David"/>
          <w:sz w:val="20"/>
          <w:szCs w:val="24"/>
          <w:rtl/>
        </w:rPr>
        <w:t>.</w:t>
      </w:r>
    </w:p>
    <w:p w14:paraId="141707A4" w14:textId="048A2752"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r>
      <w:del w:id="440" w:author="Meryl Etman [2]" w:date="2022-05-12T11:15:00Z">
        <w:r w:rsidRPr="00435A20" w:rsidDel="00CF35B9">
          <w:rPr>
            <w:rFonts w:ascii="Times New Roman" w:eastAsia="Times New Roman" w:hAnsi="Times New Roman" w:cs="David"/>
            <w:sz w:val="20"/>
            <w:szCs w:val="24"/>
            <w:rtl/>
          </w:rPr>
          <w:delText>בסיסים לציוד (מ"א, גנרטור וכו').</w:delText>
        </w:r>
      </w:del>
      <w:ins w:id="441" w:author="Meryl Etman [2]" w:date="2022-05-12T11:15:00Z">
        <w:r w:rsidR="00CF35B9">
          <w:rPr>
            <w:rFonts w:ascii="Times New Roman" w:eastAsia="Times New Roman" w:hAnsi="Times New Roman" w:cs="David" w:hint="cs"/>
            <w:sz w:val="20"/>
            <w:szCs w:val="24"/>
            <w:rtl/>
          </w:rPr>
          <w:t>מבוטל</w:t>
        </w:r>
      </w:ins>
    </w:p>
    <w:p w14:paraId="528CD5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7FDBEF5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33792F4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4B176E7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5CF5A37F" w14:textId="3C2C36AF"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r>
      <w:del w:id="442" w:author="Meryl Etman [2]" w:date="2022-05-12T11:15:00Z">
        <w:r w:rsidRPr="00435A20" w:rsidDel="00CF35B9">
          <w:rPr>
            <w:rFonts w:ascii="Times New Roman" w:eastAsia="Times New Roman" w:hAnsi="Times New Roman" w:cs="David"/>
            <w:sz w:val="20"/>
            <w:szCs w:val="24"/>
            <w:rtl/>
          </w:rPr>
          <w:delText xml:space="preserve">פרטי רמפות פריקה וטעינה. </w:delText>
        </w:r>
      </w:del>
      <w:ins w:id="443" w:author="Meryl Etman [2]" w:date="2022-05-12T11:15:00Z">
        <w:r w:rsidR="00CF35B9">
          <w:rPr>
            <w:rFonts w:ascii="Times New Roman" w:eastAsia="Times New Roman" w:hAnsi="Times New Roman" w:cs="David" w:hint="cs"/>
            <w:sz w:val="20"/>
            <w:szCs w:val="24"/>
            <w:rtl/>
          </w:rPr>
          <w:t>מבוטל</w:t>
        </w:r>
      </w:ins>
    </w:p>
    <w:p w14:paraId="568E17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2438C24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3082F0B2" w14:textId="50CFEC9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  </w:t>
      </w:r>
      <w:del w:id="444" w:author="Meryl Etman [2]" w:date="2022-05-12T11:15:00Z">
        <w:r w:rsidRPr="00435A20" w:rsidDel="00CF35B9">
          <w:rPr>
            <w:rFonts w:ascii="Times New Roman" w:eastAsia="Times New Roman" w:hAnsi="Times New Roman" w:cs="David" w:hint="cs"/>
            <w:sz w:val="20"/>
            <w:szCs w:val="24"/>
            <w:rtl/>
            <w:lang w:eastAsia="he-IL"/>
          </w:rPr>
          <w:delText>הגבהת מעקות במרפסות בכ- 30 ס"מ</w:delText>
        </w:r>
      </w:del>
      <w:ins w:id="445" w:author="Meryl Etman [2]" w:date="2022-05-12T11:15:00Z">
        <w:r w:rsidR="00CF35B9">
          <w:rPr>
            <w:rFonts w:ascii="Times New Roman" w:eastAsia="Times New Roman" w:hAnsi="Times New Roman" w:cs="David" w:hint="cs"/>
            <w:sz w:val="20"/>
            <w:szCs w:val="24"/>
            <w:rtl/>
            <w:lang w:eastAsia="he-IL"/>
          </w:rPr>
          <w:t>מבוטל</w:t>
        </w:r>
      </w:ins>
    </w:p>
    <w:p w14:paraId="2A58A5A5" w14:textId="77777777" w:rsidR="00435A20" w:rsidRPr="00435A20" w:rsidRDefault="00435A20">
      <w:pPr>
        <w:widowControl w:val="0"/>
        <w:spacing w:before="0" w:beforeAutospacing="0" w:after="0" w:afterAutospacing="0" w:line="240" w:lineRule="auto"/>
        <w:ind w:left="2160"/>
        <w:jc w:val="both"/>
        <w:rPr>
          <w:rFonts w:ascii="Times New Roman" w:eastAsia="Times New Roman" w:hAnsi="Times New Roman" w:cs="David"/>
          <w:sz w:val="20"/>
          <w:szCs w:val="24"/>
          <w:rtl/>
        </w:rPr>
        <w:pPrChange w:id="446" w:author="Meryl Etman [2]" w:date="2022-05-12T11:15:00Z">
          <w:pPr>
            <w:widowControl w:val="0"/>
            <w:spacing w:before="0" w:beforeAutospacing="0" w:after="0" w:afterAutospacing="0" w:line="240" w:lineRule="auto"/>
            <w:ind w:left="2160" w:hanging="720"/>
            <w:jc w:val="both"/>
          </w:pPr>
        </w:pPrChange>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25D781A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79503C2" w14:textId="4D6DAB90" w:rsidR="00435A20" w:rsidRPr="00435A20" w:rsidDel="00CF35B9" w:rsidRDefault="00435A20" w:rsidP="00435A20">
      <w:pPr>
        <w:widowControl w:val="0"/>
        <w:spacing w:before="0" w:beforeAutospacing="0" w:after="0" w:afterAutospacing="0" w:line="240" w:lineRule="auto"/>
        <w:ind w:left="1440" w:right="1440" w:hanging="720"/>
        <w:jc w:val="both"/>
        <w:rPr>
          <w:del w:id="447" w:author="Meryl Etman [2]" w:date="2022-05-12T11:16:00Z"/>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del w:id="448" w:author="Meryl Etman [2]" w:date="2022-05-12T11:16:00Z">
        <w:r w:rsidRPr="00435A20" w:rsidDel="00CF35B9">
          <w:rPr>
            <w:rFonts w:ascii="Times New Roman" w:eastAsia="Times New Roman" w:hAnsi="Times New Roman" w:cs="David"/>
            <w:sz w:val="20"/>
            <w:szCs w:val="24"/>
            <w:u w:val="single"/>
            <w:rtl/>
          </w:rPr>
          <w:delText>פרטי איטום ניקוז ובידוד בקנ"מ 1:5, 1:10, 1:20</w:delText>
        </w:r>
      </w:del>
    </w:p>
    <w:p w14:paraId="0ABE1680" w14:textId="46086643" w:rsidR="00435A20" w:rsidRPr="00435A20" w:rsidRDefault="00CF35B9">
      <w:pPr>
        <w:widowControl w:val="0"/>
        <w:spacing w:before="0" w:beforeAutospacing="0" w:after="0" w:afterAutospacing="0" w:line="240" w:lineRule="auto"/>
        <w:ind w:left="1440" w:right="1440"/>
        <w:jc w:val="both"/>
        <w:rPr>
          <w:rFonts w:ascii="Times New Roman" w:eastAsia="Times New Roman" w:hAnsi="Times New Roman" w:cs="David"/>
          <w:sz w:val="20"/>
          <w:szCs w:val="24"/>
          <w:rtl/>
        </w:rPr>
        <w:pPrChange w:id="449" w:author="Meryl Etman [2]" w:date="2022-05-12T11:16:00Z">
          <w:pPr>
            <w:widowControl w:val="0"/>
            <w:spacing w:before="0" w:beforeAutospacing="0" w:after="0" w:afterAutospacing="0" w:line="240" w:lineRule="auto"/>
            <w:ind w:right="720" w:firstLine="89"/>
            <w:jc w:val="both"/>
          </w:pPr>
        </w:pPrChange>
      </w:pPr>
      <w:ins w:id="450" w:author="Meryl Etman [2]" w:date="2022-05-12T11:16:00Z">
        <w:r>
          <w:rPr>
            <w:rFonts w:ascii="Times New Roman" w:eastAsia="Times New Roman" w:hAnsi="Times New Roman" w:cs="David" w:hint="cs"/>
            <w:sz w:val="20"/>
            <w:szCs w:val="24"/>
            <w:u w:val="single"/>
            <w:rtl/>
          </w:rPr>
          <w:t>מבוטל</w:t>
        </w:r>
      </w:ins>
    </w:p>
    <w:p w14:paraId="3971EAFE" w14:textId="6BC5579F" w:rsidR="00435A20" w:rsidRPr="00435A20" w:rsidDel="00CF35B9" w:rsidRDefault="00435A20" w:rsidP="00CF35B9">
      <w:pPr>
        <w:widowControl w:val="0"/>
        <w:spacing w:before="0" w:beforeAutospacing="0" w:after="0" w:afterAutospacing="0" w:line="240" w:lineRule="auto"/>
        <w:ind w:left="2160" w:hanging="720"/>
        <w:jc w:val="both"/>
        <w:rPr>
          <w:del w:id="451" w:author="Meryl Etman [2]" w:date="2022-05-12T11:16:00Z"/>
          <w:rFonts w:ascii="Times New Roman" w:eastAsia="Times New Roman" w:hAnsi="Times New Roman" w:cs="David"/>
          <w:sz w:val="20"/>
          <w:szCs w:val="24"/>
          <w:rtl/>
        </w:rPr>
      </w:pPr>
      <w:del w:id="452" w:author="Meryl Etman [2]" w:date="2022-05-12T11:16:00Z">
        <w:r w:rsidRPr="00435A20" w:rsidDel="00CF35B9">
          <w:rPr>
            <w:rFonts w:ascii="Times New Roman" w:eastAsia="Times New Roman" w:hAnsi="Times New Roman" w:cs="David"/>
            <w:sz w:val="20"/>
            <w:szCs w:val="24"/>
            <w:rtl/>
          </w:rPr>
          <w:delText>א.</w:delText>
        </w:r>
      </w:del>
      <w:r w:rsidRPr="00435A20">
        <w:rPr>
          <w:rFonts w:ascii="Times New Roman" w:eastAsia="Times New Roman" w:hAnsi="Times New Roman" w:cs="David"/>
          <w:sz w:val="20"/>
          <w:szCs w:val="24"/>
          <w:rtl/>
        </w:rPr>
        <w:tab/>
      </w:r>
      <w:del w:id="453" w:author="Meryl Etman [2]" w:date="2022-05-12T11:16:00Z">
        <w:r w:rsidRPr="00435A20" w:rsidDel="00CF35B9">
          <w:rPr>
            <w:rFonts w:ascii="Times New Roman" w:eastAsia="Times New Roman" w:hAnsi="Times New Roman" w:cs="David"/>
            <w:sz w:val="20"/>
            <w:szCs w:val="24"/>
            <w:rtl/>
          </w:rPr>
          <w:delText>איטום גגות שטוחים (עם ו/או בלי ריצוף).</w:delText>
        </w:r>
      </w:del>
    </w:p>
    <w:p w14:paraId="6250D87B" w14:textId="4F16F77A" w:rsidR="00435A20" w:rsidRPr="00435A20" w:rsidDel="00CF35B9" w:rsidRDefault="00435A20" w:rsidP="00F436C4">
      <w:pPr>
        <w:widowControl w:val="0"/>
        <w:spacing w:before="0" w:beforeAutospacing="0" w:after="0" w:afterAutospacing="0" w:line="240" w:lineRule="auto"/>
        <w:ind w:left="2160" w:hanging="720"/>
        <w:jc w:val="both"/>
        <w:rPr>
          <w:del w:id="454" w:author="Meryl Etman [2]" w:date="2022-05-12T11:16:00Z"/>
          <w:rFonts w:ascii="Times New Roman" w:eastAsia="Times New Roman" w:hAnsi="Times New Roman" w:cs="David"/>
          <w:sz w:val="20"/>
          <w:szCs w:val="24"/>
          <w:rtl/>
        </w:rPr>
      </w:pPr>
      <w:del w:id="455" w:author="Meryl Etman [2]" w:date="2022-05-12T11:16:00Z">
        <w:r w:rsidRPr="00435A20" w:rsidDel="00CF35B9">
          <w:rPr>
            <w:rFonts w:ascii="Times New Roman" w:eastAsia="Times New Roman" w:hAnsi="Times New Roman" w:cs="David"/>
            <w:sz w:val="20"/>
            <w:szCs w:val="24"/>
            <w:rtl/>
          </w:rPr>
          <w:delText>ב.</w:delText>
        </w:r>
        <w:r w:rsidRPr="00435A20" w:rsidDel="00CF35B9">
          <w:rPr>
            <w:rFonts w:ascii="Times New Roman" w:eastAsia="Times New Roman" w:hAnsi="Times New Roman" w:cs="David"/>
            <w:sz w:val="20"/>
            <w:szCs w:val="24"/>
            <w:rtl/>
          </w:rPr>
          <w:tab/>
          <w:delText>תאום איטום קירות/קורות הבאים במגע עם הקרקע.</w:delText>
        </w:r>
      </w:del>
    </w:p>
    <w:p w14:paraId="528DC817" w14:textId="68F6F4E7" w:rsidR="00435A20" w:rsidRPr="00435A20" w:rsidDel="00CF35B9" w:rsidRDefault="00435A20" w:rsidP="003C4256">
      <w:pPr>
        <w:widowControl w:val="0"/>
        <w:spacing w:before="0" w:beforeAutospacing="0" w:after="0" w:afterAutospacing="0" w:line="240" w:lineRule="auto"/>
        <w:ind w:left="2160" w:hanging="720"/>
        <w:jc w:val="both"/>
        <w:rPr>
          <w:del w:id="456" w:author="Meryl Etman [2]" w:date="2022-05-12T11:16:00Z"/>
          <w:rFonts w:ascii="Times New Roman" w:eastAsia="Times New Roman" w:hAnsi="Times New Roman" w:cs="David"/>
          <w:sz w:val="20"/>
          <w:szCs w:val="24"/>
          <w:rtl/>
        </w:rPr>
      </w:pPr>
      <w:del w:id="457" w:author="Meryl Etman [2]" w:date="2022-05-12T11:16:00Z">
        <w:r w:rsidRPr="00435A20" w:rsidDel="00CF35B9">
          <w:rPr>
            <w:rFonts w:ascii="Times New Roman" w:eastAsia="Times New Roman" w:hAnsi="Times New Roman" w:cs="David"/>
            <w:sz w:val="20"/>
            <w:szCs w:val="24"/>
            <w:rtl/>
          </w:rPr>
          <w:delText>ג.</w:delText>
        </w:r>
        <w:r w:rsidRPr="00435A20" w:rsidDel="00CF35B9">
          <w:rPr>
            <w:rFonts w:ascii="Times New Roman" w:eastAsia="Times New Roman" w:hAnsi="Times New Roman" w:cs="David"/>
            <w:sz w:val="20"/>
            <w:szCs w:val="24"/>
            <w:rtl/>
          </w:rPr>
          <w:tab/>
          <w:delText>בידוד גגות שטוחים.</w:delText>
        </w:r>
      </w:del>
    </w:p>
    <w:p w14:paraId="2441F94B" w14:textId="5334E3F2" w:rsidR="00435A20" w:rsidRPr="00435A20" w:rsidDel="00CF35B9" w:rsidRDefault="00435A20" w:rsidP="00263178">
      <w:pPr>
        <w:widowControl w:val="0"/>
        <w:spacing w:before="0" w:beforeAutospacing="0" w:after="0" w:afterAutospacing="0" w:line="240" w:lineRule="auto"/>
        <w:ind w:left="2160" w:hanging="720"/>
        <w:jc w:val="both"/>
        <w:rPr>
          <w:del w:id="458" w:author="Meryl Etman [2]" w:date="2022-05-12T11:16:00Z"/>
          <w:rFonts w:ascii="Times New Roman" w:eastAsia="Times New Roman" w:hAnsi="Times New Roman" w:cs="David"/>
          <w:sz w:val="20"/>
          <w:szCs w:val="24"/>
          <w:rtl/>
        </w:rPr>
      </w:pPr>
      <w:del w:id="459" w:author="Meryl Etman [2]" w:date="2022-05-12T11:16:00Z">
        <w:r w:rsidRPr="00435A20" w:rsidDel="00CF35B9">
          <w:rPr>
            <w:rFonts w:ascii="Times New Roman" w:eastAsia="Times New Roman" w:hAnsi="Times New Roman" w:cs="David"/>
            <w:sz w:val="20"/>
            <w:szCs w:val="24"/>
            <w:rtl/>
          </w:rPr>
          <w:delText>ד.</w:delText>
        </w:r>
        <w:r w:rsidRPr="00435A20" w:rsidDel="00CF35B9">
          <w:rPr>
            <w:rFonts w:ascii="Times New Roman" w:eastAsia="Times New Roman" w:hAnsi="Times New Roman" w:cs="David"/>
            <w:sz w:val="20"/>
            <w:szCs w:val="24"/>
            <w:rtl/>
          </w:rPr>
          <w:tab/>
          <w:delText>פרטי מרזבים וזרבוביות.</w:delText>
        </w:r>
      </w:del>
    </w:p>
    <w:p w14:paraId="12056B0B" w14:textId="0227B067" w:rsidR="00435A20" w:rsidRPr="00435A20" w:rsidDel="00CF35B9" w:rsidRDefault="00435A20" w:rsidP="00263178">
      <w:pPr>
        <w:widowControl w:val="0"/>
        <w:spacing w:before="0" w:beforeAutospacing="0" w:after="0" w:afterAutospacing="0" w:line="240" w:lineRule="auto"/>
        <w:ind w:left="2160" w:hanging="720"/>
        <w:jc w:val="both"/>
        <w:rPr>
          <w:del w:id="460" w:author="Meryl Etman [2]" w:date="2022-05-12T11:16:00Z"/>
          <w:rFonts w:ascii="Times New Roman" w:eastAsia="Times New Roman" w:hAnsi="Times New Roman" w:cs="David"/>
          <w:sz w:val="20"/>
          <w:szCs w:val="24"/>
          <w:rtl/>
        </w:rPr>
      </w:pPr>
      <w:del w:id="461" w:author="Meryl Etman [2]" w:date="2022-05-12T11:16:00Z">
        <w:r w:rsidRPr="00435A20" w:rsidDel="00CF35B9">
          <w:rPr>
            <w:rFonts w:ascii="Times New Roman" w:eastAsia="Times New Roman" w:hAnsi="Times New Roman" w:cs="David"/>
            <w:sz w:val="20"/>
            <w:szCs w:val="24"/>
            <w:rtl/>
          </w:rPr>
          <w:delText>ה.</w:delText>
        </w:r>
        <w:r w:rsidRPr="00435A20" w:rsidDel="00CF35B9">
          <w:rPr>
            <w:rFonts w:ascii="Times New Roman" w:eastAsia="Times New Roman" w:hAnsi="Times New Roman" w:cs="David"/>
            <w:sz w:val="20"/>
            <w:szCs w:val="24"/>
            <w:rtl/>
          </w:rPr>
          <w:tab/>
          <w:delText>איטום חדרי שירותים, מטבחים ומטבחונים, חצרות אשפה וכו'.</w:delText>
        </w:r>
      </w:del>
    </w:p>
    <w:p w14:paraId="74E852B2" w14:textId="02B16D93" w:rsidR="00435A20" w:rsidRPr="00435A20" w:rsidDel="00CF35B9" w:rsidRDefault="00435A20" w:rsidP="00263178">
      <w:pPr>
        <w:widowControl w:val="0"/>
        <w:spacing w:before="0" w:beforeAutospacing="0" w:after="0" w:afterAutospacing="0" w:line="240" w:lineRule="auto"/>
        <w:ind w:left="2160" w:hanging="720"/>
        <w:jc w:val="both"/>
        <w:rPr>
          <w:del w:id="462" w:author="Meryl Etman [2]" w:date="2022-05-12T11:16:00Z"/>
          <w:rFonts w:ascii="Times New Roman" w:eastAsia="Times New Roman" w:hAnsi="Times New Roman" w:cs="David"/>
          <w:sz w:val="20"/>
          <w:szCs w:val="24"/>
          <w:rtl/>
        </w:rPr>
      </w:pPr>
      <w:del w:id="463" w:author="Meryl Etman [2]" w:date="2022-05-12T11:16:00Z">
        <w:r w:rsidRPr="00435A20" w:rsidDel="00CF35B9">
          <w:rPr>
            <w:rFonts w:ascii="Times New Roman" w:eastAsia="Times New Roman" w:hAnsi="Times New Roman" w:cs="David"/>
            <w:sz w:val="20"/>
            <w:szCs w:val="24"/>
            <w:rtl/>
          </w:rPr>
          <w:delText>ו.</w:delText>
        </w:r>
        <w:r w:rsidRPr="00435A20" w:rsidDel="00CF35B9">
          <w:rPr>
            <w:rFonts w:ascii="Times New Roman" w:eastAsia="Times New Roman" w:hAnsi="Times New Roman" w:cs="David"/>
            <w:sz w:val="20"/>
            <w:szCs w:val="24"/>
            <w:rtl/>
          </w:rPr>
          <w:tab/>
          <w:delText xml:space="preserve">סימון מהלך ומוצא מרזבים ע"ג חזיתות ותכניות במגע עם הקרקע כולל גבהים   1:50 (בתאום עם מתכנן הפיתוח). </w:delText>
        </w:r>
      </w:del>
    </w:p>
    <w:p w14:paraId="0FB95E5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565FE9C"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44E584E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4298BA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38DE9247" w14:textId="170B1A7A"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r>
      <w:del w:id="464" w:author="Meryl Etman [2]" w:date="2022-05-12T11:27:00Z">
        <w:r w:rsidRPr="00435A20" w:rsidDel="00B078CB">
          <w:rPr>
            <w:rFonts w:ascii="Times New Roman" w:eastAsia="Times New Roman" w:hAnsi="Times New Roman" w:cs="David"/>
            <w:sz w:val="20"/>
            <w:szCs w:val="24"/>
            <w:rtl/>
          </w:rPr>
          <w:delText>ריצוף וחיפויים</w:delText>
        </w:r>
      </w:del>
      <w:ins w:id="465" w:author="Meryl Etman [2]" w:date="2022-05-12T11:27:00Z">
        <w:r w:rsidR="00B078C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4D9E921F" w14:textId="3F6CD96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r>
      <w:del w:id="466" w:author="Meryl Etman [2]" w:date="2022-05-12T11:27:00Z">
        <w:r w:rsidRPr="00435A20" w:rsidDel="00B078CB">
          <w:rPr>
            <w:rFonts w:ascii="Times New Roman" w:eastAsia="Times New Roman" w:hAnsi="Times New Roman" w:cs="David"/>
            <w:sz w:val="20"/>
            <w:szCs w:val="24"/>
            <w:rtl/>
          </w:rPr>
          <w:delText>אדני חלונות</w:delText>
        </w:r>
      </w:del>
      <w:ins w:id="467" w:author="Meryl Etman [2]" w:date="2022-05-12T11:27:00Z">
        <w:r w:rsidR="00B078C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5758916B" w14:textId="1CE9AE02"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r>
      <w:del w:id="468" w:author="Meryl Etman [2]" w:date="2022-05-12T11:27:00Z">
        <w:r w:rsidRPr="00435A20" w:rsidDel="00B078CB">
          <w:rPr>
            <w:rFonts w:ascii="Times New Roman" w:eastAsia="Times New Roman" w:hAnsi="Times New Roman" w:cs="David"/>
            <w:sz w:val="20"/>
            <w:szCs w:val="24"/>
            <w:rtl/>
          </w:rPr>
          <w:delText>ספי מוזאיקה</w:delText>
        </w:r>
      </w:del>
      <w:ins w:id="469" w:author="Meryl Etman [2]" w:date="2022-05-12T11:27:00Z">
        <w:r w:rsidR="00B078C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7BCF8DC2" w14:textId="0FA1B9B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r>
      <w:del w:id="470" w:author="Meryl Etman [2]" w:date="2022-05-12T11:27:00Z">
        <w:r w:rsidRPr="00435A20" w:rsidDel="00B078CB">
          <w:rPr>
            <w:rFonts w:ascii="Times New Roman" w:eastAsia="Times New Roman" w:hAnsi="Times New Roman" w:cs="David"/>
            <w:sz w:val="20"/>
            <w:szCs w:val="24"/>
            <w:rtl/>
          </w:rPr>
          <w:delText>משטחי עבודה במטבח ובחדרי ש</w:delText>
        </w:r>
        <w:r w:rsidR="006D652D" w:rsidDel="00B078CB">
          <w:rPr>
            <w:rFonts w:ascii="Times New Roman" w:eastAsia="Times New Roman" w:hAnsi="Times New Roman" w:cs="David" w:hint="cs"/>
            <w:sz w:val="20"/>
            <w:szCs w:val="24"/>
            <w:rtl/>
          </w:rPr>
          <w:delText>י</w:delText>
        </w:r>
        <w:r w:rsidRPr="00435A20" w:rsidDel="00B078CB">
          <w:rPr>
            <w:rFonts w:ascii="Times New Roman" w:eastAsia="Times New Roman" w:hAnsi="Times New Roman" w:cs="David"/>
            <w:sz w:val="20"/>
            <w:szCs w:val="24"/>
            <w:rtl/>
          </w:rPr>
          <w:delText>רותים</w:delText>
        </w:r>
      </w:del>
      <w:ins w:id="471" w:author="Meryl Etman [2]" w:date="2022-05-12T11:27:00Z">
        <w:r w:rsidR="00B078C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647E4E26" w14:textId="3F75F2C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r>
      <w:del w:id="472" w:author="Meryl Etman [2]" w:date="2022-05-12T11:27:00Z">
        <w:r w:rsidRPr="00435A20" w:rsidDel="00B078CB">
          <w:rPr>
            <w:rFonts w:ascii="Times New Roman" w:eastAsia="Times New Roman" w:hAnsi="Times New Roman" w:cs="David"/>
            <w:sz w:val="20"/>
            <w:szCs w:val="24"/>
            <w:rtl/>
          </w:rPr>
          <w:delText>פרטי טיח פנים וחוץ</w:delText>
        </w:r>
      </w:del>
      <w:ins w:id="473" w:author="Meryl Etman [2]" w:date="2022-05-12T11:27:00Z">
        <w:r w:rsidR="00B078C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5C88FF9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lastRenderedPageBreak/>
        <w:t>ז.</w:t>
      </w:r>
      <w:r w:rsidRPr="00435A20">
        <w:rPr>
          <w:rFonts w:ascii="Times New Roman" w:eastAsia="Times New Roman" w:hAnsi="Times New Roman" w:cs="David"/>
          <w:sz w:val="20"/>
          <w:szCs w:val="24"/>
          <w:rtl/>
        </w:rPr>
        <w:tab/>
        <w:t>פרטי קירות מסך.</w:t>
      </w:r>
    </w:p>
    <w:p w14:paraId="0EC314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6D04FCB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735EDC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194E6D0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70B89168" w14:textId="77777777"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Pr>
          <w:rFonts w:ascii="Times New Roman" w:eastAsia="Times New Roman" w:hAnsi="Times New Roman" w:cs="David"/>
          <w:sz w:val="20"/>
          <w:szCs w:val="24"/>
          <w:rtl/>
        </w:rPr>
        <w:t>יב.</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73AF3F02" w14:textId="6C9ECADB" w:rsidR="00435A20" w:rsidRPr="00435A20" w:rsidRDefault="006D652D" w:rsidP="009607F9">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rPr>
        <w:t>יג.</w:t>
      </w:r>
      <w:r w:rsidR="009607F9">
        <w:rPr>
          <w:rFonts w:ascii="Times New Roman" w:eastAsia="Times New Roman" w:hAnsi="Times New Roman" w:cs="David" w:hint="cs"/>
          <w:sz w:val="20"/>
          <w:szCs w:val="24"/>
          <w:rtl/>
        </w:rPr>
        <w:t xml:space="preserve">          </w:t>
      </w:r>
      <w:r w:rsidR="009607F9" w:rsidRPr="00B27B4C">
        <w:rPr>
          <w:rFonts w:ascii="Times New Roman" w:eastAsia="Times New Roman" w:hAnsi="Times New Roman" w:cs="David" w:hint="cs"/>
          <w:sz w:val="20"/>
          <w:szCs w:val="24"/>
          <w:rtl/>
          <w:lang w:eastAsia="he-IL"/>
        </w:rPr>
        <w:t>פרטי שילוט חוץ</w:t>
      </w:r>
      <w:del w:id="474" w:author="Meryl Etman [2]" w:date="2022-05-12T11:28:00Z">
        <w:r w:rsidR="009607F9" w:rsidRPr="00B27B4C" w:rsidDel="00B078CB">
          <w:rPr>
            <w:rFonts w:ascii="Times New Roman" w:eastAsia="Times New Roman" w:hAnsi="Times New Roman" w:cs="David" w:hint="cs"/>
            <w:sz w:val="20"/>
            <w:szCs w:val="24"/>
            <w:rtl/>
            <w:lang w:eastAsia="he-IL"/>
          </w:rPr>
          <w:delText xml:space="preserve"> ופנים (ועד הבית)</w:delText>
        </w:r>
      </w:del>
      <w:ins w:id="475" w:author="Meryl Etman [2]" w:date="2022-05-12T11:28:00Z">
        <w:r w:rsidR="00B078CB">
          <w:rPr>
            <w:rFonts w:ascii="Times New Roman" w:eastAsia="Times New Roman" w:hAnsi="Times New Roman" w:cs="David" w:hint="cs"/>
            <w:sz w:val="20"/>
            <w:szCs w:val="24"/>
            <w:rtl/>
            <w:lang w:eastAsia="he-IL"/>
          </w:rPr>
          <w:t xml:space="preserve"> בקומות המסחר</w:t>
        </w:r>
      </w:ins>
      <w:r w:rsidR="009607F9" w:rsidRPr="00B27B4C">
        <w:rPr>
          <w:rFonts w:ascii="Times New Roman" w:eastAsia="Times New Roman" w:hAnsi="Times New Roman" w:cs="David" w:hint="cs"/>
          <w:sz w:val="20"/>
          <w:szCs w:val="24"/>
          <w:rtl/>
          <w:lang w:eastAsia="he-IL"/>
        </w:rPr>
        <w:t>.</w:t>
      </w:r>
    </w:p>
    <w:p w14:paraId="2511363A" w14:textId="22D9229B"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r>
      <w:del w:id="476" w:author="Meryl Etman [2]" w:date="2022-05-12T11:28:00Z">
        <w:r w:rsidRPr="00435A20" w:rsidDel="00B078CB">
          <w:rPr>
            <w:rFonts w:ascii="Times New Roman" w:eastAsia="Times New Roman" w:hAnsi="Times New Roman" w:cs="David"/>
            <w:sz w:val="20"/>
            <w:szCs w:val="24"/>
            <w:rtl/>
          </w:rPr>
          <w:delText>פרטי מתקני אשפה</w:delText>
        </w:r>
      </w:del>
      <w:r w:rsidRPr="00435A20">
        <w:rPr>
          <w:rFonts w:ascii="Times New Roman" w:eastAsia="Times New Roman" w:hAnsi="Times New Roman" w:cs="David"/>
          <w:sz w:val="20"/>
          <w:szCs w:val="24"/>
          <w:rtl/>
        </w:rPr>
        <w:t>.</w:t>
      </w:r>
    </w:p>
    <w:p w14:paraId="205A0459" w14:textId="7F114F46"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r>
      <w:del w:id="477" w:author="Meryl Etman [2]" w:date="2022-05-12T11:28:00Z">
        <w:r w:rsidRPr="00435A20" w:rsidDel="00B078CB">
          <w:rPr>
            <w:rFonts w:ascii="Times New Roman" w:eastAsia="Times New Roman" w:hAnsi="Times New Roman" w:cs="David"/>
            <w:sz w:val="20"/>
            <w:szCs w:val="24"/>
            <w:rtl/>
          </w:rPr>
          <w:delText>פרטי מחיצות</w:delText>
        </w:r>
      </w:del>
      <w:r w:rsidRPr="00435A20">
        <w:rPr>
          <w:rFonts w:ascii="Times New Roman" w:eastAsia="Times New Roman" w:hAnsi="Times New Roman" w:cs="David"/>
          <w:sz w:val="20"/>
          <w:szCs w:val="24"/>
          <w:rtl/>
        </w:rPr>
        <w:t>.</w:t>
      </w:r>
    </w:p>
    <w:p w14:paraId="3865836E" w14:textId="561B2EC2"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r>
      <w:del w:id="478" w:author="Meryl Etman [2]" w:date="2022-05-12T11:28:00Z">
        <w:r w:rsidRPr="00435A20" w:rsidDel="00B078CB">
          <w:rPr>
            <w:rFonts w:ascii="Times New Roman" w:eastAsia="Times New Roman" w:hAnsi="Times New Roman" w:cs="David"/>
            <w:sz w:val="20"/>
            <w:szCs w:val="24"/>
            <w:rtl/>
          </w:rPr>
          <w:delText>שערים</w:delText>
        </w:r>
      </w:del>
      <w:r w:rsidRPr="00435A20">
        <w:rPr>
          <w:rFonts w:ascii="Times New Roman" w:eastAsia="Times New Roman" w:hAnsi="Times New Roman" w:cs="David"/>
          <w:sz w:val="20"/>
          <w:szCs w:val="24"/>
          <w:rtl/>
        </w:rPr>
        <w:t>.</w:t>
      </w:r>
    </w:p>
    <w:p w14:paraId="296FD62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42782D3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176AE7D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7B4D665E"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635D0B9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0393CD2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5830E9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677A4855" w14:textId="58F1196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 xml:space="preserve">חתכים עקרוניים </w:t>
      </w:r>
      <w:del w:id="479" w:author="Meryl Etman [2]" w:date="2022-05-12T11:29:00Z">
        <w:r w:rsidRPr="00435A20" w:rsidDel="00B078CB">
          <w:rPr>
            <w:rFonts w:ascii="Times New Roman" w:eastAsia="Times New Roman" w:hAnsi="Times New Roman" w:cs="David"/>
            <w:sz w:val="20"/>
            <w:szCs w:val="24"/>
            <w:rtl/>
            <w:lang w:eastAsia="he-IL"/>
          </w:rPr>
          <w:delText>של כל חנות/משרד</w:delText>
        </w:r>
      </w:del>
      <w:ins w:id="480" w:author="Meryl Etman [2]" w:date="2022-05-12T11:29:00Z">
        <w:r w:rsidR="00B078CB">
          <w:rPr>
            <w:rFonts w:ascii="Times New Roman" w:eastAsia="Times New Roman" w:hAnsi="Times New Roman" w:cs="David" w:hint="cs"/>
            <w:sz w:val="20"/>
            <w:szCs w:val="24"/>
            <w:rtl/>
            <w:lang w:eastAsia="he-IL"/>
          </w:rPr>
          <w:t>למסחר</w:t>
        </w:r>
      </w:ins>
      <w:del w:id="481" w:author="Meryl Etman [2]" w:date="2022-05-12T11:30:00Z">
        <w:r w:rsidRPr="00435A20" w:rsidDel="00B078CB">
          <w:rPr>
            <w:rFonts w:ascii="Times New Roman" w:eastAsia="Times New Roman" w:hAnsi="Times New Roman" w:cs="David"/>
            <w:sz w:val="20"/>
            <w:szCs w:val="24"/>
            <w:rtl/>
            <w:lang w:eastAsia="he-IL"/>
          </w:rPr>
          <w:delText>, כולל סימון מערכות</w:delText>
        </w:r>
      </w:del>
      <w:del w:id="482" w:author="Meryl Etman [2]" w:date="2022-05-12T11:29:00Z">
        <w:r w:rsidRPr="00435A20" w:rsidDel="00B078CB">
          <w:rPr>
            <w:rFonts w:ascii="Times New Roman" w:eastAsia="Times New Roman" w:hAnsi="Times New Roman" w:cs="David"/>
            <w:sz w:val="20"/>
            <w:szCs w:val="24"/>
            <w:rtl/>
            <w:lang w:eastAsia="he-IL"/>
          </w:rPr>
          <w:delText xml:space="preserve"> – 1:20</w:delText>
        </w:r>
      </w:del>
      <w:r w:rsidRPr="00435A20">
        <w:rPr>
          <w:rFonts w:ascii="Times New Roman" w:eastAsia="Times New Roman" w:hAnsi="Times New Roman" w:cs="David"/>
          <w:sz w:val="20"/>
          <w:szCs w:val="24"/>
          <w:rtl/>
          <w:lang w:eastAsia="he-IL"/>
        </w:rPr>
        <w:t>.</w:t>
      </w:r>
    </w:p>
    <w:p w14:paraId="5935E29B" w14:textId="5E5924F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del w:id="483" w:author="Meryl Etman [2]" w:date="2022-05-12T11:30:00Z">
        <w:r w:rsidRPr="00435A20" w:rsidDel="00B078CB">
          <w:rPr>
            <w:rFonts w:ascii="Times New Roman" w:eastAsia="Times New Roman" w:hAnsi="Times New Roman" w:cs="David"/>
            <w:sz w:val="20"/>
            <w:szCs w:val="24"/>
            <w:rtl/>
            <w:lang w:eastAsia="he-IL"/>
          </w:rPr>
          <w:delText>הנחיות תכנון לרוכשים/שוכרים. חוברת הנחיות לרוכש/לשוכר כולל דוגמאות לעיצוב חזיתות.</w:delText>
        </w:r>
      </w:del>
      <w:ins w:id="484" w:author="Meryl Etman [2]" w:date="2022-05-12T11:30:00Z">
        <w:r w:rsidR="00B078CB">
          <w:rPr>
            <w:rFonts w:ascii="Times New Roman" w:eastAsia="Times New Roman" w:hAnsi="Times New Roman" w:cs="David" w:hint="cs"/>
            <w:sz w:val="20"/>
            <w:szCs w:val="24"/>
            <w:rtl/>
            <w:lang w:eastAsia="he-IL"/>
          </w:rPr>
          <w:t>מבוטל</w:t>
        </w:r>
      </w:ins>
    </w:p>
    <w:p w14:paraId="03434C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47DD44F8" w14:textId="1686A53A"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del w:id="485" w:author="Meryl Etman [2]" w:date="2022-05-12T11:30:00Z">
        <w:r w:rsidRPr="00435A20" w:rsidDel="00B078CB">
          <w:rPr>
            <w:rFonts w:ascii="Times New Roman" w:eastAsia="Times New Roman" w:hAnsi="Times New Roman" w:cs="David"/>
            <w:sz w:val="20"/>
            <w:szCs w:val="24"/>
            <w:rtl/>
            <w:lang w:eastAsia="he-IL"/>
          </w:rPr>
          <w:delText>תכניות בקשה לר</w:delText>
        </w:r>
        <w:r w:rsidR="00761BB6" w:rsidDel="00B078CB">
          <w:rPr>
            <w:rFonts w:ascii="Times New Roman" w:eastAsia="Times New Roman" w:hAnsi="Times New Roman" w:cs="David" w:hint="cs"/>
            <w:sz w:val="20"/>
            <w:szCs w:val="24"/>
            <w:rtl/>
            <w:lang w:eastAsia="he-IL"/>
          </w:rPr>
          <w:delText>י</w:delText>
        </w:r>
        <w:r w:rsidRPr="00435A20" w:rsidDel="00B078CB">
          <w:rPr>
            <w:rFonts w:ascii="Times New Roman" w:eastAsia="Times New Roman" w:hAnsi="Times New Roman" w:cs="David"/>
            <w:sz w:val="20"/>
            <w:szCs w:val="24"/>
            <w:rtl/>
            <w:lang w:eastAsia="he-IL"/>
          </w:rPr>
          <w:delText>שיון עסק</w:delText>
        </w:r>
        <w:r w:rsidRPr="00435A20" w:rsidDel="00B078CB">
          <w:rPr>
            <w:rFonts w:ascii="Times New Roman" w:eastAsia="Times New Roman" w:hAnsi="Times New Roman" w:cs="David" w:hint="cs"/>
            <w:sz w:val="20"/>
            <w:szCs w:val="24"/>
            <w:rtl/>
            <w:lang w:eastAsia="he-IL"/>
          </w:rPr>
          <w:delText>.</w:delText>
        </w:r>
      </w:del>
      <w:ins w:id="486" w:author="Meryl Etman [2]" w:date="2022-05-12T11:30:00Z">
        <w:r w:rsidR="00B078CB">
          <w:rPr>
            <w:rFonts w:ascii="Times New Roman" w:eastAsia="Times New Roman" w:hAnsi="Times New Roman" w:cs="David" w:hint="cs"/>
            <w:sz w:val="20"/>
            <w:szCs w:val="24"/>
            <w:rtl/>
            <w:lang w:eastAsia="he-IL"/>
          </w:rPr>
          <w:t>מבוטל</w:t>
        </w:r>
      </w:ins>
    </w:p>
    <w:p w14:paraId="0EABC653"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6EE41BA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40064DD5"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4CE4AEA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C0C56E9"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006F3597"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567889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2FF0058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261147AA" w14:textId="7A3879C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r>
      <w:del w:id="487" w:author="Meryl Etman [2]" w:date="2022-05-12T11:31:00Z">
        <w:r w:rsidRPr="00435A20" w:rsidDel="00B078CB">
          <w:rPr>
            <w:rFonts w:ascii="Times New Roman" w:eastAsia="Times New Roman" w:hAnsi="Times New Roman" w:cs="David"/>
            <w:sz w:val="20"/>
            <w:szCs w:val="24"/>
            <w:rtl/>
          </w:rPr>
          <w:delText>עדכון תכניות/בקשות להיתרים</w:delText>
        </w:r>
      </w:del>
      <w:ins w:id="488" w:author="Meryl Etman [2]" w:date="2022-05-12T11:31:00Z">
        <w:r w:rsidR="00B078C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7FF71800"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4560B0A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296521C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7CD8A7D"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1346A3EC"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180B454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036DF656"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2C8FFB8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2AB19CC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7AD72D6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2BF545A6"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במקרה ויוחלט על ביצוע המבנים כולם או מקצתם בבניה טרומית/מתועשת, יידרש המתכנן להכין, בנוסף לנ"ל, גם את התכניות המתאימות לבניה טרומית/מתועשת.</w:t>
      </w:r>
    </w:p>
    <w:p w14:paraId="7B7DAF9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FC54BB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6EF6264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289071"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533A470B"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7DC464E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72601868"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6B953EFF"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579EA828"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7CA5F98B"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6342BC" w14:textId="77777777"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2903D5E1"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330D954"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40E3505"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4014E1EC"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7C2C0428"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FA8622D"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9CB24B3"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414BC463"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B9F03F"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242520B" w14:textId="461BE879" w:rsidR="004F435D" w:rsidRPr="00B27B4C" w:rsidRDefault="006B4D94"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943540220"/>
          <w:placeholder>
            <w:docPart w:val="1FC585D0E59D44F5B2C39148D4556B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89" w:author="Meryl Etman" w:date="2022-03-27T16:26:00Z">
            <w:r w:rsidR="00122D16">
              <w:rPr>
                <w:rFonts w:ascii="Times New Roman" w:eastAsia="Times New Roman" w:hAnsi="Times New Roman" w:cs="David" w:hint="cs"/>
                <w:color w:val="008000"/>
                <w:sz w:val="24"/>
                <w:szCs w:val="24"/>
                <w:rtl/>
                <w:lang w:eastAsia="he-IL"/>
              </w:rPr>
              <w:br/>
              <w:t>גבעת שמואל החדשה בע"מ</w:t>
            </w:r>
            <w:r w:rsidR="00122D16">
              <w:rPr>
                <w:rFonts w:ascii="Times New Roman" w:eastAsia="Times New Roman" w:hAnsi="Times New Roman" w:cs="David" w:hint="cs"/>
                <w:color w:val="008000"/>
                <w:sz w:val="24"/>
                <w:szCs w:val="24"/>
                <w:rtl/>
                <w:lang w:eastAsia="he-IL"/>
              </w:rPr>
              <w:br/>
              <w:t>יהונתן נתניהו 1ג', אור יהודה</w:t>
            </w:r>
            <w:r w:rsidR="00122D16">
              <w:rPr>
                <w:rFonts w:ascii="Times New Roman" w:eastAsia="Times New Roman" w:hAnsi="Times New Roman" w:cs="David" w:hint="cs"/>
                <w:color w:val="008000"/>
                <w:sz w:val="24"/>
                <w:szCs w:val="24"/>
                <w:rtl/>
                <w:lang w:eastAsia="he-IL"/>
              </w:rPr>
              <w:br/>
              <w:t>514677533</w:t>
            </w:r>
            <w:r w:rsidR="00122D16">
              <w:rPr>
                <w:rFonts w:ascii="Times New Roman" w:eastAsia="Times New Roman" w:hAnsi="Times New Roman" w:cs="David" w:hint="cs"/>
                <w:color w:val="008000"/>
                <w:sz w:val="24"/>
                <w:szCs w:val="24"/>
                <w:rtl/>
                <w:lang w:eastAsia="he-IL"/>
              </w:rPr>
              <w:br/>
            </w:r>
          </w:ins>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45522977"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0DA048"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CAEA23"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5084FD7B"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8FD3D70" w14:textId="757E79B8"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8000"/>
            <w:sz w:val="24"/>
            <w:szCs w:val="24"/>
            <w:rtl/>
            <w:lang w:eastAsia="he-IL"/>
          </w:rPr>
          <w:alias w:val="שם ספק"/>
          <w:tag w:val="cntSupllierName"/>
          <w:id w:val="614030120"/>
          <w:placeholder>
            <w:docPart w:val="229AAA44A0874516BB55209F393107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90" w:author="Meryl Etman" w:date="2022-03-27T16:27:00Z">
            <w:r w:rsidR="00122D16">
              <w:rPr>
                <w:rFonts w:ascii="Times New Roman" w:eastAsia="Times New Roman" w:hAnsi="Times New Roman" w:cs="David"/>
                <w:bCs/>
                <w:color w:val="008000"/>
                <w:sz w:val="24"/>
                <w:szCs w:val="24"/>
                <w:rtl/>
                <w:lang w:eastAsia="he-IL"/>
              </w:rPr>
              <w:t>מילוסלבסקי אדריכלים</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91" w:author="Meryl Etman" w:date="2022-03-27T16:23:00Z">
            <w:r w:rsidR="00122D16">
              <w:rPr>
                <w:rFonts w:ascii="Times New Roman" w:eastAsia="Times New Roman" w:hAnsi="Times New Roman" w:cs="David"/>
                <w:color w:val="008000"/>
                <w:sz w:val="24"/>
                <w:szCs w:val="24"/>
                <w:rtl/>
                <w:lang w:eastAsia="he-IL"/>
              </w:rPr>
              <w:t>גבעת שמואל</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92" w:author="Meryl Etman" w:date="2022-03-27T16:23:00Z">
            <w:r w:rsidR="00122D16">
              <w:rPr>
                <w:rFonts w:ascii="Times New Roman" w:eastAsia="Times New Roman" w:hAnsi="Times New Roman" w:cs="David"/>
                <w:color w:val="008000"/>
                <w:sz w:val="24"/>
                <w:szCs w:val="24"/>
                <w:rtl/>
              </w:rPr>
              <w:t>תכנון אדריכלי מגורים ומסחר</w:t>
            </w:r>
          </w:ins>
        </w:sdtContent>
      </w:sdt>
      <w:r w:rsidRPr="00435A20">
        <w:rPr>
          <w:rFonts w:ascii="Times New Roman" w:eastAsia="Times New Roman" w:hAnsi="Times New Roman" w:cs="David"/>
          <w:sz w:val="24"/>
          <w:szCs w:val="24"/>
          <w:rtl/>
          <w:lang w:eastAsia="he-IL"/>
        </w:rPr>
        <w:t xml:space="preserve">, מאשר 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462ABECA"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E621B3"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A7B37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9C6AD8"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BBA40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9180C8"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64064E5F" w14:textId="77777777"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60F98AEB"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3559A" w14:textId="77777777"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p w14:paraId="7807D4ED" w14:textId="0F72806E" w:rsidR="00435A20" w:rsidRPr="00435A20" w:rsidRDefault="006B4D94"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rtl/>
            <w:lang w:eastAsia="he-IL"/>
          </w:rPr>
          <w:alias w:val="שם ספק"/>
          <w:tag w:val="cntSupllierName"/>
          <w:id w:val="-1741171859"/>
          <w:placeholder>
            <w:docPart w:val="6BD1C92BF3204567AFDA32640740E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93" w:author="Meryl Etman" w:date="2022-03-27T16:27:00Z">
            <w:r w:rsidR="00122D16">
              <w:rPr>
                <w:rFonts w:ascii="Times New Roman" w:eastAsia="Times New Roman" w:hAnsi="Times New Roman" w:cs="David"/>
                <w:color w:val="00B0F0"/>
                <w:sz w:val="20"/>
                <w:szCs w:val="24"/>
                <w:rtl/>
                <w:lang w:eastAsia="he-IL"/>
              </w:rPr>
              <w:t>מילוסלבסקי אדריכלים</w:t>
            </w:r>
          </w:ins>
        </w:sdtContent>
      </w:sdt>
    </w:p>
    <w:p w14:paraId="5F807C16" w14:textId="77777777" w:rsidR="00435A20" w:rsidRPr="00435A20" w:rsidRDefault="00435A20" w:rsidP="009D142E">
      <w:pPr>
        <w:pStyle w:val="AutoField"/>
        <w:bidi w:val="0"/>
      </w:pPr>
    </w:p>
    <w:p w14:paraId="5F2538B9"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lastRenderedPageBreak/>
        <w:t xml:space="preserve">נספח "י" </w:t>
      </w:r>
    </w:p>
    <w:p w14:paraId="31FDFE27" w14:textId="77777777"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780BFC0D"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D16F69"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43AC168A"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BE98EAA"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A12E421" w14:textId="2AAFDB35" w:rsidR="00435A20" w:rsidRPr="00435A20" w:rsidRDefault="00435A20" w:rsidP="00CD1D82">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19263326"/>
          <w:placeholder>
            <w:docPart w:val="AD34FE11F88C430AA5417E49AD9FA9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94" w:author="Meryl Etman" w:date="2022-03-27T16:26:00Z">
            <w:r w:rsidR="00122D16">
              <w:rPr>
                <w:rFonts w:ascii="Times New Roman" w:eastAsia="Times New Roman" w:hAnsi="Times New Roman" w:cs="David" w:hint="cs"/>
                <w:color w:val="008000"/>
                <w:sz w:val="24"/>
                <w:szCs w:val="24"/>
                <w:rtl/>
                <w:lang w:eastAsia="he-IL"/>
              </w:rPr>
              <w:br/>
              <w:t>גבעת שמואל החדשה בע"מ</w:t>
            </w:r>
            <w:r w:rsidR="00122D16">
              <w:rPr>
                <w:rFonts w:ascii="Times New Roman" w:eastAsia="Times New Roman" w:hAnsi="Times New Roman" w:cs="David" w:hint="cs"/>
                <w:color w:val="008000"/>
                <w:sz w:val="24"/>
                <w:szCs w:val="24"/>
                <w:rtl/>
                <w:lang w:eastAsia="he-IL"/>
              </w:rPr>
              <w:br/>
              <w:t>יהונתן נתניהו 1ג', אור יהודה</w:t>
            </w:r>
            <w:r w:rsidR="00122D16">
              <w:rPr>
                <w:rFonts w:ascii="Times New Roman" w:eastAsia="Times New Roman" w:hAnsi="Times New Roman" w:cs="David" w:hint="cs"/>
                <w:color w:val="008000"/>
                <w:sz w:val="24"/>
                <w:szCs w:val="24"/>
                <w:rtl/>
                <w:lang w:eastAsia="he-IL"/>
              </w:rPr>
              <w:br/>
              <w:t>514677533</w:t>
            </w:r>
            <w:r w:rsidR="00122D16">
              <w:rPr>
                <w:rFonts w:ascii="Times New Roman" w:eastAsia="Times New Roman" w:hAnsi="Times New Roman" w:cs="David" w:hint="cs"/>
                <w:color w:val="008000"/>
                <w:sz w:val="24"/>
                <w:szCs w:val="24"/>
                <w:rtl/>
                <w:lang w:eastAsia="he-IL"/>
              </w:rPr>
              <w:br/>
            </w:r>
          </w:ins>
        </w:sdtContent>
      </w:sdt>
    </w:p>
    <w:p w14:paraId="11C68DB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36B8F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136374C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8429AB" w14:textId="15119B85"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95" w:author="Meryl Etman" w:date="2022-03-27T16:23:00Z">
            <w:r w:rsidR="00122D16">
              <w:rPr>
                <w:rFonts w:ascii="Times New Roman" w:eastAsia="Times New Roman" w:hAnsi="Times New Roman" w:cs="David"/>
                <w:color w:val="008000"/>
                <w:sz w:val="24"/>
                <w:szCs w:val="24"/>
                <w:rtl/>
                <w:lang w:eastAsia="he-IL"/>
              </w:rPr>
              <w:t>גבעת שמואל</w:t>
            </w:r>
          </w:ins>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24T00:00:00Z">
            <w:dateFormat w:val="dd/MM/yyyy"/>
            <w:lid w:val="he-IL"/>
            <w:storeMappedDataAs w:val="dateTime"/>
            <w:calendar w:val="gregorian"/>
          </w:date>
        </w:sdtPr>
        <w:sdtEndPr>
          <w:rPr>
            <w:rFonts w:hint="cs"/>
          </w:rPr>
        </w:sdtEndPr>
        <w:sdtContent>
          <w:ins w:id="496" w:author="Meryl Etman" w:date="2022-07-24T12:30:00Z">
            <w:r w:rsidR="006B4D94">
              <w:rPr>
                <w:rFonts w:ascii="Times New Roman" w:eastAsia="Times New Roman" w:hAnsi="Times New Roman" w:cs="David" w:hint="cs"/>
                <w:color w:val="008000"/>
                <w:sz w:val="24"/>
                <w:szCs w:val="24"/>
                <w:rtl/>
                <w:lang w:eastAsia="he-IL"/>
              </w:rPr>
              <w:t>‏24/07/2022</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0E3F7F7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350A5CE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9B3E9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BC3E6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7B2EDA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54F42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426F14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040A3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7708A16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24692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E1A46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476CCA9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A53ED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656900EB"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8551B67"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440904B3"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9062F67"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6D555D3B" w14:textId="2ED32AB5"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03AF2">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398176105"/>
          <w:placeholder>
            <w:docPart w:val="0AC4F942EBEB48E6A5E8BACA5D0095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97" w:author="Meryl Etman" w:date="2022-03-27T16:27:00Z">
            <w:r w:rsidR="00122D16">
              <w:rPr>
                <w:rFonts w:ascii="Times New Roman" w:eastAsia="Times New Roman" w:hAnsi="Times New Roman" w:cs="David"/>
                <w:color w:val="00B0F0"/>
                <w:sz w:val="20"/>
                <w:szCs w:val="24"/>
                <w:rtl/>
                <w:lang w:eastAsia="he-IL"/>
              </w:rPr>
              <w:t>מילוסלבסקי אדריכלים</w:t>
            </w:r>
          </w:ins>
        </w:sdtContent>
      </w:sdt>
    </w:p>
    <w:p w14:paraId="7EE67FF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C8175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348B7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58D7683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5AC5D5ED"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2ACDE07"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6CCEB930"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51A35003" w14:textId="77777777" w:rsidR="001A69D5" w:rsidRPr="00134C85" w:rsidRDefault="001A69D5">
      <w:pPr>
        <w:rPr>
          <w:rFonts w:ascii="David" w:hAnsi="David" w:cs="David"/>
        </w:rPr>
      </w:pPr>
    </w:p>
    <w:sectPr w:rsidR="001A69D5" w:rsidRPr="00134C85"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2048F" w14:textId="77777777" w:rsidR="00122D16" w:rsidRDefault="00122D16" w:rsidP="00AF234B">
      <w:pPr>
        <w:spacing w:before="0" w:after="0" w:line="240" w:lineRule="auto"/>
      </w:pPr>
      <w:r>
        <w:separator/>
      </w:r>
    </w:p>
  </w:endnote>
  <w:endnote w:type="continuationSeparator" w:id="0">
    <w:p w14:paraId="660418AD" w14:textId="77777777" w:rsidR="00122D16" w:rsidRDefault="00122D16" w:rsidP="00AF234B">
      <w:pPr>
        <w:spacing w:before="0" w:after="0" w:line="240" w:lineRule="auto"/>
      </w:pPr>
      <w:r>
        <w:continuationSeparator/>
      </w:r>
    </w:p>
  </w:endnote>
  <w:endnote w:type="continuationNotice" w:id="1">
    <w:p w14:paraId="43309959" w14:textId="77777777" w:rsidR="00122D16" w:rsidRDefault="00122D1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51"/>
      <w:gridCol w:w="2810"/>
      <w:gridCol w:w="232"/>
      <w:gridCol w:w="1026"/>
      <w:gridCol w:w="1777"/>
    </w:tblGrid>
    <w:tr w:rsidR="00122D16" w14:paraId="78121006" w14:textId="77777777" w:rsidTr="00725C16">
      <w:tc>
        <w:tcPr>
          <w:tcW w:w="753" w:type="dxa"/>
        </w:tcPr>
        <w:p w14:paraId="70310B93" w14:textId="77777777" w:rsidR="00122D16" w:rsidRPr="001A0C3C" w:rsidRDefault="00122D16" w:rsidP="00725C1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495F1DA" w14:textId="2A8B3760" w:rsidR="00122D16" w:rsidRPr="00726C39" w:rsidRDefault="00122D16" w:rsidP="00725C16">
              <w:pPr>
                <w:pStyle w:val="Footer"/>
                <w:rPr>
                  <w:rFonts w:ascii="David" w:hAnsi="David"/>
                  <w:color w:val="00B0F0"/>
                  <w:sz w:val="20"/>
                  <w:szCs w:val="20"/>
                  <w:rtl/>
                </w:rPr>
              </w:pPr>
              <w:ins w:id="498" w:author="Meryl Etman" w:date="2022-03-27T16:23:00Z">
                <w:r>
                  <w:rPr>
                    <w:rFonts w:ascii="David" w:hAnsi="David"/>
                    <w:color w:val="00B0F0"/>
                    <w:sz w:val="20"/>
                    <w:szCs w:val="20"/>
                    <w:rtl/>
                  </w:rPr>
                  <w:t>סביוני גבעת שמואל מגרשים 1006-1007</w:t>
                </w:r>
              </w:ins>
            </w:p>
          </w:tc>
        </w:sdtContent>
      </w:sdt>
      <w:tc>
        <w:tcPr>
          <w:tcW w:w="2232" w:type="dxa"/>
        </w:tcPr>
        <w:p w14:paraId="276BFDF5" w14:textId="77777777" w:rsidR="00122D16" w:rsidRPr="006F07FB" w:rsidRDefault="00122D16" w:rsidP="00725C16">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מגורים ומסחר</w:t>
              </w:r>
            </w:sdtContent>
          </w:sdt>
        </w:p>
      </w:tc>
      <w:tc>
        <w:tcPr>
          <w:tcW w:w="236" w:type="dxa"/>
        </w:tcPr>
        <w:p w14:paraId="74FA5799" w14:textId="77777777" w:rsidR="00122D16" w:rsidRPr="008B5A36" w:rsidRDefault="00122D16" w:rsidP="00725C16">
          <w:pPr>
            <w:pStyle w:val="Footer"/>
            <w:rPr>
              <w:rFonts w:ascii="David" w:hAnsi="David"/>
              <w:sz w:val="16"/>
              <w:szCs w:val="16"/>
              <w:rtl/>
            </w:rPr>
          </w:pPr>
        </w:p>
      </w:tc>
      <w:tc>
        <w:tcPr>
          <w:tcW w:w="1129" w:type="dxa"/>
        </w:tcPr>
        <w:p w14:paraId="42FF803E" w14:textId="77777777" w:rsidR="00122D16" w:rsidRPr="001A0C3C" w:rsidRDefault="00122D16" w:rsidP="00725C16">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EE7A782" w14:textId="4762457D" w:rsidR="00122D16" w:rsidRPr="001A0C3C" w:rsidRDefault="00122D16" w:rsidP="00725C16">
              <w:pPr>
                <w:pStyle w:val="Footer"/>
                <w:rPr>
                  <w:rFonts w:ascii="David" w:hAnsi="David"/>
                  <w:sz w:val="20"/>
                  <w:szCs w:val="20"/>
                  <w:rtl/>
                </w:rPr>
              </w:pPr>
              <w:del w:id="499" w:author="Meryl Etman" w:date="2022-03-27T16:22:00Z">
                <w:r w:rsidDel="00122D16">
                  <w:rPr>
                    <w:rFonts w:ascii="David" w:hAnsi="David" w:hint="cs"/>
                    <w:sz w:val="20"/>
                    <w:szCs w:val="20"/>
                  </w:rPr>
                  <w:delText>CONT-5-557</w:delText>
                </w:r>
              </w:del>
              <w:ins w:id="500" w:author="Meryl Etman" w:date="2022-03-27T16:22:00Z">
                <w:r>
                  <w:rPr>
                    <w:rFonts w:ascii="David" w:hAnsi="David" w:hint="cs"/>
                    <w:sz w:val="20"/>
                    <w:szCs w:val="20"/>
                  </w:rPr>
                  <w:t>CO</w:t>
                </w:r>
                <w:r>
                  <w:rPr>
                    <w:rFonts w:ascii="David" w:hAnsi="David" w:hint="cs"/>
                    <w:sz w:val="20"/>
                    <w:szCs w:val="20"/>
                    <w:rtl/>
                  </w:rPr>
                  <w:t>NT-10-2177</w:t>
                </w:r>
              </w:ins>
            </w:p>
          </w:tc>
        </w:sdtContent>
      </w:sdt>
    </w:tr>
    <w:tr w:rsidR="00122D16" w14:paraId="194368EB" w14:textId="77777777" w:rsidTr="00725C16">
      <w:tc>
        <w:tcPr>
          <w:tcW w:w="753" w:type="dxa"/>
        </w:tcPr>
        <w:p w14:paraId="67FDA24D" w14:textId="77777777" w:rsidR="00122D16" w:rsidRPr="001A0C3C" w:rsidRDefault="00122D16" w:rsidP="00725C16">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8484203" w14:textId="297FF400" w:rsidR="00122D16" w:rsidRPr="00726C39" w:rsidRDefault="00122D16" w:rsidP="00725C16">
              <w:pPr>
                <w:pStyle w:val="Footer"/>
                <w:rPr>
                  <w:rFonts w:ascii="David" w:hAnsi="David"/>
                  <w:color w:val="00B0F0"/>
                  <w:sz w:val="20"/>
                  <w:szCs w:val="20"/>
                  <w:rtl/>
                </w:rPr>
              </w:pPr>
              <w:ins w:id="501" w:author="Meryl Etman" w:date="2022-03-27T16:27:00Z">
                <w:r>
                  <w:rPr>
                    <w:rFonts w:ascii="David" w:hAnsi="David"/>
                    <w:color w:val="00B0F0"/>
                    <w:sz w:val="20"/>
                    <w:szCs w:val="20"/>
                    <w:rtl/>
                  </w:rPr>
                  <w:t>מילוסלבסקי אדריכלים</w:t>
                </w:r>
              </w:ins>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22D16" w:rsidRPr="00B213F4" w14:paraId="5B027C04" w14:textId="77777777" w:rsidTr="00250BF1">
            <w:trPr>
              <w:trHeight w:val="201"/>
            </w:trPr>
            <w:tc>
              <w:tcPr>
                <w:tcW w:w="926" w:type="dxa"/>
              </w:tcPr>
              <w:p w14:paraId="57191EFE" w14:textId="77777777" w:rsidR="00122D16" w:rsidRPr="001A0C3C" w:rsidRDefault="00122D16" w:rsidP="00725C1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9C6CF0F" w14:textId="5C0EF63F" w:rsidR="00122D16" w:rsidRPr="00B213F4" w:rsidRDefault="006B4D94" w:rsidP="00250BF1">
                    <w:pPr>
                      <w:pStyle w:val="Footer"/>
                      <w:ind w:left="1" w:hanging="1"/>
                      <w:rPr>
                        <w:rFonts w:ascii="David" w:hAnsi="David"/>
                        <w:color w:val="00B0F0"/>
                        <w:sz w:val="20"/>
                        <w:szCs w:val="20"/>
                        <w:rtl/>
                      </w:rPr>
                    </w:pPr>
                    <w:ins w:id="502" w:author="Meryl Etman" w:date="2022-07-24T12:30:00Z">
                      <w:r>
                        <w:rPr>
                          <w:rFonts w:ascii="David" w:hAnsi="David"/>
                          <w:color w:val="00B0F0"/>
                          <w:sz w:val="20"/>
                          <w:szCs w:val="20"/>
                          <w:rtl/>
                        </w:rPr>
                        <w:t>0.11</w:t>
                      </w:r>
                    </w:ins>
                  </w:p>
                </w:tc>
              </w:sdtContent>
            </w:sdt>
          </w:tr>
        </w:tbl>
        <w:p w14:paraId="095C922E" w14:textId="77777777" w:rsidR="00122D16" w:rsidRPr="006F07FB" w:rsidRDefault="00122D16" w:rsidP="00725C16">
          <w:pPr>
            <w:pStyle w:val="Footer"/>
            <w:rPr>
              <w:rFonts w:ascii="David" w:hAnsi="David"/>
              <w:sz w:val="20"/>
              <w:szCs w:val="20"/>
              <w:rtl/>
            </w:rPr>
          </w:pPr>
        </w:p>
      </w:tc>
      <w:tc>
        <w:tcPr>
          <w:tcW w:w="236" w:type="dxa"/>
        </w:tcPr>
        <w:p w14:paraId="3F609154" w14:textId="77777777" w:rsidR="00122D16" w:rsidRPr="006F07FB" w:rsidRDefault="00122D16" w:rsidP="00725C16">
          <w:pPr>
            <w:pStyle w:val="Footer"/>
            <w:rPr>
              <w:rFonts w:ascii="David" w:hAnsi="David"/>
              <w:sz w:val="20"/>
              <w:szCs w:val="20"/>
              <w:rtl/>
            </w:rPr>
          </w:pPr>
        </w:p>
      </w:tc>
      <w:tc>
        <w:tcPr>
          <w:tcW w:w="1129" w:type="dxa"/>
        </w:tcPr>
        <w:p w14:paraId="76B41A34" w14:textId="77777777" w:rsidR="00122D16" w:rsidRPr="001A0C3C" w:rsidRDefault="00122D16" w:rsidP="00725C1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765E4329" w14:textId="3DB44F68" w:rsidR="00122D16" w:rsidRDefault="006B4D94" w:rsidP="00725C16">
          <w:pPr>
            <w:pStyle w:val="Footer"/>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503" w:author="Meryl Etman" w:date="2022-03-27T16:22:00Z">
                <w:r w:rsidR="00122D16">
                  <w:rPr>
                    <w:rFonts w:ascii="David" w:hAnsi="David"/>
                    <w:sz w:val="20"/>
                    <w:szCs w:val="20"/>
                    <w:rtl/>
                  </w:rPr>
                  <w:t>3;#</w:t>
                </w:r>
                <w:r w:rsidR="00122D16">
                  <w:rPr>
                    <w:rFonts w:ascii="David" w:hAnsi="David"/>
                    <w:sz w:val="20"/>
                    <w:szCs w:val="20"/>
                  </w:rPr>
                  <w:t>Draft</w:t>
                </w:r>
              </w:ins>
            </w:sdtContent>
          </w:sdt>
        </w:p>
      </w:tc>
    </w:tr>
    <w:tr w:rsidR="00122D16" w14:paraId="38ACE64C" w14:textId="77777777" w:rsidTr="00725C16">
      <w:tc>
        <w:tcPr>
          <w:tcW w:w="753" w:type="dxa"/>
        </w:tcPr>
        <w:p w14:paraId="4A1CBDF0" w14:textId="77777777" w:rsidR="00122D16" w:rsidRDefault="00122D16" w:rsidP="00725C16">
          <w:pPr>
            <w:pStyle w:val="Footer"/>
            <w:rPr>
              <w:rFonts w:ascii="David" w:hAnsi="David"/>
              <w:sz w:val="20"/>
              <w:szCs w:val="20"/>
              <w:rtl/>
            </w:rPr>
          </w:pPr>
        </w:p>
      </w:tc>
      <w:tc>
        <w:tcPr>
          <w:tcW w:w="1883" w:type="dxa"/>
        </w:tcPr>
        <w:p w14:paraId="4BAF6D5D" w14:textId="77777777" w:rsidR="00122D16" w:rsidRPr="00726C39" w:rsidRDefault="00122D16" w:rsidP="00725C16">
          <w:pPr>
            <w:pStyle w:val="Footer"/>
            <w:rPr>
              <w:rFonts w:ascii="David" w:hAnsi="David"/>
              <w:color w:val="00B0F0"/>
              <w:sz w:val="20"/>
              <w:szCs w:val="20"/>
              <w:rtl/>
            </w:rPr>
          </w:pPr>
        </w:p>
      </w:tc>
      <w:tc>
        <w:tcPr>
          <w:tcW w:w="2232" w:type="dxa"/>
        </w:tcPr>
        <w:p w14:paraId="24036613" w14:textId="77777777" w:rsidR="00122D16" w:rsidRDefault="00122D16" w:rsidP="00725C16">
          <w:pPr>
            <w:pStyle w:val="Footer"/>
            <w:rPr>
              <w:rFonts w:ascii="David" w:hAnsi="David"/>
              <w:sz w:val="20"/>
              <w:szCs w:val="20"/>
              <w:rtl/>
            </w:rPr>
          </w:pPr>
        </w:p>
      </w:tc>
      <w:tc>
        <w:tcPr>
          <w:tcW w:w="236" w:type="dxa"/>
        </w:tcPr>
        <w:p w14:paraId="316F9FD9" w14:textId="77777777" w:rsidR="00122D16" w:rsidRPr="006F07FB" w:rsidRDefault="00122D16" w:rsidP="00725C16">
          <w:pPr>
            <w:pStyle w:val="Footer"/>
            <w:rPr>
              <w:rFonts w:ascii="David" w:hAnsi="David"/>
              <w:sz w:val="20"/>
              <w:szCs w:val="20"/>
              <w:rtl/>
            </w:rPr>
          </w:pPr>
        </w:p>
      </w:tc>
      <w:tc>
        <w:tcPr>
          <w:tcW w:w="1129" w:type="dxa"/>
        </w:tcPr>
        <w:p w14:paraId="22542379" w14:textId="77777777" w:rsidR="00122D16" w:rsidRPr="006F07FB" w:rsidRDefault="00122D16" w:rsidP="00725C16">
          <w:pPr>
            <w:pStyle w:val="Footer"/>
            <w:rPr>
              <w:rFonts w:ascii="David" w:hAnsi="David"/>
              <w:sz w:val="20"/>
              <w:szCs w:val="20"/>
              <w:rtl/>
            </w:rPr>
          </w:pPr>
        </w:p>
      </w:tc>
      <w:tc>
        <w:tcPr>
          <w:tcW w:w="2073" w:type="dxa"/>
        </w:tcPr>
        <w:p w14:paraId="10E1920E" w14:textId="77777777" w:rsidR="00122D16" w:rsidRDefault="00122D16" w:rsidP="00725C16">
          <w:pPr>
            <w:pStyle w:val="Footer"/>
            <w:rPr>
              <w:rFonts w:ascii="David" w:hAnsi="David"/>
              <w:sz w:val="20"/>
              <w:szCs w:val="20"/>
              <w:rtl/>
            </w:rPr>
          </w:pPr>
        </w:p>
      </w:tc>
    </w:tr>
  </w:tbl>
  <w:p w14:paraId="5C0BC8D3" w14:textId="77777777" w:rsidR="00122D16" w:rsidRPr="00250BF1" w:rsidRDefault="00122D16" w:rsidP="00250BF1">
    <w:pPr>
      <w:spacing w:before="0" w:beforeAutospacing="0" w:after="0" w:afterAutospacing="0" w:line="240" w:lineRule="auto"/>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1560D2" w14:textId="77777777" w:rsidR="00122D16" w:rsidRDefault="00122D16" w:rsidP="00AF234B">
      <w:pPr>
        <w:spacing w:before="0" w:after="0" w:line="240" w:lineRule="auto"/>
      </w:pPr>
      <w:r>
        <w:separator/>
      </w:r>
    </w:p>
  </w:footnote>
  <w:footnote w:type="continuationSeparator" w:id="0">
    <w:p w14:paraId="69622BCA" w14:textId="77777777" w:rsidR="00122D16" w:rsidRDefault="00122D16" w:rsidP="00AF234B">
      <w:pPr>
        <w:spacing w:before="0" w:after="0" w:line="240" w:lineRule="auto"/>
      </w:pPr>
      <w:r>
        <w:continuationSeparator/>
      </w:r>
    </w:p>
  </w:footnote>
  <w:footnote w:type="continuationNotice" w:id="1">
    <w:p w14:paraId="3308DEDF" w14:textId="77777777" w:rsidR="00122D16" w:rsidRDefault="00122D1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1EF9847D" w14:textId="77777777" w:rsidR="00122D16" w:rsidRDefault="00122D16">
        <w:pPr>
          <w:pStyle w:val="Header"/>
          <w:jc w:val="center"/>
        </w:pPr>
        <w:r>
          <w:fldChar w:fldCharType="begin"/>
        </w:r>
        <w:r>
          <w:instrText xml:space="preserve"> PAGE   \* MERGEFORMAT </w:instrText>
        </w:r>
        <w:r>
          <w:fldChar w:fldCharType="separate"/>
        </w:r>
        <w:r w:rsidR="006B4D94">
          <w:rPr>
            <w:noProof/>
            <w:rtl/>
          </w:rPr>
          <w:t>1</w:t>
        </w:r>
        <w:r>
          <w:rPr>
            <w:noProof/>
          </w:rPr>
          <w:fldChar w:fldCharType="end"/>
        </w:r>
      </w:p>
    </w:sdtContent>
  </w:sdt>
  <w:p w14:paraId="655C68BA" w14:textId="77777777" w:rsidR="00122D16" w:rsidRDefault="00122D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0"/>
  </w:num>
  <w:num w:numId="2">
    <w:abstractNumId w:val="7"/>
  </w:num>
  <w:num w:numId="3">
    <w:abstractNumId w:val="9"/>
  </w:num>
  <w:num w:numId="4">
    <w:abstractNumId w:val="3"/>
  </w:num>
  <w:num w:numId="5">
    <w:abstractNumId w:val="11"/>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8"/>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4574D"/>
    <w:rsid w:val="0005626B"/>
    <w:rsid w:val="00075E55"/>
    <w:rsid w:val="000817A9"/>
    <w:rsid w:val="000B5325"/>
    <w:rsid w:val="000D16F6"/>
    <w:rsid w:val="00122D16"/>
    <w:rsid w:val="00133A00"/>
    <w:rsid w:val="00134C85"/>
    <w:rsid w:val="00141F75"/>
    <w:rsid w:val="001448FE"/>
    <w:rsid w:val="00163CFC"/>
    <w:rsid w:val="001A0C3C"/>
    <w:rsid w:val="001A69D5"/>
    <w:rsid w:val="001C49FF"/>
    <w:rsid w:val="001E3EC4"/>
    <w:rsid w:val="00214ACF"/>
    <w:rsid w:val="00215CDE"/>
    <w:rsid w:val="00220EC9"/>
    <w:rsid w:val="00221809"/>
    <w:rsid w:val="00225704"/>
    <w:rsid w:val="00250BF1"/>
    <w:rsid w:val="00263178"/>
    <w:rsid w:val="00271019"/>
    <w:rsid w:val="00290AFD"/>
    <w:rsid w:val="00292C74"/>
    <w:rsid w:val="002E4B45"/>
    <w:rsid w:val="003C4256"/>
    <w:rsid w:val="004210E5"/>
    <w:rsid w:val="004213A6"/>
    <w:rsid w:val="00435A20"/>
    <w:rsid w:val="004766D1"/>
    <w:rsid w:val="004F435D"/>
    <w:rsid w:val="00524458"/>
    <w:rsid w:val="0054500F"/>
    <w:rsid w:val="00552E11"/>
    <w:rsid w:val="00563EE3"/>
    <w:rsid w:val="005F474D"/>
    <w:rsid w:val="00634927"/>
    <w:rsid w:val="00651E31"/>
    <w:rsid w:val="00674A9B"/>
    <w:rsid w:val="006B279F"/>
    <w:rsid w:val="006B4D94"/>
    <w:rsid w:val="006B715E"/>
    <w:rsid w:val="006C2253"/>
    <w:rsid w:val="006D0D0F"/>
    <w:rsid w:val="006D652D"/>
    <w:rsid w:val="006E2906"/>
    <w:rsid w:val="0072103C"/>
    <w:rsid w:val="007259C9"/>
    <w:rsid w:val="00725C16"/>
    <w:rsid w:val="00741204"/>
    <w:rsid w:val="00742AE7"/>
    <w:rsid w:val="007529B4"/>
    <w:rsid w:val="007567AB"/>
    <w:rsid w:val="00761BB6"/>
    <w:rsid w:val="007804CE"/>
    <w:rsid w:val="007B60F1"/>
    <w:rsid w:val="007C4330"/>
    <w:rsid w:val="007C5F95"/>
    <w:rsid w:val="007D5B33"/>
    <w:rsid w:val="007E01A6"/>
    <w:rsid w:val="0080140D"/>
    <w:rsid w:val="00803905"/>
    <w:rsid w:val="00803AF2"/>
    <w:rsid w:val="00831F0C"/>
    <w:rsid w:val="008701D2"/>
    <w:rsid w:val="0087544D"/>
    <w:rsid w:val="008906F9"/>
    <w:rsid w:val="00891AD4"/>
    <w:rsid w:val="008B398D"/>
    <w:rsid w:val="008C64C6"/>
    <w:rsid w:val="008E2700"/>
    <w:rsid w:val="00942177"/>
    <w:rsid w:val="00946C13"/>
    <w:rsid w:val="00957289"/>
    <w:rsid w:val="009607F9"/>
    <w:rsid w:val="00966136"/>
    <w:rsid w:val="00972C9F"/>
    <w:rsid w:val="00984A1E"/>
    <w:rsid w:val="00993153"/>
    <w:rsid w:val="009C033B"/>
    <w:rsid w:val="009D142E"/>
    <w:rsid w:val="009E74BA"/>
    <w:rsid w:val="00AD339E"/>
    <w:rsid w:val="00AD61A5"/>
    <w:rsid w:val="00AE5088"/>
    <w:rsid w:val="00AF234B"/>
    <w:rsid w:val="00B02A29"/>
    <w:rsid w:val="00B078CB"/>
    <w:rsid w:val="00B33CA0"/>
    <w:rsid w:val="00B561E0"/>
    <w:rsid w:val="00B7244F"/>
    <w:rsid w:val="00BA7779"/>
    <w:rsid w:val="00BE17B4"/>
    <w:rsid w:val="00C3453F"/>
    <w:rsid w:val="00C61697"/>
    <w:rsid w:val="00C94921"/>
    <w:rsid w:val="00CA5E20"/>
    <w:rsid w:val="00CC7EFF"/>
    <w:rsid w:val="00CD1D82"/>
    <w:rsid w:val="00CF27E1"/>
    <w:rsid w:val="00CF35B9"/>
    <w:rsid w:val="00D50152"/>
    <w:rsid w:val="00DD7DA1"/>
    <w:rsid w:val="00E30D99"/>
    <w:rsid w:val="00E31467"/>
    <w:rsid w:val="00E43B1F"/>
    <w:rsid w:val="00E56D27"/>
    <w:rsid w:val="00E679C7"/>
    <w:rsid w:val="00E812B0"/>
    <w:rsid w:val="00E838AD"/>
    <w:rsid w:val="00EC37B6"/>
    <w:rsid w:val="00F06583"/>
    <w:rsid w:val="00F24119"/>
    <w:rsid w:val="00F37AC7"/>
    <w:rsid w:val="00F37B74"/>
    <w:rsid w:val="00F436C4"/>
    <w:rsid w:val="00F468F1"/>
    <w:rsid w:val="00F6368F"/>
    <w:rsid w:val="00FF5C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CB33AA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a2">
    <w:name w:val="היסט_כפול"/>
    <w:basedOn w:val="Normal"/>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2631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PlaceholderText"/>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PlaceholderText"/>
              <w:rtl/>
            </w:rPr>
            <w:t>[צד א בחוזה]</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PlaceholderText"/>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PlaceholderText"/>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PlaceholderText"/>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PlaceholderText"/>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PlaceholderText"/>
              <w:rtl/>
            </w:rPr>
            <w:t>[אחוז השתתפות צד א]</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PlaceholderText"/>
              <w:rtl/>
            </w:rPr>
            <w:t>[תאריך חתימת חוזה]</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PlaceholderText"/>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PlaceholderText"/>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PlaceholderText"/>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PlaceholderText"/>
              <w:rtl/>
            </w:rPr>
            <w:t>[שם ספק]</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PlaceholderText"/>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PlaceholderText"/>
              <w:rtl/>
            </w:rPr>
            <w:t>[שם ספק]</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PlaceholderText"/>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PlaceholderText"/>
              <w:rtl/>
            </w:rPr>
            <w:t>[תיאור עבודה]</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PlaceholderText"/>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PlaceholderText"/>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PlaceholderText"/>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PlaceholderText"/>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PlaceholderText"/>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PlaceholderText"/>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PlaceholderText"/>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PlaceholderText"/>
              <w:rtl/>
            </w:rPr>
            <w:t>[שדה נוסף 6]</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PlaceholderText"/>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PlaceholderText"/>
              <w:rtl/>
            </w:rPr>
            <w:t>[תבנית חוזה]</w:t>
          </w:r>
        </w:p>
      </w:docPartBody>
    </w:docPart>
    <w:docPart>
      <w:docPartPr>
        <w:name w:val="FA1449019F9E4CF4BFDAD14DBBBEA065"/>
        <w:category>
          <w:name w:val="כללי"/>
          <w:gallery w:val="placeholder"/>
        </w:category>
        <w:types>
          <w:type w:val="bbPlcHdr"/>
        </w:types>
        <w:behaviors>
          <w:behavior w:val="content"/>
        </w:behaviors>
        <w:guid w:val="{1B1746A2-070D-4C68-A509-D111E9BDEE57}"/>
      </w:docPartPr>
      <w:docPartBody>
        <w:p w:rsidR="006356D4" w:rsidRDefault="00C47B57" w:rsidP="00C47B57">
          <w:pPr>
            <w:pStyle w:val="FA1449019F9E4CF4BFDAD14DBBBEA065"/>
          </w:pPr>
          <w:r w:rsidRPr="004D0396">
            <w:rPr>
              <w:rStyle w:val="PlaceholderText"/>
              <w:rtl/>
            </w:rPr>
            <w:t>[שם הפרויקט]</w:t>
          </w:r>
        </w:p>
      </w:docPartBody>
    </w:docPart>
    <w:docPart>
      <w:docPartPr>
        <w:name w:val="1F5CCDFB4E69458181B69D67A73897E9"/>
        <w:category>
          <w:name w:val="כללי"/>
          <w:gallery w:val="placeholder"/>
        </w:category>
        <w:types>
          <w:type w:val="bbPlcHdr"/>
        </w:types>
        <w:behaviors>
          <w:behavior w:val="content"/>
        </w:behaviors>
        <w:guid w:val="{D1C57987-E23B-4419-856F-47BDB53D399C}"/>
      </w:docPartPr>
      <w:docPartBody>
        <w:p w:rsidR="006356D4" w:rsidRDefault="00C47B57" w:rsidP="00C47B57">
          <w:pPr>
            <w:pStyle w:val="1F5CCDFB4E69458181B69D67A73897E9"/>
          </w:pPr>
          <w:r w:rsidRPr="004D0396">
            <w:rPr>
              <w:rStyle w:val="PlaceholderText"/>
              <w:rtl/>
            </w:rPr>
            <w:t>[שם אתר]</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PlaceholderText"/>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PlaceholderText"/>
              <w:rtl/>
            </w:rPr>
            <w:t>[מדד בסיס]</w:t>
          </w:r>
        </w:p>
      </w:docPartBody>
    </w:docPart>
    <w:docPart>
      <w:docPartPr>
        <w:name w:val="229AAA44A0874516BB55209F39310720"/>
        <w:category>
          <w:name w:val="כללי"/>
          <w:gallery w:val="placeholder"/>
        </w:category>
        <w:types>
          <w:type w:val="bbPlcHdr"/>
        </w:types>
        <w:behaviors>
          <w:behavior w:val="content"/>
        </w:behaviors>
        <w:guid w:val="{3D4A7077-C71E-4DAC-BC3E-2D655E35D449}"/>
      </w:docPartPr>
      <w:docPartBody>
        <w:p w:rsidR="0059075A" w:rsidRDefault="0059075A">
          <w:r w:rsidRPr="00F936C8">
            <w:rPr>
              <w:rStyle w:val="PlaceholderText"/>
              <w:rtl/>
            </w:rPr>
            <w:t>[שם ספק]</w:t>
          </w:r>
        </w:p>
      </w:docPartBody>
    </w:docPart>
    <w:docPart>
      <w:docPartPr>
        <w:name w:val="230F295A2A3D4DF8856C41137321881A"/>
        <w:category>
          <w:name w:val="כללי"/>
          <w:gallery w:val="placeholder"/>
        </w:category>
        <w:types>
          <w:type w:val="bbPlcHdr"/>
        </w:types>
        <w:behaviors>
          <w:behavior w:val="content"/>
        </w:behaviors>
        <w:guid w:val="{BA280C4C-8C88-40CB-9C70-317000881F2D}"/>
      </w:docPartPr>
      <w:docPartBody>
        <w:p w:rsidR="00F55DCB" w:rsidRDefault="00F55DCB">
          <w:r w:rsidRPr="00C5438E">
            <w:rPr>
              <w:rStyle w:val="PlaceholderText"/>
              <w:rtl/>
            </w:rPr>
            <w:t>[שם הפרויקט]</w:t>
          </w:r>
        </w:p>
      </w:docPartBody>
    </w:docPart>
    <w:docPart>
      <w:docPartPr>
        <w:name w:val="26048B97AC884473AAA2C9E9F3E5AF41"/>
        <w:category>
          <w:name w:val="כללי"/>
          <w:gallery w:val="placeholder"/>
        </w:category>
        <w:types>
          <w:type w:val="bbPlcHdr"/>
        </w:types>
        <w:behaviors>
          <w:behavior w:val="content"/>
        </w:behaviors>
        <w:guid w:val="{B7BF8972-7B3B-4026-9643-86B078D71B06}"/>
      </w:docPartPr>
      <w:docPartBody>
        <w:p w:rsidR="00700FC1" w:rsidRDefault="00F55DCB" w:rsidP="00F55DCB">
          <w:pPr>
            <w:pStyle w:val="26048B97AC884473AAA2C9E9F3E5AF41"/>
          </w:pPr>
          <w:r w:rsidRPr="00C5438E">
            <w:rPr>
              <w:rStyle w:val="PlaceholderText"/>
              <w:rtl/>
            </w:rPr>
            <w:t>[צדדים נוספים]</w:t>
          </w:r>
        </w:p>
      </w:docPartBody>
    </w:docPart>
    <w:docPart>
      <w:docPartPr>
        <w:name w:val="99908AF8A95D41AD8449AF8994C02AE7"/>
        <w:category>
          <w:name w:val="כללי"/>
          <w:gallery w:val="placeholder"/>
        </w:category>
        <w:types>
          <w:type w:val="bbPlcHdr"/>
        </w:types>
        <w:behaviors>
          <w:behavior w:val="content"/>
        </w:behaviors>
        <w:guid w:val="{AB947879-4837-4BCC-9EC6-D55F5B805B2F}"/>
      </w:docPartPr>
      <w:docPartBody>
        <w:p w:rsidR="008C0E31" w:rsidRDefault="00700FC1">
          <w:r w:rsidRPr="00E44462">
            <w:rPr>
              <w:rStyle w:val="PlaceholderText"/>
              <w:rtl/>
            </w:rPr>
            <w:t>[צד א בחוזה]</w:t>
          </w:r>
        </w:p>
      </w:docPartBody>
    </w:docPart>
    <w:docPart>
      <w:docPartPr>
        <w:name w:val="1FC585D0E59D44F5B2C39148D4556B9B"/>
        <w:category>
          <w:name w:val="כללי"/>
          <w:gallery w:val="placeholder"/>
        </w:category>
        <w:types>
          <w:type w:val="bbPlcHdr"/>
        </w:types>
        <w:behaviors>
          <w:behavior w:val="content"/>
        </w:behaviors>
        <w:guid w:val="{D709ECFB-BE82-4C10-AD9E-48D439DAC96F}"/>
      </w:docPartPr>
      <w:docPartBody>
        <w:p w:rsidR="008C0E31" w:rsidRDefault="00700FC1">
          <w:r w:rsidRPr="00E44462">
            <w:rPr>
              <w:rStyle w:val="PlaceholderText"/>
              <w:rtl/>
            </w:rPr>
            <w:t>[צד א בחוזה]</w:t>
          </w:r>
        </w:p>
      </w:docPartBody>
    </w:docPart>
    <w:docPart>
      <w:docPartPr>
        <w:name w:val="AD34FE11F88C430AA5417E49AD9FA9F9"/>
        <w:category>
          <w:name w:val="כללי"/>
          <w:gallery w:val="placeholder"/>
        </w:category>
        <w:types>
          <w:type w:val="bbPlcHdr"/>
        </w:types>
        <w:behaviors>
          <w:behavior w:val="content"/>
        </w:behaviors>
        <w:guid w:val="{CE72D366-3B75-43F1-8DB9-C0FF6DE211E2}"/>
      </w:docPartPr>
      <w:docPartBody>
        <w:p w:rsidR="008C0E31" w:rsidRDefault="00700FC1" w:rsidP="00700FC1">
          <w:pPr>
            <w:pStyle w:val="AD34FE11F88C430AA5417E49AD9FA9F9"/>
          </w:pPr>
          <w:r w:rsidRPr="00E44462">
            <w:rPr>
              <w:rStyle w:val="PlaceholderText"/>
              <w:rtl/>
            </w:rPr>
            <w:t>[צד א בחוזה]</w:t>
          </w:r>
        </w:p>
      </w:docPartBody>
    </w:docPart>
    <w:docPart>
      <w:docPartPr>
        <w:name w:val="10AE26A04A8C43849BE0A9410057F49A"/>
        <w:category>
          <w:name w:val="כללי"/>
          <w:gallery w:val="placeholder"/>
        </w:category>
        <w:types>
          <w:type w:val="bbPlcHdr"/>
        </w:types>
        <w:behaviors>
          <w:behavior w:val="content"/>
        </w:behaviors>
        <w:guid w:val="{E86534BE-89FD-4E20-940E-4798965F90F9}"/>
      </w:docPartPr>
      <w:docPartBody>
        <w:p w:rsidR="006C28FF" w:rsidRDefault="00132158">
          <w:r w:rsidRPr="003E6FC4">
            <w:rPr>
              <w:rStyle w:val="PlaceholderText"/>
              <w:rtl/>
            </w:rPr>
            <w:t>[שם צד א]</w:t>
          </w:r>
        </w:p>
      </w:docPartBody>
    </w:docPart>
    <w:docPart>
      <w:docPartPr>
        <w:name w:val="A3318365BF944B97B96F002FB5DCE952"/>
        <w:category>
          <w:name w:val="כללי"/>
          <w:gallery w:val="placeholder"/>
        </w:category>
        <w:types>
          <w:type w:val="bbPlcHdr"/>
        </w:types>
        <w:behaviors>
          <w:behavior w:val="content"/>
        </w:behaviors>
        <w:guid w:val="{CF8FB420-ED60-4671-86D1-F42FF741B68A}"/>
      </w:docPartPr>
      <w:docPartBody>
        <w:p w:rsidR="006C28FF" w:rsidRDefault="00132158">
          <w:r w:rsidRPr="003E6FC4">
            <w:rPr>
              <w:rStyle w:val="PlaceholderText"/>
              <w:rtl/>
            </w:rPr>
            <w:t>[שם ספק]</w:t>
          </w:r>
        </w:p>
      </w:docPartBody>
    </w:docPart>
    <w:docPart>
      <w:docPartPr>
        <w:name w:val="6BD1C92BF3204567AFDA32640740E678"/>
        <w:category>
          <w:name w:val="כללי"/>
          <w:gallery w:val="placeholder"/>
        </w:category>
        <w:types>
          <w:type w:val="bbPlcHdr"/>
        </w:types>
        <w:behaviors>
          <w:behavior w:val="content"/>
        </w:behaviors>
        <w:guid w:val="{BF2440CB-1419-44BA-B9BD-5786FB52031F}"/>
      </w:docPartPr>
      <w:docPartBody>
        <w:p w:rsidR="006C28FF" w:rsidRDefault="00132158" w:rsidP="00132158">
          <w:pPr>
            <w:pStyle w:val="6BD1C92BF3204567AFDA32640740E678"/>
          </w:pPr>
          <w:r w:rsidRPr="003E6FC4">
            <w:rPr>
              <w:rStyle w:val="PlaceholderText"/>
              <w:rtl/>
            </w:rPr>
            <w:t>[שם ספק]</w:t>
          </w:r>
        </w:p>
      </w:docPartBody>
    </w:docPart>
    <w:docPart>
      <w:docPartPr>
        <w:name w:val="0AC4F942EBEB48E6A5E8BACA5D009560"/>
        <w:category>
          <w:name w:val="כללי"/>
          <w:gallery w:val="placeholder"/>
        </w:category>
        <w:types>
          <w:type w:val="bbPlcHdr"/>
        </w:types>
        <w:behaviors>
          <w:behavior w:val="content"/>
        </w:behaviors>
        <w:guid w:val="{457F389E-B63A-4864-840E-40C31DFFBA7F}"/>
      </w:docPartPr>
      <w:docPartBody>
        <w:p w:rsidR="006C28FF" w:rsidRDefault="00132158" w:rsidP="00132158">
          <w:pPr>
            <w:pStyle w:val="0AC4F942EBEB48E6A5E8BACA5D009560"/>
          </w:pPr>
          <w:r w:rsidRPr="003E6FC4">
            <w:rPr>
              <w:rStyle w:val="PlaceholderText"/>
              <w:rtl/>
            </w:rPr>
            <w:t>[שם ספק]</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14D5B"/>
    <w:rsid w:val="00071946"/>
    <w:rsid w:val="000B2E07"/>
    <w:rsid w:val="00132158"/>
    <w:rsid w:val="001613AA"/>
    <w:rsid w:val="001F1B02"/>
    <w:rsid w:val="002D51C5"/>
    <w:rsid w:val="00337892"/>
    <w:rsid w:val="00425AB9"/>
    <w:rsid w:val="0043787E"/>
    <w:rsid w:val="0059075A"/>
    <w:rsid w:val="005F5487"/>
    <w:rsid w:val="006057B8"/>
    <w:rsid w:val="0063068D"/>
    <w:rsid w:val="006356D4"/>
    <w:rsid w:val="006865A5"/>
    <w:rsid w:val="006C28FF"/>
    <w:rsid w:val="00700FC1"/>
    <w:rsid w:val="00753FEA"/>
    <w:rsid w:val="0079296E"/>
    <w:rsid w:val="007A6519"/>
    <w:rsid w:val="007D75B4"/>
    <w:rsid w:val="008C0E31"/>
    <w:rsid w:val="0096384C"/>
    <w:rsid w:val="009A4F2D"/>
    <w:rsid w:val="009F5F51"/>
    <w:rsid w:val="00A52818"/>
    <w:rsid w:val="00B00E63"/>
    <w:rsid w:val="00BF5D33"/>
    <w:rsid w:val="00C47B57"/>
    <w:rsid w:val="00D7346C"/>
    <w:rsid w:val="00DA0B1B"/>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5487"/>
    <w:rPr>
      <w:color w:val="808080"/>
    </w:r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26048B97AC884473AAA2C9E9F3E5AF41">
    <w:name w:val="26048B97AC884473AAA2C9E9F3E5AF41"/>
    <w:rsid w:val="00F55DCB"/>
    <w:pPr>
      <w:bidi/>
    </w:pPr>
  </w:style>
  <w:style w:type="paragraph" w:customStyle="1" w:styleId="AD34FE11F88C430AA5417E49AD9FA9F9">
    <w:name w:val="AD34FE11F88C430AA5417E49AD9FA9F9"/>
    <w:rsid w:val="00700FC1"/>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023E6D2BC70548D19B218BB1684CD88C">
    <w:name w:val="023E6D2BC70548D19B218BB1684CD88C"/>
    <w:rsid w:val="005F54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80B23A0B-C3C5-4967-81EC-AF6D096FC7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6C5CF2-C265-4179-890D-EE4CE6D583CA}"/>
</file>

<file path=customXml/itemProps4.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654880F8-D190-46F6-8D0E-29F53DFAA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45</Pages>
  <Words>13088</Words>
  <Characters>65444</Characters>
  <Application>Microsoft Office Word</Application>
  <DocSecurity>0</DocSecurity>
  <Lines>545</Lines>
  <Paragraphs>156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15</cp:revision>
  <cp:lastPrinted>2022-07-19T12:50:00Z</cp:lastPrinted>
  <dcterms:created xsi:type="dcterms:W3CDTF">2022-03-27T13:19:00Z</dcterms:created>
  <dcterms:modified xsi:type="dcterms:W3CDTF">2022-07-24T09:30:00Z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afe30349-8d25-4294-8afd-ccd2a9dab548</vt:lpwstr>
  </property>
</Properties>
</file>