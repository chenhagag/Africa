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3F1B6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hint="cs"/>
          <w:bCs/>
          <w:sz w:val="32"/>
          <w:szCs w:val="32"/>
          <w:u w:val="single"/>
          <w:rtl/>
          <w:lang w:eastAsia="he-IL"/>
        </w:rPr>
      </w:pPr>
    </w:p>
    <w:p w14:paraId="3D0AAAA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D410AD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34A2CA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D5041C">
        <w:rPr>
          <w:rFonts w:ascii="Times New Roman" w:eastAsia="Times New Roman" w:hAnsi="Times New Roman" w:cs="David"/>
          <w:bCs/>
          <w:i/>
          <w:iCs/>
          <w:noProof/>
          <w:sz w:val="32"/>
          <w:szCs w:val="32"/>
        </w:rPr>
        <w:drawing>
          <wp:inline distT="0" distB="0" distL="0" distR="0" wp14:anchorId="7E8B997A" wp14:editId="4C8BE2C4">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6F9FEC3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536DDB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E585F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451E4B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4C04E53" w14:textId="77777777" w:rsidR="00D5041C" w:rsidRDefault="00D5041C"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D5041C">
        <w:rPr>
          <w:rFonts w:ascii="Times New Roman" w:eastAsia="Times New Roman" w:hAnsi="Times New Roman" w:cs="David" w:hint="cs"/>
          <w:bCs/>
          <w:sz w:val="32"/>
          <w:szCs w:val="32"/>
          <w:u w:val="single"/>
          <w:rtl/>
          <w:lang w:eastAsia="he-IL"/>
        </w:rPr>
        <w:t>חוזה מתכנן אינסטלציה</w:t>
      </w:r>
    </w:p>
    <w:p w14:paraId="608973C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42BB140"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B3BA5CF"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A54F3ED"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1EC38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3F2819"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1413FD318714DC8A2BF7A12D5A1C5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24F200B4" w14:textId="7396C946" w:rsidR="003235F8" w:rsidRPr="00B27B4C" w:rsidRDefault="00043C9A"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Meryl Etman" w:date="2020-06-23T17:35:00Z">
            <w:r>
              <w:rPr>
                <w:rFonts w:ascii="Times New Roman" w:eastAsia="Times New Roman" w:hAnsi="Times New Roman" w:cs="David"/>
                <w:bCs/>
                <w:sz w:val="32"/>
                <w:szCs w:val="32"/>
                <w:u w:val="single"/>
                <w:rtl/>
                <w:lang w:eastAsia="he-IL"/>
              </w:rPr>
              <w:t>סביוני גבעת שמואל</w:t>
            </w:r>
          </w:ins>
        </w:p>
      </w:sdtContent>
    </w:sdt>
    <w:p w14:paraId="7311C703"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0057C61F6CAC431EB3A623A0FD336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0C0CC530" w14:textId="176E8008" w:rsidR="003235F8" w:rsidRPr="00B27B4C" w:rsidRDefault="00043C9A"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0-06-23T17:35:00Z">
            <w:r>
              <w:rPr>
                <w:rFonts w:ascii="Times New Roman" w:eastAsia="Times New Roman" w:hAnsi="Times New Roman" w:cs="David"/>
                <w:bCs/>
                <w:sz w:val="32"/>
                <w:szCs w:val="32"/>
                <w:u w:val="single"/>
                <w:rtl/>
                <w:lang w:eastAsia="he-IL"/>
              </w:rPr>
              <w:t>גבעת שמואל</w:t>
            </w:r>
          </w:ins>
        </w:p>
      </w:sdtContent>
    </w:sdt>
    <w:p w14:paraId="60F58918"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994292" w14:textId="77777777" w:rsidR="003235F8" w:rsidRPr="00B27B4C" w:rsidRDefault="003235F8" w:rsidP="003235F8">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9BC79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3458D1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E421733"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880EA4D"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64A95F97"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0C518F8" w14:textId="77777777" w:rsidR="003235F8" w:rsidRDefault="003235F8" w:rsidP="00D5041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br w:type="page"/>
      </w:r>
    </w:p>
    <w:p w14:paraId="345BB84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D5041C">
        <w:rPr>
          <w:rFonts w:ascii="Times New Roman" w:eastAsia="Times New Roman" w:hAnsi="Times New Roman" w:cs="David" w:hint="cs"/>
          <w:bCs/>
          <w:sz w:val="32"/>
          <w:szCs w:val="32"/>
          <w:u w:val="single"/>
          <w:rtl/>
          <w:lang w:eastAsia="he-IL"/>
        </w:rPr>
        <w:lastRenderedPageBreak/>
        <w:t>חוזה</w:t>
      </w:r>
      <w:r w:rsidR="003235F8">
        <w:rPr>
          <w:rFonts w:ascii="Times New Roman" w:eastAsia="Times New Roman" w:hAnsi="Times New Roman" w:cs="David" w:hint="cs"/>
          <w:bCs/>
          <w:sz w:val="32"/>
          <w:szCs w:val="32"/>
          <w:u w:val="single"/>
          <w:rtl/>
          <w:lang w:eastAsia="he-IL"/>
        </w:rPr>
        <w:t xml:space="preserve"> מתכנן אינסטלציה</w:t>
      </w:r>
    </w:p>
    <w:p w14:paraId="3DB8B7D5"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27149E2" w14:textId="33DE474B" w:rsidR="00D5041C" w:rsidRPr="00D5041C" w:rsidRDefault="00D5041C" w:rsidP="00AD2AC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D5041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13968022"/>
          <w:placeholder>
            <w:docPart w:val="7226AC273D3F4E6CAAF1A523588812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26T00:00:00Z">
            <w:dateFormat w:val="dd/MM/yyyy"/>
            <w:lid w:val="he-IL"/>
            <w:storeMappedDataAs w:val="dateTime"/>
            <w:calendar w:val="gregorian"/>
          </w:date>
        </w:sdtPr>
        <w:sdtEndPr/>
        <w:sdtContent>
          <w:ins w:id="2" w:author="Meryl Etman" w:date="2020-10-26T09:09:00Z">
            <w:r w:rsidR="004A2866">
              <w:rPr>
                <w:rFonts w:ascii="Times New Roman" w:eastAsia="Times New Roman" w:hAnsi="Times New Roman" w:cs="David" w:hint="cs"/>
                <w:color w:val="800080"/>
                <w:sz w:val="24"/>
                <w:szCs w:val="24"/>
                <w:rtl/>
                <w:lang w:eastAsia="he-IL"/>
              </w:rPr>
              <w:t>‏26/10/2020</w:t>
            </w:r>
          </w:ins>
        </w:sdtContent>
      </w:sdt>
    </w:p>
    <w:p w14:paraId="7F2C4554"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Times New Roman"/>
          <w:sz w:val="20"/>
          <w:szCs w:val="20"/>
          <w:rtl/>
        </w:rPr>
      </w:pPr>
    </w:p>
    <w:p w14:paraId="606CACD0"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442E86C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7F614C7" w14:textId="77777777" w:rsidR="00D5041C" w:rsidRPr="00D5041C" w:rsidRDefault="00D5041C" w:rsidP="00D5041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848294249"/>
        <w:placeholder>
          <w:docPart w:val="476C15DBD088473383292B2804A97F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4687F9DF" w14:textId="72E89E45" w:rsidR="00D5041C" w:rsidRPr="00D5041C" w:rsidRDefault="00043C9A" w:rsidP="00D5041C">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Meryl Etman" w:date="2020-06-23T17:37:00Z">
            <w:r>
              <w:rPr>
                <w:rFonts w:ascii="Times New Roman" w:eastAsia="Times New Roman" w:hAnsi="Times New Roman" w:cs="David"/>
                <w:color w:val="800080"/>
                <w:sz w:val="24"/>
                <w:szCs w:val="24"/>
                <w:rtl/>
              </w:rPr>
              <w:br/>
              <w:t>גבעת שמואל החדשה בע"מ</w:t>
            </w:r>
            <w:r>
              <w:rPr>
                <w:rFonts w:ascii="Times New Roman" w:eastAsia="Times New Roman" w:hAnsi="Times New Roman" w:cs="David"/>
                <w:color w:val="800080"/>
                <w:sz w:val="24"/>
                <w:szCs w:val="24"/>
                <w:rtl/>
              </w:rPr>
              <w:br/>
              <w:t>יהונתן נתניהו 1ג', אור יהודה</w:t>
            </w:r>
            <w:r>
              <w:rPr>
                <w:rFonts w:ascii="Times New Roman" w:eastAsia="Times New Roman" w:hAnsi="Times New Roman" w:cs="David"/>
                <w:color w:val="800080"/>
                <w:sz w:val="24"/>
                <w:szCs w:val="24"/>
                <w:rtl/>
              </w:rPr>
              <w:br/>
              <w:t>514677533</w:t>
            </w:r>
            <w:r>
              <w:rPr>
                <w:rFonts w:ascii="Times New Roman" w:eastAsia="Times New Roman" w:hAnsi="Times New Roman" w:cs="David"/>
                <w:color w:val="800080"/>
                <w:sz w:val="24"/>
                <w:szCs w:val="24"/>
                <w:rtl/>
              </w:rPr>
              <w:br/>
            </w:r>
          </w:ins>
        </w:p>
      </w:sdtContent>
    </w:sdt>
    <w:p w14:paraId="6989C935"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65F8F75A"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אחד;</w:t>
      </w:r>
    </w:p>
    <w:p w14:paraId="1B3636A0"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9DA666E" w14:textId="77777777" w:rsidR="00D5041C" w:rsidRPr="00D5041C" w:rsidRDefault="00D5041C" w:rsidP="00D5041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hint="cs"/>
          <w:bCs/>
          <w:sz w:val="20"/>
          <w:szCs w:val="24"/>
          <w:rtl/>
          <w:lang w:eastAsia="he-IL"/>
        </w:rPr>
        <w:t>ל ב י ן</w:t>
      </w:r>
    </w:p>
    <w:p w14:paraId="1A98365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color w:val="800080"/>
          <w:rtl/>
        </w:rPr>
        <w:alias w:val="צדדים נוספים"/>
        <w:tag w:val="cntTzadB_x002C__x0020_cntTzadC_x002C__x0020_cntTzadD"/>
        <w:id w:val="-536437121"/>
        <w:placeholder>
          <w:docPart w:val="72B65892A11B484888C904D5B4890B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5C68AFA5" w14:textId="53C9E002" w:rsidR="00D5041C" w:rsidRPr="00D5041C" w:rsidRDefault="00043C9A" w:rsidP="00157ACB">
          <w:pPr>
            <w:pStyle w:val="AutoField"/>
            <w:rPr>
              <w:sz w:val="20"/>
              <w:rtl/>
              <w:lang w:eastAsia="he-IL"/>
            </w:rPr>
          </w:pPr>
          <w:ins w:id="4" w:author="Meryl Etman" w:date="2020-06-23T17:39:00Z">
            <w:r>
              <w:rPr>
                <w:color w:val="800080"/>
                <w:rtl/>
              </w:rPr>
              <w:br/>
              <w:t>סלע נהרי מהנדסים יועצים בע"מ</w:t>
            </w:r>
            <w:r>
              <w:rPr>
                <w:color w:val="800080"/>
                <w:rtl/>
              </w:rPr>
              <w:br/>
              <w:t>האשלג 22, חיפה</w:t>
            </w:r>
            <w:r>
              <w:rPr>
                <w:color w:val="800080"/>
                <w:rtl/>
              </w:rPr>
              <w:br/>
            </w:r>
            <w:r>
              <w:rPr>
                <w:color w:val="800080"/>
                <w:rtl/>
              </w:rPr>
              <w:br/>
            </w:r>
          </w:ins>
        </w:p>
      </w:sdtContent>
    </w:sdt>
    <w:p w14:paraId="37272E33"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D5041C">
        <w:rPr>
          <w:rFonts w:ascii="Times New Roman" w:eastAsia="Times New Roman" w:hAnsi="Times New Roman" w:cs="David" w:hint="cs"/>
          <w:sz w:val="20"/>
          <w:szCs w:val="24"/>
          <w:rtl/>
          <w:lang w:eastAsia="he-IL"/>
        </w:rPr>
        <w:t>(להלן: "</w:t>
      </w:r>
      <w:r w:rsidRPr="00D5041C">
        <w:rPr>
          <w:rFonts w:ascii="Times New Roman" w:eastAsia="Times New Roman" w:hAnsi="Times New Roman" w:cs="David" w:hint="cs"/>
          <w:b/>
          <w:bCs/>
          <w:sz w:val="20"/>
          <w:szCs w:val="24"/>
          <w:rtl/>
          <w:lang w:eastAsia="he-IL"/>
        </w:rPr>
        <w:t>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Cs/>
          <w:sz w:val="20"/>
          <w:szCs w:val="24"/>
          <w:rtl/>
          <w:lang w:eastAsia="he-IL"/>
        </w:rPr>
        <w:t xml:space="preserve">  </w:t>
      </w:r>
    </w:p>
    <w:p w14:paraId="75242B8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D5041C">
        <w:rPr>
          <w:rFonts w:ascii="Times New Roman" w:eastAsia="Times New Roman" w:hAnsi="Times New Roman" w:cs="David" w:hint="cs"/>
          <w:bCs/>
          <w:sz w:val="20"/>
          <w:szCs w:val="24"/>
          <w:rtl/>
          <w:lang w:eastAsia="he-IL"/>
        </w:rPr>
        <w:t xml:space="preserve">         מצד שני;</w:t>
      </w:r>
    </w:p>
    <w:p w14:paraId="07A69B16" w14:textId="77777777" w:rsidR="00D5041C" w:rsidRPr="00D5041C" w:rsidRDefault="00D5041C" w:rsidP="00D5041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1D984195" w14:textId="77777777" w:rsidR="00D5041C" w:rsidRPr="00D5041C" w:rsidRDefault="00D5041C" w:rsidP="00D5041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והואיל:</w:t>
      </w:r>
      <w:r w:rsidRPr="00D5041C">
        <w:rPr>
          <w:rFonts w:ascii="Times New Roman" w:eastAsia="Times New Roman" w:hAnsi="Times New Roman" w:cs="David"/>
          <w:bCs/>
          <w:sz w:val="20"/>
          <w:szCs w:val="24"/>
          <w:rtl/>
          <w:lang w:eastAsia="he-IL"/>
        </w:rPr>
        <w:tab/>
      </w:r>
      <w:r w:rsidRPr="00D5041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518B982" w14:textId="77777777" w:rsidR="00D5041C" w:rsidRPr="00D5041C" w:rsidRDefault="00D5041C" w:rsidP="00D5041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D5041C">
        <w:rPr>
          <w:rFonts w:ascii="Times New Roman" w:eastAsia="Times New Roman" w:hAnsi="Times New Roman" w:cs="David"/>
          <w:bCs/>
          <w:sz w:val="20"/>
          <w:szCs w:val="24"/>
          <w:rtl/>
          <w:lang w:eastAsia="he-IL"/>
        </w:rPr>
        <w:t>לפיכך הותנה והוסכם בין הצדדים כדלקמן:</w:t>
      </w:r>
    </w:p>
    <w:p w14:paraId="50919BE6"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u w:val="single"/>
          <w:rtl/>
          <w:lang w:eastAsia="he-IL"/>
        </w:rPr>
        <w:t>מבוא</w:t>
      </w:r>
    </w:p>
    <w:p w14:paraId="7D16A124" w14:textId="77777777" w:rsidR="00D5041C" w:rsidRPr="00D5041C" w:rsidRDefault="00D5041C" w:rsidP="00D5041C">
      <w:pPr>
        <w:widowControl w:val="0"/>
        <w:numPr>
          <w:ilvl w:val="1"/>
          <w:numId w:val="11"/>
        </w:numPr>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למונחים הבאים יהא הפרוש הנקוב בצידם דהיינו:</w:t>
      </w:r>
    </w:p>
    <w:p w14:paraId="6830D31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341E301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"הפרויקט"</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0527679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BE4DD8"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"התכנית" </w:t>
      </w:r>
      <w:r w:rsidRPr="00D5041C">
        <w:rPr>
          <w:rFonts w:ascii="Times New Roman" w:eastAsia="Times New Roman" w:hAnsi="Times New Roman" w:cs="David"/>
          <w:sz w:val="20"/>
          <w:szCs w:val="24"/>
          <w:rtl/>
          <w:lang w:eastAsia="he-IL"/>
        </w:rPr>
        <w:t>/</w:t>
      </w:r>
    </w:p>
    <w:p w14:paraId="46BD3B9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"המקרקעין"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64A343A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66741EC"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"האתר"</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258D5ED"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139AB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היועצים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C246D54"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C82DE1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התכניות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דרישת המזמין, לשם ביצוע הפרויקט ו/או כל חלק הימנו, לפי </w:t>
      </w:r>
      <w:r w:rsidRPr="00D5041C">
        <w:rPr>
          <w:rFonts w:ascii="Times New Roman" w:eastAsia="Times New Roman" w:hAnsi="Times New Roman" w:cs="David"/>
          <w:sz w:val="20"/>
          <w:szCs w:val="24"/>
          <w:rtl/>
          <w:lang w:eastAsia="he-IL"/>
        </w:rPr>
        <w:lastRenderedPageBreak/>
        <w:t xml:space="preserve">קביעת המזמין, לרבות ומבלי לפגוע בכלליות האמור לעיל, כל המסמכים המצוינים ברשימת התכניות ומסמכים המצורפת לחוזה זה במסגרת 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כל המסמכים שיערכו ע"י המתכנן כאמור יערכו בשפה העברית.</w:t>
      </w:r>
    </w:p>
    <w:p w14:paraId="0390245B"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CF696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שירותי</w:t>
      </w:r>
    </w:p>
    <w:p w14:paraId="6F0BBD6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המתכנן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p>
    <w:p w14:paraId="306D231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השירותים</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 xml:space="preserve">השירותים כמוגדר וכמפורט בחוזה זה ובנספח </w:t>
      </w:r>
      <w:r w:rsidRPr="00D5041C">
        <w:rPr>
          <w:rFonts w:ascii="Times New Roman" w:eastAsia="Times New Roman" w:hAnsi="Times New Roman" w:cs="David"/>
          <w:b/>
          <w:bCs/>
          <w:sz w:val="20"/>
          <w:szCs w:val="24"/>
          <w:rtl/>
          <w:lang w:eastAsia="he-IL"/>
        </w:rPr>
        <w:t>ב'</w:t>
      </w:r>
      <w:r w:rsidRPr="00D5041C">
        <w:rPr>
          <w:rFonts w:ascii="Times New Roman" w:eastAsia="Times New Roman" w:hAnsi="Times New Roman" w:cs="David" w:hint="cs"/>
          <w:b/>
          <w:bCs/>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65E7A562"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2C088C2"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המנהל</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2F4B1A06"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321DB7"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מקום שמדובר בחוזה זה במזמין - גם המנהל במשמע.</w:t>
      </w:r>
    </w:p>
    <w:p w14:paraId="70AAD58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CEE3E0"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החוזה</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hint="cs"/>
          <w:sz w:val="20"/>
          <w:szCs w:val="24"/>
          <w:rtl/>
          <w:lang w:eastAsia="he-IL"/>
        </w:rPr>
        <w:t>/</w:t>
      </w:r>
    </w:p>
    <w:p w14:paraId="7008F2F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hint="cs"/>
          <w:b/>
          <w:bCs/>
          <w:sz w:val="20"/>
          <w:szCs w:val="24"/>
          <w:rtl/>
          <w:lang w:eastAsia="he-IL"/>
        </w:rPr>
        <w:t>ההסכם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חוזה זה על נספחיו.</w:t>
      </w:r>
    </w:p>
    <w:p w14:paraId="225F0CAF"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33766CB8" w14:textId="77777777" w:rsidR="00D5041C" w:rsidRPr="00D5041C" w:rsidRDefault="00D5041C" w:rsidP="00D5041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הדין</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כהגדרתו בחוק ה</w:t>
      </w:r>
      <w:r w:rsidRPr="00D5041C">
        <w:rPr>
          <w:rFonts w:ascii="Times New Roman" w:eastAsia="Times New Roman" w:hAnsi="Times New Roman" w:cs="David" w:hint="cs"/>
          <w:sz w:val="20"/>
          <w:szCs w:val="24"/>
          <w:rtl/>
          <w:lang w:eastAsia="he-IL"/>
        </w:rPr>
        <w:t>פרשנות, התשמ"א-1981</w:t>
      </w:r>
      <w:r w:rsidRPr="00D5041C">
        <w:rPr>
          <w:rFonts w:ascii="Times New Roman" w:eastAsia="Times New Roman" w:hAnsi="Times New Roman" w:cs="David"/>
          <w:sz w:val="20"/>
          <w:szCs w:val="24"/>
          <w:rtl/>
          <w:lang w:eastAsia="he-IL"/>
        </w:rPr>
        <w:t xml:space="preserve"> לרבות כל </w:t>
      </w:r>
      <w:r w:rsidRPr="00D5041C">
        <w:rPr>
          <w:rFonts w:ascii="Times New Roman" w:eastAsia="Times New Roman" w:hAnsi="Times New Roman" w:cs="David" w:hint="cs"/>
          <w:sz w:val="20"/>
          <w:szCs w:val="24"/>
          <w:rtl/>
          <w:lang w:eastAsia="he-IL"/>
        </w:rPr>
        <w:t xml:space="preserve">תקנה ו/או </w:t>
      </w:r>
      <w:r w:rsidRPr="00D5041C">
        <w:rPr>
          <w:rFonts w:ascii="Times New Roman" w:eastAsia="Times New Roman" w:hAnsi="Times New Roman" w:cs="David"/>
          <w:sz w:val="20"/>
          <w:szCs w:val="24"/>
          <w:rtl/>
          <w:lang w:eastAsia="he-IL"/>
        </w:rPr>
        <w:t>הוראה של רשות מוסמכת בתוקף סמכותה על פי הדין.</w:t>
      </w:r>
    </w:p>
    <w:p w14:paraId="61358BD5"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E426509"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הרשות</w:t>
      </w:r>
    </w:p>
    <w:p w14:paraId="342AF15F"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המקומית</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המצ"ב.</w:t>
      </w:r>
    </w:p>
    <w:p w14:paraId="6E7AA0F3"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7D8981" w14:textId="77777777" w:rsidR="00D5041C" w:rsidRPr="00D5041C" w:rsidRDefault="00D5041C" w:rsidP="00D5041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b/>
          <w:bCs/>
          <w:sz w:val="20"/>
          <w:szCs w:val="24"/>
          <w:rtl/>
          <w:lang w:eastAsia="he-IL"/>
        </w:rPr>
        <w:t>חוזה</w:t>
      </w:r>
    </w:p>
    <w:p w14:paraId="7811042F"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 הפיתוח</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lang w:eastAsia="he-IL"/>
        </w:rPr>
        <w:tab/>
        <w:t xml:space="preserve">כמוגדר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w:t>
      </w:r>
    </w:p>
    <w:p w14:paraId="3FDA75B0" w14:textId="77777777" w:rsidR="00D5041C" w:rsidRPr="00D5041C" w:rsidRDefault="00D5041C" w:rsidP="00D5041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3AE1A91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הכותרות בחוזה זה </w:t>
      </w:r>
      <w:r w:rsidRPr="00D5041C">
        <w:rPr>
          <w:rFonts w:ascii="Times New Roman" w:eastAsia="Times New Roman" w:hAnsi="Times New Roman" w:cs="David" w:hint="cs"/>
          <w:sz w:val="20"/>
          <w:szCs w:val="24"/>
          <w:rtl/>
          <w:lang w:eastAsia="he-IL"/>
        </w:rPr>
        <w:t xml:space="preserve">הינן לנוחיות בלבד ובכל מקרה </w:t>
      </w:r>
      <w:r w:rsidRPr="00D5041C">
        <w:rPr>
          <w:rFonts w:ascii="Times New Roman" w:eastAsia="Times New Roman" w:hAnsi="Times New Roman" w:cs="David"/>
          <w:sz w:val="20"/>
          <w:szCs w:val="24"/>
          <w:rtl/>
          <w:lang w:eastAsia="he-IL"/>
        </w:rPr>
        <w:t xml:space="preserve">לא ישמשו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פרש</w:t>
      </w:r>
      <w:r w:rsidRPr="00D5041C">
        <w:rPr>
          <w:rFonts w:ascii="Times New Roman" w:eastAsia="Times New Roman" w:hAnsi="Times New Roman" w:cs="David" w:hint="cs"/>
          <w:sz w:val="20"/>
          <w:szCs w:val="24"/>
          <w:rtl/>
          <w:lang w:eastAsia="he-IL"/>
        </w:rPr>
        <w:t>נות</w:t>
      </w:r>
      <w:r w:rsidRPr="00D5041C">
        <w:rPr>
          <w:rFonts w:ascii="Times New Roman" w:eastAsia="Times New Roman" w:hAnsi="Times New Roman" w:cs="David"/>
          <w:sz w:val="20"/>
          <w:szCs w:val="24"/>
          <w:rtl/>
          <w:lang w:eastAsia="he-IL"/>
        </w:rPr>
        <w:t>ו.</w:t>
      </w:r>
    </w:p>
    <w:p w14:paraId="7E20D47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הנספחים לחוזה זה מהווים חלק בלתי נפרד הימנו ואלה הם:</w:t>
      </w:r>
    </w:p>
    <w:p w14:paraId="4C847FE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122C69B6"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 xml:space="preserve">נספח א'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כללי;</w:t>
      </w:r>
    </w:p>
    <w:p w14:paraId="4CE030F3"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שירותי המתכנן;</w:t>
      </w:r>
    </w:p>
    <w:p w14:paraId="4FC2BF3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ג'</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lang w:eastAsia="he-IL"/>
        </w:rPr>
        <w:t>–</w:t>
      </w:r>
      <w:r w:rsidRPr="00D5041C">
        <w:rPr>
          <w:rFonts w:ascii="Times New Roman" w:eastAsia="Times New Roman" w:hAnsi="Times New Roman" w:cs="David"/>
          <w:color w:val="000000"/>
          <w:sz w:val="20"/>
          <w:szCs w:val="24"/>
          <w:rtl/>
          <w:lang w:eastAsia="he-IL"/>
        </w:rPr>
        <w:t xml:space="preserve"> </w:t>
      </w:r>
      <w:r w:rsidRPr="00D5041C">
        <w:rPr>
          <w:rFonts w:ascii="Times New Roman" w:eastAsia="Times New Roman" w:hAnsi="Times New Roman" w:cs="David"/>
          <w:color w:val="000000"/>
          <w:sz w:val="20"/>
          <w:szCs w:val="24"/>
          <w:rtl/>
          <w:lang w:eastAsia="he-IL"/>
        </w:rPr>
        <w:tab/>
        <w:t>לוח זמנים;</w:t>
      </w:r>
    </w:p>
    <w:p w14:paraId="7D2E216D"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ד'</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שכר המתכנן;</w:t>
      </w:r>
    </w:p>
    <w:p w14:paraId="6DC5563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D5041C">
        <w:rPr>
          <w:rFonts w:ascii="Times New Roman" w:eastAsia="Times New Roman" w:hAnsi="Times New Roman" w:cs="David"/>
          <w:b/>
          <w:bCs/>
          <w:color w:val="000000"/>
          <w:sz w:val="20"/>
          <w:szCs w:val="24"/>
          <w:rtl/>
          <w:lang w:eastAsia="he-IL"/>
        </w:rPr>
        <w:t>נספח ה'</w:t>
      </w:r>
      <w:r w:rsidRPr="00D5041C">
        <w:rPr>
          <w:rFonts w:ascii="Times New Roman" w:eastAsia="Times New Roman" w:hAnsi="Times New Roman" w:cs="David"/>
          <w:color w:val="000000"/>
          <w:sz w:val="20"/>
          <w:szCs w:val="24"/>
          <w:rtl/>
          <w:lang w:eastAsia="he-IL"/>
        </w:rPr>
        <w:t xml:space="preserve"> - </w:t>
      </w:r>
      <w:r w:rsidRPr="00D5041C">
        <w:rPr>
          <w:rFonts w:ascii="Times New Roman" w:eastAsia="Times New Roman" w:hAnsi="Times New Roman" w:cs="David"/>
          <w:color w:val="000000"/>
          <w:sz w:val="20"/>
          <w:szCs w:val="24"/>
          <w:rtl/>
          <w:lang w:eastAsia="he-IL"/>
        </w:rPr>
        <w:tab/>
        <w:t>תשלומי שכר המתכנן;</w:t>
      </w:r>
    </w:p>
    <w:p w14:paraId="468A8E45"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ו</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bCs/>
          <w:sz w:val="20"/>
          <w:szCs w:val="24"/>
          <w:rtl/>
          <w:lang w:eastAsia="he-IL"/>
        </w:rPr>
        <w:t xml:space="preserve">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הצהרה והתחייבות לשמירת סודיות;</w:t>
      </w:r>
    </w:p>
    <w:p w14:paraId="4C80CFBF" w14:textId="77777777" w:rsidR="00D5041C" w:rsidRPr="00D5041C" w:rsidRDefault="00D5041C" w:rsidP="0057206A">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rtl/>
          <w:lang w:eastAsia="he-IL"/>
        </w:rPr>
        <w:t>נספח ז</w:t>
      </w:r>
      <w:r w:rsidR="00EB51FD" w:rsidRPr="00D5041C">
        <w:rPr>
          <w:rFonts w:ascii="Times New Roman" w:eastAsia="Times New Roman" w:hAnsi="Times New Roman" w:cs="David"/>
          <w:b/>
          <w:bCs/>
          <w:color w:val="000000"/>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r>
      <w:r w:rsidR="0057206A">
        <w:rPr>
          <w:rFonts w:ascii="Times New Roman" w:eastAsia="Times New Roman" w:hAnsi="Times New Roman" w:cs="David" w:hint="cs"/>
          <w:sz w:val="20"/>
          <w:szCs w:val="24"/>
          <w:rtl/>
          <w:lang w:eastAsia="he-IL"/>
        </w:rPr>
        <w:t xml:space="preserve">מפרט </w:t>
      </w:r>
      <w:r w:rsidRPr="00D5041C">
        <w:rPr>
          <w:rFonts w:ascii="Times New Roman" w:eastAsia="Times New Roman" w:hAnsi="Times New Roman" w:cs="David"/>
          <w:sz w:val="20"/>
          <w:szCs w:val="24"/>
          <w:rtl/>
          <w:lang w:eastAsia="he-IL"/>
        </w:rPr>
        <w:t>ביטוחי המתכנן;</w:t>
      </w:r>
    </w:p>
    <w:p w14:paraId="04AEB4B2" w14:textId="77777777" w:rsidR="0057206A" w:rsidRDefault="0057206A" w:rsidP="0057206A">
      <w:pPr>
        <w:widowControl w:val="0"/>
        <w:spacing w:before="0" w:beforeAutospacing="0" w:after="0" w:afterAutospacing="0" w:line="240" w:lineRule="auto"/>
        <w:ind w:left="798"/>
        <w:jc w:val="both"/>
        <w:rPr>
          <w:rFonts w:ascii="Times New Roman" w:eastAsia="Times New Roman" w:hAnsi="Times New Roman" w:cs="David"/>
          <w:b/>
          <w:bCs/>
          <w:sz w:val="20"/>
          <w:szCs w:val="24"/>
          <w:rtl/>
          <w:lang w:eastAsia="he-IL"/>
        </w:rPr>
      </w:pPr>
      <w:r>
        <w:rPr>
          <w:rFonts w:ascii="Times New Roman" w:eastAsia="Times New Roman" w:hAnsi="Times New Roman" w:cs="David" w:hint="cs"/>
          <w:b/>
          <w:bCs/>
          <w:sz w:val="20"/>
          <w:szCs w:val="24"/>
          <w:rtl/>
          <w:lang w:eastAsia="he-IL"/>
        </w:rPr>
        <w:t xml:space="preserve">נספח ז1' </w:t>
      </w:r>
      <w:r w:rsidRPr="004D79CC">
        <w:rPr>
          <w:rFonts w:ascii="Times New Roman" w:eastAsia="Times New Roman" w:hAnsi="Times New Roman" w:cs="David" w:hint="cs"/>
          <w:sz w:val="20"/>
          <w:szCs w:val="24"/>
          <w:rtl/>
          <w:lang w:eastAsia="he-IL"/>
        </w:rPr>
        <w:t>-</w:t>
      </w:r>
      <w:r>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אישור על קיום ביטוחי המתכנן;</w:t>
      </w:r>
    </w:p>
    <w:p w14:paraId="3D56D021"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ח'</w:t>
      </w:r>
      <w:r w:rsidRPr="00D5041C">
        <w:rPr>
          <w:rFonts w:ascii="Times New Roman" w:eastAsia="Times New Roman" w:hAnsi="Times New Roman" w:cs="David"/>
          <w:sz w:val="20"/>
          <w:szCs w:val="24"/>
          <w:rtl/>
          <w:lang w:eastAsia="he-IL"/>
        </w:rPr>
        <w:t xml:space="preserve"> - </w:t>
      </w:r>
      <w:r w:rsidRPr="00D5041C">
        <w:rPr>
          <w:rFonts w:ascii="Times New Roman" w:eastAsia="Times New Roman" w:hAnsi="Times New Roman" w:cs="David"/>
          <w:sz w:val="20"/>
          <w:szCs w:val="24"/>
          <w:rtl/>
          <w:lang w:eastAsia="he-IL"/>
        </w:rPr>
        <w:tab/>
        <w:t>רשימת התכניות והמסמכים שעל המתכנן להנפיק.</w:t>
      </w:r>
    </w:p>
    <w:p w14:paraId="467B560F" w14:textId="77777777" w:rsidR="00D5041C" w:rsidRPr="00D5041C" w:rsidRDefault="00D5041C" w:rsidP="00D5041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נספח ט'</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sz w:val="20"/>
          <w:szCs w:val="24"/>
          <w:rtl/>
          <w:lang w:eastAsia="he-IL"/>
        </w:rPr>
        <w:tab/>
        <w:t>אישור להשלמת הפרויקט/קטע מהפרויקט.</w:t>
      </w:r>
    </w:p>
    <w:p w14:paraId="04A14FA6" w14:textId="77777777" w:rsidR="00D5041C" w:rsidRPr="00D5041C" w:rsidRDefault="00D5041C" w:rsidP="00D5041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D5041C">
        <w:rPr>
          <w:rFonts w:ascii="Times New Roman" w:eastAsia="Times New Roman" w:hAnsi="Times New Roman" w:cs="David"/>
          <w:b/>
          <w:bCs/>
          <w:sz w:val="20"/>
          <w:szCs w:val="24"/>
          <w:rtl/>
          <w:lang w:eastAsia="he-IL"/>
        </w:rPr>
        <w:t xml:space="preserve">נספח י' </w:t>
      </w:r>
      <w:r w:rsidRPr="00D5041C">
        <w:rPr>
          <w:rFonts w:ascii="Times New Roman" w:eastAsia="Times New Roman" w:hAnsi="Times New Roman" w:cs="David"/>
          <w:sz w:val="20"/>
          <w:szCs w:val="24"/>
          <w:rtl/>
          <w:lang w:eastAsia="he-IL"/>
        </w:rPr>
        <w:t>-</w:t>
      </w:r>
      <w:r w:rsidRPr="00D5041C">
        <w:rPr>
          <w:rFonts w:ascii="Times New Roman" w:eastAsia="Times New Roman" w:hAnsi="Times New Roman" w:cs="David"/>
          <w:sz w:val="20"/>
          <w:szCs w:val="24"/>
          <w:rtl/>
          <w:lang w:eastAsia="he-IL"/>
        </w:rPr>
        <w:tab/>
        <w:t>נספח היעדר תביעות.</w:t>
      </w:r>
    </w:p>
    <w:p w14:paraId="3B7950B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שירותי המתכנן</w:t>
      </w:r>
    </w:p>
    <w:p w14:paraId="381B872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מוסר בזה למתכנן והמתכנן מקבל על עצמו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p>
    <w:p w14:paraId="131BCB5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ומאשר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הינו מכיר ויודע את כל הנדרש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וכי הינו מורשה על 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דין למתן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 xml:space="preserve"> המתכנן, לרבות</w:t>
      </w:r>
      <w:r w:rsidRPr="00D5041C">
        <w:rPr>
          <w:rFonts w:ascii="Times New Roman" w:eastAsia="Times New Roman" w:hAnsi="Times New Roman" w:cs="David" w:hint="cs"/>
          <w:sz w:val="20"/>
          <w:szCs w:val="24"/>
          <w:rtl/>
          <w:lang w:eastAsia="he-IL"/>
        </w:rPr>
        <w:t xml:space="preserve"> אך לא רק</w:t>
      </w:r>
      <w:r w:rsidRPr="00D5041C">
        <w:rPr>
          <w:rFonts w:ascii="Times New Roman" w:eastAsia="Times New Roman" w:hAnsi="Times New Roman" w:cs="David"/>
          <w:sz w:val="20"/>
          <w:szCs w:val="24"/>
          <w:rtl/>
          <w:lang w:eastAsia="he-IL"/>
        </w:rPr>
        <w:t>,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חוק המהנדסים והאדריכלים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תשי"ח - 1958, כי יש בידו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שיון </w:t>
      </w:r>
      <w:r w:rsidRPr="00D5041C">
        <w:rPr>
          <w:rFonts w:ascii="Times New Roman" w:eastAsia="Times New Roman" w:hAnsi="Times New Roman" w:cs="David" w:hint="cs"/>
          <w:sz w:val="20"/>
          <w:szCs w:val="24"/>
          <w:rtl/>
          <w:lang w:eastAsia="he-IL"/>
        </w:rPr>
        <w:t xml:space="preserve">בר </w:t>
      </w:r>
      <w:r w:rsidRPr="00D5041C">
        <w:rPr>
          <w:rFonts w:ascii="Times New Roman" w:eastAsia="Times New Roman" w:hAnsi="Times New Roman" w:cs="David"/>
          <w:sz w:val="20"/>
          <w:szCs w:val="24"/>
          <w:rtl/>
          <w:lang w:eastAsia="he-IL"/>
        </w:rPr>
        <w:t>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קף לביצוע שירותי </w:t>
      </w:r>
      <w:r w:rsidRPr="00D5041C">
        <w:rPr>
          <w:rFonts w:ascii="Times New Roman" w:eastAsia="Times New Roman" w:hAnsi="Times New Roman" w:cs="David" w:hint="cs"/>
          <w:sz w:val="20"/>
          <w:szCs w:val="24"/>
          <w:rtl/>
          <w:lang w:eastAsia="he-IL"/>
        </w:rPr>
        <w:t xml:space="preserve"> המתכנן על פי הדין</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כי הוא בעל הכישורים, הר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שיונות, הידע, הניסיון והאמצעים המאפשרים לו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ביצועם ברמה מקצועית גבוהה ובהתאם למותנה בחוזה.</w:t>
      </w:r>
    </w:p>
    <w:p w14:paraId="2C55887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lastRenderedPageBreak/>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 לו שש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שיקול דעתו</w:t>
      </w:r>
      <w:r w:rsidRPr="00D5041C">
        <w:rPr>
          <w:rFonts w:ascii="Times New Roman" w:eastAsia="Times New Roman" w:hAnsi="Times New Roman" w:cs="David" w:hint="cs"/>
          <w:sz w:val="20"/>
          <w:szCs w:val="24"/>
          <w:rtl/>
          <w:lang w:eastAsia="he-IL"/>
        </w:rPr>
        <w:t xml:space="preserve"> הבלעדי</w:t>
      </w:r>
      <w:r w:rsidRPr="00D5041C">
        <w:rPr>
          <w:rFonts w:ascii="Times New Roman" w:eastAsia="Times New Roman" w:hAnsi="Times New Roman" w:cs="David"/>
          <w:sz w:val="20"/>
          <w:szCs w:val="24"/>
          <w:rtl/>
          <w:lang w:eastAsia="he-IL"/>
        </w:rPr>
        <w:t xml:space="preserve"> ו</w:t>
      </w:r>
      <w:r w:rsidRPr="00D5041C">
        <w:rPr>
          <w:rFonts w:ascii="Times New Roman" w:eastAsia="Times New Roman" w:hAnsi="Times New Roman" w:cs="David" w:hint="cs"/>
          <w:sz w:val="20"/>
          <w:szCs w:val="24"/>
          <w:rtl/>
          <w:lang w:eastAsia="he-IL"/>
        </w:rPr>
        <w:t xml:space="preserve">כי </w:t>
      </w:r>
      <w:r w:rsidRPr="00D5041C">
        <w:rPr>
          <w:rFonts w:ascii="Times New Roman" w:eastAsia="Times New Roman" w:hAnsi="Times New Roman" w:cs="David"/>
          <w:sz w:val="20"/>
          <w:szCs w:val="24"/>
          <w:rtl/>
          <w:lang w:eastAsia="he-IL"/>
        </w:rPr>
        <w:t xml:space="preserve">הם יינתנו על ידו בשלבי 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עוד</w:t>
      </w:r>
      <w:r w:rsidRPr="00D5041C">
        <w:rPr>
          <w:rFonts w:ascii="Times New Roman" w:eastAsia="Times New Roman" w:hAnsi="Times New Roman" w:cs="David"/>
          <w:sz w:val="20"/>
          <w:szCs w:val="24"/>
          <w:rtl/>
          <w:lang w:eastAsia="he-IL"/>
        </w:rPr>
        <w:t xml:space="preserve"> מוסיף ומצהיר</w:t>
      </w:r>
      <w:r w:rsidRPr="00D5041C">
        <w:rPr>
          <w:rFonts w:ascii="Times New Roman" w:eastAsia="Times New Roman" w:hAnsi="Times New Roman" w:cs="David" w:hint="cs"/>
          <w:sz w:val="20"/>
          <w:szCs w:val="24"/>
          <w:rtl/>
          <w:lang w:eastAsia="he-IL"/>
        </w:rPr>
        <w:t xml:space="preserve"> המתכנן,</w:t>
      </w:r>
      <w:r w:rsidRPr="00D5041C">
        <w:rPr>
          <w:rFonts w:ascii="Times New Roman" w:eastAsia="Times New Roman" w:hAnsi="Times New Roman" w:cs="David"/>
          <w:sz w:val="20"/>
          <w:szCs w:val="24"/>
          <w:rtl/>
          <w:lang w:eastAsia="he-IL"/>
        </w:rPr>
        <w:t xml:space="preserve"> כי ידוע לו שהמזמין אינו מתחייב להזמין מ</w:t>
      </w:r>
      <w:r w:rsidRPr="00D5041C">
        <w:rPr>
          <w:rFonts w:ascii="Times New Roman" w:eastAsia="Times New Roman" w:hAnsi="Times New Roman" w:cs="David" w:hint="cs"/>
          <w:sz w:val="20"/>
          <w:szCs w:val="24"/>
          <w:rtl/>
          <w:lang w:eastAsia="he-IL"/>
        </w:rPr>
        <w:t>מנו</w:t>
      </w:r>
      <w:r w:rsidRPr="00D5041C">
        <w:rPr>
          <w:rFonts w:ascii="Times New Roman" w:eastAsia="Times New Roman" w:hAnsi="Times New Roman" w:cs="David"/>
          <w:sz w:val="20"/>
          <w:szCs w:val="24"/>
          <w:rtl/>
          <w:lang w:eastAsia="he-IL"/>
        </w:rPr>
        <w:t xml:space="preserve"> שירותים נוספים מעבר לנקוב בחוזה זה ו</w:t>
      </w:r>
      <w:r w:rsidRPr="00D5041C">
        <w:rPr>
          <w:rFonts w:ascii="Times New Roman" w:eastAsia="Times New Roman" w:hAnsi="Times New Roman" w:cs="David" w:hint="cs"/>
          <w:sz w:val="20"/>
          <w:szCs w:val="24"/>
          <w:rtl/>
          <w:lang w:eastAsia="he-IL"/>
        </w:rPr>
        <w:t xml:space="preserve">כמפורט </w:t>
      </w:r>
      <w:r w:rsidRPr="00D5041C">
        <w:rPr>
          <w:rFonts w:ascii="Times New Roman" w:eastAsia="Times New Roman" w:hAnsi="Times New Roman" w:cs="David"/>
          <w:sz w:val="20"/>
          <w:szCs w:val="24"/>
          <w:rtl/>
          <w:lang w:eastAsia="he-IL"/>
        </w:rPr>
        <w:t xml:space="preserve">בנספח </w:t>
      </w:r>
      <w:r w:rsidRPr="00D5041C">
        <w:rPr>
          <w:rFonts w:ascii="Times New Roman" w:eastAsia="Times New Roman" w:hAnsi="Times New Roman" w:cs="David"/>
          <w:bCs/>
          <w:sz w:val="20"/>
          <w:szCs w:val="24"/>
          <w:rtl/>
          <w:lang w:eastAsia="he-IL"/>
        </w:rPr>
        <w:t xml:space="preserve">ב'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w:t>
      </w:r>
    </w:p>
    <w:p w14:paraId="6861740E"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DAE1EB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שיקבעו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ע"י המזמין ויהיה חייב לנהוג לפיהם ולקיימם ללא סטייה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הוראה</w:t>
      </w:r>
      <w:r w:rsidRPr="00D5041C">
        <w:rPr>
          <w:rFonts w:ascii="Times New Roman" w:eastAsia="Times New Roman" w:hAnsi="Times New Roman" w:cs="David" w:hint="cs"/>
          <w:sz w:val="20"/>
          <w:szCs w:val="24"/>
          <w:rtl/>
          <w:lang w:eastAsia="he-IL"/>
        </w:rPr>
        <w:t xml:space="preserve"> מפורשת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מהמזמין.</w:t>
      </w:r>
    </w:p>
    <w:p w14:paraId="1BDD465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הכל כפי שיקבע ע"י המנהל. כן מתחייב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להשתתף בת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אום מראש בכל ישיבות התיאום אליהן יוזמן.</w:t>
      </w:r>
    </w:p>
    <w:p w14:paraId="12DF8ABD"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ישמור על נוהלי קשר, תיאום,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שום וצורת המסמכים לפי דרישת המנהל.</w:t>
      </w:r>
    </w:p>
    <w:p w14:paraId="24DA2B0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עוד לא יקבע אחרת ע"י המזמין, יהיה המנהל כ</w:t>
      </w:r>
      <w:r w:rsidRPr="00D5041C">
        <w:rPr>
          <w:rFonts w:ascii="Times New Roman" w:eastAsia="Times New Roman" w:hAnsi="Times New Roman" w:cs="David" w:hint="cs"/>
          <w:sz w:val="20"/>
          <w:szCs w:val="24"/>
          <w:rtl/>
          <w:lang w:eastAsia="he-IL"/>
        </w:rPr>
        <w:t>הגדרתו</w:t>
      </w:r>
      <w:r w:rsidRPr="00D5041C">
        <w:rPr>
          <w:rFonts w:ascii="Times New Roman" w:eastAsia="Times New Roman" w:hAnsi="Times New Roman" w:cs="David"/>
          <w:sz w:val="20"/>
          <w:szCs w:val="24"/>
          <w:rtl/>
          <w:lang w:eastAsia="he-IL"/>
        </w:rPr>
        <w:t xml:space="preserve"> בנספח </w:t>
      </w:r>
      <w:r w:rsidRPr="00D5041C">
        <w:rPr>
          <w:rFonts w:ascii="Times New Roman" w:eastAsia="Times New Roman" w:hAnsi="Times New Roman" w:cs="David"/>
          <w:bCs/>
          <w:sz w:val="20"/>
          <w:szCs w:val="24"/>
          <w:rtl/>
          <w:lang w:eastAsia="he-IL"/>
        </w:rPr>
        <w:t xml:space="preserve">א' </w:t>
      </w:r>
      <w:r w:rsidRPr="00D5041C">
        <w:rPr>
          <w:rFonts w:ascii="Times New Roman" w:eastAsia="Times New Roman" w:hAnsi="Times New Roman" w:cs="David"/>
          <w:sz w:val="20"/>
          <w:szCs w:val="24"/>
          <w:rtl/>
          <w:lang w:eastAsia="he-IL"/>
        </w:rPr>
        <w:t>ועל המתכנן להיות</w:t>
      </w:r>
      <w:r w:rsidRPr="00D5041C">
        <w:rPr>
          <w:rFonts w:ascii="Times New Roman" w:eastAsia="Times New Roman" w:hAnsi="Times New Roman" w:cs="David" w:hint="cs"/>
          <w:sz w:val="20"/>
          <w:szCs w:val="24"/>
          <w:rtl/>
          <w:lang w:eastAsia="he-IL"/>
        </w:rPr>
        <w:t xml:space="preserve"> עמו</w:t>
      </w:r>
      <w:r w:rsidRPr="00D5041C">
        <w:rPr>
          <w:rFonts w:ascii="Times New Roman" w:eastAsia="Times New Roman" w:hAnsi="Times New Roman" w:cs="David"/>
          <w:sz w:val="20"/>
          <w:szCs w:val="24"/>
          <w:rtl/>
          <w:lang w:eastAsia="he-IL"/>
        </w:rPr>
        <w:t xml:space="preserve"> בקשר מתמי</w:t>
      </w:r>
      <w:r w:rsidRPr="00D5041C">
        <w:rPr>
          <w:rFonts w:ascii="Times New Roman" w:eastAsia="Times New Roman" w:hAnsi="Times New Roman" w:cs="David" w:hint="cs"/>
          <w:sz w:val="20"/>
          <w:szCs w:val="24"/>
          <w:rtl/>
          <w:lang w:eastAsia="he-IL"/>
        </w:rPr>
        <w:t>ד</w:t>
      </w:r>
      <w:r w:rsidRPr="00D5041C">
        <w:rPr>
          <w:rFonts w:ascii="Times New Roman" w:eastAsia="Times New Roman" w:hAnsi="Times New Roman" w:cs="David"/>
          <w:sz w:val="20"/>
          <w:szCs w:val="24"/>
          <w:rtl/>
          <w:lang w:eastAsia="he-IL"/>
        </w:rPr>
        <w:t xml:space="preserve"> ולתאם עמו את כל פעולותיו, אלא אם נקבע </w:t>
      </w:r>
      <w:r w:rsidRPr="00D5041C">
        <w:rPr>
          <w:rFonts w:ascii="Times New Roman" w:eastAsia="Times New Roman" w:hAnsi="Times New Roman" w:cs="David" w:hint="cs"/>
          <w:sz w:val="20"/>
          <w:szCs w:val="24"/>
          <w:rtl/>
          <w:lang w:eastAsia="he-IL"/>
        </w:rPr>
        <w:t xml:space="preserve">מפורשות </w:t>
      </w:r>
      <w:r w:rsidRPr="00D5041C">
        <w:rPr>
          <w:rFonts w:ascii="Times New Roman" w:eastAsia="Times New Roman" w:hAnsi="Times New Roman" w:cs="David"/>
          <w:sz w:val="20"/>
          <w:szCs w:val="24"/>
          <w:rtl/>
          <w:lang w:eastAsia="he-IL"/>
        </w:rPr>
        <w:t>אחרת ע"י המזמין.</w:t>
      </w:r>
    </w:p>
    <w:p w14:paraId="60B2B35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ידועות לו הוראות כל התכניות הקיימות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D5041C">
        <w:rPr>
          <w:rFonts w:ascii="Times New Roman" w:eastAsia="Times New Roman" w:hAnsi="Times New Roman" w:cs="David" w:hint="cs"/>
          <w:sz w:val="20"/>
          <w:szCs w:val="24"/>
          <w:rtl/>
          <w:lang w:eastAsia="he-IL"/>
        </w:rPr>
        <w:t>יהם של</w:t>
      </w:r>
      <w:r w:rsidRPr="00D5041C">
        <w:rPr>
          <w:rFonts w:ascii="Times New Roman" w:eastAsia="Times New Roman" w:hAnsi="Times New Roman" w:cs="David"/>
          <w:sz w:val="20"/>
          <w:szCs w:val="24"/>
          <w:rtl/>
          <w:lang w:eastAsia="he-IL"/>
        </w:rPr>
        <w:t xml:space="preserve"> הדין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הנהלים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התקנים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התקנות החלים בקשר עם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והוא מתחייב לפעול בהתאם לקבוע בהם.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מצהיר המתכנן כי </w:t>
      </w:r>
      <w:r w:rsidRPr="00D5041C">
        <w:rPr>
          <w:rFonts w:ascii="Times New Roman" w:eastAsia="Times New Roman" w:hAnsi="Times New Roman" w:cs="David" w:hint="cs"/>
          <w:sz w:val="20"/>
          <w:szCs w:val="24"/>
          <w:rtl/>
          <w:lang w:eastAsia="he-IL"/>
        </w:rPr>
        <w:t xml:space="preserve">הוא </w:t>
      </w:r>
      <w:r w:rsidRPr="00D5041C">
        <w:rPr>
          <w:rFonts w:ascii="Times New Roman" w:eastAsia="Times New Roman" w:hAnsi="Times New Roman" w:cs="David"/>
          <w:sz w:val="20"/>
          <w:szCs w:val="24"/>
          <w:rtl/>
          <w:lang w:eastAsia="he-IL"/>
        </w:rPr>
        <w:t xml:space="preserve">בדק בעצמו את כל הנושאים הרלוונטיים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297091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להפיק את כל התכניות </w:t>
      </w:r>
      <w:r w:rsidRPr="00D5041C">
        <w:rPr>
          <w:rFonts w:ascii="Times New Roman" w:eastAsia="Times New Roman" w:hAnsi="Times New Roman" w:cs="David" w:hint="cs"/>
          <w:sz w:val="20"/>
          <w:szCs w:val="24"/>
          <w:rtl/>
          <w:lang w:eastAsia="he-IL"/>
        </w:rPr>
        <w:t>נשוא</w:t>
      </w:r>
      <w:r w:rsidRPr="00D5041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D5041C">
        <w:rPr>
          <w:rFonts w:ascii="Times New Roman" w:eastAsia="Times New Roman" w:hAnsi="Times New Roman" w:cs="David"/>
          <w:b/>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וע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D5041C">
        <w:rPr>
          <w:rFonts w:ascii="Times New Roman" w:eastAsia="Times New Roman" w:hAnsi="Times New Roman" w:cs="David" w:hint="cs"/>
          <w:sz w:val="20"/>
          <w:szCs w:val="24"/>
          <w:rtl/>
          <w:lang w:eastAsia="he-IL"/>
        </w:rPr>
        <w:t xml:space="preserve"> בנספח </w:t>
      </w:r>
      <w:r w:rsidRPr="00D5041C">
        <w:rPr>
          <w:rFonts w:ascii="Times New Roman" w:eastAsia="Times New Roman" w:hAnsi="Times New Roman" w:cs="David" w:hint="cs"/>
          <w:b/>
          <w:bCs/>
          <w:sz w:val="20"/>
          <w:szCs w:val="24"/>
          <w:rtl/>
          <w:lang w:eastAsia="he-IL"/>
        </w:rPr>
        <w:t>א'</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w:t>
      </w:r>
    </w:p>
    <w:p w14:paraId="3744943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יגיש ליועצים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D5041C">
        <w:rPr>
          <w:rFonts w:ascii="Times New Roman" w:eastAsia="Times New Roman" w:hAnsi="Times New Roman" w:cs="David" w:hint="cs"/>
          <w:sz w:val="20"/>
          <w:szCs w:val="24"/>
          <w:rtl/>
          <w:lang w:eastAsia="he-IL"/>
        </w:rPr>
        <w:t xml:space="preserve">מפורשות על פי </w:t>
      </w:r>
      <w:r w:rsidRPr="00D5041C">
        <w:rPr>
          <w:rFonts w:ascii="Times New Roman" w:eastAsia="Times New Roman" w:hAnsi="Times New Roman" w:cs="David"/>
          <w:sz w:val="20"/>
          <w:szCs w:val="24"/>
          <w:rtl/>
          <w:lang w:eastAsia="he-IL"/>
        </w:rPr>
        <w:t>חוזה זה.</w:t>
      </w:r>
    </w:p>
    <w:p w14:paraId="5CF5F7A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אין לו ולא תהינה לו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תביעות ו/או טענות</w:t>
      </w:r>
      <w:r w:rsidRPr="00D5041C">
        <w:rPr>
          <w:rFonts w:ascii="Times New Roman" w:eastAsia="Times New Roman" w:hAnsi="Times New Roman" w:cs="David" w:hint="cs"/>
          <w:sz w:val="20"/>
          <w:szCs w:val="24"/>
          <w:rtl/>
          <w:lang w:eastAsia="he-IL"/>
        </w:rPr>
        <w:t xml:space="preserve"> ו/או דרישות ו/או תלונות</w:t>
      </w:r>
      <w:r w:rsidRPr="00D5041C">
        <w:rPr>
          <w:rFonts w:ascii="Times New Roman" w:eastAsia="Times New Roman" w:hAnsi="Times New Roman" w:cs="David"/>
          <w:sz w:val="20"/>
          <w:szCs w:val="24"/>
          <w:rtl/>
          <w:lang w:eastAsia="he-IL"/>
        </w:rPr>
        <w:t xml:space="preserve"> כלפי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כלפי המתכננים האחרים בגין מסירת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כאמור. משמסר המזמין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 xml:space="preserve">ביצוע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32B02C2"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D5041C">
        <w:rPr>
          <w:rFonts w:ascii="Times New Roman" w:eastAsia="Times New Roman" w:hAnsi="Times New Roman" w:cs="David"/>
          <w:sz w:val="24"/>
          <w:szCs w:val="24"/>
          <w:lang w:eastAsia="he-IL"/>
        </w:rPr>
        <w:t>view</w:t>
      </w: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hint="cs"/>
          <w:sz w:val="20"/>
          <w:szCs w:val="24"/>
          <w:rtl/>
          <w:lang w:eastAsia="he-IL"/>
        </w:rPr>
        <w:t>", "רמדורנט"</w:t>
      </w:r>
      <w:r w:rsidRPr="00D5041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D5041C">
        <w:rPr>
          <w:rFonts w:ascii="Times New Roman" w:eastAsia="Times New Roman" w:hAnsi="Times New Roman" w:cs="David" w:hint="cs"/>
          <w:sz w:val="20"/>
          <w:szCs w:val="24"/>
          <w:rtl/>
          <w:lang w:eastAsia="he-IL"/>
        </w:rPr>
        <w:t>.</w:t>
      </w:r>
    </w:p>
    <w:p w14:paraId="0415A9B1"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צוות עובדים ואמצעים</w:t>
      </w:r>
    </w:p>
    <w:p w14:paraId="4E1B9D4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יקיים משרד מאויש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מאורגן ומצויד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באופן שיאפשר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בהתאם להוראות חוזה זה.</w:t>
      </w:r>
    </w:p>
    <w:p w14:paraId="146D8C8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hint="cs"/>
          <w:b/>
          <w:sz w:val="20"/>
          <w:szCs w:val="24"/>
          <w:rtl/>
          <w:lang w:eastAsia="he-IL"/>
        </w:rPr>
        <w:t>המצ"ב,</w:t>
      </w:r>
      <w:r w:rsidRPr="00D5041C">
        <w:rPr>
          <w:rFonts w:ascii="Times New Roman" w:eastAsia="Times New Roman" w:hAnsi="Times New Roman" w:cs="David"/>
          <w:sz w:val="20"/>
          <w:szCs w:val="24"/>
          <w:rtl/>
          <w:lang w:eastAsia="he-IL"/>
        </w:rPr>
        <w:t xml:space="preserve"> יתאים לביצוע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ברמה ובמועדים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9B5DC4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D5041C">
        <w:rPr>
          <w:rFonts w:ascii="Times New Roman" w:eastAsia="Times New Roman" w:hAnsi="Times New Roman" w:cs="David" w:hint="cs"/>
          <w:sz w:val="20"/>
          <w:szCs w:val="24"/>
          <w:rtl/>
          <w:lang w:eastAsia="he-IL"/>
        </w:rPr>
        <w:t xml:space="preserve">המוחלט </w:t>
      </w:r>
      <w:r w:rsidRPr="00D5041C">
        <w:rPr>
          <w:rFonts w:ascii="Times New Roman" w:eastAsia="Times New Roman" w:hAnsi="Times New Roman" w:cs="David"/>
          <w:sz w:val="20"/>
          <w:szCs w:val="24"/>
          <w:rtl/>
          <w:lang w:eastAsia="he-IL"/>
        </w:rPr>
        <w:t>- להורות למתכנן מ</w:t>
      </w:r>
      <w:r w:rsidRPr="00D5041C">
        <w:rPr>
          <w:rFonts w:ascii="Times New Roman" w:eastAsia="Times New Roman" w:hAnsi="Times New Roman" w:cs="David" w:hint="cs"/>
          <w:sz w:val="20"/>
          <w:szCs w:val="24"/>
          <w:rtl/>
          <w:lang w:eastAsia="he-IL"/>
        </w:rPr>
        <w:t>עת לעת,</w:t>
      </w:r>
      <w:r w:rsidRPr="00D5041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60D1896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המצ"ב</w:t>
      </w:r>
      <w:r w:rsidRPr="00D5041C">
        <w:rPr>
          <w:rFonts w:ascii="Times New Roman" w:eastAsia="Times New Roman" w:hAnsi="Times New Roman" w:cs="David"/>
          <w:sz w:val="20"/>
          <w:szCs w:val="24"/>
          <w:rtl/>
          <w:lang w:eastAsia="he-IL"/>
        </w:rPr>
        <w:t>, מנהלו הראשי של המתכנן למטרת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המנהל הראשי</w:t>
      </w:r>
      <w:r w:rsidRPr="00D5041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61922CC8"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w:t>
      </w:r>
      <w:r w:rsidRPr="00D5041C">
        <w:rPr>
          <w:rFonts w:ascii="Times New Roman" w:eastAsia="Times New Roman" w:hAnsi="Times New Roman" w:cs="David" w:hint="cs"/>
          <w:sz w:val="20"/>
          <w:szCs w:val="24"/>
          <w:rtl/>
          <w:lang w:eastAsia="he-IL"/>
        </w:rPr>
        <w:t>צהיר, כי ידוע לו, ש</w:t>
      </w:r>
      <w:r w:rsidRPr="00D5041C">
        <w:rPr>
          <w:rFonts w:ascii="Times New Roman" w:eastAsia="Times New Roman" w:hAnsi="Times New Roman" w:cs="David"/>
          <w:sz w:val="20"/>
          <w:szCs w:val="24"/>
          <w:rtl/>
          <w:lang w:eastAsia="he-IL"/>
        </w:rPr>
        <w:t>במשך כל ת</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קפ</w:t>
      </w:r>
      <w:r w:rsidRPr="00D5041C">
        <w:rPr>
          <w:rFonts w:ascii="Times New Roman" w:eastAsia="Times New Roman" w:hAnsi="Times New Roman" w:cs="David" w:hint="cs"/>
          <w:sz w:val="20"/>
          <w:szCs w:val="24"/>
          <w:rtl/>
          <w:lang w:eastAsia="he-IL"/>
        </w:rPr>
        <w:t>ו של</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יעמוד המנהל הראשי בראשו, יהיה מעורב אישית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התכנון. מבלי לגרוע מהתחייבויות המתכנן כמתחייב מ</w:t>
      </w:r>
      <w:r w:rsidRPr="00D5041C">
        <w:rPr>
          <w:rFonts w:ascii="Times New Roman" w:eastAsia="Times New Roman" w:hAnsi="Times New Roman" w:cs="David" w:hint="cs"/>
          <w:sz w:val="20"/>
          <w:szCs w:val="24"/>
          <w:rtl/>
          <w:lang w:eastAsia="he-IL"/>
        </w:rPr>
        <w:t>חוזה זה,</w:t>
      </w:r>
      <w:r w:rsidRPr="00D5041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3FCCDD1B"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14B369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 xml:space="preserve">המזמין רשאי </w:t>
      </w:r>
      <w:r w:rsidRPr="00D5041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D5041C">
        <w:rPr>
          <w:rFonts w:ascii="Times New Roman" w:eastAsia="Times New Roman" w:hAnsi="Times New Roman" w:cs="David" w:hint="cs"/>
          <w:sz w:val="20"/>
          <w:szCs w:val="24"/>
          <w:rtl/>
          <w:lang w:eastAsia="he-IL"/>
        </w:rPr>
        <w:t xml:space="preserve">אחר </w:t>
      </w:r>
      <w:r w:rsidRPr="00D5041C">
        <w:rPr>
          <w:rFonts w:ascii="Times New Roman" w:eastAsia="Times New Roman" w:hAnsi="Times New Roman" w:cs="David"/>
          <w:sz w:val="20"/>
          <w:szCs w:val="24"/>
          <w:rtl/>
          <w:lang w:eastAsia="he-IL"/>
        </w:rPr>
        <w:t>דרישת המזמין לאלתר.</w:t>
      </w:r>
    </w:p>
    <w:p w14:paraId="2D7A1A4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החלטות המזמין בדבר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ו/או החלפת עובד מעובדי המתכנן תינתנה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המוחלט</w:t>
      </w:r>
      <w:r w:rsidRPr="00D5041C">
        <w:rPr>
          <w:rFonts w:ascii="Times New Roman" w:eastAsia="Times New Roman" w:hAnsi="Times New Roman" w:cs="David" w:hint="cs"/>
          <w:sz w:val="20"/>
          <w:szCs w:val="24"/>
          <w:rtl/>
          <w:lang w:eastAsia="he-IL"/>
        </w:rPr>
        <w:t xml:space="preserve"> של המזמין</w:t>
      </w:r>
      <w:r w:rsidRPr="00D5041C">
        <w:rPr>
          <w:rFonts w:ascii="Times New Roman" w:eastAsia="Times New Roman" w:hAnsi="Times New Roman" w:cs="David"/>
          <w:sz w:val="20"/>
          <w:szCs w:val="24"/>
          <w:rtl/>
          <w:lang w:eastAsia="he-IL"/>
        </w:rPr>
        <w:t xml:space="preserve"> וללא צורך במתן נימוקים</w:t>
      </w:r>
      <w:r w:rsidRPr="00D5041C">
        <w:rPr>
          <w:rFonts w:ascii="Times New Roman" w:eastAsia="Times New Roman" w:hAnsi="Times New Roman" w:cs="David" w:hint="cs"/>
          <w:sz w:val="20"/>
          <w:szCs w:val="24"/>
          <w:rtl/>
          <w:lang w:eastAsia="he-IL"/>
        </w:rPr>
        <w:t xml:space="preserve"> כאלה ואחרים</w:t>
      </w:r>
      <w:r w:rsidRPr="00D5041C">
        <w:rPr>
          <w:rFonts w:ascii="Times New Roman" w:eastAsia="Times New Roman" w:hAnsi="Times New Roman" w:cs="David"/>
          <w:sz w:val="20"/>
          <w:szCs w:val="24"/>
          <w:rtl/>
          <w:lang w:eastAsia="he-IL"/>
        </w:rPr>
        <w:t>. אין בהחלטות אלה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לשחרר את המתכנן מאי</w:t>
      </w:r>
      <w:r w:rsidRPr="00D5041C">
        <w:rPr>
          <w:rFonts w:ascii="Times New Roman" w:eastAsia="Times New Roman" w:hAnsi="Times New Roman" w:cs="David" w:hint="cs"/>
          <w:sz w:val="20"/>
          <w:szCs w:val="24"/>
          <w:rtl/>
          <w:lang w:eastAsia="he-IL"/>
        </w:rPr>
        <w:t>לו</w:t>
      </w:r>
      <w:r w:rsidRPr="00D5041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D5041C">
        <w:rPr>
          <w:rFonts w:ascii="Times New Roman" w:eastAsia="Times New Roman" w:hAnsi="Times New Roman" w:cs="David" w:hint="cs"/>
          <w:sz w:val="20"/>
          <w:szCs w:val="24"/>
          <w:rtl/>
          <w:lang w:eastAsia="he-IL"/>
        </w:rPr>
        <w:t xml:space="preserve"> ו/או חבות</w:t>
      </w:r>
      <w:r w:rsidRPr="00D5041C">
        <w:rPr>
          <w:rFonts w:ascii="Times New Roman" w:eastAsia="Times New Roman" w:hAnsi="Times New Roman" w:cs="David"/>
          <w:sz w:val="20"/>
          <w:szCs w:val="24"/>
          <w:rtl/>
          <w:lang w:eastAsia="he-IL"/>
        </w:rPr>
        <w:t xml:space="preserve"> שהיא.</w:t>
      </w:r>
    </w:p>
    <w:p w14:paraId="404E939F"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לצייד על חשבונו את צוות עובדיו בכל הציוד הדרוש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w:t>
      </w:r>
      <w:r w:rsidRPr="00D5041C">
        <w:rPr>
          <w:rFonts w:ascii="Times New Roman" w:eastAsia="Times New Roman" w:hAnsi="Times New Roman" w:cs="David" w:hint="cs"/>
          <w:sz w:val="20"/>
          <w:szCs w:val="24"/>
          <w:rtl/>
          <w:lang w:eastAsia="he-IL"/>
        </w:rPr>
        <w:t>האחריות בגין אחזקת</w:t>
      </w:r>
      <w:r w:rsidRPr="00D5041C">
        <w:rPr>
          <w:rFonts w:ascii="Times New Roman" w:eastAsia="Times New Roman" w:hAnsi="Times New Roman" w:cs="David"/>
          <w:sz w:val="20"/>
          <w:szCs w:val="24"/>
          <w:rtl/>
          <w:lang w:eastAsia="he-IL"/>
        </w:rPr>
        <w:t xml:space="preserve"> ושמיר</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ציוד</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תהיה בידי המתכנן ועל חשבונו, והמזמין לא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בכל אחריות </w:t>
      </w:r>
      <w:r w:rsidRPr="00D5041C">
        <w:rPr>
          <w:rFonts w:ascii="Times New Roman" w:eastAsia="Times New Roman" w:hAnsi="Times New Roman" w:cs="David" w:hint="cs"/>
          <w:sz w:val="20"/>
          <w:szCs w:val="24"/>
          <w:rtl/>
          <w:lang w:eastAsia="he-IL"/>
        </w:rPr>
        <w:t xml:space="preserve">ו/או חבות </w:t>
      </w:r>
      <w:r w:rsidRPr="00D5041C">
        <w:rPr>
          <w:rFonts w:ascii="Times New Roman" w:eastAsia="Times New Roman" w:hAnsi="Times New Roman" w:cs="David"/>
          <w:sz w:val="20"/>
          <w:szCs w:val="24"/>
          <w:rtl/>
          <w:lang w:eastAsia="he-IL"/>
        </w:rPr>
        <w:t>בגין א</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בדן </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או נזק</w:t>
      </w:r>
      <w:r w:rsidRPr="00D5041C">
        <w:rPr>
          <w:rFonts w:ascii="Times New Roman" w:eastAsia="Times New Roman" w:hAnsi="Times New Roman" w:cs="David" w:hint="cs"/>
          <w:sz w:val="20"/>
          <w:szCs w:val="24"/>
          <w:rtl/>
          <w:lang w:eastAsia="he-IL"/>
        </w:rPr>
        <w:t xml:space="preserve"> ו/או קלקול</w:t>
      </w:r>
      <w:r w:rsidRPr="00D5041C">
        <w:rPr>
          <w:rFonts w:ascii="Times New Roman" w:eastAsia="Times New Roman" w:hAnsi="Times New Roman" w:cs="David"/>
          <w:sz w:val="20"/>
          <w:szCs w:val="24"/>
          <w:rtl/>
          <w:lang w:eastAsia="he-IL"/>
        </w:rPr>
        <w:t xml:space="preserve"> כלשהו לציוד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לכל חלק ממנו מכל סיבה שהיא.</w:t>
      </w:r>
    </w:p>
    <w:p w14:paraId="21820A5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המתכנן</w:t>
      </w:r>
    </w:p>
    <w:p w14:paraId="14D35B5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במגעים עם רשויות 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עם הרשות המקומית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הנוגע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וכל הכרוך בכך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w:t>
      </w:r>
    </w:p>
    <w:p w14:paraId="0B63C0C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שהמתכנן לא יגיש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תיקונים לתכניות לא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הרשויות המוסמכות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אם כן אושרו קודם לכן</w:t>
      </w:r>
      <w:r w:rsidRPr="00D5041C">
        <w:rPr>
          <w:rFonts w:ascii="Times New Roman" w:eastAsia="Times New Roman" w:hAnsi="Times New Roman" w:cs="David" w:hint="cs"/>
          <w:sz w:val="20"/>
          <w:szCs w:val="24"/>
          <w:rtl/>
          <w:lang w:eastAsia="he-IL"/>
        </w:rPr>
        <w:t>, מראש ובכתב,</w:t>
      </w:r>
      <w:r w:rsidRPr="00D5041C">
        <w:rPr>
          <w:rFonts w:ascii="Times New Roman" w:eastAsia="Times New Roman" w:hAnsi="Times New Roman" w:cs="David"/>
          <w:sz w:val="20"/>
          <w:szCs w:val="24"/>
          <w:rtl/>
          <w:lang w:eastAsia="he-IL"/>
        </w:rPr>
        <w:t xml:space="preserve"> ע"י המזמין.</w:t>
      </w:r>
    </w:p>
    <w:p w14:paraId="0CE706D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הכרוך בהתחייבות חוקית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כספית</w:t>
      </w:r>
      <w:r w:rsidRPr="00D5041C">
        <w:rPr>
          <w:rFonts w:ascii="Times New Roman" w:eastAsia="Times New Roman" w:hAnsi="Times New Roman" w:cs="David" w:hint="cs"/>
          <w:sz w:val="20"/>
          <w:szCs w:val="24"/>
          <w:rtl/>
          <w:lang w:eastAsia="he-IL"/>
        </w:rPr>
        <w:t xml:space="preserve"> ו/או אחרת,</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שורו של המזמין</w:t>
      </w:r>
      <w:r w:rsidRPr="00D5041C">
        <w:rPr>
          <w:rFonts w:ascii="Times New Roman" w:eastAsia="Times New Roman" w:hAnsi="Times New Roman" w:cs="David" w:hint="cs"/>
          <w:sz w:val="20"/>
          <w:szCs w:val="24"/>
          <w:rtl/>
          <w:lang w:eastAsia="he-IL"/>
        </w:rPr>
        <w:t xml:space="preserve"> מראש ובכתב</w:t>
      </w:r>
      <w:r w:rsidRPr="00D5041C">
        <w:rPr>
          <w:rFonts w:ascii="Times New Roman" w:eastAsia="Times New Roman" w:hAnsi="Times New Roman" w:cs="David"/>
          <w:sz w:val="20"/>
          <w:szCs w:val="24"/>
          <w:rtl/>
          <w:lang w:eastAsia="he-IL"/>
        </w:rPr>
        <w:t>.</w:t>
      </w:r>
    </w:p>
    <w:p w14:paraId="15FDD4E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זולת אם</w:t>
      </w:r>
      <w:r w:rsidRPr="00D5041C">
        <w:rPr>
          <w:rFonts w:ascii="Times New Roman" w:eastAsia="Times New Roman" w:hAnsi="Times New Roman" w:cs="David"/>
          <w:sz w:val="20"/>
          <w:szCs w:val="24"/>
          <w:rtl/>
          <w:lang w:eastAsia="he-IL"/>
        </w:rPr>
        <w:t xml:space="preserve"> יוסמך לכך ע"י המזמין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יהיה המתכנן רשאי ליתן הוראות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הנחיות</w:t>
      </w:r>
      <w:r w:rsidRPr="00D5041C">
        <w:rPr>
          <w:rFonts w:ascii="Times New Roman" w:eastAsia="Times New Roman" w:hAnsi="Times New Roman" w:cs="David" w:hint="cs"/>
          <w:sz w:val="20"/>
          <w:szCs w:val="24"/>
          <w:rtl/>
          <w:lang w:eastAsia="he-IL"/>
        </w:rPr>
        <w:t>, בין</w:t>
      </w:r>
      <w:r w:rsidRPr="00D5041C">
        <w:rPr>
          <w:rFonts w:ascii="Times New Roman" w:eastAsia="Times New Roman" w:hAnsi="Times New Roman" w:cs="David"/>
          <w:sz w:val="20"/>
          <w:szCs w:val="24"/>
          <w:rtl/>
          <w:lang w:eastAsia="he-IL"/>
        </w:rPr>
        <w:t xml:space="preserve"> במישרין</w:t>
      </w:r>
      <w:r w:rsidRPr="00D5041C">
        <w:rPr>
          <w:rFonts w:ascii="Times New Roman" w:eastAsia="Times New Roman" w:hAnsi="Times New Roman" w:cs="David" w:hint="cs"/>
          <w:sz w:val="20"/>
          <w:szCs w:val="24"/>
          <w:rtl/>
          <w:lang w:eastAsia="he-IL"/>
        </w:rPr>
        <w:t xml:space="preserve"> ובין בעקיפין,</w:t>
      </w:r>
      <w:r w:rsidRPr="00D5041C">
        <w:rPr>
          <w:rFonts w:ascii="Times New Roman" w:eastAsia="Times New Roman" w:hAnsi="Times New Roman" w:cs="David"/>
          <w:sz w:val="20"/>
          <w:szCs w:val="24"/>
          <w:rtl/>
          <w:lang w:eastAsia="he-IL"/>
        </w:rPr>
        <w:t xml:space="preserve"> לקבלן הראשי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לקבלן העבודות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לנהל עמם מו"מ ביחס למחירים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דרכי ביצוע הכרוכים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 מחירים</w:t>
      </w:r>
      <w:r w:rsidRPr="00D5041C">
        <w:rPr>
          <w:rFonts w:ascii="Times New Roman" w:eastAsia="Times New Roman" w:hAnsi="Times New Roman" w:cs="David" w:hint="cs"/>
          <w:sz w:val="20"/>
          <w:szCs w:val="24"/>
          <w:rtl/>
          <w:lang w:eastAsia="he-IL"/>
        </w:rPr>
        <w:t xml:space="preserve"> ו/או כמויות</w:t>
      </w:r>
      <w:r w:rsidRPr="00D5041C">
        <w:rPr>
          <w:rFonts w:ascii="Times New Roman" w:eastAsia="Times New Roman" w:hAnsi="Times New Roman" w:cs="David"/>
          <w:sz w:val="20"/>
          <w:szCs w:val="24"/>
          <w:rtl/>
          <w:lang w:eastAsia="he-IL"/>
        </w:rPr>
        <w:t>, אלא באמצעות המזמין או המנהל.</w:t>
      </w:r>
    </w:p>
    <w:p w14:paraId="45DC516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סמכויות המנהל</w:t>
      </w:r>
    </w:p>
    <w:p w14:paraId="302B56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לבדוק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עת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את שרותי המתכנן כולם או </w:t>
      </w:r>
      <w:r w:rsidRPr="00D5041C">
        <w:rPr>
          <w:rFonts w:ascii="Times New Roman" w:eastAsia="Times New Roman" w:hAnsi="Times New Roman" w:cs="David" w:hint="cs"/>
          <w:sz w:val="20"/>
          <w:szCs w:val="24"/>
          <w:rtl/>
          <w:lang w:eastAsia="he-IL"/>
        </w:rPr>
        <w:t>מקצתם</w:t>
      </w:r>
      <w:r w:rsidRPr="00D5041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 כן רשאי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993D99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D5041C">
        <w:rPr>
          <w:rFonts w:ascii="Times New Roman" w:eastAsia="Times New Roman" w:hAnsi="Times New Roman" w:cs="David"/>
          <w:bCs/>
          <w:sz w:val="20"/>
          <w:szCs w:val="24"/>
          <w:rtl/>
          <w:lang w:eastAsia="he-IL"/>
        </w:rPr>
        <w:t>א'</w:t>
      </w:r>
      <w:r w:rsidRPr="00D5041C">
        <w:rPr>
          <w:rFonts w:ascii="Times New Roman" w:eastAsia="Times New Roman" w:hAnsi="Times New Roman" w:cs="David" w:hint="cs"/>
          <w:b/>
          <w:sz w:val="20"/>
          <w:szCs w:val="24"/>
          <w:rtl/>
          <w:lang w:eastAsia="he-IL"/>
        </w:rPr>
        <w:t xml:space="preserve"> המצ"ב</w:t>
      </w:r>
      <w:r w:rsidRPr="00D5041C">
        <w:rPr>
          <w:rFonts w:ascii="Times New Roman" w:eastAsia="Times New Roman" w:hAnsi="Times New Roman" w:cs="David"/>
          <w:sz w:val="20"/>
          <w:szCs w:val="24"/>
          <w:rtl/>
          <w:lang w:eastAsia="he-IL"/>
        </w:rPr>
        <w:t>.</w:t>
      </w:r>
    </w:p>
    <w:p w14:paraId="080EAEF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לצורך הפעלת סמכויותיו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רשאי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מי מטעמו לבקר במשרד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בכל מקום אחר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D5041C">
        <w:rPr>
          <w:rFonts w:ascii="Times New Roman" w:eastAsia="Times New Roman" w:hAnsi="Times New Roman" w:cs="David" w:hint="cs"/>
          <w:sz w:val="20"/>
          <w:szCs w:val="24"/>
          <w:rtl/>
          <w:lang w:eastAsia="he-IL"/>
        </w:rPr>
        <w:t>י המנהל 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על ידי מי </w:t>
      </w:r>
      <w:r w:rsidRPr="00D5041C">
        <w:rPr>
          <w:rFonts w:ascii="Times New Roman" w:eastAsia="Times New Roman" w:hAnsi="Times New Roman" w:cs="David"/>
          <w:sz w:val="20"/>
          <w:szCs w:val="24"/>
          <w:rtl/>
          <w:lang w:eastAsia="he-IL"/>
        </w:rPr>
        <w:t>מטעמו.</w:t>
      </w:r>
    </w:p>
    <w:p w14:paraId="365B66B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בהפעלת סמכויות המנהל על 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לגרוע </w:t>
      </w:r>
      <w:r w:rsidRPr="00D5041C">
        <w:rPr>
          <w:rFonts w:ascii="Times New Roman" w:eastAsia="Times New Roman" w:hAnsi="Times New Roman" w:cs="David" w:hint="cs"/>
          <w:sz w:val="20"/>
          <w:szCs w:val="24"/>
          <w:rtl/>
          <w:lang w:eastAsia="he-IL"/>
        </w:rPr>
        <w:t xml:space="preserve">ו/או לשחרר </w:t>
      </w:r>
      <w:r w:rsidRPr="00D5041C">
        <w:rPr>
          <w:rFonts w:ascii="Times New Roman" w:eastAsia="Times New Roman" w:hAnsi="Times New Roman" w:cs="David"/>
          <w:sz w:val="20"/>
          <w:szCs w:val="24"/>
          <w:rtl/>
          <w:lang w:eastAsia="he-IL"/>
        </w:rPr>
        <w:t xml:space="preserve">מאחריות </w:t>
      </w:r>
      <w:r w:rsidRPr="00D5041C">
        <w:rPr>
          <w:rFonts w:ascii="Times New Roman" w:eastAsia="Times New Roman" w:hAnsi="Times New Roman" w:cs="David" w:hint="cs"/>
          <w:sz w:val="20"/>
          <w:szCs w:val="24"/>
          <w:rtl/>
          <w:lang w:eastAsia="he-IL"/>
        </w:rPr>
        <w:t>המתכנן על פי חוזה זה ו/או על פי כל דין.</w:t>
      </w:r>
      <w:r w:rsidRPr="00D5041C">
        <w:rPr>
          <w:rFonts w:ascii="Times New Roman" w:eastAsia="Times New Roman" w:hAnsi="Times New Roman" w:cs="David"/>
          <w:sz w:val="20"/>
          <w:szCs w:val="24"/>
          <w:rtl/>
          <w:lang w:eastAsia="he-IL"/>
        </w:rPr>
        <w:t xml:space="preserve"> בהקשר זה מובהר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6B814A28"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אישר המנהל 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D5041C">
        <w:rPr>
          <w:rFonts w:ascii="Times New Roman" w:eastAsia="Times New Roman" w:hAnsi="Times New Roman" w:cs="David" w:hint="cs"/>
          <w:sz w:val="20"/>
          <w:szCs w:val="24"/>
          <w:rtl/>
          <w:lang w:eastAsia="he-IL"/>
        </w:rPr>
        <w:t>חוזה</w:t>
      </w:r>
      <w:r w:rsidRPr="00D5041C">
        <w:rPr>
          <w:rFonts w:ascii="Times New Roman" w:eastAsia="Times New Roman" w:hAnsi="Times New Roman" w:cs="David"/>
          <w:sz w:val="20"/>
          <w:szCs w:val="24"/>
          <w:rtl/>
          <w:lang w:eastAsia="he-IL"/>
        </w:rPr>
        <w:t xml:space="preserve"> זה, </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לשחרר את המתכנן מאחריותו המקצועית המלאה ו</w:t>
      </w:r>
      <w:r w:rsidRPr="00D5041C">
        <w:rPr>
          <w:rFonts w:ascii="Times New Roman" w:eastAsia="Times New Roman" w:hAnsi="Times New Roman" w:cs="David" w:hint="cs"/>
          <w:sz w:val="20"/>
          <w:szCs w:val="24"/>
          <w:rtl/>
          <w:lang w:eastAsia="he-IL"/>
        </w:rPr>
        <w:t>לא יהא</w:t>
      </w:r>
      <w:r w:rsidRPr="00D5041C">
        <w:rPr>
          <w:rFonts w:ascii="Times New Roman" w:eastAsia="Times New Roman" w:hAnsi="Times New Roman" w:cs="David"/>
          <w:sz w:val="20"/>
          <w:szCs w:val="24"/>
          <w:rtl/>
          <w:lang w:eastAsia="he-IL"/>
        </w:rPr>
        <w:t xml:space="preserve"> בכך כדי להטיל על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על המזמין אחריות כלשהי לטיב התכניות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המסמכים האמורים.</w:t>
      </w:r>
    </w:p>
    <w:p w14:paraId="5A06D724"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לוח זמנים ושלבי ב</w:t>
      </w:r>
      <w:r w:rsidRPr="00D5041C">
        <w:rPr>
          <w:rFonts w:ascii="Times New Roman" w:eastAsia="Times New Roman" w:hAnsi="Times New Roman" w:cs="David" w:hint="cs"/>
          <w:bCs/>
          <w:sz w:val="20"/>
          <w:szCs w:val="24"/>
          <w:u w:val="single"/>
          <w:rtl/>
          <w:lang w:eastAsia="he-IL"/>
        </w:rPr>
        <w:t>י</w:t>
      </w:r>
      <w:r w:rsidRPr="00D5041C">
        <w:rPr>
          <w:rFonts w:ascii="Times New Roman" w:eastAsia="Times New Roman" w:hAnsi="Times New Roman" w:cs="David"/>
          <w:bCs/>
          <w:sz w:val="20"/>
          <w:szCs w:val="24"/>
          <w:u w:val="single"/>
          <w:rtl/>
          <w:lang w:eastAsia="he-IL"/>
        </w:rPr>
        <w:t>צוע</w:t>
      </w:r>
    </w:p>
    <w:p w14:paraId="53786E9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D5041C">
        <w:rPr>
          <w:rFonts w:ascii="Times New Roman" w:eastAsia="Times New Roman" w:hAnsi="Times New Roman" w:cs="David"/>
          <w:b/>
          <w:bCs/>
          <w:sz w:val="20"/>
          <w:szCs w:val="24"/>
          <w:rtl/>
          <w:lang w:eastAsia="he-IL"/>
        </w:rPr>
        <w:t>ג'</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(להלן: "</w:t>
      </w:r>
      <w:r w:rsidRPr="00D5041C">
        <w:rPr>
          <w:rFonts w:ascii="Times New Roman" w:eastAsia="Times New Roman" w:hAnsi="Times New Roman" w:cs="David"/>
          <w:b/>
          <w:bCs/>
          <w:sz w:val="20"/>
          <w:szCs w:val="24"/>
          <w:rtl/>
          <w:lang w:eastAsia="he-IL"/>
        </w:rPr>
        <w:t>לוח הזמנים</w:t>
      </w:r>
      <w:r w:rsidRPr="00D5041C">
        <w:rPr>
          <w:rFonts w:ascii="Times New Roman" w:eastAsia="Times New Roman" w:hAnsi="Times New Roman" w:cs="David"/>
          <w:sz w:val="20"/>
          <w:szCs w:val="24"/>
          <w:rtl/>
          <w:lang w:eastAsia="he-IL"/>
        </w:rPr>
        <w:t>"). כל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 הכלול בשרותי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לא נקבע לו מועד בלוח הזמנים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יבוצע על ידי המתכנן במועד שיהיה דרוש על מנת להבטיח</w:t>
      </w:r>
      <w:r w:rsidRPr="00D5041C">
        <w:rPr>
          <w:rFonts w:ascii="Times New Roman" w:eastAsia="Times New Roman" w:hAnsi="Times New Roman" w:cs="David" w:hint="cs"/>
          <w:sz w:val="20"/>
          <w:szCs w:val="24"/>
          <w:rtl/>
          <w:lang w:eastAsia="he-IL"/>
        </w:rPr>
        <w:t xml:space="preserve"> את</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 xml:space="preserve">קבלנים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אחרים בהתאם ללוח הזמנים המוסכם 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מם.</w:t>
      </w:r>
    </w:p>
    <w:p w14:paraId="4E37BA5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יתחיל המתכנן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קטע מהפרויקט ו/או שלב משלבי העבודה כמפורט בנספח </w:t>
      </w:r>
      <w:r w:rsidRPr="00D5041C">
        <w:rPr>
          <w:rFonts w:ascii="Times New Roman" w:eastAsia="Times New Roman" w:hAnsi="Times New Roman" w:cs="David"/>
          <w:bCs/>
          <w:sz w:val="20"/>
          <w:szCs w:val="24"/>
          <w:rtl/>
          <w:lang w:eastAsia="he-IL"/>
        </w:rPr>
        <w:t>ב'</w:t>
      </w:r>
      <w:r w:rsidRPr="00D5041C">
        <w:rPr>
          <w:rFonts w:ascii="Times New Roman" w:eastAsia="Times New Roman" w:hAnsi="Times New Roman" w:cs="David"/>
          <w:sz w:val="20"/>
          <w:szCs w:val="24"/>
          <w:rtl/>
          <w:lang w:eastAsia="he-IL"/>
        </w:rPr>
        <w:t xml:space="preserve"> או </w:t>
      </w:r>
      <w:r w:rsidRPr="00D5041C">
        <w:rPr>
          <w:rFonts w:ascii="Times New Roman" w:eastAsia="Times New Roman" w:hAnsi="Times New Roman" w:cs="David"/>
          <w:b/>
          <w:bCs/>
          <w:sz w:val="20"/>
          <w:szCs w:val="24"/>
          <w:rtl/>
          <w:lang w:eastAsia="he-IL"/>
        </w:rPr>
        <w:t xml:space="preserve">ג'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אלא אם כן הודיע למזמין תחילה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הגיע לדעתו מועד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זה וק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מהמזמין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לביצועו.</w:t>
      </w:r>
    </w:p>
    <w:p w14:paraId="4AF4CF3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יש לראות </w:t>
      </w:r>
      <w:r w:rsidRPr="00D5041C">
        <w:rPr>
          <w:rFonts w:ascii="Times New Roman" w:eastAsia="Times New Roman" w:hAnsi="Times New Roman" w:cs="David" w:hint="cs"/>
          <w:sz w:val="20"/>
          <w:szCs w:val="24"/>
          <w:rtl/>
          <w:lang w:eastAsia="he-IL"/>
        </w:rPr>
        <w:t>ב</w:t>
      </w:r>
      <w:r w:rsidRPr="00D5041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2CBE0D28"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ידוע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התחייבויות היועצים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הקבלנים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יתר הגורמים, מותנות בכך שיסופקו להם כל התכניות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ההנחיות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ההוראות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הפרטים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הביאורים שידרשו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מהקבלנים מלטעון לעיכוב מוצדק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20B766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 יוכר כמוצדק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אך ו</w:t>
      </w:r>
      <w:r w:rsidRPr="00D5041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5CC9E9BD"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הוא נובע מכ</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ח עליון או גורם אחר (להלן יחדיו: "</w:t>
      </w:r>
      <w:r w:rsidRPr="00D5041C">
        <w:rPr>
          <w:rFonts w:ascii="Times New Roman" w:eastAsia="Times New Roman" w:hAnsi="Times New Roman" w:cs="David"/>
          <w:b/>
          <w:bCs/>
          <w:sz w:val="20"/>
          <w:szCs w:val="24"/>
          <w:rtl/>
          <w:lang w:eastAsia="he-IL"/>
        </w:rPr>
        <w:t>אירוע דוחה</w:t>
      </w:r>
      <w:r w:rsidRPr="00D5041C">
        <w:rPr>
          <w:rFonts w:ascii="Times New Roman" w:eastAsia="Times New Roman" w:hAnsi="Times New Roman" w:cs="David"/>
          <w:sz w:val="20"/>
          <w:szCs w:val="24"/>
          <w:rtl/>
          <w:lang w:eastAsia="he-IL"/>
        </w:rPr>
        <w:t>") שלדעת המנהל לא הייתה למתכנן שליטה עליו.</w:t>
      </w:r>
    </w:p>
    <w:p w14:paraId="4918EAD3"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BF58175"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לא קיבל תכניות, הנחיות, הוראות, פרטים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474596A"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אישר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האירוע הדוחה אכן מצדיק 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השירות ואת משך הדחייה.</w:t>
      </w:r>
    </w:p>
    <w:p w14:paraId="2E9737A3" w14:textId="77777777" w:rsidR="00D5041C" w:rsidRPr="00D5041C" w:rsidRDefault="00D5041C" w:rsidP="00D5041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w:t>
      </w:r>
      <w:r w:rsidRPr="00D5041C">
        <w:rPr>
          <w:rFonts w:ascii="Times New Roman" w:eastAsia="Times New Roman" w:hAnsi="Times New Roman" w:cs="David" w:hint="cs"/>
          <w:sz w:val="20"/>
          <w:szCs w:val="24"/>
          <w:rtl/>
          <w:lang w:eastAsia="he-IL"/>
        </w:rPr>
        <w:t xml:space="preserve">כלליות </w:t>
      </w:r>
      <w:r w:rsidRPr="00D5041C">
        <w:rPr>
          <w:rFonts w:ascii="Times New Roman" w:eastAsia="Times New Roman" w:hAnsi="Times New Roman" w:cs="David"/>
          <w:sz w:val="20"/>
          <w:szCs w:val="24"/>
          <w:rtl/>
          <w:lang w:eastAsia="he-IL"/>
        </w:rPr>
        <w:t>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חור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עבודות תכנון ע"י אחרים לא יהווה עילה לעיכוב בב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שירותי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אלא בא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שור המנהל </w:t>
      </w:r>
      <w:r w:rsidRPr="00D5041C">
        <w:rPr>
          <w:rFonts w:ascii="Times New Roman" w:eastAsia="Times New Roman" w:hAnsi="Times New Roman" w:cs="David" w:hint="cs"/>
          <w:sz w:val="20"/>
          <w:szCs w:val="24"/>
          <w:rtl/>
          <w:lang w:eastAsia="he-IL"/>
        </w:rPr>
        <w:t>מראש ו</w:t>
      </w:r>
      <w:r w:rsidRPr="00D5041C">
        <w:rPr>
          <w:rFonts w:ascii="Times New Roman" w:eastAsia="Times New Roman" w:hAnsi="Times New Roman" w:cs="David"/>
          <w:sz w:val="20"/>
          <w:szCs w:val="24"/>
          <w:rtl/>
          <w:lang w:eastAsia="he-IL"/>
        </w:rPr>
        <w:t>בכתב.</w:t>
      </w:r>
    </w:p>
    <w:p w14:paraId="7A3E331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להודיע למנהל מידית, על כל עיכוב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לפי הערכתו עלול לגרום לאיחור בקיום לוח הזמנים.</w:t>
      </w:r>
    </w:p>
    <w:p w14:paraId="3F39FEA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EEA05E2" w14:textId="77777777" w:rsidR="00D5041C" w:rsidRPr="003235F8" w:rsidRDefault="00D5041C" w:rsidP="003235F8">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רשאי לבקר במשרד המתכנן ולעיין בהתקדמות ובאופן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שרותי המתכנן, והמתכנן ימסור למנהל כל הסבר </w:t>
      </w:r>
      <w:r w:rsidRPr="00D5041C">
        <w:rPr>
          <w:rFonts w:ascii="Times New Roman" w:eastAsia="Times New Roman" w:hAnsi="Times New Roman" w:cs="David" w:hint="cs"/>
          <w:sz w:val="20"/>
          <w:szCs w:val="24"/>
          <w:rtl/>
          <w:lang w:eastAsia="he-IL"/>
        </w:rPr>
        <w:t xml:space="preserve">ו/או </w:t>
      </w:r>
      <w:r w:rsidRPr="00D5041C">
        <w:rPr>
          <w:rFonts w:ascii="Times New Roman" w:eastAsia="Times New Roman" w:hAnsi="Times New Roman" w:cs="David"/>
          <w:sz w:val="20"/>
          <w:szCs w:val="24"/>
          <w:rtl/>
          <w:lang w:eastAsia="he-IL"/>
        </w:rPr>
        <w:t>פרט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דיווח</w:t>
      </w:r>
      <w:r w:rsidRPr="00D5041C">
        <w:rPr>
          <w:rFonts w:ascii="Times New Roman" w:eastAsia="Times New Roman" w:hAnsi="Times New Roman" w:cs="David" w:hint="cs"/>
          <w:sz w:val="20"/>
          <w:szCs w:val="24"/>
          <w:rtl/>
          <w:lang w:eastAsia="he-IL"/>
        </w:rPr>
        <w:t>, מיד</w:t>
      </w:r>
      <w:r w:rsidRPr="00D5041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D5041C">
        <w:rPr>
          <w:rFonts w:ascii="Times New Roman" w:eastAsia="Times New Roman" w:hAnsi="Times New Roman" w:cs="David" w:hint="cs"/>
          <w:sz w:val="20"/>
          <w:szCs w:val="24"/>
          <w:rtl/>
          <w:lang w:eastAsia="he-IL"/>
        </w:rPr>
        <w:t xml:space="preserve"> זה ו/או לפי כל דין</w:t>
      </w:r>
      <w:r w:rsidRPr="00D5041C">
        <w:rPr>
          <w:rFonts w:ascii="Times New Roman" w:eastAsia="Times New Roman" w:hAnsi="Times New Roman" w:cs="David"/>
          <w:sz w:val="20"/>
          <w:szCs w:val="24"/>
          <w:rtl/>
          <w:lang w:eastAsia="he-IL"/>
        </w:rPr>
        <w:t>.</w:t>
      </w:r>
    </w:p>
    <w:p w14:paraId="62F08D0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שכר המתכנן</w:t>
      </w:r>
    </w:p>
    <w:p w14:paraId="4160701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תמורת שרותי המתכנן וכל יתר התחייבויותיו לפי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כמפורט בנספח </w:t>
      </w:r>
      <w:r w:rsidRPr="00D5041C">
        <w:rPr>
          <w:rFonts w:ascii="Times New Roman" w:eastAsia="Times New Roman" w:hAnsi="Times New Roman" w:cs="David"/>
          <w:bCs/>
          <w:sz w:val="20"/>
          <w:szCs w:val="24"/>
          <w:rtl/>
          <w:lang w:eastAsia="he-IL"/>
        </w:rPr>
        <w:t xml:space="preserve">ד' </w:t>
      </w:r>
      <w:r w:rsidRPr="00D5041C">
        <w:rPr>
          <w:rFonts w:ascii="Times New Roman" w:eastAsia="Times New Roman" w:hAnsi="Times New Roman" w:cs="David" w:hint="cs"/>
          <w:b/>
          <w:sz w:val="20"/>
          <w:szCs w:val="24"/>
          <w:rtl/>
          <w:lang w:eastAsia="he-IL"/>
        </w:rPr>
        <w:t xml:space="preserve">המצ"ב </w:t>
      </w:r>
      <w:r w:rsidRPr="00D5041C">
        <w:rPr>
          <w:rFonts w:ascii="Times New Roman" w:eastAsia="Times New Roman" w:hAnsi="Times New Roman" w:cs="David"/>
          <w:sz w:val="20"/>
          <w:szCs w:val="24"/>
          <w:rtl/>
          <w:lang w:eastAsia="he-IL"/>
        </w:rPr>
        <w:t>(להלן: "</w:t>
      </w:r>
      <w:r w:rsidRPr="00D5041C">
        <w:rPr>
          <w:rFonts w:ascii="Times New Roman" w:eastAsia="Times New Roman" w:hAnsi="Times New Roman" w:cs="David"/>
          <w:b/>
          <w:bCs/>
          <w:sz w:val="20"/>
          <w:szCs w:val="24"/>
          <w:rtl/>
          <w:lang w:eastAsia="he-IL"/>
        </w:rPr>
        <w:t>שכר המתכנן</w:t>
      </w:r>
      <w:r w:rsidRPr="00D5041C">
        <w:rPr>
          <w:rFonts w:ascii="Times New Roman" w:eastAsia="Times New Roman" w:hAnsi="Times New Roman" w:cs="David"/>
          <w:sz w:val="20"/>
          <w:szCs w:val="24"/>
          <w:rtl/>
          <w:lang w:eastAsia="he-IL"/>
        </w:rPr>
        <w:t>").</w:t>
      </w:r>
    </w:p>
    <w:p w14:paraId="2BB9BF16"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בהוצאות הממשיות בשרותי העזר המפורטים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שא המזמין:</w:t>
      </w:r>
    </w:p>
    <w:p w14:paraId="0FE46B76" w14:textId="77777777" w:rsidR="00D5041C" w:rsidRPr="003235F8" w:rsidRDefault="00D5041C" w:rsidP="003235F8">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הדפסות בתוויין המיועדות להפצה לאחרים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D5041C">
        <w:rPr>
          <w:rFonts w:ascii="Times New Roman" w:eastAsia="Times New Roman" w:hAnsi="Times New Roman" w:cs="David" w:hint="cs"/>
          <w:sz w:val="20"/>
          <w:szCs w:val="24"/>
          <w:rtl/>
          <w:lang w:eastAsia="he-IL"/>
        </w:rPr>
        <w:t>ת</w:t>
      </w:r>
      <w:r w:rsidRPr="00D5041C">
        <w:rPr>
          <w:rFonts w:ascii="Times New Roman" w:eastAsia="Times New Roman" w:hAnsi="Times New Roman" w:cs="David"/>
          <w:sz w:val="20"/>
          <w:szCs w:val="24"/>
          <w:rtl/>
          <w:lang w:eastAsia="he-IL"/>
        </w:rPr>
        <w:t xml:space="preserve"> החזר.</w:t>
      </w:r>
    </w:p>
    <w:p w14:paraId="48FB57BF"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העתקות שנמסרו ע"י המתכנן למזמין</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לרשויות המוסמכות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ליועצים, למעט העתקות וצילומים שיפיק המתכנן במשרדו.</w:t>
      </w:r>
    </w:p>
    <w:p w14:paraId="6D6217F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שכפול מסמכים.</w:t>
      </w:r>
    </w:p>
    <w:p w14:paraId="673E8046"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63CBEEF2"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מדידות וצילומי אויר.</w:t>
      </w:r>
    </w:p>
    <w:p w14:paraId="219A9AE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קידוחים ובדיקות קרקע.</w:t>
      </w:r>
    </w:p>
    <w:p w14:paraId="43343880"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שליחויות.</w:t>
      </w:r>
    </w:p>
    <w:p w14:paraId="45685806"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העזר המפורטים בסעיפים 7.2.1 עד 7.2.3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יוזמנו על ידי המתכנן באמצעות מערכת ניהול פרויקטים </w:t>
      </w:r>
      <w:r w:rsidRPr="00D5041C">
        <w:rPr>
          <w:rFonts w:ascii="Times New Roman" w:eastAsia="Times New Roman" w:hAnsi="Times New Roman" w:cs="David"/>
          <w:sz w:val="20"/>
          <w:szCs w:val="24"/>
          <w:lang w:eastAsia="he-IL"/>
        </w:rPr>
        <w:t>VIEW</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 מערכת רמדורנט מודול ניהול מסמכים (</w:t>
      </w:r>
      <w:r w:rsidRPr="00D5041C">
        <w:rPr>
          <w:rFonts w:ascii="Times New Roman" w:eastAsia="Times New Roman" w:hAnsi="Times New Roman" w:cs="David"/>
          <w:sz w:val="20"/>
          <w:szCs w:val="24"/>
          <w:lang w:eastAsia="he-IL"/>
        </w:rPr>
        <w:t>DM</w:t>
      </w:r>
      <w:r w:rsidRPr="00D5041C">
        <w:rPr>
          <w:rFonts w:ascii="Times New Roman" w:eastAsia="Times New Roman" w:hAnsi="Times New Roman" w:cs="David"/>
          <w:sz w:val="20"/>
          <w:szCs w:val="24"/>
          <w:rtl/>
          <w:lang w:eastAsia="he-IL"/>
        </w:rPr>
        <w:t>) רק ממכונים המאושרים ע"י המזמין לבצע עבודות עבורו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F05A9A2"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על חשבון שכר המתכנן ישולמו למתכנן תשלומי ביניים בש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עורים ובמועדים המפורטים בנספח</w:t>
      </w:r>
      <w:r w:rsidRPr="00D5041C">
        <w:rPr>
          <w:rFonts w:ascii="Times New Roman" w:eastAsia="Times New Roman" w:hAnsi="Times New Roman" w:cs="David"/>
          <w:bCs/>
          <w:sz w:val="20"/>
          <w:szCs w:val="24"/>
          <w:rtl/>
          <w:lang w:eastAsia="he-IL"/>
        </w:rPr>
        <w:t xml:space="preserve"> ה'</w:t>
      </w:r>
      <w:r w:rsidRPr="00D5041C">
        <w:rPr>
          <w:rFonts w:ascii="Times New Roman" w:eastAsia="Times New Roman" w:hAnsi="Times New Roman" w:cs="David" w:hint="cs"/>
          <w:sz w:val="20"/>
          <w:szCs w:val="24"/>
          <w:rtl/>
          <w:lang w:eastAsia="he-IL"/>
        </w:rPr>
        <w:t xml:space="preserve"> המצ"ב,</w:t>
      </w:r>
      <w:r w:rsidRPr="00D5041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p>
    <w:p w14:paraId="27498252"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תשלומי הביניים לפי פסקה זו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שלב משלבי שירותי המתכנן ו/או טיב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A194EC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השכר האמור בנספח </w:t>
      </w:r>
      <w:r w:rsidRPr="00D5041C">
        <w:rPr>
          <w:rFonts w:ascii="Times New Roman" w:eastAsia="Times New Roman" w:hAnsi="Times New Roman" w:cs="David"/>
          <w:b/>
          <w:bCs/>
          <w:sz w:val="20"/>
          <w:szCs w:val="24"/>
          <w:rtl/>
          <w:lang w:eastAsia="he-IL"/>
        </w:rPr>
        <w:t xml:space="preserve">ד' </w:t>
      </w:r>
      <w:r w:rsidRPr="00D5041C">
        <w:rPr>
          <w:rFonts w:ascii="Times New Roman" w:eastAsia="Times New Roman" w:hAnsi="Times New Roman" w:cs="David" w:hint="cs"/>
          <w:sz w:val="20"/>
          <w:szCs w:val="24"/>
          <w:rtl/>
          <w:lang w:eastAsia="he-IL"/>
        </w:rPr>
        <w:t xml:space="preserve">המצ"ב, </w:t>
      </w:r>
      <w:r w:rsidRPr="00D5041C">
        <w:rPr>
          <w:rFonts w:ascii="Times New Roman" w:eastAsia="Times New Roman" w:hAnsi="Times New Roman" w:cs="David"/>
          <w:sz w:val="20"/>
          <w:szCs w:val="24"/>
          <w:rtl/>
          <w:lang w:eastAsia="he-IL"/>
        </w:rPr>
        <w:t>ה</w:t>
      </w:r>
      <w:r w:rsidRPr="00D5041C">
        <w:rPr>
          <w:rFonts w:ascii="Times New Roman" w:eastAsia="Times New Roman" w:hAnsi="Times New Roman" w:cs="David" w:hint="cs"/>
          <w:sz w:val="20"/>
          <w:szCs w:val="24"/>
          <w:rtl/>
          <w:lang w:eastAsia="he-IL"/>
        </w:rPr>
        <w:t xml:space="preserve">ינו </w:t>
      </w:r>
      <w:r w:rsidRPr="00D5041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D5041C">
        <w:rPr>
          <w:rFonts w:ascii="Times New Roman" w:eastAsia="Times New Roman" w:hAnsi="Times New Roman" w:cs="David" w:hint="cs"/>
          <w:sz w:val="20"/>
          <w:szCs w:val="24"/>
          <w:rtl/>
          <w:lang w:eastAsia="he-IL"/>
        </w:rPr>
        <w:t xml:space="preserve">זה </w:t>
      </w:r>
      <w:r w:rsidRPr="00D5041C">
        <w:rPr>
          <w:rFonts w:ascii="Times New Roman" w:eastAsia="Times New Roman" w:hAnsi="Times New Roman" w:cs="David"/>
          <w:sz w:val="20"/>
          <w:szCs w:val="24"/>
          <w:rtl/>
          <w:lang w:eastAsia="he-IL"/>
        </w:rPr>
        <w:t>במפורש אחרת. תנאי לתשלום שכר המתכנן במלואו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הינו המצאת הצהרה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D5041C">
        <w:rPr>
          <w:rFonts w:ascii="Times New Roman" w:eastAsia="Times New Roman" w:hAnsi="Times New Roman" w:cs="David"/>
          <w:b/>
          <w:bCs/>
          <w:sz w:val="20"/>
          <w:szCs w:val="24"/>
          <w:rtl/>
          <w:lang w:eastAsia="he-IL"/>
        </w:rPr>
        <w:t>ט'</w:t>
      </w:r>
      <w:r w:rsidRPr="00D5041C">
        <w:rPr>
          <w:rFonts w:ascii="Times New Roman" w:eastAsia="Times New Roman" w:hAnsi="Times New Roman" w:cs="David"/>
          <w:sz w:val="20"/>
          <w:szCs w:val="24"/>
          <w:rtl/>
          <w:lang w:eastAsia="he-IL"/>
        </w:rPr>
        <w:t xml:space="preserve"> לחוזה זה וכתב היעדר תביעות המצורף כנספח</w:t>
      </w:r>
      <w:r w:rsidRPr="00D5041C">
        <w:rPr>
          <w:rFonts w:ascii="Times New Roman" w:eastAsia="Times New Roman" w:hAnsi="Times New Roman" w:cs="David"/>
          <w:b/>
          <w:bCs/>
          <w:sz w:val="20"/>
          <w:szCs w:val="24"/>
          <w:rtl/>
          <w:lang w:eastAsia="he-IL"/>
        </w:rPr>
        <w:t xml:space="preserve"> י'</w:t>
      </w:r>
      <w:r w:rsidRPr="00D5041C">
        <w:rPr>
          <w:rFonts w:ascii="Times New Roman" w:eastAsia="Times New Roman" w:hAnsi="Times New Roman" w:cs="David"/>
          <w:sz w:val="20"/>
          <w:szCs w:val="24"/>
          <w:rtl/>
          <w:lang w:eastAsia="he-IL"/>
        </w:rPr>
        <w:t xml:space="preserve"> לחוזה זה למזמין, חתום ע"י המתכנן ומאומת כנדרש בו.</w:t>
      </w:r>
    </w:p>
    <w:p w14:paraId="47F094C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מבלי לפגוע בכלליות האמור בסעיף </w:t>
      </w:r>
      <w:r w:rsidRPr="00D5041C">
        <w:rPr>
          <w:rFonts w:ascii="Times New Roman" w:eastAsia="Times New Roman" w:hAnsi="Times New Roman" w:cs="David" w:hint="cs"/>
          <w:sz w:val="20"/>
          <w:szCs w:val="24"/>
          <w:rtl/>
          <w:lang w:eastAsia="he-IL"/>
        </w:rPr>
        <w:t>7 לעיל</w:t>
      </w:r>
      <w:r w:rsidRPr="00D5041C">
        <w:rPr>
          <w:rFonts w:ascii="Times New Roman" w:eastAsia="Times New Roman" w:hAnsi="Times New Roman" w:cs="David"/>
          <w:sz w:val="20"/>
          <w:szCs w:val="24"/>
          <w:rtl/>
          <w:lang w:eastAsia="he-IL"/>
        </w:rPr>
        <w:t>, מוסכם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רכוש ה</w:t>
      </w:r>
      <w:r w:rsidRPr="00D5041C">
        <w:rPr>
          <w:rFonts w:ascii="Times New Roman" w:eastAsia="Times New Roman" w:hAnsi="Times New Roman" w:cs="David" w:hint="cs"/>
          <w:sz w:val="20"/>
          <w:szCs w:val="24"/>
          <w:rtl/>
          <w:lang w:eastAsia="he-IL"/>
        </w:rPr>
        <w:t>מזמין</w:t>
      </w:r>
      <w:r w:rsidRPr="00D5041C">
        <w:rPr>
          <w:rFonts w:ascii="Times New Roman" w:eastAsia="Times New Roman" w:hAnsi="Times New Roman" w:cs="David"/>
          <w:sz w:val="20"/>
          <w:szCs w:val="24"/>
          <w:rtl/>
          <w:lang w:eastAsia="he-IL"/>
        </w:rPr>
        <w:t>. מובהר בזה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הפרת סעיף זה על ידי המתכנן תה</w:t>
      </w:r>
      <w:r w:rsidRPr="00D5041C">
        <w:rPr>
          <w:rFonts w:ascii="Times New Roman" w:eastAsia="Times New Roman" w:hAnsi="Times New Roman" w:cs="David" w:hint="cs"/>
          <w:sz w:val="20"/>
          <w:szCs w:val="24"/>
          <w:rtl/>
          <w:lang w:eastAsia="he-IL"/>
        </w:rPr>
        <w:t>ווה</w:t>
      </w:r>
      <w:r w:rsidRPr="00D5041C">
        <w:rPr>
          <w:rFonts w:ascii="Times New Roman" w:eastAsia="Times New Roman" w:hAnsi="Times New Roman" w:cs="David"/>
          <w:sz w:val="20"/>
          <w:szCs w:val="24"/>
          <w:rtl/>
          <w:lang w:eastAsia="he-IL"/>
        </w:rPr>
        <w:t xml:space="preserve"> הפרה יסודית של חוזה</w:t>
      </w:r>
      <w:r w:rsidRPr="00D5041C">
        <w:rPr>
          <w:rFonts w:ascii="Times New Roman" w:eastAsia="Times New Roman" w:hAnsi="Times New Roman" w:cs="David" w:hint="cs"/>
          <w:sz w:val="20"/>
          <w:szCs w:val="24"/>
          <w:rtl/>
          <w:lang w:eastAsia="he-IL"/>
        </w:rPr>
        <w:t xml:space="preserve"> זה. </w:t>
      </w:r>
    </w:p>
    <w:p w14:paraId="738806EE"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תנאים מקדמיים לביצוע תשלום כלשהו ע"ח שכר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הינם הצגת ר</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D5041C">
        <w:rPr>
          <w:rFonts w:ascii="Times New Roman" w:eastAsia="Times New Roman" w:hAnsi="Times New Roman" w:cs="David" w:hint="cs"/>
          <w:sz w:val="20"/>
          <w:szCs w:val="24"/>
          <w:rtl/>
          <w:lang w:eastAsia="he-IL"/>
        </w:rPr>
        <w:t>עובר</w:t>
      </w:r>
      <w:r w:rsidRPr="00D5041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47ECF99" w14:textId="77777777" w:rsidR="00D5041C" w:rsidRPr="00D5041C" w:rsidRDefault="00D5041C" w:rsidP="00D5041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FEEF33A"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שנויים בתכנון</w:t>
      </w:r>
    </w:p>
    <w:p w14:paraId="1CF5DF5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המנהל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1F85322B" w14:textId="48F69E6B" w:rsidR="00D5041C" w:rsidRPr="00157ACB" w:rsidRDefault="00D5041C" w:rsidP="00FD7C22">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157ACB">
        <w:rPr>
          <w:rFonts w:ascii="Times New Roman" w:eastAsia="Times New Roman" w:hAnsi="Times New Roman" w:cs="David"/>
          <w:sz w:val="20"/>
          <w:szCs w:val="24"/>
          <w:rtl/>
          <w:lang w:eastAsia="he-IL"/>
        </w:rPr>
        <w:t xml:space="preserve">נדרשו השינויים לאחר שלב התכנון </w:t>
      </w:r>
      <w:del w:id="5" w:author="Meryl Etman" w:date="2020-07-13T10:09:00Z">
        <w:r w:rsidRPr="00157ACB" w:rsidDel="00195FFC">
          <w:rPr>
            <w:rFonts w:ascii="Times New Roman" w:eastAsia="Times New Roman" w:hAnsi="Times New Roman" w:cs="David"/>
            <w:sz w:val="20"/>
            <w:szCs w:val="24"/>
            <w:rtl/>
            <w:lang w:eastAsia="he-IL"/>
          </w:rPr>
          <w:delText xml:space="preserve">המפורט </w:delText>
        </w:r>
      </w:del>
      <w:ins w:id="6" w:author="Meryl Etman" w:date="2020-07-13T10:09:00Z">
        <w:r w:rsidR="00195FFC" w:rsidRPr="00157ACB">
          <w:rPr>
            <w:rFonts w:ascii="Times New Roman" w:eastAsia="Times New Roman" w:hAnsi="Times New Roman" w:cs="David"/>
            <w:sz w:val="20"/>
            <w:szCs w:val="24"/>
            <w:rtl/>
            <w:lang w:eastAsia="he-IL"/>
          </w:rPr>
          <w:t>ה</w:t>
        </w:r>
        <w:r w:rsidR="00195FFC">
          <w:rPr>
            <w:rFonts w:ascii="Times New Roman" w:eastAsia="Times New Roman" w:hAnsi="Times New Roman" w:cs="David" w:hint="cs"/>
            <w:sz w:val="20"/>
            <w:szCs w:val="24"/>
            <w:rtl/>
            <w:lang w:eastAsia="he-IL"/>
          </w:rPr>
          <w:t>סופי</w:t>
        </w:r>
        <w:r w:rsidR="00195FFC" w:rsidRPr="00157ACB">
          <w:rPr>
            <w:rFonts w:ascii="Times New Roman" w:eastAsia="Times New Roman" w:hAnsi="Times New Roman" w:cs="David"/>
            <w:sz w:val="20"/>
            <w:szCs w:val="24"/>
            <w:rtl/>
            <w:lang w:eastAsia="he-IL"/>
          </w:rPr>
          <w:t xml:space="preserve"> </w:t>
        </w:r>
      </w:ins>
      <w:r w:rsidRPr="00157ACB">
        <w:rPr>
          <w:rFonts w:ascii="Times New Roman" w:eastAsia="Times New Roman" w:hAnsi="Times New Roman" w:cs="David"/>
          <w:sz w:val="20"/>
          <w:szCs w:val="24"/>
          <w:rtl/>
          <w:lang w:eastAsia="he-IL"/>
        </w:rPr>
        <w:t>שהוזמן ע"י המזמין כמפורט בנספח</w:t>
      </w:r>
      <w:r w:rsidRPr="00157ACB">
        <w:rPr>
          <w:rFonts w:ascii="Times New Roman" w:eastAsia="Times New Roman" w:hAnsi="Times New Roman" w:cs="David" w:hint="cs"/>
          <w:sz w:val="20"/>
          <w:szCs w:val="24"/>
          <w:rtl/>
          <w:lang w:eastAsia="he-IL"/>
        </w:rPr>
        <w:t>ים</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bCs/>
          <w:sz w:val="20"/>
          <w:szCs w:val="24"/>
          <w:rtl/>
          <w:lang w:eastAsia="he-IL"/>
        </w:rPr>
        <w:t>ב' או ג'</w:t>
      </w:r>
      <w:r w:rsidRPr="00157ACB">
        <w:rPr>
          <w:rFonts w:ascii="Times New Roman" w:eastAsia="Times New Roman" w:hAnsi="Times New Roman" w:cs="David" w:hint="cs"/>
          <w:b/>
          <w:sz w:val="20"/>
          <w:szCs w:val="24"/>
          <w:rtl/>
          <w:lang w:eastAsia="he-IL"/>
        </w:rPr>
        <w:t xml:space="preserve"> המצ"ב</w:t>
      </w:r>
      <w:r w:rsidRPr="00157ACB">
        <w:rPr>
          <w:rFonts w:ascii="Times New Roman" w:eastAsia="Times New Roman" w:hAnsi="Times New Roman" w:cs="David"/>
          <w:sz w:val="20"/>
          <w:szCs w:val="24"/>
          <w:rtl/>
          <w:lang w:eastAsia="he-IL"/>
        </w:rPr>
        <w:t>, וב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רותי המתכנן</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אלמלא השנויים</w:t>
      </w:r>
      <w:r w:rsidRPr="00157ACB">
        <w:rPr>
          <w:rFonts w:ascii="Times New Roman" w:eastAsia="Times New Roman" w:hAnsi="Times New Roman" w:cs="David" w:hint="cs"/>
          <w:sz w:val="20"/>
          <w:szCs w:val="24"/>
          <w:rtl/>
          <w:lang w:eastAsia="he-IL"/>
        </w:rPr>
        <w:t xml:space="preserve"> כאמור</w:t>
      </w:r>
      <w:r w:rsidRPr="00157ACB">
        <w:rPr>
          <w:rFonts w:ascii="Times New Roman" w:eastAsia="Times New Roman" w:hAnsi="Times New Roman" w:cs="David"/>
          <w:sz w:val="20"/>
          <w:szCs w:val="24"/>
          <w:rtl/>
          <w:lang w:eastAsia="he-IL"/>
        </w:rPr>
        <w:t>, יהיה</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זכאי לפיצוי בעד העבודה הנוספת שב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עקב השנויים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כאמור</w:t>
      </w:r>
      <w:r w:rsidRPr="00157ACB">
        <w:rPr>
          <w:rFonts w:ascii="Times New Roman" w:eastAsia="Times New Roman" w:hAnsi="Times New Roman" w:cs="David"/>
          <w:sz w:val="20"/>
          <w:szCs w:val="24"/>
          <w:rtl/>
          <w:lang w:eastAsia="he-IL"/>
        </w:rPr>
        <w:t>. הפיצוי ישולם בגין העבודה הנוספת שהמתכנן ב</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157ACB">
        <w:rPr>
          <w:rFonts w:ascii="Times New Roman" w:eastAsia="Times New Roman" w:hAnsi="Times New Roman" w:cs="David" w:hint="cs"/>
          <w:sz w:val="20"/>
          <w:szCs w:val="24"/>
          <w:rtl/>
          <w:lang w:eastAsia="he-IL"/>
        </w:rPr>
        <w:t xml:space="preserve"> </w:t>
      </w:r>
      <w:r w:rsidRPr="00157ACB">
        <w:rPr>
          <w:rFonts w:ascii="Times New Roman" w:eastAsia="Times New Roman" w:hAnsi="Times New Roman" w:cs="David"/>
          <w:sz w:val="20"/>
          <w:szCs w:val="24"/>
          <w:rtl/>
          <w:lang w:eastAsia="he-IL"/>
        </w:rPr>
        <w:t xml:space="preserve"> המתכנן ושכר המתכנן. בכל מקרה</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w:t>
      </w:r>
      <w:r w:rsidRPr="00157ACB">
        <w:rPr>
          <w:rFonts w:ascii="Times New Roman" w:eastAsia="Times New Roman" w:hAnsi="Times New Roman" w:cs="David" w:hint="cs"/>
          <w:sz w:val="20"/>
          <w:szCs w:val="24"/>
          <w:rtl/>
          <w:lang w:eastAsia="he-IL"/>
        </w:rPr>
        <w:t>ה</w:t>
      </w:r>
      <w:r w:rsidRPr="00157ACB">
        <w:rPr>
          <w:rFonts w:ascii="Times New Roman" w:eastAsia="Times New Roman" w:hAnsi="Times New Roman" w:cs="David"/>
          <w:sz w:val="20"/>
          <w:szCs w:val="24"/>
          <w:rtl/>
          <w:lang w:eastAsia="he-IL"/>
        </w:rPr>
        <w:t>שנויים</w:t>
      </w:r>
      <w:r w:rsidRPr="00157ACB">
        <w:rPr>
          <w:rFonts w:ascii="Times New Roman" w:eastAsia="Times New Roman" w:hAnsi="Times New Roman" w:cs="David" w:hint="cs"/>
          <w:sz w:val="20"/>
          <w:szCs w:val="24"/>
          <w:rtl/>
          <w:lang w:eastAsia="he-IL"/>
        </w:rPr>
        <w:t xml:space="preserve"> כאמור, לא יהוו</w:t>
      </w:r>
      <w:r w:rsidRPr="00157ACB">
        <w:rPr>
          <w:rFonts w:ascii="Times New Roman" w:eastAsia="Times New Roman" w:hAnsi="Times New Roman" w:cs="David"/>
          <w:sz w:val="20"/>
          <w:szCs w:val="24"/>
          <w:rtl/>
          <w:lang w:eastAsia="he-IL"/>
        </w:rPr>
        <w:t xml:space="preserve"> עילה לש</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נוי בלוח הזמנים</w:t>
      </w:r>
      <w:r w:rsidRPr="00157ACB">
        <w:rPr>
          <w:rFonts w:ascii="Times New Roman" w:eastAsia="Times New Roman" w:hAnsi="Times New Roman" w:cs="David" w:hint="cs"/>
          <w:sz w:val="20"/>
          <w:szCs w:val="24"/>
          <w:rtl/>
          <w:lang w:eastAsia="he-IL"/>
        </w:rPr>
        <w:t>,</w:t>
      </w:r>
      <w:r w:rsidRPr="00157ACB">
        <w:rPr>
          <w:rFonts w:ascii="Times New Roman" w:eastAsia="Times New Roman" w:hAnsi="Times New Roman" w:cs="David"/>
          <w:sz w:val="20"/>
          <w:szCs w:val="24"/>
          <w:rtl/>
          <w:lang w:eastAsia="he-IL"/>
        </w:rPr>
        <w:t xml:space="preserve"> אלא בא</w:t>
      </w:r>
      <w:r w:rsidRPr="00157ACB">
        <w:rPr>
          <w:rFonts w:ascii="Times New Roman" w:eastAsia="Times New Roman" w:hAnsi="Times New Roman" w:cs="David" w:hint="cs"/>
          <w:sz w:val="20"/>
          <w:szCs w:val="24"/>
          <w:rtl/>
          <w:lang w:eastAsia="he-IL"/>
        </w:rPr>
        <w:t>י</w:t>
      </w:r>
      <w:r w:rsidRPr="00157ACB">
        <w:rPr>
          <w:rFonts w:ascii="Times New Roman" w:eastAsia="Times New Roman" w:hAnsi="Times New Roman" w:cs="David"/>
          <w:sz w:val="20"/>
          <w:szCs w:val="24"/>
          <w:rtl/>
          <w:lang w:eastAsia="he-IL"/>
        </w:rPr>
        <w:t xml:space="preserve">שור המנהל </w:t>
      </w:r>
      <w:r w:rsidRPr="00157ACB">
        <w:rPr>
          <w:rFonts w:ascii="Times New Roman" w:eastAsia="Times New Roman" w:hAnsi="Times New Roman" w:cs="David" w:hint="cs"/>
          <w:sz w:val="20"/>
          <w:szCs w:val="24"/>
          <w:rtl/>
          <w:lang w:eastAsia="he-IL"/>
        </w:rPr>
        <w:t>מראש ו</w:t>
      </w:r>
      <w:r w:rsidRPr="00157ACB">
        <w:rPr>
          <w:rFonts w:ascii="Times New Roman" w:eastAsia="Times New Roman" w:hAnsi="Times New Roman" w:cs="David"/>
          <w:sz w:val="20"/>
          <w:szCs w:val="24"/>
          <w:rtl/>
          <w:lang w:eastAsia="he-IL"/>
        </w:rPr>
        <w:t>בכתב.</w:t>
      </w:r>
      <w:ins w:id="7" w:author="Meryl Etman" w:date="2020-07-13T10:10:00Z">
        <w:r w:rsidR="00195FFC">
          <w:rPr>
            <w:rFonts w:ascii="Times New Roman" w:eastAsia="Times New Roman" w:hAnsi="Times New Roman" w:cs="David" w:hint="cs"/>
            <w:sz w:val="20"/>
            <w:szCs w:val="24"/>
            <w:rtl/>
            <w:lang w:eastAsia="he-IL"/>
          </w:rPr>
          <w:t xml:space="preserve"> בכל מקרה לא יעבור היועץ לשלב התכנון ה</w:t>
        </w:r>
      </w:ins>
      <w:ins w:id="8" w:author="Meryl Etman" w:date="2020-07-13T10:11:00Z">
        <w:r w:rsidR="00195FFC">
          <w:rPr>
            <w:rFonts w:ascii="Times New Roman" w:eastAsia="Times New Roman" w:hAnsi="Times New Roman" w:cs="David" w:hint="cs"/>
            <w:sz w:val="20"/>
            <w:szCs w:val="24"/>
            <w:rtl/>
            <w:lang w:eastAsia="he-IL"/>
          </w:rPr>
          <w:t>מ</w:t>
        </w:r>
      </w:ins>
      <w:ins w:id="9" w:author="Meryl Etman" w:date="2020-07-13T10:10:00Z">
        <w:r w:rsidR="00195FFC">
          <w:rPr>
            <w:rFonts w:ascii="Times New Roman" w:eastAsia="Times New Roman" w:hAnsi="Times New Roman" w:cs="David" w:hint="cs"/>
            <w:sz w:val="20"/>
            <w:szCs w:val="24"/>
            <w:rtl/>
            <w:lang w:eastAsia="he-IL"/>
          </w:rPr>
          <w:t>פורט ללא אישור מפורש מהמזמין על סיום שלב התכנון הסופי.</w:t>
        </w:r>
      </w:ins>
    </w:p>
    <w:p w14:paraId="53E26C3E"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hint="cs"/>
          <w:sz w:val="20"/>
          <w:szCs w:val="24"/>
          <w:rtl/>
          <w:lang w:eastAsia="he-IL"/>
        </w:rPr>
        <w:t>על אף</w:t>
      </w:r>
      <w:r w:rsidRPr="00D5041C">
        <w:rPr>
          <w:rFonts w:ascii="Times New Roman" w:eastAsia="Times New Roman" w:hAnsi="Times New Roman" w:cs="David"/>
          <w:sz w:val="20"/>
          <w:szCs w:val="24"/>
          <w:rtl/>
          <w:lang w:eastAsia="he-IL"/>
        </w:rPr>
        <w:t xml:space="preserve"> האמור בסעיף 8.2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יגיע למתכנן דבר בגין שינויים הנובעים מ:</w:t>
      </w:r>
    </w:p>
    <w:p w14:paraId="305F7173" w14:textId="790D1EE0" w:rsidR="00D5041C" w:rsidRPr="00D5041C" w:rsidRDefault="00D5041C" w:rsidP="00FD7C22">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טעות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קוי בתכנון ו/או באומדן של המתכנן</w:t>
      </w:r>
      <w:del w:id="10" w:author="Meryl Etman" w:date="2020-07-13T10:12:00Z">
        <w:r w:rsidRPr="00D5041C" w:rsidDel="00195FFC">
          <w:rPr>
            <w:rFonts w:ascii="Times New Roman" w:eastAsia="Times New Roman" w:hAnsi="Times New Roman" w:cs="David"/>
            <w:sz w:val="20"/>
            <w:szCs w:val="24"/>
            <w:rtl/>
            <w:lang w:eastAsia="he-IL"/>
          </w:rPr>
          <w:delText xml:space="preserve"> </w:delText>
        </w:r>
        <w:r w:rsidRPr="00D5041C" w:rsidDel="00195FFC">
          <w:rPr>
            <w:rFonts w:ascii="Times New Roman" w:eastAsia="Times New Roman" w:hAnsi="Times New Roman" w:cs="David" w:hint="cs"/>
            <w:sz w:val="20"/>
            <w:szCs w:val="24"/>
            <w:rtl/>
            <w:lang w:eastAsia="he-IL"/>
          </w:rPr>
          <w:delText>ו/</w:delText>
        </w:r>
        <w:r w:rsidRPr="00D5041C" w:rsidDel="00195FFC">
          <w:rPr>
            <w:rFonts w:ascii="Times New Roman" w:eastAsia="Times New Roman" w:hAnsi="Times New Roman" w:cs="David"/>
            <w:sz w:val="20"/>
            <w:szCs w:val="24"/>
            <w:rtl/>
            <w:lang w:eastAsia="he-IL"/>
          </w:rPr>
          <w:delText>או של היועצים</w:delText>
        </w:r>
      </w:del>
      <w:r w:rsidRPr="00D5041C">
        <w:rPr>
          <w:rFonts w:ascii="Times New Roman" w:eastAsia="Times New Roman" w:hAnsi="Times New Roman" w:cs="David"/>
          <w:sz w:val="20"/>
          <w:szCs w:val="24"/>
          <w:rtl/>
          <w:lang w:eastAsia="he-IL"/>
        </w:rPr>
        <w:t>.</w:t>
      </w:r>
    </w:p>
    <w:p w14:paraId="589003F8"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התכנון אינו התכנון היעיל ביותר.</w:t>
      </w:r>
    </w:p>
    <w:p w14:paraId="27F52DF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3F133A7" w14:textId="77777777" w:rsidR="00D5041C" w:rsidRPr="00D5041C" w:rsidRDefault="00D5041C" w:rsidP="00D5041C">
      <w:pPr>
        <w:widowControl w:val="0"/>
        <w:numPr>
          <w:ilvl w:val="2"/>
          <w:numId w:val="1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השינויים מתחייבים מדרישת רשויות מוסמכות. </w:t>
      </w:r>
    </w:p>
    <w:p w14:paraId="575735C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להכין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עבור רוכשים שיבקשו זאת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47B60DC5" w14:textId="77777777" w:rsidR="00D5041C" w:rsidRPr="00D5041C" w:rsidRDefault="00D5041C" w:rsidP="00D5041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מחיר השינויים ותנאי התשלום בגין תכנון השינויים </w:t>
      </w:r>
      <w:r w:rsidRPr="00D5041C">
        <w:rPr>
          <w:rFonts w:ascii="Times New Roman" w:eastAsia="Times New Roman" w:hAnsi="Times New Roman" w:cs="David" w:hint="cs"/>
          <w:sz w:val="20"/>
          <w:szCs w:val="24"/>
          <w:rtl/>
          <w:lang w:eastAsia="he-IL"/>
        </w:rPr>
        <w:t xml:space="preserve">כאמור, </w:t>
      </w:r>
      <w:r w:rsidRPr="00D5041C">
        <w:rPr>
          <w:rFonts w:ascii="Times New Roman" w:eastAsia="Times New Roman" w:hAnsi="Times New Roman" w:cs="David"/>
          <w:sz w:val="20"/>
          <w:szCs w:val="24"/>
          <w:rtl/>
          <w:lang w:eastAsia="he-IL"/>
        </w:rPr>
        <w:t>יסוכמו בין המתכנן לרוכשים. המתכנן יתקשר עם הרוכש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D5041C">
        <w:rPr>
          <w:rFonts w:ascii="Times New Roman" w:eastAsia="Times New Roman" w:hAnsi="Times New Roman" w:cs="David" w:hint="cs"/>
          <w:sz w:val="20"/>
          <w:szCs w:val="24"/>
          <w:rtl/>
          <w:lang w:eastAsia="he-IL"/>
        </w:rPr>
        <w:t>ה</w:t>
      </w:r>
      <w:r w:rsidRPr="00D5041C">
        <w:rPr>
          <w:rFonts w:ascii="Times New Roman" w:eastAsia="Times New Roman" w:hAnsi="Times New Roman" w:cs="David"/>
          <w:sz w:val="20"/>
          <w:szCs w:val="24"/>
          <w:rtl/>
          <w:lang w:eastAsia="he-IL"/>
        </w:rPr>
        <w:t>רוכש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בענ</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ין קביעת מחיר השינויים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תובא בפני המנהל והוא יהיה המוסמך להכריע בה.</w:t>
      </w:r>
    </w:p>
    <w:p w14:paraId="2E3B248C"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אחריות וביטוח</w:t>
      </w:r>
    </w:p>
    <w:p w14:paraId="2DF5CA81" w14:textId="77777777" w:rsidR="00B55126" w:rsidRPr="00013687" w:rsidRDefault="00B55126" w:rsidP="00B55126">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96680D1" w14:textId="12FE340E"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w:t>
      </w:r>
      <w:ins w:id="11" w:author="Meryl Etman" w:date="2020-10-26T09:08:00Z">
        <w:r w:rsidR="002443A2">
          <w:rPr>
            <w:rFonts w:eastAsia="Times New Roman" w:cs="David" w:hint="cs"/>
            <w:color w:val="auto"/>
            <w:szCs w:val="24"/>
            <w:rtl/>
          </w:rPr>
          <w:t xml:space="preserve">בהתאם להוראות הדין וחוזה זה </w:t>
        </w:r>
      </w:ins>
      <w:r w:rsidRPr="00013687">
        <w:rPr>
          <w:rFonts w:eastAsia="Times New Roman" w:cs="David" w:hint="cs"/>
          <w:color w:val="auto"/>
          <w:szCs w:val="24"/>
          <w:rtl/>
        </w:rPr>
        <w:t>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7C68B67A" w14:textId="0C2934FB" w:rsidR="00B55126" w:rsidRPr="00013687" w:rsidRDefault="00B55126" w:rsidP="00B55126">
      <w:pPr>
        <w:pStyle w:val="af6"/>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w:t>
      </w:r>
      <w:ins w:id="12" w:author="Meryl Etman" w:date="2020-10-26T09:08:00Z">
        <w:r w:rsidR="002443A2">
          <w:rPr>
            <w:rFonts w:eastAsia="Times New Roman" w:cs="David" w:hint="cs"/>
            <w:color w:val="auto"/>
            <w:szCs w:val="24"/>
            <w:rtl/>
          </w:rPr>
          <w:t>, ובלבד שככל שמדובר בפסק דין, אזי הכוונה לפסק דין שביצועו לא עוכב</w:t>
        </w:r>
      </w:ins>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bookmarkStart w:id="13" w:name="_GoBack"/>
      <w:bookmarkEnd w:id="13"/>
    </w:p>
    <w:p w14:paraId="582D5D61" w14:textId="77777777" w:rsidR="00B55126" w:rsidRPr="00013687" w:rsidRDefault="00B55126" w:rsidP="00B55126">
      <w:pPr>
        <w:pStyle w:val="af6"/>
        <w:numPr>
          <w:ilvl w:val="1"/>
          <w:numId w:val="1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5F644434" w14:textId="77777777" w:rsidR="00B55126"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2499634C" w14:textId="77777777" w:rsidR="00B55126" w:rsidRPr="00013687" w:rsidRDefault="00B55126" w:rsidP="00B55126">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B831D5F"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קיימת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המפורטים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המצורף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w:t>
      </w:r>
      <w:r w:rsidRPr="00E779BE">
        <w:rPr>
          <w:rFonts w:ascii="Times New Roman" w:eastAsia="Times New Roman" w:hAnsi="Times New Roman" w:cs="David" w:hint="eastAsia"/>
          <w:b/>
          <w:bCs/>
          <w:sz w:val="20"/>
          <w:szCs w:val="24"/>
          <w:u w:val="single"/>
          <w:rtl/>
          <w:lang w:eastAsia="he-IL"/>
        </w:rPr>
        <w:t>נספח</w:t>
      </w:r>
      <w:r w:rsidRPr="00E779BE">
        <w:rPr>
          <w:rFonts w:ascii="Times New Roman" w:eastAsia="Times New Roman" w:hAnsi="Times New Roman" w:cs="David"/>
          <w:b/>
          <w:bCs/>
          <w:sz w:val="20"/>
          <w:szCs w:val="24"/>
          <w:u w:val="single"/>
          <w:rtl/>
          <w:lang w:eastAsia="he-IL"/>
        </w:rPr>
        <w:t xml:space="preserve"> </w:t>
      </w:r>
      <w:r w:rsidRPr="00E779BE">
        <w:rPr>
          <w:rFonts w:ascii="Times New Roman" w:eastAsia="Times New Roman" w:hAnsi="Times New Roman" w:cs="David" w:hint="eastAsia"/>
          <w:b/>
          <w:bCs/>
          <w:sz w:val="20"/>
          <w:szCs w:val="24"/>
          <w:u w:val="single"/>
          <w:rtl/>
          <w:lang w:eastAsia="he-IL"/>
        </w:rPr>
        <w:t>ז</w:t>
      </w:r>
      <w:r w:rsidRPr="00E779BE">
        <w:rPr>
          <w:rFonts w:ascii="Times New Roman" w:eastAsia="Times New Roman" w:hAnsi="Times New Roman" w:cs="David"/>
          <w:b/>
          <w:bCs/>
          <w:sz w:val="20"/>
          <w:szCs w:val="24"/>
          <w:u w:val="single"/>
          <w:rtl/>
          <w:lang w:eastAsia="he-IL"/>
        </w:rPr>
        <w:t>1'</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והמהווה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בלתי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נפרד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מפרט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אצל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חברת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מורשית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בישראל</w:t>
      </w:r>
      <w:del w:id="14" w:author="Meryl Etman" w:date="2020-08-30T10:03:00Z">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ובעלת</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מוניטין</w:delText>
        </w:r>
      </w:del>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רשאי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המצוין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w:t>
      </w:r>
    </w:p>
    <w:p w14:paraId="600A994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מצד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תחילת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וכתנאי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מוקדם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תשלום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חשבון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התמורה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מבטחיו</w:t>
      </w:r>
      <w:r w:rsidRPr="003B5234">
        <w:rPr>
          <w:rFonts w:ascii="Times New Roman" w:eastAsia="Times New Roman" w:hAnsi="Times New Roman" w:cs="David"/>
          <w:sz w:val="20"/>
          <w:szCs w:val="24"/>
          <w:rtl/>
          <w:lang w:eastAsia="he-IL"/>
        </w:rPr>
        <w:t xml:space="preserve">. </w:t>
      </w:r>
    </w:p>
    <w:p w14:paraId="11A73BD8"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כמו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להמציא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מעודכן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חידוש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בתוקף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לתקופה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מאוחרת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יותר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sz w:val="20"/>
          <w:szCs w:val="24"/>
          <w:cs/>
          <w:lang w:eastAsia="he-IL"/>
        </w:rPr>
        <w:t>‎</w:t>
      </w:r>
      <w:r w:rsidR="005A3D56">
        <w:rPr>
          <w:rFonts w:ascii="Times New Roman" w:eastAsia="Times New Roman" w:hAnsi="Times New Roman" w:cs="David" w:hint="cs"/>
          <w:sz w:val="20"/>
          <w:szCs w:val="24"/>
          <w:rtl/>
          <w:lang w:eastAsia="he-IL"/>
        </w:rPr>
        <w:t>9.3</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w:t>
      </w:r>
    </w:p>
    <w:p w14:paraId="57AF9B65"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הינם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בבחינת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מזערית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שאינה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ממלוא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p>
    <w:p w14:paraId="06E947F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הקשור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לגבולות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3E797849" w14:textId="2FCA9560"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לבדוק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שיומצא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לבצע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תיקון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התאמה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הרחבה</w:t>
      </w:r>
      <w:r w:rsidRPr="003B5234">
        <w:rPr>
          <w:rFonts w:ascii="Times New Roman" w:eastAsia="Times New Roman" w:hAnsi="Times New Roman" w:cs="David"/>
          <w:sz w:val="20"/>
          <w:szCs w:val="24"/>
          <w:rtl/>
          <w:lang w:eastAsia="he-IL"/>
        </w:rPr>
        <w:t xml:space="preserve">, </w:t>
      </w:r>
      <w:ins w:id="15" w:author="Meryl Etman" w:date="2020-08-30T10:05:00Z">
        <w:r w:rsidR="00C94766">
          <w:rPr>
            <w:rFonts w:ascii="Times New Roman" w:eastAsia="Times New Roman" w:hAnsi="Times New Roman" w:cs="David" w:hint="cs"/>
            <w:sz w:val="20"/>
            <w:szCs w:val="24"/>
            <w:rtl/>
            <w:lang w:eastAsia="he-IL"/>
          </w:rPr>
          <w:t>להתאים לדרישות הנקובות באישור הביטוח</w:t>
        </w:r>
      </w:ins>
      <w:del w:id="16" w:author="Meryl Etman" w:date="2020-08-30T10:05:00Z">
        <w:r w:rsidRPr="003B5234" w:rsidDel="00C94766">
          <w:rPr>
            <w:rFonts w:ascii="Times New Roman" w:eastAsia="Times New Roman" w:hAnsi="Times New Roman" w:cs="David" w:hint="cs"/>
            <w:sz w:val="20"/>
            <w:szCs w:val="24"/>
            <w:rtl/>
            <w:lang w:eastAsia="he-IL"/>
          </w:rPr>
          <w:delText>שיידרשו</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על</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מנ</w:delText>
        </w:r>
      </w:del>
      <w:del w:id="17" w:author="Meryl Etman" w:date="2020-08-30T10:04:00Z">
        <w:r w:rsidRPr="003B5234" w:rsidDel="00C94766">
          <w:rPr>
            <w:rFonts w:ascii="Times New Roman" w:eastAsia="Times New Roman" w:hAnsi="Times New Roman" w:cs="David" w:hint="cs"/>
            <w:sz w:val="20"/>
            <w:szCs w:val="24"/>
            <w:rtl/>
            <w:lang w:eastAsia="he-IL"/>
          </w:rPr>
          <w:delText>ת</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להתאים</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את</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ביטוחי</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היועץ</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להתחייבויות</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היועץ</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על</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פי</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הסכם</w:delText>
        </w:r>
        <w:r w:rsidRPr="003B5234" w:rsidDel="00C94766">
          <w:rPr>
            <w:rFonts w:ascii="Times New Roman" w:eastAsia="Times New Roman" w:hAnsi="Times New Roman" w:cs="David"/>
            <w:sz w:val="20"/>
            <w:szCs w:val="24"/>
            <w:rtl/>
            <w:lang w:eastAsia="he-IL"/>
          </w:rPr>
          <w:delText xml:space="preserve"> </w:delText>
        </w:r>
        <w:r w:rsidRPr="003B5234" w:rsidDel="00C94766">
          <w:rPr>
            <w:rFonts w:ascii="Times New Roman" w:eastAsia="Times New Roman" w:hAnsi="Times New Roman" w:cs="David" w:hint="cs"/>
            <w:sz w:val="20"/>
            <w:szCs w:val="24"/>
            <w:rtl/>
            <w:lang w:eastAsia="he-IL"/>
          </w:rPr>
          <w:delText>זה</w:delText>
        </w:r>
      </w:del>
      <w:r w:rsidRPr="003B5234">
        <w:rPr>
          <w:rFonts w:ascii="Times New Roman" w:eastAsia="Times New Roman" w:hAnsi="Times New Roman" w:cs="David"/>
          <w:sz w:val="20"/>
          <w:szCs w:val="24"/>
          <w:rtl/>
          <w:lang w:eastAsia="he-IL"/>
        </w:rPr>
        <w:t>.</w:t>
      </w:r>
    </w:p>
    <w:p w14:paraId="550867E7"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מוצהר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ומוסכם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הבדיקה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ולדרישת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אינן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מטילות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טיבם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ותוקפם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לגבי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העדרם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חובה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דרשו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שינויים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כמפורט</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אישור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3E86EB8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פוטר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המובא</w:t>
      </w:r>
      <w:r w:rsidRPr="003B5234">
        <w:rPr>
          <w:rFonts w:ascii="Times New Roman" w:eastAsia="Times New Roman" w:hAnsi="Times New Roman" w:cs="David"/>
          <w:sz w:val="20"/>
          <w:szCs w:val="24"/>
          <w:rtl/>
          <w:lang w:eastAsia="he-IL"/>
        </w:rPr>
        <w:t xml:space="preserve"> </w:t>
      </w:r>
      <w:del w:id="18" w:author="Meryl Etman" w:date="2020-08-30T10:06:00Z">
        <w:r w:rsidRPr="003B5234" w:rsidDel="005C3F6F">
          <w:rPr>
            <w:rFonts w:ascii="Times New Roman" w:eastAsia="Times New Roman" w:hAnsi="Times New Roman" w:cs="David" w:hint="cs"/>
            <w:sz w:val="20"/>
            <w:szCs w:val="24"/>
            <w:rtl/>
            <w:lang w:eastAsia="he-IL"/>
          </w:rPr>
          <w:delText>על</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ידי</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היועץ</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או</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על</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ידי</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מי</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מטעם</w:delText>
        </w:r>
        <w:r w:rsidRPr="003B5234" w:rsidDel="005C3F6F">
          <w:rPr>
            <w:rFonts w:ascii="Times New Roman" w:eastAsia="Times New Roman" w:hAnsi="Times New Roman" w:cs="David"/>
            <w:sz w:val="20"/>
            <w:szCs w:val="24"/>
            <w:rtl/>
            <w:lang w:eastAsia="he-IL"/>
          </w:rPr>
          <w:delText xml:space="preserve"> </w:delText>
        </w:r>
        <w:r w:rsidRPr="003B5234" w:rsidDel="005C3F6F">
          <w:rPr>
            <w:rFonts w:ascii="Times New Roman" w:eastAsia="Times New Roman" w:hAnsi="Times New Roman" w:cs="David" w:hint="cs"/>
            <w:sz w:val="20"/>
            <w:szCs w:val="24"/>
            <w:rtl/>
            <w:lang w:eastAsia="he-IL"/>
          </w:rPr>
          <w:delText>היועץ</w:delText>
        </w:r>
        <w:r w:rsidRPr="003B5234" w:rsidDel="005C3F6F">
          <w:rPr>
            <w:rFonts w:ascii="Times New Roman" w:eastAsia="Times New Roman" w:hAnsi="Times New Roman" w:cs="David"/>
            <w:sz w:val="20"/>
            <w:szCs w:val="24"/>
            <w:rtl/>
            <w:lang w:eastAsia="he-IL"/>
          </w:rPr>
          <w:delText xml:space="preserve"> </w:delText>
        </w:r>
      </w:del>
      <w:r w:rsidRPr="003B5234">
        <w:rPr>
          <w:rFonts w:ascii="Times New Roman" w:eastAsia="Times New Roman" w:hAnsi="Times New Roman" w:cs="David" w:hint="cs"/>
          <w:sz w:val="20"/>
          <w:szCs w:val="24"/>
          <w:rtl/>
          <w:lang w:eastAsia="he-IL"/>
        </w:rPr>
        <w:t>לחצרי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המשמש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טענה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תביעה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הנזכרים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w:t>
      </w:r>
    </w:p>
    <w:p w14:paraId="59064F04"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צורך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לערוך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הביטוחים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הנוספים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המשלימים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p>
    <w:p w14:paraId="62123666"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רכוש</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משלים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ייכלל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סעיף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בדבר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המבטחים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הבאים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ובלבד</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שהוויתור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התחלוף</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לטובת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אדם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בזדון</w:t>
      </w:r>
      <w:r w:rsidRPr="003B5234">
        <w:rPr>
          <w:rFonts w:ascii="Times New Roman" w:eastAsia="Times New Roman" w:hAnsi="Times New Roman" w:cs="David"/>
          <w:sz w:val="20"/>
          <w:szCs w:val="24"/>
          <w:rtl/>
          <w:lang w:eastAsia="he-IL"/>
        </w:rPr>
        <w:t xml:space="preserve">. </w:t>
      </w:r>
    </w:p>
    <w:p w14:paraId="6FBDE11C"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הוראה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לעניין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הסבת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ובמקרה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נשוא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חלק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יינתנו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לדאוג</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לתנאים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ולסכומים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הנדרשים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לחלופין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נתונה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הרשות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המבוטח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במסגרת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p>
    <w:p w14:paraId="6271EB40"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למען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ספק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מובהר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בזאת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מוטלת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ביחס</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במלואם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תחול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האחריות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במישרין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בעקיפין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עקב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שניתנו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להינתן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ייגרם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אובדן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מכוסה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מהפוליסות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w:t>
      </w:r>
      <w:r w:rsidRPr="003B5234">
        <w:rPr>
          <w:rFonts w:ascii="Times New Roman" w:eastAsia="Times New Roman" w:hAnsi="Times New Roman" w:cs="David"/>
          <w:sz w:val="20"/>
          <w:szCs w:val="24"/>
          <w:rtl/>
          <w:lang w:eastAsia="he-IL"/>
        </w:rPr>
        <w:t>.</w:t>
      </w:r>
    </w:p>
    <w:p w14:paraId="475AEEA9" w14:textId="77777777" w:rsidR="003B5234" w:rsidRPr="003B5234" w:rsidRDefault="003B5234"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אין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לצמצם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לגרוע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בצורה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מהתחייבויותיו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בהתאם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בעריכת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ביטוחי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כדי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לשחרר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מחובתו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לשפות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לפצות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המזמין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מטעמו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בגין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נזק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אחראי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דין</w:t>
      </w:r>
      <w:r w:rsidRPr="003B5234">
        <w:rPr>
          <w:rFonts w:ascii="Times New Roman" w:eastAsia="Times New Roman" w:hAnsi="Times New Roman" w:cs="David"/>
          <w:sz w:val="20"/>
          <w:szCs w:val="24"/>
          <w:rtl/>
          <w:lang w:eastAsia="he-IL"/>
        </w:rPr>
        <w:t>.</w:t>
      </w:r>
    </w:p>
    <w:p w14:paraId="06829F44" w14:textId="77777777" w:rsidR="003B5234" w:rsidRPr="003B5234" w:rsidRDefault="003B5234" w:rsidP="003B5234">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ולקיים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קפדני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ומדוקדק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המתייחסים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הניתנים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ידו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ההסכם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מתחייב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למלא</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דרישות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והוראות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לביטוח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לאומי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נוסח</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משולב</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תשנ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ה</w:t>
      </w:r>
      <w:r w:rsidRPr="003B5234">
        <w:rPr>
          <w:rFonts w:ascii="Times New Roman" w:eastAsia="Times New Roman" w:hAnsi="Times New Roman" w:cs="David"/>
          <w:sz w:val="20"/>
          <w:szCs w:val="24"/>
          <w:rtl/>
          <w:lang w:eastAsia="he-IL"/>
        </w:rPr>
        <w:t xml:space="preserve">- 1995 </w:t>
      </w:r>
      <w:r w:rsidRPr="003B5234">
        <w:rPr>
          <w:rFonts w:ascii="Times New Roman" w:eastAsia="Times New Roman" w:hAnsi="Times New Roman" w:cs="David" w:hint="cs"/>
          <w:sz w:val="20"/>
          <w:szCs w:val="24"/>
          <w:rtl/>
          <w:lang w:eastAsia="he-IL"/>
        </w:rPr>
        <w:t>ואחר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הצווים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והתקנות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שהותקנו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ובעיקר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מבלי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לפגוע</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בכלליות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לעיל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שהיועץ</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עובדיו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שליחיו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משמשיו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קבלני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המשנה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שלו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ועובדיהם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שיועסקו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במתן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לרבות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אלה</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שיעסקו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בשירותים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האמורים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באופן</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מקרי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או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זמני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יהיו</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בכל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עת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ובמשך</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תקופת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ההתקשרות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זכאים</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לכל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הזכויות</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שעל</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פי</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החוק</w:t>
      </w:r>
      <w:r w:rsidRPr="003B5234">
        <w:rPr>
          <w:rFonts w:ascii="Times New Roman" w:eastAsia="Times New Roman" w:hAnsi="Times New Roman" w:cs="David"/>
          <w:sz w:val="20"/>
          <w:szCs w:val="24"/>
          <w:rtl/>
          <w:lang w:eastAsia="he-IL"/>
        </w:rPr>
        <w:t xml:space="preserve"> </w:t>
      </w:r>
      <w:r w:rsidRPr="003B5234">
        <w:rPr>
          <w:rFonts w:ascii="Times New Roman" w:eastAsia="Times New Roman" w:hAnsi="Times New Roman" w:cs="David" w:hint="cs"/>
          <w:sz w:val="20"/>
          <w:szCs w:val="24"/>
          <w:rtl/>
          <w:lang w:eastAsia="he-IL"/>
        </w:rPr>
        <w:t>הנ</w:t>
      </w:r>
      <w:r w:rsidRPr="003B5234">
        <w:rPr>
          <w:rFonts w:ascii="Times New Roman" w:eastAsia="Times New Roman" w:hAnsi="Times New Roman" w:cs="David"/>
          <w:sz w:val="20"/>
          <w:szCs w:val="24"/>
          <w:rtl/>
          <w:lang w:eastAsia="he-IL"/>
        </w:rPr>
        <w:t>"</w:t>
      </w:r>
      <w:r w:rsidRPr="003B5234">
        <w:rPr>
          <w:rFonts w:ascii="Times New Roman" w:eastAsia="Times New Roman" w:hAnsi="Times New Roman" w:cs="David" w:hint="cs"/>
          <w:sz w:val="20"/>
          <w:szCs w:val="24"/>
          <w:rtl/>
          <w:lang w:eastAsia="he-IL"/>
        </w:rPr>
        <w:t>ל</w:t>
      </w:r>
      <w:r w:rsidRPr="003B5234">
        <w:rPr>
          <w:rFonts w:ascii="Times New Roman" w:eastAsia="Times New Roman" w:hAnsi="Times New Roman" w:cs="David"/>
          <w:sz w:val="20"/>
          <w:szCs w:val="24"/>
          <w:rtl/>
          <w:lang w:eastAsia="he-IL"/>
        </w:rPr>
        <w:t>.</w:t>
      </w:r>
    </w:p>
    <w:p w14:paraId="5C24AD52" w14:textId="77777777" w:rsidR="00B55126" w:rsidRPr="00B27B4C" w:rsidRDefault="00B55126" w:rsidP="00E779BE">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061A16C8"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אספקת תכניות</w:t>
      </w:r>
    </w:p>
    <w:p w14:paraId="31E8B10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עת במהלך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וכן בתקופת הבדק של העבודות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D5041C">
        <w:rPr>
          <w:rFonts w:ascii="Times New Roman" w:eastAsia="Times New Roman" w:hAnsi="Times New Roman" w:cs="David"/>
          <w:b/>
          <w:bCs/>
          <w:sz w:val="20"/>
          <w:szCs w:val="24"/>
          <w:rtl/>
          <w:lang w:eastAsia="he-IL"/>
        </w:rPr>
        <w:t>ח'</w:t>
      </w:r>
      <w:r w:rsidRPr="00D5041C">
        <w:rPr>
          <w:rFonts w:ascii="Times New Roman" w:eastAsia="Times New Roman" w:hAnsi="Times New Roman" w:cs="David"/>
          <w:sz w:val="20"/>
          <w:szCs w:val="24"/>
          <w:rtl/>
          <w:lang w:eastAsia="he-IL"/>
        </w:rPr>
        <w:t xml:space="preserve"> לחוזה זה, ובמידה והדרישה מתייחסת לתכניות שאינ</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בידו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יערכ</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המתכנן בהקדם האפשרי וימסר</w:t>
      </w:r>
      <w:r w:rsidRPr="00D5041C">
        <w:rPr>
          <w:rFonts w:ascii="Times New Roman" w:eastAsia="Times New Roman" w:hAnsi="Times New Roman" w:cs="David" w:hint="cs"/>
          <w:sz w:val="20"/>
          <w:szCs w:val="24"/>
          <w:rtl/>
          <w:lang w:eastAsia="he-IL"/>
        </w:rPr>
        <w:t>ן</w:t>
      </w:r>
      <w:r w:rsidRPr="00D5041C">
        <w:rPr>
          <w:rFonts w:ascii="Times New Roman" w:eastAsia="Times New Roman" w:hAnsi="Times New Roman" w:cs="David"/>
          <w:sz w:val="20"/>
          <w:szCs w:val="24"/>
          <w:rtl/>
          <w:lang w:eastAsia="he-IL"/>
        </w:rPr>
        <w:t xml:space="preserve"> למזמין.</w:t>
      </w:r>
    </w:p>
    <w:p w14:paraId="46DC202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עם גמר שרותי </w:t>
      </w:r>
      <w:r w:rsidRPr="00D5041C">
        <w:rPr>
          <w:rFonts w:ascii="Times New Roman" w:eastAsia="Times New Roman" w:hAnsi="Times New Roman" w:cs="David" w:hint="cs"/>
          <w:sz w:val="20"/>
          <w:szCs w:val="24"/>
          <w:rtl/>
          <w:lang w:eastAsia="he-IL"/>
        </w:rPr>
        <w:t>המתכנן,</w:t>
      </w:r>
      <w:r w:rsidRPr="00D5041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הסופי בשטח </w:t>
      </w:r>
      <w:r w:rsidRPr="00D5041C">
        <w:rPr>
          <w:rFonts w:ascii="Times New Roman" w:eastAsia="Times New Roman" w:hAnsi="Times New Roman" w:cs="David"/>
          <w:color w:val="000000"/>
          <w:sz w:val="20"/>
          <w:szCs w:val="24"/>
          <w:lang w:eastAsia="he-IL"/>
        </w:rPr>
        <w:t>(AS MADE)</w:t>
      </w:r>
      <w:r w:rsidRPr="00D5041C">
        <w:rPr>
          <w:rFonts w:ascii="Times New Roman" w:eastAsia="Times New Roman" w:hAnsi="Times New Roman" w:cs="David"/>
          <w:sz w:val="20"/>
          <w:szCs w:val="24"/>
          <w:rtl/>
          <w:lang w:eastAsia="he-IL"/>
        </w:rPr>
        <w:t xml:space="preserve">, למעט שינויי דיירים, </w:t>
      </w:r>
      <w:r w:rsidRPr="00D5041C">
        <w:rPr>
          <w:rFonts w:ascii="Times New Roman" w:eastAsia="Times New Roman" w:hAnsi="Times New Roman" w:cs="David" w:hint="cs"/>
          <w:sz w:val="20"/>
          <w:szCs w:val="24"/>
          <w:rtl/>
          <w:lang w:eastAsia="he-IL"/>
        </w:rPr>
        <w:t xml:space="preserve">וקבצים </w:t>
      </w:r>
      <w:r w:rsidRPr="00D5041C">
        <w:rPr>
          <w:rFonts w:ascii="Times New Roman" w:eastAsia="Times New Roman" w:hAnsi="Times New Roman" w:cs="David"/>
          <w:sz w:val="20"/>
          <w:szCs w:val="24"/>
          <w:rtl/>
          <w:lang w:eastAsia="he-IL"/>
        </w:rPr>
        <w:t>המכילים את התכנון במדיה ממוחשבת.</w:t>
      </w:r>
    </w:p>
    <w:p w14:paraId="05C9498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D5041C">
        <w:rPr>
          <w:rFonts w:ascii="Times New Roman" w:eastAsia="Times New Roman" w:hAnsi="Times New Roman" w:cs="David" w:hint="cs"/>
          <w:sz w:val="20"/>
          <w:szCs w:val="24"/>
          <w:rtl/>
          <w:lang w:eastAsia="he-IL"/>
        </w:rPr>
        <w:t>הקבצים</w:t>
      </w:r>
      <w:r w:rsidRPr="00D5041C">
        <w:rPr>
          <w:rFonts w:ascii="Times New Roman" w:eastAsia="Times New Roman" w:hAnsi="Times New Roman" w:cs="David"/>
          <w:sz w:val="20"/>
          <w:szCs w:val="24"/>
          <w:rtl/>
          <w:lang w:eastAsia="he-IL"/>
        </w:rPr>
        <w:t xml:space="preserve"> כשה</w:t>
      </w:r>
      <w:r w:rsidRPr="00D5041C">
        <w:rPr>
          <w:rFonts w:ascii="Times New Roman" w:eastAsia="Times New Roman" w:hAnsi="Times New Roman" w:cs="David" w:hint="cs"/>
          <w:sz w:val="20"/>
          <w:szCs w:val="24"/>
          <w:rtl/>
          <w:lang w:eastAsia="he-IL"/>
        </w:rPr>
        <w:t>ם</w:t>
      </w:r>
      <w:r w:rsidRPr="00D5041C">
        <w:rPr>
          <w:rFonts w:ascii="Times New Roman" w:eastAsia="Times New Roman" w:hAnsi="Times New Roman" w:cs="David"/>
          <w:sz w:val="20"/>
          <w:szCs w:val="24"/>
          <w:rtl/>
          <w:lang w:eastAsia="he-IL"/>
        </w:rPr>
        <w:t xml:space="preserve"> מעודכנ</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1615F0EC"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2C84867"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המתכנן לא יהיה זכאי לכל תשלום נוסף בעד תכניות שימסור למזמין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סעיף 10 זה.</w:t>
      </w:r>
    </w:p>
    <w:p w14:paraId="388E79E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זכות הקניין בכל התכניות שייכת למזמין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ובלבד ששולם שכר המתכנן בהתאם להוראות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CE653C7"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מעמד המתכנן</w:t>
      </w:r>
    </w:p>
    <w:p w14:paraId="3B28C51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ומובהר על ידי הצדדים לחוזה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D5041C">
        <w:rPr>
          <w:rFonts w:ascii="Times New Roman" w:eastAsia="Times New Roman" w:hAnsi="Times New Roman" w:cs="David" w:hint="cs"/>
          <w:sz w:val="20"/>
          <w:szCs w:val="24"/>
          <w:rtl/>
          <w:lang w:eastAsia="he-IL"/>
        </w:rPr>
        <w:t xml:space="preserve"> של המתכנן</w:t>
      </w:r>
      <w:r w:rsidRPr="00D5041C">
        <w:rPr>
          <w:rFonts w:ascii="Times New Roman" w:eastAsia="Times New Roman" w:hAnsi="Times New Roman" w:cs="David"/>
          <w:sz w:val="20"/>
          <w:szCs w:val="24"/>
          <w:rtl/>
          <w:lang w:eastAsia="he-IL"/>
        </w:rPr>
        <w:t>.</w:t>
      </w:r>
    </w:p>
    <w:p w14:paraId="261F09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אין ולא יהיו יחסי עובד-מעביד בין המזמין ובין </w:t>
      </w:r>
      <w:r w:rsidRPr="00D5041C">
        <w:rPr>
          <w:rFonts w:ascii="Times New Roman" w:eastAsia="Times New Roman" w:hAnsi="Times New Roman" w:cs="David"/>
          <w:color w:val="000000"/>
          <w:sz w:val="24"/>
          <w:szCs w:val="24"/>
          <w:rtl/>
          <w:lang w:eastAsia="he-IL"/>
        </w:rPr>
        <w:t xml:space="preserve">המתכנן ו/או </w:t>
      </w:r>
      <w:r w:rsidRPr="00D5041C">
        <w:rPr>
          <w:rFonts w:ascii="Times New Roman" w:eastAsia="Times New Roman" w:hAnsi="Times New Roman" w:cs="David" w:hint="cs"/>
          <w:color w:val="000000"/>
          <w:sz w:val="24"/>
          <w:szCs w:val="24"/>
          <w:rtl/>
          <w:lang w:eastAsia="he-IL"/>
        </w:rPr>
        <w:t>מי מטעמו ו</w:t>
      </w:r>
      <w:r w:rsidRPr="00D5041C">
        <w:rPr>
          <w:rFonts w:ascii="Times New Roman" w:eastAsia="Times New Roman" w:hAnsi="Times New Roman" w:cs="David"/>
          <w:color w:val="000000"/>
          <w:sz w:val="24"/>
          <w:szCs w:val="24"/>
          <w:rtl/>
          <w:lang w:eastAsia="he-IL"/>
        </w:rPr>
        <w:t xml:space="preserve">בין המזמין לבין עובדי </w:t>
      </w:r>
      <w:r w:rsidRPr="00D5041C">
        <w:rPr>
          <w:rFonts w:ascii="Times New Roman" w:eastAsia="Times New Roman" w:hAnsi="Times New Roman" w:cs="David" w:hint="cs"/>
          <w:color w:val="000000"/>
          <w:sz w:val="24"/>
          <w:szCs w:val="24"/>
          <w:rtl/>
          <w:lang w:eastAsia="he-IL"/>
        </w:rPr>
        <w:t xml:space="preserve"> המתכנן ו/או מי מטעמיהם</w:t>
      </w:r>
      <w:r w:rsidRPr="00D5041C">
        <w:rPr>
          <w:rFonts w:ascii="Times New Roman" w:eastAsia="Times New Roman" w:hAnsi="Times New Roman" w:cs="David"/>
          <w:color w:val="000000"/>
          <w:sz w:val="24"/>
          <w:szCs w:val="24"/>
          <w:rtl/>
          <w:lang w:eastAsia="he-IL"/>
        </w:rPr>
        <w:t xml:space="preserve"> </w:t>
      </w:r>
      <w:r w:rsidRPr="00D5041C">
        <w:rPr>
          <w:rFonts w:ascii="Times New Roman" w:eastAsia="Times New Roman" w:hAnsi="Times New Roman" w:cs="David"/>
          <w:sz w:val="20"/>
          <w:szCs w:val="24"/>
          <w:rtl/>
          <w:lang w:eastAsia="he-IL"/>
        </w:rPr>
        <w:t>ואין בהוראות חוזה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כדי ליצור בין המתכנן ו/או מי מעובדיו</w:t>
      </w:r>
      <w:r w:rsidRPr="00D5041C">
        <w:rPr>
          <w:rFonts w:ascii="Times New Roman" w:eastAsia="Times New Roman" w:hAnsi="Times New Roman" w:cs="David" w:hint="cs"/>
          <w:sz w:val="20"/>
          <w:szCs w:val="24"/>
          <w:rtl/>
          <w:lang w:eastAsia="he-IL"/>
        </w:rPr>
        <w:t xml:space="preserve"> ו/או מי מטעמו</w:t>
      </w:r>
      <w:r w:rsidRPr="00D5041C">
        <w:rPr>
          <w:rFonts w:ascii="Times New Roman" w:eastAsia="Times New Roman" w:hAnsi="Times New Roman" w:cs="David"/>
          <w:sz w:val="20"/>
          <w:szCs w:val="24"/>
          <w:rtl/>
          <w:lang w:eastAsia="he-IL"/>
        </w:rPr>
        <w:t xml:space="preserve"> לבין המזמין ו/או המנהל ו/או מי מטעמו יחסי עובד מעביד</w:t>
      </w:r>
      <w:r w:rsidRPr="00D5041C">
        <w:rPr>
          <w:rFonts w:ascii="Times New Roman" w:eastAsia="Times New Roman" w:hAnsi="Times New Roman" w:cs="David"/>
          <w:color w:val="000000"/>
          <w:sz w:val="24"/>
          <w:szCs w:val="24"/>
          <w:rtl/>
          <w:lang w:eastAsia="he-IL"/>
        </w:rPr>
        <w:t>, לכל ענין ודבר. 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מוסכם ומובהר בין הצדדים</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D5041C">
        <w:rPr>
          <w:rFonts w:ascii="Times New Roman" w:eastAsia="Times New Roman" w:hAnsi="Times New Roman" w:cs="David" w:hint="cs"/>
          <w:color w:val="000000"/>
          <w:sz w:val="24"/>
          <w:szCs w:val="24"/>
          <w:rtl/>
          <w:lang w:eastAsia="he-IL"/>
        </w:rPr>
        <w:t>ל פ</w:t>
      </w:r>
      <w:r w:rsidRPr="00D5041C">
        <w:rPr>
          <w:rFonts w:ascii="Times New Roman" w:eastAsia="Times New Roman" w:hAnsi="Times New Roman" w:cs="David"/>
          <w:color w:val="000000"/>
          <w:sz w:val="24"/>
          <w:szCs w:val="24"/>
          <w:rtl/>
          <w:lang w:eastAsia="he-IL"/>
        </w:rPr>
        <w:t>י הדין ו/או מכח צו הרחבה ו/או מכח הסכם כלשהו על עובד</w:t>
      </w:r>
      <w:r w:rsidRPr="00D5041C">
        <w:rPr>
          <w:rFonts w:ascii="Times New Roman" w:eastAsia="Times New Roman" w:hAnsi="Times New Roman" w:cs="David" w:hint="cs"/>
          <w:sz w:val="20"/>
          <w:szCs w:val="24"/>
          <w:rtl/>
          <w:lang w:eastAsia="he-IL"/>
        </w:rPr>
        <w:t>.</w:t>
      </w:r>
    </w:p>
    <w:p w14:paraId="0FB1130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color w:val="000000"/>
          <w:sz w:val="24"/>
          <w:szCs w:val="24"/>
          <w:rtl/>
          <w:lang w:eastAsia="he-IL"/>
        </w:rPr>
        <w:t>מוסכם בזה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המתכנן ו/או עובדיו</w:t>
      </w:r>
      <w:r w:rsidRPr="00D5041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D5041C">
        <w:rPr>
          <w:rFonts w:ascii="Times New Roman" w:eastAsia="Times New Roman" w:hAnsi="Times New Roman" w:cs="David"/>
          <w:color w:val="000000"/>
          <w:sz w:val="24"/>
          <w:szCs w:val="24"/>
          <w:rtl/>
          <w:lang w:eastAsia="he-IL"/>
        </w:rPr>
        <w:t xml:space="preserve"> מוותרים על כל טענות ו/או</w:t>
      </w:r>
      <w:r w:rsidRPr="00D5041C">
        <w:rPr>
          <w:rFonts w:ascii="Times New Roman" w:eastAsia="Times New Roman" w:hAnsi="Times New Roman" w:cs="David" w:hint="cs"/>
          <w:color w:val="000000"/>
          <w:sz w:val="24"/>
          <w:szCs w:val="24"/>
          <w:rtl/>
          <w:lang w:eastAsia="he-IL"/>
        </w:rPr>
        <w:t xml:space="preserve"> דרישות ו/או תלונות ו/או</w:t>
      </w:r>
      <w:r w:rsidRPr="00D5041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733555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 ומתחייב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ישא לבדו </w:t>
      </w:r>
      <w:r w:rsidRPr="00D5041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D5041C">
        <w:rPr>
          <w:rFonts w:ascii="Times New Roman" w:eastAsia="Times New Roman" w:hAnsi="Times New Roman" w:cs="David" w:hint="cs"/>
          <w:color w:val="000000"/>
          <w:sz w:val="24"/>
          <w:szCs w:val="24"/>
          <w:rtl/>
          <w:lang w:eastAsia="he-IL"/>
        </w:rPr>
        <w:t>ל פי</w:t>
      </w:r>
      <w:r w:rsidRPr="00D5041C">
        <w:rPr>
          <w:rFonts w:ascii="Times New Roman" w:eastAsia="Times New Roman" w:hAnsi="Times New Roman" w:cs="David"/>
          <w:color w:val="000000"/>
          <w:sz w:val="24"/>
          <w:szCs w:val="24"/>
          <w:rtl/>
          <w:lang w:eastAsia="he-IL"/>
        </w:rPr>
        <w:t xml:space="preserve"> חוזה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ובכלל זה</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sz w:val="20"/>
          <w:szCs w:val="24"/>
          <w:rtl/>
          <w:lang w:eastAsia="he-IL"/>
        </w:rPr>
        <w:t xml:space="preserve"> תשלומי מס הכנסה והב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הלאומי שהוא חב בגין מתן שרותי המתכנן.</w:t>
      </w:r>
    </w:p>
    <w:p w14:paraId="275E09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טוח לאומי, תשלומים לקרנות איגודים מקצוע</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D9D83FA"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D5041C">
        <w:rPr>
          <w:rFonts w:ascii="Times New Roman" w:eastAsia="Times New Roman" w:hAnsi="Times New Roman" w:cs="David"/>
          <w:color w:val="000000"/>
          <w:sz w:val="24"/>
          <w:szCs w:val="24"/>
          <w:rtl/>
          <w:lang w:eastAsia="he-IL"/>
        </w:rPr>
        <w:t>מבלי לגרוע מ</w:t>
      </w:r>
      <w:r w:rsidRPr="00D5041C">
        <w:rPr>
          <w:rFonts w:ascii="Times New Roman" w:eastAsia="Times New Roman" w:hAnsi="Times New Roman" w:cs="David" w:hint="cs"/>
          <w:color w:val="000000"/>
          <w:sz w:val="24"/>
          <w:szCs w:val="24"/>
          <w:rtl/>
          <w:lang w:eastAsia="he-IL"/>
        </w:rPr>
        <w:t xml:space="preserve">כלליות </w:t>
      </w:r>
      <w:r w:rsidRPr="00D5041C">
        <w:rPr>
          <w:rFonts w:ascii="Times New Roman" w:eastAsia="Times New Roman" w:hAnsi="Times New Roman" w:cs="David"/>
          <w:color w:val="000000"/>
          <w:sz w:val="24"/>
          <w:szCs w:val="24"/>
          <w:rtl/>
          <w:lang w:eastAsia="he-IL"/>
        </w:rPr>
        <w:t>האמור לעיל, המתכנן מצהיר ומתחייב</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אם י</w:t>
      </w:r>
      <w:r w:rsidRPr="00D5041C">
        <w:rPr>
          <w:rFonts w:ascii="Times New Roman" w:eastAsia="Times New Roman" w:hAnsi="Times New Roman" w:cs="David" w:hint="cs"/>
          <w:color w:val="000000"/>
          <w:sz w:val="24"/>
          <w:szCs w:val="24"/>
          <w:rtl/>
          <w:lang w:eastAsia="he-IL"/>
        </w:rPr>
        <w:t>י</w:t>
      </w:r>
      <w:r w:rsidRPr="00D5041C">
        <w:rPr>
          <w:rFonts w:ascii="Times New Roman" w:eastAsia="Times New Roman" w:hAnsi="Times New Roman" w:cs="David"/>
          <w:color w:val="000000"/>
          <w:sz w:val="24"/>
          <w:szCs w:val="24"/>
          <w:rtl/>
          <w:lang w:eastAsia="he-IL"/>
        </w:rPr>
        <w:t>דרש המזמין על ידי המתכנן ו/או על ידי מי מ</w:t>
      </w:r>
      <w:r w:rsidRPr="00D5041C">
        <w:rPr>
          <w:rFonts w:ascii="Times New Roman" w:eastAsia="Times New Roman" w:hAnsi="Times New Roman" w:cs="David" w:hint="cs"/>
          <w:color w:val="000000"/>
          <w:sz w:val="24"/>
          <w:szCs w:val="24"/>
          <w:rtl/>
          <w:lang w:eastAsia="he-IL"/>
        </w:rPr>
        <w:t>שלוחיו ו/או עובדיו</w:t>
      </w:r>
      <w:r w:rsidRPr="00D5041C">
        <w:rPr>
          <w:rFonts w:ascii="Times New Roman" w:eastAsia="Times New Roman" w:hAnsi="Times New Roman" w:cs="David"/>
          <w:color w:val="000000"/>
          <w:sz w:val="24"/>
          <w:szCs w:val="24"/>
          <w:rtl/>
          <w:lang w:eastAsia="he-IL"/>
        </w:rPr>
        <w:t xml:space="preserve"> ו/או</w:t>
      </w:r>
      <w:r w:rsidRPr="00D5041C">
        <w:rPr>
          <w:rFonts w:ascii="Times New Roman" w:eastAsia="Times New Roman" w:hAnsi="Times New Roman" w:cs="David" w:hint="cs"/>
          <w:color w:val="000000"/>
          <w:sz w:val="24"/>
          <w:szCs w:val="24"/>
          <w:rtl/>
          <w:lang w:eastAsia="he-IL"/>
        </w:rPr>
        <w:t xml:space="preserve"> אחר מטעמו ו/או</w:t>
      </w:r>
      <w:r w:rsidRPr="00D5041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D5041C">
        <w:rPr>
          <w:rFonts w:ascii="Times New Roman" w:eastAsia="Times New Roman" w:hAnsi="Times New Roman" w:cs="David" w:hint="cs"/>
          <w:color w:val="000000"/>
          <w:sz w:val="24"/>
          <w:szCs w:val="24"/>
          <w:rtl/>
          <w:lang w:eastAsia="he-IL"/>
        </w:rPr>
        <w:t xml:space="preserve"> ו/או פיצוי ו/או שיפוי</w:t>
      </w:r>
      <w:r w:rsidRPr="00D5041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ייחשב </w:t>
      </w:r>
      <w:r w:rsidRPr="00D5041C">
        <w:rPr>
          <w:rFonts w:ascii="Times New Roman" w:eastAsia="Times New Roman" w:hAnsi="Times New Roman" w:cs="David" w:hint="cs"/>
          <w:color w:val="000000"/>
          <w:sz w:val="24"/>
          <w:szCs w:val="24"/>
          <w:rtl/>
          <w:lang w:eastAsia="he-IL"/>
        </w:rPr>
        <w:t>כ</w:t>
      </w:r>
      <w:r w:rsidRPr="00D5041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EDCE9AE" w14:textId="77777777" w:rsid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color w:val="000000"/>
          <w:sz w:val="24"/>
          <w:szCs w:val="24"/>
          <w:rtl/>
          <w:lang w:eastAsia="he-IL"/>
        </w:rPr>
        <w:t>בשים לב לאמור לעיל, אם יקבע פורום מוסמך כלשהו</w:t>
      </w:r>
      <w:r w:rsidRPr="00D5041C">
        <w:rPr>
          <w:rFonts w:ascii="Times New Roman" w:eastAsia="Times New Roman" w:hAnsi="Times New Roman" w:cs="David" w:hint="cs"/>
          <w:color w:val="000000"/>
          <w:sz w:val="24"/>
          <w:szCs w:val="24"/>
          <w:rtl/>
          <w:lang w:eastAsia="he-IL"/>
        </w:rPr>
        <w:t>,</w:t>
      </w:r>
      <w:r w:rsidRPr="00D5041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D5041C">
        <w:rPr>
          <w:rFonts w:ascii="Times New Roman" w:eastAsia="Times New Roman" w:hAnsi="Times New Roman" w:cs="David" w:hint="cs"/>
          <w:color w:val="000000"/>
          <w:sz w:val="24"/>
          <w:szCs w:val="24"/>
          <w:rtl/>
          <w:lang w:eastAsia="he-IL"/>
        </w:rPr>
        <w:t xml:space="preserve"> ו/או מי משלוחיו ו/או אחר מטעמו</w:t>
      </w:r>
      <w:r w:rsidRPr="00D5041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D5041C">
        <w:rPr>
          <w:rFonts w:ascii="Times New Roman" w:eastAsia="Times New Roman" w:hAnsi="Times New Roman" w:cs="David" w:hint="cs"/>
          <w:color w:val="000000"/>
          <w:sz w:val="24"/>
          <w:szCs w:val="24"/>
          <w:rtl/>
          <w:lang w:eastAsia="he-IL"/>
        </w:rPr>
        <w:t>.</w:t>
      </w:r>
    </w:p>
    <w:p w14:paraId="7BFDAC92" w14:textId="77777777" w:rsidR="003235F8" w:rsidDel="00FD7C22" w:rsidRDefault="003235F8" w:rsidP="003235F8">
      <w:pPr>
        <w:widowControl w:val="0"/>
        <w:spacing w:before="0" w:beforeAutospacing="0" w:after="240" w:afterAutospacing="0" w:line="240" w:lineRule="auto"/>
        <w:jc w:val="both"/>
        <w:rPr>
          <w:del w:id="19" w:author="Meryl Etman" w:date="2020-08-30T09:54:00Z"/>
          <w:rFonts w:ascii="Times New Roman" w:eastAsia="Times New Roman" w:hAnsi="Times New Roman" w:cs="David"/>
          <w:sz w:val="20"/>
          <w:szCs w:val="24"/>
          <w:rtl/>
          <w:lang w:eastAsia="he-IL"/>
        </w:rPr>
      </w:pPr>
    </w:p>
    <w:p w14:paraId="4DD260B0" w14:textId="77777777" w:rsidR="003235F8" w:rsidRPr="00D5041C" w:rsidRDefault="003235F8" w:rsidP="003235F8">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AD41F53" w14:textId="77777777" w:rsidR="00D5041C" w:rsidRPr="00D5041C" w:rsidRDefault="00D5041C" w:rsidP="00D5041C">
      <w:pPr>
        <w:widowControl w:val="0"/>
        <w:numPr>
          <w:ilvl w:val="0"/>
          <w:numId w:val="1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הבאת החוזה לגמר או ביטולו</w:t>
      </w:r>
    </w:p>
    <w:p w14:paraId="56C26F6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lang w:eastAsia="he-IL"/>
        </w:rPr>
      </w:pPr>
    </w:p>
    <w:p w14:paraId="7C385107"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על אף האמור בכל מקום אחר בחוזה </w:t>
      </w:r>
      <w:r w:rsidRPr="00D5041C">
        <w:rPr>
          <w:rFonts w:ascii="Times New Roman" w:eastAsia="Times New Roman" w:hAnsi="Times New Roman" w:cs="David" w:hint="cs"/>
          <w:sz w:val="20"/>
          <w:szCs w:val="24"/>
          <w:rtl/>
          <w:lang w:eastAsia="he-IL"/>
        </w:rPr>
        <w:t xml:space="preserve">זה על נספחיו, </w:t>
      </w:r>
      <w:r w:rsidRPr="00D5041C">
        <w:rPr>
          <w:rFonts w:ascii="Times New Roman" w:eastAsia="Times New Roman" w:hAnsi="Times New Roman" w:cs="David"/>
          <w:sz w:val="20"/>
          <w:szCs w:val="24"/>
          <w:rtl/>
          <w:lang w:eastAsia="he-IL"/>
        </w:rPr>
        <w:t>רשאי המזמין,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D5041C">
        <w:rPr>
          <w:rFonts w:ascii="Times New Roman" w:eastAsia="Times New Roman" w:hAnsi="Times New Roman" w:cs="David" w:hint="cs"/>
          <w:sz w:val="20"/>
          <w:szCs w:val="24"/>
          <w:rtl/>
          <w:lang w:eastAsia="he-IL"/>
        </w:rPr>
        <w:t>-7</w:t>
      </w:r>
      <w:r w:rsidRPr="00D5041C">
        <w:rPr>
          <w:rFonts w:ascii="Times New Roman" w:eastAsia="Times New Roman" w:hAnsi="Times New Roman" w:cs="David"/>
          <w:sz w:val="20"/>
          <w:szCs w:val="24"/>
          <w:rtl/>
          <w:lang w:eastAsia="he-IL"/>
        </w:rPr>
        <w:t xml:space="preserve"> י</w:t>
      </w:r>
      <w:r w:rsidRPr="00D5041C">
        <w:rPr>
          <w:rFonts w:ascii="Times New Roman" w:eastAsia="Times New Roman" w:hAnsi="Times New Roman" w:cs="David" w:hint="cs"/>
          <w:sz w:val="20"/>
          <w:szCs w:val="24"/>
          <w:rtl/>
          <w:lang w:eastAsia="he-IL"/>
        </w:rPr>
        <w:t>מים</w:t>
      </w:r>
      <w:r w:rsidRPr="00D5041C">
        <w:rPr>
          <w:rFonts w:ascii="Times New Roman" w:eastAsia="Times New Roman" w:hAnsi="Times New Roman" w:cs="David"/>
          <w:sz w:val="20"/>
          <w:szCs w:val="24"/>
          <w:rtl/>
          <w:lang w:eastAsia="he-IL"/>
        </w:rPr>
        <w:t xml:space="preserve"> מיום משלוחה (להלן: "</w:t>
      </w:r>
      <w:r w:rsidRPr="00D5041C">
        <w:rPr>
          <w:rFonts w:ascii="Times New Roman" w:eastAsia="Times New Roman" w:hAnsi="Times New Roman" w:cs="David"/>
          <w:b/>
          <w:bCs/>
          <w:sz w:val="20"/>
          <w:szCs w:val="24"/>
          <w:rtl/>
          <w:lang w:eastAsia="he-IL"/>
        </w:rPr>
        <w:t>תאריך הפסקת השרות</w:t>
      </w:r>
      <w:r w:rsidRPr="00D5041C">
        <w:rPr>
          <w:rFonts w:ascii="Times New Roman" w:eastAsia="Times New Roman" w:hAnsi="Times New Roman" w:cs="David"/>
          <w:sz w:val="20"/>
          <w:szCs w:val="24"/>
          <w:rtl/>
          <w:lang w:eastAsia="he-IL"/>
        </w:rPr>
        <w:t>").</w:t>
      </w:r>
    </w:p>
    <w:p w14:paraId="1789637F" w14:textId="77777777" w:rsidR="00D5041C" w:rsidRPr="00D5041C" w:rsidRDefault="00D5041C" w:rsidP="00D5041C">
      <w:pPr>
        <w:widowControl w:val="0"/>
        <w:numPr>
          <w:ilvl w:val="2"/>
          <w:numId w:val="1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צע עד לתאריך הפסקת הש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 ו - ה'</w:t>
      </w:r>
      <w:r w:rsidRPr="00D5041C">
        <w:rPr>
          <w:rFonts w:ascii="Times New Roman" w:eastAsia="Times New Roman" w:hAnsi="Times New Roman" w:cs="David"/>
          <w:sz w:val="20"/>
          <w:szCs w:val="24"/>
          <w:rtl/>
          <w:lang w:eastAsia="he-IL"/>
        </w:rPr>
        <w:t>. במקרה שבוצע חלק של קטע ו/או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ישולם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כפי שיקבע המנהל.</w:t>
      </w:r>
    </w:p>
    <w:p w14:paraId="0CBAAC9F"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לטענה </w:t>
      </w:r>
      <w:r w:rsidRPr="00D5041C">
        <w:rPr>
          <w:rFonts w:ascii="Times New Roman" w:eastAsia="Times New Roman" w:hAnsi="Times New Roman" w:cs="David" w:hint="cs"/>
          <w:sz w:val="20"/>
          <w:szCs w:val="24"/>
          <w:rtl/>
          <w:lang w:eastAsia="he-IL"/>
        </w:rPr>
        <w:t>ו/או דרישה ו/או תלונה ו/</w:t>
      </w:r>
      <w:r w:rsidRPr="00D5041C">
        <w:rPr>
          <w:rFonts w:ascii="Times New Roman" w:eastAsia="Times New Roman" w:hAnsi="Times New Roman" w:cs="David"/>
          <w:sz w:val="20"/>
          <w:szCs w:val="24"/>
          <w:rtl/>
          <w:lang w:eastAsia="he-IL"/>
        </w:rPr>
        <w:t>או תביעה כלשהי, פרט לאמור בסעיף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והשכר שישולם לפי סעיף 12.1.2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707D0D0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תוך 12 חודש</w:t>
      </w:r>
      <w:r w:rsidRPr="00D5041C">
        <w:rPr>
          <w:rFonts w:ascii="Times New Roman" w:eastAsia="Times New Roman" w:hAnsi="Times New Roman" w:cs="David" w:hint="cs"/>
          <w:sz w:val="20"/>
          <w:szCs w:val="24"/>
          <w:rtl/>
          <w:lang w:eastAsia="he-IL"/>
        </w:rPr>
        <w:t>ים</w:t>
      </w:r>
      <w:r w:rsidRPr="00D5041C">
        <w:rPr>
          <w:rFonts w:ascii="Times New Roman" w:eastAsia="Times New Roman" w:hAnsi="Times New Roman" w:cs="David"/>
          <w:sz w:val="20"/>
          <w:szCs w:val="24"/>
          <w:rtl/>
          <w:lang w:eastAsia="he-IL"/>
        </w:rPr>
        <w:t xml:space="preserve"> מהבאת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כאמור</w:t>
      </w:r>
      <w:r w:rsidRPr="00D5041C">
        <w:rPr>
          <w:rFonts w:ascii="Times New Roman" w:eastAsia="Times New Roman" w:hAnsi="Times New Roman" w:cs="David" w:hint="cs"/>
          <w:sz w:val="20"/>
          <w:szCs w:val="24"/>
          <w:rtl/>
          <w:lang w:eastAsia="he-IL"/>
        </w:rPr>
        <w:t>, רשאי המזמין</w:t>
      </w:r>
      <w:r w:rsidRPr="00D5041C">
        <w:rPr>
          <w:rFonts w:ascii="Times New Roman" w:eastAsia="Times New Roman" w:hAnsi="Times New Roman" w:cs="David"/>
          <w:sz w:val="20"/>
          <w:szCs w:val="24"/>
          <w:rtl/>
          <w:lang w:eastAsia="he-IL"/>
        </w:rPr>
        <w:t xml:space="preserve"> לחדשו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במקרה 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לפי דרישת המזמין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לחדש את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תנאי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086A9BE5"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במקרה שחוזה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מצוות הדין)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המתכנן זכאי לתשלום כמוגדר בסעיף 12.3.2 להלן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ויחולו הסעיפים 12.1.3 ו- 12.1.4 לעיל.</w:t>
      </w:r>
    </w:p>
    <w:p w14:paraId="7CEB508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p>
    <w:p w14:paraId="6A7CDE39"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מזמין לפי סעיף 12.1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זכאי המזמין לבטל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לפי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קול דעתו הבלעדי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בלא צורך בהודעה מוקדמת</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בכל אחד מהמקרים הבאים:</w:t>
      </w:r>
    </w:p>
    <w:p w14:paraId="53661DBA"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ו/או לא קיים איזה מהוראות החוזה ולא ת</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קן </w:t>
      </w:r>
      <w:r w:rsidRPr="00D5041C">
        <w:rPr>
          <w:rFonts w:ascii="Times New Roman" w:eastAsia="Times New Roman" w:hAnsi="Times New Roman" w:cs="David" w:hint="cs"/>
          <w:sz w:val="20"/>
          <w:szCs w:val="24"/>
          <w:rtl/>
          <w:lang w:eastAsia="he-IL"/>
        </w:rPr>
        <w:t>את ה</w:t>
      </w:r>
      <w:r w:rsidRPr="00D5041C">
        <w:rPr>
          <w:rFonts w:ascii="Times New Roman" w:eastAsia="Times New Roman" w:hAnsi="Times New Roman" w:cs="David"/>
          <w:sz w:val="20"/>
          <w:szCs w:val="24"/>
          <w:rtl/>
          <w:lang w:eastAsia="he-IL"/>
        </w:rPr>
        <w:t>הפרה</w:t>
      </w:r>
      <w:r w:rsidRPr="00D5041C">
        <w:rPr>
          <w:rFonts w:ascii="Times New Roman" w:eastAsia="Times New Roman" w:hAnsi="Times New Roman" w:cs="David" w:hint="cs"/>
          <w:sz w:val="20"/>
          <w:szCs w:val="24"/>
          <w:rtl/>
          <w:lang w:eastAsia="he-IL"/>
        </w:rPr>
        <w:t xml:space="preserve"> כאמור,</w:t>
      </w:r>
      <w:r w:rsidRPr="00D5041C">
        <w:rPr>
          <w:rFonts w:ascii="Times New Roman" w:eastAsia="Times New Roman" w:hAnsi="Times New Roman" w:cs="David"/>
          <w:sz w:val="20"/>
          <w:szCs w:val="24"/>
          <w:rtl/>
          <w:lang w:eastAsia="he-IL"/>
        </w:rPr>
        <w:t xml:space="preserve"> לאחר שק</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בל התראה על כך מהמזמין בתוך הזמן הנקוב בהתראה.</w:t>
      </w:r>
    </w:p>
    <w:p w14:paraId="0F8F4D6D"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התרה במתכנן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שאין הוא מבצע את עבודתו בצורה המבטיחה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צועה התקין ו/או התקדמותה וסיומה לפי לוח הזמנים.</w:t>
      </w:r>
    </w:p>
    <w:p w14:paraId="079A14CF"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הפר את הוראת סעיף 7.5 לעיל.</w:t>
      </w:r>
    </w:p>
    <w:p w14:paraId="3D1D043E"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נבצר מהמתכנן או מהמנהל הראשי לקיים את ה</w:t>
      </w:r>
      <w:r w:rsidRPr="00D5041C">
        <w:rPr>
          <w:rFonts w:ascii="Times New Roman" w:eastAsia="Times New Roman" w:hAnsi="Times New Roman" w:cs="David" w:hint="cs"/>
          <w:sz w:val="20"/>
          <w:szCs w:val="24"/>
          <w:rtl/>
          <w:lang w:eastAsia="he-IL"/>
        </w:rPr>
        <w:t xml:space="preserve">וראות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לפעולה משפטית או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שירותי המתכנן או אם ארע אירוע דומה.</w:t>
      </w:r>
    </w:p>
    <w:p w14:paraId="1D389D76" w14:textId="77777777" w:rsidR="00D5041C" w:rsidRPr="00D5041C" w:rsidRDefault="00D5041C" w:rsidP="00D5041C">
      <w:pPr>
        <w:widowControl w:val="0"/>
        <w:numPr>
          <w:ilvl w:val="3"/>
          <w:numId w:val="1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חל שינוי בהחזקת המניות ו/או בהרכב המנהלים של המתכנן.</w:t>
      </w:r>
    </w:p>
    <w:p w14:paraId="1FFD70AA"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בוטל החוזה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צע עד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טול החוזה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לפי השיעור המפורט בנספחים </w:t>
      </w:r>
      <w:r w:rsidRPr="00D5041C">
        <w:rPr>
          <w:rFonts w:ascii="Times New Roman" w:eastAsia="Times New Roman" w:hAnsi="Times New Roman" w:cs="David"/>
          <w:bCs/>
          <w:sz w:val="20"/>
          <w:szCs w:val="24"/>
          <w:rtl/>
          <w:lang w:eastAsia="he-IL"/>
        </w:rPr>
        <w:t>ד'</w:t>
      </w:r>
      <w:r w:rsidRPr="00D5041C">
        <w:rPr>
          <w:rFonts w:ascii="Times New Roman" w:eastAsia="Times New Roman" w:hAnsi="Times New Roman" w:cs="David" w:hint="cs"/>
          <w:bCs/>
          <w:sz w:val="20"/>
          <w:szCs w:val="24"/>
          <w:rtl/>
          <w:lang w:eastAsia="he-IL"/>
        </w:rPr>
        <w:t xml:space="preserve"> </w:t>
      </w:r>
      <w:r w:rsidRPr="00D5041C">
        <w:rPr>
          <w:rFonts w:ascii="Times New Roman" w:eastAsia="Times New Roman" w:hAnsi="Times New Roman" w:cs="David"/>
          <w:bCs/>
          <w:sz w:val="20"/>
          <w:szCs w:val="24"/>
          <w:rtl/>
          <w:lang w:eastAsia="he-IL"/>
        </w:rPr>
        <w:t xml:space="preserve">ו -ה' </w:t>
      </w:r>
      <w:r w:rsidRPr="00D5041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D5041C">
        <w:rPr>
          <w:rFonts w:ascii="Times New Roman" w:eastAsia="Times New Roman" w:hAnsi="Times New Roman" w:cs="David"/>
          <w:bCs/>
          <w:sz w:val="20"/>
          <w:szCs w:val="24"/>
          <w:rtl/>
          <w:lang w:eastAsia="he-IL"/>
        </w:rPr>
        <w:t xml:space="preserve">ד' ו-ה' </w:t>
      </w:r>
      <w:r w:rsidRPr="00D5041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8D7F775"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הודעה בדבר הבאת החוזה לידי גמר כאמור בסעיף 12.3.1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לא תשמש עילה למתכנן לתביעת פיצויים כלשהם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לטענה</w:t>
      </w:r>
      <w:r w:rsidRPr="00D5041C">
        <w:rPr>
          <w:rFonts w:ascii="Times New Roman" w:eastAsia="Times New Roman" w:hAnsi="Times New Roman" w:cs="David" w:hint="cs"/>
          <w:sz w:val="20"/>
          <w:szCs w:val="24"/>
          <w:rtl/>
          <w:lang w:eastAsia="he-IL"/>
        </w:rPr>
        <w:t xml:space="preserve"> ו/או לדרישה ו/או לתלונה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ל</w:t>
      </w:r>
      <w:r w:rsidRPr="00D5041C">
        <w:rPr>
          <w:rFonts w:ascii="Times New Roman" w:eastAsia="Times New Roman" w:hAnsi="Times New Roman" w:cs="David"/>
          <w:sz w:val="20"/>
          <w:szCs w:val="24"/>
          <w:rtl/>
          <w:lang w:eastAsia="he-IL"/>
        </w:rPr>
        <w:t>תביעה כלשהי, פרט לאמור בסעיף 12.3.2 לעיל, והשכר שישולם לפי סעיף 12.3.2</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ובין מכוח עילה כלשהי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הדין.</w:t>
      </w:r>
    </w:p>
    <w:p w14:paraId="703D2B34"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 למתן השירותים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 זה או אם אירע אירוע דומה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סעיפים 12.3.2 ו - 12.3.3 לעיל.</w:t>
      </w:r>
    </w:p>
    <w:p w14:paraId="75AF52B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סעיפים 12.1, 12.2 ו-12.3 לעיל</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הסעיפים הנ"ל.</w:t>
      </w:r>
    </w:p>
    <w:p w14:paraId="620514D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בכל מקרה של הבאת חוזה</w:t>
      </w:r>
      <w:r w:rsidRPr="00D5041C">
        <w:rPr>
          <w:rFonts w:ascii="Times New Roman" w:eastAsia="Times New Roman" w:hAnsi="Times New Roman" w:cs="David" w:hint="cs"/>
          <w:sz w:val="20"/>
          <w:szCs w:val="24"/>
          <w:rtl/>
          <w:lang w:eastAsia="he-IL"/>
        </w:rPr>
        <w:t xml:space="preserve"> זה לידי</w:t>
      </w:r>
      <w:r w:rsidRPr="00D5041C">
        <w:rPr>
          <w:rFonts w:ascii="Times New Roman" w:eastAsia="Times New Roman" w:hAnsi="Times New Roman" w:cs="David"/>
          <w:sz w:val="20"/>
          <w:szCs w:val="24"/>
          <w:rtl/>
          <w:lang w:eastAsia="he-IL"/>
        </w:rPr>
        <w:t xml:space="preserve"> גמר או ביטולו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יהיה המזמין זכאי למסור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המשך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77FC63C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אימת שהמתכנן לא יקיים איזו מהתחייבויותיו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288C9892" w14:textId="77777777" w:rsidR="00D5041C" w:rsidRPr="003235F8" w:rsidRDefault="00D5041C" w:rsidP="003235F8">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34C5D369" w14:textId="77777777" w:rsidR="00D5041C" w:rsidRPr="00D5041C" w:rsidRDefault="00D5041C" w:rsidP="00D5041C">
      <w:pPr>
        <w:widowControl w:val="0"/>
        <w:numPr>
          <w:ilvl w:val="0"/>
          <w:numId w:val="1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העברת זכויות</w:t>
      </w:r>
    </w:p>
    <w:p w14:paraId="244C29B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אין המתכנן רשאי להסב לאחר את החוזה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כל חלק ממנו, וכן אין הוא רשאי להעביר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להסב לאחר כל זכות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חובה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אלא בהסכמת המזמין בכתב ומראש.</w:t>
      </w:r>
    </w:p>
    <w:p w14:paraId="18E9A27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אין המתכנן רשאי למסור לאחר את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שרותי המתכנן, כולם או מקצתם, אלא בהסכמת המזמין בכתב ומראש.</w:t>
      </w:r>
    </w:p>
    <w:p w14:paraId="560A2CD5"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ניתנה הסכמת המזמין לפי סעיפים 13.1 או 13.2 לעיל, הרי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אין בכך כדי לפטור את המתכנן מאחריותו והתחייבויותיו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 xml:space="preserve"> ומזכויות המזמין על פיו, והמתכנן </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ישא באחריות מלאה, כלפי המזמין וכלפי </w:t>
      </w:r>
      <w:r w:rsidRPr="00D5041C">
        <w:rPr>
          <w:rFonts w:ascii="Times New Roman" w:eastAsia="Times New Roman" w:hAnsi="Times New Roman" w:cs="David" w:hint="cs"/>
          <w:sz w:val="20"/>
          <w:szCs w:val="24"/>
          <w:rtl/>
          <w:lang w:eastAsia="he-IL"/>
        </w:rPr>
        <w:t xml:space="preserve">כל </w:t>
      </w:r>
      <w:r w:rsidRPr="00D5041C">
        <w:rPr>
          <w:rFonts w:ascii="Times New Roman" w:eastAsia="Times New Roman" w:hAnsi="Times New Roman" w:cs="David"/>
          <w:sz w:val="20"/>
          <w:szCs w:val="24"/>
          <w:rtl/>
          <w:lang w:eastAsia="he-IL"/>
        </w:rPr>
        <w:t xml:space="preserve">צד שלישי שהוא, גם לכל מעשה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באי כחם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עובדיהם</w:t>
      </w:r>
      <w:r w:rsidRPr="00D5041C">
        <w:rPr>
          <w:rFonts w:ascii="Times New Roman" w:eastAsia="Times New Roman" w:hAnsi="Times New Roman" w:cs="David" w:hint="cs"/>
          <w:sz w:val="20"/>
          <w:szCs w:val="24"/>
          <w:rtl/>
          <w:lang w:eastAsia="he-IL"/>
        </w:rPr>
        <w:t xml:space="preserve"> ו/או מי מטעמם</w:t>
      </w:r>
      <w:r w:rsidRPr="00D5041C">
        <w:rPr>
          <w:rFonts w:ascii="Times New Roman" w:eastAsia="Times New Roman" w:hAnsi="Times New Roman" w:cs="David"/>
          <w:sz w:val="20"/>
          <w:szCs w:val="24"/>
          <w:rtl/>
          <w:lang w:eastAsia="he-IL"/>
        </w:rPr>
        <w:t>, ואילו למזמין ישמרו כל זכויותיו כלפי המתכנן.</w:t>
      </w:r>
    </w:p>
    <w:p w14:paraId="5F66C86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המתכנן כמתחייב מהאמור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החוזה ויחולו הוראות סעיף 12.3.2 ו-12.3.3 לעיל.</w:t>
      </w:r>
    </w:p>
    <w:p w14:paraId="0523469B"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5584F59" w14:textId="77777777" w:rsidR="00D5041C" w:rsidRPr="00D5041C" w:rsidRDefault="00D5041C" w:rsidP="00D5041C">
      <w:pPr>
        <w:widowControl w:val="0"/>
        <w:numPr>
          <w:ilvl w:val="0"/>
          <w:numId w:val="1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D5041C">
        <w:rPr>
          <w:rFonts w:ascii="Times New Roman" w:eastAsia="Times New Roman" w:hAnsi="Times New Roman" w:cs="David"/>
          <w:bCs/>
          <w:sz w:val="20"/>
          <w:szCs w:val="24"/>
          <w:u w:val="single"/>
          <w:rtl/>
          <w:lang w:eastAsia="he-IL"/>
        </w:rPr>
        <w:t>סיום שרותי המתכנן</w:t>
      </w:r>
    </w:p>
    <w:p w14:paraId="17E8D52A"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יחושבו כבאים לסיום בכל אחד מהמקרים הבאים:</w:t>
      </w:r>
    </w:p>
    <w:p w14:paraId="5A4658D7"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הובא לידי </w:t>
      </w:r>
      <w:r w:rsidRPr="00D5041C">
        <w:rPr>
          <w:rFonts w:ascii="Times New Roman" w:eastAsia="Times New Roman" w:hAnsi="Times New Roman" w:cs="David" w:hint="cs"/>
          <w:sz w:val="20"/>
          <w:szCs w:val="24"/>
          <w:rtl/>
          <w:lang w:eastAsia="he-IL"/>
        </w:rPr>
        <w:t>גמר</w:t>
      </w:r>
      <w:r w:rsidRPr="00D5041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57CB0CDE"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עם מתן א</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שור בכתב ע"י המזמין למתכנן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הושלם מתן שרותי המתכנן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w:t>
      </w:r>
    </w:p>
    <w:p w14:paraId="23B9758B"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סודיות והמצאת מסמכים</w:t>
      </w:r>
    </w:p>
    <w:p w14:paraId="1CDF279F"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D5041C">
        <w:rPr>
          <w:rFonts w:ascii="Times New Roman" w:eastAsia="Times New Roman" w:hAnsi="Times New Roman" w:cs="David" w:hint="cs"/>
          <w:sz w:val="20"/>
          <w:szCs w:val="24"/>
          <w:rtl/>
          <w:lang w:eastAsia="he-IL"/>
        </w:rPr>
        <w:t>ו/או על ידי</w:t>
      </w:r>
      <w:r w:rsidRPr="00D5041C">
        <w:rPr>
          <w:rFonts w:ascii="Times New Roman" w:eastAsia="Times New Roman" w:hAnsi="Times New Roman" w:cs="David"/>
          <w:sz w:val="20"/>
          <w:szCs w:val="24"/>
          <w:rtl/>
          <w:lang w:eastAsia="he-IL"/>
        </w:rPr>
        <w:t xml:space="preserve"> מ</w:t>
      </w:r>
      <w:r w:rsidRPr="00D5041C">
        <w:rPr>
          <w:rFonts w:ascii="Times New Roman" w:eastAsia="Times New Roman" w:hAnsi="Times New Roman" w:cs="David" w:hint="cs"/>
          <w:sz w:val="20"/>
          <w:szCs w:val="24"/>
          <w:rtl/>
          <w:lang w:eastAsia="he-IL"/>
        </w:rPr>
        <w:t>י מ</w:t>
      </w:r>
      <w:r w:rsidRPr="00D5041C">
        <w:rPr>
          <w:rFonts w:ascii="Times New Roman" w:eastAsia="Times New Roman" w:hAnsi="Times New Roman" w:cs="David"/>
          <w:sz w:val="20"/>
          <w:szCs w:val="24"/>
          <w:rtl/>
          <w:lang w:eastAsia="he-IL"/>
        </w:rPr>
        <w:t xml:space="preserve">טעמו ובין שהוכנו על ידי המזמין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המנהל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w:t>
      </w:r>
      <w:r w:rsidRPr="00D5041C">
        <w:rPr>
          <w:rFonts w:ascii="Times New Roman" w:eastAsia="Times New Roman" w:hAnsi="Times New Roman" w:cs="David" w:hint="cs"/>
          <w:sz w:val="20"/>
          <w:szCs w:val="24"/>
          <w:rtl/>
          <w:lang w:eastAsia="he-IL"/>
        </w:rPr>
        <w:t xml:space="preserve">מי </w:t>
      </w:r>
      <w:r w:rsidRPr="00D5041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7FFB53C"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מבלי לגרוע מאחריותו </w:t>
      </w:r>
      <w:r w:rsidRPr="00D5041C">
        <w:rPr>
          <w:rFonts w:ascii="Times New Roman" w:eastAsia="Times New Roman" w:hAnsi="Times New Roman" w:cs="David" w:hint="cs"/>
          <w:sz w:val="20"/>
          <w:szCs w:val="24"/>
          <w:rtl/>
          <w:lang w:eastAsia="he-IL"/>
        </w:rPr>
        <w:t xml:space="preserve">של המתכנן </w:t>
      </w:r>
      <w:r w:rsidRPr="00D5041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יציית המתכנן לכל דרישה של המנהל בדבר נקיטת אמצעי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67D89AA8"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יחתים את עובדיו</w:t>
      </w:r>
      <w:r w:rsidRPr="00D5041C">
        <w:rPr>
          <w:rFonts w:ascii="Times New Roman" w:eastAsia="Times New Roman" w:hAnsi="Times New Roman" w:cs="David" w:hint="cs"/>
          <w:sz w:val="20"/>
          <w:szCs w:val="24"/>
          <w:rtl/>
          <w:lang w:eastAsia="he-IL"/>
        </w:rPr>
        <w:t xml:space="preserve"> ו/או שלוחיו ו/או אחר מטעמו</w:t>
      </w:r>
      <w:r w:rsidRPr="00D5041C">
        <w:rPr>
          <w:rFonts w:ascii="Times New Roman" w:eastAsia="Times New Roman" w:hAnsi="Times New Roman" w:cs="David"/>
          <w:sz w:val="20"/>
          <w:szCs w:val="24"/>
          <w:rtl/>
          <w:lang w:eastAsia="he-IL"/>
        </w:rPr>
        <w:t xml:space="preserve"> בקשר עם ביצוע הסכם זה</w:t>
      </w:r>
      <w:r w:rsidRPr="00D5041C">
        <w:rPr>
          <w:rFonts w:ascii="Times New Roman" w:eastAsia="Times New Roman" w:hAnsi="Times New Roman" w:cs="David" w:hint="cs"/>
          <w:sz w:val="20"/>
          <w:szCs w:val="24"/>
          <w:rtl/>
          <w:lang w:eastAsia="he-IL"/>
        </w:rPr>
        <w:t xml:space="preserve"> על נספחיו,</w:t>
      </w:r>
      <w:r w:rsidRPr="00D5041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D5041C">
        <w:rPr>
          <w:rFonts w:ascii="Times New Roman" w:eastAsia="Times New Roman" w:hAnsi="Times New Roman" w:cs="David"/>
          <w:bCs/>
          <w:sz w:val="20"/>
          <w:szCs w:val="24"/>
          <w:rtl/>
          <w:lang w:eastAsia="he-IL"/>
        </w:rPr>
        <w:t>ו'</w:t>
      </w:r>
      <w:r w:rsidRPr="00D5041C">
        <w:rPr>
          <w:rFonts w:ascii="Times New Roman" w:eastAsia="Times New Roman" w:hAnsi="Times New Roman" w:cs="David"/>
          <w:sz w:val="20"/>
          <w:szCs w:val="24"/>
          <w:rtl/>
          <w:lang w:eastAsia="he-IL"/>
        </w:rPr>
        <w:t>,.</w:t>
      </w:r>
    </w:p>
    <w:p w14:paraId="7BB21364"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לפי דרישת המזמין ועם סיום שרותי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D5041C">
        <w:rPr>
          <w:rFonts w:ascii="Times New Roman" w:eastAsia="Times New Roman" w:hAnsi="Times New Roman" w:cs="David" w:hint="cs"/>
          <w:sz w:val="20"/>
          <w:szCs w:val="24"/>
          <w:rtl/>
          <w:lang w:eastAsia="he-IL"/>
        </w:rPr>
        <w:t>.</w:t>
      </w:r>
    </w:p>
    <w:p w14:paraId="799EE6E6"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D5041C">
        <w:rPr>
          <w:rFonts w:ascii="Times New Roman" w:eastAsia="Times New Roman" w:hAnsi="Times New Roman" w:cs="David"/>
          <w:bCs/>
          <w:sz w:val="20"/>
          <w:szCs w:val="24"/>
          <w:u w:val="single"/>
          <w:rtl/>
          <w:lang w:eastAsia="he-IL"/>
        </w:rPr>
        <w:t>ויתור על זכויות מצד המתכנן</w:t>
      </w:r>
    </w:p>
    <w:p w14:paraId="600D0442"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השתמש המזמין כדין בסמכות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D5041C">
        <w:rPr>
          <w:rFonts w:ascii="Times New Roman" w:eastAsia="Times New Roman" w:hAnsi="Times New Roman" w:cs="David" w:hint="cs"/>
          <w:sz w:val="20"/>
          <w:szCs w:val="24"/>
          <w:rtl/>
          <w:lang w:eastAsia="he-IL"/>
        </w:rPr>
        <w:t>מתכנן כל טענה ו/או דרישה ו/או תלונה ו/או</w:t>
      </w:r>
      <w:r w:rsidRPr="00D5041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w:t>
      </w:r>
      <w:r w:rsidRPr="00D5041C">
        <w:rPr>
          <w:rFonts w:ascii="Times New Roman" w:eastAsia="Times New Roman" w:hAnsi="Times New Roman" w:cs="David" w:hint="cs"/>
          <w:sz w:val="20"/>
          <w:szCs w:val="24"/>
          <w:rtl/>
          <w:lang w:eastAsia="he-IL"/>
        </w:rPr>
        <w:t xml:space="preserve"> שיפוי ו/או</w:t>
      </w:r>
      <w:r w:rsidRPr="00D5041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פגיעה במוניטין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הפסד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לרבות הפסד רווח העלולים להיגרם לו עקב הביטול</w:t>
      </w:r>
      <w:r w:rsidRPr="00D5041C">
        <w:rPr>
          <w:rFonts w:ascii="Times New Roman" w:eastAsia="Times New Roman" w:hAnsi="Times New Roman" w:cs="David" w:hint="cs"/>
          <w:sz w:val="20"/>
          <w:szCs w:val="24"/>
          <w:rtl/>
          <w:lang w:eastAsia="he-IL"/>
        </w:rPr>
        <w:t xml:space="preserve"> או</w:t>
      </w:r>
      <w:r w:rsidRPr="00D5041C">
        <w:rPr>
          <w:rFonts w:ascii="Times New Roman" w:eastAsia="Times New Roman" w:hAnsi="Times New Roman" w:cs="David"/>
          <w:sz w:val="20"/>
          <w:szCs w:val="24"/>
          <w:rtl/>
          <w:lang w:eastAsia="he-IL"/>
        </w:rPr>
        <w:t xml:space="preserve"> ההפסקה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מכל סיבה אחרת.</w:t>
      </w:r>
    </w:p>
    <w:p w14:paraId="6E6937CF"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שביצע המתכנן על פי חוזה זה.</w:t>
      </w:r>
    </w:p>
    <w:p w14:paraId="558EE640" w14:textId="77777777" w:rsidR="00D5041C" w:rsidRPr="00D5041C" w:rsidRDefault="00D5041C" w:rsidP="00D5041C">
      <w:pPr>
        <w:widowControl w:val="0"/>
        <w:numPr>
          <w:ilvl w:val="1"/>
          <w:numId w:val="1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D5041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D5041C">
        <w:rPr>
          <w:rFonts w:ascii="Times New Roman" w:eastAsia="Times New Roman" w:hAnsi="Times New Roman" w:cs="David" w:hint="cs"/>
          <w:sz w:val="20"/>
          <w:szCs w:val="24"/>
          <w:rtl/>
          <w:lang w:eastAsia="he-IL"/>
        </w:rPr>
        <w:t xml:space="preserve">את </w:t>
      </w:r>
      <w:r w:rsidRPr="00D5041C">
        <w:rPr>
          <w:rFonts w:ascii="Times New Roman" w:eastAsia="Times New Roman" w:hAnsi="Times New Roman" w:cs="David"/>
          <w:sz w:val="20"/>
          <w:szCs w:val="24"/>
          <w:rtl/>
          <w:lang w:eastAsia="he-IL"/>
        </w:rPr>
        <w:t>המשך ביצוע 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רותי המתכנן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מסירתם לידי מתכנן אחר, והינו מתחייב</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6240E5F" w14:textId="77777777" w:rsidR="00D5041C" w:rsidRPr="00D5041C" w:rsidRDefault="00D5041C" w:rsidP="00D5041C">
      <w:pPr>
        <w:widowControl w:val="0"/>
        <w:numPr>
          <w:ilvl w:val="0"/>
          <w:numId w:val="1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D5041C">
        <w:rPr>
          <w:rFonts w:ascii="Times New Roman" w:eastAsia="Times New Roman" w:hAnsi="Times New Roman" w:cs="David"/>
          <w:bCs/>
          <w:sz w:val="20"/>
          <w:szCs w:val="24"/>
          <w:u w:val="single"/>
          <w:rtl/>
          <w:lang w:eastAsia="he-IL"/>
        </w:rPr>
        <w:t>שונות</w:t>
      </w:r>
    </w:p>
    <w:p w14:paraId="10484CA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המנהל הראשי במשרד המתכנן</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מתחייב לבצע את השירותים שעליו לבצע אישית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 חוזה</w:t>
      </w:r>
      <w:r w:rsidRPr="00D5041C">
        <w:rPr>
          <w:rFonts w:ascii="Times New Roman" w:eastAsia="Times New Roman" w:hAnsi="Times New Roman" w:cs="David" w:hint="cs"/>
          <w:sz w:val="20"/>
          <w:szCs w:val="24"/>
          <w:rtl/>
          <w:lang w:eastAsia="he-IL"/>
        </w:rPr>
        <w:t xml:space="preserve"> זה והינו</w:t>
      </w:r>
      <w:r w:rsidRPr="00D5041C">
        <w:rPr>
          <w:rFonts w:ascii="Times New Roman" w:eastAsia="Times New Roman" w:hAnsi="Times New Roman" w:cs="David"/>
          <w:sz w:val="20"/>
          <w:szCs w:val="24"/>
          <w:rtl/>
          <w:lang w:eastAsia="he-IL"/>
        </w:rPr>
        <w:t xml:space="preserve"> אחראי וערב כלפי המזמין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התחייבויות המתכנן לפי חוזה</w:t>
      </w:r>
      <w:r w:rsidRPr="00D5041C">
        <w:rPr>
          <w:rFonts w:ascii="Times New Roman" w:eastAsia="Times New Roman" w:hAnsi="Times New Roman" w:cs="David" w:hint="cs"/>
          <w:sz w:val="20"/>
          <w:szCs w:val="24"/>
          <w:rtl/>
          <w:lang w:eastAsia="he-IL"/>
        </w:rPr>
        <w:t xml:space="preserve"> זה על נספחיו</w:t>
      </w:r>
      <w:r w:rsidRPr="00D5041C">
        <w:rPr>
          <w:rFonts w:ascii="Times New Roman" w:eastAsia="Times New Roman" w:hAnsi="Times New Roman" w:cs="David"/>
          <w:sz w:val="20"/>
          <w:szCs w:val="24"/>
          <w:rtl/>
          <w:lang w:eastAsia="he-IL"/>
        </w:rPr>
        <w:t>.</w:t>
      </w:r>
    </w:p>
    <w:p w14:paraId="40B132A1"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צד אשר יפר או לא יקיים איזו מהתחייבויותיו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יהיה חייב לפצות את הצד המקיים על כל הנזקים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ההפסדים שיגרמו לו עקב כך</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וזאת מבלי לגרוע מזכות הצד המקיים לכל סעד ו</w:t>
      </w:r>
      <w:r w:rsidRPr="00D5041C">
        <w:rPr>
          <w:rFonts w:ascii="Times New Roman" w:eastAsia="Times New Roman" w:hAnsi="Times New Roman" w:cs="David" w:hint="cs"/>
          <w:sz w:val="20"/>
          <w:szCs w:val="24"/>
          <w:rtl/>
          <w:lang w:eastAsia="he-IL"/>
        </w:rPr>
        <w:t xml:space="preserve">/או </w:t>
      </w:r>
      <w:r w:rsidRPr="00D5041C">
        <w:rPr>
          <w:rFonts w:ascii="Times New Roman" w:eastAsia="Times New Roman" w:hAnsi="Times New Roman" w:cs="David"/>
          <w:sz w:val="20"/>
          <w:szCs w:val="24"/>
          <w:rtl/>
          <w:lang w:eastAsia="he-IL"/>
        </w:rPr>
        <w:t>תרופה אחרים ו/או נוספים.</w:t>
      </w:r>
    </w:p>
    <w:p w14:paraId="68F01869"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למניעת ספקות מוצהר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5DE570C0"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מצהיר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D5041C">
        <w:rPr>
          <w:rFonts w:ascii="Times New Roman" w:eastAsia="Times New Roman" w:hAnsi="Times New Roman" w:cs="David" w:hint="cs"/>
          <w:sz w:val="20"/>
          <w:szCs w:val="24"/>
          <w:rtl/>
          <w:lang w:eastAsia="he-IL"/>
        </w:rPr>
        <w:t>נבע</w:t>
      </w:r>
      <w:r w:rsidRPr="00D5041C">
        <w:rPr>
          <w:rFonts w:ascii="Times New Roman" w:eastAsia="Times New Roman" w:hAnsi="Times New Roman" w:cs="David"/>
          <w:sz w:val="20"/>
          <w:szCs w:val="24"/>
          <w:rtl/>
          <w:lang w:eastAsia="he-IL"/>
        </w:rPr>
        <w:t xml:space="preserve"> מאי עמידתו בהתחייבויותיו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 זה.</w:t>
      </w:r>
    </w:p>
    <w:p w14:paraId="4623523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415C100"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מוסכם במפורש</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צוע כל </w:t>
      </w:r>
      <w:r w:rsidRPr="00D5041C">
        <w:rPr>
          <w:rFonts w:ascii="Times New Roman" w:eastAsia="Times New Roman" w:hAnsi="Times New Roman" w:cs="David" w:hint="cs"/>
          <w:sz w:val="20"/>
          <w:szCs w:val="24"/>
          <w:rtl/>
          <w:lang w:eastAsia="he-IL"/>
        </w:rPr>
        <w:t>אחת</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אחת מהתחייבויות המזמין ע</w:t>
      </w:r>
      <w:r w:rsidRPr="00D5041C">
        <w:rPr>
          <w:rFonts w:ascii="Times New Roman" w:eastAsia="Times New Roman" w:hAnsi="Times New Roman" w:cs="David" w:hint="cs"/>
          <w:sz w:val="20"/>
          <w:szCs w:val="24"/>
          <w:rtl/>
          <w:lang w:eastAsia="he-IL"/>
        </w:rPr>
        <w:t>ל פ</w:t>
      </w:r>
      <w:r w:rsidRPr="00D5041C">
        <w:rPr>
          <w:rFonts w:ascii="Times New Roman" w:eastAsia="Times New Roman" w:hAnsi="Times New Roman" w:cs="David"/>
          <w:sz w:val="20"/>
          <w:szCs w:val="24"/>
          <w:rtl/>
          <w:lang w:eastAsia="he-IL"/>
        </w:rPr>
        <w:t>י</w:t>
      </w:r>
      <w:r w:rsidRPr="00D5041C">
        <w:rPr>
          <w:rFonts w:ascii="Times New Roman" w:eastAsia="Times New Roman" w:hAnsi="Times New Roman" w:cs="David" w:hint="cs"/>
          <w:sz w:val="20"/>
          <w:szCs w:val="24"/>
          <w:rtl/>
          <w:lang w:eastAsia="he-IL"/>
        </w:rPr>
        <w:t xml:space="preserve"> </w:t>
      </w:r>
      <w:r w:rsidRPr="00D5041C">
        <w:rPr>
          <w:rFonts w:ascii="Times New Roman" w:eastAsia="Times New Roman" w:hAnsi="Times New Roman" w:cs="David"/>
          <w:sz w:val="20"/>
          <w:szCs w:val="24"/>
          <w:rtl/>
          <w:lang w:eastAsia="he-IL"/>
        </w:rPr>
        <w:t>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מותנה בכך שהמתכנן יקיים תחילה את התחייבויותיו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עד לאותו מועד. המזמין זכאי, מבלי לפגוע </w:t>
      </w:r>
      <w:r w:rsidRPr="00D5041C">
        <w:rPr>
          <w:rFonts w:ascii="Times New Roman" w:eastAsia="Times New Roman" w:hAnsi="Times New Roman" w:cs="David" w:hint="cs"/>
          <w:sz w:val="20"/>
          <w:szCs w:val="24"/>
          <w:rtl/>
          <w:lang w:eastAsia="he-IL"/>
        </w:rPr>
        <w:t>מכלליות ה</w:t>
      </w:r>
      <w:r w:rsidRPr="00D5041C">
        <w:rPr>
          <w:rFonts w:ascii="Times New Roman" w:eastAsia="Times New Roman" w:hAnsi="Times New Roman" w:cs="David"/>
          <w:sz w:val="20"/>
          <w:szCs w:val="24"/>
          <w:rtl/>
          <w:lang w:eastAsia="he-IL"/>
        </w:rPr>
        <w:t>אמור בכל מקום אחר בחוזה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לעכב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התחי</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199FF9B"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שום התנהגות מצד</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של מי</w:t>
      </w:r>
      <w:r w:rsidRPr="00D5041C">
        <w:rPr>
          <w:rFonts w:ascii="Times New Roman" w:eastAsia="Times New Roman" w:hAnsi="Times New Roman" w:cs="David"/>
          <w:sz w:val="20"/>
          <w:szCs w:val="24"/>
          <w:rtl/>
          <w:lang w:eastAsia="he-IL"/>
        </w:rPr>
        <w:t xml:space="preserve"> מהצדדים לא תחשב כויתור על איזה מזכויותיו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ו/או</w:t>
      </w:r>
      <w:r w:rsidRPr="00D5041C">
        <w:rPr>
          <w:rFonts w:ascii="Times New Roman" w:eastAsia="Times New Roman" w:hAnsi="Times New Roman" w:cs="David"/>
          <w:sz w:val="20"/>
          <w:szCs w:val="24"/>
          <w:rtl/>
          <w:lang w:eastAsia="he-IL"/>
        </w:rPr>
        <w:t xml:space="preserve"> ע</w:t>
      </w:r>
      <w:r w:rsidRPr="00D5041C">
        <w:rPr>
          <w:rFonts w:ascii="Times New Roman" w:eastAsia="Times New Roman" w:hAnsi="Times New Roman" w:cs="David" w:hint="cs"/>
          <w:sz w:val="20"/>
          <w:szCs w:val="24"/>
          <w:rtl/>
          <w:lang w:eastAsia="he-IL"/>
        </w:rPr>
        <w:t>ל פי כל</w:t>
      </w:r>
      <w:r w:rsidRPr="00D5041C">
        <w:rPr>
          <w:rFonts w:ascii="Times New Roman" w:eastAsia="Times New Roman" w:hAnsi="Times New Roman" w:cs="David"/>
          <w:sz w:val="20"/>
          <w:szCs w:val="24"/>
          <w:rtl/>
          <w:lang w:eastAsia="he-IL"/>
        </w:rPr>
        <w:t xml:space="preserve"> דין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כויתור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כהסכמה מצדו לאיזה הפרה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אי קיום של תנאי מתנאי חוזה</w:t>
      </w:r>
      <w:r w:rsidRPr="00D5041C">
        <w:rPr>
          <w:rFonts w:ascii="Times New Roman" w:eastAsia="Times New Roman" w:hAnsi="Times New Roman" w:cs="David" w:hint="cs"/>
          <w:sz w:val="20"/>
          <w:szCs w:val="24"/>
          <w:rtl/>
          <w:lang w:eastAsia="he-IL"/>
        </w:rPr>
        <w:t xml:space="preserve"> זה ו/</w:t>
      </w:r>
      <w:r w:rsidRPr="00D5041C">
        <w:rPr>
          <w:rFonts w:ascii="Times New Roman" w:eastAsia="Times New Roman" w:hAnsi="Times New Roman" w:cs="David"/>
          <w:sz w:val="20"/>
          <w:szCs w:val="24"/>
          <w:rtl/>
          <w:lang w:eastAsia="he-IL"/>
        </w:rPr>
        <w:t xml:space="preserve"> או כנותנת דחייה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ארכה לב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צוע כל פעולה</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ש</w:t>
      </w:r>
      <w:r w:rsidRPr="00D5041C">
        <w:rPr>
          <w:rFonts w:ascii="Times New Roman" w:eastAsia="Times New Roman" w:hAnsi="Times New Roman" w:cs="David"/>
          <w:sz w:val="20"/>
          <w:szCs w:val="24"/>
          <w:rtl/>
          <w:lang w:eastAsia="he-IL"/>
        </w:rPr>
        <w:t>יש לעשותה ע</w:t>
      </w:r>
      <w:r w:rsidRPr="00D5041C">
        <w:rPr>
          <w:rFonts w:ascii="Times New Roman" w:eastAsia="Times New Roman" w:hAnsi="Times New Roman" w:cs="David" w:hint="cs"/>
          <w:sz w:val="20"/>
          <w:szCs w:val="24"/>
          <w:rtl/>
          <w:lang w:eastAsia="he-IL"/>
        </w:rPr>
        <w:t>ל פי</w:t>
      </w:r>
      <w:r w:rsidRPr="00D5041C">
        <w:rPr>
          <w:rFonts w:ascii="Times New Roman" w:eastAsia="Times New Roman" w:hAnsi="Times New Roman" w:cs="David"/>
          <w:sz w:val="20"/>
          <w:szCs w:val="24"/>
          <w:rtl/>
          <w:lang w:eastAsia="he-IL"/>
        </w:rPr>
        <w:t xml:space="preserve"> חוזה</w:t>
      </w:r>
      <w:r w:rsidRPr="00D5041C">
        <w:rPr>
          <w:rFonts w:ascii="Times New Roman" w:eastAsia="Times New Roman" w:hAnsi="Times New Roman" w:cs="David" w:hint="cs"/>
          <w:sz w:val="20"/>
          <w:szCs w:val="24"/>
          <w:rtl/>
          <w:lang w:eastAsia="he-IL"/>
        </w:rPr>
        <w:t xml:space="preserve"> זה</w:t>
      </w:r>
      <w:r w:rsidRPr="00D5041C">
        <w:rPr>
          <w:rFonts w:ascii="Times New Roman" w:eastAsia="Times New Roman" w:hAnsi="Times New Roman" w:cs="David"/>
          <w:sz w:val="20"/>
          <w:szCs w:val="24"/>
          <w:rtl/>
          <w:lang w:eastAsia="he-IL"/>
        </w:rPr>
        <w:t xml:space="preserve">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או כש</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נוי</w:t>
      </w:r>
      <w:r w:rsidRPr="00D5041C">
        <w:rPr>
          <w:rFonts w:ascii="Times New Roman" w:eastAsia="Times New Roman" w:hAnsi="Times New Roman" w:cs="David" w:hint="cs"/>
          <w:sz w:val="20"/>
          <w:szCs w:val="24"/>
          <w:rtl/>
          <w:lang w:eastAsia="he-IL"/>
        </w:rPr>
        <w:t xml:space="preserve"> ו/או</w:t>
      </w:r>
      <w:r w:rsidRPr="00D5041C">
        <w:rPr>
          <w:rFonts w:ascii="Times New Roman" w:eastAsia="Times New Roman" w:hAnsi="Times New Roman" w:cs="David"/>
          <w:sz w:val="20"/>
          <w:szCs w:val="24"/>
          <w:rtl/>
          <w:lang w:eastAsia="he-IL"/>
        </w:rPr>
        <w:t xml:space="preserve"> ב</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 xml:space="preserve">טול </w:t>
      </w:r>
      <w:r w:rsidRPr="00D5041C">
        <w:rPr>
          <w:rFonts w:ascii="Times New Roman" w:eastAsia="Times New Roman" w:hAnsi="Times New Roman" w:cs="David" w:hint="cs"/>
          <w:sz w:val="20"/>
          <w:szCs w:val="24"/>
          <w:rtl/>
          <w:lang w:eastAsia="he-IL"/>
        </w:rPr>
        <w:t>ו/</w:t>
      </w:r>
      <w:r w:rsidRPr="00D5041C">
        <w:rPr>
          <w:rFonts w:ascii="Times New Roman" w:eastAsia="Times New Roman" w:hAnsi="Times New Roman" w:cs="David"/>
          <w:sz w:val="20"/>
          <w:szCs w:val="24"/>
          <w:rtl/>
          <w:lang w:eastAsia="he-IL"/>
        </w:rPr>
        <w:t xml:space="preserve">או תוספת של תנאי </w:t>
      </w:r>
      <w:r w:rsidRPr="00D5041C">
        <w:rPr>
          <w:rFonts w:ascii="Times New Roman" w:eastAsia="Times New Roman" w:hAnsi="Times New Roman" w:cs="David" w:hint="cs"/>
          <w:sz w:val="20"/>
          <w:szCs w:val="24"/>
          <w:rtl/>
          <w:lang w:eastAsia="he-IL"/>
        </w:rPr>
        <w:t>כלשהו</w:t>
      </w:r>
      <w:r w:rsidRPr="00D5041C">
        <w:rPr>
          <w:rFonts w:ascii="Times New Roman" w:eastAsia="Times New Roman" w:hAnsi="Times New Roman" w:cs="David"/>
          <w:sz w:val="20"/>
          <w:szCs w:val="24"/>
          <w:rtl/>
          <w:lang w:eastAsia="he-IL"/>
        </w:rPr>
        <w:t>, אלא אם נעשו במפורש ובכתב.</w:t>
      </w:r>
    </w:p>
    <w:p w14:paraId="6BEFB8A5" w14:textId="77777777" w:rsidR="00D5041C" w:rsidRPr="00D5041C" w:rsidRDefault="00D5041C" w:rsidP="00D5041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מבלי לגרוע מכלליות האמור לעיל -</w:t>
      </w:r>
    </w:p>
    <w:p w14:paraId="668B7BE3"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101CADAD" w14:textId="77777777" w:rsidR="00D5041C" w:rsidRPr="00D5041C" w:rsidRDefault="00D5041C" w:rsidP="00D5041C">
      <w:pPr>
        <w:widowControl w:val="0"/>
        <w:numPr>
          <w:ilvl w:val="2"/>
          <w:numId w:val="1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D5041C">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תור כלשהו על זכויות וחובות לפי החוזה.</w:t>
      </w:r>
    </w:p>
    <w:p w14:paraId="373F8324" w14:textId="77777777" w:rsidR="00D5041C" w:rsidRPr="00D5041C" w:rsidRDefault="00D5041C" w:rsidP="00D5041C">
      <w:pPr>
        <w:widowControl w:val="0"/>
        <w:numPr>
          <w:ilvl w:val="1"/>
          <w:numId w:val="1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במידה והמתכנן כולל מספר גופים או יחידים</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A96C5E3"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בגין כל חיוב מחיובי המזמין </w:t>
      </w:r>
      <w:r w:rsidRPr="00D5041C">
        <w:rPr>
          <w:rFonts w:ascii="Times New Roman" w:eastAsia="Times New Roman" w:hAnsi="Times New Roman" w:cs="David" w:hint="cs"/>
          <w:sz w:val="24"/>
          <w:szCs w:val="24"/>
          <w:rtl/>
          <w:lang w:eastAsia="he-IL"/>
        </w:rPr>
        <w:t>על פי</w:t>
      </w:r>
      <w:r w:rsidRPr="00D5041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D5041C">
        <w:rPr>
          <w:rFonts w:ascii="Times New Roman" w:eastAsia="Times New Roman" w:hAnsi="Times New Roman" w:cs="David" w:hint="cs"/>
          <w:sz w:val="24"/>
          <w:szCs w:val="24"/>
          <w:rtl/>
          <w:lang w:eastAsia="he-IL"/>
        </w:rPr>
        <w:t>על פ</w:t>
      </w:r>
      <w:r w:rsidRPr="00D5041C">
        <w:rPr>
          <w:rFonts w:ascii="Times New Roman" w:eastAsia="Times New Roman" w:hAnsi="Times New Roman" w:cs="David"/>
          <w:sz w:val="24"/>
          <w:szCs w:val="24"/>
          <w:rtl/>
          <w:lang w:eastAsia="he-IL"/>
        </w:rPr>
        <w:t>י חוזה זה. וזאת מבלי לגרוע מהאמור להלן בסיפא לס"ק זה.</w:t>
      </w:r>
    </w:p>
    <w:p w14:paraId="253245B8" w14:textId="77777777" w:rsidR="00D5041C" w:rsidRPr="00D5041C" w:rsidRDefault="00D5041C" w:rsidP="00D5041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sz w:val="24"/>
          <w:szCs w:val="24"/>
          <w:rtl/>
          <w:lang w:eastAsia="he-IL"/>
        </w:rPr>
        <w:t>המתכנן מתחייב בזה</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כי כל דרישה</w:t>
      </w:r>
      <w:r w:rsidRPr="00D5041C">
        <w:rPr>
          <w:rFonts w:ascii="Times New Roman" w:eastAsia="Times New Roman" w:hAnsi="Times New Roman" w:cs="David" w:hint="cs"/>
          <w:sz w:val="24"/>
          <w:szCs w:val="24"/>
          <w:rtl/>
          <w:lang w:eastAsia="he-IL"/>
        </w:rPr>
        <w:t xml:space="preserve"> ו/או תלונה</w:t>
      </w:r>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 xml:space="preserve">ו/או </w:t>
      </w:r>
      <w:r w:rsidRPr="00D5041C">
        <w:rPr>
          <w:rFonts w:ascii="Times New Roman" w:eastAsia="Times New Roman" w:hAnsi="Times New Roman" w:cs="David"/>
          <w:sz w:val="24"/>
          <w:szCs w:val="24"/>
          <w:rtl/>
          <w:lang w:eastAsia="he-IL"/>
        </w:rPr>
        <w:t>טענה ו/או תביעה, ככל שתהיינה לו כנגד המזמין בגין חיובי המזמין ע</w:t>
      </w:r>
      <w:r w:rsidRPr="00D5041C">
        <w:rPr>
          <w:rFonts w:ascii="Times New Roman" w:eastAsia="Times New Roman" w:hAnsi="Times New Roman" w:cs="David" w:hint="cs"/>
          <w:sz w:val="24"/>
          <w:szCs w:val="24"/>
          <w:rtl/>
          <w:lang w:eastAsia="he-IL"/>
        </w:rPr>
        <w:t>ל פי</w:t>
      </w:r>
      <w:r w:rsidRPr="00D5041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אותו דין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יחול לגבי תביעה של מי מיחידי המזמין כנגד המתכנן</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קרי</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תביעה כאמור</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D5041C">
        <w:rPr>
          <w:rFonts w:ascii="Times New Roman" w:eastAsia="Times New Roman" w:hAnsi="Times New Roman" w:cs="David" w:hint="cs"/>
          <w:b/>
          <w:bCs/>
          <w:sz w:val="24"/>
          <w:szCs w:val="24"/>
          <w:rtl/>
          <w:lang w:eastAsia="he-IL"/>
        </w:rPr>
        <w:t>א</w:t>
      </w:r>
      <w:r w:rsidRPr="00D5041C">
        <w:rPr>
          <w:rFonts w:ascii="Times New Roman" w:eastAsia="Times New Roman" w:hAnsi="Times New Roman" w:cs="David" w:hint="cs"/>
          <w:sz w:val="24"/>
          <w:szCs w:val="24"/>
          <w:rtl/>
          <w:lang w:eastAsia="he-IL"/>
        </w:rPr>
        <w:t>'</w:t>
      </w:r>
      <w:r w:rsidRPr="00D5041C">
        <w:rPr>
          <w:rFonts w:ascii="Times New Roman" w:eastAsia="Times New Roman" w:hAnsi="Times New Roman" w:cs="David"/>
          <w:sz w:val="24"/>
          <w:szCs w:val="24"/>
          <w:rtl/>
          <w:lang w:eastAsia="he-IL"/>
        </w:rPr>
        <w:t>.</w:t>
      </w:r>
    </w:p>
    <w:p w14:paraId="14A97CC9"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524F5CC" w14:textId="77777777" w:rsidR="00D5041C" w:rsidRPr="00D5041C" w:rsidRDefault="00D5041C" w:rsidP="00D5041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מוסכם ומוצהר</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35F67797"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4B56A596" w14:textId="77777777" w:rsidR="00D5041C" w:rsidRPr="00D5041C" w:rsidRDefault="00D5041C" w:rsidP="00D5041C">
      <w:pPr>
        <w:widowControl w:val="0"/>
        <w:numPr>
          <w:ilvl w:val="1"/>
          <w:numId w:val="11"/>
        </w:numPr>
        <w:spacing w:before="0" w:beforeAutospacing="0" w:after="20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חוזה זה על נספחיו</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61B3B24" w14:textId="77777777" w:rsidR="00D5041C" w:rsidRPr="00D5041C" w:rsidRDefault="00D5041C" w:rsidP="00D5041C">
      <w:pPr>
        <w:widowControl w:val="0"/>
        <w:numPr>
          <w:ilvl w:val="1"/>
          <w:numId w:val="1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D5041C">
        <w:rPr>
          <w:rFonts w:ascii="Times New Roman" w:eastAsia="Times New Roman" w:hAnsi="Times New Roman" w:cs="David" w:hint="cs"/>
          <w:sz w:val="20"/>
          <w:szCs w:val="24"/>
          <w:rtl/>
          <w:lang w:eastAsia="he-IL"/>
        </w:rPr>
        <w:t>רשום</w:t>
      </w:r>
      <w:r w:rsidRPr="00D5041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D5041C">
        <w:rPr>
          <w:rFonts w:ascii="Times New Roman" w:eastAsia="Times New Roman" w:hAnsi="Times New Roman" w:cs="David" w:hint="cs"/>
          <w:sz w:val="20"/>
          <w:szCs w:val="24"/>
          <w:rtl/>
          <w:lang w:eastAsia="he-IL"/>
        </w:rPr>
        <w:t>,</w:t>
      </w:r>
      <w:r w:rsidRPr="00D5041C">
        <w:rPr>
          <w:rFonts w:ascii="Times New Roman" w:eastAsia="Times New Roman" w:hAnsi="Times New Roman" w:cs="David"/>
          <w:sz w:val="20"/>
          <w:szCs w:val="24"/>
          <w:rtl/>
          <w:lang w:eastAsia="he-IL"/>
        </w:rPr>
        <w:t xml:space="preserve"> תחשב היא כמתקבלת ביום משלוח או מסירתה כאמור.</w:t>
      </w:r>
    </w:p>
    <w:p w14:paraId="6DB8B123"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707C7B"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36462C3"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D2D91C8"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83E6F50" w14:textId="77777777" w:rsidR="007B54F0" w:rsidRPr="00B27B4C" w:rsidRDefault="007B54F0" w:rsidP="007B54F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E4118BF" w14:textId="361A5C61" w:rsidR="007B54F0" w:rsidRPr="00DE7868" w:rsidRDefault="007B54F0" w:rsidP="00FF5D1A">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5B68E65BF72D436F9D5BE80DC68E08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 w:author="Meryl Etman" w:date="2020-06-23T17:39:00Z">
            <w:r w:rsidR="00043C9A">
              <w:rPr>
                <w:rFonts w:ascii="Times New Roman" w:eastAsia="Times New Roman" w:hAnsi="Times New Roman" w:cs="David"/>
                <w:color w:val="00B0F0"/>
                <w:sz w:val="20"/>
                <w:szCs w:val="24"/>
                <w:u w:val="single"/>
                <w:rtl/>
                <w:lang w:eastAsia="he-IL"/>
              </w:rPr>
              <w:t>סלע נהרי מהנדסים יועצים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BBA07540F712486E8E12B661680B49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21" w:author="Meryl Etman" w:date="2020-06-23T17:45:00Z">
            <w:r w:rsidR="00FF5D1A">
              <w:rPr>
                <w:rFonts w:ascii="Times New Roman" w:eastAsia="Times New Roman" w:hAnsi="Times New Roman" w:cs="David" w:hint="cs"/>
                <w:color w:val="00B0F0"/>
                <w:sz w:val="20"/>
                <w:szCs w:val="24"/>
                <w:u w:val="single"/>
                <w:rtl/>
                <w:lang w:eastAsia="he-IL"/>
              </w:rPr>
              <w:t>גבעת שמואל החדשה בע"מ</w:t>
            </w:r>
          </w:ins>
        </w:sdtContent>
      </w:sdt>
    </w:p>
    <w:p w14:paraId="425F1235" w14:textId="77777777" w:rsidR="007B54F0" w:rsidRPr="00B27B4C" w:rsidRDefault="007B54F0" w:rsidP="007B54F0">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44A454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050C6A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E2CDC9"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18FD8A4A"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1AEEC82" w14:textId="77777777" w:rsidR="007B54F0"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EB416D6"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DDCE0E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AC59CE" w14:textId="77777777" w:rsidR="007B54F0" w:rsidRPr="00B27B4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7FDF88C" w14:textId="77777777" w:rsidR="007B54F0" w:rsidRDefault="007B54F0" w:rsidP="007B54F0">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0534DBFE" w14:textId="77777777" w:rsidR="007B54F0"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7E85D8A" w14:textId="77777777" w:rsidR="007B54F0" w:rsidRPr="00B27B4C" w:rsidRDefault="007B54F0" w:rsidP="007B54F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8594EC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530D5E1"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89F68D" w14:textId="66C3C981" w:rsidR="007B54F0" w:rsidRPr="00B27B4C" w:rsidRDefault="007B54F0" w:rsidP="00FF5D1A">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 xml:space="preserve">פרויקט לבניית </w:t>
      </w:r>
      <w:ins w:id="22" w:author="Meryl Etman" w:date="2020-07-13T10:13:00Z">
        <w:r w:rsidR="00195FFC">
          <w:rPr>
            <w:rFonts w:ascii="Times New Roman" w:eastAsia="Times New Roman" w:hAnsi="Times New Roman" w:cs="David" w:hint="cs"/>
            <w:sz w:val="24"/>
            <w:szCs w:val="24"/>
            <w:rtl/>
            <w:lang w:eastAsia="he-IL"/>
          </w:rPr>
          <w:t xml:space="preserve">287 </w:t>
        </w:r>
      </w:ins>
      <w:r w:rsidRPr="00B27B4C">
        <w:rPr>
          <w:rFonts w:ascii="Times New Roman" w:eastAsia="Times New Roman" w:hAnsi="Times New Roman" w:cs="David" w:hint="cs"/>
          <w:sz w:val="24"/>
          <w:szCs w:val="24"/>
          <w:rtl/>
          <w:lang w:eastAsia="he-IL"/>
        </w:rPr>
        <w:t>יחידות דיור, שטחי מסחר ומשרדים, חניונים ועבודות פיתוח ב</w:t>
      </w:r>
      <w:customXmlDelRangeStart w:id="23" w:author="Meryl Etman" w:date="2020-06-23T17:45:00Z"/>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EC962128234030B2A6BC68637CCF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customXmlDelRangeEnd w:id="23"/>
          <w:customXmlDelRangeStart w:id="24" w:author="Meryl Etman" w:date="2020-06-23T17:45:00Z"/>
        </w:sdtContent>
      </w:sdt>
      <w:customXmlDelRangeEnd w:id="24"/>
      <w:del w:id="25" w:author="Meryl Etman" w:date="2020-06-23T17:45:00Z">
        <w:r w:rsidRPr="00E95AE9" w:rsidDel="00FF5D1A">
          <w:rPr>
            <w:rFonts w:ascii="Times New Roman" w:eastAsia="Times New Roman" w:hAnsi="Times New Roman" w:cs="David" w:hint="cs"/>
            <w:color w:val="00B0F0"/>
            <w:sz w:val="24"/>
            <w:szCs w:val="24"/>
            <w:rtl/>
            <w:lang w:eastAsia="he-IL"/>
          </w:rPr>
          <w:delText xml:space="preserve"> - </w:delText>
        </w:r>
      </w:del>
      <w:customXmlDelRangeStart w:id="26" w:author="Meryl Etman" w:date="2020-06-23T17:45:00Z"/>
      <w:sdt>
        <w:sdtPr>
          <w:rPr>
            <w:rFonts w:ascii="Times New Roman" w:eastAsia="Times New Roman" w:hAnsi="Times New Roman" w:cs="David" w:hint="cs"/>
            <w:color w:val="00B0F0"/>
            <w:sz w:val="24"/>
            <w:szCs w:val="24"/>
            <w:rtl/>
          </w:rPr>
          <w:alias w:val="שם אתר"/>
          <w:tag w:val="cntSite"/>
          <w:id w:val="-1682512962"/>
          <w:placeholder>
            <w:docPart w:val="9F6A738F28EB498B98EDCC1534647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6"/>
          <w:customXmlDelRangeStart w:id="27" w:author="Meryl Etman" w:date="2020-06-23T17:45:00Z"/>
        </w:sdtContent>
      </w:sdt>
      <w:customXmlDelRangeEnd w:id="27"/>
      <w:del w:id="28" w:author="Meryl Etman" w:date="2020-06-23T17:45:00Z">
        <w:r w:rsidRPr="00E95AE9" w:rsidDel="00FF5D1A">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הפרויקט"/>
          <w:tag w:val="cntProjectName"/>
          <w:id w:val="-1647974920"/>
          <w:placeholder>
            <w:docPart w:val="59074C93D53E40388754F7D5C48F1C4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9" w:author="Meryl Etman" w:date="2020-06-23T17:35:00Z">
            <w:r w:rsidR="00043C9A">
              <w:rPr>
                <w:rFonts w:ascii="Times New Roman" w:eastAsia="Times New Roman" w:hAnsi="Times New Roman" w:cs="David" w:hint="cs"/>
                <w:color w:val="00B0F0"/>
                <w:sz w:val="24"/>
                <w:szCs w:val="24"/>
                <w:rtl/>
              </w:rPr>
              <w:t>סביוני גבעת שמואל</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0C4429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3B3349" w14:textId="2A2A357A"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4E5A61218BF648E0A1C1A6031086B6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30" w:author="Meryl Etman" w:date="2020-06-23T17:43:00Z">
            <w:r w:rsidR="00043C9A">
              <w:rPr>
                <w:rFonts w:ascii="Times New Roman" w:eastAsia="Times New Roman" w:hAnsi="Times New Roman" w:cs="David" w:hint="cs"/>
                <w:color w:val="008000"/>
                <w:sz w:val="24"/>
                <w:szCs w:val="24"/>
                <w:rtl/>
              </w:rPr>
              <w:t>427-0218768</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549EC076CFB2410A95D248BC39C169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31" w:author="Meryl Etman" w:date="2020-06-23T17:46:00Z">
            <w:r w:rsidR="00FF5D1A">
              <w:rPr>
                <w:rFonts w:ascii="Times New Roman" w:eastAsia="Times New Roman" w:hAnsi="Times New Roman" w:cs="David" w:hint="cs"/>
                <w:sz w:val="24"/>
                <w:szCs w:val="24"/>
                <w:rtl/>
                <w:lang w:eastAsia="he-IL"/>
              </w:rPr>
              <w:t>גוש 6191, מגרשים 1001, 1004, 1005</w:t>
            </w:r>
          </w:ins>
        </w:sdtContent>
      </w:sdt>
      <w:r w:rsidRPr="00B27B4C">
        <w:rPr>
          <w:rFonts w:ascii="Times New Roman" w:eastAsia="Times New Roman" w:hAnsi="Times New Roman" w:cs="David" w:hint="cs"/>
          <w:sz w:val="24"/>
          <w:szCs w:val="24"/>
          <w:rtl/>
          <w:lang w:eastAsia="he-IL"/>
        </w:rPr>
        <w:t>.</w:t>
      </w:r>
    </w:p>
    <w:p w14:paraId="3E2B333D"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A597C16" w14:textId="77777777" w:rsidR="007B54F0" w:rsidRPr="00B27B4C" w:rsidRDefault="007B54F0" w:rsidP="007B54F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5FA120F" w14:textId="72C3D715" w:rsidR="007B54F0" w:rsidRPr="00B27B4C" w:rsidRDefault="007B54F0" w:rsidP="007B54F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5E97B1817B4415919AA9527C26DE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2" w:author="Meryl Etman" w:date="2020-06-23T17:35:00Z">
            <w:r w:rsidR="00043C9A">
              <w:rPr>
                <w:rFonts w:ascii="Times New Roman" w:eastAsia="Times New Roman" w:hAnsi="Times New Roman" w:cs="David" w:hint="cs"/>
                <w:color w:val="008000"/>
                <w:sz w:val="24"/>
                <w:szCs w:val="24"/>
                <w:rtl/>
              </w:rPr>
              <w:t>גבעת שמואל</w:t>
            </w:r>
          </w:ins>
        </w:sdtContent>
      </w:sdt>
      <w:r w:rsidRPr="00B27B4C">
        <w:rPr>
          <w:rFonts w:ascii="Times New Roman" w:eastAsia="Times New Roman" w:hAnsi="Times New Roman" w:cs="David" w:hint="cs"/>
          <w:color w:val="008000"/>
          <w:sz w:val="24"/>
          <w:szCs w:val="24"/>
          <w:rtl/>
        </w:rPr>
        <w:t>.</w:t>
      </w:r>
    </w:p>
    <w:p w14:paraId="1593C0E3"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color w:val="FF0000"/>
          <w:sz w:val="24"/>
          <w:szCs w:val="24"/>
          <w:rtl/>
        </w:rPr>
      </w:pPr>
    </w:p>
    <w:p w14:paraId="605B8C9F" w14:textId="77777777" w:rsidR="007B54F0" w:rsidRPr="00B27B4C" w:rsidRDefault="007B54F0" w:rsidP="007B54F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32E868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EBCFEC" w14:textId="7C2E5573"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AE45B1BA4C04264B08E75810D6113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33" w:author="Meryl Etman" w:date="2020-06-23T17:43:00Z">
            <w:r w:rsidR="00043C9A">
              <w:rPr>
                <w:rFonts w:ascii="Times New Roman" w:eastAsia="Times New Roman" w:hAnsi="Times New Roman" w:cs="David" w:hint="cs"/>
                <w:sz w:val="24"/>
                <w:szCs w:val="24"/>
                <w:rtl/>
                <w:lang w:eastAsia="he-IL"/>
              </w:rPr>
              <w:t>מרול אטמן</w:t>
            </w:r>
          </w:ins>
        </w:sdtContent>
      </w:sdt>
    </w:p>
    <w:p w14:paraId="63945345"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C4B634B" w14:textId="77777777" w:rsidR="007B54F0" w:rsidRPr="00B27B4C" w:rsidRDefault="007B54F0" w:rsidP="007E40B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7E40BD" w:rsidRPr="007E40BD">
        <w:rPr>
          <w:rFonts w:ascii="Times New Roman" w:eastAsia="Times New Roman" w:hAnsi="Times New Roman" w:cs="David"/>
          <w:sz w:val="24"/>
          <w:szCs w:val="24"/>
          <w:rtl/>
          <w:lang w:eastAsia="he-IL"/>
        </w:rPr>
        <w:t xml:space="preserve">התכנון יתבצע במודל תלת מימד ע"י תוכנת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במתודולוגיית </w:t>
      </w:r>
      <w:r w:rsidR="007E40BD" w:rsidRPr="007E40BD">
        <w:rPr>
          <w:rFonts w:ascii="Times New Roman" w:eastAsia="Times New Roman" w:hAnsi="Times New Roman" w:cs="David"/>
          <w:sz w:val="24"/>
          <w:szCs w:val="24"/>
          <w:lang w:eastAsia="he-IL"/>
        </w:rPr>
        <w:t>BIM</w:t>
      </w:r>
      <w:r w:rsidR="007E40BD" w:rsidRPr="007E40BD">
        <w:rPr>
          <w:rFonts w:ascii="Times New Roman" w:eastAsia="Times New Roman" w:hAnsi="Times New Roman" w:cs="David"/>
          <w:sz w:val="24"/>
          <w:szCs w:val="24"/>
          <w:rtl/>
          <w:lang w:eastAsia="he-IL"/>
        </w:rPr>
        <w:t>, בענן –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שם ישמרו כל קבצי ה </w:t>
      </w:r>
      <w:r w:rsidR="007E40BD" w:rsidRPr="007E40BD">
        <w:rPr>
          <w:rFonts w:ascii="Times New Roman" w:eastAsia="Times New Roman" w:hAnsi="Times New Roman" w:cs="David"/>
          <w:sz w:val="24"/>
          <w:szCs w:val="24"/>
          <w:lang w:eastAsia="he-IL"/>
        </w:rPr>
        <w:t>REVIT</w:t>
      </w:r>
      <w:r w:rsidR="007E40BD" w:rsidRPr="007E40B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7E40BD" w:rsidRPr="007E40BD">
        <w:rPr>
          <w:rFonts w:ascii="Times New Roman" w:eastAsia="Times New Roman" w:hAnsi="Times New Roman" w:cs="David"/>
          <w:sz w:val="24"/>
          <w:szCs w:val="24"/>
          <w:lang w:eastAsia="he-IL"/>
        </w:rPr>
        <w:t>BIM360</w:t>
      </w:r>
      <w:r w:rsidR="007E40BD" w:rsidRPr="007E40BD">
        <w:rPr>
          <w:rFonts w:ascii="Times New Roman" w:eastAsia="Times New Roman" w:hAnsi="Times New Roman" w:cs="David"/>
          <w:sz w:val="24"/>
          <w:szCs w:val="24"/>
          <w:rtl/>
          <w:lang w:eastAsia="he-IL"/>
        </w:rPr>
        <w:t xml:space="preserve">". העבודה במודל תהיה כפופה להוראות מנהל המודל ולמסמך ה </w:t>
      </w:r>
      <w:r w:rsidR="007E40BD" w:rsidRPr="007E40BD">
        <w:rPr>
          <w:rFonts w:ascii="Times New Roman" w:eastAsia="Times New Roman" w:hAnsi="Times New Roman" w:cs="David"/>
          <w:sz w:val="24"/>
          <w:szCs w:val="24"/>
          <w:lang w:eastAsia="he-IL"/>
        </w:rPr>
        <w:t>BEP</w:t>
      </w:r>
      <w:r w:rsidR="007E40BD" w:rsidRPr="007E40BD">
        <w:rPr>
          <w:rFonts w:ascii="Times New Roman" w:eastAsia="Times New Roman" w:hAnsi="Times New Roman" w:cs="David"/>
          <w:sz w:val="24"/>
          <w:szCs w:val="24"/>
          <w:rtl/>
          <w:lang w:eastAsia="he-IL"/>
        </w:rPr>
        <w:t xml:space="preserve"> שיופץ בהמשך ע"י מנהל המודל. שמירה, הדפסת תכניות וקבצים (</w:t>
      </w:r>
      <w:r w:rsidR="007E40BD" w:rsidRPr="007E40BD">
        <w:rPr>
          <w:rFonts w:ascii="Times New Roman" w:eastAsia="Times New Roman" w:hAnsi="Times New Roman" w:cs="David"/>
          <w:sz w:val="24"/>
          <w:szCs w:val="24"/>
          <w:lang w:eastAsia="he-IL"/>
        </w:rPr>
        <w:t>PLT/PDF/DWG</w:t>
      </w:r>
      <w:r w:rsidR="007E40BD" w:rsidRPr="007E40B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7E40BD" w:rsidRPr="007E40BD">
        <w:rPr>
          <w:rFonts w:ascii="Times New Roman" w:eastAsia="Times New Roman" w:hAnsi="Times New Roman" w:cs="David"/>
          <w:sz w:val="24"/>
          <w:szCs w:val="24"/>
          <w:lang w:eastAsia="he-IL"/>
        </w:rPr>
        <w:t>view</w:t>
      </w:r>
      <w:r w:rsidR="007E40BD" w:rsidRPr="007E40B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32D1D4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74C9B968"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9DAD1F3" w14:textId="7A35A9DE"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1C98DFE8A4145D680B8A5703411C0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4" w:author="Meryl Etman" w:date="2020-06-23T17:43:00Z">
            <w:r w:rsidR="00043C9A">
              <w:rPr>
                <w:rFonts w:ascii="Times New Roman" w:eastAsia="Times New Roman" w:hAnsi="Times New Roman" w:cs="David"/>
                <w:color w:val="008000"/>
                <w:sz w:val="24"/>
                <w:szCs w:val="24"/>
                <w:rtl/>
                <w:lang w:eastAsia="he-IL"/>
              </w:rPr>
              <w:t>שי נהרי</w:t>
            </w:r>
          </w:ins>
        </w:sdtContent>
      </w:sdt>
    </w:p>
    <w:p w14:paraId="5AB56245" w14:textId="77777777" w:rsidR="007B54F0" w:rsidRPr="00B27B4C" w:rsidRDefault="007B54F0" w:rsidP="007B54F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459AC62360D34F09825B5C5AC32BC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7B87C8CE"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2F7B94" w14:textId="567270F6"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DFFCEF9AE7740CD8694B98161CD67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5" w:author="Meryl Etman" w:date="2020-06-23T17:43:00Z">
            <w:r w:rsidR="00043C9A">
              <w:rPr>
                <w:rFonts w:ascii="Times New Roman" w:eastAsia="Times New Roman" w:hAnsi="Times New Roman" w:cs="David"/>
                <w:color w:val="008000"/>
                <w:sz w:val="24"/>
                <w:szCs w:val="24"/>
                <w:rtl/>
                <w:lang w:eastAsia="he-IL"/>
              </w:rPr>
              <w:t>שי נהרי</w:t>
            </w:r>
          </w:ins>
        </w:sdtContent>
      </w:sdt>
    </w:p>
    <w:p w14:paraId="6FA4903D"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3E6C33"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0C993B4" w14:textId="77777777" w:rsidR="007B54F0" w:rsidRPr="00B27B4C" w:rsidRDefault="007B54F0" w:rsidP="007B54F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343C8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4F03D719"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615FA6CF"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D8F2D0A"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8BFAA4D" w14:textId="77777777" w:rsidR="007B54F0" w:rsidRPr="00B27B4C" w:rsidRDefault="007B54F0" w:rsidP="007B54F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1BF54BBA" w14:textId="77777777" w:rsidR="007B54F0" w:rsidRPr="00B27B4C" w:rsidRDefault="007B54F0" w:rsidP="007B54F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C66ECCC"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7B54F0" w14:paraId="419087B7" w14:textId="77777777" w:rsidTr="007B54F0">
        <w:tc>
          <w:tcPr>
            <w:tcW w:w="3366" w:type="dxa"/>
          </w:tcPr>
          <w:p w14:paraId="039719DE" w14:textId="0748C6C4" w:rsidR="007B54F0" w:rsidRDefault="007E1E0B"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7A5AF8DA36E44E3A9AF7695ECA1397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6" w:author="Meryl Etman" w:date="2020-06-23T17:47:00Z">
                  <w:r w:rsidR="00FF5D1A">
                    <w:rPr>
                      <w:rFonts w:ascii="Times New Roman" w:eastAsia="Times New Roman" w:hAnsi="Times New Roman" w:cs="David" w:hint="cs"/>
                      <w:color w:val="008000"/>
                      <w:sz w:val="24"/>
                      <w:szCs w:val="24"/>
                      <w:rtl/>
                      <w:lang w:eastAsia="he-IL"/>
                    </w:rPr>
                    <w:t>100%</w:t>
                  </w:r>
                </w:ins>
              </w:sdtContent>
            </w:sdt>
          </w:p>
          <w:p w14:paraId="56C7FF43"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1988E39" w14:textId="77777777" w:rsidR="007B54F0" w:rsidRDefault="007B54F0" w:rsidP="007B54F0">
            <w:pPr>
              <w:widowControl w:val="0"/>
              <w:spacing w:before="0" w:beforeAutospacing="0" w:after="0" w:afterAutospacing="0" w:line="240" w:lineRule="auto"/>
              <w:ind w:left="720"/>
              <w:outlineLvl w:val="2"/>
            </w:pPr>
          </w:p>
          <w:p w14:paraId="6494F539" w14:textId="77777777" w:rsidR="007B54F0" w:rsidRDefault="007B54F0" w:rsidP="007B54F0">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60B3428F" w14:textId="77777777" w:rsidR="007B54F0" w:rsidRDefault="007B54F0" w:rsidP="007B54F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80D41F0" w14:textId="77777777" w:rsidR="00D5041C" w:rsidRPr="00D5041C" w:rsidRDefault="007B54F0" w:rsidP="007B54F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color w:val="008000"/>
          <w:sz w:val="24"/>
          <w:szCs w:val="24"/>
          <w:u w:val="single"/>
          <w:rtl/>
          <w:lang w:eastAsia="he-IL"/>
        </w:rPr>
        <w:br w:type="page"/>
      </w:r>
      <w:r w:rsidR="00D5041C" w:rsidRPr="00D5041C">
        <w:rPr>
          <w:rFonts w:ascii="Times New Roman" w:eastAsia="Times New Roman" w:hAnsi="Times New Roman" w:cs="David"/>
          <w:b/>
          <w:bCs/>
          <w:sz w:val="24"/>
          <w:szCs w:val="24"/>
          <w:u w:val="single"/>
          <w:rtl/>
          <w:lang w:eastAsia="he-IL"/>
        </w:rPr>
        <w:t xml:space="preserve">נספח </w:t>
      </w:r>
      <w:r>
        <w:rPr>
          <w:rFonts w:ascii="Times New Roman" w:eastAsia="Times New Roman" w:hAnsi="Times New Roman" w:cs="David" w:hint="cs"/>
          <w:b/>
          <w:bCs/>
          <w:sz w:val="24"/>
          <w:szCs w:val="24"/>
          <w:u w:val="single"/>
          <w:rtl/>
          <w:lang w:eastAsia="he-IL"/>
        </w:rPr>
        <w:t>"</w:t>
      </w:r>
      <w:r w:rsidR="00D5041C" w:rsidRPr="00D5041C">
        <w:rPr>
          <w:rFonts w:ascii="Times New Roman" w:eastAsia="Times New Roman" w:hAnsi="Times New Roman" w:cs="David"/>
          <w:b/>
          <w:bCs/>
          <w:sz w:val="24"/>
          <w:szCs w:val="24"/>
          <w:u w:val="single"/>
          <w:rtl/>
          <w:lang w:eastAsia="he-IL"/>
        </w:rPr>
        <w:t>ב'</w:t>
      </w:r>
      <w:r>
        <w:rPr>
          <w:rFonts w:ascii="Times New Roman" w:eastAsia="Times New Roman" w:hAnsi="Times New Roman" w:cs="David" w:hint="cs"/>
          <w:b/>
          <w:bCs/>
          <w:sz w:val="24"/>
          <w:szCs w:val="24"/>
          <w:u w:val="single"/>
          <w:rtl/>
          <w:lang w:eastAsia="he-IL"/>
        </w:rPr>
        <w:t>'</w:t>
      </w:r>
    </w:p>
    <w:p w14:paraId="0FA773CD"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122A42" w14:textId="77777777" w:rsidR="00D5041C" w:rsidRPr="00D5041C" w:rsidRDefault="00D5041C" w:rsidP="00D5041C">
      <w:pPr>
        <w:widowControl w:val="0"/>
        <w:bidi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rtl/>
          <w:lang w:eastAsia="he-IL"/>
        </w:rPr>
        <w:t xml:space="preserve">              </w:t>
      </w:r>
      <w:r w:rsidRPr="00D5041C">
        <w:rPr>
          <w:rFonts w:ascii="Times New Roman" w:eastAsia="Times New Roman" w:hAnsi="Times New Roman" w:cs="David"/>
          <w:b/>
          <w:bCs/>
          <w:sz w:val="24"/>
          <w:szCs w:val="24"/>
          <w:u w:val="single"/>
          <w:rtl/>
          <w:lang w:eastAsia="he-IL"/>
        </w:rPr>
        <w:t>שרותי המתכנן</w:t>
      </w:r>
    </w:p>
    <w:p w14:paraId="21EBF4F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420F95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כללי:</w:t>
      </w:r>
    </w:p>
    <w:p w14:paraId="300ABAD4"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26AE1548"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ab/>
        <w:t>1.1</w:t>
      </w:r>
      <w:r w:rsidRPr="00D5041C">
        <w:rPr>
          <w:rFonts w:ascii="Times New Roman" w:eastAsia="Times New Roman" w:hAnsi="Times New Roman" w:cs="David"/>
          <w:b/>
          <w:sz w:val="24"/>
          <w:szCs w:val="24"/>
          <w:rtl/>
          <w:lang w:eastAsia="he-IL"/>
        </w:rPr>
        <w:tab/>
        <w:t>שרותי המתכנן יכללו:</w:t>
      </w:r>
    </w:p>
    <w:p w14:paraId="7F7342D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D76010"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תכנון מתקני אינסטלציה סניטרית למבנים ולאלמנטים במגרשים פרטיים, למבנה מכירות ולדירה לדוגמא.</w:t>
      </w:r>
    </w:p>
    <w:p w14:paraId="788CFD55"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הספקת מים בשטחים ציבוריים, למבנה מכירות ולדירה לדוגמא.</w:t>
      </w:r>
      <w:r w:rsidR="003B1029">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לרבות, קווי הולכה, תאי מגופים, מתקני הגברת לחץ,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ברזיות ציבוריות, מזרקות, בריכות מים וכו'.</w:t>
      </w:r>
    </w:p>
    <w:p w14:paraId="53DF9692"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תכנון מערכות ביוב בשטחים ציבוריים, למבנה מכירות ולדירה לדוגמא. לרבות, קווי הולכה, תאי ביקורת והסתעפויות, מתקני שאיבה וכו'.</w:t>
      </w:r>
    </w:p>
    <w:p w14:paraId="43A04012" w14:textId="77777777" w:rsidR="00D5041C" w:rsidRPr="00D5041C" w:rsidRDefault="00D5041C" w:rsidP="00D5041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מערכות ניקוז ותיעול בשטחים ציבוריים, למבנה מכירות ולדירה לדוגמא. לרבות, קווי הולכה, תאי ביקורת והסתעפויות, מעבירי מים </w:t>
      </w:r>
      <w:r w:rsidR="003B1029" w:rsidRPr="00D5041C">
        <w:rPr>
          <w:rFonts w:ascii="Times New Roman" w:eastAsia="Times New Roman" w:hAnsi="Times New Roman" w:cs="David" w:hint="cs"/>
          <w:sz w:val="24"/>
          <w:szCs w:val="24"/>
          <w:rtl/>
          <w:lang w:eastAsia="he-IL"/>
        </w:rPr>
        <w:t>וכו</w:t>
      </w:r>
      <w:r w:rsidRPr="00D5041C">
        <w:rPr>
          <w:rFonts w:ascii="Times New Roman" w:eastAsia="Times New Roman" w:hAnsi="Times New Roman" w:cs="David"/>
          <w:sz w:val="24"/>
          <w:szCs w:val="24"/>
          <w:rtl/>
          <w:lang w:eastAsia="he-IL"/>
        </w:rPr>
        <w:t>'.</w:t>
      </w:r>
    </w:p>
    <w:p w14:paraId="75C6D4FE"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7E60809" w14:textId="77777777" w:rsidR="00D5041C" w:rsidRPr="007E40BD" w:rsidRDefault="00D5041C"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1.2</w:t>
      </w:r>
      <w:r w:rsidRPr="00D5041C">
        <w:rPr>
          <w:rFonts w:ascii="Times New Roman" w:eastAsia="Times New Roman" w:hAnsi="Times New Roman" w:cs="David"/>
          <w:sz w:val="24"/>
          <w:szCs w:val="24"/>
          <w:rtl/>
          <w:lang w:eastAsia="he-IL"/>
        </w:rPr>
        <w:tab/>
      </w:r>
      <w:r w:rsidR="007E40BD" w:rsidRPr="007E40BD">
        <w:rPr>
          <w:rFonts w:ascii="Times New Roman" w:eastAsia="Times New Roman" w:hAnsi="Times New Roman" w:cs="David" w:hint="cs"/>
          <w:sz w:val="24"/>
          <w:szCs w:val="24"/>
          <w:u w:val="single"/>
          <w:rtl/>
          <w:lang w:eastAsia="he-IL"/>
        </w:rPr>
        <w:t>המתכנן, צוות העובדים והאמצעים:</w:t>
      </w:r>
    </w:p>
    <w:p w14:paraId="7ECF3388" w14:textId="77777777" w:rsidR="007E40BD" w:rsidRPr="00B27B4C" w:rsidRDefault="007E40BD" w:rsidP="007E40BD">
      <w:pPr>
        <w:tabs>
          <w:tab w:val="left" w:pos="1954"/>
        </w:tabs>
        <w:spacing w:before="24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Pr>
          <w:rFonts w:ascii="Times New Roman" w:eastAsia="Times New Roman" w:hAnsi="Times New Roman" w:cs="David" w:hint="cs"/>
          <w:sz w:val="24"/>
          <w:szCs w:val="24"/>
          <w:lang w:eastAsia="he-IL"/>
        </w:rPr>
        <w:t xml:space="preserve"> </w:t>
      </w:r>
      <w:r>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Pr>
          <w:rFonts w:ascii="Times New Roman" w:eastAsia="Times New Roman" w:hAnsi="Times New Roman" w:cs="David" w:hint="cs"/>
          <w:sz w:val="24"/>
          <w:szCs w:val="24"/>
          <w:lang w:eastAsia="he-IL"/>
        </w:rPr>
        <w:t>BIM</w:t>
      </w:r>
      <w:r>
        <w:rPr>
          <w:rFonts w:ascii="Times New Roman" w:eastAsia="Times New Roman" w:hAnsi="Times New Roman" w:cs="David" w:hint="cs"/>
          <w:sz w:val="24"/>
          <w:szCs w:val="24"/>
          <w:rtl/>
          <w:lang w:eastAsia="he-IL"/>
        </w:rPr>
        <w:t xml:space="preserve"> על המודל.</w:t>
      </w:r>
    </w:p>
    <w:p w14:paraId="6DF8E8AE"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01035A38" w14:textId="77777777" w:rsidR="007E40BD" w:rsidRPr="00B27B4C" w:rsidRDefault="007E40BD" w:rsidP="007E40B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8A8C552" w14:textId="77777777" w:rsidR="007E40BD" w:rsidRPr="00B27B4C" w:rsidRDefault="007E40BD" w:rsidP="007E40BD">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DA6D6B8"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48846DC" w14:textId="77777777" w:rsidR="007E40BD" w:rsidRPr="00B27B4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7B131CB1" w14:textId="77777777" w:rsidR="007E40BD" w:rsidRPr="00D5041C" w:rsidRDefault="007E40BD" w:rsidP="007E40B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740AA0A"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Cs/>
          <w:sz w:val="24"/>
          <w:szCs w:val="24"/>
          <w:rtl/>
          <w:lang w:eastAsia="he-IL"/>
        </w:rPr>
      </w:pPr>
    </w:p>
    <w:p w14:paraId="76C7FF4C"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2.</w:t>
      </w:r>
      <w:r w:rsidRPr="00D5041C">
        <w:rPr>
          <w:rFonts w:ascii="Times New Roman" w:eastAsia="Times New Roman" w:hAnsi="Times New Roman" w:cs="David"/>
          <w:b/>
          <w:sz w:val="24"/>
          <w:szCs w:val="24"/>
          <w:rtl/>
          <w:lang w:eastAsia="he-IL"/>
        </w:rPr>
        <w:tab/>
      </w:r>
      <w:r w:rsidRPr="00D5041C">
        <w:rPr>
          <w:rFonts w:ascii="Times New Roman" w:eastAsia="Times New Roman" w:hAnsi="Times New Roman" w:cs="David"/>
          <w:bCs/>
          <w:sz w:val="24"/>
          <w:szCs w:val="24"/>
          <w:rtl/>
          <w:lang w:eastAsia="he-IL"/>
        </w:rPr>
        <w:t>הגדרות</w:t>
      </w:r>
      <w:r w:rsidRPr="00D5041C">
        <w:rPr>
          <w:rFonts w:ascii="Times New Roman" w:eastAsia="Times New Roman" w:hAnsi="Times New Roman" w:cs="David"/>
          <w:b/>
          <w:sz w:val="24"/>
          <w:szCs w:val="24"/>
          <w:rtl/>
          <w:lang w:eastAsia="he-IL"/>
        </w:rPr>
        <w:t xml:space="preserve"> :</w:t>
      </w:r>
    </w:p>
    <w:p w14:paraId="7199F341" w14:textId="77777777" w:rsidR="00D5041C" w:rsidRPr="00D5041C" w:rsidRDefault="00D5041C" w:rsidP="00D5041C">
      <w:pPr>
        <w:widowControl w:val="0"/>
        <w:spacing w:before="0" w:beforeAutospacing="0" w:after="0" w:afterAutospacing="0" w:line="240" w:lineRule="auto"/>
        <w:jc w:val="both"/>
        <w:outlineLvl w:val="1"/>
        <w:rPr>
          <w:rFonts w:ascii="Times New Roman" w:eastAsia="Times New Roman" w:hAnsi="Times New Roman" w:cs="David"/>
          <w:b/>
          <w:sz w:val="24"/>
          <w:szCs w:val="24"/>
          <w:rtl/>
          <w:lang w:eastAsia="he-IL"/>
        </w:rPr>
      </w:pPr>
    </w:p>
    <w:p w14:paraId="3A15ED24" w14:textId="77777777" w:rsidR="00D5041C" w:rsidRPr="00D5041C" w:rsidRDefault="00D5041C" w:rsidP="00D5041C">
      <w:pPr>
        <w:widowControl w:val="0"/>
        <w:numPr>
          <w:ilvl w:val="0"/>
          <w:numId w:val="3"/>
        </w:numPr>
        <w:tabs>
          <w:tab w:val="num" w:pos="1440"/>
        </w:tabs>
        <w:spacing w:before="0" w:beforeAutospacing="0" w:after="0" w:afterAutospacing="0" w:line="240" w:lineRule="auto"/>
        <w:ind w:left="1440"/>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"מתקן"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מערכת הספקת מים, סילוק שופכין ודלוחין, ניקוז ותיעול, חימום מים ע"י אנרגיית השמש ו/או אנרגיה חשמלית, מערכות גז, ספרינקלרים וניקוז מזגנים.</w:t>
      </w:r>
    </w:p>
    <w:p w14:paraId="76374089" w14:textId="77777777" w:rsidR="00D5041C" w:rsidRPr="00D5041C" w:rsidRDefault="00D5041C" w:rsidP="00D5041C">
      <w:pPr>
        <w:widowControl w:val="0"/>
        <w:tabs>
          <w:tab w:val="num" w:pos="1508"/>
        </w:tabs>
        <w:spacing w:before="0" w:beforeAutospacing="0" w:after="0" w:afterAutospacing="0" w:line="240" w:lineRule="auto"/>
        <w:ind w:left="1508" w:hanging="851"/>
        <w:jc w:val="both"/>
        <w:rPr>
          <w:rFonts w:ascii="Times New Roman" w:eastAsia="Times New Roman" w:hAnsi="Times New Roman" w:cs="David"/>
          <w:sz w:val="24"/>
          <w:szCs w:val="24"/>
          <w:rtl/>
          <w:lang w:eastAsia="he-IL"/>
        </w:rPr>
      </w:pPr>
    </w:p>
    <w:p w14:paraId="40B3CC65"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מוקדמות"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המתארות את הפתרון העקרוני של המתקן.</w:t>
      </w:r>
    </w:p>
    <w:p w14:paraId="4CB505A6"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57A68BAB"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סופיות"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שלאחר אישורן ניתן יהיה לעבד את כל המסמכים הדרושים לביצוע המתקן.</w:t>
      </w:r>
    </w:p>
    <w:p w14:paraId="2B48FB36" w14:textId="77777777" w:rsidR="00D5041C" w:rsidRPr="00D5041C" w:rsidRDefault="00D5041C" w:rsidP="00D5041C">
      <w:pPr>
        <w:widowControl w:val="0"/>
        <w:tabs>
          <w:tab w:val="num" w:pos="1508"/>
        </w:tabs>
        <w:spacing w:before="0" w:beforeAutospacing="0" w:after="0" w:afterAutospacing="0" w:line="240" w:lineRule="auto"/>
        <w:ind w:left="1508" w:right="1508" w:hanging="851"/>
        <w:jc w:val="both"/>
        <w:outlineLvl w:val="1"/>
        <w:rPr>
          <w:rFonts w:ascii="Times New Roman" w:eastAsia="Times New Roman" w:hAnsi="Times New Roman" w:cs="David"/>
          <w:bCs/>
          <w:sz w:val="24"/>
          <w:szCs w:val="24"/>
          <w:lang w:eastAsia="he-IL"/>
        </w:rPr>
      </w:pPr>
    </w:p>
    <w:p w14:paraId="29DA0329" w14:textId="77777777" w:rsidR="00D5041C" w:rsidRPr="00D5041C" w:rsidRDefault="00D5041C" w:rsidP="00D5041C">
      <w:pPr>
        <w:widowControl w:val="0"/>
        <w:numPr>
          <w:ilvl w:val="0"/>
          <w:numId w:val="3"/>
        </w:numPr>
        <w:tabs>
          <w:tab w:val="num" w:pos="1508"/>
        </w:tabs>
        <w:spacing w:before="0" w:beforeAutospacing="0" w:after="0" w:afterAutospacing="0" w:line="240" w:lineRule="auto"/>
        <w:ind w:left="1508" w:hanging="851"/>
        <w:jc w:val="both"/>
        <w:outlineLvl w:val="1"/>
        <w:rPr>
          <w:rFonts w:ascii="Times New Roman" w:eastAsia="Times New Roman" w:hAnsi="Times New Roman" w:cs="David"/>
          <w:b/>
          <w:sz w:val="24"/>
          <w:szCs w:val="24"/>
          <w:rtl/>
          <w:lang w:eastAsia="he-IL"/>
        </w:rPr>
      </w:pPr>
      <w:r w:rsidRPr="00D5041C">
        <w:rPr>
          <w:rFonts w:ascii="Times New Roman" w:eastAsia="Times New Roman" w:hAnsi="Times New Roman" w:cs="David"/>
          <w:b/>
          <w:sz w:val="24"/>
          <w:szCs w:val="24"/>
          <w:rtl/>
          <w:lang w:eastAsia="he-IL"/>
        </w:rPr>
        <w:t xml:space="preserve">"תכניות עבודה" </w:t>
      </w:r>
      <w:r w:rsidRPr="00D5041C">
        <w:rPr>
          <w:rFonts w:ascii="Times New Roman" w:eastAsia="Times New Roman" w:hAnsi="Times New Roman" w:cs="David"/>
          <w:b/>
          <w:sz w:val="24"/>
          <w:szCs w:val="24"/>
          <w:lang w:eastAsia="he-IL"/>
        </w:rPr>
        <w:t>–</w:t>
      </w:r>
      <w:r w:rsidRPr="00D5041C">
        <w:rPr>
          <w:rFonts w:ascii="Times New Roman" w:eastAsia="Times New Roman" w:hAnsi="Times New Roman" w:cs="David"/>
          <w:b/>
          <w:sz w:val="24"/>
          <w:szCs w:val="24"/>
          <w:rtl/>
          <w:lang w:eastAsia="he-IL"/>
        </w:rPr>
        <w:t xml:space="preserve"> תכניות מפורטות, מפרטים, כתבי כמויות כל יתר המסמכים וכל הדרוש לעריכת ופרסום מכרזים לביצוע המתקן בפרויקט ו/או לביצוע המתקן בפרויקט.</w:t>
      </w:r>
    </w:p>
    <w:p w14:paraId="2BB80CBE"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ECDAE7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u w:val="single"/>
          <w:rtl/>
          <w:lang w:eastAsia="he-IL"/>
        </w:rPr>
        <w:t>פרוט שרותי המתכנן</w:t>
      </w:r>
      <w:r w:rsidRPr="00D5041C">
        <w:rPr>
          <w:rFonts w:ascii="Times New Roman" w:eastAsia="Times New Roman" w:hAnsi="Times New Roman" w:cs="David"/>
          <w:sz w:val="24"/>
          <w:szCs w:val="24"/>
          <w:u w:val="single"/>
          <w:rtl/>
          <w:lang w:eastAsia="he-IL"/>
        </w:rPr>
        <w:t>:</w:t>
      </w:r>
    </w:p>
    <w:p w14:paraId="43ABC69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EEEFF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ואכלוס בשלבים. </w:t>
      </w:r>
    </w:p>
    <w:p w14:paraId="7C77BCE6"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896C748"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שרותי המתכנן יבוצעו בשלבים הכוללים את </w:t>
      </w:r>
      <w:r w:rsidR="003B1029" w:rsidRPr="00D5041C">
        <w:rPr>
          <w:rFonts w:ascii="Times New Roman" w:eastAsia="Times New Roman" w:hAnsi="Times New Roman" w:cs="David" w:hint="cs"/>
          <w:sz w:val="24"/>
          <w:szCs w:val="24"/>
          <w:rtl/>
          <w:lang w:eastAsia="he-IL"/>
        </w:rPr>
        <w:t>השירותי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כלהלן:</w:t>
      </w:r>
    </w:p>
    <w:p w14:paraId="6B67D53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6BAACD"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מוקדם:</w:t>
      </w:r>
    </w:p>
    <w:p w14:paraId="02842BDB"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3931893"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תכנון מוקדם הכולל את הפתרון העקרוני של המתקן ע"י תכנית או תכניות עקרוניות בקנה מידה שיבחר ע"י המתכנן. הפתרון הנ"ל יתאים לפרוגרמות שיוצגו למתכנן ע"י נציג המזמין ולדרישת מתכנני התשתיות העירוניות הקשורות לתכנון, לדרישות כל הגורמים </w:t>
      </w:r>
      <w:r w:rsidR="003B1029" w:rsidRPr="00D5041C">
        <w:rPr>
          <w:rFonts w:ascii="Times New Roman" w:eastAsia="Times New Roman" w:hAnsi="Times New Roman" w:cs="David" w:hint="cs"/>
          <w:sz w:val="24"/>
          <w:szCs w:val="24"/>
          <w:rtl/>
          <w:lang w:eastAsia="he-IL"/>
        </w:rPr>
        <w:t>הרלוונטיי</w:t>
      </w:r>
      <w:r w:rsidR="003B102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והרשויות המוסמכות (כגון: בירור בעיות לחצי מים, אופן מיקום מונים והתייחסותם ליתר השירותים הדורשים מונים, בעיות חיבור לביוב עירוני או שכונתי וחיבור לניקוז הכולל כיוון, מיקום ומפלס, בירור עם חברת הגז לגבי אופן תכנון המערכת).</w:t>
      </w:r>
    </w:p>
    <w:p w14:paraId="5D2272BB" w14:textId="77777777" w:rsidR="00D5041C" w:rsidRPr="00D5041C" w:rsidRDefault="00D5041C" w:rsidP="00D5041C">
      <w:pPr>
        <w:widowControl w:val="0"/>
        <w:tabs>
          <w:tab w:val="left" w:pos="9020"/>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D984AAD" w14:textId="77777777" w:rsidR="00D5041C" w:rsidRPr="00D5041C" w:rsidRDefault="00D5041C" w:rsidP="00D5041C">
      <w:pPr>
        <w:widowControl w:val="0"/>
        <w:numPr>
          <w:ilvl w:val="0"/>
          <w:numId w:val="4"/>
        </w:numPr>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השתתפות בהתייעצויות מוקדמות עם האדריכל והיועצים האחרים.</w:t>
      </w:r>
    </w:p>
    <w:p w14:paraId="2675810D" w14:textId="77777777" w:rsidR="00D5041C" w:rsidRPr="00D5041C" w:rsidRDefault="00D5041C" w:rsidP="00D5041C">
      <w:pPr>
        <w:widowControl w:val="0"/>
        <w:tabs>
          <w:tab w:val="left" w:pos="9020"/>
        </w:tabs>
        <w:spacing w:before="0" w:beforeAutospacing="0" w:after="0" w:afterAutospacing="0" w:line="240" w:lineRule="auto"/>
        <w:jc w:val="both"/>
        <w:rPr>
          <w:rFonts w:ascii="Times New Roman" w:eastAsia="Times New Roman" w:hAnsi="Times New Roman" w:cs="David"/>
          <w:sz w:val="24"/>
          <w:szCs w:val="24"/>
          <w:rtl/>
          <w:lang w:eastAsia="he-IL"/>
        </w:rPr>
      </w:pPr>
    </w:p>
    <w:p w14:paraId="04E49E0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תאום גודל ומיקום פירים אנכיים להעברת תשתיות למתקן, ארונות מים, גז, מונים, קולטני ביוב, צמ"גים וכו'.</w:t>
      </w:r>
    </w:p>
    <w:p w14:paraId="518F1EE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AA14BC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18E4CC3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C7A1E96"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 xml:space="preserve">קבלת אישור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המוקדם ואישור התכנון המוקדם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אישור המתכנן.</w:t>
      </w:r>
    </w:p>
    <w:p w14:paraId="13F42F7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CDD34E"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08302078"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5A59DC"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3.2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סופי:</w:t>
      </w:r>
    </w:p>
    <w:p w14:paraId="5A36249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267C4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כל התכניות, המסמכים, התיאורים והחישובים הדרושים, בק.מ. שיאפשר אישורן על ידי הרשויות. הכנת נספחים סניטריים לבקשות להיתרים וטפול באישורם ע"י הרשויות.</w:t>
      </w:r>
    </w:p>
    <w:p w14:paraId="6179F42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E983F88" w14:textId="77777777" w:rsidR="00D5041C" w:rsidRPr="00D5041C" w:rsidRDefault="00D5041C" w:rsidP="00AD2AC9">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חתימה על כל המסמכים, התכניות והבקשות, אשר חתימת המתכנן </w:t>
      </w:r>
      <w:r w:rsidR="00AD2AC9" w:rsidRPr="00D5041C">
        <w:rPr>
          <w:rFonts w:ascii="Times New Roman" w:eastAsia="Times New Roman" w:hAnsi="Times New Roman" w:cs="David" w:hint="cs"/>
          <w:sz w:val="24"/>
          <w:szCs w:val="24"/>
          <w:rtl/>
          <w:lang w:eastAsia="he-IL"/>
        </w:rPr>
        <w:t>תידר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עליהם עד לקבלת תעודת גמר לפרויקט, לרבות בקשות להוצאת היתרי בניה, כאחראי לתכנון, לפקוח העליון ולביקורת בתחום האינסטלציה, בקשות לט</w:t>
      </w:r>
      <w:r w:rsidR="00AD2AC9">
        <w:rPr>
          <w:rFonts w:ascii="Times New Roman" w:eastAsia="Times New Roman" w:hAnsi="Times New Roman" w:cs="David" w:hint="cs"/>
          <w:sz w:val="24"/>
          <w:szCs w:val="24"/>
          <w:rtl/>
          <w:lang w:eastAsia="he-IL"/>
        </w:rPr>
        <w:t>ו</w:t>
      </w:r>
      <w:r w:rsidRPr="00D5041C">
        <w:rPr>
          <w:rFonts w:ascii="Times New Roman" w:eastAsia="Times New Roman" w:hAnsi="Times New Roman" w:cs="David"/>
          <w:sz w:val="24"/>
          <w:szCs w:val="24"/>
          <w:rtl/>
          <w:lang w:eastAsia="he-IL"/>
        </w:rPr>
        <w:t>פס 4 ובקשות לתעודות גמר.</w:t>
      </w:r>
    </w:p>
    <w:p w14:paraId="51CA033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DE9773F"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10907CD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1210F1A3"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הכנת התוכניות לאישור סופי של היועצים והמזמין לפני התחלת שלב תכניות עבודה.</w:t>
      </w:r>
    </w:p>
    <w:p w14:paraId="2F12A4E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94DE01A"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קבלת אשור היועצים </w:t>
      </w:r>
      <w:r w:rsidR="00AD2AC9" w:rsidRPr="00D5041C">
        <w:rPr>
          <w:rFonts w:ascii="Times New Roman" w:eastAsia="Times New Roman" w:hAnsi="Times New Roman" w:cs="David" w:hint="cs"/>
          <w:sz w:val="24"/>
          <w:szCs w:val="24"/>
          <w:rtl/>
          <w:lang w:eastAsia="he-IL"/>
        </w:rPr>
        <w:t>הרלוונטיי</w:t>
      </w:r>
      <w:r w:rsidR="00AD2AC9" w:rsidRPr="00D5041C">
        <w:rPr>
          <w:rFonts w:ascii="Times New Roman" w:eastAsia="Times New Roman" w:hAnsi="Times New Roman" w:cs="David" w:hint="eastAsia"/>
          <w:sz w:val="24"/>
          <w:szCs w:val="24"/>
          <w:rtl/>
          <w:lang w:eastAsia="he-IL"/>
        </w:rPr>
        <w:t>ם</w:t>
      </w:r>
      <w:r w:rsidRPr="00D5041C">
        <w:rPr>
          <w:rFonts w:ascii="Times New Roman" w:eastAsia="Times New Roman" w:hAnsi="Times New Roman" w:cs="David"/>
          <w:sz w:val="24"/>
          <w:szCs w:val="24"/>
          <w:rtl/>
          <w:lang w:eastAsia="he-IL"/>
        </w:rPr>
        <w:t xml:space="preserve"> לתכנון הסופי ואשור התכנון הסופי של היועצים,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אשור המתכנן.</w:t>
      </w:r>
    </w:p>
    <w:p w14:paraId="3B9B34A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3F4055"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הכנת פרק האינסטלציה הסניטרית במפרטי המכר. בדיקת מפרטי ותוכניות המכר, לרבות התאמתם לתכנון, ואישור </w:t>
      </w:r>
      <w:r w:rsidRPr="00D5041C">
        <w:rPr>
          <w:rFonts w:ascii="Times New Roman" w:eastAsia="Times New Roman" w:hAnsi="Times New Roman" w:cs="David" w:hint="cs"/>
          <w:sz w:val="24"/>
          <w:szCs w:val="24"/>
          <w:rtl/>
          <w:lang w:eastAsia="he-IL"/>
        </w:rPr>
        <w:t>בכתב להתאמתם</w:t>
      </w:r>
      <w:r w:rsidRPr="00D5041C">
        <w:rPr>
          <w:rFonts w:ascii="Times New Roman" w:eastAsia="Times New Roman" w:hAnsi="Times New Roman" w:cs="David"/>
          <w:sz w:val="24"/>
          <w:szCs w:val="24"/>
          <w:rtl/>
          <w:lang w:eastAsia="he-IL"/>
        </w:rPr>
        <w:t>.</w:t>
      </w:r>
    </w:p>
    <w:p w14:paraId="3193E508"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1C629D1"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עדכון האומדן המשוער של ערך המתקן.</w:t>
      </w:r>
    </w:p>
    <w:p w14:paraId="7A3EFC7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D6803EC" w14:textId="77777777" w:rsidR="00D5041C" w:rsidRPr="00D5041C" w:rsidRDefault="00D5041C" w:rsidP="00D5041C">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מבלי לגרוע מכלליות האמור לעיל, ביצוע כל יתר הפעולות ועריכת כל המסמכים הדרושים להשלמת התכנון הסופי.</w:t>
      </w:r>
    </w:p>
    <w:p w14:paraId="7A6B5277"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247A85A"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תכנון מפורט:</w:t>
      </w:r>
    </w:p>
    <w:p w14:paraId="121247C2"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6257A6C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א.</w:t>
      </w:r>
      <w:r w:rsidRPr="00D5041C">
        <w:rPr>
          <w:rFonts w:ascii="Times New Roman" w:eastAsia="Times New Roman" w:hAnsi="Times New Roman" w:cs="David"/>
          <w:sz w:val="24"/>
          <w:szCs w:val="24"/>
          <w:rtl/>
          <w:lang w:eastAsia="he-IL"/>
        </w:rPr>
        <w:tab/>
        <w:t>הכנת תכניות עבודה בק.מ. 1:50 בבניינים ובקנ"מ 1:250 בפתוח הכוללות פרטים וחתכים הכרחיים לביצוע העבודה והבנת התכנון וכוונות המתכנן, והכוללות:</w:t>
      </w:r>
    </w:p>
    <w:p w14:paraId="57A543AE" w14:textId="77777777" w:rsidR="00D5041C" w:rsidRPr="00D5041C" w:rsidRDefault="00D5041C" w:rsidP="00D5041C">
      <w:pPr>
        <w:keepNext/>
        <w:keepLines/>
        <w:widowControl w:val="0"/>
        <w:spacing w:before="0" w:beforeAutospacing="0" w:after="0" w:afterAutospacing="0" w:line="240" w:lineRule="auto"/>
        <w:ind w:right="2410" w:firstLine="2410"/>
        <w:jc w:val="both"/>
        <w:outlineLvl w:val="6"/>
        <w:rPr>
          <w:rFonts w:ascii="Times New Roman" w:eastAsia="Times New Roman" w:hAnsi="Times New Roman" w:cs="David"/>
          <w:sz w:val="24"/>
          <w:szCs w:val="24"/>
          <w:rtl/>
          <w:lang w:eastAsia="he-IL"/>
        </w:rPr>
      </w:pPr>
    </w:p>
    <w:p w14:paraId="7A2256EE" w14:textId="77777777" w:rsidR="00D5041C" w:rsidRPr="00D5041C" w:rsidRDefault="00D5041C" w:rsidP="00D5041C">
      <w:pPr>
        <w:keepNext/>
        <w:keepLines/>
        <w:widowControl w:val="0"/>
        <w:spacing w:before="0" w:beforeAutospacing="0" w:after="0" w:afterAutospacing="0" w:line="240" w:lineRule="auto"/>
        <w:ind w:right="2410" w:firstLine="2074"/>
        <w:jc w:val="both"/>
        <w:outlineLvl w:val="6"/>
        <w:rPr>
          <w:rFonts w:ascii="Times New Roman" w:eastAsia="Times New Roman" w:hAnsi="Times New Roman" w:cs="David"/>
          <w:b/>
          <w:bCs/>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b/>
          <w:bCs/>
          <w:sz w:val="24"/>
          <w:szCs w:val="24"/>
          <w:rtl/>
          <w:lang w:eastAsia="he-IL"/>
        </w:rPr>
        <w:t>במבנים ואלמנטים במגרשים פרטיים:</w:t>
      </w:r>
    </w:p>
    <w:p w14:paraId="126DD7CF"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AFCD0AE" w14:textId="77777777" w:rsidR="00D5041C" w:rsidRPr="00D5041C" w:rsidRDefault="00D5041C" w:rsidP="00D5041C">
      <w:pPr>
        <w:keepNext/>
        <w:keepLines/>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u w:val="single"/>
          <w:rtl/>
          <w:lang w:eastAsia="he-IL"/>
        </w:rPr>
        <w:t>תכניות אינסטלציה בקומת קרקע/עמודים/קומות מרתף</w:t>
      </w:r>
      <w:r w:rsidRPr="00D5041C">
        <w:rPr>
          <w:rFonts w:ascii="Times New Roman" w:eastAsia="Times New Roman" w:hAnsi="Times New Roman" w:cs="David"/>
          <w:sz w:val="24"/>
          <w:szCs w:val="24"/>
          <w:rtl/>
          <w:lang w:eastAsia="he-IL"/>
        </w:rPr>
        <w:t>:</w:t>
      </w:r>
    </w:p>
    <w:p w14:paraId="6FDE6AB1"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2AFED14"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הקומה כולל את הכלים הסניטריים, צינורות הספקת מים קרים וחמים המובילים אליהם, ויציאת צינורות דלוחין ושפכים מהם, צינורות למערכות כיבוי וספרינקלרים ומיקום האביזרים הקשורים אליהם (כולל: סימון קוטר הצינורות, האביזרים והספחים), מערכת הביוב של המבנים עם סימון תאי הביקורת, (כולל: גודלם ועומקם ושיפוע הצינורות), סידור מדי מים וסידורי אינסטלציה סניטרית למתקני אשפה.</w:t>
      </w:r>
    </w:p>
    <w:p w14:paraId="7226FDF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CE8F30C" w14:textId="36CE2445" w:rsidR="00D5041C" w:rsidRPr="00D5041C" w:rsidRDefault="00D5041C" w:rsidP="00FD7C22">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del w:id="37" w:author="Meryl Etman" w:date="2020-07-13T10:15:00Z">
        <w:r w:rsidRPr="00D5041C" w:rsidDel="00195FFC">
          <w:rPr>
            <w:rFonts w:ascii="Times New Roman" w:eastAsia="Times New Roman" w:hAnsi="Times New Roman" w:cs="David"/>
            <w:sz w:val="24"/>
            <w:szCs w:val="24"/>
            <w:rtl/>
            <w:lang w:eastAsia="he-IL"/>
          </w:rPr>
          <w:delText>תרשים של</w:delText>
        </w:r>
      </w:del>
      <w:ins w:id="38" w:author="Meryl Etman" w:date="2020-07-13T10:15:00Z">
        <w:r w:rsidR="00195FFC">
          <w:rPr>
            <w:rFonts w:ascii="Times New Roman" w:eastAsia="Times New Roman" w:hAnsi="Times New Roman" w:cs="David" w:hint="cs"/>
            <w:sz w:val="24"/>
            <w:szCs w:val="24"/>
            <w:rtl/>
            <w:lang w:eastAsia="he-IL"/>
          </w:rPr>
          <w:t>סימון תוואי</w:t>
        </w:r>
      </w:ins>
      <w:r w:rsidRPr="00D5041C">
        <w:rPr>
          <w:rFonts w:ascii="Times New Roman" w:eastAsia="Times New Roman" w:hAnsi="Times New Roman" w:cs="David"/>
          <w:sz w:val="24"/>
          <w:szCs w:val="24"/>
          <w:rtl/>
          <w:lang w:eastAsia="he-IL"/>
        </w:rPr>
        <w:t xml:space="preserve"> צינורות הגז</w:t>
      </w:r>
      <w:del w:id="39" w:author="Meryl Etman" w:date="2020-07-13T10:15:00Z">
        <w:r w:rsidRPr="00D5041C" w:rsidDel="00195FFC">
          <w:rPr>
            <w:rFonts w:ascii="Times New Roman" w:eastAsia="Times New Roman" w:hAnsi="Times New Roman" w:cs="David"/>
            <w:sz w:val="24"/>
            <w:szCs w:val="24"/>
            <w:rtl/>
            <w:lang w:eastAsia="he-IL"/>
          </w:rPr>
          <w:delText xml:space="preserve"> תוך ציון קוטרם וסידור מונים לגז</w:delText>
        </w:r>
      </w:del>
      <w:r w:rsidRPr="00D5041C">
        <w:rPr>
          <w:rFonts w:ascii="Times New Roman" w:eastAsia="Times New Roman" w:hAnsi="Times New Roman" w:cs="David"/>
          <w:sz w:val="24"/>
          <w:szCs w:val="24"/>
          <w:rtl/>
          <w:lang w:eastAsia="he-IL"/>
        </w:rPr>
        <w:t>.</w:t>
      </w:r>
    </w:p>
    <w:p w14:paraId="6FC0EDC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76F8E2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סידור מדי-המים ושל אינסטלציית המים.</w:t>
      </w:r>
    </w:p>
    <w:p w14:paraId="6DADC03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DB2F6F6"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15B9093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6A3789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צינורות מי גשם ומפלסים.</w:t>
      </w:r>
    </w:p>
    <w:p w14:paraId="785725F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58ED45"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תכנית ניקוז להיקף הקומה במגע עם קרקע טבעית.</w:t>
      </w:r>
    </w:p>
    <w:p w14:paraId="689336DF"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ACFBC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תכנית ניקוז יסודות </w:t>
      </w:r>
      <w:r w:rsidRPr="00D5041C">
        <w:rPr>
          <w:rFonts w:ascii="Times New Roman" w:eastAsia="Times New Roman" w:hAnsi="Times New Roman" w:cs="David"/>
          <w:sz w:val="24"/>
          <w:szCs w:val="24"/>
          <w:lang w:eastAsia="he-IL"/>
        </w:rPr>
        <w:t>–</w:t>
      </w:r>
      <w:r w:rsidRPr="00D5041C">
        <w:rPr>
          <w:rFonts w:ascii="Times New Roman" w:eastAsia="Times New Roman" w:hAnsi="Times New Roman" w:cs="David"/>
          <w:sz w:val="24"/>
          <w:szCs w:val="24"/>
          <w:rtl/>
          <w:lang w:eastAsia="he-IL"/>
        </w:rPr>
        <w:t xml:space="preserve"> לפי הנחיות יועץ ביסוס.</w:t>
      </w:r>
    </w:p>
    <w:p w14:paraId="7144CBC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74B59B3"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תכניות</w:t>
      </w:r>
      <w:r w:rsidRPr="00D5041C">
        <w:rPr>
          <w:rFonts w:ascii="Times New Roman" w:eastAsia="Times New Roman" w:hAnsi="Times New Roman" w:cs="David"/>
          <w:sz w:val="24"/>
          <w:szCs w:val="24"/>
          <w:u w:val="single"/>
          <w:rtl/>
          <w:lang w:eastAsia="he-IL"/>
        </w:rPr>
        <w:t xml:space="preserve"> אינסטלציה בקומות</w:t>
      </w:r>
      <w:r w:rsidRPr="00D5041C">
        <w:rPr>
          <w:rFonts w:ascii="Times New Roman" w:eastAsia="Times New Roman" w:hAnsi="Times New Roman" w:cs="David"/>
          <w:sz w:val="24"/>
          <w:szCs w:val="24"/>
          <w:rtl/>
          <w:lang w:eastAsia="he-IL"/>
        </w:rPr>
        <w:t>:</w:t>
      </w:r>
    </w:p>
    <w:p w14:paraId="20BD2D54"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480A864" w14:textId="77777777" w:rsidR="00D5041C" w:rsidRPr="00D5041C" w:rsidRDefault="00D5041C" w:rsidP="00D5041C">
      <w:pPr>
        <w:widowControl w:val="0"/>
        <w:spacing w:before="0" w:beforeAutospacing="0" w:after="0" w:afterAutospacing="0" w:line="240" w:lineRule="auto"/>
        <w:ind w:left="2216"/>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תשריט אופקי של כל קומה וקומה (למעט קומות טיפוסיות להן יוכן תשריט משותף), כולל את הכלים הסניטריים, צינורות, הספקת מים קרים וחמים, מערכות כיבוי וספרינקלרים ויציאת צינורות דלוחין ושפכים כולל סימון קוטר הצינורות, האביזרים והספחים.</w:t>
      </w:r>
    </w:p>
    <w:p w14:paraId="26C8B2A3"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C79D46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תרשים של צינורות הגז תוך ציון קוטרם.</w:t>
      </w:r>
    </w:p>
    <w:p w14:paraId="68D76928"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AEA24A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מבט איזומטרי של אינסטלציית המים.</w:t>
      </w:r>
    </w:p>
    <w:p w14:paraId="738C336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9D5E2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חתכים אופייניים לאורך מערכת איסוף הדלוחין והשפכים.</w:t>
      </w:r>
    </w:p>
    <w:p w14:paraId="043290C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2E9177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תכניות שירותים 1:20.</w:t>
      </w:r>
    </w:p>
    <w:p w14:paraId="6336A6D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2AA97A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פרטים מיוחדים.</w:t>
      </w:r>
    </w:p>
    <w:p w14:paraId="2589124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8EE624" w14:textId="77777777" w:rsidR="00D5041C" w:rsidRPr="00D5041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00AD2AC9" w:rsidRPr="00D5041C">
        <w:rPr>
          <w:rFonts w:ascii="Times New Roman" w:eastAsia="Times New Roman" w:hAnsi="Times New Roman" w:cs="David" w:hint="cs"/>
          <w:sz w:val="24"/>
          <w:szCs w:val="24"/>
          <w:u w:val="single"/>
          <w:rtl/>
          <w:lang w:eastAsia="he-IL"/>
        </w:rPr>
        <w:t>תכ</w:t>
      </w:r>
      <w:del w:id="40" w:author="Meryl Etman" w:date="2020-09-14T16:36:00Z">
        <w:r w:rsidR="00AD2AC9" w:rsidRPr="00D5041C" w:rsidDel="00760132">
          <w:rPr>
            <w:rFonts w:ascii="Times New Roman" w:eastAsia="Times New Roman" w:hAnsi="Times New Roman" w:cs="David" w:hint="cs"/>
            <w:sz w:val="24"/>
            <w:szCs w:val="24"/>
            <w:u w:val="single"/>
            <w:rtl/>
            <w:lang w:eastAsia="he-IL"/>
          </w:rPr>
          <w:delText>ו</w:delText>
        </w:r>
      </w:del>
      <w:r w:rsidR="00AD2AC9" w:rsidRPr="00D5041C">
        <w:rPr>
          <w:rFonts w:ascii="Times New Roman" w:eastAsia="Times New Roman" w:hAnsi="Times New Roman" w:cs="David" w:hint="cs"/>
          <w:sz w:val="24"/>
          <w:szCs w:val="24"/>
          <w:u w:val="single"/>
          <w:rtl/>
          <w:lang w:eastAsia="he-IL"/>
        </w:rPr>
        <w:t>ניות</w:t>
      </w:r>
      <w:r w:rsidRPr="00D5041C">
        <w:rPr>
          <w:rFonts w:ascii="Times New Roman" w:eastAsia="Times New Roman" w:hAnsi="Times New Roman" w:cs="David"/>
          <w:sz w:val="24"/>
          <w:szCs w:val="24"/>
          <w:u w:val="single"/>
          <w:rtl/>
          <w:lang w:eastAsia="he-IL"/>
        </w:rPr>
        <w:t xml:space="preserve"> מתקנים</w:t>
      </w:r>
      <w:r w:rsidRPr="00D5041C">
        <w:rPr>
          <w:rFonts w:ascii="Times New Roman" w:eastAsia="Times New Roman" w:hAnsi="Times New Roman" w:cs="David"/>
          <w:sz w:val="24"/>
          <w:szCs w:val="24"/>
          <w:rtl/>
          <w:lang w:eastAsia="he-IL"/>
        </w:rPr>
        <w:t>:</w:t>
      </w:r>
    </w:p>
    <w:p w14:paraId="031FBD5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AF3FF1"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פרוט מתקנים מיוחדים הקשורים במערכת האינסטלציה הסניטרית, הספרינקלרים, הביוב, סידור ניצול אנרגיית השמש, חימום מים מרכזי, משאבות, מכלי מים, מערכות מניה למים (כולל קריאה ממוחשבת), בורות שאיבה וכו'.</w:t>
      </w:r>
    </w:p>
    <w:p w14:paraId="2534E722"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993C104" w14:textId="77777777" w:rsidR="00D5041C" w:rsidRPr="009435BC" w:rsidRDefault="00D5041C" w:rsidP="00D5041C">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Change w:id="41" w:author="Meryl Etman" w:date="2020-09-14T16:24:00Z">
            <w:rPr>
              <w:rFonts w:ascii="Times New Roman" w:eastAsia="Times New Roman" w:hAnsi="Times New Roman" w:cs="David"/>
              <w:b/>
              <w:bCs/>
              <w:sz w:val="24"/>
              <w:szCs w:val="24"/>
              <w:rtl/>
              <w:lang w:eastAsia="he-IL"/>
            </w:rPr>
          </w:rPrChange>
        </w:rPr>
      </w:pPr>
      <w:r w:rsidRPr="00D5041C">
        <w:rPr>
          <w:rFonts w:ascii="Times New Roman" w:eastAsia="Times New Roman" w:hAnsi="Times New Roman" w:cs="David"/>
          <w:b/>
          <w:bCs/>
          <w:sz w:val="24"/>
          <w:szCs w:val="24"/>
          <w:rtl/>
          <w:lang w:eastAsia="he-IL"/>
        </w:rPr>
        <w:tab/>
      </w:r>
      <w:r w:rsidRPr="009435BC">
        <w:rPr>
          <w:rFonts w:ascii="Times New Roman" w:eastAsia="Times New Roman" w:hAnsi="Times New Roman" w:cs="David"/>
          <w:sz w:val="24"/>
          <w:szCs w:val="24"/>
          <w:u w:val="single"/>
          <w:rtl/>
          <w:lang w:eastAsia="he-IL"/>
          <w:rPrChange w:id="42" w:author="Meryl Etman" w:date="2020-09-14T16:24:00Z">
            <w:rPr>
              <w:rFonts w:ascii="Times New Roman" w:eastAsia="Times New Roman" w:hAnsi="Times New Roman" w:cs="David"/>
              <w:b/>
              <w:bCs/>
              <w:sz w:val="24"/>
              <w:szCs w:val="24"/>
              <w:u w:val="single"/>
              <w:rtl/>
              <w:lang w:eastAsia="he-IL"/>
            </w:rPr>
          </w:rPrChange>
        </w:rPr>
        <w:t>בשטחים ציבוריים:</w:t>
      </w:r>
    </w:p>
    <w:p w14:paraId="3460A31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5DDE9B" w14:textId="77777777" w:rsidR="00D5041C" w:rsidRPr="00D5041C" w:rsidRDefault="00D5041C" w:rsidP="00D5041C">
      <w:pPr>
        <w:widowControl w:val="0"/>
        <w:spacing w:before="0" w:beforeAutospacing="0" w:after="0" w:afterAutospacing="0" w:line="36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תשריט הכולל את </w:t>
      </w:r>
      <w:r w:rsidR="003B1029" w:rsidRPr="00D5041C">
        <w:rPr>
          <w:rFonts w:ascii="Times New Roman" w:eastAsia="Times New Roman" w:hAnsi="Times New Roman" w:cs="David" w:hint="cs"/>
          <w:sz w:val="24"/>
          <w:szCs w:val="24"/>
          <w:rtl/>
          <w:lang w:eastAsia="he-IL"/>
        </w:rPr>
        <w:t>תיאו</w:t>
      </w:r>
      <w:r w:rsidR="003B1029" w:rsidRPr="00D5041C">
        <w:rPr>
          <w:rFonts w:ascii="Times New Roman" w:eastAsia="Times New Roman" w:hAnsi="Times New Roman" w:cs="David" w:hint="eastAsia"/>
          <w:sz w:val="24"/>
          <w:szCs w:val="24"/>
          <w:rtl/>
          <w:lang w:eastAsia="he-IL"/>
        </w:rPr>
        <w:t>ר</w:t>
      </w:r>
      <w:r w:rsidRPr="00D5041C">
        <w:rPr>
          <w:rFonts w:ascii="Times New Roman" w:eastAsia="Times New Roman" w:hAnsi="Times New Roman" w:cs="David"/>
          <w:sz w:val="24"/>
          <w:szCs w:val="24"/>
          <w:rtl/>
          <w:lang w:eastAsia="he-IL"/>
        </w:rPr>
        <w:t xml:space="preserve"> קווי ההולכה, מיקום הידרנטים, מיקום תאי הביקורת וההסתעפויות ומיקום האביזרים (כולל: סימון קוטר הצינורות, האביזרים והספחים).</w:t>
      </w:r>
    </w:p>
    <w:p w14:paraId="7E31C90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חתכים לאורך קווי ההולכה והתאים, סימון </w:t>
      </w:r>
      <w:r w:rsidR="00AD2AC9" w:rsidRPr="00D5041C">
        <w:rPr>
          <w:rFonts w:ascii="Times New Roman" w:eastAsia="Times New Roman" w:hAnsi="Times New Roman" w:cs="David" w:hint="cs"/>
          <w:sz w:val="24"/>
          <w:szCs w:val="24"/>
          <w:rtl/>
          <w:lang w:eastAsia="he-IL"/>
        </w:rPr>
        <w:t>שיפוע</w:t>
      </w:r>
      <w:r w:rsidR="00AD2AC9" w:rsidRPr="00D5041C">
        <w:rPr>
          <w:rFonts w:ascii="Times New Roman" w:eastAsia="Times New Roman" w:hAnsi="Times New Roman" w:cs="David" w:hint="eastAsia"/>
          <w:sz w:val="24"/>
          <w:szCs w:val="24"/>
          <w:rtl/>
          <w:lang w:eastAsia="he-IL"/>
        </w:rPr>
        <w:t>י</w:t>
      </w:r>
      <w:r w:rsidRPr="00D5041C">
        <w:rPr>
          <w:rFonts w:ascii="Times New Roman" w:eastAsia="Times New Roman" w:hAnsi="Times New Roman" w:cs="David"/>
          <w:sz w:val="24"/>
          <w:szCs w:val="24"/>
          <w:rtl/>
          <w:lang w:eastAsia="he-IL"/>
        </w:rPr>
        <w:t xml:space="preserve"> קווי ההולכה, מפלסי תחתית ורום הצנרת, התאים, הקרקע הטבעית והקרקע המתוכננת, סימון הצטלבויות עם צנרת וקווי הולכה והפתרונות בנקודות ההצטלבות.</w:t>
      </w:r>
    </w:p>
    <w:p w14:paraId="56FB1BE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במקרה ויוחלט על ידי המזמין לתכנן את המבנים בשיטה טרומית/מתועשת, יסמן המתכנן את המגרעות, השרוולים, החורים וכו' על רקע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האלמנטים הטרומיים.</w:t>
      </w:r>
    </w:p>
    <w:p w14:paraId="7A69D2C4"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8C79A58"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w:t>
      </w:r>
      <w:r w:rsidRPr="00D5041C">
        <w:rPr>
          <w:rFonts w:ascii="Times New Roman" w:eastAsia="Times New Roman" w:hAnsi="Times New Roman" w:cs="David"/>
          <w:sz w:val="24"/>
          <w:szCs w:val="24"/>
          <w:rtl/>
          <w:lang w:eastAsia="he-IL"/>
        </w:rPr>
        <w:tab/>
        <w:t>תאום התכניות שלעיל עם היועצים האחרים ובפרט עם האדריכל ומתכנן הקונסטרוקציה. בדיקת תכניות הקונסטרוקציה והאדריכלות והקפדה על סימון חורים או מעברים דרך אלמנטים קונסטרוקטיביים באופן שיופיעו בתכניות הקונסטרוקציה.</w:t>
      </w:r>
    </w:p>
    <w:p w14:paraId="2C790699"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בדיקת תכניות שיערכו על ידי יועצים אחרים והקפדה על אפשרות מעבר צנרת תחת הריצוף, בפירים אנכיים ואופקיים ותחת התקרות.</w:t>
      </w:r>
    </w:p>
    <w:p w14:paraId="39FEF34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C6A5A9"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הנחיות למתכננים האחרים לגבי מילוי הל"ת באופן שיופיעו בתוכניות האדריכלות, הקונסטרוקציה והיועצים.</w:t>
      </w:r>
    </w:p>
    <w:p w14:paraId="53CDFBD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04350D5" w14:textId="1BF84C2B" w:rsidR="00D5041C" w:rsidRPr="00D5041C" w:rsidRDefault="00D5041C" w:rsidP="00FD7C22">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 xml:space="preserve">תכניות כלליות בק.מ. 1:100 או 1:250 או 1:500 של חצרות המבנים ובהן כל המערכות החיצוניות המתוכננות ע"י המתכנן (על גבי תכניות פיתוח מעודכנות). תכניות אלה יותאמו לחיבור ביוב עירוני, חיבור מים לנקודת חיבור עירונית, </w:t>
      </w:r>
      <w:del w:id="43" w:author="Meryl Etman" w:date="2020-08-30T09:57:00Z">
        <w:r w:rsidRPr="00D5041C" w:rsidDel="00FD7C22">
          <w:rPr>
            <w:rFonts w:ascii="Times New Roman" w:eastAsia="Times New Roman" w:hAnsi="Times New Roman" w:cs="David"/>
            <w:sz w:val="24"/>
            <w:szCs w:val="24"/>
            <w:rtl/>
            <w:lang w:eastAsia="he-IL"/>
          </w:rPr>
          <w:delText xml:space="preserve">חיבור גז למתקן מרכזי, </w:delText>
        </w:r>
      </w:del>
      <w:r w:rsidRPr="00D5041C">
        <w:rPr>
          <w:rFonts w:ascii="Times New Roman" w:eastAsia="Times New Roman" w:hAnsi="Times New Roman" w:cs="David"/>
          <w:sz w:val="24"/>
          <w:szCs w:val="24"/>
          <w:rtl/>
          <w:lang w:eastAsia="he-IL"/>
        </w:rPr>
        <w:t xml:space="preserve">מיקום מכלי גז ודלק לפי הנחיות חב' הגז, </w:t>
      </w:r>
      <w:del w:id="44" w:author="Meryl Etman" w:date="2020-08-30T09:57:00Z">
        <w:r w:rsidRPr="00D5041C" w:rsidDel="00FD7C22">
          <w:rPr>
            <w:rFonts w:ascii="Times New Roman" w:eastAsia="Times New Roman" w:hAnsi="Times New Roman" w:cs="David"/>
            <w:sz w:val="24"/>
            <w:szCs w:val="24"/>
            <w:rtl/>
            <w:lang w:eastAsia="he-IL"/>
          </w:rPr>
          <w:delText xml:space="preserve">תאי מילוי לגז ולדלק, </w:delText>
        </w:r>
      </w:del>
      <w:r w:rsidRPr="00D5041C">
        <w:rPr>
          <w:rFonts w:ascii="Times New Roman" w:eastAsia="Times New Roman" w:hAnsi="Times New Roman" w:cs="David"/>
          <w:sz w:val="24"/>
          <w:szCs w:val="24"/>
          <w:rtl/>
          <w:lang w:eastAsia="he-IL"/>
        </w:rPr>
        <w:t>התאמת המים לרשתות השק</w:t>
      </w:r>
      <w:r w:rsidRPr="00D5041C">
        <w:rPr>
          <w:rFonts w:ascii="Times New Roman" w:eastAsia="Times New Roman" w:hAnsi="Times New Roman" w:cs="David" w:hint="cs"/>
          <w:sz w:val="24"/>
          <w:szCs w:val="24"/>
          <w:rtl/>
          <w:lang w:eastAsia="he-IL"/>
        </w:rPr>
        <w:t>י</w:t>
      </w:r>
      <w:r w:rsidRPr="00D5041C">
        <w:rPr>
          <w:rFonts w:ascii="Times New Roman" w:eastAsia="Times New Roman" w:hAnsi="Times New Roman" w:cs="David"/>
          <w:sz w:val="24"/>
          <w:szCs w:val="24"/>
          <w:rtl/>
          <w:lang w:eastAsia="he-IL"/>
        </w:rPr>
        <w:t>ה וכן מוצא מי גשמים מהבניינים ומערכות ניקוז ותיעול חיצוניות (במידה וישנן כאלה).</w:t>
      </w:r>
    </w:p>
    <w:p w14:paraId="5180BA2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272E5B4" w14:textId="6B7AC285" w:rsidR="00D5041C" w:rsidRPr="00D5041C" w:rsidRDefault="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45" w:author="Meryl Etman" w:date="2020-07-13T10:20:00Z">
          <w:pPr>
            <w:widowControl w:val="0"/>
            <w:spacing w:before="0" w:beforeAutospacing="0" w:after="0" w:afterAutospacing="0" w:line="240" w:lineRule="auto"/>
            <w:ind w:left="1440"/>
            <w:jc w:val="both"/>
          </w:pPr>
        </w:pPrChange>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r>
      <w:ins w:id="46" w:author="Meryl Etman" w:date="2020-07-13T10:20:00Z">
        <w:r w:rsidR="00F71805">
          <w:rPr>
            <w:rFonts w:ascii="Times New Roman" w:eastAsia="Times New Roman" w:hAnsi="Times New Roman" w:cs="David" w:hint="cs"/>
            <w:sz w:val="24"/>
            <w:szCs w:val="24"/>
            <w:rtl/>
            <w:lang w:eastAsia="he-IL"/>
          </w:rPr>
          <w:t>תכנון ו</w:t>
        </w:r>
      </w:ins>
      <w:del w:id="47" w:author="Meryl Etman" w:date="2020-07-13T10:19:00Z">
        <w:r w:rsidRPr="00D5041C" w:rsidDel="00F71805">
          <w:rPr>
            <w:rFonts w:ascii="Times New Roman" w:eastAsia="Times New Roman" w:hAnsi="Times New Roman" w:cs="David"/>
            <w:sz w:val="24"/>
            <w:szCs w:val="24"/>
            <w:rtl/>
            <w:lang w:eastAsia="he-IL"/>
          </w:rPr>
          <w:delText xml:space="preserve">תכניות </w:delText>
        </w:r>
      </w:del>
      <w:r w:rsidRPr="00D5041C">
        <w:rPr>
          <w:rFonts w:ascii="Times New Roman" w:eastAsia="Times New Roman" w:hAnsi="Times New Roman" w:cs="David"/>
          <w:sz w:val="24"/>
          <w:szCs w:val="24"/>
          <w:rtl/>
          <w:lang w:eastAsia="he-IL"/>
        </w:rPr>
        <w:t>תאום מערכות</w:t>
      </w:r>
      <w:ins w:id="48" w:author="Meryl Etman" w:date="2020-07-13T10:19:00Z">
        <w:r w:rsidR="00F71805">
          <w:rPr>
            <w:rFonts w:ascii="Times New Roman" w:eastAsia="Times New Roman" w:hAnsi="Times New Roman" w:cs="David" w:hint="cs"/>
            <w:sz w:val="24"/>
            <w:szCs w:val="24"/>
            <w:rtl/>
            <w:lang w:eastAsia="he-IL"/>
          </w:rPr>
          <w:t xml:space="preserve"> האינסטלציה עם מערכות אחרות</w:t>
        </w:r>
      </w:ins>
      <w:r w:rsidRPr="00D5041C">
        <w:rPr>
          <w:rFonts w:ascii="Times New Roman" w:eastAsia="Times New Roman" w:hAnsi="Times New Roman" w:cs="David"/>
          <w:sz w:val="24"/>
          <w:szCs w:val="24"/>
          <w:rtl/>
          <w:lang w:eastAsia="he-IL"/>
        </w:rPr>
        <w:t xml:space="preserve"> בשטחי המגרשים ובשטחים ציבוריים.</w:t>
      </w:r>
    </w:p>
    <w:p w14:paraId="1CE2FB51"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D00C7F" w14:textId="4DF9A422" w:rsidR="00D5041C" w:rsidRPr="00D5041C" w:rsidRDefault="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Change w:id="49" w:author="Meryl Etman" w:date="2020-07-13T10:21:00Z">
          <w:pPr>
            <w:widowControl w:val="0"/>
            <w:spacing w:before="0" w:beforeAutospacing="0" w:after="0" w:afterAutospacing="0" w:line="240" w:lineRule="auto"/>
            <w:ind w:left="1440"/>
            <w:jc w:val="both"/>
          </w:pPr>
        </w:pPrChange>
      </w:pPr>
      <w:r w:rsidRPr="00D5041C">
        <w:rPr>
          <w:rFonts w:ascii="Times New Roman" w:eastAsia="Times New Roman" w:hAnsi="Times New Roman" w:cs="David"/>
          <w:sz w:val="24"/>
          <w:szCs w:val="24"/>
          <w:rtl/>
          <w:lang w:eastAsia="he-IL"/>
        </w:rPr>
        <w:t>ו.</w:t>
      </w:r>
      <w:r w:rsidRPr="00D5041C">
        <w:rPr>
          <w:rFonts w:ascii="Times New Roman" w:eastAsia="Times New Roman" w:hAnsi="Times New Roman" w:cs="David"/>
          <w:sz w:val="24"/>
          <w:szCs w:val="24"/>
          <w:rtl/>
          <w:lang w:eastAsia="he-IL"/>
        </w:rPr>
        <w:tab/>
      </w:r>
      <w:del w:id="50" w:author="Meryl Etman" w:date="2020-07-13T10:21:00Z">
        <w:r w:rsidRPr="00D5041C" w:rsidDel="00F71805">
          <w:rPr>
            <w:rFonts w:ascii="Times New Roman" w:eastAsia="Times New Roman" w:hAnsi="Times New Roman" w:cs="David"/>
            <w:sz w:val="24"/>
            <w:szCs w:val="24"/>
            <w:rtl/>
            <w:lang w:eastAsia="he-IL"/>
          </w:rPr>
          <w:delText xml:space="preserve">תכניות </w:delText>
        </w:r>
      </w:del>
      <w:ins w:id="51" w:author="Meryl Etman" w:date="2020-07-13T10:21:00Z">
        <w:r w:rsidR="00F71805">
          <w:rPr>
            <w:rFonts w:ascii="Times New Roman" w:eastAsia="Times New Roman" w:hAnsi="Times New Roman" w:cs="David" w:hint="cs"/>
            <w:sz w:val="24"/>
            <w:szCs w:val="24"/>
            <w:rtl/>
            <w:lang w:eastAsia="he-IL"/>
          </w:rPr>
          <w:t>תכנון ו</w:t>
        </w:r>
      </w:ins>
      <w:r w:rsidRPr="00D5041C">
        <w:rPr>
          <w:rFonts w:ascii="Times New Roman" w:eastAsia="Times New Roman" w:hAnsi="Times New Roman" w:cs="David"/>
          <w:sz w:val="24"/>
          <w:szCs w:val="24"/>
          <w:rtl/>
          <w:lang w:eastAsia="he-IL"/>
        </w:rPr>
        <w:t xml:space="preserve">תאום מערכות </w:t>
      </w:r>
      <w:ins w:id="52" w:author="Meryl Etman" w:date="2020-07-13T10:21:00Z">
        <w:r w:rsidR="00F71805">
          <w:rPr>
            <w:rFonts w:ascii="Times New Roman" w:eastAsia="Times New Roman" w:hAnsi="Times New Roman" w:cs="David" w:hint="cs"/>
            <w:sz w:val="24"/>
            <w:szCs w:val="24"/>
            <w:rtl/>
            <w:lang w:eastAsia="he-IL"/>
          </w:rPr>
          <w:t xml:space="preserve">האינסטלציה עם מערכות אחרות </w:t>
        </w:r>
      </w:ins>
      <w:r w:rsidRPr="00D5041C">
        <w:rPr>
          <w:rFonts w:ascii="Times New Roman" w:eastAsia="Times New Roman" w:hAnsi="Times New Roman" w:cs="David"/>
          <w:sz w:val="24"/>
          <w:szCs w:val="24"/>
          <w:rtl/>
          <w:lang w:eastAsia="he-IL"/>
        </w:rPr>
        <w:t>תחת תקרות מרתפים וקומות עמודים.</w:t>
      </w:r>
    </w:p>
    <w:p w14:paraId="2A7C353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A12209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ז.</w:t>
      </w:r>
      <w:r w:rsidRPr="00D5041C">
        <w:rPr>
          <w:rFonts w:ascii="Times New Roman" w:eastAsia="Times New Roman" w:hAnsi="Times New Roman" w:cs="David"/>
          <w:sz w:val="24"/>
          <w:szCs w:val="24"/>
          <w:rtl/>
          <w:lang w:eastAsia="he-IL"/>
        </w:rPr>
        <w:tab/>
        <w:t xml:space="preserve">אלמנטים בחצר: תכנון אינסטלציה לאלמנטים שבמסגרת הפיתוח כדוגמת: ביתני אשפה, תיעול בתחום מגרשים, הזנות לראשי מערכות </w:t>
      </w:r>
      <w:r w:rsidR="003B1029" w:rsidRPr="00D5041C">
        <w:rPr>
          <w:rFonts w:ascii="Times New Roman" w:eastAsia="Times New Roman" w:hAnsi="Times New Roman" w:cs="David" w:hint="cs"/>
          <w:sz w:val="24"/>
          <w:szCs w:val="24"/>
          <w:rtl/>
          <w:lang w:eastAsia="he-IL"/>
        </w:rPr>
        <w:t>השקיה</w:t>
      </w:r>
      <w:r w:rsidRPr="00D5041C">
        <w:rPr>
          <w:rFonts w:ascii="Times New Roman" w:eastAsia="Times New Roman" w:hAnsi="Times New Roman" w:cs="David"/>
          <w:sz w:val="24"/>
          <w:szCs w:val="24"/>
          <w:rtl/>
          <w:lang w:eastAsia="he-IL"/>
        </w:rPr>
        <w:t xml:space="preserve"> וכו'.</w:t>
      </w:r>
    </w:p>
    <w:p w14:paraId="247A62F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3319C3"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ח.</w:t>
      </w:r>
      <w:r w:rsidRPr="00D5041C">
        <w:rPr>
          <w:rFonts w:ascii="Times New Roman" w:eastAsia="Times New Roman" w:hAnsi="Times New Roman" w:cs="David"/>
          <w:sz w:val="24"/>
          <w:szCs w:val="24"/>
          <w:rtl/>
          <w:lang w:eastAsia="he-IL"/>
        </w:rPr>
        <w:tab/>
        <w:t xml:space="preserve">הגשת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xml:space="preserve"> מערכות כיבוי אש במים לאשור מכון התקנים הישראלי (עלות בדיקה ראשונה על חשבון המזמין). </w:t>
      </w:r>
      <w:r w:rsidR="003B1029" w:rsidRPr="00D5041C">
        <w:rPr>
          <w:rFonts w:ascii="Times New Roman" w:eastAsia="Times New Roman" w:hAnsi="Times New Roman" w:cs="David" w:hint="cs"/>
          <w:sz w:val="24"/>
          <w:szCs w:val="24"/>
          <w:rtl/>
          <w:lang w:eastAsia="he-IL"/>
        </w:rPr>
        <w:t>תיקו</w:t>
      </w:r>
      <w:r w:rsidR="003B1029" w:rsidRPr="00D5041C">
        <w:rPr>
          <w:rFonts w:ascii="Times New Roman" w:eastAsia="Times New Roman" w:hAnsi="Times New Roman" w:cs="David" w:hint="eastAsia"/>
          <w:sz w:val="24"/>
          <w:szCs w:val="24"/>
          <w:rtl/>
          <w:lang w:eastAsia="he-IL"/>
        </w:rPr>
        <w:t>ן</w:t>
      </w:r>
      <w:r w:rsidRPr="00D5041C">
        <w:rPr>
          <w:rFonts w:ascii="Times New Roman" w:eastAsia="Times New Roman" w:hAnsi="Times New Roman" w:cs="David"/>
          <w:sz w:val="24"/>
          <w:szCs w:val="24"/>
          <w:rtl/>
          <w:lang w:eastAsia="he-IL"/>
        </w:rPr>
        <w:t xml:space="preserve"> התוכניות בהתאם לדרישות מת"י עד קבלת אשור המכון.</w:t>
      </w:r>
    </w:p>
    <w:p w14:paraId="71700FA0"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73145965"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w:t>
      </w:r>
      <w:r w:rsidRPr="00D5041C">
        <w:rPr>
          <w:rFonts w:ascii="Times New Roman" w:eastAsia="Times New Roman" w:hAnsi="Times New Roman" w:cs="David"/>
          <w:sz w:val="24"/>
          <w:szCs w:val="24"/>
          <w:rtl/>
          <w:lang w:eastAsia="he-IL"/>
        </w:rPr>
        <w:tab/>
        <w:t xml:space="preserve">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w:t>
      </w:r>
      <w:r w:rsidR="00AD2AC9" w:rsidRPr="00D5041C">
        <w:rPr>
          <w:rFonts w:ascii="Times New Roman" w:eastAsia="Times New Roman" w:hAnsi="Times New Roman" w:cs="David" w:hint="cs"/>
          <w:sz w:val="24"/>
          <w:szCs w:val="24"/>
          <w:rtl/>
          <w:lang w:eastAsia="he-IL"/>
        </w:rPr>
        <w:t>תכניות</w:t>
      </w:r>
      <w:r w:rsidRPr="00D5041C">
        <w:rPr>
          <w:rFonts w:ascii="Times New Roman" w:eastAsia="Times New Roman" w:hAnsi="Times New Roman" w:cs="David"/>
          <w:sz w:val="24"/>
          <w:szCs w:val="24"/>
          <w:rtl/>
          <w:lang w:eastAsia="he-IL"/>
        </w:rPr>
        <w:t>, מתקנים ומערכות, אף אם תוכננו ונערכו על ידי מי מהיועצים האחרים.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6EB663A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661A40D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w:t>
      </w:r>
      <w:r w:rsidRPr="00D5041C">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להעתקים לכל מעבד תמלילים אחר, ע"ג דיסקט ובתדפיס.</w:t>
      </w:r>
    </w:p>
    <w:p w14:paraId="1836F22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0EF42E17"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יא.</w:t>
      </w:r>
      <w:r w:rsidRPr="00D5041C">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4898E81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D0DB6D8"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יב.</w:t>
      </w:r>
      <w:r w:rsidRPr="00D5041C">
        <w:rPr>
          <w:rFonts w:ascii="Times New Roman" w:eastAsia="Times New Roman" w:hAnsi="Times New Roman" w:cs="David"/>
          <w:sz w:val="24"/>
          <w:szCs w:val="24"/>
          <w:rtl/>
          <w:lang w:eastAsia="he-IL"/>
        </w:rPr>
        <w:tab/>
        <w:t>עדכון פרק האינסטלציה הסניטרית במפרטי המכר. בדיקה חוזרת של מפרטי ותוכניות המכר, לרבות התאמתם לתכנון, ואישור הנוסח ו/או עדכון התכנון לפי הנחיית המזמין.</w:t>
      </w:r>
    </w:p>
    <w:p w14:paraId="022C3E2F"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p>
    <w:p w14:paraId="765A5003" w14:textId="77777777" w:rsidR="00D5041C" w:rsidRPr="00D5041C" w:rsidRDefault="00D5041C" w:rsidP="00D5041C">
      <w:pPr>
        <w:widowControl w:val="0"/>
        <w:spacing w:before="0" w:beforeAutospacing="0" w:after="0" w:afterAutospacing="0" w:line="240" w:lineRule="auto"/>
        <w:ind w:left="2216" w:hanging="708"/>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4"/>
          <w:szCs w:val="24"/>
          <w:rtl/>
          <w:lang w:eastAsia="he-IL"/>
        </w:rPr>
        <w:t xml:space="preserve">אישור תכנון של מערכת </w:t>
      </w:r>
      <w:r w:rsidR="00AD2AC9" w:rsidRPr="00D5041C">
        <w:rPr>
          <w:rFonts w:ascii="Times New Roman" w:eastAsia="Times New Roman" w:hAnsi="Times New Roman" w:cs="David" w:hint="cs"/>
          <w:sz w:val="24"/>
          <w:szCs w:val="24"/>
          <w:rtl/>
          <w:lang w:eastAsia="he-IL"/>
        </w:rPr>
        <w:t>הספרינקלרים</w:t>
      </w:r>
      <w:r w:rsidRPr="00D5041C">
        <w:rPr>
          <w:rFonts w:ascii="Times New Roman" w:eastAsia="Times New Roman" w:hAnsi="Times New Roman" w:cs="David" w:hint="cs"/>
          <w:sz w:val="24"/>
          <w:szCs w:val="24"/>
          <w:rtl/>
          <w:lang w:eastAsia="he-IL"/>
        </w:rPr>
        <w:t>, ככל וקיימת, ע"י מעבדה מוסמכת.</w:t>
      </w:r>
    </w:p>
    <w:p w14:paraId="01BC731D"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3598D8DB"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יג.</w:t>
      </w:r>
      <w:r w:rsidRPr="00D5041C">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המחירים לצרכן, הידוע במועד הכנת האומדן.</w:t>
      </w:r>
    </w:p>
    <w:p w14:paraId="43C421AD"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p>
    <w:p w14:paraId="564CCBB4" w14:textId="77777777" w:rsidR="00D5041C" w:rsidRPr="00D5041C" w:rsidRDefault="00D5041C" w:rsidP="00D5041C">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יד.</w:t>
      </w:r>
      <w:r w:rsidRPr="00D5041C">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5B2F9AC5"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51645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rtl/>
          <w:lang w:eastAsia="he-IL"/>
        </w:rPr>
        <w:tab/>
        <w:t>טו.</w:t>
      </w:r>
      <w:r w:rsidRPr="00D5041C">
        <w:rPr>
          <w:rFonts w:ascii="Times New Roman" w:eastAsia="Times New Roman" w:hAnsi="Times New Roman" w:cs="David"/>
          <w:sz w:val="24"/>
          <w:szCs w:val="24"/>
          <w:rtl/>
          <w:lang w:eastAsia="he-IL"/>
        </w:rPr>
        <w:tab/>
        <w:t>מתן חוות דעת טכנית ויעוץ בכל הקשור בהכנת המכרזים ופרסומם.</w:t>
      </w:r>
    </w:p>
    <w:p w14:paraId="698413BB"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F5E5D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טז.</w:t>
      </w:r>
      <w:r w:rsidRPr="00D5041C">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168055E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46D74F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יז.</w:t>
      </w:r>
      <w:r w:rsidRPr="00D5041C">
        <w:rPr>
          <w:rFonts w:ascii="Times New Roman" w:eastAsia="Times New Roman" w:hAnsi="Times New Roman" w:cs="David"/>
          <w:sz w:val="24"/>
          <w:szCs w:val="24"/>
          <w:rtl/>
          <w:lang w:eastAsia="he-IL"/>
        </w:rPr>
        <w:tab/>
        <w:t>מתן חוות דעת, בכל הקשור להצעות הקבלנים.</w:t>
      </w:r>
    </w:p>
    <w:p w14:paraId="062CD19F"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72627C"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יח.</w:t>
      </w:r>
      <w:r w:rsidRPr="00D5041C">
        <w:rPr>
          <w:rFonts w:ascii="Times New Roman" w:eastAsia="Times New Roman" w:hAnsi="Times New Roman" w:cs="David"/>
          <w:sz w:val="24"/>
          <w:szCs w:val="24"/>
          <w:rtl/>
          <w:lang w:eastAsia="he-IL"/>
        </w:rPr>
        <w:tab/>
        <w:t xml:space="preserve">הכנת </w:t>
      </w:r>
      <w:r w:rsidR="00AD2AC9" w:rsidRPr="00D5041C">
        <w:rPr>
          <w:rFonts w:ascii="Times New Roman" w:eastAsia="Times New Roman" w:hAnsi="Times New Roman" w:cs="David" w:hint="cs"/>
          <w:sz w:val="24"/>
          <w:szCs w:val="24"/>
          <w:rtl/>
          <w:lang w:eastAsia="he-IL"/>
        </w:rPr>
        <w:t>תכוניות</w:t>
      </w:r>
      <w:r w:rsidRPr="00D5041C">
        <w:rPr>
          <w:rFonts w:ascii="Times New Roman" w:eastAsia="Times New Roman" w:hAnsi="Times New Roman" w:cs="David"/>
          <w:sz w:val="24"/>
          <w:szCs w:val="24"/>
          <w:rtl/>
          <w:lang w:eastAsia="he-IL"/>
        </w:rPr>
        <w:t xml:space="preserve"> עבודה, פרטים ומפרטים משלימים ככל </w:t>
      </w:r>
      <w:r w:rsidR="00AD2AC9" w:rsidRPr="00D5041C">
        <w:rPr>
          <w:rFonts w:ascii="Times New Roman" w:eastAsia="Times New Roman" w:hAnsi="Times New Roman" w:cs="David" w:hint="cs"/>
          <w:sz w:val="24"/>
          <w:szCs w:val="24"/>
          <w:rtl/>
          <w:lang w:eastAsia="he-IL"/>
        </w:rPr>
        <w:t>שיידר</w:t>
      </w:r>
      <w:r w:rsidR="00AD2AC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לבצוע העבודות.</w:t>
      </w:r>
    </w:p>
    <w:p w14:paraId="3F38D87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2D5D1B0"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מובהר בזאת שהמתכנן יכין, באם </w:t>
      </w:r>
      <w:r w:rsidR="003B1029" w:rsidRPr="00D5041C">
        <w:rPr>
          <w:rFonts w:ascii="Times New Roman" w:eastAsia="Times New Roman" w:hAnsi="Times New Roman" w:cs="David" w:hint="cs"/>
          <w:sz w:val="24"/>
          <w:szCs w:val="24"/>
          <w:rtl/>
          <w:lang w:eastAsia="he-IL"/>
        </w:rPr>
        <w:t>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מסמכים למכרזים, עוד לפני השלמת התכנון המפורט לבצוע.</w:t>
      </w:r>
    </w:p>
    <w:p w14:paraId="5FD9F43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77A2943"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3.4</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sz w:val="24"/>
          <w:szCs w:val="24"/>
          <w:u w:val="single"/>
          <w:rtl/>
          <w:lang w:eastAsia="he-IL"/>
        </w:rPr>
        <w:t>פקוח עליון</w:t>
      </w:r>
    </w:p>
    <w:p w14:paraId="348DCCE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FB74EB" w14:textId="77777777" w:rsidR="00D5041C" w:rsidRPr="00D5041C" w:rsidRDefault="00D5041C" w:rsidP="00D5041C">
      <w:pPr>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הפקוח העליון על ביצוע המבנים יכלול:</w:t>
      </w:r>
    </w:p>
    <w:p w14:paraId="4FC12686"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FEFC3A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6C311FB3"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בירורים וביאורים לסוג החומרים והציוד הנדרשים לביצוע העבודה.</w:t>
      </w:r>
    </w:p>
    <w:p w14:paraId="339A0DEA"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38149576"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השתתפות לפי דרישת המזמין בבירורים בקשר לתביעות הקבלן לתוספות בגין שינויים ולגמר חשבון סופי של עבודות הקבלן, לגבי מחירים לעבודות נוספות והבהרת כוונות המפרט וכתב הכמויות בהתאמה לחשבון ולחריגים.</w:t>
      </w:r>
    </w:p>
    <w:p w14:paraId="08B6A65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6217FC3E"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הכנת תכניות הביצוע על רקע התכנית המקורית תוך ציון כל השינויים שחלו בזמן הביצוע לפי תכנית מדידות </w:t>
      </w:r>
      <w:r w:rsidRPr="00D5041C">
        <w:rPr>
          <w:rFonts w:ascii="Times New Roman" w:eastAsia="Times New Roman" w:hAnsi="Times New Roman" w:cs="David"/>
          <w:sz w:val="24"/>
          <w:szCs w:val="24"/>
          <w:lang w:eastAsia="he-IL"/>
        </w:rPr>
        <w:t>AS MADE</w:t>
      </w:r>
      <w:r w:rsidRPr="00D5041C">
        <w:rPr>
          <w:rFonts w:ascii="Times New Roman" w:eastAsia="Times New Roman" w:hAnsi="Times New Roman" w:cs="David"/>
          <w:sz w:val="24"/>
          <w:szCs w:val="24"/>
          <w:rtl/>
          <w:lang w:eastAsia="he-IL"/>
        </w:rPr>
        <w:t xml:space="preserve"> שתימסר ע"י הקבלן המבצע למתכנן, ומסירתה למזמין ע"ג דיסקט.</w:t>
      </w:r>
    </w:p>
    <w:p w14:paraId="4D34CFE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קבלה סופית של המתקנים עם נציגי הרשויות לצורך קבלת טופס 4 ותעודת גמר לעבודות.</w:t>
      </w:r>
    </w:p>
    <w:p w14:paraId="7E18DB02"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הכנה וחתימה על כל מסמך </w:t>
      </w:r>
      <w:r w:rsidR="003B1029" w:rsidRPr="00D5041C">
        <w:rPr>
          <w:rFonts w:ascii="Times New Roman" w:eastAsia="Times New Roman" w:hAnsi="Times New Roman" w:cs="David" w:hint="cs"/>
          <w:sz w:val="24"/>
          <w:szCs w:val="24"/>
          <w:rtl/>
          <w:lang w:eastAsia="he-IL"/>
        </w:rPr>
        <w:t>שיידר</w:t>
      </w:r>
      <w:r w:rsidR="003B1029" w:rsidRPr="00D5041C">
        <w:rPr>
          <w:rFonts w:ascii="Times New Roman" w:eastAsia="Times New Roman" w:hAnsi="Times New Roman" w:cs="David" w:hint="eastAsia"/>
          <w:sz w:val="24"/>
          <w:szCs w:val="24"/>
          <w:rtl/>
          <w:lang w:eastAsia="he-IL"/>
        </w:rPr>
        <w:t>ש</w:t>
      </w:r>
      <w:r w:rsidRPr="00D5041C">
        <w:rPr>
          <w:rFonts w:ascii="Times New Roman" w:eastAsia="Times New Roman" w:hAnsi="Times New Roman" w:cs="David"/>
          <w:sz w:val="24"/>
          <w:szCs w:val="24"/>
          <w:rtl/>
          <w:lang w:eastAsia="he-IL"/>
        </w:rPr>
        <w:t xml:space="preserve"> ע"י הרשויות במהלך הבצוע, עד לאשור לחיבור הפרויקט למערכות, אשור לאכלוס ותעודת גמר.</w:t>
      </w:r>
    </w:p>
    <w:p w14:paraId="1A96D2DD"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סיוע למזמין במתן מענה לכל הפניות שיופנו אליו בקשר לתכנון ובצוע המתקן.</w:t>
      </w:r>
    </w:p>
    <w:p w14:paraId="27243AEF"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 xml:space="preserve">השתתפות עם המזמין בהגנה מפני תביעות בקשר עם תכנון ובצוע המתקן, על דרך של הצטרפות כנתבע ו/או מסירת עדות מטעם המזמין והמצאת כל מסמך בקשר עם התכנון, אשר דרוש למזמין לשם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ההגנה, לפי דרישת המזמין.</w:t>
      </w:r>
    </w:p>
    <w:p w14:paraId="33F5A3B7"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w:t>
      </w:r>
      <w:r w:rsidRPr="00D5041C">
        <w:rPr>
          <w:rFonts w:ascii="Times New Roman" w:eastAsia="Times New Roman" w:hAnsi="Times New Roman" w:cs="David"/>
          <w:sz w:val="24"/>
          <w:szCs w:val="24"/>
          <w:rtl/>
          <w:lang w:eastAsia="he-IL"/>
        </w:rPr>
        <w:tab/>
        <w:t>כל יתר הדרוש לפקוח עליון ולביקורת על הבצוע.</w:t>
      </w:r>
    </w:p>
    <w:p w14:paraId="7196627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14D72C3" w14:textId="77777777" w:rsidR="00D5041C" w:rsidRPr="00D5041C" w:rsidRDefault="00D5041C" w:rsidP="00D5041C">
      <w:pPr>
        <w:keepNext/>
        <w:keepLines/>
        <w:widowControl w:val="0"/>
        <w:numPr>
          <w:ilvl w:val="0"/>
          <w:numId w:val="6"/>
        </w:numPr>
        <w:spacing w:before="0" w:beforeAutospacing="0" w:after="0" w:afterAutospacing="0" w:line="240" w:lineRule="auto"/>
        <w:ind w:righ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כדי למלא משימות אלו יבקר המתכנן באתר הבניה בכל אחד מהשלבים הבאים:</w:t>
      </w:r>
    </w:p>
    <w:p w14:paraId="03386767" w14:textId="77777777" w:rsidR="00D5041C" w:rsidRPr="00D5041C" w:rsidRDefault="00D5041C" w:rsidP="00D5041C">
      <w:pPr>
        <w:keepNext/>
        <w:keepLines/>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5E3959D"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מבנים ואלמנטים במגרשים פרטיים</w:t>
      </w:r>
      <w:r w:rsidRPr="00D5041C">
        <w:rPr>
          <w:rFonts w:ascii="Times New Roman" w:eastAsia="Times New Roman" w:hAnsi="Times New Roman" w:cs="David"/>
          <w:b/>
          <w:bCs/>
          <w:sz w:val="24"/>
          <w:szCs w:val="24"/>
          <w:rtl/>
          <w:lang w:eastAsia="he-IL"/>
        </w:rPr>
        <w:t>:</w:t>
      </w:r>
    </w:p>
    <w:p w14:paraId="26EF6E8C"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A70B86A"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בצוע מערכת ניקוז היסודות.</w:t>
      </w:r>
    </w:p>
    <w:p w14:paraId="615FA641"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רצפת המרתף.</w:t>
      </w:r>
    </w:p>
    <w:p w14:paraId="2D79ED19"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תקרת המרתף.</w:t>
      </w:r>
    </w:p>
    <w:p w14:paraId="3989979F" w14:textId="77777777" w:rsidR="00D5041C" w:rsidRPr="00D5041C" w:rsidRDefault="00D5041C" w:rsidP="00D5041C">
      <w:pPr>
        <w:keepNext/>
        <w:keepLines/>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מתקן בדירה אופיינית.</w:t>
      </w:r>
    </w:p>
    <w:p w14:paraId="6E8A89C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ביצוע אינסטלציה לכל קומה.</w:t>
      </w:r>
    </w:p>
    <w:p w14:paraId="53D54B8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לפני התחלת טיח פנים ו/או תקרות אקוסטיות.</w:t>
      </w:r>
    </w:p>
    <w:p w14:paraId="38C01E3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ab/>
        <w:t>עם גמר צבע.</w:t>
      </w:r>
    </w:p>
    <w:p w14:paraId="3D52F998" w14:textId="77777777" w:rsidR="00D5041C" w:rsidRPr="00D5041C" w:rsidRDefault="00D5041C" w:rsidP="00D5041C">
      <w:pPr>
        <w:widowControl w:val="0"/>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ab/>
        <w:t>בכל שלב הדרוש לביקורת מערכות האינסטלציה הסניטרית ומתקני האינסטלציה השונים שבתכנון המתכנן.</w:t>
      </w:r>
    </w:p>
    <w:p w14:paraId="333E141C"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F96527B"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b/>
          <w:bCs/>
          <w:sz w:val="24"/>
          <w:szCs w:val="24"/>
          <w:rtl/>
          <w:lang w:eastAsia="he-IL"/>
        </w:rPr>
      </w:pPr>
      <w:r w:rsidRPr="00D5041C">
        <w:rPr>
          <w:rFonts w:ascii="Times New Roman" w:eastAsia="Times New Roman" w:hAnsi="Times New Roman" w:cs="David"/>
          <w:b/>
          <w:bCs/>
          <w:sz w:val="24"/>
          <w:szCs w:val="24"/>
          <w:rtl/>
          <w:lang w:eastAsia="he-IL"/>
        </w:rPr>
        <w:t>-</w:t>
      </w:r>
      <w:r w:rsidRPr="00D5041C">
        <w:rPr>
          <w:rFonts w:ascii="Times New Roman" w:eastAsia="Times New Roman" w:hAnsi="Times New Roman" w:cs="David"/>
          <w:b/>
          <w:bCs/>
          <w:sz w:val="24"/>
          <w:szCs w:val="24"/>
          <w:rtl/>
          <w:lang w:eastAsia="he-IL"/>
        </w:rPr>
        <w:tab/>
      </w:r>
      <w:r w:rsidRPr="00D5041C">
        <w:rPr>
          <w:rFonts w:ascii="Times New Roman" w:eastAsia="Times New Roman" w:hAnsi="Times New Roman" w:cs="David"/>
          <w:b/>
          <w:bCs/>
          <w:sz w:val="24"/>
          <w:szCs w:val="24"/>
          <w:u w:val="single"/>
          <w:rtl/>
          <w:lang w:eastAsia="he-IL"/>
        </w:rPr>
        <w:t>בעת בצוע מתקן בשטחים ציבוריים</w:t>
      </w:r>
      <w:r w:rsidRPr="00D5041C">
        <w:rPr>
          <w:rFonts w:ascii="Times New Roman" w:eastAsia="Times New Roman" w:hAnsi="Times New Roman" w:cs="David"/>
          <w:b/>
          <w:bCs/>
          <w:sz w:val="24"/>
          <w:szCs w:val="24"/>
          <w:rtl/>
          <w:lang w:eastAsia="he-IL"/>
        </w:rPr>
        <w:t>:</w:t>
      </w:r>
    </w:p>
    <w:p w14:paraId="74E7307E"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43C3CB2"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סימון תוואי קווי ההולכה ומיקום התאים.</w:t>
      </w:r>
    </w:p>
    <w:p w14:paraId="75F15A4B"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הצגת דוגמאות ציוד וחומרים. </w:t>
      </w:r>
    </w:p>
    <w:p w14:paraId="4721E316"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חבור ו/או ריתוך צינורות, תאים. </w:t>
      </w:r>
    </w:p>
    <w:p w14:paraId="7A1195EF"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הנחת צנרת בחפירה. </w:t>
      </w:r>
    </w:p>
    <w:p w14:paraId="0FB1F4F4"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כיסוי הצנרת. </w:t>
      </w:r>
    </w:p>
    <w:p w14:paraId="390EE352" w14:textId="77777777" w:rsidR="00D5041C" w:rsidRPr="00D5041C" w:rsidRDefault="00D5041C" w:rsidP="00D5041C">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צילום פנים המתקן.</w:t>
      </w:r>
    </w:p>
    <w:p w14:paraId="0B33A0DA"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6AE796D"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ג.</w:t>
      </w:r>
      <w:r w:rsidRPr="00D5041C">
        <w:rPr>
          <w:rFonts w:ascii="Times New Roman" w:eastAsia="Times New Roman" w:hAnsi="Times New Roman" w:cs="David"/>
          <w:sz w:val="24"/>
          <w:szCs w:val="24"/>
          <w:rtl/>
          <w:lang w:eastAsia="he-IL"/>
        </w:rPr>
        <w:tab/>
        <w:t>אין המתכנן רשאי לתת הוראות במישרין לקבלן ו/או לנהל משא ומתן עם הקבלן, לרבות ביחס למחירים או לדרכי ביצוע, אלא באמצעות נציגו המוסמך של המזמין.</w:t>
      </w:r>
    </w:p>
    <w:p w14:paraId="7E752735" w14:textId="77777777" w:rsidR="00D5041C" w:rsidRPr="00D5041C" w:rsidRDefault="00D5041C" w:rsidP="00D5041C">
      <w:pPr>
        <w:widowControl w:val="0"/>
        <w:spacing w:before="0" w:beforeAutospacing="0" w:after="0" w:afterAutospacing="0" w:line="240" w:lineRule="auto"/>
        <w:ind w:left="2216" w:hanging="850"/>
        <w:jc w:val="both"/>
        <w:rPr>
          <w:rFonts w:ascii="Times New Roman" w:eastAsia="Times New Roman" w:hAnsi="Times New Roman" w:cs="David"/>
          <w:sz w:val="24"/>
          <w:szCs w:val="24"/>
          <w:rtl/>
          <w:lang w:eastAsia="he-IL"/>
        </w:rPr>
      </w:pPr>
    </w:p>
    <w:p w14:paraId="6F6E0992" w14:textId="77777777" w:rsidR="00D5041C" w:rsidRPr="00D5041C" w:rsidRDefault="00D5041C" w:rsidP="00D5041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ד.</w:t>
      </w:r>
      <w:r w:rsidRPr="00D5041C">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העבודות.</w:t>
      </w:r>
    </w:p>
    <w:p w14:paraId="6B7226D7"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 xml:space="preserve">בגמר העבודות יגיש המתכנן לנציג המזמין הצהרה, בנוסח נספח ט',  כי בדק את ביצוע העבודות, מצא אותן תואמות </w:t>
      </w:r>
      <w:r w:rsidR="00AD2AC9" w:rsidRPr="00D5041C">
        <w:rPr>
          <w:rFonts w:ascii="Times New Roman" w:eastAsia="Times New Roman" w:hAnsi="Times New Roman" w:cs="David" w:hint="cs"/>
          <w:sz w:val="24"/>
          <w:szCs w:val="24"/>
          <w:rtl/>
          <w:lang w:eastAsia="he-IL"/>
        </w:rPr>
        <w:t>לתכוניותיו</w:t>
      </w:r>
      <w:r w:rsidRPr="00D5041C">
        <w:rPr>
          <w:rFonts w:ascii="Times New Roman" w:eastAsia="Times New Roman" w:hAnsi="Times New Roman" w:cs="David"/>
          <w:sz w:val="24"/>
          <w:szCs w:val="24"/>
          <w:rtl/>
          <w:lang w:eastAsia="he-IL"/>
        </w:rPr>
        <w:t xml:space="preserve"> ולתקנים מחייבים וכי בוצעו לשביעות רצונו.</w:t>
      </w:r>
    </w:p>
    <w:p w14:paraId="1548E93D"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292888A0" w14:textId="77777777" w:rsidR="00D5041C" w:rsidRPr="00D5041C" w:rsidRDefault="00D5041C" w:rsidP="00D5041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30E3633" w14:textId="77777777" w:rsidR="00D5041C" w:rsidRPr="00D5041C" w:rsidRDefault="00D5041C" w:rsidP="00D5041C">
      <w:pPr>
        <w:widowControl w:val="0"/>
        <w:spacing w:before="0" w:beforeAutospacing="0" w:after="0" w:afterAutospacing="0" w:line="240" w:lineRule="auto"/>
        <w:ind w:left="2160" w:hanging="794"/>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w:t>
      </w:r>
      <w:r w:rsidRPr="00D5041C">
        <w:rPr>
          <w:rFonts w:ascii="Times New Roman" w:eastAsia="Times New Roman" w:hAnsi="Times New Roman" w:cs="David"/>
          <w:sz w:val="24"/>
          <w:szCs w:val="24"/>
          <w:rtl/>
          <w:lang w:eastAsia="he-IL"/>
        </w:rPr>
        <w:tab/>
        <w:t>יעוץ למזמין בדבר תכנון ואחזקת המתקן.</w:t>
      </w:r>
    </w:p>
    <w:p w14:paraId="2341EE5D" w14:textId="77777777" w:rsidR="00D5041C" w:rsidRPr="00D5041C" w:rsidRDefault="00D5041C" w:rsidP="00D5041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3362233A"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המתכנן מתחייב לשמור על דיסקט את התכניות עד לאחר סיום הביצוע בשטח של העבודות נשוא התכנון, כך שניתן יהיה לבצע מהם העתקים, צילומים וכו', כך שניתן לבצע בהם תיקונים ושינויים.</w:t>
      </w:r>
    </w:p>
    <w:p w14:paraId="56EE3FC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12DCF1"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שירותים נוספים, מעבר להם.</w:t>
      </w:r>
    </w:p>
    <w:p w14:paraId="27B2BCE1"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4"/>
          <w:szCs w:val="24"/>
          <w:u w:val="single"/>
          <w:rtl/>
          <w:lang w:eastAsia="he-IL"/>
        </w:rPr>
        <w:br w:type="page"/>
      </w:r>
    </w:p>
    <w:p w14:paraId="0F04C77A"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 xml:space="preserve">נספח </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ג</w:t>
      </w:r>
      <w:r w:rsidR="007B54F0">
        <w:rPr>
          <w:rFonts w:ascii="Times New Roman" w:eastAsia="Times New Roman" w:hAnsi="Times New Roman" w:cs="David" w:hint="cs"/>
          <w:bCs/>
          <w:sz w:val="20"/>
          <w:szCs w:val="24"/>
          <w:u w:val="single"/>
          <w:rtl/>
          <w:lang w:eastAsia="he-IL"/>
        </w:rPr>
        <w:t>'</w:t>
      </w:r>
      <w:r w:rsidRPr="00D5041C">
        <w:rPr>
          <w:rFonts w:ascii="Times New Roman" w:eastAsia="Times New Roman" w:hAnsi="Times New Roman" w:cs="David"/>
          <w:bCs/>
          <w:sz w:val="20"/>
          <w:szCs w:val="24"/>
          <w:u w:val="single"/>
          <w:rtl/>
          <w:lang w:eastAsia="he-IL"/>
        </w:rPr>
        <w:t>'</w:t>
      </w:r>
    </w:p>
    <w:p w14:paraId="45654E97"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84C454"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D5041C">
        <w:rPr>
          <w:rFonts w:ascii="Times New Roman" w:eastAsia="Times New Roman" w:hAnsi="Times New Roman" w:cs="David"/>
          <w:bCs/>
          <w:sz w:val="20"/>
          <w:szCs w:val="24"/>
          <w:u w:val="single"/>
          <w:rtl/>
          <w:lang w:eastAsia="he-IL"/>
        </w:rPr>
        <w:t>לוח זמנים ושלבי עבודה</w:t>
      </w:r>
    </w:p>
    <w:p w14:paraId="326CC3AD"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19B92A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856AD9F"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504F7E2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A6C23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C76302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21C5B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53AA17BA"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F5D2126"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72CD7BD4"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1469BA"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sz w:val="20"/>
          <w:szCs w:val="24"/>
          <w:u w:val="single"/>
          <w:rtl/>
          <w:lang w:eastAsia="he-IL"/>
        </w:rPr>
        <w:br w:type="page"/>
      </w:r>
      <w:r w:rsidRPr="00D5041C">
        <w:rPr>
          <w:rFonts w:ascii="Times New Roman" w:eastAsia="Times New Roman" w:hAnsi="Times New Roman" w:cs="David"/>
          <w:bCs/>
          <w:sz w:val="24"/>
          <w:szCs w:val="24"/>
          <w:u w:val="single"/>
          <w:rtl/>
          <w:lang w:eastAsia="he-IL"/>
        </w:rPr>
        <w:t xml:space="preserve">נספח </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ד</w:t>
      </w:r>
      <w:r w:rsidR="007B54F0">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A28EC32"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FA1C05"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שכר המתכנן</w:t>
      </w:r>
    </w:p>
    <w:p w14:paraId="6C11CE32"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22040F7"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A68ED51" w14:textId="77777777" w:rsidR="00D5041C" w:rsidRPr="00D5041C" w:rsidRDefault="00D5041C" w:rsidP="00D5041C">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תמורת ביצוע מלוא שרותי המתכנן / תכנון מערכות אינסטלציה סניטרית למבנים, לאלמנטים במגרשים, למבנה מכירות ולדירה לדוגמא / תכנון מערכות הספקת מים בשטחים ציבוריים / תכנון מערכות ביוב בשטחים ציבוריים / תכנון מערכות ניקוז ותיעול בשטחים ציבוריים, כמפורט בנספח ב', ישלם המזמין למתכנן בשיעורים כדלקמן:</w:t>
      </w:r>
    </w:p>
    <w:p w14:paraId="16650F01" w14:textId="22B71D63" w:rsidR="00D5041C" w:rsidRPr="00D5041C" w:rsidRDefault="00D5041C" w:rsidP="00607939">
      <w:pPr>
        <w:widowControl w:val="0"/>
        <w:numPr>
          <w:ilvl w:val="1"/>
          <w:numId w:val="7"/>
        </w:numPr>
        <w:tabs>
          <w:tab w:val="left" w:pos="656"/>
        </w:tabs>
        <w:spacing w:before="0" w:beforeAutospacing="0" w:after="0" w:afterAutospacing="0" w:line="240" w:lineRule="auto"/>
        <w:jc w:val="both"/>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סכום קבוע ומוחלט של</w:t>
      </w:r>
      <w:r w:rsidRPr="00D5041C">
        <w:rPr>
          <w:rFonts w:ascii="Times New Roman" w:eastAsia="Times New Roman" w:hAnsi="Times New Roman" w:cs="David" w:hint="cs"/>
          <w:sz w:val="24"/>
          <w:szCs w:val="24"/>
          <w:rtl/>
          <w:lang w:eastAsia="he-IL"/>
        </w:rPr>
        <w:t xml:space="preserve"> </w:t>
      </w:r>
      <w:del w:id="53" w:author="Meryl Etman" w:date="2020-06-24T13:32:00Z">
        <w:r w:rsidRPr="00D5041C" w:rsidDel="00C97ECA">
          <w:rPr>
            <w:rFonts w:ascii="Times New Roman" w:eastAsia="Times New Roman" w:hAnsi="Times New Roman" w:cs="David" w:hint="cs"/>
            <w:sz w:val="24"/>
            <w:szCs w:val="24"/>
            <w:rtl/>
            <w:lang w:eastAsia="he-IL"/>
          </w:rPr>
          <w:delText xml:space="preserve">____ </w:delText>
        </w:r>
      </w:del>
      <w:ins w:id="54" w:author="Meryl Etman" w:date="2020-06-24T13:32:00Z">
        <w:r w:rsidR="00C97ECA">
          <w:rPr>
            <w:rFonts w:ascii="Times New Roman" w:eastAsia="Times New Roman" w:hAnsi="Times New Roman" w:cs="David" w:hint="cs"/>
            <w:sz w:val="24"/>
            <w:szCs w:val="24"/>
            <w:rtl/>
            <w:lang w:eastAsia="he-IL"/>
          </w:rPr>
          <w:t>1,400</w:t>
        </w:r>
        <w:r w:rsidR="00C97ECA" w:rsidRPr="00D5041C">
          <w:rPr>
            <w:rFonts w:ascii="Times New Roman" w:eastAsia="Times New Roman" w:hAnsi="Times New Roman" w:cs="David" w:hint="cs"/>
            <w:sz w:val="24"/>
            <w:szCs w:val="24"/>
            <w:rtl/>
            <w:lang w:eastAsia="he-IL"/>
          </w:rPr>
          <w:t xml:space="preserve"> </w:t>
        </w:r>
      </w:ins>
      <w:r w:rsidRPr="00D5041C">
        <w:rPr>
          <w:rFonts w:ascii="Times New Roman" w:eastAsia="Times New Roman" w:hAnsi="Times New Roman" w:cs="David" w:hint="cs"/>
          <w:sz w:val="24"/>
          <w:szCs w:val="24"/>
          <w:rtl/>
          <w:lang w:eastAsia="he-IL"/>
        </w:rPr>
        <w:t xml:space="preserve">₪ /יח"ד </w:t>
      </w:r>
      <w:r w:rsidRPr="00D5041C">
        <w:rPr>
          <w:rFonts w:ascii="Times New Roman" w:eastAsia="Times New Roman" w:hAnsi="Times New Roman" w:cs="David"/>
          <w:sz w:val="24"/>
          <w:szCs w:val="24"/>
          <w:rtl/>
          <w:lang w:eastAsia="he-IL"/>
        </w:rPr>
        <w:t xml:space="preserve"> </w:t>
      </w:r>
      <w:del w:id="55" w:author="Meryl Etman" w:date="2020-06-25T12:15:00Z">
        <w:r w:rsidRPr="00D5041C" w:rsidDel="00607939">
          <w:rPr>
            <w:rFonts w:ascii="Times New Roman" w:eastAsia="Times New Roman" w:hAnsi="Times New Roman" w:cs="David"/>
            <w:sz w:val="24"/>
            <w:szCs w:val="24"/>
            <w:rtl/>
            <w:lang w:eastAsia="he-IL"/>
          </w:rPr>
          <w:delText>₪</w:delText>
        </w:r>
      </w:del>
      <w:r w:rsidRPr="00D5041C">
        <w:rPr>
          <w:rFonts w:ascii="Times New Roman" w:eastAsia="Times New Roman" w:hAnsi="Times New Roman" w:cs="David"/>
          <w:sz w:val="24"/>
          <w:szCs w:val="24"/>
          <w:rtl/>
          <w:lang w:eastAsia="he-IL"/>
        </w:rPr>
        <w:t xml:space="preserve"> (במילים</w:t>
      </w:r>
      <w:r w:rsidRPr="00D5041C">
        <w:rPr>
          <w:rFonts w:ascii="Times New Roman" w:eastAsia="Times New Roman" w:hAnsi="Times New Roman" w:cs="David" w:hint="cs"/>
          <w:sz w:val="24"/>
          <w:szCs w:val="24"/>
          <w:rtl/>
          <w:lang w:eastAsia="he-IL"/>
        </w:rPr>
        <w:t xml:space="preserve">: </w:t>
      </w:r>
      <w:del w:id="56" w:author="Meryl Etman" w:date="2020-06-24T13:32:00Z">
        <w:r w:rsidRPr="00D5041C" w:rsidDel="00C97ECA">
          <w:rPr>
            <w:rFonts w:ascii="Times New Roman" w:eastAsia="Times New Roman" w:hAnsi="Times New Roman" w:cs="David" w:hint="cs"/>
            <w:sz w:val="24"/>
            <w:szCs w:val="24"/>
            <w:rtl/>
            <w:lang w:eastAsia="he-IL"/>
          </w:rPr>
          <w:delText>שבע מאות שישים</w:delText>
        </w:r>
      </w:del>
      <w:ins w:id="57" w:author="Meryl Etman" w:date="2020-06-24T13:32:00Z">
        <w:r w:rsidR="00C97ECA">
          <w:rPr>
            <w:rFonts w:ascii="Times New Roman" w:eastAsia="Times New Roman" w:hAnsi="Times New Roman" w:cs="David" w:hint="cs"/>
            <w:sz w:val="24"/>
            <w:szCs w:val="24"/>
            <w:rtl/>
            <w:lang w:eastAsia="he-IL"/>
          </w:rPr>
          <w:t>אלף וארבע מאות</w:t>
        </w:r>
      </w:ins>
      <w:r w:rsidRPr="00D5041C">
        <w:rPr>
          <w:rFonts w:ascii="Times New Roman" w:eastAsia="Times New Roman" w:hAnsi="Times New Roman" w:cs="David" w:hint="cs"/>
          <w:sz w:val="24"/>
          <w:szCs w:val="24"/>
          <w:rtl/>
          <w:lang w:eastAsia="he-IL"/>
        </w:rPr>
        <w:t xml:space="preserve"> </w:t>
      </w:r>
      <w:r w:rsidRPr="00D5041C">
        <w:rPr>
          <w:rFonts w:ascii="Times New Roman" w:eastAsia="Times New Roman" w:hAnsi="Times New Roman" w:cs="David"/>
          <w:sz w:val="24"/>
          <w:szCs w:val="24"/>
          <w:rtl/>
          <w:lang w:eastAsia="he-IL"/>
        </w:rPr>
        <w:t xml:space="preserve"> </w:t>
      </w:r>
      <w:del w:id="58" w:author="Meryl Etman" w:date="2020-06-25T12:15:00Z">
        <w:r w:rsidRPr="00D5041C" w:rsidDel="00607939">
          <w:rPr>
            <w:rFonts w:ascii="Times New Roman" w:eastAsia="Times New Roman" w:hAnsi="Times New Roman" w:cs="David"/>
            <w:sz w:val="24"/>
            <w:szCs w:val="24"/>
            <w:rtl/>
            <w:lang w:eastAsia="he-IL"/>
          </w:rPr>
          <w:delText>ש"ח</w:delText>
        </w:r>
      </w:del>
      <w:ins w:id="59" w:author="Meryl Etman" w:date="2020-06-25T12:15:00Z">
        <w:r w:rsidR="00607939">
          <w:rPr>
            <w:rFonts w:ascii="Times New Roman" w:eastAsia="Times New Roman" w:hAnsi="Times New Roman" w:cs="David" w:hint="cs"/>
            <w:sz w:val="24"/>
            <w:szCs w:val="24"/>
            <w:rtl/>
            <w:lang w:eastAsia="he-IL"/>
          </w:rPr>
          <w:t>₪ ליחידת דיור</w:t>
        </w:r>
      </w:ins>
      <w:r w:rsidRPr="00D5041C">
        <w:rPr>
          <w:rFonts w:ascii="Times New Roman" w:eastAsia="Times New Roman" w:hAnsi="Times New Roman" w:cs="David"/>
          <w:sz w:val="24"/>
          <w:szCs w:val="24"/>
          <w:rtl/>
          <w:lang w:eastAsia="he-IL"/>
        </w:rPr>
        <w:t xml:space="preserve">) </w:t>
      </w:r>
      <w:r w:rsidRPr="00D5041C">
        <w:rPr>
          <w:rFonts w:ascii="Times New Roman" w:eastAsia="Times New Roman" w:hAnsi="Times New Roman" w:cs="David" w:hint="cs"/>
          <w:sz w:val="24"/>
          <w:szCs w:val="24"/>
          <w:rtl/>
          <w:lang w:eastAsia="he-IL"/>
        </w:rPr>
        <w:t>.</w:t>
      </w:r>
    </w:p>
    <w:p w14:paraId="3DFD43EC" w14:textId="77777777" w:rsidR="00D5041C" w:rsidRPr="00D5041C" w:rsidRDefault="00D5041C" w:rsidP="00D5041C">
      <w:pPr>
        <w:widowControl w:val="0"/>
        <w:tabs>
          <w:tab w:val="left" w:pos="656"/>
        </w:tabs>
        <w:spacing w:before="0" w:beforeAutospacing="0" w:after="0" w:afterAutospacing="0" w:line="240" w:lineRule="auto"/>
        <w:ind w:left="656"/>
        <w:jc w:val="both"/>
        <w:rPr>
          <w:rFonts w:ascii="Times New Roman" w:eastAsia="Times New Roman" w:hAnsi="Times New Roman" w:cs="David"/>
          <w:sz w:val="24"/>
          <w:szCs w:val="24"/>
          <w:lang w:eastAsia="he-IL"/>
        </w:rPr>
      </w:pPr>
    </w:p>
    <w:p w14:paraId="3823952B" w14:textId="74A1D815" w:rsidR="00D5041C" w:rsidRPr="00D5041C" w:rsidRDefault="00D5041C" w:rsidP="003B1029">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60" w:author="Meryl Etman" w:date="2020-06-24T13:32:00Z">
        <w:r w:rsidRPr="00D5041C" w:rsidDel="00C97ECA">
          <w:rPr>
            <w:rFonts w:ascii="Times New Roman" w:eastAsia="Times New Roman" w:hAnsi="Times New Roman" w:cs="David"/>
            <w:sz w:val="24"/>
            <w:szCs w:val="24"/>
            <w:rtl/>
            <w:lang w:eastAsia="he-IL"/>
          </w:rPr>
          <w:delText xml:space="preserve">סכום קבוע ומוחלט של </w:delText>
        </w:r>
        <w:r w:rsidR="003B1029" w:rsidRPr="003B1029" w:rsidDel="00C97ECA">
          <w:rPr>
            <w:rFonts w:ascii="Times New Roman" w:eastAsia="Times New Roman" w:hAnsi="Times New Roman" w:cs="David" w:hint="cs"/>
            <w:sz w:val="24"/>
            <w:szCs w:val="24"/>
            <w:u w:val="single"/>
            <w:rtl/>
            <w:lang w:eastAsia="he-IL"/>
          </w:rPr>
          <w:delText xml:space="preserve">            </w:delText>
        </w:r>
        <w:r w:rsidR="003B1029" w:rsidDel="00C97ECA">
          <w:rPr>
            <w:rFonts w:ascii="Times New Roman" w:eastAsia="Times New Roman" w:hAnsi="Times New Roman" w:cs="David" w:hint="cs"/>
            <w:sz w:val="24"/>
            <w:szCs w:val="24"/>
            <w:rtl/>
            <w:lang w:eastAsia="he-IL"/>
          </w:rPr>
          <w:delText xml:space="preserve"> </w:delText>
        </w:r>
        <w:r w:rsidRPr="00D5041C" w:rsidDel="00C97ECA">
          <w:rPr>
            <w:rFonts w:ascii="Times New Roman" w:eastAsia="Times New Roman" w:hAnsi="Times New Roman" w:cs="David" w:hint="cs"/>
            <w:sz w:val="24"/>
            <w:szCs w:val="24"/>
            <w:rtl/>
            <w:lang w:eastAsia="he-IL"/>
          </w:rPr>
          <w:delText xml:space="preserve">₪/מ"ר  </w:delText>
        </w:r>
        <w:r w:rsidRPr="00D5041C" w:rsidDel="00C97ECA">
          <w:rPr>
            <w:rFonts w:ascii="Times New Roman" w:eastAsia="Times New Roman" w:hAnsi="Times New Roman" w:cs="David"/>
            <w:sz w:val="24"/>
            <w:szCs w:val="24"/>
            <w:rtl/>
            <w:lang w:eastAsia="he-IL"/>
          </w:rPr>
          <w:delText xml:space="preserve"> ₪ (במילים: </w:delText>
        </w:r>
        <w:r w:rsidR="0011634B" w:rsidRPr="0011634B" w:rsidDel="00C97ECA">
          <w:rPr>
            <w:rFonts w:ascii="Times New Roman" w:eastAsia="Times New Roman" w:hAnsi="Times New Roman" w:cs="David" w:hint="cs"/>
            <w:sz w:val="24"/>
            <w:szCs w:val="24"/>
            <w:u w:val="single"/>
            <w:rtl/>
            <w:lang w:eastAsia="he-IL"/>
          </w:rPr>
          <w:delText xml:space="preserve">    </w:delText>
        </w:r>
        <w:r w:rsidR="0011634B" w:rsidDel="00C97ECA">
          <w:rPr>
            <w:rFonts w:ascii="Times New Roman" w:eastAsia="Times New Roman" w:hAnsi="Times New Roman" w:cs="David" w:hint="cs"/>
            <w:sz w:val="24"/>
            <w:szCs w:val="24"/>
            <w:u w:val="single"/>
            <w:rtl/>
            <w:lang w:eastAsia="he-IL"/>
          </w:rPr>
          <w:delText xml:space="preserve">          </w:delText>
        </w:r>
        <w:r w:rsidR="0011634B" w:rsidRPr="0011634B" w:rsidDel="00C97ECA">
          <w:rPr>
            <w:rFonts w:ascii="Times New Roman" w:eastAsia="Times New Roman" w:hAnsi="Times New Roman" w:cs="David" w:hint="cs"/>
            <w:sz w:val="24"/>
            <w:szCs w:val="24"/>
            <w:u w:val="single"/>
            <w:rtl/>
            <w:lang w:eastAsia="he-IL"/>
          </w:rPr>
          <w:delText xml:space="preserve">                   </w:delText>
        </w:r>
        <w:r w:rsidRPr="00D5041C" w:rsidDel="00C97ECA">
          <w:rPr>
            <w:rFonts w:ascii="Times New Roman" w:eastAsia="Times New Roman" w:hAnsi="Times New Roman" w:cs="David" w:hint="cs"/>
            <w:sz w:val="24"/>
            <w:szCs w:val="24"/>
            <w:rtl/>
            <w:lang w:eastAsia="he-IL"/>
          </w:rPr>
          <w:delText xml:space="preserve"> </w:delText>
        </w:r>
        <w:r w:rsidR="0011634B" w:rsidDel="00C97ECA">
          <w:rPr>
            <w:rFonts w:ascii="Times New Roman" w:eastAsia="Times New Roman" w:hAnsi="Times New Roman" w:cs="David" w:hint="cs"/>
            <w:sz w:val="24"/>
            <w:szCs w:val="24"/>
            <w:rtl/>
            <w:lang w:eastAsia="he-IL"/>
          </w:rPr>
          <w:delText>ש"ח</w:delText>
        </w:r>
        <w:r w:rsidRPr="00D5041C" w:rsidDel="00C97ECA">
          <w:rPr>
            <w:rFonts w:ascii="Times New Roman" w:eastAsia="Times New Roman" w:hAnsi="Times New Roman" w:cs="David" w:hint="cs"/>
            <w:sz w:val="24"/>
            <w:szCs w:val="24"/>
            <w:rtl/>
            <w:lang w:eastAsia="he-IL"/>
          </w:rPr>
          <w:delText xml:space="preserve">/למ"ר </w:delText>
        </w:r>
        <w:r w:rsidRPr="00D5041C" w:rsidDel="00C97ECA">
          <w:rPr>
            <w:rFonts w:ascii="Times New Roman" w:eastAsia="Times New Roman" w:hAnsi="Times New Roman" w:cs="David"/>
            <w:sz w:val="24"/>
            <w:szCs w:val="24"/>
            <w:rtl/>
            <w:lang w:eastAsia="he-IL"/>
          </w:rPr>
          <w:delText xml:space="preserve">) לכל </w:delText>
        </w:r>
        <w:r w:rsidRPr="00D5041C" w:rsidDel="00C97ECA">
          <w:rPr>
            <w:rFonts w:ascii="Times New Roman" w:eastAsia="Times New Roman" w:hAnsi="Times New Roman" w:cs="David" w:hint="cs"/>
            <w:sz w:val="24"/>
            <w:szCs w:val="24"/>
            <w:rtl/>
            <w:lang w:eastAsia="he-IL"/>
          </w:rPr>
          <w:delText>שטחי השירות במבנה , בשטחי השירות הבנוי והמקורה.</w:delText>
        </w:r>
      </w:del>
      <w:ins w:id="61" w:author="Meryl Etman" w:date="2020-06-24T13:32:00Z">
        <w:r w:rsidR="00C97ECA">
          <w:rPr>
            <w:rFonts w:ascii="Times New Roman" w:eastAsia="Times New Roman" w:hAnsi="Times New Roman" w:cs="David" w:hint="cs"/>
            <w:sz w:val="24"/>
            <w:szCs w:val="24"/>
            <w:rtl/>
            <w:lang w:eastAsia="he-IL"/>
          </w:rPr>
          <w:t>מבוטל</w:t>
        </w:r>
      </w:ins>
    </w:p>
    <w:p w14:paraId="481E63B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50E36BAB" w14:textId="4EED1BE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62" w:author="Meryl Etman" w:date="2020-06-24T13:32:00Z">
        <w:r w:rsidRPr="00D5041C" w:rsidDel="00C97ECA">
          <w:rPr>
            <w:rFonts w:ascii="Times New Roman" w:eastAsia="Times New Roman" w:hAnsi="Times New Roman" w:cs="David"/>
            <w:sz w:val="24"/>
            <w:szCs w:val="24"/>
            <w:rtl/>
            <w:lang w:eastAsia="he-IL"/>
          </w:rPr>
          <w:delText xml:space="preserve">סכום קבוע ומוחלט של </w:delText>
        </w:r>
        <w:r w:rsidRPr="00D5041C" w:rsidDel="00C97ECA">
          <w:rPr>
            <w:rFonts w:ascii="Times New Roman" w:eastAsia="Times New Roman" w:hAnsi="Times New Roman" w:cs="David" w:hint="cs"/>
            <w:sz w:val="24"/>
            <w:szCs w:val="24"/>
            <w:rtl/>
            <w:lang w:eastAsia="he-IL"/>
          </w:rPr>
          <w:delText xml:space="preserve">_________ </w:delText>
        </w:r>
        <w:r w:rsidRPr="00D5041C" w:rsidDel="00C97ECA">
          <w:rPr>
            <w:rFonts w:ascii="Times New Roman" w:eastAsia="Times New Roman" w:hAnsi="Times New Roman" w:cs="David"/>
            <w:sz w:val="24"/>
            <w:szCs w:val="24"/>
            <w:rtl/>
            <w:lang w:eastAsia="he-IL"/>
          </w:rPr>
          <w:delText xml:space="preserve"> ₪ (במילים:</w:delText>
        </w:r>
        <w:r w:rsidRPr="0011634B" w:rsidDel="00C97ECA">
          <w:rPr>
            <w:rFonts w:ascii="Times New Roman" w:eastAsia="Times New Roman" w:hAnsi="Times New Roman" w:cs="David"/>
            <w:sz w:val="24"/>
            <w:szCs w:val="24"/>
            <w:u w:val="single"/>
            <w:rtl/>
            <w:lang w:eastAsia="he-IL"/>
          </w:rPr>
          <w:delText xml:space="preserve"> </w:delText>
        </w:r>
        <w:r w:rsidR="0011634B" w:rsidRPr="0011634B" w:rsidDel="00C97ECA">
          <w:rPr>
            <w:rFonts w:ascii="Times New Roman" w:eastAsia="Times New Roman" w:hAnsi="Times New Roman" w:cs="David" w:hint="cs"/>
            <w:sz w:val="24"/>
            <w:szCs w:val="24"/>
            <w:u w:val="single"/>
            <w:rtl/>
            <w:lang w:eastAsia="he-IL"/>
          </w:rPr>
          <w:delText xml:space="preserve">         </w:delText>
        </w:r>
        <w:r w:rsidR="0011634B" w:rsidDel="00C97ECA">
          <w:rPr>
            <w:rFonts w:ascii="Times New Roman" w:eastAsia="Times New Roman" w:hAnsi="Times New Roman" w:cs="David" w:hint="cs"/>
            <w:sz w:val="24"/>
            <w:szCs w:val="24"/>
            <w:u w:val="single"/>
            <w:rtl/>
            <w:lang w:eastAsia="he-IL"/>
          </w:rPr>
          <w:delText xml:space="preserve">        </w:delText>
        </w:r>
        <w:r w:rsidR="0011634B" w:rsidRPr="0011634B" w:rsidDel="00C97ECA">
          <w:rPr>
            <w:rFonts w:ascii="Times New Roman" w:eastAsia="Times New Roman" w:hAnsi="Times New Roman" w:cs="David" w:hint="cs"/>
            <w:sz w:val="24"/>
            <w:szCs w:val="24"/>
            <w:u w:val="single"/>
            <w:rtl/>
            <w:lang w:eastAsia="he-IL"/>
          </w:rPr>
          <w:delText xml:space="preserve">              </w:delText>
        </w:r>
        <w:r w:rsidRPr="00D5041C" w:rsidDel="00C97ECA">
          <w:rPr>
            <w:rFonts w:ascii="Times New Roman" w:eastAsia="Times New Roman" w:hAnsi="Times New Roman" w:cs="David"/>
            <w:sz w:val="24"/>
            <w:szCs w:val="24"/>
            <w:rtl/>
            <w:lang w:eastAsia="he-IL"/>
          </w:rPr>
          <w:delText>ש"ח) בגין תכנון</w:delText>
        </w:r>
        <w:r w:rsidRPr="00D5041C" w:rsidDel="00C97ECA">
          <w:rPr>
            <w:rFonts w:ascii="Times New Roman" w:eastAsia="Times New Roman" w:hAnsi="Times New Roman" w:cs="David" w:hint="cs"/>
            <w:sz w:val="24"/>
            <w:szCs w:val="24"/>
            <w:rtl/>
            <w:lang w:eastAsia="he-IL"/>
          </w:rPr>
          <w:delText xml:space="preserve"> שטחי מלון בגמר מעטפת</w:delText>
        </w:r>
      </w:del>
      <w:ins w:id="63" w:author="Meryl Etman" w:date="2020-06-24T13:32:00Z">
        <w:r w:rsidR="00C97ECA">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3FA66E5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6EE2E22E" w14:textId="649476E7"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64" w:author="Meryl Etman" w:date="2020-06-24T13:32:00Z">
        <w:r w:rsidRPr="00D5041C" w:rsidDel="00C97ECA">
          <w:rPr>
            <w:rFonts w:ascii="Times New Roman" w:eastAsia="Times New Roman" w:hAnsi="Times New Roman" w:cs="David" w:hint="cs"/>
            <w:sz w:val="24"/>
            <w:szCs w:val="24"/>
            <w:rtl/>
            <w:lang w:eastAsia="he-IL"/>
          </w:rPr>
          <w:delText>סכום קבוע ומוחלט של ________ ₪ (</w:delText>
        </w:r>
        <w:r w:rsidR="0011634B" w:rsidDel="00C97ECA">
          <w:rPr>
            <w:rFonts w:ascii="Times New Roman" w:eastAsia="Times New Roman" w:hAnsi="Times New Roman" w:cs="David" w:hint="cs"/>
            <w:sz w:val="24"/>
            <w:szCs w:val="24"/>
            <w:rtl/>
            <w:lang w:eastAsia="he-IL"/>
          </w:rPr>
          <w:delText xml:space="preserve"> </w:delText>
        </w:r>
        <w:r w:rsidR="0011634B" w:rsidRPr="0011634B" w:rsidDel="00C97ECA">
          <w:rPr>
            <w:rFonts w:ascii="Times New Roman" w:eastAsia="Times New Roman" w:hAnsi="Times New Roman" w:cs="David" w:hint="cs"/>
            <w:sz w:val="24"/>
            <w:szCs w:val="24"/>
            <w:u w:val="single"/>
            <w:rtl/>
            <w:lang w:eastAsia="he-IL"/>
          </w:rPr>
          <w:delText xml:space="preserve">                                    </w:delText>
        </w:r>
        <w:r w:rsidR="0011634B" w:rsidDel="00C97ECA">
          <w:rPr>
            <w:rFonts w:ascii="Times New Roman" w:eastAsia="Times New Roman" w:hAnsi="Times New Roman" w:cs="David" w:hint="cs"/>
            <w:sz w:val="24"/>
            <w:szCs w:val="24"/>
            <w:rtl/>
            <w:lang w:eastAsia="he-IL"/>
          </w:rPr>
          <w:delText xml:space="preserve"> </w:delText>
        </w:r>
        <w:r w:rsidRPr="00D5041C" w:rsidDel="00C97ECA">
          <w:rPr>
            <w:rFonts w:ascii="Times New Roman" w:eastAsia="Times New Roman" w:hAnsi="Times New Roman" w:cs="David" w:hint="cs"/>
            <w:sz w:val="24"/>
            <w:szCs w:val="24"/>
            <w:rtl/>
            <w:lang w:eastAsia="he-IL"/>
          </w:rPr>
          <w:delText>₪) בגין תכנון שטחי מסחר בגמר מעטפת</w:delText>
        </w:r>
      </w:del>
      <w:ins w:id="65" w:author="Meryl Etman" w:date="2020-06-24T13:32:00Z">
        <w:r w:rsidR="00C97ECA">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110BE6DD"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10A47259" w14:textId="02D10E8A"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lang w:eastAsia="he-IL"/>
        </w:rPr>
      </w:pPr>
      <w:del w:id="66" w:author="Meryl Etman" w:date="2020-06-24T13:33:00Z">
        <w:r w:rsidRPr="00D5041C" w:rsidDel="00C97ECA">
          <w:rPr>
            <w:rFonts w:ascii="Times New Roman" w:eastAsia="Times New Roman" w:hAnsi="Times New Roman" w:cs="David" w:hint="cs"/>
            <w:sz w:val="24"/>
            <w:szCs w:val="24"/>
            <w:rtl/>
            <w:lang w:eastAsia="he-IL"/>
          </w:rPr>
          <w:delText>סכום קבוע ומוחלט של _______ ₪ (</w:delText>
        </w:r>
        <w:r w:rsidR="0011634B" w:rsidDel="00C97ECA">
          <w:rPr>
            <w:rFonts w:ascii="Times New Roman" w:eastAsia="Times New Roman" w:hAnsi="Times New Roman" w:cs="David" w:hint="cs"/>
            <w:sz w:val="24"/>
            <w:szCs w:val="24"/>
            <w:rtl/>
            <w:lang w:eastAsia="he-IL"/>
          </w:rPr>
          <w:delText xml:space="preserve"> </w:delText>
        </w:r>
        <w:r w:rsidR="0011634B" w:rsidRPr="0011634B" w:rsidDel="00C97ECA">
          <w:rPr>
            <w:rFonts w:ascii="Times New Roman" w:eastAsia="Times New Roman" w:hAnsi="Times New Roman" w:cs="David" w:hint="cs"/>
            <w:sz w:val="24"/>
            <w:szCs w:val="24"/>
            <w:u w:val="single"/>
            <w:rtl/>
            <w:lang w:eastAsia="he-IL"/>
          </w:rPr>
          <w:delText xml:space="preserve">                                   </w:delText>
        </w:r>
        <w:r w:rsidRPr="00D5041C" w:rsidDel="00C97ECA">
          <w:rPr>
            <w:rFonts w:ascii="Times New Roman" w:eastAsia="Times New Roman" w:hAnsi="Times New Roman" w:cs="David" w:hint="cs"/>
            <w:sz w:val="24"/>
            <w:szCs w:val="24"/>
            <w:rtl/>
            <w:lang w:eastAsia="he-IL"/>
          </w:rPr>
          <w:delText>₪) בגין תכנון פיתוח ושטחים ציבוריים כולל בניין לשימור וכביש רחוב מונבז</w:delText>
        </w:r>
      </w:del>
      <w:ins w:id="67" w:author="Meryl Etman" w:date="2020-06-24T13:33:00Z">
        <w:r w:rsidR="00C97ECA">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0FC36D71" w14:textId="77777777" w:rsidR="00D5041C" w:rsidRPr="00D5041C" w:rsidRDefault="00D5041C" w:rsidP="00D5041C">
      <w:pPr>
        <w:widowControl w:val="0"/>
        <w:tabs>
          <w:tab w:val="left" w:pos="656"/>
        </w:tabs>
        <w:spacing w:before="0" w:beforeAutospacing="0" w:after="0" w:afterAutospacing="0" w:line="240" w:lineRule="auto"/>
        <w:jc w:val="both"/>
        <w:rPr>
          <w:rFonts w:ascii="Times New Roman" w:eastAsia="Times New Roman" w:hAnsi="Times New Roman" w:cs="David"/>
          <w:sz w:val="24"/>
          <w:szCs w:val="24"/>
          <w:rtl/>
          <w:lang w:eastAsia="he-IL"/>
        </w:rPr>
      </w:pPr>
    </w:p>
    <w:p w14:paraId="574A48DD" w14:textId="231EE0CF" w:rsidR="00D5041C" w:rsidRPr="00D5041C" w:rsidRDefault="00D5041C" w:rsidP="0011634B">
      <w:pPr>
        <w:widowControl w:val="0"/>
        <w:numPr>
          <w:ilvl w:val="1"/>
          <w:numId w:val="7"/>
        </w:numPr>
        <w:tabs>
          <w:tab w:val="left" w:pos="656"/>
          <w:tab w:val="num" w:pos="1507"/>
        </w:tabs>
        <w:spacing w:before="0" w:beforeAutospacing="0" w:after="0" w:afterAutospacing="0" w:line="240" w:lineRule="auto"/>
        <w:jc w:val="both"/>
        <w:rPr>
          <w:rFonts w:ascii="Times New Roman" w:eastAsia="Times New Roman" w:hAnsi="Times New Roman" w:cs="David"/>
          <w:sz w:val="24"/>
          <w:szCs w:val="24"/>
          <w:rtl/>
          <w:lang w:eastAsia="he-IL"/>
        </w:rPr>
      </w:pPr>
      <w:del w:id="68" w:author="Meryl Etman" w:date="2020-06-24T13:33:00Z">
        <w:r w:rsidRPr="00D5041C" w:rsidDel="00C97ECA">
          <w:rPr>
            <w:rFonts w:ascii="Times New Roman" w:eastAsia="Times New Roman" w:hAnsi="Times New Roman" w:cs="David" w:hint="cs"/>
            <w:sz w:val="24"/>
            <w:szCs w:val="24"/>
            <w:rtl/>
            <w:lang w:eastAsia="he-IL"/>
          </w:rPr>
          <w:delText>אופציה: סכום קבוע ומוחלט של __________ ₪ (</w:delText>
        </w:r>
        <w:r w:rsidR="0011634B" w:rsidRPr="0011634B" w:rsidDel="00C97ECA">
          <w:rPr>
            <w:rFonts w:ascii="Times New Roman" w:eastAsia="Times New Roman" w:hAnsi="Times New Roman" w:cs="David" w:hint="cs"/>
            <w:sz w:val="24"/>
            <w:szCs w:val="24"/>
            <w:u w:val="single"/>
            <w:rtl/>
            <w:lang w:eastAsia="he-IL"/>
          </w:rPr>
          <w:delText xml:space="preserve">                                        </w:delText>
        </w:r>
        <w:r w:rsidRPr="00D5041C" w:rsidDel="00C97ECA">
          <w:rPr>
            <w:rFonts w:ascii="Times New Roman" w:eastAsia="Times New Roman" w:hAnsi="Times New Roman" w:cs="David" w:hint="cs"/>
            <w:sz w:val="24"/>
            <w:szCs w:val="24"/>
            <w:rtl/>
            <w:lang w:eastAsia="he-IL"/>
          </w:rPr>
          <w:delText>₪) בגין תכנון שטחי המלון ברמת גמר אופציה הנתונה בידי המזמין</w:delText>
        </w:r>
      </w:del>
      <w:ins w:id="69" w:author="Meryl Etman" w:date="2020-06-24T13:33:00Z">
        <w:r w:rsidR="00C97ECA">
          <w:rPr>
            <w:rFonts w:ascii="Times New Roman" w:eastAsia="Times New Roman" w:hAnsi="Times New Roman" w:cs="David" w:hint="cs"/>
            <w:sz w:val="24"/>
            <w:szCs w:val="24"/>
            <w:rtl/>
            <w:lang w:eastAsia="he-IL"/>
          </w:rPr>
          <w:t>מבוטל</w:t>
        </w:r>
      </w:ins>
      <w:r w:rsidRPr="00D5041C">
        <w:rPr>
          <w:rFonts w:ascii="Times New Roman" w:eastAsia="Times New Roman" w:hAnsi="Times New Roman" w:cs="David" w:hint="cs"/>
          <w:sz w:val="24"/>
          <w:szCs w:val="24"/>
          <w:rtl/>
          <w:lang w:eastAsia="he-IL"/>
        </w:rPr>
        <w:t>.</w:t>
      </w:r>
    </w:p>
    <w:p w14:paraId="57DA24B2"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BE956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p>
    <w:p w14:paraId="3876A154"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t>בסעיף זה:</w:t>
      </w:r>
    </w:p>
    <w:p w14:paraId="3A17F898"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ab/>
      </w:r>
    </w:p>
    <w:p w14:paraId="44A8BA55"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מבנה ראש</w:t>
      </w:r>
      <w:r w:rsidR="0011634B">
        <w:rPr>
          <w:rFonts w:ascii="Times New Roman" w:eastAsia="Times New Roman" w:hAnsi="Times New Roman" w:cs="David"/>
          <w:sz w:val="20"/>
          <w:szCs w:val="24"/>
          <w:rtl/>
        </w:rPr>
        <w:t>וני - מבנה שהוקם לראשונה עפ"י ת</w:t>
      </w:r>
      <w:r w:rsidRPr="00D5041C">
        <w:rPr>
          <w:rFonts w:ascii="Times New Roman" w:eastAsia="Times New Roman" w:hAnsi="Times New Roman" w:cs="David"/>
          <w:sz w:val="20"/>
          <w:szCs w:val="24"/>
          <w:rtl/>
        </w:rPr>
        <w:t xml:space="preserve">כניותיו של המתכנן. </w:t>
      </w:r>
    </w:p>
    <w:p w14:paraId="180123ED" w14:textId="77777777" w:rsidR="00D5041C" w:rsidRPr="00D5041C" w:rsidRDefault="00D5041C" w:rsidP="00D5041C">
      <w:pPr>
        <w:widowControl w:val="0"/>
        <w:spacing w:before="0" w:beforeAutospacing="0" w:after="0" w:afterAutospacing="0" w:line="240" w:lineRule="auto"/>
        <w:ind w:left="714" w:right="714" w:hanging="63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rPr>
        <w:tab/>
      </w:r>
    </w:p>
    <w:p w14:paraId="7ECBF4CA"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rPr>
        <w:tab/>
        <w:t>מבנה חוזר - מבנה נוסף המוקם על אותו המגרש או במגרש אחר עפ"י תכניותיו של המתכנן, בין אם על פי תכניות קיימות על כל פרטיהן ובין אם לצורך הקמתו התבקש המתכנן להכין תוכניות נוספות הכוללות שינויים והתאמות לתכניות המבנה הראשוני. כגון: התאמת התכנון לשינויים בחקיקה, בתקנים, בתקנות ו/או בהנחיות הרשויות, תמונת ראי, שינויים בקומת העמודים ו/או בקומה העליונה במבנה, התאמה למרתפים, הצמדת זוג מבנים, תוספת ו/או הפחתת עד שתי קומות טיפוסיות, שינויים קלים במידות.</w:t>
      </w:r>
    </w:p>
    <w:p w14:paraId="717AE456" w14:textId="77777777"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1296BA4B" w14:textId="35DEF7AE" w:rsidR="00D5041C" w:rsidRPr="00D5041C" w:rsidRDefault="00D5041C" w:rsidP="00D5041C">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2.</w:t>
      </w:r>
      <w:r w:rsidRPr="00D5041C">
        <w:rPr>
          <w:rFonts w:ascii="Times New Roman" w:eastAsia="Times New Roman" w:hAnsi="Times New Roman" w:cs="David"/>
          <w:sz w:val="24"/>
          <w:szCs w:val="24"/>
          <w:rtl/>
          <w:lang w:eastAsia="he-IL"/>
        </w:rPr>
        <w:tab/>
      </w:r>
      <w:r w:rsidRPr="00D5041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777627766"/>
          <w:placeholder>
            <w:docPart w:val="1BAE42EE48284ACCA4FBC1924D94B5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70" w:author="Meryl Etman" w:date="2020-06-23T17:40:00Z">
            <w:r w:rsidR="00043C9A">
              <w:rPr>
                <w:rFonts w:ascii="Times New Roman" w:eastAsia="Times New Roman" w:hAnsi="Times New Roman" w:cs="David" w:hint="cs"/>
                <w:color w:val="008000"/>
                <w:sz w:val="24"/>
                <w:szCs w:val="24"/>
                <w:rtl/>
              </w:rPr>
              <w:t>מדד תשומות הבניה</w:t>
            </w:r>
          </w:ins>
        </w:sdtContent>
      </w:sdt>
      <w:r w:rsidRPr="00D5041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04757695"/>
          <w:placeholder>
            <w:docPart w:val="B492CDB91D6346BDA8DC762FB3E83A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71" w:author="Meryl Etman" w:date="2020-06-23T17:41:00Z">
            <w:r w:rsidR="00043C9A">
              <w:rPr>
                <w:rFonts w:ascii="Times New Roman" w:eastAsia="Times New Roman" w:hAnsi="Times New Roman" w:cs="David" w:hint="cs"/>
                <w:color w:val="008000"/>
                <w:sz w:val="24"/>
                <w:szCs w:val="24"/>
                <w:rtl/>
              </w:rPr>
              <w:t>בגין</w:t>
            </w:r>
          </w:ins>
        </w:sdtContent>
      </w:sdt>
      <w:r w:rsidRPr="00D5041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320091710"/>
          <w:placeholder>
            <w:docPart w:val="7DD84DD36D45418B95F7D038FEC098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07-01T00:00:00Z">
            <w:dateFormat w:val="dd/MM/yyyy"/>
            <w:lid w:val="he-IL"/>
            <w:storeMappedDataAs w:val="dateTime"/>
            <w:calendar w:val="gregorian"/>
          </w:date>
        </w:sdtPr>
        <w:sdtEndPr/>
        <w:sdtContent>
          <w:ins w:id="72" w:author="Meryl Etman" w:date="2020-06-23T17:41:00Z">
            <w:r w:rsidR="00043C9A">
              <w:rPr>
                <w:rFonts w:ascii="Times New Roman" w:eastAsia="Times New Roman" w:hAnsi="Times New Roman" w:cs="David" w:hint="cs"/>
                <w:color w:val="008000"/>
                <w:sz w:val="24"/>
                <w:szCs w:val="24"/>
                <w:rtl/>
              </w:rPr>
              <w:t>‏01/07/2019</w:t>
            </w:r>
          </w:ins>
        </w:sdtContent>
      </w:sdt>
      <w:r w:rsidRPr="00D5041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16834459"/>
          <w:placeholder>
            <w:docPart w:val="A51FD5E1BCFF4ADC80000592604A30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73" w:author="Meryl Etman" w:date="2020-06-23T17:41:00Z">
            <w:r w:rsidR="00043C9A">
              <w:rPr>
                <w:rFonts w:ascii="Times New Roman" w:eastAsia="Times New Roman" w:hAnsi="Times New Roman" w:cs="David" w:hint="cs"/>
                <w:color w:val="008000"/>
                <w:sz w:val="24"/>
                <w:szCs w:val="24"/>
                <w:rtl/>
              </w:rPr>
              <w:t>309.6963</w:t>
            </w:r>
          </w:ins>
        </w:sdtContent>
      </w:sdt>
      <w:r w:rsidRPr="00D5041C">
        <w:rPr>
          <w:rFonts w:ascii="Times New Roman" w:eastAsia="Times New Roman" w:hAnsi="Times New Roman" w:cs="David" w:hint="cs"/>
          <w:sz w:val="24"/>
          <w:szCs w:val="24"/>
          <w:rtl/>
        </w:rPr>
        <w:t xml:space="preserve"> נקודות) </w:t>
      </w:r>
      <w:r w:rsidRPr="00D5041C">
        <w:rPr>
          <w:rFonts w:ascii="Times New Roman" w:eastAsia="Times New Roman" w:hAnsi="Times New Roman" w:cs="David" w:hint="cs"/>
          <w:sz w:val="24"/>
          <w:szCs w:val="24"/>
          <w:rtl/>
          <w:lang w:eastAsia="he-IL"/>
        </w:rPr>
        <w:t xml:space="preserve"> עד למדד הידוע ביום הגשת כל חשבון.</w:t>
      </w:r>
    </w:p>
    <w:p w14:paraId="3B759D3F"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A1E5719"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w:t>
      </w:r>
      <w:r w:rsidRPr="00D5041C">
        <w:rPr>
          <w:rFonts w:ascii="Times New Roman" w:eastAsia="Times New Roman" w:hAnsi="Times New Roman" w:cs="David"/>
          <w:sz w:val="24"/>
          <w:szCs w:val="24"/>
          <w:rtl/>
          <w:lang w:eastAsia="he-IL"/>
        </w:rPr>
        <w:tab/>
        <w:t>למען הסר ספק:</w:t>
      </w:r>
    </w:p>
    <w:p w14:paraId="6900326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9B38FE"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3.1</w:t>
      </w:r>
      <w:r w:rsidRPr="00D5041C">
        <w:rPr>
          <w:rFonts w:ascii="Times New Roman" w:eastAsia="Times New Roman" w:hAnsi="Times New Roman" w:cs="David"/>
          <w:sz w:val="24"/>
          <w:szCs w:val="24"/>
          <w:rtl/>
          <w:lang w:eastAsia="he-IL"/>
        </w:rPr>
        <w:tab/>
        <w:t>שכר המתכנן יחושב על פי כמות יחידות הדיור שבתכנון ושבכוונת המז</w:t>
      </w:r>
      <w:r w:rsidR="003B1029">
        <w:rPr>
          <w:rFonts w:ascii="Times New Roman" w:eastAsia="Times New Roman" w:hAnsi="Times New Roman" w:cs="David"/>
          <w:sz w:val="24"/>
          <w:szCs w:val="24"/>
          <w:rtl/>
          <w:lang w:eastAsia="he-IL"/>
        </w:rPr>
        <w:t>מין לבצעם בכל קטע וקטע של הפרוי</w:t>
      </w:r>
      <w:r w:rsidRPr="00D5041C">
        <w:rPr>
          <w:rFonts w:ascii="Times New Roman" w:eastAsia="Times New Roman" w:hAnsi="Times New Roman" w:cs="David"/>
          <w:sz w:val="24"/>
          <w:szCs w:val="24"/>
          <w:rtl/>
          <w:lang w:eastAsia="he-IL"/>
        </w:rPr>
        <w:t>קט (לשם ההמחשה: אם בקטע א' בכוונת המזמין לבצע 60 יח"ד, והמתכנן נדרש לתכנן 60 יח"ד, יהיה חייב המזמין בתשלום עבור אותן יח"ד בלבד) וזאת גם אם התכנון יתאים לקטעים הבאים בפרויקט אין באמור לגרוע מחובת המתכנן לבדוק ולוודא התאמת תכנון המבנים להעמדה על מגרשים בקטעים הבאים.</w:t>
      </w:r>
    </w:p>
    <w:p w14:paraId="28E6475C"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54C5B28" w14:textId="77777777" w:rsidR="00D5041C" w:rsidRPr="00D5041C" w:rsidRDefault="00D5041C" w:rsidP="00D5041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3.2</w:t>
      </w:r>
      <w:r w:rsidRPr="00D5041C">
        <w:rPr>
          <w:rFonts w:ascii="Times New Roman" w:eastAsia="Times New Roman" w:hAnsi="Times New Roman" w:cs="David"/>
          <w:sz w:val="24"/>
          <w:szCs w:val="24"/>
          <w:rtl/>
          <w:lang w:eastAsia="he-IL"/>
        </w:rPr>
        <w:tab/>
        <w:t xml:space="preserve">מובהר כי שכר המתכנן ליח"ד ומועדי התשלום הינם סופיים ומוחלטים, והם לא ישתנו מכל גורם  שהוא לרבות ומבלי לפגוע בכלליות האמור לעיל, הקטנת מספר </w:t>
      </w:r>
      <w:r w:rsidR="003B1029">
        <w:rPr>
          <w:rFonts w:ascii="Times New Roman" w:eastAsia="Times New Roman" w:hAnsi="Times New Roman" w:cs="David"/>
          <w:sz w:val="24"/>
          <w:szCs w:val="24"/>
          <w:rtl/>
          <w:lang w:eastAsia="he-IL"/>
        </w:rPr>
        <w:t>היחידות בפרוי</w:t>
      </w:r>
      <w:r w:rsidRPr="00D5041C">
        <w:rPr>
          <w:rFonts w:ascii="Times New Roman" w:eastAsia="Times New Roman" w:hAnsi="Times New Roman" w:cs="David"/>
          <w:sz w:val="24"/>
          <w:szCs w:val="24"/>
          <w:rtl/>
          <w:lang w:eastAsia="he-IL"/>
        </w:rPr>
        <w:t>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D51D2FD"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7181C5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3.3</w:t>
      </w:r>
      <w:r w:rsidRPr="00D5041C">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304D75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C6810B" w14:textId="77777777" w:rsidR="00D5041C" w:rsidRPr="00D5041C" w:rsidRDefault="00D5041C" w:rsidP="00D5041C">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9516BAD"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4.</w:t>
      </w:r>
      <w:r w:rsidRPr="00D5041C">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כל דין, לרבות אשור על </w:t>
      </w:r>
      <w:r w:rsidR="003B1029" w:rsidRPr="00D5041C">
        <w:rPr>
          <w:rFonts w:ascii="Times New Roman" w:eastAsia="Times New Roman" w:hAnsi="Times New Roman" w:cs="David" w:hint="cs"/>
          <w:sz w:val="24"/>
          <w:szCs w:val="24"/>
          <w:rtl/>
          <w:lang w:eastAsia="he-IL"/>
        </w:rPr>
        <w:t>ניהו</w:t>
      </w:r>
      <w:r w:rsidR="003B1029" w:rsidRPr="00D5041C">
        <w:rPr>
          <w:rFonts w:ascii="Times New Roman" w:eastAsia="Times New Roman" w:hAnsi="Times New Roman" w:cs="David" w:hint="eastAsia"/>
          <w:sz w:val="24"/>
          <w:szCs w:val="24"/>
          <w:rtl/>
          <w:lang w:eastAsia="he-IL"/>
        </w:rPr>
        <w:t>ל</w:t>
      </w:r>
      <w:r w:rsidRPr="00D5041C">
        <w:rPr>
          <w:rFonts w:ascii="Times New Roman" w:eastAsia="Times New Roman" w:hAnsi="Times New Roman" w:cs="David"/>
          <w:sz w:val="24"/>
          <w:szCs w:val="24"/>
          <w:rtl/>
          <w:lang w:eastAsia="he-IL"/>
        </w:rPr>
        <w:t xml:space="preserve"> ספרים ואשור על ניכוי מס במקור.</w:t>
      </w:r>
    </w:p>
    <w:p w14:paraId="039C8CD1"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7D2CD8C" w14:textId="77777777" w:rsidR="00D5041C" w:rsidRPr="00D5041C" w:rsidRDefault="00D5041C" w:rsidP="00D504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D24405C"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5.</w:t>
      </w:r>
      <w:r w:rsidRPr="00D5041C">
        <w:rPr>
          <w:rFonts w:ascii="Times New Roman" w:eastAsia="Times New Roman" w:hAnsi="Times New Roman" w:cs="David"/>
          <w:sz w:val="24"/>
          <w:szCs w:val="24"/>
          <w:rtl/>
          <w:lang w:eastAsia="he-IL"/>
        </w:rPr>
        <w:tab/>
        <w:t xml:space="preserve">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 </w:t>
      </w:r>
    </w:p>
    <w:p w14:paraId="52C5F4B8" w14:textId="77777777" w:rsidR="00D5041C" w:rsidRPr="00D5041C" w:rsidRDefault="00D5041C" w:rsidP="00D5041C">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br w:type="page"/>
      </w:r>
    </w:p>
    <w:p w14:paraId="0F4A14E2"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ה'</w:t>
      </w:r>
      <w:r w:rsidR="00376E23">
        <w:rPr>
          <w:rFonts w:ascii="Times New Roman" w:eastAsia="Times New Roman" w:hAnsi="Times New Roman" w:cs="David" w:hint="cs"/>
          <w:bCs/>
          <w:sz w:val="24"/>
          <w:szCs w:val="24"/>
          <w:u w:val="single"/>
          <w:rtl/>
          <w:lang w:eastAsia="he-IL"/>
        </w:rPr>
        <w:t>'</w:t>
      </w:r>
    </w:p>
    <w:p w14:paraId="280FD401"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450328"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תשלומי שכר המתכנן</w:t>
      </w:r>
    </w:p>
    <w:p w14:paraId="2C96D260"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111733C"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57EA4C9"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D5041C">
        <w:rPr>
          <w:rFonts w:ascii="Times New Roman" w:eastAsia="Times New Roman" w:hAnsi="Times New Roman" w:cs="David"/>
          <w:sz w:val="24"/>
          <w:szCs w:val="24"/>
          <w:rtl/>
          <w:lang w:eastAsia="he-IL"/>
        </w:rPr>
        <w:br/>
      </w:r>
    </w:p>
    <w:tbl>
      <w:tblPr>
        <w:tblW w:w="8079" w:type="dxa"/>
        <w:tblInd w:w="108" w:type="dxa"/>
        <w:tblLayout w:type="fixed"/>
        <w:tblLook w:val="00A0" w:firstRow="1" w:lastRow="0" w:firstColumn="1" w:lastColumn="0" w:noHBand="0" w:noVBand="0"/>
      </w:tblPr>
      <w:tblGrid>
        <w:gridCol w:w="992"/>
        <w:gridCol w:w="5953"/>
        <w:gridCol w:w="1134"/>
      </w:tblGrid>
      <w:tr w:rsidR="00D5041C" w:rsidRPr="00D5041C" w14:paraId="1BEC632F" w14:textId="77777777" w:rsidTr="00D5041C">
        <w:tc>
          <w:tcPr>
            <w:tcW w:w="992" w:type="dxa"/>
            <w:vAlign w:val="bottom"/>
          </w:tcPr>
          <w:p w14:paraId="66845A48" w14:textId="75204679" w:rsidR="00D5041C" w:rsidRPr="00D5041C" w:rsidRDefault="00D5041C" w:rsidP="00FD7C22">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74" w:author="Meryl Etman" w:date="2020-07-13T10:22:00Z">
              <w:r w:rsidRPr="00D5041C" w:rsidDel="00F71805">
                <w:rPr>
                  <w:rFonts w:ascii="Times New Roman" w:eastAsia="Times New Roman" w:hAnsi="Times New Roman" w:cs="David"/>
                  <w:sz w:val="24"/>
                  <w:szCs w:val="24"/>
                  <w:rtl/>
                </w:rPr>
                <w:delText>10</w:delText>
              </w:r>
            </w:del>
            <w:ins w:id="75" w:author="Meryl Etman" w:date="2020-07-13T10:22:00Z">
              <w:r w:rsidR="00F71805" w:rsidRPr="00D5041C">
                <w:rPr>
                  <w:rFonts w:ascii="Times New Roman" w:eastAsia="Times New Roman" w:hAnsi="Times New Roman" w:cs="David"/>
                  <w:sz w:val="24"/>
                  <w:szCs w:val="24"/>
                  <w:rtl/>
                </w:rPr>
                <w:t>1</w:t>
              </w:r>
              <w:r w:rsidR="00F71805">
                <w:rPr>
                  <w:rFonts w:ascii="Times New Roman" w:eastAsia="Times New Roman" w:hAnsi="Times New Roman" w:cs="David" w:hint="cs"/>
                  <w:sz w:val="24"/>
                  <w:szCs w:val="24"/>
                  <w:rtl/>
                </w:rPr>
                <w:t>5</w:t>
              </w:r>
            </w:ins>
            <w:r w:rsidRPr="00D5041C">
              <w:rPr>
                <w:rFonts w:ascii="Times New Roman" w:eastAsia="Times New Roman" w:hAnsi="Times New Roman" w:cs="David"/>
                <w:sz w:val="24"/>
                <w:szCs w:val="24"/>
                <w:rtl/>
              </w:rPr>
              <w:t>%</w:t>
            </w:r>
          </w:p>
        </w:tc>
        <w:tc>
          <w:tcPr>
            <w:tcW w:w="5953" w:type="dxa"/>
          </w:tcPr>
          <w:p w14:paraId="7E885CE3"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 xml:space="preserve">לאחר גמר התכנון המוקדם, כאמור בנספח ב', ואישור עבודות שלב זה על ידי המזמין - </w:t>
            </w:r>
          </w:p>
        </w:tc>
        <w:tc>
          <w:tcPr>
            <w:tcW w:w="1134" w:type="dxa"/>
          </w:tcPr>
          <w:p w14:paraId="50605D69"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1.1</w:t>
            </w:r>
          </w:p>
        </w:tc>
      </w:tr>
      <w:tr w:rsidR="00D5041C" w:rsidRPr="00D5041C" w14:paraId="77345B18" w14:textId="77777777" w:rsidTr="00D5041C">
        <w:tc>
          <w:tcPr>
            <w:tcW w:w="992" w:type="dxa"/>
            <w:vAlign w:val="bottom"/>
          </w:tcPr>
          <w:p w14:paraId="56A5B3FA"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c>
          <w:tcPr>
            <w:tcW w:w="5953" w:type="dxa"/>
          </w:tcPr>
          <w:p w14:paraId="2DF6569D"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התכנון הסופי, כאמור בנספח ב', ואישור עבודות שלב זה על ידי המזמין -</w:t>
            </w:r>
          </w:p>
        </w:tc>
        <w:tc>
          <w:tcPr>
            <w:tcW w:w="1134" w:type="dxa"/>
          </w:tcPr>
          <w:p w14:paraId="5E6581E0"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r>
      <w:tr w:rsidR="00D5041C" w:rsidRPr="00D5041C" w14:paraId="2852395F" w14:textId="77777777" w:rsidTr="00D5041C">
        <w:tc>
          <w:tcPr>
            <w:tcW w:w="992" w:type="dxa"/>
            <w:vAlign w:val="bottom"/>
          </w:tcPr>
          <w:p w14:paraId="2E97971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088B17A8"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אישור הבקשות להיתרי בניה והוצאת היתר בניה -</w:t>
            </w:r>
          </w:p>
        </w:tc>
        <w:tc>
          <w:tcPr>
            <w:tcW w:w="1134" w:type="dxa"/>
          </w:tcPr>
          <w:p w14:paraId="5B174F8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1.3</w:t>
            </w:r>
          </w:p>
        </w:tc>
      </w:tr>
      <w:tr w:rsidR="00D5041C" w:rsidRPr="00D5041C" w14:paraId="38982C3F" w14:textId="77777777" w:rsidTr="00D5041C">
        <w:tc>
          <w:tcPr>
            <w:tcW w:w="992" w:type="dxa"/>
            <w:vAlign w:val="bottom"/>
          </w:tcPr>
          <w:p w14:paraId="756FB0C0"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30%</w:t>
            </w:r>
          </w:p>
        </w:tc>
        <w:tc>
          <w:tcPr>
            <w:tcW w:w="5953" w:type="dxa"/>
          </w:tcPr>
          <w:p w14:paraId="58DC9B4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המכרזים, התכנון המפורט והמכרזים, ואישור עבודות שלב זה על ידי המזמין -</w:t>
            </w:r>
          </w:p>
        </w:tc>
        <w:tc>
          <w:tcPr>
            <w:tcW w:w="1134" w:type="dxa"/>
          </w:tcPr>
          <w:p w14:paraId="223DD16E"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1.4</w:t>
            </w:r>
          </w:p>
        </w:tc>
      </w:tr>
      <w:tr w:rsidR="00D5041C" w:rsidRPr="00D5041C" w14:paraId="448618FE" w14:textId="77777777" w:rsidTr="00D5041C">
        <w:tc>
          <w:tcPr>
            <w:tcW w:w="992" w:type="dxa"/>
            <w:vAlign w:val="bottom"/>
          </w:tcPr>
          <w:p w14:paraId="40E64B12"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12%</w:t>
            </w:r>
          </w:p>
        </w:tc>
        <w:tc>
          <w:tcPr>
            <w:tcW w:w="5953" w:type="dxa"/>
          </w:tcPr>
          <w:p w14:paraId="5DDAD7BD" w14:textId="77777777" w:rsidR="00D5041C" w:rsidRPr="00D5041C" w:rsidRDefault="003B1029"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Pr>
                <w:rFonts w:ascii="Times New Roman" w:eastAsia="Times New Roman" w:hAnsi="Times New Roman" w:cs="David"/>
                <w:sz w:val="24"/>
                <w:szCs w:val="24"/>
                <w:rtl/>
              </w:rPr>
              <w:t>לאחר גמר הוצאת ת</w:t>
            </w:r>
            <w:r w:rsidR="00D5041C" w:rsidRPr="00D5041C">
              <w:rPr>
                <w:rFonts w:ascii="Times New Roman" w:eastAsia="Times New Roman" w:hAnsi="Times New Roman" w:cs="David"/>
                <w:sz w:val="24"/>
                <w:szCs w:val="24"/>
                <w:rtl/>
              </w:rPr>
              <w:t xml:space="preserve">כניות לבצוע - </w:t>
            </w:r>
          </w:p>
        </w:tc>
        <w:tc>
          <w:tcPr>
            <w:tcW w:w="1134" w:type="dxa"/>
          </w:tcPr>
          <w:p w14:paraId="2F93649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1.5</w:t>
            </w:r>
          </w:p>
        </w:tc>
      </w:tr>
      <w:tr w:rsidR="00D5041C" w:rsidRPr="00D5041C" w14:paraId="65348E34" w14:textId="77777777" w:rsidTr="00D5041C">
        <w:tc>
          <w:tcPr>
            <w:tcW w:w="992" w:type="dxa"/>
            <w:vAlign w:val="bottom"/>
          </w:tcPr>
          <w:p w14:paraId="6779ADF3" w14:textId="2489075B" w:rsidR="00D5041C" w:rsidRPr="00D5041C" w:rsidRDefault="00D5041C" w:rsidP="00FD7C22">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76" w:author="Meryl Etman" w:date="2020-07-13T10:22:00Z">
              <w:r w:rsidRPr="00D5041C" w:rsidDel="00F71805">
                <w:rPr>
                  <w:rFonts w:ascii="Times New Roman" w:eastAsia="Times New Roman" w:hAnsi="Times New Roman" w:cs="David"/>
                  <w:sz w:val="24"/>
                  <w:szCs w:val="24"/>
                  <w:rtl/>
                </w:rPr>
                <w:delText>15</w:delText>
              </w:r>
            </w:del>
            <w:ins w:id="77" w:author="Meryl Etman" w:date="2020-07-13T10:22:00Z">
              <w:r w:rsidR="00F71805" w:rsidRPr="00D5041C">
                <w:rPr>
                  <w:rFonts w:ascii="Times New Roman" w:eastAsia="Times New Roman" w:hAnsi="Times New Roman" w:cs="David"/>
                  <w:sz w:val="24"/>
                  <w:szCs w:val="24"/>
                  <w:rtl/>
                </w:rPr>
                <w:t>1</w:t>
              </w:r>
              <w:r w:rsidR="00F71805">
                <w:rPr>
                  <w:rFonts w:ascii="Times New Roman" w:eastAsia="Times New Roman" w:hAnsi="Times New Roman" w:cs="David" w:hint="cs"/>
                  <w:sz w:val="24"/>
                  <w:szCs w:val="24"/>
                  <w:rtl/>
                </w:rPr>
                <w:t>0</w:t>
              </w:r>
            </w:ins>
            <w:r w:rsidRPr="00D5041C">
              <w:rPr>
                <w:rFonts w:ascii="Times New Roman" w:eastAsia="Times New Roman" w:hAnsi="Times New Roman" w:cs="David"/>
                <w:sz w:val="24"/>
                <w:szCs w:val="24"/>
                <w:rtl/>
              </w:rPr>
              <w:t>%</w:t>
            </w:r>
          </w:p>
        </w:tc>
        <w:tc>
          <w:tcPr>
            <w:tcW w:w="5953" w:type="dxa"/>
          </w:tcPr>
          <w:p w14:paraId="42132FC6"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במהלך ביצוע הפיקוח העליון -</w:t>
            </w:r>
          </w:p>
        </w:tc>
        <w:tc>
          <w:tcPr>
            <w:tcW w:w="1134" w:type="dxa"/>
          </w:tcPr>
          <w:p w14:paraId="751C995D"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1.6</w:t>
            </w:r>
          </w:p>
        </w:tc>
      </w:tr>
      <w:tr w:rsidR="00D5041C" w:rsidRPr="00D5041C" w14:paraId="6DB6C70A" w14:textId="77777777" w:rsidTr="00D5041C">
        <w:tc>
          <w:tcPr>
            <w:tcW w:w="992" w:type="dxa"/>
            <w:vAlign w:val="bottom"/>
          </w:tcPr>
          <w:p w14:paraId="2C403FD4"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8%</w:t>
            </w:r>
          </w:p>
        </w:tc>
        <w:tc>
          <w:tcPr>
            <w:tcW w:w="5953" w:type="dxa"/>
          </w:tcPr>
          <w:p w14:paraId="37DD60D0"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ביצוע העבודות בהתאם לחוזה זה, הפעלת הפרויקט והמתקן, קבלת המערכות וקבלתם על ידי המזמין, ולאחר בדיקת החשבונות הסופיים בגין העבודות ואישורם על ידי המתכנן והמזמין, וקבלת אישור לאכלוס -</w:t>
            </w:r>
          </w:p>
        </w:tc>
        <w:tc>
          <w:tcPr>
            <w:tcW w:w="1134" w:type="dxa"/>
          </w:tcPr>
          <w:p w14:paraId="42D7D943"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1.7</w:t>
            </w:r>
          </w:p>
        </w:tc>
      </w:tr>
      <w:tr w:rsidR="00D5041C" w:rsidRPr="00D5041C" w14:paraId="7C450C67" w14:textId="77777777" w:rsidTr="00D5041C">
        <w:tc>
          <w:tcPr>
            <w:tcW w:w="992" w:type="dxa"/>
            <w:vAlign w:val="bottom"/>
          </w:tcPr>
          <w:p w14:paraId="17FEB376" w14:textId="77777777" w:rsidR="00D5041C" w:rsidRPr="00D5041C" w:rsidRDefault="00D5041C" w:rsidP="00D5041C">
            <w:pPr>
              <w:widowControl w:val="0"/>
              <w:spacing w:before="0" w:beforeAutospacing="0" w:after="0" w:afterAutospacing="0" w:line="240" w:lineRule="auto"/>
              <w:ind w:right="360"/>
              <w:jc w:val="center"/>
              <w:rPr>
                <w:rFonts w:ascii="Times New Roman" w:eastAsia="Times New Roman" w:hAnsi="Times New Roman" w:cs="David"/>
                <w:sz w:val="24"/>
                <w:szCs w:val="24"/>
                <w:rtl/>
              </w:rPr>
            </w:pPr>
            <w:r w:rsidRPr="00D5041C">
              <w:rPr>
                <w:rFonts w:ascii="Times New Roman" w:eastAsia="Times New Roman" w:hAnsi="Times New Roman" w:cs="David"/>
                <w:sz w:val="24"/>
                <w:szCs w:val="24"/>
                <w:rtl/>
              </w:rPr>
              <w:t>2%</w:t>
            </w:r>
          </w:p>
        </w:tc>
        <w:tc>
          <w:tcPr>
            <w:tcW w:w="5953" w:type="dxa"/>
          </w:tcPr>
          <w:p w14:paraId="21376DD7" w14:textId="77777777" w:rsidR="00D5041C" w:rsidRPr="00D5041C" w:rsidRDefault="00D5041C" w:rsidP="00D5041C">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D5041C">
              <w:rPr>
                <w:rFonts w:ascii="Times New Roman" w:eastAsia="Times New Roman" w:hAnsi="Times New Roman" w:cs="David"/>
                <w:sz w:val="24"/>
                <w:szCs w:val="24"/>
                <w:rtl/>
              </w:rPr>
              <w:t>לאחר גמר הפיקוח העליון, תיקוני הבדק וקבלת תעודת גמר לפרויקט, אישור המתכ</w:t>
            </w:r>
            <w:r w:rsidR="003B1029">
              <w:rPr>
                <w:rFonts w:ascii="Times New Roman" w:eastAsia="Times New Roman" w:hAnsi="Times New Roman" w:cs="David"/>
                <w:sz w:val="24"/>
                <w:szCs w:val="24"/>
                <w:rtl/>
              </w:rPr>
              <w:t>נן בכתב להשלמת הפרויקט בהתאם לת</w:t>
            </w:r>
            <w:r w:rsidRPr="00D5041C">
              <w:rPr>
                <w:rFonts w:ascii="Times New Roman" w:eastAsia="Times New Roman" w:hAnsi="Times New Roman" w:cs="David"/>
                <w:sz w:val="24"/>
                <w:szCs w:val="24"/>
                <w:rtl/>
              </w:rPr>
              <w:t>כניותיו, לתקנים מחייבים ולשביעות רצונו -</w:t>
            </w:r>
          </w:p>
        </w:tc>
        <w:tc>
          <w:tcPr>
            <w:tcW w:w="1134" w:type="dxa"/>
          </w:tcPr>
          <w:p w14:paraId="667D9EE1" w14:textId="77777777" w:rsidR="00D5041C" w:rsidRPr="00D5041C" w:rsidRDefault="00D5041C" w:rsidP="00D5041C">
            <w:pPr>
              <w:widowControl w:val="0"/>
              <w:spacing w:before="0" w:beforeAutospacing="0" w:after="0" w:afterAutospacing="0" w:line="240" w:lineRule="auto"/>
              <w:ind w:right="360"/>
              <w:jc w:val="right"/>
              <w:rPr>
                <w:rFonts w:ascii="Times New Roman" w:eastAsia="Times New Roman" w:hAnsi="Times New Roman" w:cs="David"/>
                <w:sz w:val="24"/>
                <w:szCs w:val="24"/>
                <w:rtl/>
              </w:rPr>
            </w:pPr>
            <w:r w:rsidRPr="00D5041C">
              <w:rPr>
                <w:rFonts w:ascii="Times New Roman" w:eastAsia="Times New Roman" w:hAnsi="Times New Roman" w:cs="David"/>
                <w:sz w:val="24"/>
                <w:szCs w:val="24"/>
                <w:rtl/>
              </w:rPr>
              <w:t>1.8</w:t>
            </w:r>
          </w:p>
        </w:tc>
      </w:tr>
    </w:tbl>
    <w:p w14:paraId="7FF9D67B" w14:textId="77777777" w:rsidR="00D5041C" w:rsidRPr="00D5041C" w:rsidRDefault="00D5041C" w:rsidP="00D5041C">
      <w:pPr>
        <w:widowControl w:val="0"/>
        <w:spacing w:before="0" w:beforeAutospacing="0" w:after="0" w:afterAutospacing="0" w:line="240" w:lineRule="auto"/>
        <w:ind w:left="720" w:right="360"/>
        <w:rPr>
          <w:rFonts w:ascii="Times New Roman" w:eastAsia="Times New Roman" w:hAnsi="Times New Roman" w:cs="David"/>
          <w:sz w:val="24"/>
          <w:szCs w:val="24"/>
          <w:lang w:eastAsia="he-IL"/>
        </w:rPr>
      </w:pPr>
    </w:p>
    <w:p w14:paraId="2EA631AF"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 הבלעדית של המזמין.</w:t>
      </w:r>
    </w:p>
    <w:p w14:paraId="38CCC9EF"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6BBAFB" w14:textId="77777777" w:rsidR="00D5041C" w:rsidRPr="00D5041C" w:rsidRDefault="00D5041C" w:rsidP="00D5041C">
      <w:pPr>
        <w:widowControl w:val="0"/>
        <w:numPr>
          <w:ilvl w:val="0"/>
          <w:numId w:val="2"/>
        </w:numPr>
        <w:spacing w:before="0" w:beforeAutospacing="0" w:after="0" w:afterAutospacing="0" w:line="240" w:lineRule="auto"/>
        <w:ind w:right="360"/>
        <w:rPr>
          <w:rFonts w:ascii="Times New Roman" w:eastAsia="Times New Roman" w:hAnsi="Times New Roman" w:cs="David"/>
          <w:sz w:val="24"/>
          <w:szCs w:val="24"/>
          <w:rtl/>
          <w:lang w:eastAsia="he-IL"/>
        </w:rPr>
      </w:pPr>
      <w:r w:rsidRPr="00D5041C">
        <w:rPr>
          <w:rFonts w:ascii="Times New Roman" w:eastAsia="Times New Roman" w:hAnsi="Times New Roman" w:cs="David"/>
          <w:sz w:val="24"/>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המצורף כנספח "ז" לחוזה.</w:t>
      </w:r>
    </w:p>
    <w:p w14:paraId="76F0EAE6" w14:textId="77777777" w:rsidR="00D5041C" w:rsidRPr="00D5041C" w:rsidRDefault="00D5041C" w:rsidP="00D5041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37070D8" w14:textId="77777777" w:rsidR="00D5041C" w:rsidRPr="00D5041C" w:rsidRDefault="00D5041C" w:rsidP="00D5041C">
      <w:pPr>
        <w:widowControl w:val="0"/>
        <w:spacing w:before="0" w:beforeAutospacing="0" w:after="0" w:afterAutospacing="0" w:line="240" w:lineRule="auto"/>
        <w:ind w:left="720" w:hanging="720"/>
        <w:rPr>
          <w:rFonts w:ascii="Times New Roman" w:eastAsia="Times New Roman" w:hAnsi="Times New Roman" w:cs="David"/>
          <w:sz w:val="24"/>
          <w:szCs w:val="24"/>
          <w:lang w:eastAsia="he-IL"/>
        </w:rPr>
      </w:pPr>
      <w:r w:rsidRPr="00D5041C">
        <w:rPr>
          <w:rFonts w:ascii="Times New Roman" w:eastAsia="Times New Roman" w:hAnsi="Times New Roman" w:cs="David"/>
          <w:sz w:val="24"/>
          <w:szCs w:val="24"/>
          <w:rtl/>
          <w:lang w:eastAsia="he-IL"/>
        </w:rPr>
        <w:t xml:space="preserve">4. </w:t>
      </w:r>
      <w:r w:rsidRPr="00D5041C">
        <w:rPr>
          <w:rFonts w:ascii="Times New Roman" w:eastAsia="Times New Roman" w:hAnsi="Times New Roman" w:cs="David"/>
          <w:sz w:val="24"/>
          <w:szCs w:val="24"/>
          <w:rtl/>
          <w:lang w:eastAsia="he-IL"/>
        </w:rPr>
        <w:tab/>
        <w:t>המזמין ישלם את שכר המתכנן תוך 60 יום מתאריך אישור החשבון ע"י המנהל.</w:t>
      </w:r>
    </w:p>
    <w:p w14:paraId="5BA5C889" w14:textId="77777777" w:rsidR="00D5041C" w:rsidRPr="00D5041C" w:rsidRDefault="00D5041C" w:rsidP="00D5041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0B2736"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00EBE444" w14:textId="77777777" w:rsidR="00D5041C" w:rsidRPr="00D5041C" w:rsidRDefault="00D5041C" w:rsidP="00D5041C">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4A0A72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D5041C">
        <w:rPr>
          <w:rFonts w:ascii="Times New Roman" w:eastAsia="Times New Roman" w:hAnsi="Times New Roman" w:cs="David"/>
          <w:b/>
          <w:bCs/>
          <w:sz w:val="24"/>
          <w:szCs w:val="24"/>
          <w:u w:val="single"/>
          <w:rtl/>
          <w:lang w:eastAsia="he-IL"/>
        </w:rPr>
        <w:br w:type="page"/>
      </w:r>
    </w:p>
    <w:p w14:paraId="523A22BC" w14:textId="77777777" w:rsidR="00376E23" w:rsidRPr="00672C76" w:rsidRDefault="00376E23" w:rsidP="00376E2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1B5378B7" w14:textId="02E9A6BD" w:rsidR="00376E23" w:rsidRPr="00B27B4C" w:rsidRDefault="00376E23" w:rsidP="00376E2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AACD79CBFFFB42B39D76FC08D28DD87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26T00:00:00Z">
            <w:dateFormat w:val="dd/MM/yyyy"/>
            <w:lid w:val="he-IL"/>
            <w:storeMappedDataAs w:val="dateTime"/>
            <w:calendar w:val="gregorian"/>
          </w:date>
        </w:sdtPr>
        <w:sdtEndPr>
          <w:rPr>
            <w:rFonts w:hint="cs"/>
          </w:rPr>
        </w:sdtEndPr>
        <w:sdtContent>
          <w:ins w:id="78" w:author="Meryl Etman" w:date="2020-10-26T09:09:00Z">
            <w:r w:rsidR="004A2866">
              <w:rPr>
                <w:rFonts w:ascii="Times New Roman" w:eastAsia="Times New Roman" w:hAnsi="Times New Roman" w:cs="David" w:hint="cs"/>
                <w:color w:val="008000"/>
                <w:sz w:val="24"/>
                <w:szCs w:val="24"/>
                <w:rtl/>
                <w:lang w:eastAsia="he-IL"/>
              </w:rPr>
              <w:t>‏26/10/2020</w:t>
            </w:r>
          </w:ins>
        </w:sdtContent>
      </w:sdt>
      <w:r w:rsidRPr="00B27B4C">
        <w:rPr>
          <w:rFonts w:ascii="Times New Roman" w:eastAsia="Times New Roman" w:hAnsi="Times New Roman" w:cs="David" w:hint="cs"/>
          <w:bCs/>
          <w:color w:val="FF0000"/>
          <w:sz w:val="24"/>
          <w:szCs w:val="24"/>
          <w:rtl/>
          <w:lang w:eastAsia="he-IL"/>
        </w:rPr>
        <w:br/>
      </w:r>
    </w:p>
    <w:p w14:paraId="6C4AC5F7"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BD06C91D9704C678FC87A05848727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B998B7F" w14:textId="7BEE4EEF" w:rsidR="00376E23" w:rsidRPr="00B27B4C" w:rsidRDefault="00043C9A">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79" w:author="Meryl Etman" w:date="2020-06-24T13:34:00Z">
              <w:pPr>
                <w:widowControl w:val="0"/>
                <w:spacing w:before="0" w:beforeAutospacing="0" w:after="0" w:afterAutospacing="0" w:line="240" w:lineRule="auto"/>
                <w:jc w:val="both"/>
              </w:pPr>
            </w:pPrChange>
          </w:pPr>
          <w:ins w:id="80" w:author="Meryl Etman" w:date="2020-06-23T17:37: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1C8936DE"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70AB12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503BCC9C"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1255E88" w14:textId="77777777" w:rsidR="00376E23" w:rsidRPr="00B27B4C" w:rsidRDefault="00376E23" w:rsidP="00376E2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1A8436D"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2F7308" w14:textId="73FFE19E"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435F9F9459634E40A07AD4BCE38727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1"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11068D67D1FD4F0D87F5579299C7A3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2"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5FF367F3D794C52A89E033DCFC5B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3"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A5CC9DA"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4B8A921" w14:textId="20B77AB1"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3C8A99C3F3B64AF484D2CEAC0A3F82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4"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D58228F60F3434095C5533111444E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מתכנן אינסטלציה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3A5942328A5F4B28911FFAC50D6101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5" w:author="Meryl Etman" w:date="2020-06-23T17:35:00Z">
            <w:r w:rsidR="00043C9A">
              <w:rPr>
                <w:rFonts w:ascii="Times New Roman" w:eastAsia="Times New Roman" w:hAnsi="Times New Roman" w:cs="David" w:hint="cs"/>
                <w:bCs/>
                <w:color w:val="008000"/>
                <w:sz w:val="24"/>
                <w:szCs w:val="24"/>
                <w:rtl/>
                <w:lang w:eastAsia="he-IL"/>
              </w:rPr>
              <w:t>סביוני גבעת שמואל</w:t>
            </w:r>
          </w:ins>
        </w:sdtContent>
      </w:sdt>
      <w:r w:rsidRPr="00B27B4C">
        <w:rPr>
          <w:rFonts w:ascii="Times New Roman" w:eastAsia="Times New Roman" w:hAnsi="Times New Roman" w:cs="David" w:hint="cs"/>
          <w:color w:val="008000"/>
          <w:sz w:val="24"/>
          <w:szCs w:val="24"/>
          <w:rtl/>
          <w:lang w:eastAsia="he-IL"/>
        </w:rPr>
        <w:t>.</w:t>
      </w:r>
    </w:p>
    <w:p w14:paraId="4B3D376C"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83FB50" w14:textId="30BF37A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609E1CBC48D244179D31B76676E138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86"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04CCDB5"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D7C6195" w14:textId="770F56CE" w:rsidR="00376E23" w:rsidRPr="00B27B4C" w:rsidRDefault="00376E23" w:rsidP="00376E2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D45D964A4C34104A117AFC744DD6C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7"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7B8803F" w14:textId="77777777" w:rsidR="00376E23" w:rsidRPr="00B27B4C" w:rsidRDefault="00376E23" w:rsidP="00376E2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C1CD91C"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59C1FA6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B075ED"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9A8A829"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6482D67" w14:textId="77777777" w:rsidR="00376E23" w:rsidRPr="00B27B4C" w:rsidRDefault="00376E23" w:rsidP="00376E23">
      <w:pPr>
        <w:widowControl w:val="0"/>
        <w:numPr>
          <w:ilvl w:val="0"/>
          <w:numId w:val="20"/>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A02803E" w14:textId="77777777" w:rsidR="00376E23" w:rsidRPr="00B27B4C" w:rsidRDefault="00376E23" w:rsidP="00376E2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CFE8A5C"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C0EE254" w14:textId="77777777" w:rsidR="00376E23" w:rsidRPr="00435A20" w:rsidRDefault="00376E23" w:rsidP="00376E2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20DBAE8" w14:textId="77777777"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43C84301" w14:textId="06FA5BC5" w:rsidR="00376E23" w:rsidRPr="009130F0"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06B29B8B9134B0A8659AB16EB19A3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88" w:author="Meryl Etman" w:date="2020-06-23T17:39:00Z">
            <w:r w:rsidR="00043C9A">
              <w:rPr>
                <w:rFonts w:ascii="Times New Roman" w:eastAsia="Times New Roman" w:hAnsi="Times New Roman" w:cs="David"/>
                <w:color w:val="00B0F0"/>
                <w:sz w:val="20"/>
                <w:szCs w:val="24"/>
                <w:u w:val="single"/>
                <w:rtl/>
                <w:lang w:eastAsia="he-IL"/>
              </w:rPr>
              <w:t>סלע נהרי מהנדסים יועצים בע"מ</w:t>
            </w:r>
          </w:ins>
        </w:sdtContent>
      </w:sdt>
    </w:p>
    <w:p w14:paraId="74BF4657" w14:textId="77777777" w:rsidR="00376E23"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8FA74A9"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6B5A5760"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3D6F1DE" w14:textId="77777777" w:rsidR="00376E23" w:rsidRPr="00B27B4C" w:rsidRDefault="00376E23" w:rsidP="00376E2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C97ECA">
        <w:rPr>
          <w:rFonts w:ascii="Times New Roman" w:eastAsia="Times New Roman" w:hAnsi="Times New Roman" w:cs="David" w:hint="cs"/>
          <w:sz w:val="24"/>
          <w:szCs w:val="24"/>
          <w:rtl/>
          <w:lang w:eastAsia="he-IL"/>
        </w:rPr>
        <w:t>כתובת:__________</w:t>
      </w:r>
    </w:p>
    <w:p w14:paraId="68098C04" w14:textId="77777777" w:rsidR="00376E23" w:rsidRPr="00B27B4C" w:rsidRDefault="00376E23" w:rsidP="00376E2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C97ECA">
        <w:rPr>
          <w:rFonts w:ascii="Times New Roman" w:eastAsia="Times New Roman" w:hAnsi="Times New Roman" w:cs="David"/>
          <w:sz w:val="24"/>
          <w:szCs w:val="24"/>
          <w:rtl/>
          <w:lang w:eastAsia="he-IL"/>
          <w:rPrChange w:id="89" w:author="Meryl Etman" w:date="2020-06-24T13:34:00Z">
            <w:rPr>
              <w:rFonts w:ascii="Times New Roman" w:eastAsia="Times New Roman" w:hAnsi="Times New Roman" w:cs="David"/>
              <w:sz w:val="24"/>
              <w:szCs w:val="24"/>
              <w:highlight w:val="yellow"/>
              <w:rtl/>
              <w:lang w:eastAsia="he-IL"/>
            </w:rPr>
          </w:rPrChange>
        </w:rPr>
        <w:t xml:space="preserve">*מחק </w:t>
      </w:r>
      <w:r w:rsidRPr="00C97ECA">
        <w:rPr>
          <w:rFonts w:ascii="Times New Roman" w:eastAsia="Times New Roman" w:hAnsi="Times New Roman" w:cs="David" w:hint="eastAsia"/>
          <w:sz w:val="24"/>
          <w:szCs w:val="24"/>
          <w:rtl/>
          <w:lang w:eastAsia="he-IL"/>
          <w:rPrChange w:id="90" w:author="Meryl Etman" w:date="2020-06-24T13:34:00Z">
            <w:rPr>
              <w:rFonts w:ascii="Times New Roman" w:eastAsia="Times New Roman" w:hAnsi="Times New Roman" w:cs="David" w:hint="eastAsia"/>
              <w:sz w:val="24"/>
              <w:szCs w:val="24"/>
              <w:highlight w:val="yellow"/>
              <w:rtl/>
              <w:lang w:eastAsia="he-IL"/>
            </w:rPr>
          </w:rPrChange>
        </w:rPr>
        <w:t>את</w:t>
      </w:r>
      <w:r w:rsidRPr="00C97ECA">
        <w:rPr>
          <w:rFonts w:ascii="Times New Roman" w:eastAsia="Times New Roman" w:hAnsi="Times New Roman" w:cs="David"/>
          <w:sz w:val="24"/>
          <w:szCs w:val="24"/>
          <w:rtl/>
          <w:lang w:eastAsia="he-IL"/>
          <w:rPrChange w:id="91" w:author="Meryl Etman" w:date="2020-06-24T13:34:00Z">
            <w:rPr>
              <w:rFonts w:ascii="Times New Roman" w:eastAsia="Times New Roman" w:hAnsi="Times New Roman" w:cs="David"/>
              <w:sz w:val="24"/>
              <w:szCs w:val="24"/>
              <w:highlight w:val="yellow"/>
              <w:rtl/>
              <w:lang w:eastAsia="he-IL"/>
            </w:rPr>
          </w:rPrChange>
        </w:rPr>
        <w:t xml:space="preserve"> </w:t>
      </w:r>
      <w:r w:rsidRPr="00C97ECA">
        <w:rPr>
          <w:rFonts w:ascii="Times New Roman" w:eastAsia="Times New Roman" w:hAnsi="Times New Roman" w:cs="David" w:hint="eastAsia"/>
          <w:sz w:val="24"/>
          <w:szCs w:val="24"/>
          <w:rtl/>
          <w:lang w:eastAsia="he-IL"/>
          <w:rPrChange w:id="92" w:author="Meryl Etman" w:date="2020-06-24T13:34:00Z">
            <w:rPr>
              <w:rFonts w:ascii="Times New Roman" w:eastAsia="Times New Roman" w:hAnsi="Times New Roman" w:cs="David" w:hint="eastAsia"/>
              <w:sz w:val="24"/>
              <w:szCs w:val="24"/>
              <w:highlight w:val="yellow"/>
              <w:rtl/>
              <w:lang w:eastAsia="he-IL"/>
            </w:rPr>
          </w:rPrChange>
        </w:rPr>
        <w:t>המיותר</w:t>
      </w:r>
    </w:p>
    <w:p w14:paraId="514D6266"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20C4C0F1"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r w:rsidRPr="00E779BE">
        <w:rPr>
          <w:rFonts w:ascii="David" w:eastAsia="Times New Roman" w:hAnsi="David" w:cs="David" w:hint="eastAsia"/>
          <w:bCs/>
          <w:sz w:val="24"/>
          <w:szCs w:val="24"/>
          <w:u w:val="single"/>
          <w:rtl/>
          <w:lang w:eastAsia="he-IL"/>
        </w:rPr>
        <w:t>נספח</w:t>
      </w:r>
      <w:r w:rsidRPr="00E779BE">
        <w:rPr>
          <w:rFonts w:ascii="David" w:eastAsia="Times New Roman" w:hAnsi="David" w:cs="David"/>
          <w:bCs/>
          <w:sz w:val="24"/>
          <w:szCs w:val="24"/>
          <w:u w:val="single"/>
          <w:rtl/>
          <w:lang w:eastAsia="he-IL"/>
        </w:rPr>
        <w:t xml:space="preserve"> "ז"</w:t>
      </w:r>
    </w:p>
    <w:p w14:paraId="372AA7E1" w14:textId="77777777" w:rsidR="00376E23" w:rsidRPr="00E779BE" w:rsidRDefault="00376E23" w:rsidP="00376E23">
      <w:pPr>
        <w:widowControl w:val="0"/>
        <w:spacing w:before="0" w:beforeAutospacing="0" w:after="0" w:afterAutospacing="0" w:line="240" w:lineRule="auto"/>
        <w:jc w:val="center"/>
        <w:rPr>
          <w:rFonts w:ascii="David" w:eastAsia="Times New Roman" w:hAnsi="David" w:cs="David"/>
          <w:sz w:val="24"/>
          <w:szCs w:val="24"/>
          <w:rtl/>
          <w:lang w:eastAsia="he-IL"/>
        </w:rPr>
      </w:pPr>
    </w:p>
    <w:p w14:paraId="7A7743C4" w14:textId="77777777" w:rsidR="002F611D" w:rsidRPr="00E779BE" w:rsidRDefault="002F611D" w:rsidP="00E779BE">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E779BE">
        <w:rPr>
          <w:rFonts w:ascii="David" w:eastAsia="Times New Roman" w:hAnsi="David" w:cs="David" w:hint="eastAsia"/>
          <w:bCs/>
          <w:sz w:val="24"/>
          <w:szCs w:val="24"/>
          <w:u w:val="single"/>
          <w:rtl/>
          <w:lang w:eastAsia="he-IL"/>
        </w:rPr>
        <w:t>מפרט</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ביטוחי</w:t>
      </w:r>
      <w:r w:rsidRPr="00E779BE">
        <w:rPr>
          <w:rFonts w:ascii="David" w:eastAsia="Times New Roman" w:hAnsi="David" w:cs="David"/>
          <w:bCs/>
          <w:sz w:val="24"/>
          <w:szCs w:val="24"/>
          <w:u w:val="single"/>
          <w:rtl/>
          <w:lang w:eastAsia="he-IL"/>
        </w:rPr>
        <w:t xml:space="preserve"> </w:t>
      </w:r>
      <w:r w:rsidRPr="00E779BE">
        <w:rPr>
          <w:rFonts w:ascii="David" w:eastAsia="Times New Roman" w:hAnsi="David" w:cs="David" w:hint="eastAsia"/>
          <w:bCs/>
          <w:sz w:val="24"/>
          <w:szCs w:val="24"/>
          <w:u w:val="single"/>
          <w:rtl/>
          <w:lang w:eastAsia="he-IL"/>
        </w:rPr>
        <w:t>היועץ</w:t>
      </w:r>
    </w:p>
    <w:p w14:paraId="4C6FBF06" w14:textId="77777777" w:rsidR="002F611D" w:rsidRPr="00E779BE" w:rsidRDefault="002F611D" w:rsidP="00E779BE">
      <w:pPr>
        <w:tabs>
          <w:tab w:val="left" w:pos="283"/>
        </w:tabs>
        <w:spacing w:after="0" w:line="240" w:lineRule="auto"/>
        <w:jc w:val="both"/>
        <w:rPr>
          <w:rFonts w:ascii="David" w:hAnsi="David" w:cs="David"/>
          <w:sz w:val="24"/>
          <w:szCs w:val="24"/>
          <w:rtl/>
        </w:rPr>
      </w:pP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מאשר</w:t>
      </w:r>
      <w:r w:rsidRPr="00E779BE">
        <w:rPr>
          <w:rFonts w:ascii="David" w:hAnsi="David" w:cs="David"/>
          <w:sz w:val="24"/>
          <w:szCs w:val="24"/>
          <w:rtl/>
        </w:rPr>
        <w:t xml:space="preserve"> שהיקף הכיסוי הניתן על פי הפוליסות בכפוף לאמור להלן אינו נופל מהכיסוי הניתן על פי נוסח הפוליסות הידוע כ"ביט" </w:t>
      </w:r>
      <w:r w:rsidRPr="00E779BE">
        <w:rPr>
          <w:rFonts w:ascii="David" w:hAnsi="David" w:cs="David" w:hint="eastAsia"/>
          <w:sz w:val="24"/>
          <w:szCs w:val="24"/>
          <w:rtl/>
        </w:rPr>
        <w:t>מהדורת</w:t>
      </w:r>
      <w:r w:rsidRPr="00E779BE">
        <w:rPr>
          <w:rFonts w:ascii="David" w:hAnsi="David" w:cs="David"/>
          <w:sz w:val="24"/>
          <w:szCs w:val="24"/>
          <w:rtl/>
        </w:rPr>
        <w:t xml:space="preserve"> 2013 או נוסח מאוחר יותר המחליף את תנאי "ביט" </w:t>
      </w:r>
      <w:r w:rsidRPr="00E779BE">
        <w:rPr>
          <w:rFonts w:ascii="David" w:hAnsi="David" w:cs="David" w:hint="eastAsia"/>
          <w:sz w:val="24"/>
          <w:szCs w:val="24"/>
          <w:rtl/>
        </w:rPr>
        <w:t>מהדורת</w:t>
      </w:r>
      <w:r w:rsidRPr="00E779BE">
        <w:rPr>
          <w:rFonts w:ascii="David" w:hAnsi="David" w:cs="David"/>
          <w:sz w:val="24"/>
          <w:szCs w:val="24"/>
          <w:rtl/>
        </w:rPr>
        <w:t xml:space="preserve"> 2013. </w:t>
      </w:r>
      <w:r w:rsidRPr="00E779BE">
        <w:rPr>
          <w:rFonts w:ascii="David" w:hAnsi="David" w:cs="David" w:hint="eastAsia"/>
          <w:sz w:val="24"/>
          <w:szCs w:val="24"/>
          <w:rtl/>
        </w:rPr>
        <w:t>ביחס</w:t>
      </w:r>
      <w:r w:rsidRPr="00E779BE">
        <w:rPr>
          <w:rFonts w:ascii="David" w:hAnsi="David" w:cs="David"/>
          <w:sz w:val="24"/>
          <w:szCs w:val="24"/>
          <w:rtl/>
        </w:rPr>
        <w:t xml:space="preserve"> </w:t>
      </w:r>
      <w:r w:rsidRPr="00E779BE">
        <w:rPr>
          <w:rFonts w:ascii="David" w:hAnsi="David" w:cs="David" w:hint="eastAsia"/>
          <w:sz w:val="24"/>
          <w:szCs w:val="24"/>
          <w:rtl/>
        </w:rPr>
        <w:t>ל</w:t>
      </w:r>
      <w:r w:rsidRPr="00E779BE">
        <w:rPr>
          <w:rFonts w:ascii="David" w:hAnsi="David" w:cs="David"/>
          <w:sz w:val="24"/>
          <w:szCs w:val="24"/>
          <w:rtl/>
        </w:rPr>
        <w:t xml:space="preserve">"אחריות </w:t>
      </w:r>
      <w:r w:rsidRPr="00E779BE">
        <w:rPr>
          <w:rFonts w:ascii="David" w:hAnsi="David" w:cs="David" w:hint="eastAsia"/>
          <w:sz w:val="24"/>
          <w:szCs w:val="24"/>
          <w:rtl/>
        </w:rPr>
        <w:t>מקצועית</w:t>
      </w:r>
      <w:r w:rsidRPr="00E779BE">
        <w:rPr>
          <w:rFonts w:ascii="David" w:hAnsi="David" w:cs="David"/>
          <w:sz w:val="24"/>
          <w:szCs w:val="24"/>
          <w:rtl/>
        </w:rPr>
        <w:t xml:space="preserve">" </w:t>
      </w:r>
      <w:r w:rsidRPr="00E779BE">
        <w:rPr>
          <w:rFonts w:ascii="David" w:hAnsi="David" w:cs="David" w:hint="eastAsia"/>
          <w:sz w:val="24"/>
          <w:szCs w:val="24"/>
          <w:rtl/>
        </w:rPr>
        <w:t>היקף</w:t>
      </w:r>
      <w:r w:rsidRPr="00E779BE">
        <w:rPr>
          <w:rFonts w:ascii="David" w:hAnsi="David" w:cs="David"/>
          <w:sz w:val="24"/>
          <w:szCs w:val="24"/>
          <w:rtl/>
        </w:rPr>
        <w:t xml:space="preserve"> </w:t>
      </w:r>
      <w:r w:rsidRPr="00E779BE">
        <w:rPr>
          <w:rFonts w:ascii="David" w:hAnsi="David" w:cs="David" w:hint="eastAsia"/>
          <w:sz w:val="24"/>
          <w:szCs w:val="24"/>
          <w:rtl/>
        </w:rPr>
        <w:t>הכיסוי</w:t>
      </w:r>
      <w:r w:rsidRPr="00E779BE">
        <w:rPr>
          <w:rFonts w:ascii="David" w:hAnsi="David" w:cs="David"/>
          <w:sz w:val="24"/>
          <w:szCs w:val="24"/>
          <w:rtl/>
        </w:rPr>
        <w:t xml:space="preserve"> </w:t>
      </w:r>
      <w:r w:rsidRPr="00E779BE">
        <w:rPr>
          <w:rFonts w:ascii="David" w:hAnsi="David" w:cs="David" w:hint="eastAsia"/>
          <w:sz w:val="24"/>
          <w:szCs w:val="24"/>
          <w:rtl/>
        </w:rPr>
        <w:t>אינו</w:t>
      </w:r>
      <w:r w:rsidRPr="00E779BE">
        <w:rPr>
          <w:rFonts w:ascii="David" w:hAnsi="David" w:cs="David"/>
          <w:sz w:val="24"/>
          <w:szCs w:val="24"/>
          <w:rtl/>
        </w:rPr>
        <w:t xml:space="preserve"> </w:t>
      </w:r>
      <w:r w:rsidRPr="00E779BE">
        <w:rPr>
          <w:rFonts w:ascii="David" w:hAnsi="David" w:cs="David" w:hint="eastAsia"/>
          <w:sz w:val="24"/>
          <w:szCs w:val="24"/>
          <w:rtl/>
        </w:rPr>
        <w:t>נופל</w:t>
      </w:r>
      <w:r w:rsidRPr="00E779BE">
        <w:rPr>
          <w:rFonts w:ascii="David" w:hAnsi="David" w:cs="David"/>
          <w:sz w:val="24"/>
          <w:szCs w:val="24"/>
          <w:rtl/>
        </w:rPr>
        <w:t xml:space="preserve"> </w:t>
      </w:r>
      <w:r w:rsidRPr="00E779BE">
        <w:rPr>
          <w:rFonts w:ascii="David" w:hAnsi="David" w:cs="David" w:hint="eastAsia"/>
          <w:sz w:val="24"/>
          <w:szCs w:val="24"/>
          <w:rtl/>
        </w:rPr>
        <w:t>מהאמור</w:t>
      </w:r>
      <w:r w:rsidRPr="00E779BE">
        <w:rPr>
          <w:rFonts w:ascii="David" w:hAnsi="David" w:cs="David"/>
          <w:sz w:val="24"/>
          <w:szCs w:val="24"/>
          <w:rtl/>
        </w:rPr>
        <w:t xml:space="preserve"> </w:t>
      </w:r>
      <w:r w:rsidRPr="00E779BE">
        <w:rPr>
          <w:rFonts w:ascii="David" w:hAnsi="David" w:cs="David" w:hint="eastAsia"/>
          <w:sz w:val="24"/>
          <w:szCs w:val="24"/>
          <w:rtl/>
        </w:rPr>
        <w:t>בסעיף</w:t>
      </w:r>
      <w:r w:rsidRPr="00E779BE">
        <w:rPr>
          <w:rFonts w:ascii="David" w:hAnsi="David" w:cs="David"/>
          <w:sz w:val="24"/>
          <w:szCs w:val="24"/>
          <w:rtl/>
        </w:rPr>
        <w:t xml:space="preserve"> 1 </w:t>
      </w:r>
      <w:r w:rsidRPr="00E779BE">
        <w:rPr>
          <w:rFonts w:ascii="David" w:hAnsi="David" w:cs="David" w:hint="eastAsia"/>
          <w:sz w:val="24"/>
          <w:szCs w:val="24"/>
          <w:rtl/>
        </w:rPr>
        <w:t>להלן</w:t>
      </w:r>
      <w:r w:rsidRPr="00E779BE">
        <w:rPr>
          <w:rFonts w:ascii="David" w:hAnsi="David" w:cs="David"/>
          <w:sz w:val="24"/>
          <w:szCs w:val="24"/>
          <w:rtl/>
        </w:rPr>
        <w:t>.</w:t>
      </w:r>
    </w:p>
    <w:p w14:paraId="760016BA"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1.</w:t>
      </w:r>
      <w:r w:rsidRPr="00E779BE">
        <w:rPr>
          <w:rFonts w:ascii="David" w:hAnsi="David" w:cs="David"/>
          <w:sz w:val="24"/>
          <w:szCs w:val="24"/>
          <w:rtl/>
        </w:rPr>
        <w:tab/>
      </w:r>
      <w:r w:rsidRPr="00E779BE">
        <w:rPr>
          <w:rFonts w:ascii="David" w:hAnsi="David" w:cs="David"/>
          <w:b/>
          <w:bCs/>
          <w:sz w:val="24"/>
          <w:szCs w:val="24"/>
          <w:rtl/>
        </w:rPr>
        <w:t>ביטוח אחריות מקצועית</w:t>
      </w:r>
      <w:r w:rsidRPr="00E779BE">
        <w:rPr>
          <w:rFonts w:ascii="David" w:hAnsi="David" w:cs="David"/>
          <w:sz w:val="24"/>
          <w:szCs w:val="24"/>
          <w:rtl/>
        </w:rPr>
        <w:t>, לכיסוי חבותו המקצועית של היועץ ביחס להתחייבויותיו על פי ה</w:t>
      </w:r>
      <w:r w:rsidRPr="00E779BE">
        <w:rPr>
          <w:rFonts w:ascii="David" w:hAnsi="David" w:cs="David" w:hint="eastAsia"/>
          <w:sz w:val="24"/>
          <w:szCs w:val="24"/>
          <w:rtl/>
        </w:rPr>
        <w:t>הסכם</w:t>
      </w:r>
      <w:r w:rsidRPr="00E779BE">
        <w:rPr>
          <w:rFonts w:ascii="David" w:hAnsi="David" w:cs="David"/>
          <w:sz w:val="24"/>
          <w:szCs w:val="24"/>
          <w:rtl/>
        </w:rPr>
        <w:t xml:space="preserve"> הנדון.</w:t>
      </w:r>
    </w:p>
    <w:p w14:paraId="7C74DDB2" w14:textId="7B125C46" w:rsidR="002F611D" w:rsidRPr="00E779BE" w:rsidRDefault="002F611D" w:rsidP="002554B5">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גבול האחריות על פי הפוליסה ל</w:t>
      </w:r>
      <w:del w:id="93" w:author="Meryl Etman" w:date="2020-08-30T10:07:00Z">
        <w:r w:rsidRPr="00E779BE" w:rsidDel="002554B5">
          <w:rPr>
            <w:rFonts w:ascii="David" w:hAnsi="David" w:cs="David"/>
            <w:sz w:val="24"/>
            <w:szCs w:val="24"/>
            <w:rtl/>
          </w:rPr>
          <w:delText xml:space="preserve">א יפחת מ- </w:delText>
        </w:r>
      </w:del>
      <w:r w:rsidRPr="00E779BE">
        <w:rPr>
          <w:rFonts w:ascii="David" w:hAnsi="David" w:cs="David"/>
          <w:sz w:val="24"/>
          <w:szCs w:val="24"/>
          <w:rtl/>
        </w:rPr>
        <w:t>4,000,000 ₪  (</w:t>
      </w:r>
      <w:r w:rsidRPr="00E779BE">
        <w:rPr>
          <w:rFonts w:ascii="David" w:hAnsi="David" w:cs="David" w:hint="eastAsia"/>
          <w:sz w:val="24"/>
          <w:szCs w:val="24"/>
          <w:rtl/>
        </w:rPr>
        <w:t>ארבעה</w:t>
      </w:r>
      <w:r w:rsidRPr="00E779BE">
        <w:rPr>
          <w:rFonts w:ascii="David" w:hAnsi="David" w:cs="David"/>
          <w:sz w:val="24"/>
          <w:szCs w:val="24"/>
          <w:rtl/>
        </w:rPr>
        <w:t xml:space="preserve"> </w:t>
      </w:r>
      <w:r w:rsidRPr="00E779BE">
        <w:rPr>
          <w:rFonts w:ascii="David" w:hAnsi="David" w:cs="David" w:hint="eastAsia"/>
          <w:sz w:val="24"/>
          <w:szCs w:val="24"/>
          <w:rtl/>
        </w:rPr>
        <w:t>מליון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לא</w:t>
      </w:r>
      <w:r w:rsidRPr="00E779BE">
        <w:rPr>
          <w:rFonts w:ascii="David" w:hAnsi="David" w:cs="David" w:hint="eastAsia"/>
          <w:sz w:val="24"/>
          <w:szCs w:val="24"/>
          <w:rtl/>
        </w:rPr>
        <w:t>י</w:t>
      </w:r>
      <w:r w:rsidRPr="00E779BE">
        <w:rPr>
          <w:rFonts w:ascii="David" w:hAnsi="David" w:cs="David"/>
          <w:sz w:val="24"/>
          <w:szCs w:val="24"/>
          <w:rtl/>
        </w:rPr>
        <w:t>רוע ובסה"כ לתקופת הביטוח.</w:t>
      </w:r>
    </w:p>
    <w:p w14:paraId="2A69E6E2" w14:textId="6A42A183" w:rsidR="002F611D" w:rsidRPr="00E779BE" w:rsidRDefault="002F611D" w:rsidP="002554B5">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 xml:space="preserve">הביטוח על פי הפוליסה אינו כולל </w:t>
      </w:r>
      <w:del w:id="94" w:author="Meryl Etman" w:date="2020-08-30T10:08:00Z">
        <w:r w:rsidRPr="00E779BE" w:rsidDel="002554B5">
          <w:rPr>
            <w:rFonts w:ascii="David" w:hAnsi="David" w:cs="David"/>
            <w:sz w:val="24"/>
            <w:szCs w:val="24"/>
            <w:rtl/>
          </w:rPr>
          <w:delText xml:space="preserve">כל </w:delText>
        </w:r>
      </w:del>
      <w:r w:rsidRPr="00E779BE">
        <w:rPr>
          <w:rFonts w:ascii="David" w:hAnsi="David" w:cs="David"/>
          <w:sz w:val="24"/>
          <w:szCs w:val="24"/>
          <w:rtl/>
        </w:rPr>
        <w:t xml:space="preserve">הגבלה ביחס לאובדן מסמכים, חריגה מסמכות שנעשתה בתום לב, </w:t>
      </w:r>
      <w:r w:rsidRPr="00E779BE">
        <w:rPr>
          <w:rFonts w:ascii="David" w:hAnsi="David" w:cs="David" w:hint="eastAsia"/>
          <w:sz w:val="24"/>
          <w:szCs w:val="24"/>
          <w:rtl/>
        </w:rPr>
        <w:t>הפרת</w:t>
      </w:r>
      <w:r w:rsidRPr="00E779BE">
        <w:rPr>
          <w:rFonts w:ascii="David" w:hAnsi="David" w:cs="David"/>
          <w:sz w:val="24"/>
          <w:szCs w:val="24"/>
          <w:rtl/>
        </w:rPr>
        <w:t xml:space="preserve"> סודיות , מעשה במתכוון, </w:t>
      </w:r>
      <w:r w:rsidRPr="00E779BE">
        <w:rPr>
          <w:rFonts w:ascii="David" w:hAnsi="David" w:cs="David" w:hint="eastAsia"/>
          <w:sz w:val="24"/>
          <w:szCs w:val="24"/>
          <w:rtl/>
        </w:rPr>
        <w:t>דיבה</w:t>
      </w:r>
      <w:r w:rsidRPr="00E779BE">
        <w:rPr>
          <w:rFonts w:ascii="David" w:hAnsi="David" w:cs="David"/>
          <w:sz w:val="24"/>
          <w:szCs w:val="24"/>
          <w:rtl/>
        </w:rPr>
        <w:t xml:space="preserve"> </w:t>
      </w:r>
      <w:r w:rsidRPr="00E779BE">
        <w:rPr>
          <w:rFonts w:ascii="David" w:hAnsi="David" w:cs="David" w:hint="eastAsia"/>
          <w:sz w:val="24"/>
          <w:szCs w:val="24"/>
          <w:rtl/>
        </w:rPr>
        <w:t>השמצה</w:t>
      </w:r>
      <w:r w:rsidRPr="00E779BE">
        <w:rPr>
          <w:rFonts w:ascii="David" w:hAnsi="David" w:cs="David"/>
          <w:sz w:val="24"/>
          <w:szCs w:val="24"/>
          <w:rtl/>
        </w:rPr>
        <w:t xml:space="preserve">, מעשה מרמה ו/או אי יושר של מי מעובדי </w:t>
      </w:r>
      <w:r w:rsidRPr="00E779BE">
        <w:rPr>
          <w:rFonts w:ascii="David" w:hAnsi="David" w:cs="David" w:hint="eastAsia"/>
          <w:sz w:val="24"/>
          <w:szCs w:val="24"/>
          <w:rtl/>
        </w:rPr>
        <w:t>היועץ</w:t>
      </w:r>
      <w:r w:rsidRPr="00E779BE">
        <w:rPr>
          <w:rFonts w:ascii="David" w:hAnsi="David" w:cs="David"/>
          <w:sz w:val="24"/>
          <w:szCs w:val="24"/>
          <w:rtl/>
        </w:rPr>
        <w:t xml:space="preserve">, אובדן השימוש ו/או עיכוב </w:t>
      </w:r>
      <w:ins w:id="95" w:author="Meryl Etman" w:date="2020-08-30T10:09:00Z">
        <w:r w:rsidR="002554B5">
          <w:rPr>
            <w:rFonts w:ascii="David" w:hAnsi="David" w:cs="David" w:hint="cs"/>
            <w:sz w:val="24"/>
            <w:szCs w:val="24"/>
            <w:rtl/>
          </w:rPr>
          <w:t>עקב מקרה ביטוח מכוסה</w:t>
        </w:r>
        <w:r w:rsidR="002554B5" w:rsidRPr="00E779BE">
          <w:rPr>
            <w:rFonts w:ascii="David" w:hAnsi="David" w:cs="David"/>
            <w:sz w:val="24"/>
            <w:szCs w:val="24"/>
            <w:rtl/>
          </w:rPr>
          <w:t xml:space="preserve"> </w:t>
        </w:r>
      </w:ins>
      <w:r w:rsidRPr="00E779BE">
        <w:rPr>
          <w:rFonts w:ascii="David" w:hAnsi="David" w:cs="David"/>
          <w:sz w:val="24"/>
          <w:szCs w:val="24"/>
          <w:rtl/>
        </w:rPr>
        <w:t xml:space="preserve">ו/או נזק תוצאתי כלשהו.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חבות</w:t>
      </w:r>
      <w:r w:rsidRPr="00E779BE">
        <w:rPr>
          <w:rFonts w:ascii="David" w:hAnsi="David" w:cs="David"/>
          <w:sz w:val="24"/>
          <w:szCs w:val="24"/>
          <w:rtl/>
        </w:rPr>
        <w:t xml:space="preserve"> </w:t>
      </w:r>
      <w:r w:rsidRPr="00E779BE">
        <w:rPr>
          <w:rFonts w:ascii="David" w:hAnsi="David" w:cs="David" w:hint="eastAsia"/>
          <w:sz w:val="24"/>
          <w:szCs w:val="24"/>
          <w:rtl/>
        </w:rPr>
        <w:t>נושא</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r w:rsidRPr="00E779BE">
        <w:rPr>
          <w:rFonts w:ascii="David" w:hAnsi="David" w:cs="David" w:hint="eastAsia"/>
          <w:sz w:val="24"/>
          <w:szCs w:val="24"/>
          <w:rtl/>
        </w:rPr>
        <w:t>למעט</w:t>
      </w:r>
      <w:r w:rsidRPr="00E779BE">
        <w:rPr>
          <w:rFonts w:ascii="David" w:hAnsi="David" w:cs="David"/>
          <w:sz w:val="24"/>
          <w:szCs w:val="24"/>
          <w:rtl/>
        </w:rPr>
        <w:t xml:space="preserve"> </w:t>
      </w:r>
      <w:r w:rsidRPr="00E779BE">
        <w:rPr>
          <w:rFonts w:ascii="David" w:hAnsi="David" w:cs="David" w:hint="eastAsia"/>
          <w:sz w:val="24"/>
          <w:szCs w:val="24"/>
          <w:rtl/>
        </w:rPr>
        <w:t>במקרה</w:t>
      </w:r>
      <w:r w:rsidRPr="00E779BE">
        <w:rPr>
          <w:rFonts w:ascii="David" w:hAnsi="David" w:cs="David"/>
          <w:sz w:val="24"/>
          <w:szCs w:val="24"/>
          <w:rtl/>
        </w:rPr>
        <w:t xml:space="preserve"> </w:t>
      </w:r>
      <w:r w:rsidRPr="00E779BE">
        <w:rPr>
          <w:rFonts w:ascii="David" w:hAnsi="David" w:cs="David" w:hint="eastAsia"/>
          <w:sz w:val="24"/>
          <w:szCs w:val="24"/>
          <w:rtl/>
        </w:rPr>
        <w:t>שהיא</w:t>
      </w:r>
      <w:r w:rsidRPr="00E779BE">
        <w:rPr>
          <w:rFonts w:ascii="David" w:hAnsi="David" w:cs="David"/>
          <w:sz w:val="24"/>
          <w:szCs w:val="24"/>
          <w:rtl/>
        </w:rPr>
        <w:t xml:space="preserve"> </w:t>
      </w:r>
      <w:r w:rsidRPr="00E779BE">
        <w:rPr>
          <w:rFonts w:ascii="David" w:hAnsi="David" w:cs="David" w:hint="eastAsia"/>
          <w:sz w:val="24"/>
          <w:szCs w:val="24"/>
          <w:rtl/>
        </w:rPr>
        <w:t>ניתנת</w:t>
      </w:r>
      <w:r w:rsidRPr="00E779BE">
        <w:rPr>
          <w:rFonts w:ascii="David" w:hAnsi="David" w:cs="David"/>
          <w:sz w:val="24"/>
          <w:szCs w:val="24"/>
          <w:rtl/>
        </w:rPr>
        <w:t xml:space="preserve"> </w:t>
      </w:r>
      <w:r w:rsidRPr="00E779BE">
        <w:rPr>
          <w:rFonts w:ascii="David" w:hAnsi="David" w:cs="David" w:hint="eastAsia"/>
          <w:sz w:val="24"/>
          <w:szCs w:val="24"/>
          <w:rtl/>
        </w:rPr>
        <w:t>לכיסוי</w:t>
      </w:r>
      <w:r w:rsidRPr="00E779BE">
        <w:rPr>
          <w:rFonts w:ascii="David" w:hAnsi="David" w:cs="David"/>
          <w:sz w:val="24"/>
          <w:szCs w:val="24"/>
          <w:rtl/>
        </w:rPr>
        <w:t xml:space="preserve"> </w:t>
      </w:r>
      <w:r w:rsidRPr="00E779BE">
        <w:rPr>
          <w:rFonts w:ascii="David" w:hAnsi="David" w:cs="David" w:hint="eastAsia"/>
          <w:sz w:val="24"/>
          <w:szCs w:val="24"/>
          <w:rtl/>
        </w:rPr>
        <w:t>בפוליסת</w:t>
      </w:r>
      <w:r w:rsidRPr="00E779BE">
        <w:rPr>
          <w:rFonts w:ascii="David" w:hAnsi="David" w:cs="David"/>
          <w:sz w:val="24"/>
          <w:szCs w:val="24"/>
          <w:rtl/>
        </w:rPr>
        <w:t xml:space="preserve"> </w:t>
      </w:r>
      <w:r w:rsidRPr="00E779BE">
        <w:rPr>
          <w:rFonts w:ascii="David" w:hAnsi="David" w:cs="David" w:hint="eastAsia"/>
          <w:sz w:val="24"/>
          <w:szCs w:val="24"/>
          <w:rtl/>
        </w:rPr>
        <w:t>נושאי</w:t>
      </w:r>
      <w:r w:rsidRPr="00E779BE">
        <w:rPr>
          <w:rFonts w:ascii="David" w:hAnsi="David" w:cs="David"/>
          <w:sz w:val="24"/>
          <w:szCs w:val="24"/>
          <w:rtl/>
        </w:rPr>
        <w:t xml:space="preserve"> </w:t>
      </w:r>
      <w:r w:rsidRPr="00E779BE">
        <w:rPr>
          <w:rFonts w:ascii="David" w:hAnsi="David" w:cs="David" w:hint="eastAsia"/>
          <w:sz w:val="24"/>
          <w:szCs w:val="24"/>
          <w:rtl/>
        </w:rPr>
        <w:t>משרה</w:t>
      </w:r>
      <w:r w:rsidRPr="00E779BE">
        <w:rPr>
          <w:rFonts w:ascii="David" w:hAnsi="David" w:cs="David"/>
          <w:sz w:val="24"/>
          <w:szCs w:val="24"/>
          <w:rtl/>
        </w:rPr>
        <w:t xml:space="preserve"> .</w:t>
      </w:r>
      <w:del w:id="96" w:author="Meryl Etman" w:date="2020-08-30T10:10:00Z">
        <w:r w:rsidRPr="00E779BE" w:rsidDel="002554B5">
          <w:rPr>
            <w:rFonts w:ascii="David" w:hAnsi="David" w:cs="David"/>
            <w:sz w:val="24"/>
            <w:szCs w:val="24"/>
            <w:rtl/>
          </w:rPr>
          <w:delText xml:space="preserve"> </w:delText>
        </w:r>
      </w:del>
      <w:ins w:id="97" w:author="Meryl Etman" w:date="2020-08-30T10:10:00Z">
        <w:r w:rsidR="002554B5">
          <w:rPr>
            <w:rFonts w:ascii="David" w:hAnsi="David" w:cs="David" w:hint="cs"/>
            <w:sz w:val="24"/>
            <w:szCs w:val="24"/>
            <w:rtl/>
          </w:rPr>
          <w:t>הפוליסה תורחב לשפות את המזמין</w:t>
        </w:r>
        <w:r w:rsidR="002554B5" w:rsidRPr="00E779BE">
          <w:rPr>
            <w:rFonts w:ascii="David" w:hAnsi="David" w:cs="David"/>
            <w:sz w:val="24"/>
            <w:szCs w:val="24"/>
            <w:rtl/>
          </w:rPr>
          <w:t xml:space="preserve"> </w:t>
        </w:r>
        <w:r w:rsidR="002554B5">
          <w:rPr>
            <w:rFonts w:ascii="David" w:hAnsi="David" w:cs="David" w:hint="cs"/>
            <w:sz w:val="24"/>
            <w:szCs w:val="24"/>
            <w:rtl/>
          </w:rPr>
          <w:t xml:space="preserve">בגין אחריותו למעשי ו/או מחדלי נותן השירותים </w:t>
        </w:r>
      </w:ins>
      <w:del w:id="98" w:author="Meryl Etman" w:date="2020-08-30T10:10:00Z">
        <w:r w:rsidRPr="00E779BE" w:rsidDel="002554B5">
          <w:rPr>
            <w:rFonts w:ascii="David" w:hAnsi="David" w:cs="David"/>
            <w:sz w:val="24"/>
            <w:szCs w:val="24"/>
            <w:rtl/>
          </w:rPr>
          <w:delText xml:space="preserve">הכיסוי על פי הפוליסה </w:delText>
        </w:r>
        <w:r w:rsidRPr="00E779BE" w:rsidDel="002554B5">
          <w:rPr>
            <w:rFonts w:ascii="David" w:hAnsi="David" w:cs="David" w:hint="eastAsia"/>
            <w:sz w:val="24"/>
            <w:szCs w:val="24"/>
            <w:rtl/>
          </w:rPr>
          <w:delText>מ</w:delText>
        </w:r>
        <w:r w:rsidRPr="00E779BE" w:rsidDel="002554B5">
          <w:rPr>
            <w:rFonts w:ascii="David" w:hAnsi="David" w:cs="David"/>
            <w:sz w:val="24"/>
            <w:szCs w:val="24"/>
            <w:rtl/>
          </w:rPr>
          <w:delText>ורחב לכלול את המזמין כמבוטח נוסף בגין חבות</w:delText>
        </w:r>
        <w:r w:rsidRPr="00E779BE" w:rsidDel="002554B5">
          <w:rPr>
            <w:rFonts w:ascii="David" w:hAnsi="David" w:cs="David" w:hint="eastAsia"/>
            <w:sz w:val="24"/>
            <w:szCs w:val="24"/>
            <w:rtl/>
          </w:rPr>
          <w:delText>ו</w:delText>
        </w:r>
        <w:r w:rsidRPr="00E779BE" w:rsidDel="002554B5">
          <w:rPr>
            <w:rFonts w:ascii="David" w:hAnsi="David" w:cs="David"/>
            <w:sz w:val="24"/>
            <w:szCs w:val="24"/>
            <w:rtl/>
          </w:rPr>
          <w:delText xml:space="preserve"> כמזמין העבודה בכל הנובע מפעולותיו של </w:delText>
        </w:r>
        <w:r w:rsidRPr="00E779BE" w:rsidDel="002554B5">
          <w:rPr>
            <w:rFonts w:ascii="David" w:hAnsi="David" w:cs="David" w:hint="eastAsia"/>
            <w:sz w:val="24"/>
            <w:szCs w:val="24"/>
            <w:rtl/>
          </w:rPr>
          <w:delText>היועץ</w:delText>
        </w:r>
        <w:r w:rsidRPr="00E779BE" w:rsidDel="002554B5">
          <w:rPr>
            <w:rFonts w:ascii="David" w:hAnsi="David" w:cs="David"/>
            <w:sz w:val="24"/>
            <w:szCs w:val="24"/>
            <w:rtl/>
          </w:rPr>
          <w:delText xml:space="preserve"> </w:delText>
        </w:r>
        <w:r w:rsidRPr="00E779BE" w:rsidDel="002554B5">
          <w:rPr>
            <w:rFonts w:ascii="David" w:hAnsi="David" w:cs="David" w:hint="eastAsia"/>
            <w:sz w:val="24"/>
            <w:szCs w:val="24"/>
            <w:rtl/>
          </w:rPr>
          <w:delText>והבאים</w:delText>
        </w:r>
        <w:r w:rsidRPr="00E779BE" w:rsidDel="002554B5">
          <w:rPr>
            <w:rFonts w:ascii="David" w:hAnsi="David" w:cs="David"/>
            <w:sz w:val="24"/>
            <w:szCs w:val="24"/>
            <w:rtl/>
          </w:rPr>
          <w:delText xml:space="preserve"> מטעמו</w:delText>
        </w:r>
      </w:del>
      <w:r w:rsidRPr="00E779BE">
        <w:rPr>
          <w:rFonts w:ascii="David" w:hAnsi="David" w:cs="David"/>
          <w:sz w:val="24"/>
          <w:szCs w:val="24"/>
          <w:rtl/>
        </w:rPr>
        <w:t>,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BCB3143"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2.</w:t>
      </w:r>
      <w:r w:rsidRPr="00E779BE">
        <w:rPr>
          <w:rFonts w:ascii="David" w:hAnsi="David" w:cs="David"/>
          <w:sz w:val="24"/>
          <w:szCs w:val="24"/>
          <w:rtl/>
        </w:rPr>
        <w:tab/>
      </w:r>
      <w:r w:rsidRPr="00E779BE">
        <w:rPr>
          <w:rFonts w:ascii="David" w:hAnsi="David" w:cs="David"/>
          <w:b/>
          <w:bCs/>
          <w:sz w:val="24"/>
          <w:szCs w:val="24"/>
          <w:rtl/>
        </w:rPr>
        <w:t>ביטוח אחריות מעבידים</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חבות </w:t>
      </w:r>
      <w:r w:rsidRPr="00E779BE">
        <w:rPr>
          <w:rFonts w:ascii="David" w:hAnsi="David" w:cs="David" w:hint="eastAsia"/>
          <w:sz w:val="24"/>
          <w:szCs w:val="24"/>
          <w:rtl/>
        </w:rPr>
        <w:t>עפ</w:t>
      </w:r>
      <w:r w:rsidRPr="00E779BE">
        <w:rPr>
          <w:rFonts w:ascii="David" w:hAnsi="David" w:cs="David"/>
          <w:sz w:val="24"/>
          <w:szCs w:val="24"/>
          <w:rtl/>
        </w:rPr>
        <w:t xml:space="preserve">"י </w:t>
      </w:r>
      <w:r w:rsidRPr="00E779BE">
        <w:rPr>
          <w:rFonts w:ascii="David" w:hAnsi="David" w:cs="David" w:hint="eastAsia"/>
          <w:sz w:val="24"/>
          <w:szCs w:val="24"/>
          <w:rtl/>
        </w:rPr>
        <w:t>פקודת</w:t>
      </w:r>
      <w:r w:rsidRPr="00E779BE">
        <w:rPr>
          <w:rFonts w:ascii="David" w:hAnsi="David" w:cs="David"/>
          <w:sz w:val="24"/>
          <w:szCs w:val="24"/>
          <w:rtl/>
        </w:rPr>
        <w:t xml:space="preserve"> </w:t>
      </w:r>
      <w:r w:rsidRPr="00E779BE">
        <w:rPr>
          <w:rFonts w:ascii="David" w:hAnsi="David" w:cs="David" w:hint="eastAsia"/>
          <w:sz w:val="24"/>
          <w:szCs w:val="24"/>
          <w:rtl/>
        </w:rPr>
        <w:t>הנזיקין</w:t>
      </w:r>
      <w:r w:rsidRPr="00E779BE">
        <w:rPr>
          <w:rFonts w:ascii="David" w:hAnsi="David" w:cs="David"/>
          <w:sz w:val="24"/>
          <w:szCs w:val="24"/>
          <w:rtl/>
        </w:rPr>
        <w:t xml:space="preserve"> (נוסח </w:t>
      </w:r>
      <w:r w:rsidRPr="00E779BE">
        <w:rPr>
          <w:rFonts w:ascii="David" w:hAnsi="David" w:cs="David" w:hint="eastAsia"/>
          <w:sz w:val="24"/>
          <w:szCs w:val="24"/>
          <w:rtl/>
        </w:rPr>
        <w:t>חדש</w:t>
      </w:r>
      <w:r w:rsidRPr="00E779BE">
        <w:rPr>
          <w:rFonts w:ascii="David" w:hAnsi="David" w:cs="David"/>
          <w:sz w:val="24"/>
          <w:szCs w:val="24"/>
          <w:rtl/>
        </w:rPr>
        <w:t xml:space="preserve">) </w:t>
      </w:r>
      <w:r w:rsidRPr="00E779BE">
        <w:rPr>
          <w:rFonts w:ascii="David" w:hAnsi="David" w:cs="David" w:hint="eastAsia"/>
          <w:sz w:val="24"/>
          <w:szCs w:val="24"/>
          <w:rtl/>
        </w:rPr>
        <w:t>וחוק</w:t>
      </w:r>
      <w:r w:rsidRPr="00E779BE">
        <w:rPr>
          <w:rFonts w:ascii="David" w:hAnsi="David" w:cs="David"/>
          <w:sz w:val="24"/>
          <w:szCs w:val="24"/>
          <w:rtl/>
        </w:rPr>
        <w:t xml:space="preserve"> </w:t>
      </w:r>
      <w:r w:rsidRPr="00E779BE">
        <w:rPr>
          <w:rFonts w:ascii="David" w:hAnsi="David" w:cs="David" w:hint="eastAsia"/>
          <w:sz w:val="24"/>
          <w:szCs w:val="24"/>
          <w:rtl/>
        </w:rPr>
        <w:t>האחריות</w:t>
      </w:r>
      <w:r w:rsidRPr="00E779BE">
        <w:rPr>
          <w:rFonts w:ascii="David" w:hAnsi="David" w:cs="David"/>
          <w:sz w:val="24"/>
          <w:szCs w:val="24"/>
          <w:rtl/>
        </w:rPr>
        <w:t xml:space="preserve"> </w:t>
      </w:r>
      <w:r w:rsidRPr="00E779BE">
        <w:rPr>
          <w:rFonts w:ascii="David" w:hAnsi="David" w:cs="David" w:hint="eastAsia"/>
          <w:sz w:val="24"/>
          <w:szCs w:val="24"/>
          <w:rtl/>
        </w:rPr>
        <w:t>למוצרים</w:t>
      </w:r>
      <w:r w:rsidRPr="00E779BE">
        <w:rPr>
          <w:rFonts w:ascii="David" w:hAnsi="David" w:cs="David"/>
          <w:sz w:val="24"/>
          <w:szCs w:val="24"/>
          <w:rtl/>
        </w:rPr>
        <w:t xml:space="preserve"> </w:t>
      </w:r>
      <w:r w:rsidRPr="00E779BE">
        <w:rPr>
          <w:rFonts w:ascii="David" w:hAnsi="David" w:cs="David" w:hint="eastAsia"/>
          <w:sz w:val="24"/>
          <w:szCs w:val="24"/>
          <w:rtl/>
        </w:rPr>
        <w:t>פגומים</w:t>
      </w:r>
      <w:r w:rsidRPr="00E779BE">
        <w:rPr>
          <w:rFonts w:ascii="David" w:hAnsi="David" w:cs="David"/>
          <w:sz w:val="24"/>
          <w:szCs w:val="24"/>
          <w:rtl/>
        </w:rPr>
        <w:t xml:space="preserve"> </w:t>
      </w:r>
      <w:r w:rsidRPr="00E779BE">
        <w:rPr>
          <w:rFonts w:ascii="David" w:hAnsi="David" w:cs="David" w:hint="eastAsia"/>
          <w:sz w:val="24"/>
          <w:szCs w:val="24"/>
          <w:rtl/>
        </w:rPr>
        <w:t>תש</w:t>
      </w:r>
      <w:r w:rsidRPr="00E779BE">
        <w:rPr>
          <w:rFonts w:ascii="David" w:hAnsi="David" w:cs="David"/>
          <w:sz w:val="24"/>
          <w:szCs w:val="24"/>
          <w:rtl/>
        </w:rPr>
        <w:t xml:space="preserve">"ם-1980,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כל</w:t>
      </w:r>
      <w:r w:rsidRPr="00E779BE">
        <w:rPr>
          <w:rFonts w:ascii="David" w:hAnsi="David" w:cs="David"/>
          <w:sz w:val="24"/>
          <w:szCs w:val="24"/>
          <w:rtl/>
        </w:rPr>
        <w:t xml:space="preserve"> </w:t>
      </w:r>
      <w:r w:rsidRPr="00E779BE">
        <w:rPr>
          <w:rFonts w:ascii="David" w:hAnsi="David" w:cs="David" w:hint="eastAsia"/>
          <w:sz w:val="24"/>
          <w:szCs w:val="24"/>
          <w:rtl/>
        </w:rPr>
        <w:t>העובדים</w:t>
      </w:r>
      <w:r w:rsidRPr="00E779BE">
        <w:rPr>
          <w:rFonts w:ascii="David" w:hAnsi="David" w:cs="David"/>
          <w:sz w:val="24"/>
          <w:szCs w:val="24"/>
          <w:rtl/>
        </w:rPr>
        <w:t xml:space="preserve">, </w:t>
      </w:r>
      <w:r w:rsidRPr="00E779BE">
        <w:rPr>
          <w:rFonts w:ascii="David" w:hAnsi="David" w:cs="David" w:hint="eastAsia"/>
          <w:sz w:val="24"/>
          <w:szCs w:val="24"/>
          <w:rtl/>
        </w:rPr>
        <w:t>המועסקים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ידי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בגין</w:t>
      </w:r>
      <w:r w:rsidRPr="00E779BE">
        <w:rPr>
          <w:rFonts w:ascii="David" w:hAnsi="David" w:cs="David"/>
          <w:sz w:val="24"/>
          <w:szCs w:val="24"/>
          <w:rtl/>
        </w:rPr>
        <w:t xml:space="preserve"> </w:t>
      </w:r>
      <w:r w:rsidRPr="00E779BE">
        <w:rPr>
          <w:rFonts w:ascii="David" w:hAnsi="David" w:cs="David" w:hint="eastAsia"/>
          <w:sz w:val="24"/>
          <w:szCs w:val="24"/>
          <w:rtl/>
        </w:rPr>
        <w:t>פגיעה</w:t>
      </w:r>
      <w:r w:rsidRPr="00E779BE">
        <w:rPr>
          <w:rFonts w:ascii="David" w:hAnsi="David" w:cs="David"/>
          <w:sz w:val="24"/>
          <w:szCs w:val="24"/>
          <w:rtl/>
        </w:rPr>
        <w:t xml:space="preserve"> </w:t>
      </w:r>
      <w:r w:rsidRPr="00E779BE">
        <w:rPr>
          <w:rFonts w:ascii="David" w:hAnsi="David" w:cs="David" w:hint="eastAsia"/>
          <w:sz w:val="24"/>
          <w:szCs w:val="24"/>
          <w:rtl/>
        </w:rPr>
        <w:t>גופנית</w:t>
      </w:r>
      <w:r w:rsidRPr="00E779BE">
        <w:rPr>
          <w:rFonts w:ascii="David" w:hAnsi="David" w:cs="David"/>
          <w:sz w:val="24"/>
          <w:szCs w:val="24"/>
          <w:rtl/>
        </w:rPr>
        <w:t xml:space="preserve"> </w:t>
      </w:r>
      <w:r w:rsidRPr="00E779BE">
        <w:rPr>
          <w:rFonts w:ascii="David" w:hAnsi="David" w:cs="David" w:hint="eastAsia"/>
          <w:sz w:val="24"/>
          <w:szCs w:val="24"/>
          <w:rtl/>
        </w:rPr>
        <w:t>או</w:t>
      </w:r>
      <w:r w:rsidRPr="00E779BE">
        <w:rPr>
          <w:rFonts w:ascii="David" w:hAnsi="David" w:cs="David"/>
          <w:sz w:val="24"/>
          <w:szCs w:val="24"/>
          <w:rtl/>
        </w:rPr>
        <w:t xml:space="preserve"> </w:t>
      </w:r>
      <w:r w:rsidRPr="00E779BE">
        <w:rPr>
          <w:rFonts w:ascii="David" w:hAnsi="David" w:cs="David" w:hint="eastAsia"/>
          <w:sz w:val="24"/>
          <w:szCs w:val="24"/>
          <w:rtl/>
        </w:rPr>
        <w:t>מחלה</w:t>
      </w:r>
      <w:r w:rsidRPr="00E779BE">
        <w:rPr>
          <w:rFonts w:ascii="David" w:hAnsi="David" w:cs="David"/>
          <w:sz w:val="24"/>
          <w:szCs w:val="24"/>
          <w:rtl/>
        </w:rPr>
        <w:t xml:space="preserve"> </w:t>
      </w:r>
      <w:r w:rsidRPr="00E779BE">
        <w:rPr>
          <w:rFonts w:ascii="David" w:hAnsi="David" w:cs="David" w:hint="eastAsia"/>
          <w:sz w:val="24"/>
          <w:szCs w:val="24"/>
          <w:rtl/>
        </w:rPr>
        <w:t>העלולים</w:t>
      </w:r>
      <w:r w:rsidRPr="00E779BE">
        <w:rPr>
          <w:rFonts w:ascii="David" w:hAnsi="David" w:cs="David"/>
          <w:sz w:val="24"/>
          <w:szCs w:val="24"/>
          <w:rtl/>
        </w:rPr>
        <w:t xml:space="preserve"> </w:t>
      </w:r>
      <w:r w:rsidRPr="00E779BE">
        <w:rPr>
          <w:rFonts w:ascii="David" w:hAnsi="David" w:cs="David" w:hint="eastAsia"/>
          <w:sz w:val="24"/>
          <w:szCs w:val="24"/>
          <w:rtl/>
        </w:rPr>
        <w:t>להגרם</w:t>
      </w:r>
      <w:r w:rsidRPr="00E779BE">
        <w:rPr>
          <w:rFonts w:ascii="David" w:hAnsi="David" w:cs="David"/>
          <w:sz w:val="24"/>
          <w:szCs w:val="24"/>
          <w:rtl/>
        </w:rPr>
        <w:t xml:space="preserve"> </w:t>
      </w:r>
      <w:r w:rsidRPr="00E779BE">
        <w:rPr>
          <w:rFonts w:ascii="David" w:hAnsi="David" w:cs="David" w:hint="eastAsia"/>
          <w:sz w:val="24"/>
          <w:szCs w:val="24"/>
          <w:rtl/>
        </w:rPr>
        <w:t>למי</w:t>
      </w:r>
      <w:r w:rsidRPr="00E779BE">
        <w:rPr>
          <w:rFonts w:ascii="David" w:hAnsi="David" w:cs="David"/>
          <w:sz w:val="24"/>
          <w:szCs w:val="24"/>
          <w:rtl/>
        </w:rPr>
        <w:t xml:space="preserve"> </w:t>
      </w:r>
      <w:r w:rsidRPr="00E779BE">
        <w:rPr>
          <w:rFonts w:ascii="David" w:hAnsi="David" w:cs="David" w:hint="eastAsia"/>
          <w:sz w:val="24"/>
          <w:szCs w:val="24"/>
          <w:rtl/>
        </w:rPr>
        <w:t>מהם</w:t>
      </w:r>
      <w:r w:rsidRPr="00E779BE">
        <w:rPr>
          <w:rFonts w:ascii="David" w:hAnsi="David" w:cs="David"/>
          <w:sz w:val="24"/>
          <w:szCs w:val="24"/>
          <w:rtl/>
        </w:rPr>
        <w:t xml:space="preserve"> </w:t>
      </w:r>
      <w:r w:rsidRPr="00E779BE">
        <w:rPr>
          <w:rFonts w:ascii="David" w:hAnsi="David" w:cs="David" w:hint="eastAsia"/>
          <w:sz w:val="24"/>
          <w:szCs w:val="24"/>
          <w:rtl/>
        </w:rPr>
        <w:t>תוך</w:t>
      </w:r>
      <w:r w:rsidRPr="00E779BE">
        <w:rPr>
          <w:rFonts w:ascii="David" w:hAnsi="David" w:cs="David"/>
          <w:sz w:val="24"/>
          <w:szCs w:val="24"/>
          <w:rtl/>
        </w:rPr>
        <w:t xml:space="preserve"> </w:t>
      </w:r>
      <w:r w:rsidRPr="00E779BE">
        <w:rPr>
          <w:rFonts w:ascii="David" w:hAnsi="David" w:cs="David" w:hint="eastAsia"/>
          <w:sz w:val="24"/>
          <w:szCs w:val="24"/>
          <w:rtl/>
        </w:rPr>
        <w:t>כדי</w:t>
      </w:r>
      <w:r w:rsidRPr="00E779BE">
        <w:rPr>
          <w:rFonts w:ascii="David" w:hAnsi="David" w:cs="David"/>
          <w:sz w:val="24"/>
          <w:szCs w:val="24"/>
          <w:rtl/>
        </w:rPr>
        <w:t xml:space="preserve"> </w:t>
      </w:r>
      <w:r w:rsidRPr="00E779BE">
        <w:rPr>
          <w:rFonts w:ascii="David" w:hAnsi="David" w:cs="David" w:hint="eastAsia"/>
          <w:sz w:val="24"/>
          <w:szCs w:val="24"/>
          <w:rtl/>
        </w:rPr>
        <w:t>ועקב</w:t>
      </w:r>
      <w:r w:rsidRPr="00E779BE">
        <w:rPr>
          <w:rFonts w:ascii="David" w:hAnsi="David" w:cs="David"/>
          <w:sz w:val="24"/>
          <w:szCs w:val="24"/>
          <w:rtl/>
        </w:rPr>
        <w:t xml:space="preserve"> </w:t>
      </w:r>
      <w:r w:rsidRPr="00E779BE">
        <w:rPr>
          <w:rFonts w:ascii="David" w:hAnsi="David" w:cs="David" w:hint="eastAsia"/>
          <w:sz w:val="24"/>
          <w:szCs w:val="24"/>
          <w:rtl/>
        </w:rPr>
        <w:t>העסקתם</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פי</w:t>
      </w:r>
      <w:r w:rsidRPr="00E779BE">
        <w:rPr>
          <w:rFonts w:ascii="David" w:hAnsi="David" w:cs="David"/>
          <w:sz w:val="24"/>
          <w:szCs w:val="24"/>
          <w:rtl/>
        </w:rPr>
        <w:t xml:space="preserve"> </w:t>
      </w:r>
      <w:r w:rsidRPr="00E779BE">
        <w:rPr>
          <w:rFonts w:ascii="David" w:hAnsi="David" w:cs="David" w:hint="eastAsia"/>
          <w:sz w:val="24"/>
          <w:szCs w:val="24"/>
          <w:rtl/>
        </w:rPr>
        <w:t>ההסכם</w:t>
      </w:r>
      <w:r w:rsidRPr="00E779BE">
        <w:rPr>
          <w:rFonts w:ascii="David" w:hAnsi="David" w:cs="David"/>
          <w:sz w:val="24"/>
          <w:szCs w:val="24"/>
          <w:rtl/>
        </w:rPr>
        <w:t xml:space="preserve"> </w:t>
      </w:r>
      <w:r w:rsidRPr="00E779BE">
        <w:rPr>
          <w:rFonts w:ascii="David" w:hAnsi="David" w:cs="David" w:hint="eastAsia"/>
          <w:sz w:val="24"/>
          <w:szCs w:val="24"/>
          <w:rtl/>
        </w:rPr>
        <w:t>ב</w:t>
      </w:r>
      <w:r w:rsidRPr="00E779BE">
        <w:rPr>
          <w:rFonts w:ascii="David" w:hAnsi="David" w:cs="David"/>
          <w:sz w:val="24"/>
          <w:szCs w:val="24"/>
          <w:rtl/>
        </w:rPr>
        <w:t xml:space="preserve">גבול האחריות </w:t>
      </w:r>
      <w:r w:rsidRPr="00E779BE">
        <w:rPr>
          <w:rFonts w:ascii="David" w:hAnsi="David" w:cs="David" w:hint="eastAsia"/>
          <w:sz w:val="24"/>
          <w:szCs w:val="24"/>
          <w:rtl/>
        </w:rPr>
        <w:t>ש</w:t>
      </w:r>
      <w:r w:rsidRPr="00E779BE">
        <w:rPr>
          <w:rFonts w:ascii="David" w:hAnsi="David" w:cs="David"/>
          <w:sz w:val="24"/>
          <w:szCs w:val="24"/>
          <w:rtl/>
        </w:rPr>
        <w:t xml:space="preserve">אינו </w:t>
      </w:r>
      <w:r w:rsidRPr="00E779BE">
        <w:rPr>
          <w:rFonts w:ascii="David" w:hAnsi="David" w:cs="David" w:hint="eastAsia"/>
          <w:sz w:val="24"/>
          <w:szCs w:val="24"/>
          <w:rtl/>
        </w:rPr>
        <w:t>נופל</w:t>
      </w:r>
      <w:r w:rsidRPr="00E779BE">
        <w:rPr>
          <w:rFonts w:ascii="David" w:hAnsi="David" w:cs="David"/>
          <w:sz w:val="24"/>
          <w:szCs w:val="24"/>
          <w:rtl/>
        </w:rPr>
        <w:t xml:space="preserve"> מ-20,000,000 </w:t>
      </w:r>
      <w:r w:rsidRPr="00E779BE">
        <w:rPr>
          <w:rFonts w:ascii="David" w:hAnsi="David" w:cs="David" w:hint="eastAsia"/>
          <w:sz w:val="24"/>
          <w:szCs w:val="24"/>
          <w:rtl/>
        </w:rPr>
        <w:t>₪</w:t>
      </w:r>
      <w:r w:rsidRPr="00E779BE">
        <w:rPr>
          <w:rFonts w:ascii="David" w:hAnsi="David" w:cs="David"/>
          <w:sz w:val="24"/>
          <w:szCs w:val="24"/>
          <w:rtl/>
        </w:rPr>
        <w:t xml:space="preserve">  (</w:t>
      </w:r>
      <w:r w:rsidRPr="00E779BE">
        <w:rPr>
          <w:rFonts w:ascii="David" w:hAnsi="David" w:cs="David" w:hint="eastAsia"/>
          <w:sz w:val="24"/>
          <w:szCs w:val="24"/>
          <w:rtl/>
        </w:rPr>
        <w:t>עשרים</w:t>
      </w:r>
      <w:r w:rsidRPr="00E779BE">
        <w:rPr>
          <w:rFonts w:ascii="David" w:hAnsi="David" w:cs="David"/>
          <w:sz w:val="24"/>
          <w:szCs w:val="24"/>
          <w:rtl/>
        </w:rPr>
        <w:t xml:space="preserve"> מ</w:t>
      </w:r>
      <w:r w:rsidRPr="00E779BE">
        <w:rPr>
          <w:rFonts w:ascii="David" w:hAnsi="David" w:cs="David" w:hint="eastAsia"/>
          <w:sz w:val="24"/>
          <w:szCs w:val="24"/>
          <w:rtl/>
        </w:rPr>
        <w:t>י</w:t>
      </w:r>
      <w:r w:rsidRPr="00E779BE">
        <w:rPr>
          <w:rFonts w:ascii="David" w:hAnsi="David" w:cs="David"/>
          <w:sz w:val="24"/>
          <w:szCs w:val="24"/>
          <w:rtl/>
        </w:rPr>
        <w:t xml:space="preserve">ליון </w:t>
      </w:r>
      <w:r w:rsidRPr="00E779BE">
        <w:rPr>
          <w:rFonts w:ascii="David" w:hAnsi="David" w:cs="David" w:hint="eastAsia"/>
          <w:sz w:val="24"/>
          <w:szCs w:val="24"/>
          <w:rtl/>
        </w:rPr>
        <w:t>₪</w:t>
      </w:r>
      <w:r w:rsidRPr="00E779BE">
        <w:rPr>
          <w:rFonts w:ascii="David" w:hAnsi="David" w:cs="David"/>
          <w:sz w:val="24"/>
          <w:szCs w:val="24"/>
          <w:rtl/>
        </w:rPr>
        <w:t xml:space="preserve"> ) לעובד אחד, לא</w:t>
      </w:r>
      <w:r w:rsidRPr="00E779BE">
        <w:rPr>
          <w:rFonts w:ascii="David" w:hAnsi="David" w:cs="David" w:hint="eastAsia"/>
          <w:sz w:val="24"/>
          <w:szCs w:val="24"/>
          <w:rtl/>
        </w:rPr>
        <w:t>י</w:t>
      </w:r>
      <w:r w:rsidRPr="00E779BE">
        <w:rPr>
          <w:rFonts w:ascii="David" w:hAnsi="David" w:cs="David"/>
          <w:sz w:val="24"/>
          <w:szCs w:val="24"/>
          <w:rtl/>
        </w:rPr>
        <w:t>רוע ובסה"כ לתקופת ביטוח שנתית.</w:t>
      </w:r>
    </w:p>
    <w:p w14:paraId="7D2DA3EA" w14:textId="06C3077C"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t>ביטוח זה לא יכלול כל הגבלה בדבר עבודות בגובה ובעומק, שעות עבודה, קבלנים, קבלני משנה ועובדיהם</w:t>
      </w:r>
      <w:ins w:id="99" w:author="Meryl Etman" w:date="2020-08-30T10:11:00Z">
        <w:r w:rsidR="002554B5" w:rsidRPr="002554B5">
          <w:rPr>
            <w:rFonts w:ascii="David" w:hAnsi="David" w:cs="David" w:hint="cs"/>
            <w:sz w:val="24"/>
            <w:szCs w:val="24"/>
            <w:rtl/>
          </w:rPr>
          <w:t xml:space="preserve"> </w:t>
        </w:r>
        <w:r w:rsidR="002554B5">
          <w:rPr>
            <w:rFonts w:ascii="David" w:hAnsi="David" w:cs="David" w:hint="cs"/>
            <w:sz w:val="24"/>
            <w:szCs w:val="24"/>
            <w:rtl/>
          </w:rPr>
          <w:t>היה ויחשבו עובדי היועץ</w:t>
        </w:r>
        <w:r w:rsidR="002554B5" w:rsidRPr="00E779BE">
          <w:rPr>
            <w:rFonts w:ascii="David" w:hAnsi="David" w:cs="David"/>
            <w:sz w:val="24"/>
            <w:szCs w:val="24"/>
            <w:rtl/>
          </w:rPr>
          <w:t>,</w:t>
        </w:r>
      </w:ins>
      <w:r w:rsidRPr="00E779BE">
        <w:rPr>
          <w:rFonts w:ascii="David" w:hAnsi="David" w:cs="David"/>
          <w:sz w:val="24"/>
          <w:szCs w:val="24"/>
          <w:rtl/>
        </w:rPr>
        <w:t xml:space="preserve">, </w:t>
      </w:r>
      <w:r w:rsidRPr="00E779BE">
        <w:rPr>
          <w:rFonts w:ascii="David" w:hAnsi="David" w:cs="David" w:hint="eastAsia"/>
          <w:sz w:val="24"/>
          <w:szCs w:val="24"/>
          <w:rtl/>
        </w:rPr>
        <w:t>שימוש</w:t>
      </w:r>
      <w:r w:rsidRPr="00E779BE">
        <w:rPr>
          <w:rFonts w:ascii="David" w:hAnsi="David" w:cs="David"/>
          <w:sz w:val="24"/>
          <w:szCs w:val="24"/>
          <w:rtl/>
        </w:rPr>
        <w:t xml:space="preserve"> </w:t>
      </w:r>
      <w:r w:rsidRPr="00E779BE">
        <w:rPr>
          <w:rFonts w:ascii="David" w:hAnsi="David" w:cs="David" w:hint="eastAsia"/>
          <w:sz w:val="24"/>
          <w:szCs w:val="24"/>
          <w:rtl/>
        </w:rPr>
        <w:t>במנופים</w:t>
      </w:r>
      <w:r w:rsidRPr="00E779BE">
        <w:rPr>
          <w:rFonts w:ascii="David" w:hAnsi="David" w:cs="David"/>
          <w:sz w:val="24"/>
          <w:szCs w:val="24"/>
          <w:rtl/>
        </w:rPr>
        <w:t xml:space="preserve"> </w:t>
      </w:r>
      <w:r w:rsidRPr="00E779BE">
        <w:rPr>
          <w:rFonts w:ascii="David" w:hAnsi="David" w:cs="David" w:hint="eastAsia"/>
          <w:sz w:val="24"/>
          <w:szCs w:val="24"/>
          <w:rtl/>
        </w:rPr>
        <w:t>ו</w:t>
      </w:r>
      <w:r w:rsidRPr="00E779BE">
        <w:rPr>
          <w:rFonts w:ascii="David" w:hAnsi="David" w:cs="David"/>
          <w:sz w:val="24"/>
          <w:szCs w:val="24"/>
          <w:rtl/>
        </w:rPr>
        <w:t xml:space="preserve">/או </w:t>
      </w:r>
      <w:r w:rsidRPr="00E779BE">
        <w:rPr>
          <w:rFonts w:ascii="David" w:hAnsi="David" w:cs="David" w:hint="eastAsia"/>
          <w:sz w:val="24"/>
          <w:szCs w:val="24"/>
          <w:rtl/>
        </w:rPr>
        <w:t>במכונות</w:t>
      </w:r>
      <w:r w:rsidRPr="00E779BE">
        <w:rPr>
          <w:rFonts w:ascii="David" w:hAnsi="David" w:cs="David"/>
          <w:sz w:val="24"/>
          <w:szCs w:val="24"/>
          <w:rtl/>
        </w:rPr>
        <w:t xml:space="preserve"> </w:t>
      </w:r>
      <w:r w:rsidRPr="00E779BE">
        <w:rPr>
          <w:rFonts w:ascii="David" w:hAnsi="David" w:cs="David" w:hint="eastAsia"/>
          <w:sz w:val="24"/>
          <w:szCs w:val="24"/>
          <w:rtl/>
        </w:rPr>
        <w:t>הרמה</w:t>
      </w:r>
      <w:r w:rsidRPr="00E779BE">
        <w:rPr>
          <w:rFonts w:ascii="David" w:hAnsi="David" w:cs="David"/>
          <w:sz w:val="24"/>
          <w:szCs w:val="24"/>
          <w:rtl/>
        </w:rPr>
        <w:t xml:space="preserve">,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בגובה</w:t>
      </w:r>
      <w:r w:rsidRPr="00E779BE">
        <w:rPr>
          <w:rFonts w:ascii="David" w:hAnsi="David" w:cs="David"/>
          <w:sz w:val="24"/>
          <w:szCs w:val="24"/>
          <w:rtl/>
        </w:rPr>
        <w:t>, פ</w:t>
      </w:r>
      <w:r w:rsidRPr="00E779BE">
        <w:rPr>
          <w:rFonts w:ascii="David" w:hAnsi="David" w:cs="David" w:hint="eastAsia"/>
          <w:sz w:val="24"/>
          <w:szCs w:val="24"/>
          <w:rtl/>
        </w:rPr>
        <w:t>י</w:t>
      </w:r>
      <w:r w:rsidRPr="00E779BE">
        <w:rPr>
          <w:rFonts w:ascii="David" w:hAnsi="David" w:cs="David"/>
          <w:sz w:val="24"/>
          <w:szCs w:val="24"/>
          <w:rtl/>
        </w:rPr>
        <w:t>תיונות ורעלים וכן בדבר העסקת נוער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הביטוח </w:t>
      </w:r>
      <w:r w:rsidRPr="00E779BE">
        <w:rPr>
          <w:rFonts w:ascii="David" w:hAnsi="David" w:cs="David" w:hint="eastAsia"/>
          <w:sz w:val="24"/>
          <w:szCs w:val="24"/>
          <w:rtl/>
        </w:rPr>
        <w:t>מ</w:t>
      </w:r>
      <w:r w:rsidRPr="00E779BE">
        <w:rPr>
          <w:rFonts w:ascii="David" w:hAnsi="David" w:cs="David"/>
          <w:sz w:val="24"/>
          <w:szCs w:val="24"/>
          <w:rtl/>
        </w:rPr>
        <w:t xml:space="preserve">ורחב לשפות את </w:t>
      </w:r>
      <w:r w:rsidRPr="00E779BE">
        <w:rPr>
          <w:rFonts w:ascii="David" w:hAnsi="David" w:cs="David" w:hint="eastAsia"/>
          <w:sz w:val="24"/>
          <w:szCs w:val="24"/>
          <w:rtl/>
        </w:rPr>
        <w:t>המזמין</w:t>
      </w:r>
      <w:r w:rsidRPr="00E779BE">
        <w:rPr>
          <w:rFonts w:ascii="David" w:hAnsi="David" w:cs="David"/>
          <w:sz w:val="24"/>
          <w:szCs w:val="24"/>
          <w:rtl/>
        </w:rPr>
        <w:t xml:space="preserve"> היה </w:t>
      </w:r>
      <w:r w:rsidRPr="00E779BE">
        <w:rPr>
          <w:rFonts w:ascii="David" w:hAnsi="David" w:cs="David" w:hint="eastAsia"/>
          <w:sz w:val="24"/>
          <w:szCs w:val="24"/>
          <w:rtl/>
        </w:rPr>
        <w:t>ונטען</w:t>
      </w:r>
      <w:r w:rsidRPr="00E779BE">
        <w:rPr>
          <w:rFonts w:ascii="David" w:hAnsi="David" w:cs="David"/>
          <w:sz w:val="24"/>
          <w:szCs w:val="24"/>
        </w:rPr>
        <w:t xml:space="preserve"> </w:t>
      </w:r>
      <w:r w:rsidRPr="00E779BE">
        <w:rPr>
          <w:rFonts w:ascii="David" w:hAnsi="David" w:cs="David"/>
          <w:sz w:val="24"/>
          <w:szCs w:val="24"/>
          <w:rtl/>
        </w:rPr>
        <w:t xml:space="preserve">לעניין קרות תאונת עבודה </w:t>
      </w:r>
      <w:r w:rsidRPr="00E779BE">
        <w:rPr>
          <w:rFonts w:ascii="David" w:hAnsi="David" w:cs="David" w:hint="eastAsia"/>
          <w:sz w:val="24"/>
          <w:szCs w:val="24"/>
          <w:rtl/>
        </w:rPr>
        <w:t>ו</w:t>
      </w:r>
      <w:r w:rsidRPr="00E779BE">
        <w:rPr>
          <w:rFonts w:ascii="David" w:hAnsi="David" w:cs="David"/>
          <w:sz w:val="24"/>
          <w:szCs w:val="24"/>
          <w:rtl/>
        </w:rPr>
        <w:t xml:space="preserve">/או מחלה </w:t>
      </w:r>
      <w:r w:rsidRPr="00E779BE">
        <w:rPr>
          <w:rFonts w:ascii="David" w:hAnsi="David" w:cs="David" w:hint="eastAsia"/>
          <w:sz w:val="24"/>
          <w:szCs w:val="24"/>
          <w:rtl/>
        </w:rPr>
        <w:t>כלשהי</w:t>
      </w:r>
      <w:r w:rsidRPr="00E779BE">
        <w:rPr>
          <w:rFonts w:ascii="David" w:hAnsi="David" w:cs="David"/>
          <w:sz w:val="24"/>
          <w:szCs w:val="24"/>
        </w:rPr>
        <w:t xml:space="preserve"> </w:t>
      </w:r>
      <w:r w:rsidRPr="00E779BE">
        <w:rPr>
          <w:rFonts w:ascii="David" w:hAnsi="David" w:cs="David"/>
          <w:sz w:val="24"/>
          <w:szCs w:val="24"/>
          <w:rtl/>
        </w:rPr>
        <w:t>כי ה</w:t>
      </w:r>
      <w:r w:rsidRPr="00E779BE">
        <w:rPr>
          <w:rFonts w:ascii="David" w:hAnsi="David" w:cs="David" w:hint="eastAsia"/>
          <w:sz w:val="24"/>
          <w:szCs w:val="24"/>
          <w:rtl/>
        </w:rPr>
        <w:t>וא</w:t>
      </w:r>
      <w:r w:rsidRPr="00E779BE">
        <w:rPr>
          <w:rFonts w:ascii="David" w:hAnsi="David" w:cs="David"/>
          <w:sz w:val="24"/>
          <w:szCs w:val="24"/>
          <w:rtl/>
        </w:rPr>
        <w:t xml:space="preserve"> נושא בחובות מעביד כלשהם כלפי מי </w:t>
      </w:r>
      <w:r w:rsidRPr="00E779BE">
        <w:rPr>
          <w:rFonts w:ascii="David" w:hAnsi="David" w:cs="David" w:hint="eastAsia"/>
          <w:sz w:val="24"/>
          <w:szCs w:val="24"/>
          <w:rtl/>
        </w:rPr>
        <w:t>מעובדי</w:t>
      </w:r>
      <w:r w:rsidRPr="00E779BE">
        <w:rPr>
          <w:rFonts w:ascii="David" w:hAnsi="David" w:cs="David"/>
          <w:sz w:val="24"/>
          <w:szCs w:val="24"/>
          <w:rtl/>
        </w:rPr>
        <w:t xml:space="preserve"> </w:t>
      </w:r>
      <w:r w:rsidRPr="00E779BE">
        <w:rPr>
          <w:rFonts w:ascii="David" w:hAnsi="David" w:cs="David" w:hint="eastAsia"/>
          <w:sz w:val="24"/>
          <w:szCs w:val="24"/>
          <w:rtl/>
        </w:rPr>
        <w:t>היועץ</w:t>
      </w:r>
      <w:r w:rsidRPr="00E779BE">
        <w:rPr>
          <w:rFonts w:ascii="David" w:hAnsi="David" w:cs="David"/>
          <w:sz w:val="24"/>
          <w:szCs w:val="24"/>
          <w:rtl/>
        </w:rPr>
        <w:t>.</w:t>
      </w:r>
      <w:r w:rsidRPr="00E779BE">
        <w:rPr>
          <w:rFonts w:ascii="David" w:hAnsi="David" w:cs="David"/>
          <w:sz w:val="24"/>
          <w:szCs w:val="24"/>
          <w:rtl/>
        </w:rPr>
        <w:tab/>
      </w:r>
      <w:r w:rsidRPr="00E779BE">
        <w:rPr>
          <w:rFonts w:ascii="David" w:hAnsi="David" w:cs="David"/>
          <w:sz w:val="24"/>
          <w:szCs w:val="24"/>
          <w:rtl/>
        </w:rPr>
        <w:br/>
      </w:r>
    </w:p>
    <w:p w14:paraId="5AF63A46" w14:textId="77777777" w:rsidR="002F611D" w:rsidRPr="00E779BE" w:rsidRDefault="002F611D" w:rsidP="00E779BE">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3</w:t>
      </w:r>
      <w:r w:rsidRPr="00E779BE">
        <w:rPr>
          <w:rFonts w:ascii="David" w:hAnsi="David" w:cs="David"/>
          <w:sz w:val="24"/>
          <w:szCs w:val="24"/>
          <w:rtl/>
        </w:rPr>
        <w:tab/>
      </w:r>
      <w:r w:rsidRPr="00E779BE">
        <w:rPr>
          <w:rFonts w:ascii="David" w:hAnsi="David" w:cs="David"/>
          <w:b/>
          <w:bCs/>
          <w:sz w:val="24"/>
          <w:szCs w:val="24"/>
          <w:rtl/>
        </w:rPr>
        <w:t>ביטוח אחריות כלפי צד שלישי</w:t>
      </w:r>
      <w:r w:rsidRPr="00E779BE">
        <w:rPr>
          <w:rFonts w:ascii="David" w:hAnsi="David" w:cs="David"/>
          <w:sz w:val="24"/>
          <w:szCs w:val="24"/>
          <w:rtl/>
        </w:rPr>
        <w:t xml:space="preserve"> </w:t>
      </w:r>
      <w:r w:rsidRPr="00E779BE">
        <w:rPr>
          <w:rFonts w:ascii="David" w:hAnsi="David" w:cs="David" w:hint="eastAsia"/>
          <w:sz w:val="24"/>
          <w:szCs w:val="24"/>
          <w:rtl/>
        </w:rPr>
        <w:t>המבטח</w:t>
      </w:r>
      <w:r w:rsidRPr="00E779BE">
        <w:rPr>
          <w:rFonts w:ascii="David" w:hAnsi="David" w:cs="David"/>
          <w:sz w:val="24"/>
          <w:szCs w:val="24"/>
          <w:rtl/>
        </w:rPr>
        <w:t xml:space="preserve"> </w:t>
      </w:r>
      <w:r w:rsidRPr="00E779BE">
        <w:rPr>
          <w:rFonts w:ascii="David" w:hAnsi="David" w:cs="David" w:hint="eastAsia"/>
          <w:sz w:val="24"/>
          <w:szCs w:val="24"/>
          <w:rtl/>
        </w:rPr>
        <w:t>את</w:t>
      </w:r>
      <w:r w:rsidRPr="00E779BE">
        <w:rPr>
          <w:rFonts w:ascii="David" w:hAnsi="David" w:cs="David"/>
          <w:sz w:val="24"/>
          <w:szCs w:val="24"/>
          <w:rtl/>
        </w:rPr>
        <w:t xml:space="preserve"> חבות </w:t>
      </w:r>
      <w:r w:rsidRPr="00E779BE">
        <w:rPr>
          <w:rFonts w:ascii="David" w:hAnsi="David" w:cs="David" w:hint="eastAsia"/>
          <w:sz w:val="24"/>
          <w:szCs w:val="24"/>
          <w:rtl/>
        </w:rPr>
        <w:t>היועץ</w:t>
      </w:r>
      <w:r w:rsidRPr="00E779BE">
        <w:rPr>
          <w:rFonts w:ascii="David" w:hAnsi="David" w:cs="David"/>
          <w:sz w:val="24"/>
          <w:szCs w:val="24"/>
          <w:rtl/>
        </w:rPr>
        <w:t xml:space="preserve"> על פי דין בגבול אחריות </w:t>
      </w:r>
      <w:del w:id="100" w:author="Meryl Etman" w:date="2020-08-30T10:11:00Z">
        <w:r w:rsidRPr="00E779BE" w:rsidDel="002554B5">
          <w:rPr>
            <w:rFonts w:ascii="David" w:hAnsi="David" w:cs="David"/>
            <w:sz w:val="24"/>
            <w:szCs w:val="24"/>
            <w:rtl/>
          </w:rPr>
          <w:delText>שלא יפחת מ-</w:delText>
        </w:r>
      </w:del>
      <w:r w:rsidRPr="00E779BE">
        <w:rPr>
          <w:rFonts w:ascii="David" w:hAnsi="David" w:cs="David"/>
          <w:sz w:val="24"/>
          <w:szCs w:val="24"/>
          <w:rtl/>
        </w:rPr>
        <w:t xml:space="preserve"> 4,000,000 </w:t>
      </w:r>
      <w:r w:rsidRPr="00E779BE">
        <w:rPr>
          <w:rFonts w:ascii="David" w:hAnsi="David" w:cs="David" w:hint="eastAsia"/>
          <w:sz w:val="24"/>
          <w:szCs w:val="24"/>
          <w:rtl/>
        </w:rPr>
        <w:t>₪</w:t>
      </w:r>
      <w:r w:rsidRPr="00E779BE">
        <w:rPr>
          <w:rFonts w:ascii="David" w:hAnsi="David" w:cs="David"/>
          <w:sz w:val="24"/>
          <w:szCs w:val="24"/>
          <w:rtl/>
        </w:rPr>
        <w:t xml:space="preserve"> (ארבעה </w:t>
      </w:r>
      <w:r w:rsidRPr="00E779BE">
        <w:rPr>
          <w:rFonts w:ascii="David" w:hAnsi="David" w:cs="David" w:hint="eastAsia"/>
          <w:sz w:val="24"/>
          <w:szCs w:val="24"/>
          <w:rtl/>
        </w:rPr>
        <w:t>מיליון</w:t>
      </w:r>
      <w:r w:rsidRPr="00E779BE">
        <w:rPr>
          <w:rFonts w:ascii="David" w:hAnsi="David" w:cs="David"/>
          <w:sz w:val="24"/>
          <w:szCs w:val="24"/>
          <w:rtl/>
        </w:rPr>
        <w:t xml:space="preserve"> </w:t>
      </w:r>
      <w:r w:rsidRPr="00E779BE">
        <w:rPr>
          <w:rFonts w:ascii="David" w:hAnsi="David" w:cs="David" w:hint="eastAsia"/>
          <w:sz w:val="24"/>
          <w:szCs w:val="24"/>
          <w:rtl/>
        </w:rPr>
        <w:t>₪</w:t>
      </w:r>
      <w:r w:rsidRPr="00E779BE">
        <w:rPr>
          <w:rFonts w:ascii="David" w:hAnsi="David" w:cs="David"/>
          <w:sz w:val="24"/>
          <w:szCs w:val="24"/>
          <w:rtl/>
        </w:rPr>
        <w:t>) למקרה ולתקופת ביטוח שנתית, בגין א</w:t>
      </w:r>
      <w:r w:rsidRPr="00E779BE">
        <w:rPr>
          <w:rFonts w:ascii="David" w:hAnsi="David" w:cs="David" w:hint="eastAsia"/>
          <w:sz w:val="24"/>
          <w:szCs w:val="24"/>
          <w:rtl/>
        </w:rPr>
        <w:t>י</w:t>
      </w:r>
      <w:r w:rsidRPr="00E779BE">
        <w:rPr>
          <w:rFonts w:ascii="David" w:hAnsi="David" w:cs="David"/>
          <w:sz w:val="24"/>
          <w:szCs w:val="24"/>
          <w:rtl/>
        </w:rPr>
        <w:t>רועים הנובעים במישרין ו/או בעקיפין מפעולותיו של היועץ ו/או כל מי שפועל מטעמו וכל הבאים מכוחו ויחול על כל אובדן ו/או נזק לגוף ו/או לרכוש.</w:t>
      </w:r>
    </w:p>
    <w:p w14:paraId="3326696B" w14:textId="70E4E2E3" w:rsidR="002F611D" w:rsidRPr="00E779BE" w:rsidRDefault="002F611D" w:rsidP="002554B5">
      <w:pPr>
        <w:tabs>
          <w:tab w:val="left" w:pos="283"/>
          <w:tab w:val="left" w:pos="708"/>
        </w:tabs>
        <w:spacing w:after="0" w:line="240" w:lineRule="auto"/>
        <w:ind w:left="283" w:hanging="283"/>
        <w:jc w:val="both"/>
        <w:rPr>
          <w:rFonts w:ascii="David" w:hAnsi="David" w:cs="David"/>
          <w:sz w:val="24"/>
          <w:szCs w:val="24"/>
          <w:rtl/>
        </w:rPr>
      </w:pPr>
      <w:r w:rsidRPr="00E779BE">
        <w:rPr>
          <w:rFonts w:ascii="David" w:hAnsi="David" w:cs="David"/>
          <w:sz w:val="24"/>
          <w:szCs w:val="24"/>
          <w:rtl/>
        </w:rPr>
        <w:tab/>
      </w:r>
      <w:r w:rsidRPr="00E779BE">
        <w:rPr>
          <w:rFonts w:ascii="David" w:hAnsi="David" w:cs="David" w:hint="eastAsia"/>
          <w:sz w:val="24"/>
          <w:szCs w:val="24"/>
          <w:rtl/>
        </w:rPr>
        <w:t>ביטוח</w:t>
      </w:r>
      <w:r w:rsidRPr="00E779BE">
        <w:rPr>
          <w:rFonts w:ascii="David" w:hAnsi="David" w:cs="David"/>
          <w:sz w:val="24"/>
          <w:szCs w:val="24"/>
          <w:rtl/>
        </w:rPr>
        <w:t xml:space="preserve"> זה לא  כפוף </w:t>
      </w:r>
      <w:del w:id="101" w:author="Meryl Etman" w:date="2020-08-30T10:11:00Z">
        <w:r w:rsidRPr="00E779BE" w:rsidDel="002554B5">
          <w:rPr>
            <w:rFonts w:ascii="David" w:hAnsi="David" w:cs="David"/>
            <w:sz w:val="24"/>
            <w:szCs w:val="24"/>
            <w:rtl/>
          </w:rPr>
          <w:delText xml:space="preserve">לכל </w:delText>
        </w:r>
      </w:del>
      <w:ins w:id="102" w:author="Meryl Etman" w:date="2020-08-30T10:12:00Z">
        <w:r w:rsidR="002554B5">
          <w:rPr>
            <w:rFonts w:ascii="David" w:hAnsi="David" w:cs="David" w:hint="cs"/>
            <w:sz w:val="24"/>
            <w:szCs w:val="24"/>
            <w:rtl/>
          </w:rPr>
          <w:t>ל</w:t>
        </w:r>
      </w:ins>
      <w:r w:rsidRPr="00E779BE">
        <w:rPr>
          <w:rFonts w:ascii="David" w:hAnsi="David" w:cs="David"/>
          <w:sz w:val="24"/>
          <w:szCs w:val="24"/>
          <w:rtl/>
        </w:rPr>
        <w:t xml:space="preserve">הגבלה בדבר חבות הנובעת מאש, התפוצצות, בהלה, מכשירי הרמה, </w:t>
      </w:r>
      <w:r w:rsidRPr="00E779BE">
        <w:rPr>
          <w:rFonts w:ascii="David" w:hAnsi="David" w:cs="David" w:hint="eastAsia"/>
          <w:sz w:val="24"/>
          <w:szCs w:val="24"/>
          <w:rtl/>
        </w:rPr>
        <w:t>חבות</w:t>
      </w:r>
      <w:r w:rsidRPr="00E779BE">
        <w:rPr>
          <w:rFonts w:ascii="David" w:hAnsi="David" w:cs="David"/>
          <w:sz w:val="24"/>
          <w:szCs w:val="24"/>
        </w:rPr>
        <w:t xml:space="preserve"> </w:t>
      </w:r>
      <w:r w:rsidRPr="00E779BE">
        <w:rPr>
          <w:rFonts w:ascii="David" w:hAnsi="David" w:cs="David"/>
          <w:sz w:val="24"/>
          <w:szCs w:val="24"/>
          <w:rtl/>
        </w:rPr>
        <w:t xml:space="preserve">בגין וכלפי קבלנים, קבלני </w:t>
      </w:r>
      <w:r w:rsidRPr="00E779BE">
        <w:rPr>
          <w:rFonts w:ascii="David" w:hAnsi="David" w:cs="David" w:hint="eastAsia"/>
          <w:sz w:val="24"/>
          <w:szCs w:val="24"/>
          <w:rtl/>
        </w:rPr>
        <w:t>משנה</w:t>
      </w:r>
      <w:r w:rsidRPr="00E779BE">
        <w:rPr>
          <w:rFonts w:ascii="David" w:hAnsi="David" w:cs="David"/>
          <w:sz w:val="24"/>
          <w:szCs w:val="24"/>
        </w:rPr>
        <w:t xml:space="preserve"> </w:t>
      </w:r>
      <w:r w:rsidRPr="00E779BE">
        <w:rPr>
          <w:rFonts w:ascii="David" w:hAnsi="David" w:cs="David"/>
          <w:sz w:val="24"/>
          <w:szCs w:val="24"/>
          <w:rtl/>
        </w:rPr>
        <w:t xml:space="preserve">ועובדיהם, פריקה וטעינה, מתקנים סניטריים פגומים, הרעלה, כל דבר מזיק במאכל או משקה, שביתה והשבתה, </w:t>
      </w:r>
      <w:r w:rsidRPr="00E779BE">
        <w:rPr>
          <w:rFonts w:ascii="David" w:hAnsi="David" w:cs="David" w:hint="eastAsia"/>
          <w:sz w:val="24"/>
          <w:szCs w:val="24"/>
          <w:rtl/>
        </w:rPr>
        <w:t>עבודות</w:t>
      </w:r>
      <w:r w:rsidRPr="00E779BE">
        <w:rPr>
          <w:rFonts w:ascii="David" w:hAnsi="David" w:cs="David"/>
          <w:sz w:val="24"/>
          <w:szCs w:val="24"/>
          <w:rtl/>
        </w:rPr>
        <w:t xml:space="preserve"> </w:t>
      </w:r>
      <w:r w:rsidRPr="00E779BE">
        <w:rPr>
          <w:rFonts w:ascii="David" w:hAnsi="David" w:cs="David" w:hint="eastAsia"/>
          <w:sz w:val="24"/>
          <w:szCs w:val="24"/>
          <w:rtl/>
        </w:rPr>
        <w:t>חוץ</w:t>
      </w:r>
      <w:r w:rsidRPr="00E779BE">
        <w:rPr>
          <w:rFonts w:ascii="David" w:hAnsi="David" w:cs="David"/>
          <w:sz w:val="24"/>
          <w:szCs w:val="24"/>
          <w:rtl/>
        </w:rPr>
        <w:t xml:space="preserve">, וכן תביעות שיבוב מצד המוסד לביטוח לאומי. </w:t>
      </w:r>
      <w:r w:rsidRPr="00E779BE">
        <w:rPr>
          <w:rFonts w:ascii="David" w:hAnsi="David" w:cs="David"/>
          <w:sz w:val="24"/>
          <w:szCs w:val="24"/>
          <w:rtl/>
        </w:rPr>
        <w:br/>
      </w:r>
      <w:r w:rsidRPr="00E779BE">
        <w:rPr>
          <w:rFonts w:ascii="David" w:hAnsi="David" w:cs="David" w:hint="eastAsia"/>
          <w:sz w:val="24"/>
          <w:szCs w:val="24"/>
          <w:rtl/>
        </w:rPr>
        <w:t>הביטוח</w:t>
      </w:r>
      <w:r w:rsidRPr="00E779BE">
        <w:rPr>
          <w:rFonts w:ascii="David" w:hAnsi="David" w:cs="David"/>
          <w:sz w:val="24"/>
          <w:szCs w:val="24"/>
          <w:rtl/>
        </w:rPr>
        <w:t xml:space="preserve"> </w:t>
      </w:r>
      <w:r w:rsidRPr="00E779BE">
        <w:rPr>
          <w:rFonts w:ascii="David" w:hAnsi="David" w:cs="David" w:hint="eastAsia"/>
          <w:sz w:val="24"/>
          <w:szCs w:val="24"/>
          <w:rtl/>
        </w:rPr>
        <w:t>מ</w:t>
      </w:r>
      <w:r w:rsidRPr="00E779BE">
        <w:rPr>
          <w:rFonts w:ascii="David" w:hAnsi="David" w:cs="David"/>
          <w:sz w:val="24"/>
          <w:szCs w:val="24"/>
          <w:rtl/>
        </w:rPr>
        <w:t>ורחב ל</w:t>
      </w:r>
      <w:r w:rsidRPr="00E779BE">
        <w:rPr>
          <w:rFonts w:ascii="David" w:hAnsi="David" w:cs="David" w:hint="eastAsia"/>
          <w:sz w:val="24"/>
          <w:szCs w:val="24"/>
          <w:rtl/>
        </w:rPr>
        <w:t>שפות</w:t>
      </w:r>
      <w:r w:rsidRPr="00E779BE">
        <w:rPr>
          <w:rFonts w:ascii="David" w:hAnsi="David" w:cs="David"/>
          <w:sz w:val="24"/>
          <w:szCs w:val="24"/>
          <w:rtl/>
        </w:rPr>
        <w:t xml:space="preserve"> את </w:t>
      </w:r>
      <w:r w:rsidRPr="00E779BE">
        <w:rPr>
          <w:rFonts w:ascii="David" w:hAnsi="David" w:cs="David" w:hint="eastAsia"/>
          <w:sz w:val="24"/>
          <w:szCs w:val="24"/>
          <w:rtl/>
        </w:rPr>
        <w:t>המזמין</w:t>
      </w:r>
      <w:r w:rsidRPr="00E779BE">
        <w:rPr>
          <w:rFonts w:ascii="David" w:hAnsi="David" w:cs="David"/>
          <w:sz w:val="24"/>
          <w:szCs w:val="24"/>
          <w:rtl/>
        </w:rPr>
        <w:t xml:space="preserve"> בגין אחריות</w:t>
      </w:r>
      <w:r w:rsidRPr="00E779BE">
        <w:rPr>
          <w:rFonts w:ascii="David" w:hAnsi="David" w:cs="David" w:hint="eastAsia"/>
          <w:sz w:val="24"/>
          <w:szCs w:val="24"/>
          <w:rtl/>
        </w:rPr>
        <w:t>ו</w:t>
      </w:r>
      <w:r w:rsidRPr="00E779BE">
        <w:rPr>
          <w:rFonts w:ascii="David" w:hAnsi="David" w:cs="David"/>
          <w:sz w:val="24"/>
          <w:szCs w:val="24"/>
          <w:rtl/>
        </w:rPr>
        <w:t xml:space="preserve"> למעשי ו/או מחדלי </w:t>
      </w:r>
      <w:r w:rsidRPr="00E779BE">
        <w:rPr>
          <w:rFonts w:ascii="David" w:hAnsi="David" w:cs="David" w:hint="eastAsia"/>
          <w:sz w:val="24"/>
          <w:szCs w:val="24"/>
          <w:rtl/>
        </w:rPr>
        <w:t>היועץ</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וזאת בכפוף לסעיף אחריות צולבת לפי נחשב הביטוח כאילו נערך בנפרד עבור כל אחד מיחידי המבוטח.  רכוש המזמין ייחשב כרכוש צד שלישי.</w:t>
      </w:r>
    </w:p>
    <w:p w14:paraId="63A70D7A"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ABCF8D5"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hint="eastAsia"/>
          <w:sz w:val="24"/>
          <w:szCs w:val="24"/>
          <w:rtl/>
        </w:rPr>
        <w:t>הפוליסה</w:t>
      </w:r>
      <w:r w:rsidRPr="00E779BE">
        <w:rPr>
          <w:rFonts w:ascii="David" w:hAnsi="David" w:cs="David"/>
          <w:sz w:val="24"/>
          <w:szCs w:val="24"/>
          <w:rtl/>
        </w:rPr>
        <w:t xml:space="preserve"> </w:t>
      </w:r>
      <w:r w:rsidRPr="00E779BE">
        <w:rPr>
          <w:rFonts w:ascii="David" w:hAnsi="David" w:cs="David" w:hint="eastAsia"/>
          <w:sz w:val="24"/>
          <w:szCs w:val="24"/>
          <w:rtl/>
        </w:rPr>
        <w:t>תכלולנה</w:t>
      </w:r>
      <w:r w:rsidRPr="00E779BE">
        <w:rPr>
          <w:rFonts w:ascii="David" w:hAnsi="David" w:cs="David"/>
          <w:sz w:val="24"/>
          <w:szCs w:val="24"/>
          <w:rtl/>
        </w:rPr>
        <w:t xml:space="preserve"> </w:t>
      </w:r>
      <w:r w:rsidRPr="00E779BE">
        <w:rPr>
          <w:rFonts w:ascii="David" w:hAnsi="David" w:cs="David" w:hint="eastAsia"/>
          <w:sz w:val="24"/>
          <w:szCs w:val="24"/>
          <w:rtl/>
        </w:rPr>
        <w:t>התחייבות</w:t>
      </w:r>
      <w:r w:rsidRPr="00E779BE">
        <w:rPr>
          <w:rFonts w:ascii="David" w:hAnsi="David" w:cs="David"/>
          <w:sz w:val="24"/>
          <w:szCs w:val="24"/>
          <w:rtl/>
        </w:rPr>
        <w:t xml:space="preserve"> </w:t>
      </w:r>
      <w:r w:rsidRPr="00E779BE">
        <w:rPr>
          <w:rFonts w:ascii="David" w:hAnsi="David" w:cs="David" w:hint="eastAsia"/>
          <w:sz w:val="24"/>
          <w:szCs w:val="24"/>
          <w:rtl/>
        </w:rPr>
        <w:t>לוויתור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שיבוב</w:t>
      </w:r>
      <w:r w:rsidRPr="00E779BE">
        <w:rPr>
          <w:rFonts w:ascii="David" w:hAnsi="David" w:cs="David"/>
          <w:sz w:val="24"/>
          <w:szCs w:val="24"/>
          <w:rtl/>
        </w:rPr>
        <w:t xml:space="preserve"> </w:t>
      </w:r>
      <w:r w:rsidRPr="00E779BE">
        <w:rPr>
          <w:rFonts w:ascii="David" w:hAnsi="David" w:cs="David" w:hint="eastAsia"/>
          <w:sz w:val="24"/>
          <w:szCs w:val="24"/>
          <w:rtl/>
        </w:rPr>
        <w:t>כלפי</w:t>
      </w:r>
      <w:r w:rsidRPr="00E779BE">
        <w:rPr>
          <w:rFonts w:ascii="David" w:hAnsi="David" w:cs="David"/>
          <w:sz w:val="24"/>
          <w:szCs w:val="24"/>
          <w:rtl/>
        </w:rPr>
        <w:t xml:space="preserve"> </w:t>
      </w:r>
      <w:r w:rsidRPr="00E779BE">
        <w:rPr>
          <w:rFonts w:ascii="David" w:hAnsi="David" w:cs="David" w:hint="eastAsia"/>
          <w:sz w:val="24"/>
          <w:szCs w:val="24"/>
          <w:rtl/>
        </w:rPr>
        <w:t>המזמין</w:t>
      </w:r>
      <w:r w:rsidRPr="00E779BE">
        <w:rPr>
          <w:rFonts w:ascii="David" w:hAnsi="David" w:cs="David"/>
          <w:sz w:val="24"/>
          <w:szCs w:val="24"/>
          <w:rtl/>
        </w:rPr>
        <w:t xml:space="preserve">, </w:t>
      </w:r>
      <w:r w:rsidRPr="00E779BE">
        <w:rPr>
          <w:rFonts w:ascii="David" w:hAnsi="David" w:cs="David" w:hint="eastAsia"/>
          <w:sz w:val="24"/>
          <w:szCs w:val="24"/>
          <w:rtl/>
        </w:rPr>
        <w:t>עובדיו</w:t>
      </w:r>
      <w:r w:rsidRPr="00E779BE">
        <w:rPr>
          <w:rFonts w:ascii="David" w:hAnsi="David" w:cs="David"/>
          <w:sz w:val="24"/>
          <w:szCs w:val="24"/>
          <w:rtl/>
        </w:rPr>
        <w:t xml:space="preserve"> </w:t>
      </w:r>
      <w:r w:rsidRPr="00E779BE">
        <w:rPr>
          <w:rFonts w:ascii="David" w:hAnsi="David" w:cs="David" w:hint="eastAsia"/>
          <w:sz w:val="24"/>
          <w:szCs w:val="24"/>
          <w:rtl/>
        </w:rPr>
        <w:t>והבאים</w:t>
      </w:r>
      <w:r w:rsidRPr="00E779BE">
        <w:rPr>
          <w:rFonts w:ascii="David" w:hAnsi="David" w:cs="David"/>
          <w:sz w:val="24"/>
          <w:szCs w:val="24"/>
          <w:rtl/>
        </w:rPr>
        <w:t xml:space="preserve"> </w:t>
      </w:r>
      <w:r w:rsidRPr="00E779BE">
        <w:rPr>
          <w:rFonts w:ascii="David" w:hAnsi="David" w:cs="David" w:hint="eastAsia"/>
          <w:sz w:val="24"/>
          <w:szCs w:val="24"/>
          <w:rtl/>
        </w:rPr>
        <w:t>מטעמו</w:t>
      </w:r>
      <w:r w:rsidRPr="00E779BE">
        <w:rPr>
          <w:rFonts w:ascii="David" w:hAnsi="David" w:cs="David"/>
          <w:sz w:val="24"/>
          <w:szCs w:val="24"/>
          <w:rtl/>
        </w:rPr>
        <w:t xml:space="preserve"> </w:t>
      </w:r>
      <w:r w:rsidRPr="00E779BE">
        <w:rPr>
          <w:rFonts w:ascii="David" w:hAnsi="David" w:cs="David" w:hint="eastAsia"/>
          <w:sz w:val="24"/>
          <w:szCs w:val="24"/>
          <w:rtl/>
        </w:rPr>
        <w:t>אולם</w:t>
      </w:r>
      <w:r w:rsidRPr="00E779BE">
        <w:rPr>
          <w:rFonts w:ascii="David" w:hAnsi="David" w:cs="David"/>
          <w:sz w:val="24"/>
          <w:szCs w:val="24"/>
          <w:rtl/>
        </w:rPr>
        <w:t xml:space="preserve"> </w:t>
      </w:r>
      <w:r w:rsidRPr="00E779BE">
        <w:rPr>
          <w:rFonts w:ascii="David" w:hAnsi="David" w:cs="David" w:hint="eastAsia"/>
          <w:sz w:val="24"/>
          <w:szCs w:val="24"/>
          <w:rtl/>
        </w:rPr>
        <w:t>האמור</w:t>
      </w:r>
      <w:r w:rsidRPr="00E779BE">
        <w:rPr>
          <w:rFonts w:ascii="David" w:hAnsi="David" w:cs="David"/>
          <w:sz w:val="24"/>
          <w:szCs w:val="24"/>
          <w:rtl/>
        </w:rPr>
        <w:t xml:space="preserve"> </w:t>
      </w:r>
      <w:r w:rsidRPr="00E779BE">
        <w:rPr>
          <w:rFonts w:ascii="David" w:hAnsi="David" w:cs="David" w:hint="eastAsia"/>
          <w:sz w:val="24"/>
          <w:szCs w:val="24"/>
          <w:rtl/>
        </w:rPr>
        <w:t>בדבר</w:t>
      </w:r>
      <w:r w:rsidRPr="00E779BE">
        <w:rPr>
          <w:rFonts w:ascii="David" w:hAnsi="David" w:cs="David"/>
          <w:sz w:val="24"/>
          <w:szCs w:val="24"/>
          <w:rtl/>
        </w:rPr>
        <w:t xml:space="preserve"> </w:t>
      </w:r>
      <w:r w:rsidRPr="00E779BE">
        <w:rPr>
          <w:rFonts w:ascii="David" w:hAnsi="David" w:cs="David" w:hint="eastAsia"/>
          <w:sz w:val="24"/>
          <w:szCs w:val="24"/>
          <w:rtl/>
        </w:rPr>
        <w:t>ויתור</w:t>
      </w:r>
      <w:r w:rsidRPr="00E779BE">
        <w:rPr>
          <w:rFonts w:ascii="David" w:hAnsi="David" w:cs="David"/>
          <w:sz w:val="24"/>
          <w:szCs w:val="24"/>
          <w:rtl/>
        </w:rPr>
        <w:t xml:space="preserve"> </w:t>
      </w:r>
      <w:r w:rsidRPr="00E779BE">
        <w:rPr>
          <w:rFonts w:ascii="David" w:hAnsi="David" w:cs="David" w:hint="eastAsia"/>
          <w:sz w:val="24"/>
          <w:szCs w:val="24"/>
          <w:rtl/>
        </w:rPr>
        <w:t>על</w:t>
      </w:r>
      <w:r w:rsidRPr="00E779BE">
        <w:rPr>
          <w:rFonts w:ascii="David" w:hAnsi="David" w:cs="David"/>
          <w:sz w:val="24"/>
          <w:szCs w:val="24"/>
          <w:rtl/>
        </w:rPr>
        <w:t xml:space="preserve"> </w:t>
      </w:r>
      <w:r w:rsidRPr="00E779BE">
        <w:rPr>
          <w:rFonts w:ascii="David" w:hAnsi="David" w:cs="David" w:hint="eastAsia"/>
          <w:sz w:val="24"/>
          <w:szCs w:val="24"/>
          <w:rtl/>
        </w:rPr>
        <w:t>זכות</w:t>
      </w:r>
      <w:r w:rsidRPr="00E779BE">
        <w:rPr>
          <w:rFonts w:ascii="David" w:hAnsi="David" w:cs="David"/>
          <w:sz w:val="24"/>
          <w:szCs w:val="24"/>
          <w:rtl/>
        </w:rPr>
        <w:t xml:space="preserve"> </w:t>
      </w:r>
      <w:r w:rsidRPr="00E779BE">
        <w:rPr>
          <w:rFonts w:ascii="David" w:hAnsi="David" w:cs="David" w:hint="eastAsia"/>
          <w:sz w:val="24"/>
          <w:szCs w:val="24"/>
          <w:rtl/>
        </w:rPr>
        <w:t>השיבוב</w:t>
      </w:r>
      <w:r w:rsidRPr="00E779BE">
        <w:rPr>
          <w:rFonts w:ascii="David" w:hAnsi="David" w:cs="David"/>
          <w:sz w:val="24"/>
          <w:szCs w:val="24"/>
          <w:rtl/>
        </w:rPr>
        <w:t xml:space="preserve"> </w:t>
      </w:r>
      <w:r w:rsidRPr="00E779BE">
        <w:rPr>
          <w:rFonts w:ascii="David" w:hAnsi="David" w:cs="David" w:hint="eastAsia"/>
          <w:sz w:val="24"/>
          <w:szCs w:val="24"/>
          <w:rtl/>
        </w:rPr>
        <w:t>לא</w:t>
      </w:r>
      <w:r w:rsidRPr="00E779BE">
        <w:rPr>
          <w:rFonts w:ascii="David" w:hAnsi="David" w:cs="David"/>
          <w:sz w:val="24"/>
          <w:szCs w:val="24"/>
          <w:rtl/>
        </w:rPr>
        <w:t xml:space="preserve"> </w:t>
      </w:r>
      <w:r w:rsidRPr="00E779BE">
        <w:rPr>
          <w:rFonts w:ascii="David" w:hAnsi="David" w:cs="David" w:hint="eastAsia"/>
          <w:sz w:val="24"/>
          <w:szCs w:val="24"/>
          <w:rtl/>
        </w:rPr>
        <w:t>יחול</w:t>
      </w:r>
      <w:r w:rsidRPr="00E779BE">
        <w:rPr>
          <w:rFonts w:ascii="David" w:hAnsi="David" w:cs="David"/>
          <w:sz w:val="24"/>
          <w:szCs w:val="24"/>
          <w:rtl/>
        </w:rPr>
        <w:t xml:space="preserve"> </w:t>
      </w:r>
      <w:r w:rsidRPr="00E779BE">
        <w:rPr>
          <w:rFonts w:ascii="David" w:hAnsi="David" w:cs="David" w:hint="eastAsia"/>
          <w:sz w:val="24"/>
          <w:szCs w:val="24"/>
          <w:rtl/>
        </w:rPr>
        <w:t>לטובת</w:t>
      </w:r>
      <w:r w:rsidRPr="00E779BE">
        <w:rPr>
          <w:rFonts w:ascii="David" w:hAnsi="David" w:cs="David"/>
          <w:sz w:val="24"/>
          <w:szCs w:val="24"/>
          <w:rtl/>
        </w:rPr>
        <w:t xml:space="preserve"> </w:t>
      </w:r>
      <w:r w:rsidRPr="00E779BE">
        <w:rPr>
          <w:rFonts w:ascii="David" w:hAnsi="David" w:cs="David" w:hint="eastAsia"/>
          <w:sz w:val="24"/>
          <w:szCs w:val="24"/>
          <w:rtl/>
        </w:rPr>
        <w:t>אדם</w:t>
      </w:r>
      <w:r w:rsidRPr="00E779BE">
        <w:rPr>
          <w:rFonts w:ascii="David" w:hAnsi="David" w:cs="David"/>
          <w:sz w:val="24"/>
          <w:szCs w:val="24"/>
          <w:rtl/>
        </w:rPr>
        <w:t xml:space="preserve"> </w:t>
      </w:r>
      <w:r w:rsidRPr="00E779BE">
        <w:rPr>
          <w:rFonts w:ascii="David" w:hAnsi="David" w:cs="David" w:hint="eastAsia"/>
          <w:sz w:val="24"/>
          <w:szCs w:val="24"/>
          <w:rtl/>
        </w:rPr>
        <w:t>שגרם</w:t>
      </w:r>
      <w:r w:rsidRPr="00E779BE">
        <w:rPr>
          <w:rFonts w:ascii="David" w:hAnsi="David" w:cs="David"/>
          <w:sz w:val="24"/>
          <w:szCs w:val="24"/>
          <w:rtl/>
        </w:rPr>
        <w:t xml:space="preserve"> </w:t>
      </w:r>
      <w:r w:rsidRPr="00E779BE">
        <w:rPr>
          <w:rFonts w:ascii="David" w:hAnsi="David" w:cs="David" w:hint="eastAsia"/>
          <w:sz w:val="24"/>
          <w:szCs w:val="24"/>
          <w:rtl/>
        </w:rPr>
        <w:t>לנזק</w:t>
      </w:r>
      <w:r w:rsidRPr="00E779BE">
        <w:rPr>
          <w:rFonts w:ascii="David" w:hAnsi="David" w:cs="David"/>
          <w:sz w:val="24"/>
          <w:szCs w:val="24"/>
          <w:rtl/>
        </w:rPr>
        <w:t xml:space="preserve"> </w:t>
      </w:r>
      <w:r w:rsidRPr="00E779BE">
        <w:rPr>
          <w:rFonts w:ascii="David" w:hAnsi="David" w:cs="David" w:hint="eastAsia"/>
          <w:sz w:val="24"/>
          <w:szCs w:val="24"/>
          <w:rtl/>
        </w:rPr>
        <w:t>בזדון</w:t>
      </w:r>
      <w:r w:rsidRPr="00E779BE">
        <w:rPr>
          <w:rFonts w:ascii="David" w:hAnsi="David" w:cs="David"/>
          <w:sz w:val="24"/>
          <w:szCs w:val="24"/>
          <w:rtl/>
        </w:rPr>
        <w:t>.</w:t>
      </w:r>
    </w:p>
    <w:p w14:paraId="5EA2D25A"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Pr>
      </w:pPr>
      <w:r w:rsidRPr="00E779BE">
        <w:rPr>
          <w:rFonts w:ascii="David" w:hAnsi="David" w:cs="David"/>
          <w:sz w:val="24"/>
          <w:szCs w:val="24"/>
          <w:rtl/>
        </w:rPr>
        <w:t xml:space="preserve">כמו כן </w:t>
      </w:r>
      <w:r w:rsidRPr="00E779BE">
        <w:rPr>
          <w:rFonts w:ascii="David" w:hAnsi="David" w:cs="David" w:hint="eastAsia"/>
          <w:sz w:val="24"/>
          <w:szCs w:val="24"/>
          <w:rtl/>
        </w:rPr>
        <w:t>היועץ</w:t>
      </w:r>
      <w:r w:rsidRPr="00E779BE">
        <w:rPr>
          <w:rFonts w:ascii="David" w:hAnsi="David" w:cs="David"/>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276CB1C5" w14:textId="77777777" w:rsidR="002F611D" w:rsidRPr="00E779BE" w:rsidRDefault="002F611D" w:rsidP="00E779BE">
      <w:pPr>
        <w:numPr>
          <w:ilvl w:val="0"/>
          <w:numId w:val="30"/>
        </w:numPr>
        <w:tabs>
          <w:tab w:val="left" w:pos="283"/>
        </w:tabs>
        <w:spacing w:before="0" w:beforeAutospacing="0" w:after="0" w:afterAutospacing="0" w:line="240" w:lineRule="auto"/>
        <w:jc w:val="both"/>
        <w:rPr>
          <w:rFonts w:ascii="David" w:hAnsi="David" w:cs="David"/>
          <w:sz w:val="24"/>
          <w:szCs w:val="24"/>
          <w:rtl/>
        </w:rPr>
      </w:pPr>
      <w:r w:rsidRPr="00E779BE">
        <w:rPr>
          <w:rFonts w:ascii="David" w:hAnsi="David" w:cs="David"/>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FEC9BB3" w14:textId="77777777" w:rsidR="002F611D" w:rsidRPr="00E779BE" w:rsidRDefault="002F611D" w:rsidP="00E779BE">
      <w:pPr>
        <w:spacing w:after="0"/>
        <w:jc w:val="both"/>
        <w:rPr>
          <w:rFonts w:ascii="David" w:hAnsi="David" w:cs="David"/>
          <w:sz w:val="24"/>
          <w:szCs w:val="24"/>
          <w:rtl/>
        </w:rPr>
      </w:pPr>
      <w:r w:rsidRPr="00E779BE">
        <w:rPr>
          <w:rFonts w:ascii="David" w:hAnsi="David" w:cs="David"/>
          <w:sz w:val="24"/>
          <w:szCs w:val="24"/>
          <w:rtl/>
        </w:rPr>
        <w:t xml:space="preserve"> </w:t>
      </w:r>
    </w:p>
    <w:p w14:paraId="031DE04C" w14:textId="77777777" w:rsidR="002F611D" w:rsidRPr="00547192" w:rsidRDefault="002F611D" w:rsidP="002F611D">
      <w:pPr>
        <w:spacing w:after="0"/>
        <w:ind w:left="364"/>
        <w:contextualSpacing/>
        <w:rPr>
          <w:rFonts w:ascii="Times New Roman" w:hAnsi="Times New Roman"/>
          <w:rtl/>
        </w:rPr>
      </w:pPr>
    </w:p>
    <w:p w14:paraId="2C3274EA" w14:textId="77777777" w:rsidR="003B1029" w:rsidRDefault="003B1029"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6BBFC6B"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4CF6353" w14:textId="77777777" w:rsidR="00376E23" w:rsidRDefault="00376E23"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22217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F69F86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6AF66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57BEB24"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DF8AB7A"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7D75AA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BBCE799"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90D9DE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A6F0E5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18609A2"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E2C4027"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2A5E9C3"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05D69F" w14:textId="77777777" w:rsidR="00B2329A" w:rsidRDefault="00B2329A"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078A79" w14:textId="77777777" w:rsidR="00B2329A" w:rsidRDefault="00B2329A"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580F5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125B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21B926"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8B974"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7F5808"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60E9E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FAD35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E8B34F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D7C62B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7E4D989"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17A0D5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5DF79B"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F0AF9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8D8CED"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6432B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FB8A4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0F484CE"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97C9D3"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266837"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78C12C"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97A1D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29257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8F87C5"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658713A"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9FC7DAF" w14:textId="77777777" w:rsidR="00003310" w:rsidRDefault="00003310" w:rsidP="002F611D">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6E8495" w14:textId="77777777" w:rsidR="00E779BE" w:rsidRDefault="00E779BE" w:rsidP="002F611D">
      <w:pPr>
        <w:widowControl w:val="0"/>
        <w:spacing w:before="0" w:beforeAutospacing="0" w:after="0" w:afterAutospacing="0" w:line="240" w:lineRule="auto"/>
        <w:jc w:val="center"/>
        <w:rPr>
          <w:ins w:id="103" w:author="רינת הראל" w:date="2020-05-12T17:43:00Z"/>
          <w:rFonts w:ascii="Times New Roman" w:eastAsia="Times New Roman" w:hAnsi="Times New Roman" w:cs="David"/>
          <w:bCs/>
          <w:sz w:val="24"/>
          <w:szCs w:val="24"/>
          <w:u w:val="single"/>
          <w:rtl/>
          <w:lang w:eastAsia="he-IL"/>
        </w:rPr>
      </w:pPr>
      <w:ins w:id="104" w:author="רינת הראל" w:date="2020-05-12T17:43:00Z">
        <w:r>
          <w:rPr>
            <w:rFonts w:ascii="Times New Roman" w:eastAsia="Times New Roman" w:hAnsi="Times New Roman" w:cs="David"/>
            <w:bCs/>
            <w:sz w:val="24"/>
            <w:szCs w:val="24"/>
            <w:u w:val="single"/>
            <w:rtl/>
            <w:lang w:eastAsia="he-IL"/>
          </w:rPr>
          <w:br w:type="page"/>
        </w:r>
      </w:ins>
    </w:p>
    <w:p w14:paraId="18E11216" w14:textId="77777777" w:rsidR="00003310" w:rsidDel="00E779BE" w:rsidRDefault="00003310" w:rsidP="002F611D">
      <w:pPr>
        <w:widowControl w:val="0"/>
        <w:spacing w:before="0" w:beforeAutospacing="0" w:after="0" w:afterAutospacing="0" w:line="240" w:lineRule="auto"/>
        <w:jc w:val="center"/>
        <w:rPr>
          <w:del w:id="105" w:author="רינת הראל" w:date="2020-05-12T17:43:00Z"/>
          <w:rFonts w:ascii="Times New Roman" w:eastAsia="Times New Roman" w:hAnsi="Times New Roman" w:cs="David"/>
          <w:bCs/>
          <w:sz w:val="24"/>
          <w:szCs w:val="24"/>
          <w:u w:val="single"/>
          <w:rtl/>
          <w:lang w:eastAsia="he-IL"/>
        </w:rPr>
      </w:pPr>
    </w:p>
    <w:p w14:paraId="0D7F9430" w14:textId="77777777" w:rsidR="002F611D"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נספח "ז</w:t>
      </w:r>
      <w:r>
        <w:rPr>
          <w:rFonts w:ascii="Times New Roman" w:eastAsia="Times New Roman" w:hAnsi="Times New Roman" w:cs="David" w:hint="cs"/>
          <w:bCs/>
          <w:sz w:val="20"/>
          <w:szCs w:val="24"/>
          <w:u w:val="single"/>
          <w:rtl/>
          <w:lang w:eastAsia="he-IL"/>
        </w:rPr>
        <w:t>1'</w:t>
      </w:r>
      <w:r w:rsidRPr="00B27B4C">
        <w:rPr>
          <w:rFonts w:ascii="Times New Roman" w:eastAsia="Times New Roman" w:hAnsi="Times New Roman" w:cs="David" w:hint="cs"/>
          <w:bCs/>
          <w:sz w:val="20"/>
          <w:szCs w:val="24"/>
          <w:u w:val="single"/>
          <w:rtl/>
          <w:lang w:eastAsia="he-IL"/>
        </w:rPr>
        <w:t>"</w:t>
      </w:r>
    </w:p>
    <w:p w14:paraId="72649FC5" w14:textId="77777777" w:rsidR="00EB51FD" w:rsidRPr="004D79CC" w:rsidRDefault="00EB51FD" w:rsidP="00EB51F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4D79CC">
        <w:rPr>
          <w:rFonts w:ascii="Times New Roman" w:eastAsia="Times New Roman" w:hAnsi="Times New Roman" w:cs="David" w:hint="cs"/>
          <w:b/>
          <w:bCs/>
          <w:sz w:val="20"/>
          <w:szCs w:val="24"/>
          <w:u w:val="single"/>
          <w:rtl/>
          <w:lang w:eastAsia="he-IL"/>
        </w:rPr>
        <w:t>אישור</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על</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קיום</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ביטוחי</w:t>
      </w:r>
      <w:r w:rsidRPr="004D79CC">
        <w:rPr>
          <w:rFonts w:ascii="Times New Roman" w:eastAsia="Times New Roman" w:hAnsi="Times New Roman" w:cs="David"/>
          <w:b/>
          <w:bCs/>
          <w:sz w:val="20"/>
          <w:szCs w:val="24"/>
          <w:u w:val="single"/>
          <w:rtl/>
          <w:lang w:eastAsia="he-IL"/>
        </w:rPr>
        <w:t xml:space="preserve"> </w:t>
      </w:r>
      <w:r w:rsidRPr="004D79CC">
        <w:rPr>
          <w:rFonts w:ascii="Times New Roman" w:eastAsia="Times New Roman" w:hAnsi="Times New Roman" w:cs="David" w:hint="cs"/>
          <w:b/>
          <w:bCs/>
          <w:sz w:val="20"/>
          <w:szCs w:val="24"/>
          <w:u w:val="single"/>
          <w:rtl/>
          <w:lang w:eastAsia="he-IL"/>
        </w:rPr>
        <w:t>המתכנן</w:t>
      </w:r>
    </w:p>
    <w:p w14:paraId="19523A76" w14:textId="77777777" w:rsidR="002F611D" w:rsidRDefault="002F611D" w:rsidP="00E779BE">
      <w:pPr>
        <w:widowControl w:val="0"/>
        <w:tabs>
          <w:tab w:val="left" w:pos="3350"/>
        </w:tabs>
        <w:spacing w:before="0" w:beforeAutospacing="0" w:after="0" w:afterAutospacing="0" w:line="240" w:lineRule="auto"/>
        <w:rPr>
          <w:rFonts w:ascii="Times New Roman" w:eastAsia="Times New Roman" w:hAnsi="Times New Roman" w:cs="David"/>
          <w:sz w:val="20"/>
          <w:szCs w:val="24"/>
          <w:rtl/>
          <w:lang w:eastAsia="he-IL"/>
        </w:rPr>
      </w:pPr>
    </w:p>
    <w:p w14:paraId="029977F2" w14:textId="77777777" w:rsidR="00B2329A" w:rsidRPr="00B2329A" w:rsidRDefault="00B2329A" w:rsidP="00B2329A">
      <w:pPr>
        <w:tabs>
          <w:tab w:val="left" w:pos="567"/>
          <w:tab w:val="left" w:pos="595"/>
          <w:tab w:val="left" w:pos="1134"/>
          <w:tab w:val="left" w:pos="1418"/>
          <w:tab w:val="left" w:pos="1985"/>
          <w:tab w:val="left" w:pos="2438"/>
          <w:tab w:val="left" w:pos="2552"/>
          <w:tab w:val="left" w:pos="3119"/>
        </w:tabs>
        <w:spacing w:before="0" w:beforeAutospacing="0" w:after="0" w:afterAutospacing="0" w:line="240" w:lineRule="auto"/>
        <w:ind w:left="170"/>
        <w:rPr>
          <w:rFonts w:ascii="David" w:eastAsia="Times New Roman" w:hAnsi="David" w:cs="David"/>
          <w:sz w:val="24"/>
          <w:szCs w:val="24"/>
          <w:rtl/>
        </w:rPr>
      </w:pPr>
    </w:p>
    <w:tbl>
      <w:tblPr>
        <w:tblpPr w:leftFromText="180" w:rightFromText="18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2329A" w:rsidRPr="00003310" w14:paraId="68E8620D" w14:textId="77777777" w:rsidTr="005A3D56">
        <w:trPr>
          <w:trHeight w:val="463"/>
          <w:tblHeader/>
        </w:trPr>
        <w:tc>
          <w:tcPr>
            <w:tcW w:w="8218" w:type="dxa"/>
            <w:gridSpan w:val="3"/>
            <w:shd w:val="clear" w:color="auto" w:fill="F2F2F2"/>
          </w:tcPr>
          <w:p w14:paraId="549B1F6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קיום ביטוחים</w:t>
            </w:r>
          </w:p>
        </w:tc>
        <w:tc>
          <w:tcPr>
            <w:tcW w:w="3317" w:type="dxa"/>
            <w:shd w:val="clear" w:color="auto" w:fill="auto"/>
          </w:tcPr>
          <w:p w14:paraId="5E11B8B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הנפקת האישור(</w:t>
            </w:r>
            <w:r w:rsidRPr="00E779BE">
              <w:rPr>
                <w:rFonts w:ascii="David" w:eastAsia="Calibri" w:hAnsi="David" w:cs="David"/>
                <w:sz w:val="24"/>
                <w:szCs w:val="24"/>
                <w:lang w:eastAsia="he-IL"/>
              </w:rPr>
              <w:t>DD/MM/YYYY</w:t>
            </w:r>
            <w:r w:rsidRPr="00E779BE">
              <w:rPr>
                <w:rFonts w:ascii="David" w:eastAsia="Calibri" w:hAnsi="David" w:cs="David"/>
                <w:sz w:val="24"/>
                <w:szCs w:val="24"/>
                <w:rtl/>
                <w:lang w:eastAsia="he-IL"/>
              </w:rPr>
              <w:t>)</w:t>
            </w:r>
          </w:p>
        </w:tc>
      </w:tr>
      <w:tr w:rsidR="00B2329A" w:rsidRPr="00003310" w14:paraId="344AD26B" w14:textId="77777777" w:rsidTr="005A3D56">
        <w:trPr>
          <w:trHeight w:val="315"/>
        </w:trPr>
        <w:tc>
          <w:tcPr>
            <w:tcW w:w="11535" w:type="dxa"/>
            <w:gridSpan w:val="4"/>
            <w:shd w:val="clear" w:color="auto" w:fill="auto"/>
          </w:tcPr>
          <w:p w14:paraId="36068C8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2329A" w:rsidRPr="00003310" w14:paraId="70B09A9D" w14:textId="77777777" w:rsidTr="005A3D56">
        <w:trPr>
          <w:trHeight w:val="278"/>
        </w:trPr>
        <w:tc>
          <w:tcPr>
            <w:tcW w:w="4068" w:type="dxa"/>
            <w:shd w:val="clear" w:color="auto" w:fill="F2F2F2"/>
          </w:tcPr>
          <w:p w14:paraId="35771A81"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מבקש האישור*</w:t>
            </w:r>
          </w:p>
        </w:tc>
        <w:tc>
          <w:tcPr>
            <w:tcW w:w="1974" w:type="dxa"/>
            <w:shd w:val="clear" w:color="auto" w:fill="F2F2F2"/>
          </w:tcPr>
          <w:p w14:paraId="3540933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sidDel="009955DA">
              <w:rPr>
                <w:rFonts w:ascii="David" w:eastAsia="Calibri" w:hAnsi="David" w:cs="David"/>
                <w:sz w:val="24"/>
                <w:szCs w:val="24"/>
                <w:rtl/>
                <w:lang w:eastAsia="he-IL"/>
              </w:rPr>
              <w:t>ה</w:t>
            </w:r>
            <w:r w:rsidRPr="00E779BE">
              <w:rPr>
                <w:rFonts w:ascii="David" w:eastAsia="Calibri" w:hAnsi="David" w:cs="David"/>
                <w:sz w:val="24"/>
                <w:szCs w:val="24"/>
                <w:rtl/>
                <w:lang w:eastAsia="he-IL"/>
              </w:rPr>
              <w:t>מבוטח</w:t>
            </w:r>
          </w:p>
        </w:tc>
        <w:tc>
          <w:tcPr>
            <w:tcW w:w="2176" w:type="dxa"/>
            <w:shd w:val="clear" w:color="auto" w:fill="F2F2F2"/>
          </w:tcPr>
          <w:p w14:paraId="095C825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אופי העסקה*</w:t>
            </w:r>
          </w:p>
        </w:tc>
        <w:tc>
          <w:tcPr>
            <w:tcW w:w="3317" w:type="dxa"/>
            <w:shd w:val="clear" w:color="auto" w:fill="F2F2F2"/>
          </w:tcPr>
          <w:p w14:paraId="3D0129E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מעמד מבקש האישור*</w:t>
            </w:r>
          </w:p>
        </w:tc>
      </w:tr>
      <w:tr w:rsidR="00B2329A" w:rsidRPr="00003310" w14:paraId="0C95DB7F" w14:textId="77777777" w:rsidTr="005A3D56">
        <w:trPr>
          <w:trHeight w:val="551"/>
        </w:trPr>
        <w:tc>
          <w:tcPr>
            <w:tcW w:w="4068" w:type="dxa"/>
            <w:shd w:val="clear" w:color="auto" w:fill="auto"/>
          </w:tcPr>
          <w:p w14:paraId="42287F3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שם</w:t>
            </w:r>
          </w:p>
          <w:p w14:paraId="26A5E09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אפי</w:t>
            </w:r>
            <w:r w:rsidRPr="00E779BE">
              <w:rPr>
                <w:rFonts w:ascii="David" w:eastAsia="Calibri" w:hAnsi="David" w:cs="David"/>
                <w:sz w:val="24"/>
                <w:szCs w:val="24"/>
                <w:rtl/>
                <w:lang w:eastAsia="he-IL"/>
              </w:rPr>
              <w:t xml:space="preserve">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shd w:val="clear" w:color="auto" w:fill="auto"/>
          </w:tcPr>
          <w:p w14:paraId="44A4BDE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hint="eastAsia"/>
                <w:sz w:val="24"/>
                <w:szCs w:val="24"/>
                <w:rtl/>
                <w:lang w:eastAsia="he-IL"/>
              </w:rPr>
              <w:t>ש</w:t>
            </w:r>
            <w:r w:rsidRPr="00E779BE">
              <w:rPr>
                <w:rFonts w:ascii="David" w:eastAsia="Calibri" w:hAnsi="David" w:cs="David"/>
                <w:sz w:val="24"/>
                <w:szCs w:val="24"/>
                <w:rtl/>
                <w:lang w:eastAsia="he-IL"/>
              </w:rPr>
              <w:t>ם</w:t>
            </w:r>
          </w:p>
        </w:tc>
        <w:tc>
          <w:tcPr>
            <w:tcW w:w="2176" w:type="dxa"/>
            <w:vMerge w:val="restart"/>
            <w:shd w:val="clear" w:color="auto" w:fill="auto"/>
          </w:tcPr>
          <w:p w14:paraId="7F15BBE6"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7FD67238"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שירותים - 085</w:t>
            </w:r>
          </w:p>
          <w:p w14:paraId="60E8BE5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shd w:val="clear" w:color="auto" w:fill="auto"/>
          </w:tcPr>
          <w:p w14:paraId="5BDBBE8A"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p w14:paraId="18299C4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Segoe UI Symbol" w:eastAsia="MS Gothic" w:hAnsi="Segoe UI Symbol" w:cs="Times New Roman"/>
                <w:b/>
                <w:sz w:val="24"/>
                <w:szCs w:val="24"/>
                <w:rtl/>
                <w:lang w:eastAsia="he-IL"/>
              </w:rPr>
              <w:t>☒</w:t>
            </w:r>
            <w:r w:rsidRPr="00E779BE">
              <w:rPr>
                <w:rFonts w:ascii="David" w:eastAsia="Calibri" w:hAnsi="David" w:cs="David"/>
                <w:b/>
                <w:sz w:val="24"/>
                <w:szCs w:val="24"/>
                <w:rtl/>
                <w:lang w:eastAsia="he-IL"/>
              </w:rPr>
              <w:t>מזמין שירותים</w:t>
            </w:r>
          </w:p>
          <w:p w14:paraId="0F5D626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6675F98D" w14:textId="77777777" w:rsidTr="005A3D56">
        <w:trPr>
          <w:trHeight w:val="571"/>
        </w:trPr>
        <w:tc>
          <w:tcPr>
            <w:tcW w:w="4068" w:type="dxa"/>
            <w:shd w:val="clear" w:color="auto" w:fill="auto"/>
          </w:tcPr>
          <w:p w14:paraId="6C12603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ת.ז./ח.פ./ח.צ.</w:t>
            </w:r>
          </w:p>
          <w:p w14:paraId="18011577"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5200034760</w:t>
            </w:r>
          </w:p>
        </w:tc>
        <w:tc>
          <w:tcPr>
            <w:tcW w:w="1974" w:type="dxa"/>
            <w:shd w:val="clear" w:color="auto" w:fill="auto"/>
          </w:tcPr>
          <w:p w14:paraId="7CA12BC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ת.ז./ח.פ.</w:t>
            </w:r>
          </w:p>
        </w:tc>
        <w:tc>
          <w:tcPr>
            <w:tcW w:w="2176" w:type="dxa"/>
            <w:vMerge/>
            <w:shd w:val="clear" w:color="auto" w:fill="auto"/>
          </w:tcPr>
          <w:p w14:paraId="4E1A52CE"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62E7821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r w:rsidR="00B2329A" w:rsidRPr="00003310" w14:paraId="1B43E14A" w14:textId="77777777" w:rsidTr="005A3D56">
        <w:trPr>
          <w:trHeight w:val="391"/>
        </w:trPr>
        <w:tc>
          <w:tcPr>
            <w:tcW w:w="4068" w:type="dxa"/>
            <w:shd w:val="clear" w:color="auto" w:fill="auto"/>
          </w:tcPr>
          <w:p w14:paraId="56F3909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מען </w:t>
            </w:r>
          </w:p>
          <w:p w14:paraId="58FE6F5B" w14:textId="77777777" w:rsidR="00B2329A" w:rsidRPr="00E779BE" w:rsidRDefault="00B2329A" w:rsidP="00B2329A">
            <w:pPr>
              <w:spacing w:before="0" w:beforeAutospacing="0" w:after="0" w:afterAutospacing="0" w:line="240" w:lineRule="auto"/>
              <w:rPr>
                <w:rFonts w:ascii="David" w:eastAsia="Calibri" w:hAnsi="David" w:cs="David"/>
                <w:sz w:val="24"/>
                <w:szCs w:val="24"/>
                <w:lang w:eastAsia="he-IL"/>
              </w:rPr>
            </w:pPr>
            <w:r w:rsidRPr="00E779BE">
              <w:rPr>
                <w:rFonts w:ascii="David" w:eastAsia="Calibri" w:hAnsi="David" w:cs="David" w:hint="eastAsia"/>
                <w:sz w:val="24"/>
                <w:szCs w:val="24"/>
                <w:rtl/>
                <w:lang w:eastAsia="he-IL"/>
              </w:rPr>
              <w:t>יוני</w:t>
            </w:r>
            <w:r w:rsidRPr="00E779BE">
              <w:rPr>
                <w:rFonts w:ascii="David" w:eastAsia="Calibri" w:hAnsi="David" w:cs="David"/>
                <w:sz w:val="24"/>
                <w:szCs w:val="24"/>
                <w:rtl/>
                <w:lang w:eastAsia="he-IL"/>
              </w:rPr>
              <w:t xml:space="preserve"> </w:t>
            </w:r>
            <w:r w:rsidRPr="00E779BE">
              <w:rPr>
                <w:rFonts w:ascii="David" w:eastAsia="Calibri" w:hAnsi="David" w:cs="David" w:hint="eastAsia"/>
                <w:sz w:val="24"/>
                <w:szCs w:val="24"/>
                <w:rtl/>
                <w:lang w:eastAsia="he-IL"/>
              </w:rPr>
              <w:t>נתניהו</w:t>
            </w:r>
            <w:r w:rsidRPr="00E779BE">
              <w:rPr>
                <w:rFonts w:ascii="David" w:eastAsia="Calibri" w:hAnsi="David" w:cs="David"/>
                <w:sz w:val="24"/>
                <w:szCs w:val="24"/>
                <w:rtl/>
                <w:lang w:eastAsia="he-IL"/>
              </w:rPr>
              <w:t xml:space="preserve"> 1ג', </w:t>
            </w:r>
            <w:r w:rsidRPr="00E779BE">
              <w:rPr>
                <w:rFonts w:ascii="David" w:eastAsia="Calibri" w:hAnsi="David" w:cs="David" w:hint="eastAsia"/>
                <w:sz w:val="24"/>
                <w:szCs w:val="24"/>
                <w:rtl/>
                <w:lang w:eastAsia="he-IL"/>
              </w:rPr>
              <w:t>אור</w:t>
            </w:r>
            <w:r w:rsidRPr="00E779BE">
              <w:rPr>
                <w:rFonts w:ascii="David" w:eastAsia="Calibri" w:hAnsi="David" w:cs="David"/>
                <w:sz w:val="24"/>
                <w:szCs w:val="24"/>
                <w:rtl/>
                <w:lang w:eastAsia="he-IL"/>
              </w:rPr>
              <w:t>-יהודה</w:t>
            </w:r>
          </w:p>
        </w:tc>
        <w:tc>
          <w:tcPr>
            <w:tcW w:w="1974" w:type="dxa"/>
            <w:shd w:val="clear" w:color="auto" w:fill="auto"/>
          </w:tcPr>
          <w:p w14:paraId="3402DDF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מען</w:t>
            </w:r>
          </w:p>
        </w:tc>
        <w:tc>
          <w:tcPr>
            <w:tcW w:w="2176" w:type="dxa"/>
            <w:vMerge/>
            <w:shd w:val="clear" w:color="auto" w:fill="auto"/>
          </w:tcPr>
          <w:p w14:paraId="6D0AE3E9"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shd w:val="clear" w:color="auto" w:fill="auto"/>
          </w:tcPr>
          <w:p w14:paraId="55D659E7"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p>
        </w:tc>
      </w:tr>
    </w:tbl>
    <w:p w14:paraId="16269CB7" w14:textId="77777777" w:rsidR="00B2329A" w:rsidRPr="00E779BE" w:rsidRDefault="00B2329A" w:rsidP="00B2329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2329A" w:rsidRPr="00003310" w14:paraId="3A0BA2F3" w14:textId="77777777" w:rsidTr="005A3D56">
        <w:trPr>
          <w:trHeight w:val="303"/>
          <w:tblHeader/>
        </w:trPr>
        <w:tc>
          <w:tcPr>
            <w:tcW w:w="11535" w:type="dxa"/>
            <w:gridSpan w:val="8"/>
            <w:shd w:val="clear" w:color="auto" w:fill="auto"/>
          </w:tcPr>
          <w:p w14:paraId="6256E13C"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כיסויים</w:t>
            </w:r>
          </w:p>
        </w:tc>
      </w:tr>
      <w:tr w:rsidR="00B2329A" w:rsidRPr="00003310" w14:paraId="1A8AA383" w14:textId="77777777" w:rsidTr="005A3D56">
        <w:trPr>
          <w:trHeight w:val="173"/>
        </w:trPr>
        <w:tc>
          <w:tcPr>
            <w:tcW w:w="1893" w:type="dxa"/>
            <w:vMerge w:val="restart"/>
            <w:shd w:val="clear" w:color="auto" w:fill="F2F2F2"/>
          </w:tcPr>
          <w:p w14:paraId="6B770A2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סוג הביטוח</w:t>
            </w:r>
          </w:p>
          <w:p w14:paraId="50CE98F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p w14:paraId="20CF518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חלוקה לפי גבולות אחריות או סכומי ביטוח</w:t>
            </w:r>
          </w:p>
        </w:tc>
        <w:tc>
          <w:tcPr>
            <w:tcW w:w="956" w:type="dxa"/>
            <w:vMerge w:val="restart"/>
            <w:shd w:val="clear" w:color="auto" w:fill="F2F2F2"/>
          </w:tcPr>
          <w:p w14:paraId="4C76EC4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מספר הפוליסה</w:t>
            </w:r>
          </w:p>
        </w:tc>
        <w:tc>
          <w:tcPr>
            <w:tcW w:w="957" w:type="dxa"/>
            <w:vMerge w:val="restart"/>
            <w:shd w:val="clear" w:color="auto" w:fill="F2F2F2"/>
          </w:tcPr>
          <w:p w14:paraId="09522F0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נוסח ומהדורת הפוליסה</w:t>
            </w:r>
          </w:p>
        </w:tc>
        <w:tc>
          <w:tcPr>
            <w:tcW w:w="1349" w:type="dxa"/>
            <w:vMerge w:val="restart"/>
            <w:shd w:val="clear" w:color="auto" w:fill="F2F2F2"/>
          </w:tcPr>
          <w:p w14:paraId="30E359A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תחילה</w:t>
            </w:r>
          </w:p>
        </w:tc>
        <w:tc>
          <w:tcPr>
            <w:tcW w:w="1417" w:type="dxa"/>
            <w:vMerge w:val="restart"/>
            <w:shd w:val="clear" w:color="auto" w:fill="F2F2F2"/>
          </w:tcPr>
          <w:p w14:paraId="1CF3B01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תאריך סיום</w:t>
            </w:r>
          </w:p>
        </w:tc>
        <w:tc>
          <w:tcPr>
            <w:tcW w:w="2563" w:type="dxa"/>
            <w:gridSpan w:val="2"/>
            <w:shd w:val="clear" w:color="auto" w:fill="F2F2F2"/>
          </w:tcPr>
          <w:p w14:paraId="4BB73A5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גבול האחריות/ סכום ביטוח</w:t>
            </w:r>
          </w:p>
        </w:tc>
        <w:tc>
          <w:tcPr>
            <w:tcW w:w="2400" w:type="dxa"/>
            <w:vMerge w:val="restart"/>
            <w:shd w:val="clear" w:color="auto" w:fill="F2F2F2"/>
          </w:tcPr>
          <w:p w14:paraId="4F453F1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כיסויים נוספים בתוקף וביטול חריגים </w:t>
            </w:r>
          </w:p>
          <w:p w14:paraId="2E9162D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יש לציין קוד כיסוי בהתאם לנספח ד'</w:t>
            </w:r>
          </w:p>
        </w:tc>
      </w:tr>
      <w:tr w:rsidR="00B2329A" w:rsidRPr="00003310" w14:paraId="691BFC98" w14:textId="77777777" w:rsidTr="005A3D56">
        <w:trPr>
          <w:trHeight w:val="43"/>
        </w:trPr>
        <w:tc>
          <w:tcPr>
            <w:tcW w:w="1893" w:type="dxa"/>
            <w:vMerge/>
            <w:shd w:val="clear" w:color="auto" w:fill="F2F2F2"/>
          </w:tcPr>
          <w:p w14:paraId="53AF894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6" w:type="dxa"/>
            <w:vMerge/>
            <w:shd w:val="clear" w:color="auto" w:fill="F2F2F2"/>
          </w:tcPr>
          <w:p w14:paraId="1032DEA3"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vMerge/>
            <w:shd w:val="clear" w:color="auto" w:fill="F2F2F2"/>
          </w:tcPr>
          <w:p w14:paraId="0A93C54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vMerge/>
            <w:shd w:val="clear" w:color="auto" w:fill="F2F2F2"/>
          </w:tcPr>
          <w:p w14:paraId="6203A86E"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vMerge/>
            <w:shd w:val="clear" w:color="auto" w:fill="F2F2F2"/>
          </w:tcPr>
          <w:p w14:paraId="41615EE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4F83713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סכום</w:t>
            </w:r>
          </w:p>
        </w:tc>
        <w:tc>
          <w:tcPr>
            <w:tcW w:w="1286" w:type="dxa"/>
            <w:shd w:val="clear" w:color="auto" w:fill="F2F2F2"/>
          </w:tcPr>
          <w:p w14:paraId="009AC03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מטבע</w:t>
            </w:r>
          </w:p>
        </w:tc>
        <w:tc>
          <w:tcPr>
            <w:tcW w:w="2400" w:type="dxa"/>
            <w:vMerge/>
            <w:shd w:val="clear" w:color="auto" w:fill="F2F2F2"/>
          </w:tcPr>
          <w:p w14:paraId="4BCBEBA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r>
      <w:tr w:rsidR="00B2329A" w:rsidRPr="00003310" w14:paraId="404306A1" w14:textId="77777777" w:rsidTr="005A3D56">
        <w:trPr>
          <w:trHeight w:val="850"/>
        </w:trPr>
        <w:tc>
          <w:tcPr>
            <w:tcW w:w="1893" w:type="dxa"/>
            <w:shd w:val="clear" w:color="auto" w:fill="F2F2F2"/>
          </w:tcPr>
          <w:p w14:paraId="71B64E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צד ג'</w:t>
            </w:r>
          </w:p>
        </w:tc>
        <w:tc>
          <w:tcPr>
            <w:tcW w:w="956" w:type="dxa"/>
            <w:shd w:val="clear" w:color="auto" w:fill="F2F2F2"/>
          </w:tcPr>
          <w:p w14:paraId="79FBCFC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2F2F2"/>
          </w:tcPr>
          <w:p w14:paraId="4C5F8D6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2F2F2"/>
          </w:tcPr>
          <w:p w14:paraId="08C1004A"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2F2F2"/>
          </w:tcPr>
          <w:p w14:paraId="6F34D61F"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2F2F2"/>
          </w:tcPr>
          <w:p w14:paraId="590748CA" w14:textId="42E71CC4"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del w:id="106" w:author="Meryl Etman" w:date="2020-08-30T10:13:00Z">
              <w:r w:rsidRPr="00E779BE" w:rsidDel="002554B5">
                <w:rPr>
                  <w:rFonts w:ascii="David" w:eastAsia="Calibri" w:hAnsi="David" w:cs="David"/>
                  <w:sz w:val="24"/>
                  <w:szCs w:val="24"/>
                  <w:rtl/>
                  <w:lang w:eastAsia="he-IL"/>
                </w:rPr>
                <w:delText>________</w:delText>
              </w:r>
            </w:del>
            <w:ins w:id="107" w:author="Meryl Etman" w:date="2020-08-30T10:13:00Z">
              <w:r w:rsidR="002554B5">
                <w:rPr>
                  <w:rFonts w:ascii="David" w:eastAsia="Calibri" w:hAnsi="David" w:cs="David" w:hint="cs"/>
                  <w:sz w:val="24"/>
                  <w:szCs w:val="24"/>
                  <w:rtl/>
                  <w:lang w:eastAsia="he-IL"/>
                </w:rPr>
                <w:t xml:space="preserve">4,000,000 </w:t>
              </w:r>
            </w:ins>
            <w:r w:rsidRPr="00E779BE">
              <w:rPr>
                <w:rFonts w:ascii="David" w:eastAsia="Calibri" w:hAnsi="David" w:cs="David"/>
                <w:sz w:val="24"/>
                <w:szCs w:val="24"/>
                <w:rtl/>
                <w:lang w:eastAsia="he-IL"/>
              </w:rPr>
              <w:t>לאירוע ובמצטבר על פי הפוליסה.</w:t>
            </w:r>
          </w:p>
        </w:tc>
        <w:tc>
          <w:tcPr>
            <w:tcW w:w="1286" w:type="dxa"/>
            <w:shd w:val="clear" w:color="auto" w:fill="F2F2F2"/>
          </w:tcPr>
          <w:p w14:paraId="07804C05"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5FF11F1A"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304/302/307/315/328/329/321/309</w:t>
            </w:r>
          </w:p>
        </w:tc>
      </w:tr>
      <w:tr w:rsidR="00B2329A" w:rsidRPr="00003310" w14:paraId="0F81F544" w14:textId="77777777" w:rsidTr="005A3D56">
        <w:trPr>
          <w:trHeight w:val="850"/>
        </w:trPr>
        <w:tc>
          <w:tcPr>
            <w:tcW w:w="1893" w:type="dxa"/>
            <w:shd w:val="clear" w:color="auto" w:fill="FFFFFF"/>
          </w:tcPr>
          <w:p w14:paraId="666234B0"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אחריות מעבידים</w:t>
            </w:r>
          </w:p>
        </w:tc>
        <w:tc>
          <w:tcPr>
            <w:tcW w:w="956" w:type="dxa"/>
            <w:shd w:val="clear" w:color="auto" w:fill="FFFFFF"/>
          </w:tcPr>
          <w:p w14:paraId="608C3AD9"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957" w:type="dxa"/>
            <w:shd w:val="clear" w:color="auto" w:fill="FFFFFF"/>
          </w:tcPr>
          <w:p w14:paraId="7EBA7AC8"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349" w:type="dxa"/>
            <w:shd w:val="clear" w:color="auto" w:fill="FFFFFF"/>
          </w:tcPr>
          <w:p w14:paraId="530556B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417" w:type="dxa"/>
            <w:shd w:val="clear" w:color="auto" w:fill="FFFFFF"/>
          </w:tcPr>
          <w:p w14:paraId="0EDBD73D"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p>
        </w:tc>
        <w:tc>
          <w:tcPr>
            <w:tcW w:w="1277" w:type="dxa"/>
            <w:shd w:val="clear" w:color="auto" w:fill="FFFFFF"/>
          </w:tcPr>
          <w:p w14:paraId="22DCFA35" w14:textId="3B149899"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del w:id="108" w:author="Meryl Etman" w:date="2020-08-30T10:13:00Z">
              <w:r w:rsidRPr="00E779BE" w:rsidDel="002554B5">
                <w:rPr>
                  <w:rFonts w:ascii="David" w:eastAsia="Calibri" w:hAnsi="David" w:cs="David"/>
                  <w:sz w:val="24"/>
                  <w:szCs w:val="24"/>
                  <w:rtl/>
                  <w:lang w:eastAsia="he-IL"/>
                </w:rPr>
                <w:delText xml:space="preserve">________ </w:delText>
              </w:r>
            </w:del>
            <w:ins w:id="109" w:author="Meryl Etman" w:date="2020-08-30T10:13:00Z">
              <w:r w:rsidR="002554B5">
                <w:rPr>
                  <w:rFonts w:ascii="David" w:eastAsia="Calibri" w:hAnsi="David" w:cs="David" w:hint="cs"/>
                  <w:sz w:val="24"/>
                  <w:szCs w:val="24"/>
                  <w:rtl/>
                  <w:lang w:eastAsia="he-IL"/>
                </w:rPr>
                <w:t xml:space="preserve">20,000,000 </w:t>
              </w:r>
            </w:ins>
            <w:r w:rsidRPr="00E779BE">
              <w:rPr>
                <w:rFonts w:ascii="David" w:eastAsia="Calibri" w:hAnsi="David" w:cs="David"/>
                <w:sz w:val="24"/>
                <w:szCs w:val="24"/>
                <w:rtl/>
                <w:lang w:eastAsia="he-IL"/>
              </w:rPr>
              <w:t>לתובע, לאירוע ובמצטבר על פי הפוליסה.</w:t>
            </w:r>
          </w:p>
        </w:tc>
        <w:tc>
          <w:tcPr>
            <w:tcW w:w="1286" w:type="dxa"/>
            <w:shd w:val="clear" w:color="auto" w:fill="FFFFFF"/>
          </w:tcPr>
          <w:p w14:paraId="12777BD4"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FFFFF"/>
          </w:tcPr>
          <w:p w14:paraId="0CD62CD1" w14:textId="77777777" w:rsidR="00B2329A" w:rsidRPr="00E779BE" w:rsidRDefault="00B2329A" w:rsidP="00B2329A">
            <w:pPr>
              <w:spacing w:before="0" w:beforeAutospacing="0" w:after="0" w:afterAutospacing="0" w:line="240" w:lineRule="auto"/>
              <w:ind w:left="50" w:right="78"/>
              <w:rPr>
                <w:rFonts w:ascii="David" w:eastAsia="Calibri" w:hAnsi="David" w:cs="David"/>
                <w:bCs/>
                <w:sz w:val="24"/>
                <w:szCs w:val="24"/>
                <w:rtl/>
                <w:lang w:eastAsia="he-IL"/>
              </w:rPr>
            </w:pPr>
            <w:r w:rsidRPr="00E779BE">
              <w:rPr>
                <w:rFonts w:ascii="David" w:eastAsia="Calibri" w:hAnsi="David" w:cs="David"/>
                <w:bCs/>
                <w:sz w:val="24"/>
                <w:szCs w:val="24"/>
                <w:rtl/>
                <w:lang w:eastAsia="he-IL"/>
              </w:rPr>
              <w:t>304/302/309/308/328/321</w:t>
            </w:r>
          </w:p>
        </w:tc>
      </w:tr>
      <w:tr w:rsidR="00B2329A" w:rsidRPr="00003310" w14:paraId="3A4A30FE" w14:textId="77777777" w:rsidTr="005A3D56">
        <w:trPr>
          <w:trHeight w:val="850"/>
        </w:trPr>
        <w:tc>
          <w:tcPr>
            <w:tcW w:w="1893" w:type="dxa"/>
            <w:shd w:val="clear" w:color="auto" w:fill="F2F2F2"/>
          </w:tcPr>
          <w:p w14:paraId="07AAF30B"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 xml:space="preserve">אחריות </w:t>
            </w:r>
            <w:r w:rsidRPr="00E779BE">
              <w:rPr>
                <w:rFonts w:ascii="David" w:eastAsia="Calibri" w:hAnsi="David" w:cs="David" w:hint="eastAsia"/>
                <w:sz w:val="24"/>
                <w:szCs w:val="24"/>
                <w:rtl/>
                <w:lang w:eastAsia="he-IL"/>
              </w:rPr>
              <w:t>מקצועית</w:t>
            </w:r>
          </w:p>
        </w:tc>
        <w:tc>
          <w:tcPr>
            <w:tcW w:w="956" w:type="dxa"/>
            <w:shd w:val="clear" w:color="auto" w:fill="F2F2F2"/>
          </w:tcPr>
          <w:p w14:paraId="443AAF75"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957" w:type="dxa"/>
            <w:shd w:val="clear" w:color="auto" w:fill="F2F2F2"/>
          </w:tcPr>
          <w:p w14:paraId="1A69F9C4"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349" w:type="dxa"/>
            <w:shd w:val="clear" w:color="auto" w:fill="F2F2F2"/>
          </w:tcPr>
          <w:p w14:paraId="6E9F9B02"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417" w:type="dxa"/>
            <w:shd w:val="clear" w:color="auto" w:fill="F2F2F2"/>
          </w:tcPr>
          <w:p w14:paraId="7C0A8E83" w14:textId="77777777"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p>
        </w:tc>
        <w:tc>
          <w:tcPr>
            <w:tcW w:w="1277" w:type="dxa"/>
            <w:shd w:val="clear" w:color="auto" w:fill="F2F2F2"/>
          </w:tcPr>
          <w:p w14:paraId="3C0A4248" w14:textId="169E4972" w:rsidR="00B2329A" w:rsidRPr="00E779BE" w:rsidRDefault="00B2329A" w:rsidP="00B2329A">
            <w:pPr>
              <w:spacing w:before="0" w:beforeAutospacing="0" w:after="0" w:afterAutospacing="0" w:line="240" w:lineRule="auto"/>
              <w:rPr>
                <w:rFonts w:ascii="David" w:eastAsia="Calibri" w:hAnsi="David" w:cs="David"/>
                <w:strike/>
                <w:sz w:val="24"/>
                <w:szCs w:val="24"/>
                <w:rtl/>
                <w:lang w:eastAsia="he-IL"/>
              </w:rPr>
            </w:pPr>
            <w:del w:id="110" w:author="Meryl Etman" w:date="2020-08-30T10:13:00Z">
              <w:r w:rsidRPr="00E779BE" w:rsidDel="002554B5">
                <w:rPr>
                  <w:rFonts w:ascii="David" w:eastAsia="Calibri" w:hAnsi="David" w:cs="David"/>
                  <w:sz w:val="24"/>
                  <w:szCs w:val="24"/>
                  <w:rtl/>
                  <w:lang w:eastAsia="he-IL"/>
                </w:rPr>
                <w:delText xml:space="preserve">________ </w:delText>
              </w:r>
            </w:del>
            <w:ins w:id="111" w:author="Meryl Etman" w:date="2020-08-30T10:13:00Z">
              <w:r w:rsidR="002554B5">
                <w:rPr>
                  <w:rFonts w:ascii="David" w:eastAsia="Calibri" w:hAnsi="David" w:cs="David" w:hint="cs"/>
                  <w:sz w:val="24"/>
                  <w:szCs w:val="24"/>
                  <w:rtl/>
                  <w:lang w:eastAsia="he-IL"/>
                </w:rPr>
                <w:t xml:space="preserve">4,000,000 </w:t>
              </w:r>
            </w:ins>
            <w:r w:rsidRPr="00E779BE">
              <w:rPr>
                <w:rFonts w:ascii="David" w:eastAsia="Calibri" w:hAnsi="David" w:cs="David"/>
                <w:sz w:val="24"/>
                <w:szCs w:val="24"/>
                <w:rtl/>
                <w:lang w:eastAsia="he-IL"/>
              </w:rPr>
              <w:t>לאירוע ובמצטבר על פי הפוליסה.</w:t>
            </w:r>
          </w:p>
        </w:tc>
        <w:tc>
          <w:tcPr>
            <w:tcW w:w="1286" w:type="dxa"/>
            <w:shd w:val="clear" w:color="auto" w:fill="F2F2F2"/>
          </w:tcPr>
          <w:p w14:paraId="709DA662" w14:textId="77777777" w:rsidR="00B2329A" w:rsidRPr="00E779BE" w:rsidRDefault="00B2329A" w:rsidP="00B2329A">
            <w:pPr>
              <w:spacing w:before="0" w:beforeAutospacing="0" w:after="0" w:afterAutospacing="0" w:line="240" w:lineRule="auto"/>
              <w:rPr>
                <w:rFonts w:ascii="David" w:eastAsia="Calibri" w:hAnsi="David" w:cs="David"/>
                <w:sz w:val="24"/>
                <w:szCs w:val="24"/>
                <w:rtl/>
                <w:lang w:eastAsia="he-IL"/>
              </w:rPr>
            </w:pPr>
            <w:r w:rsidRPr="00E779BE">
              <w:rPr>
                <w:rFonts w:ascii="David" w:eastAsia="Calibri" w:hAnsi="David" w:cs="David"/>
                <w:sz w:val="24"/>
                <w:szCs w:val="24"/>
                <w:rtl/>
                <w:lang w:eastAsia="he-IL"/>
              </w:rPr>
              <w:t>שקל</w:t>
            </w:r>
          </w:p>
        </w:tc>
        <w:tc>
          <w:tcPr>
            <w:tcW w:w="2400" w:type="dxa"/>
            <w:shd w:val="clear" w:color="auto" w:fill="F2F2F2"/>
          </w:tcPr>
          <w:p w14:paraId="6B0502D2" w14:textId="77777777" w:rsidR="00B2329A" w:rsidRPr="00E779BE" w:rsidRDefault="00B2329A" w:rsidP="00B2329A">
            <w:pPr>
              <w:spacing w:before="0" w:beforeAutospacing="0" w:after="0" w:afterAutospacing="0" w:line="240" w:lineRule="auto"/>
              <w:ind w:left="50" w:right="78"/>
              <w:rPr>
                <w:rFonts w:ascii="David" w:eastAsia="Calibri" w:hAnsi="David" w:cs="David"/>
                <w:bCs/>
                <w:strike/>
                <w:sz w:val="24"/>
                <w:szCs w:val="24"/>
                <w:rtl/>
                <w:lang w:eastAsia="he-IL"/>
              </w:rPr>
            </w:pPr>
            <w:r w:rsidRPr="00E779BE">
              <w:rPr>
                <w:rFonts w:ascii="David" w:eastAsia="Calibri" w:hAnsi="David" w:cs="David"/>
                <w:bCs/>
                <w:sz w:val="24"/>
                <w:szCs w:val="24"/>
                <w:rtl/>
                <w:lang w:eastAsia="he-IL"/>
              </w:rPr>
              <w:t>302/318/328/332/301/303/325/326/327/321</w:t>
            </w:r>
          </w:p>
        </w:tc>
      </w:tr>
    </w:tbl>
    <w:p w14:paraId="4B46601B" w14:textId="77777777" w:rsidR="00B2329A" w:rsidRPr="00E779BE" w:rsidRDefault="00B2329A" w:rsidP="00B2329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vertAnchor="text" w:horzAnchor="margin" w:tblpXSpec="center" w:tblpY="-661"/>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233CCDE6" w14:textId="77777777" w:rsidTr="005A3D56">
        <w:trPr>
          <w:trHeight w:val="57"/>
          <w:tblHeader/>
        </w:trPr>
        <w:tc>
          <w:tcPr>
            <w:tcW w:w="11530" w:type="dxa"/>
            <w:shd w:val="clear" w:color="auto" w:fill="F2F2F2"/>
          </w:tcPr>
          <w:p w14:paraId="65E1D1DC"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E779BE">
              <w:rPr>
                <w:rFonts w:ascii="David" w:eastAsia="Calibri" w:hAnsi="David" w:cs="David"/>
                <w:bCs/>
                <w:sz w:val="24"/>
                <w:szCs w:val="24"/>
                <w:rtl/>
                <w:lang w:eastAsia="he-IL"/>
              </w:rPr>
              <w:t>ג'</w:t>
            </w:r>
            <w:r w:rsidRPr="00E779BE">
              <w:rPr>
                <w:rFonts w:ascii="David" w:eastAsia="Calibri" w:hAnsi="David" w:cs="David"/>
                <w:b/>
                <w:sz w:val="24"/>
                <w:szCs w:val="24"/>
                <w:rtl/>
                <w:lang w:eastAsia="he-IL"/>
              </w:rPr>
              <w:t>)*:</w:t>
            </w:r>
          </w:p>
        </w:tc>
      </w:tr>
      <w:tr w:rsidR="00B2329A" w:rsidRPr="00003310" w14:paraId="7F68D8E4" w14:textId="77777777" w:rsidTr="005A3D56">
        <w:trPr>
          <w:trHeight w:val="798"/>
        </w:trPr>
        <w:tc>
          <w:tcPr>
            <w:tcW w:w="11530" w:type="dxa"/>
            <w:shd w:val="clear" w:color="auto" w:fill="auto"/>
          </w:tcPr>
          <w:p w14:paraId="6EB3B663"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lang w:eastAsia="he-IL"/>
              </w:rPr>
            </w:pPr>
            <w:r w:rsidRPr="00E779BE">
              <w:rPr>
                <w:rFonts w:ascii="David" w:eastAsia="Calibri" w:hAnsi="David" w:cs="David"/>
                <w:b/>
                <w:sz w:val="24"/>
                <w:szCs w:val="24"/>
                <w:rtl/>
                <w:lang w:eastAsia="he-IL"/>
              </w:rPr>
              <w:t>038</w:t>
            </w:r>
          </w:p>
        </w:tc>
      </w:tr>
    </w:tbl>
    <w:p w14:paraId="74559671" w14:textId="77777777" w:rsidR="00B2329A" w:rsidRPr="00E779BE" w:rsidRDefault="00B2329A" w:rsidP="00B2329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vertAnchor="text" w:horzAnchor="margin" w:tblpXSpec="center" w:tblpY="-166"/>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5333D878" w14:textId="77777777" w:rsidTr="005A3D56">
        <w:trPr>
          <w:trHeight w:val="227"/>
          <w:tblHeader/>
        </w:trPr>
        <w:tc>
          <w:tcPr>
            <w:tcW w:w="11530" w:type="dxa"/>
            <w:shd w:val="clear" w:color="auto" w:fill="F2F2F2"/>
          </w:tcPr>
          <w:p w14:paraId="12795162"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חתימת האישור</w:t>
            </w:r>
          </w:p>
        </w:tc>
      </w:tr>
      <w:tr w:rsidR="00B2329A" w:rsidRPr="00003310" w14:paraId="4BDC0455" w14:textId="77777777" w:rsidTr="005A3D56">
        <w:trPr>
          <w:trHeight w:val="598"/>
        </w:trPr>
        <w:tc>
          <w:tcPr>
            <w:tcW w:w="11530" w:type="dxa"/>
            <w:shd w:val="clear" w:color="auto" w:fill="auto"/>
          </w:tcPr>
          <w:p w14:paraId="07045275"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המבטח:</w:t>
            </w:r>
          </w:p>
        </w:tc>
      </w:tr>
    </w:tbl>
    <w:p w14:paraId="529F02B3" w14:textId="77777777" w:rsidR="00B2329A" w:rsidRPr="00E779BE" w:rsidRDefault="00B2329A" w:rsidP="00B2329A">
      <w:pPr>
        <w:spacing w:before="0" w:beforeAutospacing="0" w:after="200" w:afterAutospacing="0" w:line="276" w:lineRule="auto"/>
        <w:rPr>
          <w:rFonts w:ascii="David" w:eastAsia="Calibri" w:hAnsi="David" w:cs="David"/>
          <w:b/>
          <w:bCs/>
          <w:sz w:val="24"/>
          <w:szCs w:val="24"/>
          <w:u w:val="single"/>
          <w:rtl/>
          <w:lang w:eastAsia="he-IL"/>
        </w:rPr>
      </w:pPr>
      <w:r w:rsidRPr="00E779BE">
        <w:rPr>
          <w:rFonts w:ascii="David" w:eastAsia="Calibri" w:hAnsi="David" w:cs="David"/>
          <w:b/>
          <w:bCs/>
          <w:sz w:val="24"/>
          <w:szCs w:val="24"/>
          <w:u w:val="single"/>
          <w:rtl/>
          <w:lang w:eastAsia="he-IL"/>
        </w:rPr>
        <w:t xml:space="preserve">* באישור ביטוח כללי </w:t>
      </w:r>
      <w:r w:rsidRPr="00E779BE">
        <w:rPr>
          <w:rFonts w:ascii="David" w:eastAsia="Calibri" w:hAnsi="David" w:cs="David"/>
          <w:sz w:val="24"/>
          <w:szCs w:val="24"/>
          <w:rtl/>
          <w:lang w:eastAsia="he-IL"/>
        </w:rPr>
        <w:t xml:space="preserve">ניתן לסמן שדות אלה כשדות שאינם בתוקף. </w:t>
      </w:r>
    </w:p>
    <w:tbl>
      <w:tblPr>
        <w:tblpPr w:leftFromText="180" w:rightFromText="180" w:vertAnchor="text" w:horzAnchor="margin" w:tblpXSpec="center" w:tblpY="-585"/>
        <w:bidiVisual/>
        <w:tblW w:w="11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0"/>
      </w:tblGrid>
      <w:tr w:rsidR="00B2329A" w:rsidRPr="00003310" w14:paraId="1F778D0B" w14:textId="77777777" w:rsidTr="005A3D56">
        <w:trPr>
          <w:trHeight w:val="227"/>
          <w:tblHeader/>
        </w:trPr>
        <w:tc>
          <w:tcPr>
            <w:tcW w:w="11530" w:type="dxa"/>
            <w:shd w:val="clear" w:color="auto" w:fill="F2F2F2"/>
          </w:tcPr>
          <w:p w14:paraId="3937745B" w14:textId="77777777" w:rsidR="00B2329A" w:rsidRPr="00E779BE" w:rsidRDefault="00B2329A" w:rsidP="00B2329A">
            <w:pPr>
              <w:spacing w:before="0" w:beforeAutospacing="0" w:after="0" w:afterAutospacing="0" w:line="240" w:lineRule="auto"/>
              <w:ind w:left="50" w:right="78"/>
              <w:rPr>
                <w:rFonts w:ascii="David" w:eastAsia="Calibri" w:hAnsi="David" w:cs="David"/>
                <w:b/>
                <w:sz w:val="24"/>
                <w:szCs w:val="24"/>
                <w:rtl/>
                <w:lang w:eastAsia="he-IL"/>
              </w:rPr>
            </w:pPr>
            <w:r w:rsidRPr="00E779BE">
              <w:rPr>
                <w:rFonts w:ascii="David" w:eastAsia="Calibri" w:hAnsi="David" w:cs="David"/>
                <w:b/>
                <w:sz w:val="24"/>
                <w:szCs w:val="24"/>
                <w:rtl/>
                <w:lang w:eastAsia="he-IL"/>
              </w:rPr>
              <w:t>ביטול/שינוי הפוליסה *</w:t>
            </w:r>
          </w:p>
        </w:tc>
      </w:tr>
      <w:tr w:rsidR="00B2329A" w:rsidRPr="00003310" w14:paraId="3F42126F" w14:textId="77777777" w:rsidTr="005A3D56">
        <w:trPr>
          <w:trHeight w:val="334"/>
        </w:trPr>
        <w:tc>
          <w:tcPr>
            <w:tcW w:w="11530" w:type="dxa"/>
            <w:shd w:val="clear" w:color="auto" w:fill="auto"/>
            <w:vAlign w:val="center"/>
          </w:tcPr>
          <w:p w14:paraId="486AAB7F" w14:textId="77777777" w:rsidR="00B2329A" w:rsidRPr="00E779BE" w:rsidRDefault="00B2329A" w:rsidP="00B2329A">
            <w:pPr>
              <w:spacing w:before="0" w:beforeAutospacing="0" w:after="0" w:afterAutospacing="0" w:line="240" w:lineRule="auto"/>
              <w:rPr>
                <w:rFonts w:ascii="David" w:eastAsia="Calibri" w:hAnsi="David" w:cs="David"/>
                <w:bCs/>
                <w:sz w:val="24"/>
                <w:szCs w:val="24"/>
                <w:rtl/>
                <w:lang w:eastAsia="he-IL"/>
              </w:rPr>
            </w:pPr>
            <w:r w:rsidRPr="00E779BE">
              <w:rPr>
                <w:rFonts w:ascii="David" w:eastAsia="Calibri" w:hAnsi="David" w:cs="David"/>
                <w:b/>
                <w:sz w:val="24"/>
                <w:szCs w:val="24"/>
                <w:rtl/>
                <w:lang w:eastAsia="he-IL"/>
              </w:rPr>
              <w:t xml:space="preserve">שינוי לרעת מבקש האישור או ביטול של פוליסת ביטוח,  לא ייכנס לתוקף אלא </w:t>
            </w:r>
            <w:r w:rsidRPr="00E779BE">
              <w:rPr>
                <w:rFonts w:ascii="David" w:eastAsia="Calibri" w:hAnsi="David" w:cs="David"/>
                <w:bCs/>
                <w:sz w:val="24"/>
                <w:szCs w:val="24"/>
                <w:rtl/>
                <w:lang w:eastAsia="he-IL"/>
              </w:rPr>
              <w:t>30 יום</w:t>
            </w:r>
            <w:r w:rsidRPr="00E779BE">
              <w:rPr>
                <w:rFonts w:ascii="David" w:eastAsia="Calibri" w:hAnsi="David" w:cs="David"/>
                <w:b/>
                <w:sz w:val="24"/>
                <w:szCs w:val="24"/>
                <w:rtl/>
                <w:lang w:eastAsia="he-IL"/>
              </w:rPr>
              <w:t xml:space="preserve"> לאחר משלוח הודעה למבקש האישור בדבר השינוי או הביטול.</w:t>
            </w:r>
          </w:p>
        </w:tc>
      </w:tr>
    </w:tbl>
    <w:p w14:paraId="64CA0A5B" w14:textId="77777777" w:rsidR="00B2329A" w:rsidRPr="00E779BE" w:rsidRDefault="00B2329A" w:rsidP="00B2329A">
      <w:pPr>
        <w:spacing w:before="0" w:beforeAutospacing="0" w:after="200" w:afterAutospacing="0" w:line="276" w:lineRule="auto"/>
        <w:rPr>
          <w:rFonts w:ascii="David" w:eastAsia="Calibri" w:hAnsi="David" w:cs="David"/>
          <w:sz w:val="24"/>
          <w:szCs w:val="24"/>
          <w:lang w:eastAsia="he-IL"/>
        </w:rPr>
      </w:pPr>
    </w:p>
    <w:p w14:paraId="35FC43B0" w14:textId="77777777" w:rsidR="002F611D" w:rsidRPr="00B2329A" w:rsidRDefault="002F611D" w:rsidP="002F611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9BD8FBB"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3FB5C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2D59A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9D524A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EBCB2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0DD384A"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C52D4D"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67A236"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6C6D725"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388513"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456138C"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538E669"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2EC0A10" w14:textId="77777777" w:rsidR="002F611D" w:rsidRDefault="002F611D"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4AB8F8" w14:textId="77777777" w:rsidR="00B2329A" w:rsidRDefault="00B2329A">
      <w:pPr>
        <w:bidi w:val="0"/>
        <w:spacing w:before="0" w:beforeAutospacing="0" w:after="160" w:afterAutospacing="0" w:line="259" w:lineRule="auto"/>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41A6BB90" w14:textId="77777777" w:rsidR="00D5041C" w:rsidRPr="00D5041C" w:rsidRDefault="00D5041C" w:rsidP="00D504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D5041C">
        <w:rPr>
          <w:rFonts w:ascii="Times New Roman" w:eastAsia="Times New Roman" w:hAnsi="Times New Roman" w:cs="David"/>
          <w:bCs/>
          <w:sz w:val="24"/>
          <w:szCs w:val="24"/>
          <w:u w:val="single"/>
          <w:rtl/>
          <w:lang w:eastAsia="he-IL"/>
        </w:rPr>
        <w:t xml:space="preserve">נספח </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ח</w:t>
      </w:r>
      <w:r w:rsidR="00376E23">
        <w:rPr>
          <w:rFonts w:ascii="Times New Roman" w:eastAsia="Times New Roman" w:hAnsi="Times New Roman" w:cs="David" w:hint="cs"/>
          <w:bCs/>
          <w:sz w:val="24"/>
          <w:szCs w:val="24"/>
          <w:u w:val="single"/>
          <w:rtl/>
          <w:lang w:eastAsia="he-IL"/>
        </w:rPr>
        <w:t>'</w:t>
      </w:r>
      <w:r w:rsidRPr="00D5041C">
        <w:rPr>
          <w:rFonts w:ascii="Times New Roman" w:eastAsia="Times New Roman" w:hAnsi="Times New Roman" w:cs="David"/>
          <w:bCs/>
          <w:sz w:val="24"/>
          <w:szCs w:val="24"/>
          <w:u w:val="single"/>
          <w:rtl/>
          <w:lang w:eastAsia="he-IL"/>
        </w:rPr>
        <w:t>'</w:t>
      </w:r>
    </w:p>
    <w:p w14:paraId="3476695E"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DB4FDC3"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t>רשימת התוכניות והמסמכים שעל המתכנן להנפיק</w:t>
      </w:r>
    </w:p>
    <w:p w14:paraId="6377E7AC" w14:textId="77777777" w:rsidR="00D5041C" w:rsidRPr="00D5041C" w:rsidRDefault="00D5041C" w:rsidP="00D5041C">
      <w:pPr>
        <w:widowControl w:val="0"/>
        <w:spacing w:before="0" w:beforeAutospacing="0" w:after="0" w:afterAutospacing="0" w:line="240" w:lineRule="auto"/>
        <w:ind w:hanging="720"/>
        <w:jc w:val="center"/>
        <w:rPr>
          <w:rFonts w:ascii="Times New Roman" w:eastAsia="Times New Roman" w:hAnsi="Times New Roman" w:cs="David"/>
          <w:sz w:val="20"/>
          <w:szCs w:val="24"/>
          <w:rtl/>
        </w:rPr>
      </w:pPr>
    </w:p>
    <w:p w14:paraId="09FF966B"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sz w:val="20"/>
          <w:szCs w:val="24"/>
          <w:rtl/>
        </w:rPr>
      </w:pPr>
      <w:r w:rsidRPr="00D5041C">
        <w:rPr>
          <w:rFonts w:ascii="Times New Roman" w:eastAsia="Times New Roman" w:hAnsi="Times New Roman" w:cs="David"/>
          <w:sz w:val="20"/>
          <w:szCs w:val="24"/>
          <w:rtl/>
        </w:rPr>
        <w:t>מסמך זה מהווה השלמה לנספח ב' ואינו גורע ממנו</w:t>
      </w:r>
    </w:p>
    <w:p w14:paraId="2D3A2DAF" w14:textId="77777777" w:rsidR="00D5041C" w:rsidRPr="00D5041C" w:rsidRDefault="00D5041C" w:rsidP="00D5041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F76FD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4E8B2A3B" w14:textId="77777777" w:rsidR="00D5041C" w:rsidRPr="00D5041C" w:rsidRDefault="00D5041C" w:rsidP="00D5041C">
      <w:pPr>
        <w:widowControl w:val="0"/>
        <w:spacing w:before="0" w:beforeAutospacing="0" w:after="0" w:afterAutospacing="0" w:line="240" w:lineRule="auto"/>
        <w:ind w:right="720" w:firstLine="5"/>
        <w:jc w:val="both"/>
        <w:rPr>
          <w:rFonts w:ascii="Times New Roman" w:eastAsia="Times New Roman" w:hAnsi="Times New Roman" w:cs="David"/>
          <w:sz w:val="20"/>
          <w:szCs w:val="24"/>
          <w:rtl/>
          <w:lang w:eastAsia="he-IL"/>
        </w:rPr>
      </w:pPr>
    </w:p>
    <w:p w14:paraId="4BDFF512"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u w:val="single"/>
          <w:rtl/>
          <w:lang w:eastAsia="he-IL"/>
        </w:rPr>
      </w:pPr>
      <w:r w:rsidRPr="00D5041C">
        <w:rPr>
          <w:rFonts w:ascii="Times New Roman" w:eastAsia="Times New Roman" w:hAnsi="Times New Roman" w:cs="David"/>
          <w:sz w:val="20"/>
          <w:szCs w:val="24"/>
          <w:u w:val="single"/>
          <w:rtl/>
          <w:lang w:eastAsia="he-IL"/>
        </w:rPr>
        <w:t>בתכנון מבנים ואלמנטים במגרשים פרטיים:</w:t>
      </w:r>
    </w:p>
    <w:p w14:paraId="69C992FF" w14:textId="77777777" w:rsidR="00D5041C" w:rsidRPr="00D5041C" w:rsidRDefault="00D5041C" w:rsidP="00D5041C">
      <w:pPr>
        <w:widowControl w:val="0"/>
        <w:spacing w:before="0" w:beforeAutospacing="0" w:after="0" w:afterAutospacing="0" w:line="240" w:lineRule="auto"/>
        <w:ind w:left="90" w:right="90" w:firstLine="5"/>
        <w:jc w:val="both"/>
        <w:rPr>
          <w:rFonts w:ascii="Times New Roman" w:eastAsia="Times New Roman" w:hAnsi="Times New Roman" w:cs="David"/>
          <w:sz w:val="20"/>
          <w:szCs w:val="24"/>
          <w:rtl/>
          <w:lang w:eastAsia="he-IL"/>
        </w:rPr>
      </w:pPr>
    </w:p>
    <w:p w14:paraId="75192A3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קומת מרתף תחתון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617530D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7DF45B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w:t>
      </w:r>
      <w:r w:rsidRPr="00D5041C">
        <w:rPr>
          <w:rFonts w:ascii="Times New Roman" w:eastAsia="Times New Roman" w:hAnsi="Times New Roman" w:cs="David"/>
          <w:sz w:val="20"/>
          <w:szCs w:val="24"/>
          <w:rtl/>
          <w:lang w:eastAsia="he-IL"/>
        </w:rPr>
        <w:tab/>
        <w:t xml:space="preserve">תכנית קומת מרתף עליון -   </w:t>
      </w:r>
      <w:r w:rsidR="003B1029" w:rsidRPr="00D5041C">
        <w:rPr>
          <w:rFonts w:ascii="Times New Roman" w:eastAsia="Times New Roman" w:hAnsi="Times New Roman" w:cs="David" w:hint="cs"/>
          <w:sz w:val="20"/>
          <w:szCs w:val="24"/>
          <w:rtl/>
          <w:lang w:eastAsia="he-IL"/>
        </w:rPr>
        <w:t>תיאו</w:t>
      </w:r>
      <w:r w:rsidR="003B1029" w:rsidRPr="00D5041C">
        <w:rPr>
          <w:rFonts w:ascii="Times New Roman" w:eastAsia="Times New Roman" w:hAnsi="Times New Roman" w:cs="David" w:hint="eastAsia"/>
          <w:sz w:val="20"/>
          <w:szCs w:val="24"/>
          <w:rtl/>
          <w:lang w:eastAsia="he-IL"/>
        </w:rPr>
        <w:t>ר</w:t>
      </w:r>
      <w:r w:rsidRPr="00D5041C">
        <w:rPr>
          <w:rFonts w:ascii="Times New Roman" w:eastAsia="Times New Roman" w:hAnsi="Times New Roman" w:cs="David"/>
          <w:sz w:val="20"/>
          <w:szCs w:val="24"/>
          <w:rtl/>
          <w:lang w:eastAsia="he-IL"/>
        </w:rPr>
        <w:t xml:space="preserve"> חדר משאבות, מים, ניקוז, שופכין, דלוחין, צ.מ.ג.</w:t>
      </w:r>
    </w:p>
    <w:p w14:paraId="7B81DA9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FAAADCA"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3.</w:t>
      </w:r>
      <w:r w:rsidRPr="00D5041C">
        <w:rPr>
          <w:rFonts w:ascii="Times New Roman" w:eastAsia="Times New Roman" w:hAnsi="Times New Roman" w:cs="David"/>
          <w:sz w:val="20"/>
          <w:szCs w:val="24"/>
          <w:rtl/>
          <w:lang w:eastAsia="he-IL"/>
        </w:rPr>
        <w:tab/>
        <w:t xml:space="preserve">תכנית קומת קרקע / כניסה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ת</w:t>
      </w:r>
      <w:r w:rsidR="00376E23">
        <w:rPr>
          <w:rFonts w:ascii="Times New Roman" w:eastAsia="Times New Roman" w:hAnsi="Times New Roman" w:cs="David" w:hint="cs"/>
          <w:sz w:val="20"/>
          <w:szCs w:val="24"/>
          <w:rtl/>
          <w:lang w:eastAsia="he-IL"/>
        </w:rPr>
        <w:t>י</w:t>
      </w:r>
      <w:r w:rsidRPr="00D5041C">
        <w:rPr>
          <w:rFonts w:ascii="Times New Roman" w:eastAsia="Times New Roman" w:hAnsi="Times New Roman" w:cs="David"/>
          <w:sz w:val="20"/>
          <w:szCs w:val="24"/>
          <w:rtl/>
          <w:lang w:eastAsia="he-IL"/>
        </w:rPr>
        <w:t>אור חדר משאבות, צובר גז, צ.מ.ג, חדר אשפה.</w:t>
      </w:r>
    </w:p>
    <w:p w14:paraId="11D9F261"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1343E77"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4.</w:t>
      </w:r>
      <w:r w:rsidRPr="00D5041C">
        <w:rPr>
          <w:rFonts w:ascii="Times New Roman" w:eastAsia="Times New Roman" w:hAnsi="Times New Roman" w:cs="David"/>
          <w:sz w:val="20"/>
          <w:szCs w:val="24"/>
          <w:rtl/>
          <w:lang w:eastAsia="he-IL"/>
        </w:rPr>
        <w:tab/>
        <w:t xml:space="preserve">תכנית קומות אי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7C4D432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B162CF9"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5.</w:t>
      </w:r>
      <w:r w:rsidRPr="00D5041C">
        <w:rPr>
          <w:rFonts w:ascii="Times New Roman" w:eastAsia="Times New Roman" w:hAnsi="Times New Roman" w:cs="David"/>
          <w:sz w:val="20"/>
          <w:szCs w:val="24"/>
          <w:rtl/>
          <w:lang w:eastAsia="he-IL"/>
        </w:rPr>
        <w:tab/>
        <w:t xml:space="preserve">תכנית קומות זוגיות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CC8256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54F84D6"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6.</w:t>
      </w:r>
      <w:r w:rsidRPr="00D5041C">
        <w:rPr>
          <w:rFonts w:ascii="Times New Roman" w:eastAsia="Times New Roman" w:hAnsi="Times New Roman" w:cs="David"/>
          <w:sz w:val="20"/>
          <w:szCs w:val="24"/>
          <w:rtl/>
          <w:lang w:eastAsia="he-IL"/>
        </w:rPr>
        <w:tab/>
        <w:t xml:space="preserve">תכנית קומת גג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מים, ניקוז, שופכין, דלוחין, צ.מ.ג, גז, ניקוז מזגנים.</w:t>
      </w:r>
    </w:p>
    <w:p w14:paraId="56A7C3DB" w14:textId="77777777" w:rsidR="00D5041C" w:rsidRPr="00D5041C" w:rsidRDefault="00D5041C" w:rsidP="00D5041C">
      <w:pPr>
        <w:widowControl w:val="0"/>
        <w:spacing w:before="0" w:beforeAutospacing="0" w:after="0" w:afterAutospacing="0" w:line="240" w:lineRule="auto"/>
        <w:ind w:firstLine="5"/>
        <w:jc w:val="both"/>
        <w:rPr>
          <w:rFonts w:ascii="Times New Roman" w:eastAsia="Times New Roman" w:hAnsi="Times New Roman" w:cs="David"/>
          <w:sz w:val="20"/>
          <w:szCs w:val="24"/>
          <w:rtl/>
          <w:lang w:eastAsia="he-IL"/>
        </w:rPr>
      </w:pPr>
    </w:p>
    <w:p w14:paraId="7D1198A6" w14:textId="77777777" w:rsidR="00D5041C" w:rsidRPr="00D5041C" w:rsidRDefault="00D5041C" w:rsidP="00D5041C">
      <w:pPr>
        <w:widowControl w:val="0"/>
        <w:spacing w:before="0" w:beforeAutospacing="0" w:after="0" w:afterAutospacing="0" w:line="240" w:lineRule="auto"/>
        <w:ind w:left="720" w:right="63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 xml:space="preserve">תכנית גג עליון </w:t>
      </w:r>
      <w:r w:rsidRPr="00D5041C">
        <w:rPr>
          <w:rFonts w:ascii="Times New Roman" w:eastAsia="Times New Roman" w:hAnsi="Times New Roman" w:cs="David"/>
          <w:sz w:val="20"/>
          <w:szCs w:val="24"/>
          <w:lang w:eastAsia="he-IL"/>
        </w:rPr>
        <w:t>–</w:t>
      </w:r>
      <w:r w:rsidRPr="00D5041C">
        <w:rPr>
          <w:rFonts w:ascii="Times New Roman" w:eastAsia="Times New Roman" w:hAnsi="Times New Roman" w:cs="David"/>
          <w:sz w:val="20"/>
          <w:szCs w:val="24"/>
          <w:rtl/>
          <w:lang w:eastAsia="he-IL"/>
        </w:rPr>
        <w:t xml:space="preserve"> לתיאור המערכת הסולרית, מקום קולטנים/צ"א, צ.מ.ג, מרזבים, </w:t>
      </w:r>
      <w:r w:rsidR="00376E23" w:rsidRPr="00D5041C">
        <w:rPr>
          <w:rFonts w:ascii="Times New Roman" w:eastAsia="Times New Roman" w:hAnsi="Times New Roman" w:cs="David" w:hint="cs"/>
          <w:sz w:val="20"/>
          <w:szCs w:val="24"/>
          <w:rtl/>
          <w:lang w:eastAsia="he-IL"/>
        </w:rPr>
        <w:t>מכליי</w:t>
      </w:r>
      <w:r w:rsidRPr="00D5041C">
        <w:rPr>
          <w:rFonts w:ascii="Times New Roman" w:eastAsia="Times New Roman" w:hAnsi="Times New Roman" w:cs="David"/>
          <w:sz w:val="20"/>
          <w:szCs w:val="24"/>
          <w:rtl/>
          <w:lang w:eastAsia="he-IL"/>
        </w:rPr>
        <w:t xml:space="preserve"> מים משאבות וכו'.</w:t>
      </w:r>
    </w:p>
    <w:p w14:paraId="271A0E52"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DA4169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8.</w:t>
      </w:r>
      <w:r w:rsidRPr="00D5041C">
        <w:rPr>
          <w:rFonts w:ascii="Times New Roman" w:eastAsia="Times New Roman" w:hAnsi="Times New Roman" w:cs="David"/>
          <w:sz w:val="20"/>
          <w:szCs w:val="24"/>
          <w:rtl/>
          <w:lang w:eastAsia="he-IL"/>
        </w:rPr>
        <w:tab/>
        <w:t>תכנית קומה חריגה.</w:t>
      </w:r>
    </w:p>
    <w:p w14:paraId="0B0263B0"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B71473"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9.</w:t>
      </w:r>
      <w:r w:rsidRPr="00D5041C">
        <w:rPr>
          <w:rFonts w:ascii="Times New Roman" w:eastAsia="Times New Roman" w:hAnsi="Times New Roman" w:cs="David"/>
          <w:sz w:val="20"/>
          <w:szCs w:val="24"/>
          <w:rtl/>
          <w:lang w:eastAsia="he-IL"/>
        </w:rPr>
        <w:tab/>
        <w:t>תכניות מערכות ספרינקלרים במבנה, חדרי משאבות וציוד נלווה.</w:t>
      </w:r>
    </w:p>
    <w:p w14:paraId="0B9884D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52D6972"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10.</w:t>
      </w:r>
      <w:r w:rsidRPr="00D5041C">
        <w:rPr>
          <w:rFonts w:ascii="Times New Roman" w:eastAsia="Times New Roman" w:hAnsi="Times New Roman" w:cs="David"/>
          <w:sz w:val="20"/>
          <w:szCs w:val="24"/>
          <w:rtl/>
          <w:lang w:eastAsia="he-IL"/>
        </w:rPr>
        <w:tab/>
        <w:t>נספח סניטרי לצורך הגשה לעירייה.</w:t>
      </w:r>
    </w:p>
    <w:p w14:paraId="6A333AD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6530D5" w14:textId="25D0F119" w:rsidR="00D5041C" w:rsidRPr="00D5041C" w:rsidRDefault="00D5041C" w:rsidP="00FD7C22">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11.</w:t>
      </w:r>
      <w:r w:rsidRPr="00D5041C">
        <w:rPr>
          <w:rFonts w:ascii="Times New Roman" w:eastAsia="Times New Roman" w:hAnsi="Times New Roman" w:cs="David"/>
          <w:sz w:val="20"/>
          <w:szCs w:val="24"/>
          <w:rtl/>
          <w:lang w:eastAsia="he-IL"/>
        </w:rPr>
        <w:tab/>
        <w:t xml:space="preserve">תכנית מגרש המראה קווי ושוחות מים וביוב, ניקוז ותיעול, </w:t>
      </w:r>
      <w:del w:id="112" w:author="Meryl Etman" w:date="2020-07-13T10:24:00Z">
        <w:r w:rsidRPr="00D5041C" w:rsidDel="00F71805">
          <w:rPr>
            <w:rFonts w:ascii="Times New Roman" w:eastAsia="Times New Roman" w:hAnsi="Times New Roman" w:cs="David"/>
            <w:sz w:val="20"/>
            <w:szCs w:val="24"/>
            <w:rtl/>
            <w:lang w:eastAsia="he-IL"/>
          </w:rPr>
          <w:delText xml:space="preserve">צנרת גז, </w:delText>
        </w:r>
      </w:del>
      <w:r w:rsidRPr="00D5041C">
        <w:rPr>
          <w:rFonts w:ascii="Times New Roman" w:eastAsia="Times New Roman" w:hAnsi="Times New Roman" w:cs="David"/>
          <w:sz w:val="20"/>
          <w:szCs w:val="24"/>
          <w:rtl/>
          <w:lang w:eastAsia="he-IL"/>
        </w:rPr>
        <w:t>ריכוזי מונים (כולל חיבור לשוחות עירוניות</w:t>
      </w:r>
      <w:del w:id="113" w:author="Meryl Etman" w:date="2020-07-13T10:24:00Z">
        <w:r w:rsidRPr="00D5041C" w:rsidDel="00F71805">
          <w:rPr>
            <w:rFonts w:ascii="Times New Roman" w:eastAsia="Times New Roman" w:hAnsi="Times New Roman" w:cs="David"/>
            <w:sz w:val="20"/>
            <w:szCs w:val="24"/>
            <w:rtl/>
            <w:lang w:eastAsia="he-IL"/>
          </w:rPr>
          <w:delText>, צוברי גז</w:delText>
        </w:r>
      </w:del>
      <w:r w:rsidRPr="00D5041C">
        <w:rPr>
          <w:rFonts w:ascii="Times New Roman" w:eastAsia="Times New Roman" w:hAnsi="Times New Roman" w:cs="David"/>
          <w:sz w:val="20"/>
          <w:szCs w:val="24"/>
          <w:rtl/>
          <w:lang w:eastAsia="he-IL"/>
        </w:rPr>
        <w:t xml:space="preserve"> ו</w:t>
      </w:r>
      <w:ins w:id="114" w:author="Meryl Etman" w:date="2020-07-13T10:24:00Z">
        <w:r w:rsidR="00F71805">
          <w:rPr>
            <w:rFonts w:ascii="Times New Roman" w:eastAsia="Times New Roman" w:hAnsi="Times New Roman" w:cs="David" w:hint="cs"/>
            <w:sz w:val="20"/>
            <w:szCs w:val="24"/>
            <w:rtl/>
            <w:lang w:eastAsia="he-IL"/>
          </w:rPr>
          <w:t>חיבור ל</w:t>
        </w:r>
      </w:ins>
      <w:r w:rsidRPr="00D5041C">
        <w:rPr>
          <w:rFonts w:ascii="Times New Roman" w:eastAsia="Times New Roman" w:hAnsi="Times New Roman" w:cs="David"/>
          <w:sz w:val="20"/>
          <w:szCs w:val="24"/>
          <w:rtl/>
          <w:lang w:eastAsia="he-IL"/>
        </w:rPr>
        <w:t>ראשי מערכות מים להשקיה).</w:t>
      </w:r>
    </w:p>
    <w:p w14:paraId="270F365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DA49514" w14:textId="77777777" w:rsidR="00D5041C" w:rsidRPr="00D5041C" w:rsidRDefault="00D5041C" w:rsidP="00D5041C">
      <w:pPr>
        <w:widowControl w:val="0"/>
        <w:spacing w:before="0" w:beforeAutospacing="0" w:after="0" w:afterAutospacing="0" w:line="240" w:lineRule="auto"/>
        <w:ind w:left="714" w:right="714" w:hanging="714"/>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12.</w:t>
      </w:r>
      <w:r w:rsidRPr="00D5041C">
        <w:rPr>
          <w:rFonts w:ascii="Times New Roman" w:eastAsia="Times New Roman" w:hAnsi="Times New Roman" w:cs="David"/>
          <w:sz w:val="20"/>
          <w:szCs w:val="24"/>
          <w:rtl/>
          <w:lang w:eastAsia="he-IL"/>
        </w:rPr>
        <w:tab/>
        <w:t>עפ"י הנחיית המנהל יוכנו תכניות נפרדות למערכת המים, שופכין ודלוחין, גז, מערכת סולרית, ניקוז מזגנים.</w:t>
      </w:r>
    </w:p>
    <w:p w14:paraId="7DF7E23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9ADB8BD" w14:textId="77777777" w:rsidR="00D5041C" w:rsidRPr="00D5041C" w:rsidRDefault="00D5041C" w:rsidP="00D5041C">
      <w:pPr>
        <w:widowControl w:val="0"/>
        <w:spacing w:before="0" w:beforeAutospacing="0" w:after="0" w:afterAutospacing="0" w:line="240" w:lineRule="auto"/>
        <w:ind w:left="720" w:right="89"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13.</w:t>
      </w:r>
      <w:r w:rsidRPr="00D5041C">
        <w:rPr>
          <w:rFonts w:ascii="Times New Roman" w:eastAsia="Times New Roman" w:hAnsi="Times New Roman" w:cs="David"/>
          <w:sz w:val="20"/>
          <w:szCs w:val="24"/>
          <w:rtl/>
          <w:lang w:eastAsia="he-IL"/>
        </w:rPr>
        <w:tab/>
        <w:t>איזומטריות של מערכות המים, שופכין ודלוחין, גז, מערכת סולרית.</w:t>
      </w:r>
    </w:p>
    <w:p w14:paraId="0894E808"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3962551"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14.</w:t>
      </w:r>
      <w:r w:rsidRPr="00D5041C">
        <w:rPr>
          <w:rFonts w:ascii="Times New Roman" w:eastAsia="Times New Roman" w:hAnsi="Times New Roman" w:cs="David"/>
          <w:sz w:val="20"/>
          <w:szCs w:val="24"/>
          <w:rtl/>
          <w:lang w:eastAsia="he-IL"/>
        </w:rPr>
        <w:tab/>
        <w:t>חתכים אנכיים במבנה.</w:t>
      </w:r>
    </w:p>
    <w:p w14:paraId="422266E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CD3450D" w14:textId="0837DAC3"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15.</w:t>
      </w:r>
      <w:r w:rsidRPr="00D5041C">
        <w:rPr>
          <w:rFonts w:ascii="Times New Roman" w:eastAsia="Times New Roman" w:hAnsi="Times New Roman" w:cs="David"/>
          <w:sz w:val="20"/>
          <w:szCs w:val="24"/>
          <w:rtl/>
          <w:lang w:eastAsia="he-IL"/>
        </w:rPr>
        <w:tab/>
      </w:r>
      <w:ins w:id="115" w:author="Meryl Etman" w:date="2020-07-13T10:24:00Z">
        <w:r w:rsidR="00F71805">
          <w:rPr>
            <w:rFonts w:ascii="Times New Roman" w:eastAsia="Times New Roman" w:hAnsi="Times New Roman" w:cs="David" w:hint="cs"/>
            <w:sz w:val="20"/>
            <w:szCs w:val="24"/>
            <w:rtl/>
            <w:lang w:eastAsia="he-IL"/>
          </w:rPr>
          <w:t xml:space="preserve">בדיקת </w:t>
        </w:r>
      </w:ins>
      <w:r w:rsidRPr="00D5041C">
        <w:rPr>
          <w:rFonts w:ascii="Times New Roman" w:eastAsia="Times New Roman" w:hAnsi="Times New Roman" w:cs="David"/>
          <w:sz w:val="20"/>
          <w:szCs w:val="24"/>
          <w:rtl/>
          <w:lang w:eastAsia="he-IL"/>
        </w:rPr>
        <w:t>תכנית תאום מערכות במגרש.</w:t>
      </w:r>
    </w:p>
    <w:p w14:paraId="100CCAFC"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5D3CF0E" w14:textId="01611174"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16.</w:t>
      </w:r>
      <w:r w:rsidRPr="00D5041C">
        <w:rPr>
          <w:rFonts w:ascii="Times New Roman" w:eastAsia="Times New Roman" w:hAnsi="Times New Roman" w:cs="David"/>
          <w:sz w:val="20"/>
          <w:szCs w:val="24"/>
          <w:rtl/>
          <w:lang w:eastAsia="he-IL"/>
        </w:rPr>
        <w:tab/>
      </w:r>
      <w:ins w:id="116" w:author="Meryl Etman" w:date="2020-07-13T10:25:00Z">
        <w:r w:rsidR="00F71805">
          <w:rPr>
            <w:rFonts w:ascii="Times New Roman" w:eastAsia="Times New Roman" w:hAnsi="Times New Roman" w:cs="David" w:hint="cs"/>
            <w:sz w:val="20"/>
            <w:szCs w:val="24"/>
            <w:rtl/>
            <w:lang w:eastAsia="he-IL"/>
          </w:rPr>
          <w:t xml:space="preserve">בדיקת </w:t>
        </w:r>
      </w:ins>
      <w:r w:rsidRPr="00D5041C">
        <w:rPr>
          <w:rFonts w:ascii="Times New Roman" w:eastAsia="Times New Roman" w:hAnsi="Times New Roman" w:cs="David"/>
          <w:sz w:val="20"/>
          <w:szCs w:val="24"/>
          <w:rtl/>
          <w:lang w:eastAsia="he-IL"/>
        </w:rPr>
        <w:t>תכניות תאום מערכות במרתפים ובקומת הכניסה.</w:t>
      </w:r>
    </w:p>
    <w:p w14:paraId="39BB3E0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F485D20"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17.</w:t>
      </w:r>
      <w:r w:rsidRPr="00D5041C">
        <w:rPr>
          <w:rFonts w:ascii="Times New Roman" w:eastAsia="Times New Roman" w:hAnsi="Times New Roman" w:cs="David"/>
          <w:sz w:val="20"/>
          <w:szCs w:val="24"/>
          <w:rtl/>
          <w:lang w:eastAsia="he-IL"/>
        </w:rPr>
        <w:tab/>
        <w:t>פרטים (שרוולים וכו') שונים.</w:t>
      </w:r>
    </w:p>
    <w:p w14:paraId="76297DBF"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0CA0285"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18.</w:t>
      </w:r>
      <w:r w:rsidRPr="00D5041C">
        <w:rPr>
          <w:rFonts w:ascii="Times New Roman" w:eastAsia="Times New Roman" w:hAnsi="Times New Roman" w:cs="David"/>
          <w:sz w:val="20"/>
          <w:szCs w:val="24"/>
          <w:rtl/>
          <w:lang w:eastAsia="he-IL"/>
        </w:rPr>
        <w:tab/>
        <w:t>מערכת מניה למים בקריאה ממוחשבת.</w:t>
      </w:r>
    </w:p>
    <w:p w14:paraId="50CF8527"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4340508" w14:textId="77777777" w:rsidR="00D5041C" w:rsidRPr="00D5041C" w:rsidRDefault="00D5041C"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19.</w:t>
      </w:r>
      <w:r w:rsidRPr="00D5041C">
        <w:rPr>
          <w:rFonts w:ascii="Times New Roman" w:eastAsia="Times New Roman" w:hAnsi="Times New Roman" w:cs="David"/>
          <w:sz w:val="20"/>
          <w:szCs w:val="24"/>
          <w:rtl/>
          <w:lang w:eastAsia="he-IL"/>
        </w:rPr>
        <w:tab/>
        <w:t>מפרטים מיוחדים וכתבי כמויות. אומדן מפורט.</w:t>
      </w:r>
    </w:p>
    <w:p w14:paraId="1AB1D1E9"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2CE8E7E" w14:textId="77777777" w:rsidR="00D5041C" w:rsidRPr="00D5041C" w:rsidRDefault="00D5041C" w:rsidP="00D5041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20.</w:t>
      </w:r>
      <w:r w:rsidRPr="00D5041C">
        <w:rPr>
          <w:rFonts w:ascii="Times New Roman" w:eastAsia="Times New Roman" w:hAnsi="Times New Roman" w:cs="David"/>
          <w:sz w:val="20"/>
          <w:szCs w:val="24"/>
          <w:rtl/>
          <w:lang w:eastAsia="he-IL"/>
        </w:rPr>
        <w:tab/>
        <w:t>כל תכנית ו/או מסמך אחר שידרשו במהלך התכנון והביצוע, על מנת לקבל עבודה מושלמת, בהתאם לשקול המנהל.</w:t>
      </w:r>
    </w:p>
    <w:p w14:paraId="393D501D"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037484C" w14:textId="77777777" w:rsidR="00D5041C" w:rsidRPr="00D5041C" w:rsidRDefault="003B1029" w:rsidP="00D5041C">
      <w:pPr>
        <w:widowControl w:val="0"/>
        <w:spacing w:before="0" w:beforeAutospacing="0" w:after="0" w:afterAutospacing="0" w:line="240" w:lineRule="auto"/>
        <w:ind w:left="720"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21.</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63DD4454"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3A93379D" w14:textId="77777777" w:rsidR="00D5041C" w:rsidRPr="00D5041C" w:rsidRDefault="00D5041C" w:rsidP="00D5041C">
      <w:pPr>
        <w:widowControl w:val="0"/>
        <w:spacing w:before="0" w:beforeAutospacing="0" w:after="0" w:afterAutospacing="0" w:line="360" w:lineRule="auto"/>
        <w:ind w:left="720" w:hanging="720"/>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22.</w:t>
      </w:r>
      <w:r w:rsidRPr="00D5041C">
        <w:rPr>
          <w:rFonts w:ascii="Times New Roman" w:eastAsia="Times New Roman" w:hAnsi="Times New Roman" w:cs="David"/>
          <w:sz w:val="20"/>
          <w:szCs w:val="24"/>
          <w:rtl/>
          <w:lang w:eastAsia="he-IL"/>
        </w:rPr>
        <w:tab/>
        <w:t>מובהר בזאת – שהתכניות יוכנו לפי בצוע בקטעים של הפרויקט ויכללו פתרונות לקטעי הביניים.</w:t>
      </w:r>
    </w:p>
    <w:p w14:paraId="3CC955E1" w14:textId="77777777" w:rsidR="00D5041C" w:rsidRPr="00D5041C" w:rsidRDefault="00D5041C" w:rsidP="00376E23">
      <w:pPr>
        <w:widowControl w:val="0"/>
        <w:spacing w:before="0" w:beforeAutospacing="0" w:after="0" w:afterAutospacing="0" w:line="240" w:lineRule="auto"/>
        <w:ind w:left="720" w:right="720" w:hanging="720"/>
        <w:jc w:val="both"/>
        <w:rPr>
          <w:rFonts w:ascii="Times New Roman" w:eastAsia="Times New Roman" w:hAnsi="Times New Roman" w:cs="David"/>
          <w:sz w:val="20"/>
          <w:szCs w:val="24"/>
          <w:rtl/>
        </w:rPr>
      </w:pPr>
      <w:r w:rsidRPr="00D5041C">
        <w:rPr>
          <w:rFonts w:ascii="Times New Roman" w:eastAsia="Times New Roman" w:hAnsi="Times New Roman" w:cs="David"/>
          <w:sz w:val="20"/>
          <w:szCs w:val="24"/>
          <w:rtl/>
          <w:lang w:eastAsia="he-IL"/>
        </w:rPr>
        <w:t xml:space="preserve">23. </w:t>
      </w:r>
      <w:r w:rsidRPr="00D5041C">
        <w:rPr>
          <w:rFonts w:ascii="Times New Roman" w:eastAsia="Times New Roman" w:hAnsi="Times New Roman" w:cs="David"/>
          <w:sz w:val="20"/>
          <w:szCs w:val="24"/>
          <w:rtl/>
          <w:lang w:eastAsia="he-IL"/>
        </w:rPr>
        <w:tab/>
      </w:r>
      <w:r w:rsidRPr="00D5041C">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w:t>
      </w:r>
      <w:r w:rsidR="00376E23">
        <w:rPr>
          <w:rFonts w:ascii="Times New Roman" w:eastAsia="Times New Roman" w:hAnsi="Times New Roman" w:cs="David"/>
          <w:sz w:val="20"/>
          <w:szCs w:val="24"/>
          <w:rtl/>
        </w:rPr>
        <w:t>בניינים ולעבודות פיתוח סביבתי".</w:t>
      </w:r>
    </w:p>
    <w:p w14:paraId="12F07C65"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EE0F87F"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בניה טרומית/ מתועשת:</w:t>
      </w:r>
    </w:p>
    <w:p w14:paraId="07A9F6C2"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p>
    <w:p w14:paraId="1E6C230E" w14:textId="77777777" w:rsidR="00D5041C" w:rsidRPr="00D5041C" w:rsidRDefault="00D5041C" w:rsidP="00D5041C">
      <w:pPr>
        <w:widowControl w:val="0"/>
        <w:spacing w:before="0" w:beforeAutospacing="0" w:after="0" w:afterAutospacing="0" w:line="240" w:lineRule="auto"/>
        <w:ind w:left="115" w:right="115"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 xml:space="preserve">במקרה ויוחלט על ביצוע המבנים כולם או מקצתם בבניה טרומית/מתועשת </w:t>
      </w:r>
      <w:r w:rsidR="003B1029" w:rsidRPr="00D5041C">
        <w:rPr>
          <w:rFonts w:ascii="Times New Roman" w:eastAsia="Times New Roman" w:hAnsi="Times New Roman" w:cs="David" w:hint="cs"/>
          <w:sz w:val="20"/>
          <w:szCs w:val="24"/>
          <w:rtl/>
          <w:lang w:eastAsia="he-IL"/>
        </w:rPr>
        <w:t>יידר</w:t>
      </w:r>
      <w:r w:rsidR="003B1029" w:rsidRPr="00D5041C">
        <w:rPr>
          <w:rFonts w:ascii="Times New Roman" w:eastAsia="Times New Roman" w:hAnsi="Times New Roman" w:cs="David" w:hint="eastAsia"/>
          <w:sz w:val="20"/>
          <w:szCs w:val="24"/>
          <w:rtl/>
          <w:lang w:eastAsia="he-IL"/>
        </w:rPr>
        <w:t>ש</w:t>
      </w:r>
      <w:r w:rsidRPr="00D5041C">
        <w:rPr>
          <w:rFonts w:ascii="Times New Roman" w:eastAsia="Times New Roman" w:hAnsi="Times New Roman" w:cs="David"/>
          <w:sz w:val="20"/>
          <w:szCs w:val="24"/>
          <w:rtl/>
          <w:lang w:eastAsia="he-IL"/>
        </w:rPr>
        <w:t xml:space="preserve"> המתכנן להכין, בנוסף לכל הנ"ל, גם את התכניות המתאימות לבניה טרומית/מתועשת, כולל סימון שרוולים והכנות קצה עם מידות מדויקות והנחיות ביצוע על רקע כל אלמנט ואלמנט.</w:t>
      </w:r>
    </w:p>
    <w:p w14:paraId="35899AD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B06F4C3"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54E8CCEE"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u w:val="single"/>
          <w:rtl/>
          <w:lang w:eastAsia="he-IL"/>
        </w:rPr>
        <w:t>בתכנון מערכות הספקת מים, ביוב, ניקוז ותיעול בשטחים ציבוריים</w:t>
      </w:r>
      <w:r w:rsidRPr="00D5041C">
        <w:rPr>
          <w:rFonts w:ascii="Times New Roman" w:eastAsia="Times New Roman" w:hAnsi="Times New Roman" w:cs="David"/>
          <w:sz w:val="20"/>
          <w:szCs w:val="24"/>
          <w:rtl/>
          <w:lang w:eastAsia="he-IL"/>
        </w:rPr>
        <w:t>:</w:t>
      </w:r>
    </w:p>
    <w:p w14:paraId="020ABC7A" w14:textId="77777777" w:rsidR="00D5041C" w:rsidRPr="00D5041C" w:rsidRDefault="00D5041C" w:rsidP="00D5041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70ED4B04" w14:textId="77777777" w:rsidR="00D5041C" w:rsidRPr="00D5041C" w:rsidRDefault="00D5041C" w:rsidP="00D5041C">
      <w:pPr>
        <w:widowControl w:val="0"/>
        <w:spacing w:before="0" w:beforeAutospacing="0" w:after="0" w:afterAutospacing="0" w:line="360" w:lineRule="auto"/>
        <w:ind w:left="710" w:hanging="626"/>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1.</w:t>
      </w:r>
      <w:r w:rsidRPr="00D5041C">
        <w:rPr>
          <w:rFonts w:ascii="Times New Roman" w:eastAsia="Times New Roman" w:hAnsi="Times New Roman" w:cs="David"/>
          <w:sz w:val="20"/>
          <w:szCs w:val="24"/>
          <w:rtl/>
          <w:lang w:eastAsia="he-IL"/>
        </w:rPr>
        <w:tab/>
        <w:t xml:space="preserve">תכנית כללית – תנוחה – קווי הולכה, הידרנטים, תאים והסתעפויות, חיבור לצנרת קיימת, חיבור לראשי מערכות </w:t>
      </w:r>
      <w:r w:rsidR="003B1029" w:rsidRPr="00D5041C">
        <w:rPr>
          <w:rFonts w:ascii="Times New Roman" w:eastAsia="Times New Roman" w:hAnsi="Times New Roman" w:cs="David" w:hint="cs"/>
          <w:sz w:val="20"/>
          <w:szCs w:val="24"/>
          <w:rtl/>
          <w:lang w:eastAsia="he-IL"/>
        </w:rPr>
        <w:t>השקיה</w:t>
      </w:r>
      <w:r w:rsidRPr="00D5041C">
        <w:rPr>
          <w:rFonts w:ascii="Times New Roman" w:eastAsia="Times New Roman" w:hAnsi="Times New Roman" w:cs="David"/>
          <w:sz w:val="20"/>
          <w:szCs w:val="24"/>
          <w:rtl/>
          <w:lang w:eastAsia="he-IL"/>
        </w:rPr>
        <w:t>, חיבורים למגרשים, מיקום אביזרים.</w:t>
      </w:r>
    </w:p>
    <w:p w14:paraId="5A63C939"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2.</w:t>
      </w:r>
      <w:r w:rsidR="00D5041C" w:rsidRPr="00D5041C">
        <w:rPr>
          <w:rFonts w:ascii="Times New Roman" w:eastAsia="Times New Roman" w:hAnsi="Times New Roman" w:cs="David"/>
          <w:sz w:val="20"/>
          <w:szCs w:val="24"/>
          <w:rtl/>
          <w:lang w:eastAsia="he-IL"/>
        </w:rPr>
        <w:tab/>
        <w:t>תכניות לבצוע בשלבים-כנ"ל.</w:t>
      </w:r>
    </w:p>
    <w:p w14:paraId="412B6859"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3.</w:t>
      </w:r>
      <w:r w:rsidR="00D5041C" w:rsidRPr="00D5041C">
        <w:rPr>
          <w:rFonts w:ascii="Times New Roman" w:eastAsia="Times New Roman" w:hAnsi="Times New Roman" w:cs="David"/>
          <w:sz w:val="20"/>
          <w:szCs w:val="24"/>
          <w:rtl/>
          <w:lang w:eastAsia="he-IL"/>
        </w:rPr>
        <w:tab/>
        <w:t>חתכים לאורך.</w:t>
      </w:r>
    </w:p>
    <w:p w14:paraId="394EF39A"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4.</w:t>
      </w:r>
      <w:r w:rsidR="00D5041C" w:rsidRPr="00D5041C">
        <w:rPr>
          <w:rFonts w:ascii="Times New Roman" w:eastAsia="Times New Roman" w:hAnsi="Times New Roman" w:cs="David"/>
          <w:sz w:val="20"/>
          <w:szCs w:val="24"/>
          <w:rtl/>
          <w:lang w:eastAsia="he-IL"/>
        </w:rPr>
        <w:tab/>
        <w:t>תכניות תאים – התאים, המגופים והאביזרים.</w:t>
      </w:r>
    </w:p>
    <w:p w14:paraId="24E4298C"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5.</w:t>
      </w:r>
      <w:r w:rsidR="00D5041C" w:rsidRPr="00D5041C">
        <w:rPr>
          <w:rFonts w:ascii="Times New Roman" w:eastAsia="Times New Roman" w:hAnsi="Times New Roman" w:cs="David"/>
          <w:sz w:val="20"/>
          <w:szCs w:val="24"/>
          <w:rtl/>
          <w:lang w:eastAsia="he-IL"/>
        </w:rPr>
        <w:tab/>
        <w:t>מערכות הגברת לחץ/מערכות שאיבה.</w:t>
      </w:r>
    </w:p>
    <w:p w14:paraId="601AA817" w14:textId="77777777" w:rsidR="00D5041C" w:rsidRPr="00D5041C" w:rsidRDefault="00376E23"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6.</w:t>
      </w:r>
      <w:r w:rsidR="00D5041C" w:rsidRPr="00D5041C">
        <w:rPr>
          <w:rFonts w:ascii="Times New Roman" w:eastAsia="Times New Roman" w:hAnsi="Times New Roman" w:cs="David"/>
          <w:sz w:val="20"/>
          <w:szCs w:val="24"/>
          <w:rtl/>
          <w:lang w:eastAsia="he-IL"/>
        </w:rPr>
        <w:tab/>
        <w:t>פרטים שונים.</w:t>
      </w:r>
    </w:p>
    <w:p w14:paraId="79AF5816" w14:textId="77777777" w:rsidR="00D5041C" w:rsidRPr="00D5041C" w:rsidRDefault="00D5041C"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7.</w:t>
      </w:r>
      <w:r w:rsidRPr="00D5041C">
        <w:rPr>
          <w:rFonts w:ascii="Times New Roman" w:eastAsia="Times New Roman" w:hAnsi="Times New Roman" w:cs="David"/>
          <w:sz w:val="20"/>
          <w:szCs w:val="24"/>
          <w:rtl/>
          <w:lang w:eastAsia="he-IL"/>
        </w:rPr>
        <w:tab/>
        <w:t>מפרטים מיוחדים וכתבי כמויות. אומדן מפורט.</w:t>
      </w:r>
    </w:p>
    <w:p w14:paraId="56D34D1C" w14:textId="77777777" w:rsidR="00D5041C" w:rsidRPr="00D5041C" w:rsidRDefault="00376E23" w:rsidP="00D5041C">
      <w:pPr>
        <w:widowControl w:val="0"/>
        <w:spacing w:before="0" w:beforeAutospacing="0" w:after="0" w:afterAutospacing="0" w:line="360" w:lineRule="auto"/>
        <w:ind w:left="710" w:right="720" w:hanging="6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8.</w:t>
      </w:r>
      <w:r w:rsidR="00D5041C" w:rsidRPr="00D5041C">
        <w:rPr>
          <w:rFonts w:ascii="Times New Roman" w:eastAsia="Times New Roman" w:hAnsi="Times New Roman" w:cs="David"/>
          <w:sz w:val="20"/>
          <w:szCs w:val="24"/>
          <w:rtl/>
          <w:lang w:eastAsia="he-IL"/>
        </w:rPr>
        <w:tab/>
        <w:t>כל תכנית אחרת אשר תידרש במהלך התכנון והביצוע, על מנת לקבל עבודה מושלמת, בהתאם לשקול המנהל.</w:t>
      </w:r>
    </w:p>
    <w:p w14:paraId="0342149A" w14:textId="77777777" w:rsidR="00D5041C" w:rsidRPr="00D5041C" w:rsidRDefault="003B1029" w:rsidP="00D5041C">
      <w:pPr>
        <w:widowControl w:val="0"/>
        <w:spacing w:before="0" w:beforeAutospacing="0" w:after="0" w:afterAutospacing="0" w:line="360" w:lineRule="auto"/>
        <w:ind w:left="84" w:right="84" w:firstLine="5"/>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9.</w:t>
      </w:r>
      <w:r>
        <w:rPr>
          <w:rFonts w:ascii="Times New Roman" w:eastAsia="Times New Roman" w:hAnsi="Times New Roman" w:cs="David"/>
          <w:sz w:val="20"/>
          <w:szCs w:val="24"/>
          <w:rtl/>
          <w:lang w:eastAsia="he-IL"/>
        </w:rPr>
        <w:tab/>
        <w:t>רשימות מעודכנות של ת</w:t>
      </w:r>
      <w:r w:rsidR="00D5041C" w:rsidRPr="00D5041C">
        <w:rPr>
          <w:rFonts w:ascii="Times New Roman" w:eastAsia="Times New Roman" w:hAnsi="Times New Roman" w:cs="David"/>
          <w:sz w:val="20"/>
          <w:szCs w:val="24"/>
          <w:rtl/>
          <w:lang w:eastAsia="he-IL"/>
        </w:rPr>
        <w:t>כניות כולל תאריך ומספר מהדורה – לפחות פעם בחודש.</w:t>
      </w:r>
    </w:p>
    <w:p w14:paraId="191CFADD" w14:textId="77777777" w:rsidR="00D5041C" w:rsidRPr="00D5041C" w:rsidRDefault="00376E23" w:rsidP="00376E23">
      <w:pPr>
        <w:widowControl w:val="0"/>
        <w:spacing w:before="0" w:beforeAutospacing="0" w:after="0" w:afterAutospacing="0" w:line="360" w:lineRule="auto"/>
        <w:ind w:left="793" w:right="89" w:hanging="69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10.</w:t>
      </w:r>
      <w:r w:rsidR="00D5041C" w:rsidRPr="00D5041C">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07D0BC7E" w14:textId="77777777" w:rsidR="00D5041C" w:rsidRPr="00D5041C" w:rsidRDefault="00376E23" w:rsidP="00376E23">
      <w:pPr>
        <w:widowControl w:val="0"/>
        <w:spacing w:before="0" w:beforeAutospacing="0" w:after="0" w:afterAutospacing="0" w:line="360" w:lineRule="auto"/>
        <w:ind w:left="793" w:right="89" w:hanging="709"/>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11.</w:t>
      </w:r>
      <w:r w:rsidR="00D5041C" w:rsidRPr="00D5041C">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DDBEDD6"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p>
    <w:p w14:paraId="29401032" w14:textId="77777777" w:rsidR="00D5041C" w:rsidRPr="00D5041C" w:rsidRDefault="00D5041C" w:rsidP="00D5041C">
      <w:pPr>
        <w:widowControl w:val="0"/>
        <w:spacing w:before="0" w:beforeAutospacing="0" w:after="0" w:afterAutospacing="0" w:line="360" w:lineRule="auto"/>
        <w:ind w:left="89" w:right="89" w:firstLine="5"/>
        <w:jc w:val="both"/>
        <w:rPr>
          <w:rFonts w:ascii="Times New Roman" w:eastAsia="Times New Roman" w:hAnsi="Times New Roman" w:cs="David"/>
          <w:sz w:val="20"/>
          <w:szCs w:val="24"/>
          <w:rtl/>
          <w:lang w:eastAsia="he-IL"/>
        </w:rPr>
      </w:pPr>
      <w:r w:rsidRPr="00D5041C">
        <w:rPr>
          <w:rFonts w:ascii="Times New Roman" w:eastAsia="Times New Roman" w:hAnsi="Times New Roman" w:cs="David"/>
          <w:sz w:val="20"/>
          <w:szCs w:val="24"/>
          <w:rtl/>
          <w:lang w:eastAsia="he-IL"/>
        </w:rPr>
        <w:t>כל המסמכים והתכניות יערכו בשפה העברית.</w:t>
      </w:r>
    </w:p>
    <w:p w14:paraId="19BA25E8" w14:textId="77777777" w:rsidR="00D5041C" w:rsidRPr="00D5041C" w:rsidRDefault="00D5041C" w:rsidP="00D5041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D5041C">
        <w:rPr>
          <w:rFonts w:ascii="Times New Roman" w:eastAsia="Times New Roman" w:hAnsi="Times New Roman" w:cs="David"/>
          <w:b/>
          <w:bCs/>
          <w:sz w:val="24"/>
          <w:szCs w:val="24"/>
          <w:u w:val="single"/>
          <w:rtl/>
          <w:lang w:eastAsia="he-IL"/>
        </w:rPr>
        <w:br w:type="page"/>
      </w:r>
    </w:p>
    <w:p w14:paraId="154D03A9" w14:textId="77777777" w:rsidR="00376E23" w:rsidRPr="00B27B4C" w:rsidRDefault="00376E23" w:rsidP="00376E2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46921DB8"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E8B05F1"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66FD02E"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92689F"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DC49BE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A9D4488"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E5AF2EC" w14:textId="5240CD41" w:rsidR="00376E23" w:rsidRDefault="007E1E0B"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F7FC0169C1C64FF9B95478B716D2AC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17" w:author="Meryl Etman" w:date="2020-06-23T17:37:00Z">
            <w:r w:rsidR="00043C9A">
              <w:rPr>
                <w:rFonts w:ascii="Times New Roman" w:eastAsia="Times New Roman" w:hAnsi="Times New Roman" w:cs="David" w:hint="cs"/>
                <w:color w:val="008000"/>
                <w:sz w:val="24"/>
                <w:szCs w:val="24"/>
                <w:rtl/>
                <w:lang w:eastAsia="he-IL"/>
              </w:rPr>
              <w:br/>
              <w:t>גבעת שמואל החדשה בע"מ</w:t>
            </w:r>
            <w:r w:rsidR="00043C9A">
              <w:rPr>
                <w:rFonts w:ascii="Times New Roman" w:eastAsia="Times New Roman" w:hAnsi="Times New Roman" w:cs="David" w:hint="cs"/>
                <w:color w:val="008000"/>
                <w:sz w:val="24"/>
                <w:szCs w:val="24"/>
                <w:rtl/>
                <w:lang w:eastAsia="he-IL"/>
              </w:rPr>
              <w:br/>
              <w:t>יהונתן נתניהו 1ג', אור יהודה</w:t>
            </w:r>
            <w:r w:rsidR="00043C9A">
              <w:rPr>
                <w:rFonts w:ascii="Times New Roman" w:eastAsia="Times New Roman" w:hAnsi="Times New Roman" w:cs="David" w:hint="cs"/>
                <w:color w:val="008000"/>
                <w:sz w:val="24"/>
                <w:szCs w:val="24"/>
                <w:rtl/>
                <w:lang w:eastAsia="he-IL"/>
              </w:rPr>
              <w:br/>
              <w:t>514677533</w:t>
            </w:r>
            <w:r w:rsidR="00043C9A">
              <w:rPr>
                <w:rFonts w:ascii="Times New Roman" w:eastAsia="Times New Roman" w:hAnsi="Times New Roman" w:cs="David" w:hint="cs"/>
                <w:color w:val="008000"/>
                <w:sz w:val="24"/>
                <w:szCs w:val="24"/>
                <w:rtl/>
                <w:lang w:eastAsia="he-IL"/>
              </w:rPr>
              <w:br/>
            </w:r>
          </w:ins>
        </w:sdtContent>
      </w:sdt>
      <w:r w:rsidR="00376E23" w:rsidRPr="00B27B4C">
        <w:rPr>
          <w:rFonts w:ascii="Times New Roman" w:eastAsia="Times New Roman" w:hAnsi="Times New Roman" w:cs="David" w:hint="cs"/>
          <w:color w:val="008000"/>
          <w:sz w:val="24"/>
          <w:szCs w:val="24"/>
          <w:rtl/>
          <w:lang w:eastAsia="he-IL"/>
        </w:rPr>
        <w:br/>
      </w:r>
    </w:p>
    <w:p w14:paraId="5225EF39" w14:textId="77777777" w:rsidR="00376E23" w:rsidRPr="00B27B4C" w:rsidRDefault="00376E23" w:rsidP="00376E2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4572CFC"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F6579C3"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2FD3337"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6A284BE"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3CB5CF8" w14:textId="00551E3B" w:rsidR="00376E23" w:rsidRPr="00B27B4C" w:rsidRDefault="00376E23" w:rsidP="00376E2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9AD7B58F851E442EBA4C5B05C833DE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8" w:author="Meryl Etman" w:date="2020-06-23T17:39:00Z">
            <w:r w:rsidR="00043C9A">
              <w:rPr>
                <w:rFonts w:ascii="Times New Roman" w:eastAsia="Times New Roman" w:hAnsi="Times New Roman" w:cs="David"/>
                <w:color w:val="008000"/>
                <w:sz w:val="24"/>
                <w:szCs w:val="24"/>
                <w:rtl/>
                <w:lang w:eastAsia="he-IL"/>
              </w:rPr>
              <w:t>סלע נהרי מהנדסים יועצים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5B9D3EABBB8C4597BECFB629176F49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19" w:author="Meryl Etman" w:date="2020-06-23T17:35:00Z">
            <w:r w:rsidR="00043C9A">
              <w:rPr>
                <w:rFonts w:ascii="Times New Roman" w:eastAsia="Times New Roman" w:hAnsi="Times New Roman" w:cs="David"/>
                <w:color w:val="008000"/>
                <w:sz w:val="24"/>
                <w:szCs w:val="24"/>
                <w:rtl/>
                <w:lang w:eastAsia="he-IL"/>
              </w:rPr>
              <w:t>גבעת שמואל</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0874497FEAF4AFDB1A4216A0A849CD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0" w:author="Meryl Etman" w:date="2020-06-23T17:36:00Z">
            <w:r w:rsidR="00043C9A">
              <w:rPr>
                <w:rFonts w:ascii="Times New Roman" w:eastAsia="Times New Roman" w:hAnsi="Times New Roman" w:cs="David" w:hint="cs"/>
                <w:color w:val="008000"/>
                <w:sz w:val="24"/>
                <w:szCs w:val="24"/>
                <w:rtl/>
              </w:rPr>
              <w:t>תכנון אינסטלציה מלא לבניינים, חניונים ופיתוח המגרשים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2BBA57CF" w14:textId="77777777" w:rsidR="00376E23" w:rsidRPr="00B27B4C" w:rsidRDefault="00376E23" w:rsidP="00376E2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6C75F24"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99B1BB"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84441FB"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DA3F500" w14:textId="77777777" w:rsidR="00376E23" w:rsidRPr="00B27B4C" w:rsidRDefault="00376E23" w:rsidP="00376E2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FAF164"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70B74DA"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D8E9BD9" w14:textId="77777777" w:rsidR="00376E23"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2FDA6B3" w14:textId="77777777" w:rsidR="00376E23" w:rsidRPr="00B27B4C" w:rsidRDefault="00376E23" w:rsidP="00376E2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del w:id="121" w:author="Meryl Etman" w:date="2020-07-13T10:25:00Z">
        <w:r w:rsidDel="00F71805">
          <w:rPr>
            <w:rFonts w:ascii="Times New Roman" w:eastAsia="Times New Roman" w:hAnsi="Times New Roman" w:cs="David" w:hint="cs"/>
            <w:sz w:val="20"/>
            <w:szCs w:val="24"/>
            <w:rtl/>
            <w:lang w:eastAsia="he-IL"/>
          </w:rPr>
          <w:delText xml:space="preserve">              </w:delText>
        </w:r>
      </w:del>
      <w:r>
        <w:rPr>
          <w:rFonts w:ascii="Times New Roman" w:eastAsia="Times New Roman" w:hAnsi="Times New Roman" w:cs="David" w:hint="cs"/>
          <w:sz w:val="20"/>
          <w:szCs w:val="24"/>
          <w:rtl/>
          <w:lang w:eastAsia="he-IL"/>
        </w:rPr>
        <w:t xml:space="preserve"> ___________________</w:t>
      </w:r>
    </w:p>
    <w:p w14:paraId="07F11D30" w14:textId="6E981E90" w:rsidR="00376E23" w:rsidRPr="00B27B4C" w:rsidRDefault="007E1E0B" w:rsidP="00376E2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06F6DC6C2E0D452B929737EFE18AA8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2" w:author="Meryl Etman" w:date="2020-06-23T17:39:00Z">
            <w:r w:rsidR="00043C9A">
              <w:rPr>
                <w:rFonts w:ascii="Times New Roman" w:eastAsia="Times New Roman" w:hAnsi="Times New Roman" w:cs="David"/>
                <w:color w:val="00B0F0"/>
                <w:sz w:val="20"/>
                <w:szCs w:val="24"/>
                <w:u w:val="single"/>
                <w:rtl/>
                <w:lang w:eastAsia="he-IL"/>
              </w:rPr>
              <w:t>סלע נהרי מהנדסים יועצים בע"מ</w:t>
            </w:r>
          </w:ins>
        </w:sdtContent>
      </w:sdt>
    </w:p>
    <w:p w14:paraId="47F96D2A"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6DDBCF9"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3A778B2"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ACE0F25" w14:textId="77777777" w:rsidR="00376E23" w:rsidRPr="00B27B4C" w:rsidRDefault="00376E23" w:rsidP="00376E2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E27C70D" w14:textId="77777777" w:rsidR="00376E23" w:rsidRPr="00B27B4C" w:rsidRDefault="00376E23" w:rsidP="00376E2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70BF192" w14:textId="77777777" w:rsidR="00376E23" w:rsidRPr="00B27B4C" w:rsidRDefault="00376E23" w:rsidP="00376E2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203F628E" w14:textId="4EE1B5F1"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9FF9B12AFB3B4FAC911E011022C39D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3" w:author="Meryl Etman" w:date="2020-06-23T17:37:00Z">
            <w:r w:rsidR="00043C9A">
              <w:rPr>
                <w:rFonts w:ascii="Times New Roman" w:eastAsia="Times New Roman" w:hAnsi="Times New Roman" w:cs="David" w:hint="cs"/>
                <w:color w:val="008000"/>
                <w:sz w:val="24"/>
                <w:szCs w:val="24"/>
                <w:rtl/>
                <w:lang w:eastAsia="he-IL"/>
              </w:rPr>
              <w:br/>
              <w:t>גבעת שמואל החדשה בע"מ</w:t>
            </w:r>
            <w:r w:rsidR="00043C9A">
              <w:rPr>
                <w:rFonts w:ascii="Times New Roman" w:eastAsia="Times New Roman" w:hAnsi="Times New Roman" w:cs="David" w:hint="cs"/>
                <w:color w:val="008000"/>
                <w:sz w:val="24"/>
                <w:szCs w:val="24"/>
                <w:rtl/>
                <w:lang w:eastAsia="he-IL"/>
              </w:rPr>
              <w:br/>
              <w:t>יהונתן נתניהו 1ג', אור יהודה</w:t>
            </w:r>
            <w:r w:rsidR="00043C9A">
              <w:rPr>
                <w:rFonts w:ascii="Times New Roman" w:eastAsia="Times New Roman" w:hAnsi="Times New Roman" w:cs="David" w:hint="cs"/>
                <w:color w:val="008000"/>
                <w:sz w:val="24"/>
                <w:szCs w:val="24"/>
                <w:rtl/>
                <w:lang w:eastAsia="he-IL"/>
              </w:rPr>
              <w:br/>
              <w:t>514677533</w:t>
            </w:r>
            <w:r w:rsidR="00043C9A">
              <w:rPr>
                <w:rFonts w:ascii="Times New Roman" w:eastAsia="Times New Roman" w:hAnsi="Times New Roman" w:cs="David" w:hint="cs"/>
                <w:color w:val="008000"/>
                <w:sz w:val="24"/>
                <w:szCs w:val="24"/>
                <w:rtl/>
                <w:lang w:eastAsia="he-IL"/>
              </w:rPr>
              <w:br/>
            </w:r>
          </w:ins>
        </w:sdtContent>
      </w:sdt>
    </w:p>
    <w:p w14:paraId="3AB4A67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F623A7B"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66A5D1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98153F5" w14:textId="7B25D2DD"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4E8A128C5CA46BD85D7DBB033678C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24" w:author="Meryl Etman" w:date="2020-06-23T17:35:00Z">
            <w:r w:rsidR="00043C9A">
              <w:rPr>
                <w:rFonts w:ascii="Times New Roman" w:eastAsia="Times New Roman" w:hAnsi="Times New Roman" w:cs="David" w:hint="cs"/>
                <w:color w:val="008000"/>
                <w:sz w:val="24"/>
                <w:szCs w:val="24"/>
                <w:rtl/>
                <w:lang w:eastAsia="he-IL"/>
              </w:rPr>
              <w:t>גבעת שמואל</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C9EFD291275A42F4A28A679B27D982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0-10-26T00:00:00Z">
            <w:dateFormat w:val="dd/MM/yyyy"/>
            <w:lid w:val="he-IL"/>
            <w:storeMappedDataAs w:val="dateTime"/>
            <w:calendar w:val="gregorian"/>
          </w:date>
        </w:sdtPr>
        <w:sdtEndPr>
          <w:rPr>
            <w:rFonts w:hint="cs"/>
          </w:rPr>
        </w:sdtEndPr>
        <w:sdtContent>
          <w:ins w:id="125" w:author="Meryl Etman" w:date="2020-10-26T09:09:00Z">
            <w:r w:rsidR="004A2866">
              <w:rPr>
                <w:rFonts w:ascii="Times New Roman" w:eastAsia="Times New Roman" w:hAnsi="Times New Roman" w:cs="David" w:hint="cs"/>
                <w:color w:val="008000"/>
                <w:sz w:val="24"/>
                <w:szCs w:val="24"/>
                <w:rtl/>
                <w:lang w:eastAsia="he-IL"/>
              </w:rPr>
              <w:t>‏26/10/2020</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617E9E5E"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18E571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B0BAA4"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02F50DE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E224496"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ADEBC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23B5ED3"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AB1B89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1F026C7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06F5C1"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50ECAA0"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738029F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6D72B1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579D1873" w14:textId="77777777" w:rsidR="00376E23" w:rsidRPr="00B27B4C" w:rsidRDefault="00376E23" w:rsidP="00376E2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0BFE0B9"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C1CF718" w14:textId="77777777" w:rsidR="00376E23" w:rsidRDefault="00376E23" w:rsidP="00376E2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E401E0D" w14:textId="77777777" w:rsidR="00376E23" w:rsidDel="00F71805" w:rsidRDefault="00376E23" w:rsidP="00FD7C22">
      <w:pPr>
        <w:widowControl w:val="0"/>
        <w:spacing w:before="0" w:beforeAutospacing="0" w:after="0" w:afterAutospacing="0" w:line="240" w:lineRule="auto"/>
        <w:ind w:left="4435" w:hanging="71"/>
        <w:rPr>
          <w:del w:id="126" w:author="Meryl Etman" w:date="2020-07-13T10:25:00Z"/>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0EE8A15" w14:textId="77777777" w:rsidR="00F71805" w:rsidRPr="009130F0" w:rsidRDefault="00F71805" w:rsidP="00376E23">
      <w:pPr>
        <w:widowControl w:val="0"/>
        <w:spacing w:before="0" w:beforeAutospacing="0" w:after="0" w:afterAutospacing="0" w:line="240" w:lineRule="auto"/>
        <w:ind w:left="4435" w:hanging="71"/>
        <w:rPr>
          <w:ins w:id="127" w:author="Meryl Etman" w:date="2020-07-13T10:25:00Z"/>
          <w:rFonts w:ascii="Times New Roman" w:eastAsia="Times New Roman" w:hAnsi="Times New Roman" w:cs="David"/>
          <w:sz w:val="24"/>
          <w:szCs w:val="24"/>
          <w:rtl/>
          <w:lang w:eastAsia="he-IL"/>
        </w:rPr>
      </w:pPr>
    </w:p>
    <w:p w14:paraId="1CCD9365" w14:textId="2872BF51" w:rsidR="00376E23" w:rsidRPr="009130F0" w:rsidRDefault="00376E23" w:rsidP="00FD7C2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del w:id="128" w:author="Meryl Etman" w:date="2020-07-13T10:25:00Z">
        <w:r w:rsidRPr="009130F0" w:rsidDel="00F71805">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0E3C81D2EF8742F8B95BFC9289BE97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9" w:author="Meryl Etman" w:date="2020-06-23T17:39:00Z">
            <w:r w:rsidR="00043C9A">
              <w:rPr>
                <w:rFonts w:ascii="Times New Roman" w:eastAsia="Times New Roman" w:hAnsi="Times New Roman" w:cs="David"/>
                <w:color w:val="00B0F0"/>
                <w:sz w:val="20"/>
                <w:szCs w:val="24"/>
                <w:u w:val="single"/>
                <w:rtl/>
                <w:lang w:eastAsia="he-IL"/>
              </w:rPr>
              <w:t>סלע נהרי מהנדסים יועצים בע"מ</w:t>
            </w:r>
          </w:ins>
        </w:sdtContent>
      </w:sdt>
    </w:p>
    <w:p w14:paraId="159C45C9"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72DFD6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A5FE410" w14:textId="77777777" w:rsidR="00376E23" w:rsidRDefault="00376E23" w:rsidP="00376E2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BBD0CC2"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E9F4B3C" w14:textId="77777777" w:rsidR="00376E23" w:rsidRPr="00B27B4C" w:rsidRDefault="00376E23" w:rsidP="00376E2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2016380E" w14:textId="77777777" w:rsidR="00376E23" w:rsidRPr="00B27B4C" w:rsidRDefault="00376E23" w:rsidP="00376E2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0F714336" w14:textId="77777777" w:rsidR="00376E23" w:rsidRPr="00B27B4C" w:rsidRDefault="00376E23" w:rsidP="00376E2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072C2518" w14:textId="77777777" w:rsidR="00376E23" w:rsidRPr="00B27B4C" w:rsidRDefault="00376E23" w:rsidP="00376E2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4397BF38" w14:textId="77777777" w:rsidR="00376E23" w:rsidRPr="00B27B4C" w:rsidRDefault="00376E23" w:rsidP="00376E2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2F8F9558" w14:textId="77777777" w:rsidR="00376E23" w:rsidRPr="00B27B4C" w:rsidRDefault="00376E23" w:rsidP="00376E2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2612E2E" w14:textId="77777777" w:rsidR="00376E23" w:rsidRPr="00B27B4C" w:rsidDel="00F71805" w:rsidRDefault="00376E23" w:rsidP="00376E23">
      <w:pPr>
        <w:spacing w:before="0" w:beforeAutospacing="0" w:after="0" w:afterAutospacing="0" w:line="240" w:lineRule="auto"/>
        <w:rPr>
          <w:del w:id="130" w:author="Meryl Etman" w:date="2020-07-13T10:26:00Z"/>
          <w:rFonts w:ascii="Times New Roman" w:eastAsia="Times New Roman" w:hAnsi="Times New Roman" w:cs="David"/>
          <w:sz w:val="20"/>
          <w:szCs w:val="24"/>
          <w:rtl/>
        </w:rPr>
      </w:pPr>
    </w:p>
    <w:p w14:paraId="5535730D" w14:textId="77777777" w:rsidR="001A69D5" w:rsidRPr="00134C85" w:rsidRDefault="001A69D5" w:rsidP="00376E23">
      <w:pPr>
        <w:widowControl w:val="0"/>
        <w:spacing w:before="0" w:beforeAutospacing="0" w:after="0" w:afterAutospacing="0" w:line="240" w:lineRule="auto"/>
        <w:jc w:val="both"/>
        <w:rPr>
          <w:rFonts w:ascii="David" w:hAnsi="David" w:cs="David"/>
        </w:rPr>
      </w:pPr>
    </w:p>
    <w:sectPr w:rsidR="001A69D5" w:rsidRPr="00134C85" w:rsidSect="00157ACB">
      <w:headerReference w:type="default" r:id="rId13"/>
      <w:footerReference w:type="default" r:id="rId14"/>
      <w:pgSz w:w="11906" w:h="16838"/>
      <w:pgMar w:top="1440" w:right="1800" w:bottom="1440" w:left="1800" w:header="708" w:footer="41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29580D" w14:textId="77777777" w:rsidR="00C94766" w:rsidRDefault="00C94766" w:rsidP="00AF234B">
      <w:pPr>
        <w:spacing w:before="0" w:after="0" w:line="240" w:lineRule="auto"/>
      </w:pPr>
      <w:r>
        <w:separator/>
      </w:r>
    </w:p>
  </w:endnote>
  <w:endnote w:type="continuationSeparator" w:id="0">
    <w:p w14:paraId="46F6A878" w14:textId="77777777" w:rsidR="00C94766" w:rsidRDefault="00C94766"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5"/>
      <w:gridCol w:w="1803"/>
    </w:tblGrid>
    <w:tr w:rsidR="00C94766" w:rsidRPr="00F9528C" w14:paraId="2DF5C85C" w14:textId="77777777" w:rsidTr="002F611D">
      <w:tc>
        <w:tcPr>
          <w:tcW w:w="753" w:type="dxa"/>
        </w:tcPr>
        <w:p w14:paraId="41C22902"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50AC15D4" w14:textId="105744E5" w:rsidR="00C94766" w:rsidRPr="00F9528C" w:rsidRDefault="00C94766" w:rsidP="002F611D">
              <w:pPr>
                <w:tabs>
                  <w:tab w:val="center" w:pos="4153"/>
                  <w:tab w:val="right" w:pos="8306"/>
                </w:tabs>
                <w:spacing w:before="0" w:after="0" w:line="240" w:lineRule="auto"/>
                <w:rPr>
                  <w:rFonts w:ascii="David" w:hAnsi="David"/>
                  <w:color w:val="00B0F0"/>
                  <w:sz w:val="20"/>
                  <w:szCs w:val="20"/>
                  <w:rtl/>
                </w:rPr>
              </w:pPr>
              <w:ins w:id="131" w:author="Meryl Etman" w:date="2020-06-23T17:35:00Z">
                <w:r>
                  <w:rPr>
                    <w:rFonts w:ascii="David" w:hAnsi="David"/>
                    <w:color w:val="00B0F0"/>
                    <w:sz w:val="20"/>
                    <w:szCs w:val="20"/>
                    <w:rtl/>
                  </w:rPr>
                  <w:t>סביוני גבעת שמואל</w:t>
                </w:r>
              </w:ins>
            </w:p>
          </w:tc>
        </w:sdtContent>
      </w:sdt>
      <w:tc>
        <w:tcPr>
          <w:tcW w:w="2232" w:type="dxa"/>
        </w:tcPr>
        <w:p w14:paraId="74CE59A1"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אינסטלציה</w:t>
              </w:r>
            </w:sdtContent>
          </w:sdt>
        </w:p>
      </w:tc>
      <w:tc>
        <w:tcPr>
          <w:tcW w:w="236" w:type="dxa"/>
        </w:tcPr>
        <w:p w14:paraId="2B5159BE" w14:textId="77777777" w:rsidR="00C94766" w:rsidRPr="00F9528C" w:rsidRDefault="00C94766" w:rsidP="002F611D">
          <w:pPr>
            <w:tabs>
              <w:tab w:val="center" w:pos="4153"/>
              <w:tab w:val="right" w:pos="8306"/>
            </w:tabs>
            <w:spacing w:before="0" w:after="0" w:line="240" w:lineRule="auto"/>
            <w:rPr>
              <w:rFonts w:ascii="David" w:hAnsi="David"/>
              <w:sz w:val="16"/>
              <w:szCs w:val="16"/>
              <w:rtl/>
            </w:rPr>
          </w:pPr>
        </w:p>
      </w:tc>
      <w:tc>
        <w:tcPr>
          <w:tcW w:w="1129" w:type="dxa"/>
        </w:tcPr>
        <w:p w14:paraId="6AECA95C"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42A1860" w14:textId="29ECA724" w:rsidR="00C94766" w:rsidRPr="00F9528C" w:rsidRDefault="00C94766" w:rsidP="002F611D">
              <w:pPr>
                <w:tabs>
                  <w:tab w:val="center" w:pos="4153"/>
                  <w:tab w:val="right" w:pos="8306"/>
                </w:tabs>
                <w:spacing w:before="0" w:after="0" w:line="240" w:lineRule="auto"/>
                <w:rPr>
                  <w:rFonts w:ascii="David" w:hAnsi="David"/>
                  <w:sz w:val="20"/>
                  <w:szCs w:val="20"/>
                  <w:rtl/>
                </w:rPr>
              </w:pPr>
              <w:del w:id="132" w:author="Meryl Etman" w:date="2020-06-24T13:30:00Z">
                <w:r w:rsidDel="00C97ECA">
                  <w:rPr>
                    <w:rFonts w:ascii="David" w:hAnsi="David" w:hint="cs"/>
                    <w:sz w:val="20"/>
                    <w:szCs w:val="20"/>
                  </w:rPr>
                  <w:delText>CONT-5-564</w:delText>
                </w:r>
              </w:del>
              <w:ins w:id="133" w:author="Meryl Etman" w:date="2020-06-24T13:30:00Z">
                <w:r>
                  <w:rPr>
                    <w:rFonts w:ascii="David" w:hAnsi="David" w:hint="cs"/>
                    <w:sz w:val="20"/>
                    <w:szCs w:val="20"/>
                  </w:rPr>
                  <w:t>CO</w:t>
                </w:r>
                <w:r>
                  <w:rPr>
                    <w:rFonts w:ascii="David" w:hAnsi="David" w:hint="cs"/>
                    <w:sz w:val="20"/>
                    <w:szCs w:val="20"/>
                    <w:rtl/>
                  </w:rPr>
                  <w:t>NT-10-1921</w:t>
                </w:r>
              </w:ins>
            </w:p>
          </w:tc>
        </w:sdtContent>
      </w:sdt>
    </w:tr>
    <w:tr w:rsidR="00C94766" w:rsidRPr="00F9528C" w14:paraId="24B88B43" w14:textId="77777777" w:rsidTr="002F611D">
      <w:tc>
        <w:tcPr>
          <w:tcW w:w="753" w:type="dxa"/>
        </w:tcPr>
        <w:p w14:paraId="49142EB7"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650EC49" w14:textId="59E95241" w:rsidR="00C94766" w:rsidRPr="00F9528C" w:rsidRDefault="00C94766" w:rsidP="002F611D">
              <w:pPr>
                <w:tabs>
                  <w:tab w:val="center" w:pos="4153"/>
                  <w:tab w:val="right" w:pos="8306"/>
                </w:tabs>
                <w:spacing w:before="0" w:after="0" w:line="240" w:lineRule="auto"/>
                <w:rPr>
                  <w:rFonts w:ascii="David" w:hAnsi="David"/>
                  <w:color w:val="00B0F0"/>
                  <w:sz w:val="20"/>
                  <w:szCs w:val="20"/>
                  <w:rtl/>
                </w:rPr>
              </w:pPr>
              <w:ins w:id="134" w:author="Meryl Etman" w:date="2020-06-23T17:39:00Z">
                <w:r>
                  <w:rPr>
                    <w:rFonts w:ascii="David" w:hAnsi="David"/>
                    <w:color w:val="00B0F0"/>
                    <w:sz w:val="20"/>
                    <w:szCs w:val="20"/>
                    <w:rtl/>
                  </w:rPr>
                  <w:t>סלע נהרי מהנדסים יועצים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94766" w:rsidRPr="00F9528C" w14:paraId="68AD2DCF" w14:textId="77777777" w:rsidTr="002F611D">
            <w:trPr>
              <w:trHeight w:val="201"/>
            </w:trPr>
            <w:tc>
              <w:tcPr>
                <w:tcW w:w="926" w:type="dxa"/>
              </w:tcPr>
              <w:p w14:paraId="09858324"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204AEA7" w14:textId="5FA7AE2B" w:rsidR="00C94766" w:rsidRPr="00F9528C" w:rsidRDefault="004A2866" w:rsidP="002F611D">
                    <w:pPr>
                      <w:tabs>
                        <w:tab w:val="center" w:pos="4153"/>
                        <w:tab w:val="right" w:pos="8306"/>
                      </w:tabs>
                      <w:spacing w:before="0" w:after="0" w:line="240" w:lineRule="auto"/>
                      <w:ind w:left="1" w:hanging="1"/>
                      <w:rPr>
                        <w:rFonts w:ascii="David" w:hAnsi="David"/>
                        <w:color w:val="00B0F0"/>
                        <w:sz w:val="20"/>
                        <w:szCs w:val="20"/>
                        <w:rtl/>
                      </w:rPr>
                    </w:pPr>
                    <w:ins w:id="135" w:author="Meryl Etman" w:date="2020-10-26T09:09:00Z">
                      <w:r>
                        <w:rPr>
                          <w:rFonts w:ascii="David" w:hAnsi="David" w:hint="cs"/>
                          <w:color w:val="00B0F0"/>
                          <w:sz w:val="20"/>
                          <w:szCs w:val="20"/>
                          <w:rtl/>
                        </w:rPr>
                        <w:t>0.8</w:t>
                      </w:r>
                    </w:ins>
                  </w:p>
                </w:tc>
              </w:sdtContent>
            </w:sdt>
          </w:tr>
        </w:tbl>
        <w:p w14:paraId="56C342AD"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236" w:type="dxa"/>
        </w:tcPr>
        <w:p w14:paraId="1BE1D6F1"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1129" w:type="dxa"/>
        </w:tcPr>
        <w:p w14:paraId="41FFAB33"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0857A098" w14:textId="5DC5F9EA" w:rsidR="00C94766" w:rsidRPr="00F9528C" w:rsidRDefault="007E1E0B" w:rsidP="007E1E0B">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Pr>
                  <w:rFonts w:ascii="David" w:hAnsi="David"/>
                  <w:sz w:val="20"/>
                  <w:szCs w:val="20"/>
                  <w:rtl/>
                </w:rPr>
                <w:t xml:space="preserve">     </w:t>
              </w:r>
            </w:sdtContent>
          </w:sdt>
        </w:p>
      </w:tc>
    </w:tr>
    <w:tr w:rsidR="00C94766" w:rsidRPr="00F9528C" w14:paraId="377DEF9D" w14:textId="77777777" w:rsidTr="002F611D">
      <w:trPr>
        <w:trHeight w:val="80"/>
      </w:trPr>
      <w:tc>
        <w:tcPr>
          <w:tcW w:w="753" w:type="dxa"/>
        </w:tcPr>
        <w:p w14:paraId="56C34AFA"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1883" w:type="dxa"/>
        </w:tcPr>
        <w:p w14:paraId="1D203728" w14:textId="77777777" w:rsidR="00C94766" w:rsidRPr="00F9528C" w:rsidRDefault="00C94766" w:rsidP="002F611D">
          <w:pPr>
            <w:tabs>
              <w:tab w:val="center" w:pos="4153"/>
              <w:tab w:val="right" w:pos="8306"/>
            </w:tabs>
            <w:spacing w:before="0" w:after="0" w:line="240" w:lineRule="auto"/>
            <w:rPr>
              <w:rFonts w:ascii="David" w:hAnsi="David"/>
              <w:color w:val="00B0F0"/>
              <w:sz w:val="20"/>
              <w:szCs w:val="20"/>
              <w:rtl/>
            </w:rPr>
          </w:pPr>
        </w:p>
      </w:tc>
      <w:tc>
        <w:tcPr>
          <w:tcW w:w="2232" w:type="dxa"/>
        </w:tcPr>
        <w:p w14:paraId="77F0C74E"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236" w:type="dxa"/>
        </w:tcPr>
        <w:p w14:paraId="6B1AEA01"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1129" w:type="dxa"/>
        </w:tcPr>
        <w:p w14:paraId="02900D25"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c>
        <w:tcPr>
          <w:tcW w:w="2073" w:type="dxa"/>
        </w:tcPr>
        <w:p w14:paraId="6B5503C1" w14:textId="77777777" w:rsidR="00C94766" w:rsidRPr="00F9528C" w:rsidRDefault="00C94766" w:rsidP="002F611D">
          <w:pPr>
            <w:tabs>
              <w:tab w:val="center" w:pos="4153"/>
              <w:tab w:val="right" w:pos="8306"/>
            </w:tabs>
            <w:spacing w:before="0" w:after="0" w:line="240" w:lineRule="auto"/>
            <w:rPr>
              <w:rFonts w:ascii="David" w:hAnsi="David"/>
              <w:sz w:val="20"/>
              <w:szCs w:val="20"/>
              <w:rtl/>
            </w:rPr>
          </w:pPr>
        </w:p>
      </w:tc>
    </w:tr>
  </w:tbl>
  <w:p w14:paraId="755E252F" w14:textId="77777777" w:rsidR="00C94766" w:rsidRPr="00E3073A" w:rsidRDefault="00C94766" w:rsidP="00E3073A">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6F3D4D" w14:textId="77777777" w:rsidR="00C94766" w:rsidRDefault="00C94766" w:rsidP="00AF234B">
      <w:pPr>
        <w:spacing w:before="0" w:after="0" w:line="240" w:lineRule="auto"/>
      </w:pPr>
      <w:r>
        <w:separator/>
      </w:r>
    </w:p>
  </w:footnote>
  <w:footnote w:type="continuationSeparator" w:id="0">
    <w:p w14:paraId="3BAC4721" w14:textId="77777777" w:rsidR="00C94766" w:rsidRDefault="00C94766"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2BD7BB4" w14:textId="77777777" w:rsidR="00C94766" w:rsidRDefault="00C94766">
        <w:pPr>
          <w:pStyle w:val="a3"/>
          <w:jc w:val="center"/>
        </w:pPr>
        <w:r>
          <w:fldChar w:fldCharType="begin"/>
        </w:r>
        <w:r>
          <w:instrText xml:space="preserve"> PAGE   \* MERGEFORMAT </w:instrText>
        </w:r>
        <w:r>
          <w:fldChar w:fldCharType="separate"/>
        </w:r>
        <w:r w:rsidR="007E1E0B">
          <w:rPr>
            <w:noProof/>
            <w:rtl/>
          </w:rPr>
          <w:t>9</w:t>
        </w:r>
        <w:r>
          <w:rPr>
            <w:noProof/>
          </w:rPr>
          <w:fldChar w:fldCharType="end"/>
        </w:r>
      </w:p>
    </w:sdtContent>
  </w:sdt>
  <w:p w14:paraId="2A3F7EEF" w14:textId="77777777" w:rsidR="00C94766" w:rsidRDefault="00C94766">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3">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4">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7">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8">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8">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nsid w:val="7BA40EFF"/>
    <w:multiLevelType w:val="multilevel"/>
    <w:tmpl w:val="B18CECD4"/>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7"/>
  </w:num>
  <w:num w:numId="2">
    <w:abstractNumId w:val="10"/>
  </w:num>
  <w:num w:numId="3">
    <w:abstractNumId w:val="0"/>
  </w:num>
  <w:num w:numId="4">
    <w:abstractNumId w:val="9"/>
  </w:num>
  <w:num w:numId="5">
    <w:abstractNumId w:val="2"/>
  </w:num>
  <w:num w:numId="6">
    <w:abstractNumId w:val="3"/>
  </w:num>
  <w:num w:numId="7">
    <w:abstractNumId w:val="5"/>
  </w:num>
  <w:num w:numId="8">
    <w:abstractNumId w:val="20"/>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19"/>
  </w:num>
  <w:num w:numId="23">
    <w:abstractNumId w:val="22"/>
  </w:num>
  <w:num w:numId="24">
    <w:abstractNumId w:val="4"/>
  </w:num>
  <w:num w:numId="25">
    <w:abstractNumId w:val="8"/>
  </w:num>
  <w:num w:numId="26">
    <w:abstractNumId w:val="12"/>
  </w:num>
  <w:num w:numId="27">
    <w:abstractNumId w:val="11"/>
  </w:num>
  <w:num w:numId="28">
    <w:abstractNumId w:val="15"/>
  </w:num>
  <w:num w:numId="29">
    <w:abstractNumId w:val="14"/>
  </w:num>
  <w:num w:numId="30">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3310"/>
    <w:rsid w:val="00043C9A"/>
    <w:rsid w:val="00083EF4"/>
    <w:rsid w:val="0011634B"/>
    <w:rsid w:val="00130BD3"/>
    <w:rsid w:val="00134C85"/>
    <w:rsid w:val="00157ACB"/>
    <w:rsid w:val="00195FFC"/>
    <w:rsid w:val="001A0C3C"/>
    <w:rsid w:val="001A69D5"/>
    <w:rsid w:val="00214ACF"/>
    <w:rsid w:val="002443A2"/>
    <w:rsid w:val="002554B5"/>
    <w:rsid w:val="002F611D"/>
    <w:rsid w:val="003235F8"/>
    <w:rsid w:val="00376E23"/>
    <w:rsid w:val="003B1029"/>
    <w:rsid w:val="003B5234"/>
    <w:rsid w:val="004A2866"/>
    <w:rsid w:val="004A4AB7"/>
    <w:rsid w:val="00552E11"/>
    <w:rsid w:val="0057206A"/>
    <w:rsid w:val="005A3D56"/>
    <w:rsid w:val="005C3F6F"/>
    <w:rsid w:val="00607939"/>
    <w:rsid w:val="0072103C"/>
    <w:rsid w:val="00760132"/>
    <w:rsid w:val="00762A58"/>
    <w:rsid w:val="007B54F0"/>
    <w:rsid w:val="007E1E0B"/>
    <w:rsid w:val="007E40BD"/>
    <w:rsid w:val="008C64C6"/>
    <w:rsid w:val="00942177"/>
    <w:rsid w:val="009435BC"/>
    <w:rsid w:val="009906BE"/>
    <w:rsid w:val="009D5E94"/>
    <w:rsid w:val="00AD2AC9"/>
    <w:rsid w:val="00AF234B"/>
    <w:rsid w:val="00B2329A"/>
    <w:rsid w:val="00B55126"/>
    <w:rsid w:val="00B66D2C"/>
    <w:rsid w:val="00BC51AD"/>
    <w:rsid w:val="00BE17B4"/>
    <w:rsid w:val="00C10D56"/>
    <w:rsid w:val="00C43473"/>
    <w:rsid w:val="00C94766"/>
    <w:rsid w:val="00C97ECA"/>
    <w:rsid w:val="00D13234"/>
    <w:rsid w:val="00D5041C"/>
    <w:rsid w:val="00E3073A"/>
    <w:rsid w:val="00E679C7"/>
    <w:rsid w:val="00E779BE"/>
    <w:rsid w:val="00EB51FD"/>
    <w:rsid w:val="00EC37B6"/>
    <w:rsid w:val="00F71805"/>
    <w:rsid w:val="00F722D4"/>
    <w:rsid w:val="00FD7C22"/>
    <w:rsid w:val="00FF5D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E83B809"/>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0">
    <w:name w:val="כותרת 1 תו"/>
    <w:basedOn w:val="a0"/>
    <w:link w:val="1"/>
    <w:rsid w:val="00D5041C"/>
    <w:rPr>
      <w:rFonts w:ascii="Times New Roman" w:eastAsia="Times New Roman" w:hAnsi="Times New Roman" w:cs="David"/>
      <w:sz w:val="20"/>
      <w:szCs w:val="24"/>
      <w:lang w:eastAsia="he-IL"/>
    </w:rPr>
  </w:style>
  <w:style w:type="character" w:customStyle="1" w:styleId="20">
    <w:name w:val="כותרת 2 תו"/>
    <w:basedOn w:val="a0"/>
    <w:link w:val="2"/>
    <w:rsid w:val="00D5041C"/>
    <w:rPr>
      <w:rFonts w:ascii="Times New Roman" w:eastAsia="Times New Roman" w:hAnsi="Times New Roman" w:cs="David"/>
      <w:bCs/>
      <w:sz w:val="20"/>
      <w:szCs w:val="24"/>
      <w:lang w:eastAsia="he-IL"/>
    </w:rPr>
  </w:style>
  <w:style w:type="character" w:customStyle="1" w:styleId="30">
    <w:name w:val="כותרת 3 תו"/>
    <w:basedOn w:val="a0"/>
    <w:link w:val="3"/>
    <w:rsid w:val="00D5041C"/>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D5041C"/>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D5041C"/>
    <w:rPr>
      <w:rFonts w:ascii="Times New Roman" w:eastAsia="Times New Roman" w:hAnsi="Times New Roman" w:cs="David"/>
      <w:sz w:val="20"/>
      <w:szCs w:val="24"/>
      <w:lang w:eastAsia="he-IL"/>
    </w:rPr>
  </w:style>
  <w:style w:type="character" w:customStyle="1" w:styleId="60">
    <w:name w:val="כותרת 6 תו"/>
    <w:basedOn w:val="a0"/>
    <w:link w:val="6"/>
    <w:rsid w:val="00D5041C"/>
    <w:rPr>
      <w:rFonts w:ascii="Times New Roman" w:eastAsia="Times New Roman" w:hAnsi="Times New Roman" w:cs="David"/>
      <w:sz w:val="20"/>
      <w:szCs w:val="24"/>
      <w:u w:val="single"/>
      <w:lang w:eastAsia="he-IL"/>
    </w:rPr>
  </w:style>
  <w:style w:type="character" w:customStyle="1" w:styleId="70">
    <w:name w:val="כותרת 7 תו"/>
    <w:basedOn w:val="a0"/>
    <w:link w:val="7"/>
    <w:rsid w:val="00D5041C"/>
    <w:rPr>
      <w:rFonts w:ascii="Times New Roman" w:eastAsia="Times New Roman" w:hAnsi="Times New Roman" w:cs="David"/>
      <w:sz w:val="20"/>
      <w:szCs w:val="24"/>
      <w:lang w:eastAsia="he-IL"/>
    </w:rPr>
  </w:style>
  <w:style w:type="character" w:customStyle="1" w:styleId="80">
    <w:name w:val="כותרת 8 תו"/>
    <w:basedOn w:val="a0"/>
    <w:link w:val="8"/>
    <w:rsid w:val="00D5041C"/>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D5041C"/>
    <w:rPr>
      <w:rFonts w:ascii="Times New Roman" w:eastAsia="Times New Roman" w:hAnsi="Times New Roman" w:cs="David"/>
      <w:bCs/>
      <w:sz w:val="20"/>
      <w:szCs w:val="24"/>
      <w:u w:val="single"/>
      <w:lang w:eastAsia="he-IL"/>
    </w:rPr>
  </w:style>
  <w:style w:type="numbering" w:customStyle="1" w:styleId="NoList1">
    <w:name w:val="No List1"/>
    <w:next w:val="a2"/>
    <w:semiHidden/>
    <w:rsid w:val="00D5041C"/>
  </w:style>
  <w:style w:type="paragraph" w:styleId="a9">
    <w:name w:val="Body Text"/>
    <w:basedOn w:val="a"/>
    <w:link w:val="aa"/>
    <w:rsid w:val="00D5041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D5041C"/>
    <w:rPr>
      <w:rFonts w:ascii="Times New Roman" w:eastAsia="Times New Roman" w:hAnsi="Times New Roman" w:cs="David"/>
      <w:sz w:val="20"/>
      <w:szCs w:val="24"/>
      <w:lang w:eastAsia="he-IL"/>
    </w:rPr>
  </w:style>
  <w:style w:type="paragraph" w:styleId="ab">
    <w:name w:val="Title"/>
    <w:basedOn w:val="a"/>
    <w:link w:val="ac"/>
    <w:qFormat/>
    <w:rsid w:val="00D5041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D5041C"/>
    <w:rPr>
      <w:rFonts w:ascii="Times New Roman" w:eastAsia="Times New Roman" w:hAnsi="Times New Roman" w:cs="David"/>
      <w:bCs/>
      <w:i/>
      <w:iCs/>
      <w:sz w:val="32"/>
      <w:szCs w:val="32"/>
      <w:u w:val="single"/>
      <w:lang w:eastAsia="he-IL"/>
    </w:rPr>
  </w:style>
  <w:style w:type="character" w:styleId="ad">
    <w:name w:val="page number"/>
    <w:basedOn w:val="a0"/>
    <w:rsid w:val="00D5041C"/>
  </w:style>
  <w:style w:type="paragraph" w:styleId="ae">
    <w:name w:val="Block Text"/>
    <w:basedOn w:val="a"/>
    <w:rsid w:val="00D5041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D5041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1">
    <w:name w:val="חתימה1"/>
    <w:basedOn w:val="a"/>
    <w:rsid w:val="00D5041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D5041C"/>
    <w:pPr>
      <w:ind w:left="540" w:hanging="540"/>
    </w:pPr>
    <w:rPr>
      <w:szCs w:val="22"/>
    </w:rPr>
  </w:style>
  <w:style w:type="paragraph" w:customStyle="1" w:styleId="af0">
    <w:name w:val="חתימה קו אחד"/>
    <w:basedOn w:val="11"/>
    <w:rsid w:val="00D5041C"/>
    <w:pPr>
      <w:tabs>
        <w:tab w:val="left" w:pos="2880"/>
        <w:tab w:val="left" w:pos="5220"/>
        <w:tab w:val="left" w:pos="7740"/>
      </w:tabs>
      <w:ind w:left="360"/>
    </w:pPr>
    <w:rPr>
      <w:sz w:val="22"/>
      <w:szCs w:val="22"/>
    </w:rPr>
  </w:style>
  <w:style w:type="paragraph" w:customStyle="1" w:styleId="12">
    <w:name w:val="חתימה קו 1 נקודות"/>
    <w:basedOn w:val="11"/>
    <w:rsid w:val="00D5041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D5041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D5041C"/>
    <w:rPr>
      <w:rFonts w:ascii="Tahoma" w:eastAsia="Times New Roman" w:hAnsi="Tahoma" w:cs="Tahoma"/>
      <w:sz w:val="16"/>
      <w:szCs w:val="16"/>
      <w:lang w:eastAsia="he-IL"/>
    </w:rPr>
  </w:style>
  <w:style w:type="paragraph" w:customStyle="1" w:styleId="Heading11">
    <w:name w:val="Heading 11"/>
    <w:basedOn w:val="a"/>
    <w:next w:val="a"/>
    <w:rsid w:val="00D5041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D5041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D5041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D5041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D5041C"/>
    <w:rPr>
      <w:rFonts w:cs="Times New Roman"/>
    </w:rPr>
  </w:style>
  <w:style w:type="paragraph" w:styleId="31">
    <w:name w:val="Body Text Indent 3"/>
    <w:basedOn w:val="a"/>
    <w:link w:val="32"/>
    <w:rsid w:val="00D5041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D5041C"/>
    <w:rPr>
      <w:rFonts w:ascii="Times New Roman" w:eastAsia="Times New Roman" w:hAnsi="Times New Roman" w:cs="David"/>
      <w:sz w:val="24"/>
      <w:szCs w:val="24"/>
      <w:lang w:eastAsia="he-IL"/>
    </w:rPr>
  </w:style>
  <w:style w:type="paragraph" w:styleId="21">
    <w:name w:val="Body Text Indent 2"/>
    <w:basedOn w:val="a"/>
    <w:link w:val="22"/>
    <w:rsid w:val="00D5041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D5041C"/>
    <w:rPr>
      <w:rFonts w:ascii="Times New Roman" w:eastAsia="Times New Roman" w:hAnsi="Times New Roman" w:cs="David"/>
      <w:sz w:val="20"/>
      <w:szCs w:val="24"/>
      <w:lang w:eastAsia="he-IL"/>
    </w:rPr>
  </w:style>
  <w:style w:type="paragraph" w:customStyle="1" w:styleId="af3">
    <w:name w:val="סגנון"/>
    <w:basedOn w:val="a"/>
    <w:next w:val="ae"/>
    <w:rsid w:val="00D5041C"/>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D5041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D5041C"/>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D5041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D5041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D5041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D5041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D5041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D5041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157ACB"/>
    <w:pPr>
      <w:widowControl w:val="0"/>
      <w:spacing w:before="0" w:beforeAutospacing="0" w:after="0" w:afterAutospacing="0" w:line="240" w:lineRule="auto"/>
      <w:ind w:left="2880" w:firstLine="720"/>
    </w:pPr>
    <w:rPr>
      <w:rFonts w:ascii="Times New Roman" w:eastAsia="Times New Roman" w:hAnsi="Times New Roman" w:cs="David"/>
      <w:color w:val="00B050"/>
      <w:sz w:val="24"/>
      <w:szCs w:val="24"/>
    </w:rPr>
  </w:style>
  <w:style w:type="character" w:customStyle="1" w:styleId="AutoFieldChar">
    <w:name w:val="AutoField Char"/>
    <w:basedOn w:val="a0"/>
    <w:link w:val="AutoField"/>
    <w:rsid w:val="00157ACB"/>
    <w:rPr>
      <w:rFonts w:ascii="Times New Roman" w:eastAsia="Times New Roman" w:hAnsi="Times New Roman" w:cs="David"/>
      <w:color w:val="00B050"/>
      <w:sz w:val="24"/>
      <w:szCs w:val="24"/>
    </w:rPr>
  </w:style>
  <w:style w:type="table" w:customStyle="1" w:styleId="13">
    <w:name w:val="רשת טבלה1"/>
    <w:basedOn w:val="a1"/>
    <w:next w:val="a8"/>
    <w:rsid w:val="00E3073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6">
    <w:name w:val="היסט_כפול"/>
    <w:basedOn w:val="a"/>
    <w:rsid w:val="00B5512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226AC273D3F4E6CAAF1A52358881299"/>
        <w:category>
          <w:name w:val="General"/>
          <w:gallery w:val="placeholder"/>
        </w:category>
        <w:types>
          <w:type w:val="bbPlcHdr"/>
        </w:types>
        <w:behaviors>
          <w:behavior w:val="content"/>
        </w:behaviors>
        <w:guid w:val="{BB0748DF-3D7F-4760-8C08-FDE28C82BD52}"/>
      </w:docPartPr>
      <w:docPartBody>
        <w:p w:rsidR="00B73DB2" w:rsidRDefault="00B73DB2">
          <w:r w:rsidRPr="007C17E5">
            <w:rPr>
              <w:rStyle w:val="a3"/>
              <w:rtl/>
            </w:rPr>
            <w:t>[תאריך חתימת חוזה]</w:t>
          </w:r>
        </w:p>
      </w:docPartBody>
    </w:docPart>
    <w:docPart>
      <w:docPartPr>
        <w:name w:val="476C15DBD088473383292B2804A97FE5"/>
        <w:category>
          <w:name w:val="General"/>
          <w:gallery w:val="placeholder"/>
        </w:category>
        <w:types>
          <w:type w:val="bbPlcHdr"/>
        </w:types>
        <w:behaviors>
          <w:behavior w:val="content"/>
        </w:behaviors>
        <w:guid w:val="{D8B1D81E-C63A-49F0-9DFE-9ECC14525099}"/>
      </w:docPartPr>
      <w:docPartBody>
        <w:p w:rsidR="00B73DB2" w:rsidRDefault="00B73DB2">
          <w:r w:rsidRPr="007C17E5">
            <w:rPr>
              <w:rStyle w:val="a3"/>
              <w:rtl/>
            </w:rPr>
            <w:t>[צד א בחוזה]</w:t>
          </w:r>
        </w:p>
      </w:docPartBody>
    </w:docPart>
    <w:docPart>
      <w:docPartPr>
        <w:name w:val="72B65892A11B484888C904D5B4890B2D"/>
        <w:category>
          <w:name w:val="General"/>
          <w:gallery w:val="placeholder"/>
        </w:category>
        <w:types>
          <w:type w:val="bbPlcHdr"/>
        </w:types>
        <w:behaviors>
          <w:behavior w:val="content"/>
        </w:behaviors>
        <w:guid w:val="{A33BB659-B021-45B2-A128-BC9A24AD5D1D}"/>
      </w:docPartPr>
      <w:docPartBody>
        <w:p w:rsidR="00B73DB2" w:rsidRDefault="00B73DB2">
          <w:r w:rsidRPr="007C17E5">
            <w:rPr>
              <w:rStyle w:val="a3"/>
              <w:rtl/>
            </w:rPr>
            <w:t>[צדדים נוספים]</w:t>
          </w:r>
        </w:p>
      </w:docPartBody>
    </w:docPart>
    <w:docPart>
      <w:docPartPr>
        <w:name w:val="1BAE42EE48284ACCA4FBC1924D94B524"/>
        <w:category>
          <w:name w:val="General"/>
          <w:gallery w:val="placeholder"/>
        </w:category>
        <w:types>
          <w:type w:val="bbPlcHdr"/>
        </w:types>
        <w:behaviors>
          <w:behavior w:val="content"/>
        </w:behaviors>
        <w:guid w:val="{358C8755-2B04-4D41-A2BA-11F3F3A504CD}"/>
      </w:docPartPr>
      <w:docPartBody>
        <w:p w:rsidR="00B73DB2" w:rsidRDefault="00B73DB2">
          <w:r w:rsidRPr="007C17E5">
            <w:rPr>
              <w:rStyle w:val="a3"/>
              <w:rtl/>
            </w:rPr>
            <w:t>[סוג מדד כותרת]</w:t>
          </w:r>
        </w:p>
      </w:docPartBody>
    </w:docPart>
    <w:docPart>
      <w:docPartPr>
        <w:name w:val="B492CDB91D6346BDA8DC762FB3E83A62"/>
        <w:category>
          <w:name w:val="General"/>
          <w:gallery w:val="placeholder"/>
        </w:category>
        <w:types>
          <w:type w:val="bbPlcHdr"/>
        </w:types>
        <w:behaviors>
          <w:behavior w:val="content"/>
        </w:behaviors>
        <w:guid w:val="{2A639453-D4E2-48C0-8D40-28DA4A603AB6}"/>
      </w:docPartPr>
      <w:docPartBody>
        <w:p w:rsidR="00B73DB2" w:rsidRDefault="00B73DB2">
          <w:r w:rsidRPr="007C17E5">
            <w:rPr>
              <w:rStyle w:val="a3"/>
              <w:rtl/>
            </w:rPr>
            <w:t>[מדד בגין/ידוע - כותרת]</w:t>
          </w:r>
        </w:p>
      </w:docPartBody>
    </w:docPart>
    <w:docPart>
      <w:docPartPr>
        <w:name w:val="7DD84DD36D45418B95F7D038FEC09862"/>
        <w:category>
          <w:name w:val="General"/>
          <w:gallery w:val="placeholder"/>
        </w:category>
        <w:types>
          <w:type w:val="bbPlcHdr"/>
        </w:types>
        <w:behaviors>
          <w:behavior w:val="content"/>
        </w:behaviors>
        <w:guid w:val="{A84C7C31-A660-4B39-99F5-01006AB8E5FE}"/>
      </w:docPartPr>
      <w:docPartBody>
        <w:p w:rsidR="00B73DB2" w:rsidRDefault="00B73DB2">
          <w:r w:rsidRPr="007C17E5">
            <w:rPr>
              <w:rStyle w:val="a3"/>
              <w:rtl/>
            </w:rPr>
            <w:t>[מדד בסיס]</w:t>
          </w:r>
        </w:p>
      </w:docPartBody>
    </w:docPart>
    <w:docPart>
      <w:docPartPr>
        <w:name w:val="A51FD5E1BCFF4ADC80000592604A3017"/>
        <w:category>
          <w:name w:val="General"/>
          <w:gallery w:val="placeholder"/>
        </w:category>
        <w:types>
          <w:type w:val="bbPlcHdr"/>
        </w:types>
        <w:behaviors>
          <w:behavior w:val="content"/>
        </w:behaviors>
        <w:guid w:val="{1564F69A-E568-46B8-9FAD-D0F7671F0E58}"/>
      </w:docPartPr>
      <w:docPartBody>
        <w:p w:rsidR="00B73DB2" w:rsidRDefault="00B73DB2">
          <w:r w:rsidRPr="007C17E5">
            <w:rPr>
              <w:rStyle w:val="a3"/>
              <w:rtl/>
            </w:rPr>
            <w:t>[נקודות מדד]</w:t>
          </w:r>
        </w:p>
      </w:docPartBody>
    </w:docPart>
    <w:docPart>
      <w:docPartPr>
        <w:name w:val="A1413FD318714DC8A2BF7A12D5A1C5B7"/>
        <w:category>
          <w:name w:val="כללי"/>
          <w:gallery w:val="placeholder"/>
        </w:category>
        <w:types>
          <w:type w:val="bbPlcHdr"/>
        </w:types>
        <w:behaviors>
          <w:behavior w:val="content"/>
        </w:behaviors>
        <w:guid w:val="{1EB5C676-4584-4EA1-8CB0-994AB38E0203}"/>
      </w:docPartPr>
      <w:docPartBody>
        <w:p w:rsidR="00EF2CBA" w:rsidRDefault="00EF2CBA" w:rsidP="00EF2CBA">
          <w:pPr>
            <w:pStyle w:val="A1413FD318714DC8A2BF7A12D5A1C5B7"/>
          </w:pPr>
          <w:r w:rsidRPr="00F11BAF">
            <w:rPr>
              <w:rStyle w:val="a3"/>
              <w:rtl/>
            </w:rPr>
            <w:t>[שם הפרויקט]</w:t>
          </w:r>
        </w:p>
      </w:docPartBody>
    </w:docPart>
    <w:docPart>
      <w:docPartPr>
        <w:name w:val="0057C61F6CAC431EB3A623A0FD33627E"/>
        <w:category>
          <w:name w:val="כללי"/>
          <w:gallery w:val="placeholder"/>
        </w:category>
        <w:types>
          <w:type w:val="bbPlcHdr"/>
        </w:types>
        <w:behaviors>
          <w:behavior w:val="content"/>
        </w:behaviors>
        <w:guid w:val="{E4A2818F-8B2F-4B62-8556-9C4AE84E48C6}"/>
      </w:docPartPr>
      <w:docPartBody>
        <w:p w:rsidR="00EF2CBA" w:rsidRDefault="00EF2CBA" w:rsidP="00EF2CBA">
          <w:pPr>
            <w:pStyle w:val="0057C61F6CAC431EB3A623A0FD33627E"/>
          </w:pPr>
          <w:r w:rsidRPr="00F11BAF">
            <w:rPr>
              <w:rStyle w:val="a3"/>
              <w:rtl/>
            </w:rPr>
            <w:t>[שם אתר]</w:t>
          </w:r>
        </w:p>
      </w:docPartBody>
    </w:docPart>
    <w:docPart>
      <w:docPartPr>
        <w:name w:val="5B68E65BF72D436F9D5BE80DC68E0892"/>
        <w:category>
          <w:name w:val="כללי"/>
          <w:gallery w:val="placeholder"/>
        </w:category>
        <w:types>
          <w:type w:val="bbPlcHdr"/>
        </w:types>
        <w:behaviors>
          <w:behavior w:val="content"/>
        </w:behaviors>
        <w:guid w:val="{91281934-DA21-482D-8F66-FA87C828BC53}"/>
      </w:docPartPr>
      <w:docPartBody>
        <w:p w:rsidR="00EF2CBA" w:rsidRDefault="00EF2CBA" w:rsidP="00EF2CBA">
          <w:pPr>
            <w:pStyle w:val="5B68E65BF72D436F9D5BE80DC68E0892"/>
          </w:pPr>
          <w:r w:rsidRPr="009C4355">
            <w:rPr>
              <w:rStyle w:val="a3"/>
              <w:rtl/>
            </w:rPr>
            <w:t>[שם ספק]</w:t>
          </w:r>
        </w:p>
      </w:docPartBody>
    </w:docPart>
    <w:docPart>
      <w:docPartPr>
        <w:name w:val="BBA07540F712486E8E12B661680B4957"/>
        <w:category>
          <w:name w:val="כללי"/>
          <w:gallery w:val="placeholder"/>
        </w:category>
        <w:types>
          <w:type w:val="bbPlcHdr"/>
        </w:types>
        <w:behaviors>
          <w:behavior w:val="content"/>
        </w:behaviors>
        <w:guid w:val="{5806E2DF-105A-4C99-8005-05A662F36ADE}"/>
      </w:docPartPr>
      <w:docPartBody>
        <w:p w:rsidR="00EF2CBA" w:rsidRDefault="00EF2CBA" w:rsidP="00EF2CBA">
          <w:pPr>
            <w:pStyle w:val="BBA07540F712486E8E12B661680B4957"/>
          </w:pPr>
          <w:r w:rsidRPr="003E6FC4">
            <w:rPr>
              <w:rStyle w:val="a3"/>
              <w:rtl/>
            </w:rPr>
            <w:t>[שם צד א]</w:t>
          </w:r>
        </w:p>
      </w:docPartBody>
    </w:docPart>
    <w:docPart>
      <w:docPartPr>
        <w:name w:val="00EC962128234030B2A6BC68637CCF48"/>
        <w:category>
          <w:name w:val="כללי"/>
          <w:gallery w:val="placeholder"/>
        </w:category>
        <w:types>
          <w:type w:val="bbPlcHdr"/>
        </w:types>
        <w:behaviors>
          <w:behavior w:val="content"/>
        </w:behaviors>
        <w:guid w:val="{3FDAA6EA-931C-4290-B7F8-ACD0DE2135E4}"/>
      </w:docPartPr>
      <w:docPartBody>
        <w:p w:rsidR="00EF2CBA" w:rsidRDefault="00EF2CBA" w:rsidP="00EF2CBA">
          <w:pPr>
            <w:pStyle w:val="00EC962128234030B2A6BC68637CCF48"/>
          </w:pPr>
          <w:r w:rsidRPr="003059F5">
            <w:rPr>
              <w:rStyle w:val="a3"/>
              <w:rtl/>
            </w:rPr>
            <w:t>[רשות מקומית]</w:t>
          </w:r>
        </w:p>
      </w:docPartBody>
    </w:docPart>
    <w:docPart>
      <w:docPartPr>
        <w:name w:val="9F6A738F28EB498B98EDCC15346474A7"/>
        <w:category>
          <w:name w:val="כללי"/>
          <w:gallery w:val="placeholder"/>
        </w:category>
        <w:types>
          <w:type w:val="bbPlcHdr"/>
        </w:types>
        <w:behaviors>
          <w:behavior w:val="content"/>
        </w:behaviors>
        <w:guid w:val="{E34EF165-6CFC-4739-98BA-1D845EB7CD17}"/>
      </w:docPartPr>
      <w:docPartBody>
        <w:p w:rsidR="00EF2CBA" w:rsidRDefault="00EF2CBA" w:rsidP="00EF2CBA">
          <w:pPr>
            <w:pStyle w:val="9F6A738F28EB498B98EDCC15346474A7"/>
          </w:pPr>
          <w:r w:rsidRPr="003059F5">
            <w:rPr>
              <w:rStyle w:val="a3"/>
              <w:rtl/>
            </w:rPr>
            <w:t>[שם אתר]</w:t>
          </w:r>
        </w:p>
      </w:docPartBody>
    </w:docPart>
    <w:docPart>
      <w:docPartPr>
        <w:name w:val="59074C93D53E40388754F7D5C48F1C4D"/>
        <w:category>
          <w:name w:val="כללי"/>
          <w:gallery w:val="placeholder"/>
        </w:category>
        <w:types>
          <w:type w:val="bbPlcHdr"/>
        </w:types>
        <w:behaviors>
          <w:behavior w:val="content"/>
        </w:behaviors>
        <w:guid w:val="{F6F18926-AA78-4983-89DC-0F5B14895CFB}"/>
      </w:docPartPr>
      <w:docPartBody>
        <w:p w:rsidR="00EF2CBA" w:rsidRDefault="00EF2CBA" w:rsidP="00EF2CBA">
          <w:pPr>
            <w:pStyle w:val="59074C93D53E40388754F7D5C48F1C4D"/>
          </w:pPr>
          <w:r w:rsidRPr="003059F5">
            <w:rPr>
              <w:rStyle w:val="a3"/>
              <w:rtl/>
            </w:rPr>
            <w:t>[שם הפרויקט]</w:t>
          </w:r>
        </w:p>
      </w:docPartBody>
    </w:docPart>
    <w:docPart>
      <w:docPartPr>
        <w:name w:val="4E5A61218BF648E0A1C1A6031086B6CD"/>
        <w:category>
          <w:name w:val="כללי"/>
          <w:gallery w:val="placeholder"/>
        </w:category>
        <w:types>
          <w:type w:val="bbPlcHdr"/>
        </w:types>
        <w:behaviors>
          <w:behavior w:val="content"/>
        </w:behaviors>
        <w:guid w:val="{907BBD6B-0C23-432D-B2D5-8557462124B4}"/>
      </w:docPartPr>
      <w:docPartBody>
        <w:p w:rsidR="00EF2CBA" w:rsidRDefault="00EF2CBA" w:rsidP="00EF2CBA">
          <w:pPr>
            <w:pStyle w:val="4E5A61218BF648E0A1C1A6031086B6CD"/>
          </w:pPr>
          <w:r w:rsidRPr="003059F5">
            <w:rPr>
              <w:rStyle w:val="a3"/>
              <w:rtl/>
            </w:rPr>
            <w:t>[שדה נוסף 2]</w:t>
          </w:r>
        </w:p>
      </w:docPartBody>
    </w:docPart>
    <w:docPart>
      <w:docPartPr>
        <w:name w:val="549EC076CFB2410A95D248BC39C16974"/>
        <w:category>
          <w:name w:val="כללי"/>
          <w:gallery w:val="placeholder"/>
        </w:category>
        <w:types>
          <w:type w:val="bbPlcHdr"/>
        </w:types>
        <w:behaviors>
          <w:behavior w:val="content"/>
        </w:behaviors>
        <w:guid w:val="{790AD7B2-00A7-4F21-9731-D01402A0D035}"/>
      </w:docPartPr>
      <w:docPartBody>
        <w:p w:rsidR="00EF2CBA" w:rsidRDefault="00EF2CBA" w:rsidP="00EF2CBA">
          <w:pPr>
            <w:pStyle w:val="549EC076CFB2410A95D248BC39C16974"/>
          </w:pPr>
          <w:r w:rsidRPr="003059F5">
            <w:rPr>
              <w:rStyle w:val="a3"/>
              <w:rtl/>
            </w:rPr>
            <w:t>[שדה נוסף 1]</w:t>
          </w:r>
        </w:p>
      </w:docPartBody>
    </w:docPart>
    <w:docPart>
      <w:docPartPr>
        <w:name w:val="A65E97B1817B4415919AA9527C26DE1B"/>
        <w:category>
          <w:name w:val="כללי"/>
          <w:gallery w:val="placeholder"/>
        </w:category>
        <w:types>
          <w:type w:val="bbPlcHdr"/>
        </w:types>
        <w:behaviors>
          <w:behavior w:val="content"/>
        </w:behaviors>
        <w:guid w:val="{EEF45C63-C7D7-4B62-8435-75DC2F091297}"/>
      </w:docPartPr>
      <w:docPartBody>
        <w:p w:rsidR="00EF2CBA" w:rsidRDefault="00EF2CBA" w:rsidP="00EF2CBA">
          <w:pPr>
            <w:pStyle w:val="A65E97B1817B4415919AA9527C26DE1B"/>
          </w:pPr>
          <w:r w:rsidRPr="003059F5">
            <w:rPr>
              <w:rStyle w:val="a3"/>
              <w:rtl/>
            </w:rPr>
            <w:t>[רשות מקומית]</w:t>
          </w:r>
        </w:p>
      </w:docPartBody>
    </w:docPart>
    <w:docPart>
      <w:docPartPr>
        <w:name w:val="6AE45B1BA4C04264B08E75810D6113FC"/>
        <w:category>
          <w:name w:val="כללי"/>
          <w:gallery w:val="placeholder"/>
        </w:category>
        <w:types>
          <w:type w:val="bbPlcHdr"/>
        </w:types>
        <w:behaviors>
          <w:behavior w:val="content"/>
        </w:behaviors>
        <w:guid w:val="{D17B371E-4563-40A4-B839-69A97761BA71}"/>
      </w:docPartPr>
      <w:docPartBody>
        <w:p w:rsidR="00EF2CBA" w:rsidRDefault="00EF2CBA" w:rsidP="00EF2CBA">
          <w:pPr>
            <w:pStyle w:val="6AE45B1BA4C04264B08E75810D6113FC"/>
          </w:pPr>
          <w:r w:rsidRPr="003059F5">
            <w:rPr>
              <w:rStyle w:val="a3"/>
              <w:rtl/>
            </w:rPr>
            <w:t>[שדה נוסף 3]</w:t>
          </w:r>
        </w:p>
      </w:docPartBody>
    </w:docPart>
    <w:docPart>
      <w:docPartPr>
        <w:name w:val="F1C98DFE8A4145D680B8A5703411C0CE"/>
        <w:category>
          <w:name w:val="כללי"/>
          <w:gallery w:val="placeholder"/>
        </w:category>
        <w:types>
          <w:type w:val="bbPlcHdr"/>
        </w:types>
        <w:behaviors>
          <w:behavior w:val="content"/>
        </w:behaviors>
        <w:guid w:val="{B2A6BDE4-83F7-4CE4-A5B7-98CBC5C6C755}"/>
      </w:docPartPr>
      <w:docPartBody>
        <w:p w:rsidR="00EF2CBA" w:rsidRDefault="00EF2CBA" w:rsidP="00EF2CBA">
          <w:pPr>
            <w:pStyle w:val="F1C98DFE8A4145D680B8A5703411C0CE"/>
          </w:pPr>
          <w:r w:rsidRPr="003059F5">
            <w:rPr>
              <w:rStyle w:val="a3"/>
              <w:rtl/>
            </w:rPr>
            <w:t>[שדה נוסף 4]</w:t>
          </w:r>
        </w:p>
      </w:docPartBody>
    </w:docPart>
    <w:docPart>
      <w:docPartPr>
        <w:name w:val="459AC62360D34F09825B5C5AC32BC665"/>
        <w:category>
          <w:name w:val="כללי"/>
          <w:gallery w:val="placeholder"/>
        </w:category>
        <w:types>
          <w:type w:val="bbPlcHdr"/>
        </w:types>
        <w:behaviors>
          <w:behavior w:val="content"/>
        </w:behaviors>
        <w:guid w:val="{8435A3A7-B75D-4C3D-B1AE-D0C26C7B26B5}"/>
      </w:docPartPr>
      <w:docPartBody>
        <w:p w:rsidR="00EF2CBA" w:rsidRDefault="00EF2CBA" w:rsidP="00EF2CBA">
          <w:pPr>
            <w:pStyle w:val="459AC62360D34F09825B5C5AC32BC665"/>
          </w:pPr>
          <w:r w:rsidRPr="003059F5">
            <w:rPr>
              <w:rStyle w:val="a3"/>
              <w:rtl/>
            </w:rPr>
            <w:t>[שדה נוסף 5]</w:t>
          </w:r>
        </w:p>
      </w:docPartBody>
    </w:docPart>
    <w:docPart>
      <w:docPartPr>
        <w:name w:val="ADFFCEF9AE7740CD8694B98161CD6759"/>
        <w:category>
          <w:name w:val="כללי"/>
          <w:gallery w:val="placeholder"/>
        </w:category>
        <w:types>
          <w:type w:val="bbPlcHdr"/>
        </w:types>
        <w:behaviors>
          <w:behavior w:val="content"/>
        </w:behaviors>
        <w:guid w:val="{691769E3-0BA0-4EEF-B82A-E7FC7F4E0366}"/>
      </w:docPartPr>
      <w:docPartBody>
        <w:p w:rsidR="00EF2CBA" w:rsidRDefault="00EF2CBA" w:rsidP="00EF2CBA">
          <w:pPr>
            <w:pStyle w:val="ADFFCEF9AE7740CD8694B98161CD6759"/>
          </w:pPr>
          <w:r w:rsidRPr="003059F5">
            <w:rPr>
              <w:rStyle w:val="a3"/>
              <w:rtl/>
            </w:rPr>
            <w:t>[שדה נוסף 6]</w:t>
          </w:r>
        </w:p>
      </w:docPartBody>
    </w:docPart>
    <w:docPart>
      <w:docPartPr>
        <w:name w:val="7A5AF8DA36E44E3A9AF7695ECA1397E0"/>
        <w:category>
          <w:name w:val="כללי"/>
          <w:gallery w:val="placeholder"/>
        </w:category>
        <w:types>
          <w:type w:val="bbPlcHdr"/>
        </w:types>
        <w:behaviors>
          <w:behavior w:val="content"/>
        </w:behaviors>
        <w:guid w:val="{821BD928-69FA-4635-A5D2-192AFA9E651D}"/>
      </w:docPartPr>
      <w:docPartBody>
        <w:p w:rsidR="00EF2CBA" w:rsidRDefault="00EF2CBA" w:rsidP="00EF2CBA">
          <w:pPr>
            <w:pStyle w:val="7A5AF8DA36E44E3A9AF7695ECA1397E0"/>
          </w:pPr>
          <w:r w:rsidRPr="003059F5">
            <w:rPr>
              <w:rStyle w:val="a3"/>
              <w:rtl/>
            </w:rPr>
            <w:t>[אחוז השתתפות צד א]</w:t>
          </w:r>
        </w:p>
      </w:docPartBody>
    </w:docPart>
    <w:docPart>
      <w:docPartPr>
        <w:name w:val="AACD79CBFFFB42B39D76FC08D28DD871"/>
        <w:category>
          <w:name w:val="כללי"/>
          <w:gallery w:val="placeholder"/>
        </w:category>
        <w:types>
          <w:type w:val="bbPlcHdr"/>
        </w:types>
        <w:behaviors>
          <w:behavior w:val="content"/>
        </w:behaviors>
        <w:guid w:val="{0C07B161-A729-4BB2-A8EC-C1DB08FE83D0}"/>
      </w:docPartPr>
      <w:docPartBody>
        <w:p w:rsidR="00794045" w:rsidRDefault="00EF2CBA" w:rsidP="00EF2CBA">
          <w:pPr>
            <w:pStyle w:val="AACD79CBFFFB42B39D76FC08D28DD871"/>
          </w:pPr>
          <w:r w:rsidRPr="003059F5">
            <w:rPr>
              <w:rStyle w:val="a3"/>
              <w:rtl/>
            </w:rPr>
            <w:t>[תאריך חתימת חוזה]</w:t>
          </w:r>
        </w:p>
      </w:docPartBody>
    </w:docPart>
    <w:docPart>
      <w:docPartPr>
        <w:name w:val="2BD06C91D9704C678FC87A05848727C6"/>
        <w:category>
          <w:name w:val="כללי"/>
          <w:gallery w:val="placeholder"/>
        </w:category>
        <w:types>
          <w:type w:val="bbPlcHdr"/>
        </w:types>
        <w:behaviors>
          <w:behavior w:val="content"/>
        </w:behaviors>
        <w:guid w:val="{DDD4113D-1623-48F8-A652-E8F78A067F07}"/>
      </w:docPartPr>
      <w:docPartBody>
        <w:p w:rsidR="00794045" w:rsidRDefault="00EF2CBA" w:rsidP="00EF2CBA">
          <w:pPr>
            <w:pStyle w:val="2BD06C91D9704C678FC87A05848727C6"/>
          </w:pPr>
          <w:r w:rsidRPr="0027244C">
            <w:rPr>
              <w:rStyle w:val="a3"/>
              <w:rtl/>
            </w:rPr>
            <w:t>[צד א בחוזה]</w:t>
          </w:r>
        </w:p>
      </w:docPartBody>
    </w:docPart>
    <w:docPart>
      <w:docPartPr>
        <w:name w:val="435F9F9459634E40A07AD4BCE3872737"/>
        <w:category>
          <w:name w:val="כללי"/>
          <w:gallery w:val="placeholder"/>
        </w:category>
        <w:types>
          <w:type w:val="bbPlcHdr"/>
        </w:types>
        <w:behaviors>
          <w:behavior w:val="content"/>
        </w:behaviors>
        <w:guid w:val="{63CDF63B-CA47-4744-B950-8C2866DF9B6A}"/>
      </w:docPartPr>
      <w:docPartBody>
        <w:p w:rsidR="00794045" w:rsidRDefault="00EF2CBA" w:rsidP="00EF2CBA">
          <w:pPr>
            <w:pStyle w:val="435F9F9459634E40A07AD4BCE3872737"/>
          </w:pPr>
          <w:r w:rsidRPr="003059F5">
            <w:rPr>
              <w:rStyle w:val="a3"/>
              <w:rtl/>
            </w:rPr>
            <w:t>[שם ספק]</w:t>
          </w:r>
        </w:p>
      </w:docPartBody>
    </w:docPart>
    <w:docPart>
      <w:docPartPr>
        <w:name w:val="11068D67D1FD4F0D87F5579299C7A310"/>
        <w:category>
          <w:name w:val="כללי"/>
          <w:gallery w:val="placeholder"/>
        </w:category>
        <w:types>
          <w:type w:val="bbPlcHdr"/>
        </w:types>
        <w:behaviors>
          <w:behavior w:val="content"/>
        </w:behaviors>
        <w:guid w:val="{1BE23BA8-3BC7-4D0A-9401-0192FA312B98}"/>
      </w:docPartPr>
      <w:docPartBody>
        <w:p w:rsidR="00794045" w:rsidRDefault="00EF2CBA" w:rsidP="00EF2CBA">
          <w:pPr>
            <w:pStyle w:val="11068D67D1FD4F0D87F5579299C7A310"/>
          </w:pPr>
          <w:r w:rsidRPr="003059F5">
            <w:rPr>
              <w:rStyle w:val="a3"/>
              <w:rtl/>
            </w:rPr>
            <w:t>[שם ספק]</w:t>
          </w:r>
        </w:p>
      </w:docPartBody>
    </w:docPart>
    <w:docPart>
      <w:docPartPr>
        <w:name w:val="65FF367F3D794C52A89E033DCFC5BF4C"/>
        <w:category>
          <w:name w:val="כללי"/>
          <w:gallery w:val="placeholder"/>
        </w:category>
        <w:types>
          <w:type w:val="bbPlcHdr"/>
        </w:types>
        <w:behaviors>
          <w:behavior w:val="content"/>
        </w:behaviors>
        <w:guid w:val="{6844497A-CC2B-4C60-991C-0A1DB8127E17}"/>
      </w:docPartPr>
      <w:docPartBody>
        <w:p w:rsidR="00794045" w:rsidRDefault="00EF2CBA" w:rsidP="00EF2CBA">
          <w:pPr>
            <w:pStyle w:val="65FF367F3D794C52A89E033DCFC5BF4C"/>
          </w:pPr>
          <w:r w:rsidRPr="003059F5">
            <w:rPr>
              <w:rStyle w:val="a3"/>
              <w:rtl/>
            </w:rPr>
            <w:t>[שם ספק]</w:t>
          </w:r>
        </w:p>
      </w:docPartBody>
    </w:docPart>
    <w:docPart>
      <w:docPartPr>
        <w:name w:val="3C8A99C3F3B64AF484D2CEAC0A3F8258"/>
        <w:category>
          <w:name w:val="כללי"/>
          <w:gallery w:val="placeholder"/>
        </w:category>
        <w:types>
          <w:type w:val="bbPlcHdr"/>
        </w:types>
        <w:behaviors>
          <w:behavior w:val="content"/>
        </w:behaviors>
        <w:guid w:val="{AE6A0D19-0D2E-406B-A034-87B4567BD2B0}"/>
      </w:docPartPr>
      <w:docPartBody>
        <w:p w:rsidR="00794045" w:rsidRDefault="00EF2CBA" w:rsidP="00EF2CBA">
          <w:pPr>
            <w:pStyle w:val="3C8A99C3F3B64AF484D2CEAC0A3F8258"/>
          </w:pPr>
          <w:r w:rsidRPr="003059F5">
            <w:rPr>
              <w:rStyle w:val="a3"/>
              <w:rtl/>
            </w:rPr>
            <w:t>[שם ספק]</w:t>
          </w:r>
        </w:p>
      </w:docPartBody>
    </w:docPart>
    <w:docPart>
      <w:docPartPr>
        <w:name w:val="CD58228F60F3434095C5533111444E00"/>
        <w:category>
          <w:name w:val="כללי"/>
          <w:gallery w:val="placeholder"/>
        </w:category>
        <w:types>
          <w:type w:val="bbPlcHdr"/>
        </w:types>
        <w:behaviors>
          <w:behavior w:val="content"/>
        </w:behaviors>
        <w:guid w:val="{D2B00649-67CC-4265-B272-E7B9B0A850CB}"/>
      </w:docPartPr>
      <w:docPartBody>
        <w:p w:rsidR="00794045" w:rsidRDefault="00EF2CBA" w:rsidP="00EF2CBA">
          <w:pPr>
            <w:pStyle w:val="CD58228F60F3434095C5533111444E00"/>
          </w:pPr>
          <w:r w:rsidRPr="003059F5">
            <w:rPr>
              <w:rStyle w:val="a3"/>
              <w:rtl/>
            </w:rPr>
            <w:t>[תבנית חוזה]</w:t>
          </w:r>
        </w:p>
      </w:docPartBody>
    </w:docPart>
    <w:docPart>
      <w:docPartPr>
        <w:name w:val="3A5942328A5F4B28911FFAC50D61018B"/>
        <w:category>
          <w:name w:val="כללי"/>
          <w:gallery w:val="placeholder"/>
        </w:category>
        <w:types>
          <w:type w:val="bbPlcHdr"/>
        </w:types>
        <w:behaviors>
          <w:behavior w:val="content"/>
        </w:behaviors>
        <w:guid w:val="{28117442-4FB0-42C1-B72A-8D8AD5CF4E5E}"/>
      </w:docPartPr>
      <w:docPartBody>
        <w:p w:rsidR="00794045" w:rsidRDefault="00EF2CBA" w:rsidP="00EF2CBA">
          <w:pPr>
            <w:pStyle w:val="3A5942328A5F4B28911FFAC50D61018B"/>
          </w:pPr>
          <w:r w:rsidRPr="009D00D7">
            <w:rPr>
              <w:rStyle w:val="a3"/>
              <w:rtl/>
            </w:rPr>
            <w:t>[שם הפרויקט]</w:t>
          </w:r>
        </w:p>
      </w:docPartBody>
    </w:docPart>
    <w:docPart>
      <w:docPartPr>
        <w:name w:val="609E1CBC48D244179D31B76676E138F2"/>
        <w:category>
          <w:name w:val="כללי"/>
          <w:gallery w:val="placeholder"/>
        </w:category>
        <w:types>
          <w:type w:val="bbPlcHdr"/>
        </w:types>
        <w:behaviors>
          <w:behavior w:val="content"/>
        </w:behaviors>
        <w:guid w:val="{82B23625-A93D-4FE5-8E7E-0CE1ABA85DE0}"/>
      </w:docPartPr>
      <w:docPartBody>
        <w:p w:rsidR="00794045" w:rsidRDefault="00EF2CBA" w:rsidP="00EF2CBA">
          <w:pPr>
            <w:pStyle w:val="609E1CBC48D244179D31B76676E138F2"/>
          </w:pPr>
          <w:r w:rsidRPr="003059F5">
            <w:rPr>
              <w:rStyle w:val="a3"/>
              <w:rtl/>
            </w:rPr>
            <w:t>[שם ספק]</w:t>
          </w:r>
        </w:p>
      </w:docPartBody>
    </w:docPart>
    <w:docPart>
      <w:docPartPr>
        <w:name w:val="2D45D964A4C34104A117AFC744DD6C0E"/>
        <w:category>
          <w:name w:val="כללי"/>
          <w:gallery w:val="placeholder"/>
        </w:category>
        <w:types>
          <w:type w:val="bbPlcHdr"/>
        </w:types>
        <w:behaviors>
          <w:behavior w:val="content"/>
        </w:behaviors>
        <w:guid w:val="{CBB45849-6C4A-439B-A762-FF55A5F4BAF4}"/>
      </w:docPartPr>
      <w:docPartBody>
        <w:p w:rsidR="00794045" w:rsidRDefault="00EF2CBA" w:rsidP="00EF2CBA">
          <w:pPr>
            <w:pStyle w:val="2D45D964A4C34104A117AFC744DD6C0E"/>
          </w:pPr>
          <w:r w:rsidRPr="003059F5">
            <w:rPr>
              <w:rStyle w:val="a3"/>
              <w:rtl/>
            </w:rPr>
            <w:t>[שם ספק]</w:t>
          </w:r>
        </w:p>
      </w:docPartBody>
    </w:docPart>
    <w:docPart>
      <w:docPartPr>
        <w:name w:val="406B29B8B9134B0A8659AB16EB19A34F"/>
        <w:category>
          <w:name w:val="כללי"/>
          <w:gallery w:val="placeholder"/>
        </w:category>
        <w:types>
          <w:type w:val="bbPlcHdr"/>
        </w:types>
        <w:behaviors>
          <w:behavior w:val="content"/>
        </w:behaviors>
        <w:guid w:val="{5E764F99-F8D4-4557-9991-180802781D03}"/>
      </w:docPartPr>
      <w:docPartBody>
        <w:p w:rsidR="00794045" w:rsidRDefault="00EF2CBA" w:rsidP="00EF2CBA">
          <w:pPr>
            <w:pStyle w:val="406B29B8B9134B0A8659AB16EB19A34F"/>
          </w:pPr>
          <w:r w:rsidRPr="009C4355">
            <w:rPr>
              <w:rStyle w:val="a3"/>
              <w:rtl/>
            </w:rPr>
            <w:t>[שם ספק]</w:t>
          </w:r>
        </w:p>
      </w:docPartBody>
    </w:docPart>
    <w:docPart>
      <w:docPartPr>
        <w:name w:val="F7FC0169C1C64FF9B95478B716D2AC94"/>
        <w:category>
          <w:name w:val="כללי"/>
          <w:gallery w:val="placeholder"/>
        </w:category>
        <w:types>
          <w:type w:val="bbPlcHdr"/>
        </w:types>
        <w:behaviors>
          <w:behavior w:val="content"/>
        </w:behaviors>
        <w:guid w:val="{24E1B542-8B37-4E8A-99F0-4BCBDFDA7F33}"/>
      </w:docPartPr>
      <w:docPartBody>
        <w:p w:rsidR="00794045" w:rsidRDefault="00EF2CBA" w:rsidP="00EF2CBA">
          <w:pPr>
            <w:pStyle w:val="F7FC0169C1C64FF9B95478B716D2AC94"/>
          </w:pPr>
          <w:r w:rsidRPr="00C5438E">
            <w:rPr>
              <w:rStyle w:val="a3"/>
              <w:rtl/>
            </w:rPr>
            <w:t>[צד א בחוזה]</w:t>
          </w:r>
        </w:p>
      </w:docPartBody>
    </w:docPart>
    <w:docPart>
      <w:docPartPr>
        <w:name w:val="9AD7B58F851E442EBA4C5B05C833DEFF"/>
        <w:category>
          <w:name w:val="כללי"/>
          <w:gallery w:val="placeholder"/>
        </w:category>
        <w:types>
          <w:type w:val="bbPlcHdr"/>
        </w:types>
        <w:behaviors>
          <w:behavior w:val="content"/>
        </w:behaviors>
        <w:guid w:val="{8094A95F-6165-49DD-9A99-B6FD0B45A3DD}"/>
      </w:docPartPr>
      <w:docPartBody>
        <w:p w:rsidR="00794045" w:rsidRDefault="00EF2CBA" w:rsidP="00EF2CBA">
          <w:pPr>
            <w:pStyle w:val="9AD7B58F851E442EBA4C5B05C833DEFF"/>
          </w:pPr>
          <w:r w:rsidRPr="003059F5">
            <w:rPr>
              <w:rStyle w:val="a3"/>
              <w:rtl/>
            </w:rPr>
            <w:t>[שם ספק]</w:t>
          </w:r>
        </w:p>
      </w:docPartBody>
    </w:docPart>
    <w:docPart>
      <w:docPartPr>
        <w:name w:val="5B9D3EABBB8C4597BECFB629176F497D"/>
        <w:category>
          <w:name w:val="כללי"/>
          <w:gallery w:val="placeholder"/>
        </w:category>
        <w:types>
          <w:type w:val="bbPlcHdr"/>
        </w:types>
        <w:behaviors>
          <w:behavior w:val="content"/>
        </w:behaviors>
        <w:guid w:val="{F58DDFA5-E3C0-4E83-A267-7139F3A912FF}"/>
      </w:docPartPr>
      <w:docPartBody>
        <w:p w:rsidR="00794045" w:rsidRDefault="00EF2CBA" w:rsidP="00EF2CBA">
          <w:pPr>
            <w:pStyle w:val="5B9D3EABBB8C4597BECFB629176F497D"/>
          </w:pPr>
          <w:r w:rsidRPr="003059F5">
            <w:rPr>
              <w:rStyle w:val="a3"/>
              <w:rtl/>
            </w:rPr>
            <w:t>[שם אתר]</w:t>
          </w:r>
        </w:p>
      </w:docPartBody>
    </w:docPart>
    <w:docPart>
      <w:docPartPr>
        <w:name w:val="60874497FEAF4AFDB1A4216A0A849CDD"/>
        <w:category>
          <w:name w:val="כללי"/>
          <w:gallery w:val="placeholder"/>
        </w:category>
        <w:types>
          <w:type w:val="bbPlcHdr"/>
        </w:types>
        <w:behaviors>
          <w:behavior w:val="content"/>
        </w:behaviors>
        <w:guid w:val="{6BBC9C38-5421-4015-9895-DD387D63885E}"/>
      </w:docPartPr>
      <w:docPartBody>
        <w:p w:rsidR="00794045" w:rsidRDefault="00EF2CBA" w:rsidP="00EF2CBA">
          <w:pPr>
            <w:pStyle w:val="60874497FEAF4AFDB1A4216A0A849CDD"/>
          </w:pPr>
          <w:r w:rsidRPr="003059F5">
            <w:rPr>
              <w:rStyle w:val="a3"/>
              <w:rtl/>
            </w:rPr>
            <w:t>[תיאור עבודה]</w:t>
          </w:r>
        </w:p>
      </w:docPartBody>
    </w:docPart>
    <w:docPart>
      <w:docPartPr>
        <w:name w:val="06F6DC6C2E0D452B929737EFE18AA890"/>
        <w:category>
          <w:name w:val="כללי"/>
          <w:gallery w:val="placeholder"/>
        </w:category>
        <w:types>
          <w:type w:val="bbPlcHdr"/>
        </w:types>
        <w:behaviors>
          <w:behavior w:val="content"/>
        </w:behaviors>
        <w:guid w:val="{954E0F98-C5A5-4395-B361-AFC8DCFB46B0}"/>
      </w:docPartPr>
      <w:docPartBody>
        <w:p w:rsidR="00794045" w:rsidRDefault="00EF2CBA" w:rsidP="00EF2CBA">
          <w:pPr>
            <w:pStyle w:val="06F6DC6C2E0D452B929737EFE18AA890"/>
          </w:pPr>
          <w:r w:rsidRPr="009C4355">
            <w:rPr>
              <w:rStyle w:val="a3"/>
              <w:rtl/>
            </w:rPr>
            <w:t>[שם ספק]</w:t>
          </w:r>
        </w:p>
      </w:docPartBody>
    </w:docPart>
    <w:docPart>
      <w:docPartPr>
        <w:name w:val="9FF9B12AFB3B4FAC911E011022C39D49"/>
        <w:category>
          <w:name w:val="כללי"/>
          <w:gallery w:val="placeholder"/>
        </w:category>
        <w:types>
          <w:type w:val="bbPlcHdr"/>
        </w:types>
        <w:behaviors>
          <w:behavior w:val="content"/>
        </w:behaviors>
        <w:guid w:val="{ABABBD4D-0CCD-422E-B32D-042D9D9B28A2}"/>
      </w:docPartPr>
      <w:docPartBody>
        <w:p w:rsidR="00794045" w:rsidRDefault="00EF2CBA" w:rsidP="00EF2CBA">
          <w:pPr>
            <w:pStyle w:val="9FF9B12AFB3B4FAC911E011022C39D49"/>
          </w:pPr>
          <w:r w:rsidRPr="00C5438E">
            <w:rPr>
              <w:rStyle w:val="a3"/>
              <w:rtl/>
            </w:rPr>
            <w:t>[צד א בחוזה]</w:t>
          </w:r>
        </w:p>
      </w:docPartBody>
    </w:docPart>
    <w:docPart>
      <w:docPartPr>
        <w:name w:val="B4E8A128C5CA46BD85D7DBB033678CA6"/>
        <w:category>
          <w:name w:val="כללי"/>
          <w:gallery w:val="placeholder"/>
        </w:category>
        <w:types>
          <w:type w:val="bbPlcHdr"/>
        </w:types>
        <w:behaviors>
          <w:behavior w:val="content"/>
        </w:behaviors>
        <w:guid w:val="{95078BAD-4D9A-41E6-B61E-BE5E275FCE3A}"/>
      </w:docPartPr>
      <w:docPartBody>
        <w:p w:rsidR="00794045" w:rsidRDefault="00EF2CBA" w:rsidP="00EF2CBA">
          <w:pPr>
            <w:pStyle w:val="B4E8A128C5CA46BD85D7DBB033678CA6"/>
          </w:pPr>
          <w:r w:rsidRPr="003059F5">
            <w:rPr>
              <w:rStyle w:val="a3"/>
              <w:rtl/>
            </w:rPr>
            <w:t>[שם אתר]</w:t>
          </w:r>
        </w:p>
      </w:docPartBody>
    </w:docPart>
    <w:docPart>
      <w:docPartPr>
        <w:name w:val="C9EFD291275A42F4A28A679B27D98234"/>
        <w:category>
          <w:name w:val="כללי"/>
          <w:gallery w:val="placeholder"/>
        </w:category>
        <w:types>
          <w:type w:val="bbPlcHdr"/>
        </w:types>
        <w:behaviors>
          <w:behavior w:val="content"/>
        </w:behaviors>
        <w:guid w:val="{29CA6E0C-C6BB-46F8-8F40-36DBDAFD462A}"/>
      </w:docPartPr>
      <w:docPartBody>
        <w:p w:rsidR="00794045" w:rsidRDefault="00EF2CBA" w:rsidP="00EF2CBA">
          <w:pPr>
            <w:pStyle w:val="C9EFD291275A42F4A28A679B27D98234"/>
          </w:pPr>
          <w:r w:rsidRPr="003059F5">
            <w:rPr>
              <w:rStyle w:val="a3"/>
              <w:rtl/>
            </w:rPr>
            <w:t>[תאריך חתימת חוזה]</w:t>
          </w:r>
        </w:p>
      </w:docPartBody>
    </w:docPart>
    <w:docPart>
      <w:docPartPr>
        <w:name w:val="0E3C81D2EF8742F8B95BFC9289BE9749"/>
        <w:category>
          <w:name w:val="כללי"/>
          <w:gallery w:val="placeholder"/>
        </w:category>
        <w:types>
          <w:type w:val="bbPlcHdr"/>
        </w:types>
        <w:behaviors>
          <w:behavior w:val="content"/>
        </w:behaviors>
        <w:guid w:val="{A902BEB6-9392-4F6B-A8F7-AC95FBFB5703}"/>
      </w:docPartPr>
      <w:docPartBody>
        <w:p w:rsidR="00794045" w:rsidRDefault="00EF2CBA" w:rsidP="00EF2CBA">
          <w:pPr>
            <w:pStyle w:val="0E3C81D2EF8742F8B95BFC9289BE9749"/>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D4A9D"/>
    <w:rsid w:val="002A4C4E"/>
    <w:rsid w:val="003553A7"/>
    <w:rsid w:val="006865A5"/>
    <w:rsid w:val="006D7931"/>
    <w:rsid w:val="00794045"/>
    <w:rsid w:val="00B73DB2"/>
    <w:rsid w:val="00D0546D"/>
    <w:rsid w:val="00D13FDF"/>
    <w:rsid w:val="00D97D7C"/>
    <w:rsid w:val="00EF2CBA"/>
    <w:rsid w:val="00FC461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2CB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56EDFCF6EE594C829795A7D7D849102D">
    <w:name w:val="56EDFCF6EE594C829795A7D7D849102D"/>
    <w:rsid w:val="00B73DB2"/>
    <w:pPr>
      <w:bidi/>
    </w:pPr>
  </w:style>
  <w:style w:type="paragraph" w:customStyle="1" w:styleId="1E2ED8FF12894A9FAC89C4A876F155CD">
    <w:name w:val="1E2ED8FF12894A9FAC89C4A876F155CD"/>
    <w:rsid w:val="00B73DB2"/>
    <w:pPr>
      <w:bidi/>
    </w:pPr>
  </w:style>
  <w:style w:type="paragraph" w:customStyle="1" w:styleId="E03A788A86F540DD96DED95B27301EE7">
    <w:name w:val="E03A788A86F540DD96DED95B27301EE7"/>
    <w:rsid w:val="00B73DB2"/>
    <w:pPr>
      <w:bidi/>
    </w:pPr>
  </w:style>
  <w:style w:type="paragraph" w:customStyle="1" w:styleId="72AE7D8E63D54EDD8D858EC9783BAC8E">
    <w:name w:val="72AE7D8E63D54EDD8D858EC9783BAC8E"/>
    <w:rsid w:val="00B73DB2"/>
    <w:pPr>
      <w:bidi/>
    </w:pPr>
  </w:style>
  <w:style w:type="paragraph" w:customStyle="1" w:styleId="9929D44B122F49B99C5223BAFF445CE8">
    <w:name w:val="9929D44B122F49B99C5223BAFF445CE8"/>
    <w:rsid w:val="00B73DB2"/>
    <w:pPr>
      <w:bidi/>
    </w:pPr>
  </w:style>
  <w:style w:type="paragraph" w:customStyle="1" w:styleId="A1413FD318714DC8A2BF7A12D5A1C5B7">
    <w:name w:val="A1413FD318714DC8A2BF7A12D5A1C5B7"/>
    <w:rsid w:val="00EF2CBA"/>
    <w:pPr>
      <w:bidi/>
    </w:pPr>
  </w:style>
  <w:style w:type="paragraph" w:customStyle="1" w:styleId="0057C61F6CAC431EB3A623A0FD33627E">
    <w:name w:val="0057C61F6CAC431EB3A623A0FD33627E"/>
    <w:rsid w:val="00EF2CBA"/>
    <w:pPr>
      <w:bidi/>
    </w:pPr>
  </w:style>
  <w:style w:type="paragraph" w:customStyle="1" w:styleId="5B68E65BF72D436F9D5BE80DC68E0892">
    <w:name w:val="5B68E65BF72D436F9D5BE80DC68E0892"/>
    <w:rsid w:val="00EF2CBA"/>
    <w:pPr>
      <w:bidi/>
    </w:pPr>
  </w:style>
  <w:style w:type="paragraph" w:customStyle="1" w:styleId="BBA07540F712486E8E12B661680B4957">
    <w:name w:val="BBA07540F712486E8E12B661680B4957"/>
    <w:rsid w:val="00EF2CBA"/>
    <w:pPr>
      <w:bidi/>
    </w:pPr>
  </w:style>
  <w:style w:type="paragraph" w:customStyle="1" w:styleId="00EC962128234030B2A6BC68637CCF48">
    <w:name w:val="00EC962128234030B2A6BC68637CCF48"/>
    <w:rsid w:val="00EF2CBA"/>
    <w:pPr>
      <w:bidi/>
    </w:pPr>
  </w:style>
  <w:style w:type="paragraph" w:customStyle="1" w:styleId="9F6A738F28EB498B98EDCC15346474A7">
    <w:name w:val="9F6A738F28EB498B98EDCC15346474A7"/>
    <w:rsid w:val="00EF2CBA"/>
    <w:pPr>
      <w:bidi/>
    </w:pPr>
  </w:style>
  <w:style w:type="paragraph" w:customStyle="1" w:styleId="59074C93D53E40388754F7D5C48F1C4D">
    <w:name w:val="59074C93D53E40388754F7D5C48F1C4D"/>
    <w:rsid w:val="00EF2CBA"/>
    <w:pPr>
      <w:bidi/>
    </w:pPr>
  </w:style>
  <w:style w:type="paragraph" w:customStyle="1" w:styleId="4E5A61218BF648E0A1C1A6031086B6CD">
    <w:name w:val="4E5A61218BF648E0A1C1A6031086B6CD"/>
    <w:rsid w:val="00EF2CBA"/>
    <w:pPr>
      <w:bidi/>
    </w:pPr>
  </w:style>
  <w:style w:type="paragraph" w:customStyle="1" w:styleId="549EC076CFB2410A95D248BC39C16974">
    <w:name w:val="549EC076CFB2410A95D248BC39C16974"/>
    <w:rsid w:val="00EF2CBA"/>
    <w:pPr>
      <w:bidi/>
    </w:pPr>
  </w:style>
  <w:style w:type="paragraph" w:customStyle="1" w:styleId="A65E97B1817B4415919AA9527C26DE1B">
    <w:name w:val="A65E97B1817B4415919AA9527C26DE1B"/>
    <w:rsid w:val="00EF2CBA"/>
    <w:pPr>
      <w:bidi/>
    </w:pPr>
  </w:style>
  <w:style w:type="paragraph" w:customStyle="1" w:styleId="6AE45B1BA4C04264B08E75810D6113FC">
    <w:name w:val="6AE45B1BA4C04264B08E75810D6113FC"/>
    <w:rsid w:val="00EF2CBA"/>
    <w:pPr>
      <w:bidi/>
    </w:pPr>
  </w:style>
  <w:style w:type="paragraph" w:customStyle="1" w:styleId="F1C98DFE8A4145D680B8A5703411C0CE">
    <w:name w:val="F1C98DFE8A4145D680B8A5703411C0CE"/>
    <w:rsid w:val="00EF2CBA"/>
    <w:pPr>
      <w:bidi/>
    </w:pPr>
  </w:style>
  <w:style w:type="paragraph" w:customStyle="1" w:styleId="459AC62360D34F09825B5C5AC32BC665">
    <w:name w:val="459AC62360D34F09825B5C5AC32BC665"/>
    <w:rsid w:val="00EF2CBA"/>
    <w:pPr>
      <w:bidi/>
    </w:pPr>
  </w:style>
  <w:style w:type="paragraph" w:customStyle="1" w:styleId="ADFFCEF9AE7740CD8694B98161CD6759">
    <w:name w:val="ADFFCEF9AE7740CD8694B98161CD6759"/>
    <w:rsid w:val="00EF2CBA"/>
    <w:pPr>
      <w:bidi/>
    </w:pPr>
  </w:style>
  <w:style w:type="paragraph" w:customStyle="1" w:styleId="7A5AF8DA36E44E3A9AF7695ECA1397E0">
    <w:name w:val="7A5AF8DA36E44E3A9AF7695ECA1397E0"/>
    <w:rsid w:val="00EF2CBA"/>
    <w:pPr>
      <w:bidi/>
    </w:pPr>
  </w:style>
  <w:style w:type="paragraph" w:customStyle="1" w:styleId="AACD79CBFFFB42B39D76FC08D28DD871">
    <w:name w:val="AACD79CBFFFB42B39D76FC08D28DD871"/>
    <w:rsid w:val="00EF2CBA"/>
    <w:pPr>
      <w:bidi/>
    </w:pPr>
  </w:style>
  <w:style w:type="paragraph" w:customStyle="1" w:styleId="2BD06C91D9704C678FC87A05848727C6">
    <w:name w:val="2BD06C91D9704C678FC87A05848727C6"/>
    <w:rsid w:val="00EF2CBA"/>
    <w:pPr>
      <w:bidi/>
    </w:pPr>
  </w:style>
  <w:style w:type="paragraph" w:customStyle="1" w:styleId="435F9F9459634E40A07AD4BCE3872737">
    <w:name w:val="435F9F9459634E40A07AD4BCE3872737"/>
    <w:rsid w:val="00EF2CBA"/>
    <w:pPr>
      <w:bidi/>
    </w:pPr>
  </w:style>
  <w:style w:type="paragraph" w:customStyle="1" w:styleId="11068D67D1FD4F0D87F5579299C7A310">
    <w:name w:val="11068D67D1FD4F0D87F5579299C7A310"/>
    <w:rsid w:val="00EF2CBA"/>
    <w:pPr>
      <w:bidi/>
    </w:pPr>
  </w:style>
  <w:style w:type="paragraph" w:customStyle="1" w:styleId="65FF367F3D794C52A89E033DCFC5BF4C">
    <w:name w:val="65FF367F3D794C52A89E033DCFC5BF4C"/>
    <w:rsid w:val="00EF2CBA"/>
    <w:pPr>
      <w:bidi/>
    </w:pPr>
  </w:style>
  <w:style w:type="paragraph" w:customStyle="1" w:styleId="3C8A99C3F3B64AF484D2CEAC0A3F8258">
    <w:name w:val="3C8A99C3F3B64AF484D2CEAC0A3F8258"/>
    <w:rsid w:val="00EF2CBA"/>
    <w:pPr>
      <w:bidi/>
    </w:pPr>
  </w:style>
  <w:style w:type="paragraph" w:customStyle="1" w:styleId="CD58228F60F3434095C5533111444E00">
    <w:name w:val="CD58228F60F3434095C5533111444E00"/>
    <w:rsid w:val="00EF2CBA"/>
    <w:pPr>
      <w:bidi/>
    </w:pPr>
  </w:style>
  <w:style w:type="paragraph" w:customStyle="1" w:styleId="3A5942328A5F4B28911FFAC50D61018B">
    <w:name w:val="3A5942328A5F4B28911FFAC50D61018B"/>
    <w:rsid w:val="00EF2CBA"/>
    <w:pPr>
      <w:bidi/>
    </w:pPr>
  </w:style>
  <w:style w:type="paragraph" w:customStyle="1" w:styleId="609E1CBC48D244179D31B76676E138F2">
    <w:name w:val="609E1CBC48D244179D31B76676E138F2"/>
    <w:rsid w:val="00EF2CBA"/>
    <w:pPr>
      <w:bidi/>
    </w:pPr>
  </w:style>
  <w:style w:type="paragraph" w:customStyle="1" w:styleId="2D45D964A4C34104A117AFC744DD6C0E">
    <w:name w:val="2D45D964A4C34104A117AFC744DD6C0E"/>
    <w:rsid w:val="00EF2CBA"/>
    <w:pPr>
      <w:bidi/>
    </w:pPr>
  </w:style>
  <w:style w:type="paragraph" w:customStyle="1" w:styleId="406B29B8B9134B0A8659AB16EB19A34F">
    <w:name w:val="406B29B8B9134B0A8659AB16EB19A34F"/>
    <w:rsid w:val="00EF2CBA"/>
    <w:pPr>
      <w:bidi/>
    </w:pPr>
  </w:style>
  <w:style w:type="paragraph" w:customStyle="1" w:styleId="733F9DA95AE446A2A86B8100BBCC9A13">
    <w:name w:val="733F9DA95AE446A2A86B8100BBCC9A13"/>
    <w:rsid w:val="00EF2CBA"/>
    <w:pPr>
      <w:bidi/>
    </w:pPr>
  </w:style>
  <w:style w:type="paragraph" w:customStyle="1" w:styleId="DCBBBA56E35E4D5D90A6E57612C5A1B2">
    <w:name w:val="DCBBBA56E35E4D5D90A6E57612C5A1B2"/>
    <w:rsid w:val="00EF2CBA"/>
    <w:pPr>
      <w:bidi/>
    </w:pPr>
  </w:style>
  <w:style w:type="paragraph" w:customStyle="1" w:styleId="27B9A0E80EFC4821B40A3784DD2C50E3">
    <w:name w:val="27B9A0E80EFC4821B40A3784DD2C50E3"/>
    <w:rsid w:val="00EF2CBA"/>
    <w:pPr>
      <w:bidi/>
    </w:pPr>
  </w:style>
  <w:style w:type="paragraph" w:customStyle="1" w:styleId="B6AA1B1EBC0E4F6292BC70CA627AC402">
    <w:name w:val="B6AA1B1EBC0E4F6292BC70CA627AC402"/>
    <w:rsid w:val="00EF2CBA"/>
    <w:pPr>
      <w:bidi/>
    </w:pPr>
  </w:style>
  <w:style w:type="paragraph" w:customStyle="1" w:styleId="F7FC0169C1C64FF9B95478B716D2AC94">
    <w:name w:val="F7FC0169C1C64FF9B95478B716D2AC94"/>
    <w:rsid w:val="00EF2CBA"/>
    <w:pPr>
      <w:bidi/>
    </w:pPr>
  </w:style>
  <w:style w:type="paragraph" w:customStyle="1" w:styleId="9AD7B58F851E442EBA4C5B05C833DEFF">
    <w:name w:val="9AD7B58F851E442EBA4C5B05C833DEFF"/>
    <w:rsid w:val="00EF2CBA"/>
    <w:pPr>
      <w:bidi/>
    </w:pPr>
  </w:style>
  <w:style w:type="paragraph" w:customStyle="1" w:styleId="5B9D3EABBB8C4597BECFB629176F497D">
    <w:name w:val="5B9D3EABBB8C4597BECFB629176F497D"/>
    <w:rsid w:val="00EF2CBA"/>
    <w:pPr>
      <w:bidi/>
    </w:pPr>
  </w:style>
  <w:style w:type="paragraph" w:customStyle="1" w:styleId="60874497FEAF4AFDB1A4216A0A849CDD">
    <w:name w:val="60874497FEAF4AFDB1A4216A0A849CDD"/>
    <w:rsid w:val="00EF2CBA"/>
    <w:pPr>
      <w:bidi/>
    </w:pPr>
  </w:style>
  <w:style w:type="paragraph" w:customStyle="1" w:styleId="06F6DC6C2E0D452B929737EFE18AA890">
    <w:name w:val="06F6DC6C2E0D452B929737EFE18AA890"/>
    <w:rsid w:val="00EF2CBA"/>
    <w:pPr>
      <w:bidi/>
    </w:pPr>
  </w:style>
  <w:style w:type="paragraph" w:customStyle="1" w:styleId="9FF9B12AFB3B4FAC911E011022C39D49">
    <w:name w:val="9FF9B12AFB3B4FAC911E011022C39D49"/>
    <w:rsid w:val="00EF2CBA"/>
    <w:pPr>
      <w:bidi/>
    </w:pPr>
  </w:style>
  <w:style w:type="paragraph" w:customStyle="1" w:styleId="B4E8A128C5CA46BD85D7DBB033678CA6">
    <w:name w:val="B4E8A128C5CA46BD85D7DBB033678CA6"/>
    <w:rsid w:val="00EF2CBA"/>
    <w:pPr>
      <w:bidi/>
    </w:pPr>
  </w:style>
  <w:style w:type="paragraph" w:customStyle="1" w:styleId="C9EFD291275A42F4A28A679B27D98234">
    <w:name w:val="C9EFD291275A42F4A28A679B27D98234"/>
    <w:rsid w:val="00EF2CBA"/>
    <w:pPr>
      <w:bidi/>
    </w:pPr>
  </w:style>
  <w:style w:type="paragraph" w:customStyle="1" w:styleId="0E3C81D2EF8742F8B95BFC9289BE9749">
    <w:name w:val="0E3C81D2EF8742F8B95BFC9289BE9749"/>
    <w:rsid w:val="00EF2CB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1709D4C-33DC-48CC-AC7E-130A245806EE}">
  <ds:schemaRefs>
    <ds:schemaRef ds:uri="http://schemas.microsoft.com/office/2006/metadata/properties"/>
    <ds:schemaRef ds:uri="http://schemas.openxmlformats.org/package/2006/metadata/core-properties"/>
    <ds:schemaRef ds:uri="http://purl.org/dc/terms/"/>
    <ds:schemaRef ds:uri="http://purl.org/dc/elements/1.1/"/>
    <ds:schemaRef ds:uri="http://purl.org/dc/dcmitype/"/>
    <ds:schemaRef ds:uri="http://www.w3.org/XML/1998/namespace"/>
    <ds:schemaRef ds:uri="http://schemas.microsoft.com/office/2006/documentManagement/types"/>
    <ds:schemaRef ds:uri="http://schemas.microsoft.com/office/infopath/2007/PartnerControls"/>
    <ds:schemaRef ds:uri="e82e0497-401b-493b-ab66-61f85c09ed30"/>
    <ds:schemaRef ds:uri="http://schemas.microsoft.com/sharepoint/v3"/>
  </ds:schemaRefs>
</ds:datastoreItem>
</file>

<file path=customXml/itemProps2.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3.xml><?xml version="1.0" encoding="utf-8"?>
<ds:datastoreItem xmlns:ds="http://schemas.openxmlformats.org/officeDocument/2006/customXml" ds:itemID="{37CA2D80-5C87-4155-A07D-3F335FBAA16D}"/>
</file>

<file path=customXml/itemProps4.xml><?xml version="1.0" encoding="utf-8"?>
<ds:datastoreItem xmlns:ds="http://schemas.openxmlformats.org/officeDocument/2006/customXml" ds:itemID="{F601DE3B-7A46-419D-979D-387E8EA783F8}">
  <ds:schemaRefs>
    <ds:schemaRef ds:uri="http://schemas.microsoft.com/office/2006/metadata/customXsn"/>
  </ds:schemaRefs>
</ds:datastoreItem>
</file>

<file path=customXml/itemProps5.xml><?xml version="1.0" encoding="utf-8"?>
<ds:datastoreItem xmlns:ds="http://schemas.openxmlformats.org/officeDocument/2006/customXml" ds:itemID="{116273F4-D0DD-4C97-8A01-A1CFA4627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41</Pages>
  <Words>11030</Words>
  <Characters>55151</Characters>
  <Application>Microsoft Office Word</Application>
  <DocSecurity>0</DocSecurity>
  <Lines>459</Lines>
  <Paragraphs>132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14</cp:revision>
  <cp:lastPrinted>2020-09-14T13:18:00Z</cp:lastPrinted>
  <dcterms:created xsi:type="dcterms:W3CDTF">2020-06-23T14:34:00Z</dcterms:created>
  <dcterms:modified xsi:type="dcterms:W3CDTF">2020-10-26T07:10:00Z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48d2e28c-19d8-431e-ae38-63c5bc6e7ec6</vt:lpwstr>
  </property>
</Properties>
</file>