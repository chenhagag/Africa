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9D22A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lang w:eastAsia="he-IL"/>
        </w:rPr>
      </w:pPr>
      <w:bookmarkStart w:id="0" w:name="_GoBack"/>
      <w:bookmarkEnd w:id="0"/>
    </w:p>
    <w:p w14:paraId="3446DC1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7681E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663289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5189A8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6D2AE3">
        <w:rPr>
          <w:rFonts w:ascii="Times New Roman" w:eastAsia="Times New Roman" w:hAnsi="Times New Roman" w:cs="David"/>
          <w:bCs/>
          <w:i/>
          <w:iCs/>
          <w:noProof/>
          <w:sz w:val="24"/>
          <w:szCs w:val="24"/>
        </w:rPr>
        <w:drawing>
          <wp:inline distT="0" distB="0" distL="0" distR="0" wp14:anchorId="0A97C046" wp14:editId="7AB80283">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1BEDAC1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07F0209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1FDF3C"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C3BD1D"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3AE3D7"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4394E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D2AE3">
        <w:rPr>
          <w:rFonts w:ascii="Times New Roman" w:eastAsia="Times New Roman" w:hAnsi="Times New Roman" w:cs="David" w:hint="cs"/>
          <w:bCs/>
          <w:sz w:val="32"/>
          <w:szCs w:val="32"/>
          <w:u w:val="single"/>
          <w:rtl/>
          <w:lang w:eastAsia="he-IL"/>
        </w:rPr>
        <w:t>חוזה יועץ סופרפוזיציה</w:t>
      </w:r>
    </w:p>
    <w:p w14:paraId="48B568E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85EB8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A9D88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E3E93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77A639"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30A31C"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EE512C"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25F2671BF21342B5B246A0CF1F604E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4CACE352" w14:textId="75D59F22" w:rsidR="009441B2" w:rsidRPr="00B27B4C" w:rsidRDefault="001020BF"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Meryl Etman" w:date="2022-06-15T16:49:00Z">
            <w:r>
              <w:rPr>
                <w:rFonts w:ascii="Times New Roman" w:eastAsia="Times New Roman" w:hAnsi="Times New Roman" w:cs="David"/>
                <w:bCs/>
                <w:sz w:val="32"/>
                <w:szCs w:val="32"/>
                <w:u w:val="single"/>
                <w:rtl/>
                <w:lang w:eastAsia="he-IL"/>
              </w:rPr>
              <w:t>סביוני גבעת שמואל - מגרש 1004</w:t>
            </w:r>
          </w:ins>
        </w:p>
      </w:sdtContent>
    </w:sdt>
    <w:p w14:paraId="1F998E91"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5CE060F2C0C646DD8AFA016A53267F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60FF18FB" w14:textId="77777777" w:rsidR="009441B2" w:rsidRPr="00B27B4C" w:rsidRDefault="00671A4B"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Meryl Etman" w:date="2021-10-10T10:37:00Z">
            <w:r>
              <w:rPr>
                <w:rFonts w:ascii="Times New Roman" w:eastAsia="Times New Roman" w:hAnsi="Times New Roman" w:cs="David"/>
                <w:bCs/>
                <w:sz w:val="32"/>
                <w:szCs w:val="32"/>
                <w:u w:val="single"/>
                <w:rtl/>
                <w:lang w:eastAsia="he-IL"/>
              </w:rPr>
              <w:t>גבעת שמואל</w:t>
            </w:r>
          </w:ins>
        </w:p>
      </w:sdtContent>
    </w:sdt>
    <w:p w14:paraId="356E39E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AF981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6AE0B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3C441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0E191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E5CAF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A9563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5DD4C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B78FE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17AB8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1CB03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A0003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355BE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148F6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CE495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E18B2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A4B94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65A02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BDE89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8FA17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326B8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5432A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28CA6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E983B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6E275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E73EB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5EE39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4D759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A5E18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C8C0D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9AF40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90E7B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17422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50F19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50DC2A" w14:textId="77777777" w:rsidR="00C3505D" w:rsidRDefault="00C3505D"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1AF4A1" w14:textId="77777777" w:rsidR="006D2AE3" w:rsidRPr="009441B2" w:rsidRDefault="00C3505D" w:rsidP="006D2AE3">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Pr>
          <w:rFonts w:ascii="Times New Roman" w:eastAsia="Times New Roman" w:hAnsi="Times New Roman" w:cs="David" w:hint="cs"/>
          <w:bCs/>
          <w:sz w:val="32"/>
          <w:szCs w:val="32"/>
          <w:u w:val="single"/>
          <w:rtl/>
          <w:lang w:eastAsia="he-IL"/>
        </w:rPr>
        <w:t>ח</w:t>
      </w:r>
      <w:r w:rsidR="006D2AE3" w:rsidRPr="009441B2">
        <w:rPr>
          <w:rFonts w:ascii="Times New Roman" w:eastAsia="Times New Roman" w:hAnsi="Times New Roman" w:cs="David" w:hint="cs"/>
          <w:bCs/>
          <w:sz w:val="32"/>
          <w:szCs w:val="32"/>
          <w:u w:val="single"/>
          <w:rtl/>
          <w:lang w:eastAsia="he-IL"/>
        </w:rPr>
        <w:t>וזה</w:t>
      </w:r>
      <w:r w:rsidR="009441B2" w:rsidRPr="009441B2">
        <w:rPr>
          <w:rFonts w:ascii="Times New Roman" w:eastAsia="Times New Roman" w:hAnsi="Times New Roman" w:cs="David" w:hint="cs"/>
          <w:bCs/>
          <w:sz w:val="32"/>
          <w:szCs w:val="32"/>
          <w:u w:val="single"/>
          <w:rtl/>
          <w:lang w:eastAsia="he-IL"/>
        </w:rPr>
        <w:t xml:space="preserve"> </w:t>
      </w:r>
      <w:r w:rsidR="001D526A">
        <w:rPr>
          <w:rFonts w:ascii="Times New Roman" w:eastAsia="Times New Roman" w:hAnsi="Times New Roman" w:cs="David" w:hint="cs"/>
          <w:bCs/>
          <w:sz w:val="32"/>
          <w:szCs w:val="32"/>
          <w:u w:val="single"/>
          <w:rtl/>
          <w:lang w:eastAsia="he-IL"/>
        </w:rPr>
        <w:t xml:space="preserve">יועץ </w:t>
      </w:r>
      <w:r w:rsidR="009441B2" w:rsidRPr="009441B2">
        <w:rPr>
          <w:rFonts w:ascii="Times New Roman" w:eastAsia="Times New Roman" w:hAnsi="Times New Roman" w:cs="David" w:hint="cs"/>
          <w:bCs/>
          <w:sz w:val="32"/>
          <w:szCs w:val="32"/>
          <w:u w:val="single"/>
          <w:rtl/>
          <w:lang w:eastAsia="he-IL"/>
        </w:rPr>
        <w:t>סופרפוזיציה</w:t>
      </w:r>
    </w:p>
    <w:p w14:paraId="30276EE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D6400C" w14:textId="3C064E66" w:rsidR="006D2AE3" w:rsidRPr="006D2AE3" w:rsidRDefault="006D2AE3" w:rsidP="009441B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D2AE3">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4EAF696F874F4BDD9060084B94A766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7-19T00:00:00Z">
            <w:dateFormat w:val="dd/MM/yyyy"/>
            <w:lid w:val="he-IL"/>
            <w:storeMappedDataAs w:val="dateTime"/>
            <w:calendar w:val="gregorian"/>
          </w:date>
        </w:sdtPr>
        <w:sdtEndPr>
          <w:rPr>
            <w:rFonts w:hint="cs"/>
          </w:rPr>
        </w:sdtEndPr>
        <w:sdtContent>
          <w:ins w:id="3" w:author="Meryl Etman" w:date="2022-07-19T15:07:00Z">
            <w:r w:rsidR="00C12155">
              <w:rPr>
                <w:rFonts w:ascii="Times New Roman" w:eastAsia="Times New Roman" w:hAnsi="Times New Roman" w:cs="David" w:hint="cs"/>
                <w:color w:val="800080"/>
                <w:sz w:val="24"/>
                <w:szCs w:val="24"/>
                <w:rtl/>
                <w:lang w:eastAsia="he-IL"/>
              </w:rPr>
              <w:t>‏19/07/2022</w:t>
            </w:r>
          </w:ins>
        </w:sdtContent>
      </w:sdt>
    </w:p>
    <w:p w14:paraId="7D640C09"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rPr>
      </w:pPr>
    </w:p>
    <w:p w14:paraId="022EA2E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22BD4C7"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8EA8DD" w14:textId="77777777" w:rsidR="006D2AE3" w:rsidRPr="006D2AE3" w:rsidRDefault="006D2AE3" w:rsidP="006D2AE3">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6F89BAB265884B71A4BB8B391816B0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59F11D92" w14:textId="1C83EF8A" w:rsidR="006D2AE3" w:rsidRPr="009441B2" w:rsidRDefault="001020BF" w:rsidP="009441B2">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ins w:id="4" w:author="Meryl Etman" w:date="2022-06-15T16:51:00Z">
            <w:r>
              <w:rPr>
                <w:rFonts w:ascii="Times New Roman" w:eastAsia="Times New Roman" w:hAnsi="Times New Roman" w:cs="David"/>
                <w:color w:val="800080"/>
                <w:sz w:val="24"/>
                <w:szCs w:val="24"/>
                <w:rtl/>
              </w:rPr>
              <w:br/>
              <w:t>גבעת שמואל החדשה בע"מ</w:t>
            </w:r>
            <w:r>
              <w:rPr>
                <w:rFonts w:ascii="Times New Roman" w:eastAsia="Times New Roman" w:hAnsi="Times New Roman" w:cs="David"/>
                <w:color w:val="800080"/>
                <w:sz w:val="24"/>
                <w:szCs w:val="24"/>
                <w:rtl/>
              </w:rPr>
              <w:br/>
              <w:t>יהונתן נתניהו 1ג', אור יהודה</w:t>
            </w:r>
            <w:r>
              <w:rPr>
                <w:rFonts w:ascii="Times New Roman" w:eastAsia="Times New Roman" w:hAnsi="Times New Roman" w:cs="David"/>
                <w:color w:val="800080"/>
                <w:sz w:val="24"/>
                <w:szCs w:val="24"/>
                <w:rtl/>
              </w:rPr>
              <w:br/>
              <w:t>514677533</w:t>
            </w:r>
            <w:r>
              <w:rPr>
                <w:rFonts w:ascii="Times New Roman" w:eastAsia="Times New Roman" w:hAnsi="Times New Roman" w:cs="David"/>
                <w:color w:val="800080"/>
                <w:sz w:val="24"/>
                <w:szCs w:val="24"/>
                <w:rtl/>
              </w:rPr>
              <w:br/>
            </w:r>
          </w:ins>
        </w:p>
      </w:sdtContent>
    </w:sdt>
    <w:p w14:paraId="12084A7A"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(להלן: "</w:t>
      </w:r>
      <w:r w:rsidRPr="006D2AE3">
        <w:rPr>
          <w:rFonts w:ascii="Times New Roman" w:eastAsia="Times New Roman" w:hAnsi="Times New Roman" w:cs="David" w:hint="cs"/>
          <w:b/>
          <w:bCs/>
          <w:sz w:val="24"/>
          <w:szCs w:val="24"/>
          <w:rtl/>
          <w:lang w:eastAsia="he-IL"/>
        </w:rPr>
        <w:t>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Cs/>
          <w:sz w:val="24"/>
          <w:szCs w:val="24"/>
          <w:rtl/>
          <w:lang w:eastAsia="he-IL"/>
        </w:rPr>
        <w:t xml:space="preserve">       </w:t>
      </w:r>
    </w:p>
    <w:p w14:paraId="631DD507"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אחד;</w:t>
      </w:r>
    </w:p>
    <w:p w14:paraId="0A825BEA"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460CE8D7"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ל ב י ן</w:t>
      </w:r>
    </w:p>
    <w:p w14:paraId="784D48D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740960676E614932B08A4771395CEE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47F10812" w14:textId="339BA0BF" w:rsidR="009441B2" w:rsidRDefault="00B476A5" w:rsidP="009441B2">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ins w:id="5" w:author="Meryl Etman" w:date="2022-02-01T17:42:00Z">
            <w:r>
              <w:rPr>
                <w:rFonts w:ascii="Times New Roman" w:eastAsia="Times New Roman" w:hAnsi="Times New Roman" w:cs="David"/>
                <w:color w:val="800080"/>
                <w:sz w:val="24"/>
                <w:szCs w:val="24"/>
                <w:rtl/>
              </w:rPr>
              <w:br/>
              <w:t>גיא כ"ץ</w:t>
            </w:r>
            <w:r>
              <w:rPr>
                <w:rFonts w:ascii="Times New Roman" w:eastAsia="Times New Roman" w:hAnsi="Times New Roman" w:cs="David"/>
                <w:color w:val="800080"/>
                <w:sz w:val="24"/>
                <w:szCs w:val="24"/>
                <w:rtl/>
              </w:rPr>
              <w:br/>
              <w:t>האסיף 17, חיפה</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04CF86F7" w14:textId="77777777" w:rsidR="006D2AE3" w:rsidRPr="006D2AE3" w:rsidRDefault="009441B2" w:rsidP="009441B2">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(להלן: "</w:t>
      </w:r>
      <w:r w:rsidR="006D2AE3" w:rsidRPr="006D2AE3">
        <w:rPr>
          <w:rFonts w:ascii="Times New Roman" w:eastAsia="Times New Roman" w:hAnsi="Times New Roman" w:cs="David" w:hint="cs"/>
          <w:b/>
          <w:bCs/>
          <w:sz w:val="24"/>
          <w:szCs w:val="24"/>
          <w:rtl/>
          <w:lang w:eastAsia="he-IL"/>
        </w:rPr>
        <w:t>היועץ</w:t>
      </w:r>
      <w:r w:rsidR="006D2AE3" w:rsidRPr="006D2AE3">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bCs/>
          <w:sz w:val="24"/>
          <w:szCs w:val="24"/>
          <w:rtl/>
          <w:lang w:eastAsia="he-IL"/>
        </w:rPr>
        <w:t xml:space="preserve">  </w:t>
      </w:r>
    </w:p>
    <w:p w14:paraId="28795ED7"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שני;</w:t>
      </w:r>
    </w:p>
    <w:p w14:paraId="53381EEB"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2B06FBC8" w14:textId="77777777" w:rsidR="006D2AE3" w:rsidRPr="006D2AE3" w:rsidRDefault="006D2AE3" w:rsidP="006D2AE3">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והואיל:</w:t>
      </w:r>
      <w:r w:rsidRPr="006D2AE3">
        <w:rPr>
          <w:rFonts w:ascii="Times New Roman" w:eastAsia="Times New Roman" w:hAnsi="Times New Roman" w:cs="David"/>
          <w:bCs/>
          <w:sz w:val="24"/>
          <w:szCs w:val="24"/>
          <w:rtl/>
          <w:lang w:eastAsia="he-IL"/>
        </w:rPr>
        <w:tab/>
      </w:r>
      <w:r w:rsidRPr="006D2AE3">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45F5FC66" w14:textId="77777777" w:rsidR="006D2AE3" w:rsidRPr="006D2AE3" w:rsidRDefault="006D2AE3" w:rsidP="006D2AE3">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bCs/>
          <w:sz w:val="24"/>
          <w:szCs w:val="24"/>
          <w:rtl/>
          <w:lang w:eastAsia="he-IL"/>
        </w:rPr>
        <w:lastRenderedPageBreak/>
        <w:t>לפיכך הותנה והוסכם בין הצדדים כדלקמן:</w:t>
      </w:r>
    </w:p>
    <w:p w14:paraId="08E0BF9B"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מבוא</w:t>
      </w:r>
    </w:p>
    <w:p w14:paraId="31235C06" w14:textId="77777777" w:rsidR="006D2AE3" w:rsidRPr="006D2AE3" w:rsidRDefault="006D2AE3" w:rsidP="006D2AE3">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למונחים הבאים יהא הפרוש הנקוב בצידם דהיינו:</w:t>
      </w:r>
    </w:p>
    <w:p w14:paraId="348E2D4B"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D6C6B4A"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"הפרויקט"</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535CD5F1"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B885325"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"התכנית" </w:t>
      </w:r>
      <w:r w:rsidRPr="006D2AE3">
        <w:rPr>
          <w:rFonts w:ascii="Times New Roman" w:eastAsia="Times New Roman" w:hAnsi="Times New Roman" w:cs="David"/>
          <w:sz w:val="24"/>
          <w:szCs w:val="24"/>
          <w:rtl/>
          <w:lang w:eastAsia="he-IL"/>
        </w:rPr>
        <w:t>/</w:t>
      </w:r>
    </w:p>
    <w:p w14:paraId="27EA8F0E"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"המקרקעין"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6C7ED30A"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873275C"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"האתר"</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54B9D0A8"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786ADDF"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היועצים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04C932FC"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5B5A179"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התכניות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כל המסמכים שיערכו ע"י היועץ כאמור יערכו בשפה העברית.</w:t>
      </w:r>
    </w:p>
    <w:p w14:paraId="14007414"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071E3ED"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שירותי</w:t>
      </w:r>
    </w:p>
    <w:p w14:paraId="5C41F1EF"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היועץ</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p>
    <w:p w14:paraId="68EB3AF5"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השירותים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השירותים כמוגדר וכמפורט בחוזה זה ובנספח </w:t>
      </w:r>
      <w:r w:rsidRPr="006D2AE3">
        <w:rPr>
          <w:rFonts w:ascii="Times New Roman" w:eastAsia="Times New Roman" w:hAnsi="Times New Roman" w:cs="David"/>
          <w:b/>
          <w:bCs/>
          <w:sz w:val="24"/>
          <w:szCs w:val="24"/>
          <w:rtl/>
          <w:lang w:eastAsia="he-IL"/>
        </w:rPr>
        <w:t>ב'</w:t>
      </w:r>
      <w:r w:rsidRPr="006D2AE3">
        <w:rPr>
          <w:rFonts w:ascii="Times New Roman" w:eastAsia="Times New Roman" w:hAnsi="Times New Roman" w:cs="David" w:hint="cs"/>
          <w:b/>
          <w:bCs/>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w:t>
      </w:r>
    </w:p>
    <w:p w14:paraId="2341C0BE"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C8BF68B"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המנהל</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07DEAD8"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9A72AB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מקום שמדובר בחוזה זה במזמין - גם המנהל במשמע.</w:t>
      </w:r>
    </w:p>
    <w:p w14:paraId="2D1ED546"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2E89EA5"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11AECF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החוזה</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w:t>
      </w:r>
    </w:p>
    <w:p w14:paraId="0101B572"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
          <w:bCs/>
          <w:sz w:val="24"/>
          <w:szCs w:val="24"/>
          <w:rtl/>
          <w:lang w:eastAsia="he-IL"/>
        </w:rPr>
        <w:t>ההסכם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חוזה זה על נספחיו.</w:t>
      </w:r>
    </w:p>
    <w:p w14:paraId="399A979B"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7AB6D554"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הדין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כהגדרתו בחוק ה</w:t>
      </w:r>
      <w:r w:rsidRPr="006D2AE3">
        <w:rPr>
          <w:rFonts w:ascii="Times New Roman" w:eastAsia="Times New Roman" w:hAnsi="Times New Roman" w:cs="David" w:hint="cs"/>
          <w:sz w:val="24"/>
          <w:szCs w:val="24"/>
          <w:rtl/>
          <w:lang w:eastAsia="he-IL"/>
        </w:rPr>
        <w:t>פרשנות, התשמ"א-1981</w:t>
      </w:r>
      <w:r w:rsidRPr="006D2AE3">
        <w:rPr>
          <w:rFonts w:ascii="Times New Roman" w:eastAsia="Times New Roman" w:hAnsi="Times New Roman" w:cs="David"/>
          <w:sz w:val="24"/>
          <w:szCs w:val="24"/>
          <w:rtl/>
          <w:lang w:eastAsia="he-IL"/>
        </w:rPr>
        <w:t xml:space="preserve"> לרבות כל </w:t>
      </w:r>
      <w:r w:rsidRPr="006D2AE3">
        <w:rPr>
          <w:rFonts w:ascii="Times New Roman" w:eastAsia="Times New Roman" w:hAnsi="Times New Roman" w:cs="David" w:hint="cs"/>
          <w:sz w:val="24"/>
          <w:szCs w:val="24"/>
          <w:rtl/>
          <w:lang w:eastAsia="he-IL"/>
        </w:rPr>
        <w:t xml:space="preserve">תקנה ו/או </w:t>
      </w:r>
      <w:r w:rsidRPr="006D2AE3">
        <w:rPr>
          <w:rFonts w:ascii="Times New Roman" w:eastAsia="Times New Roman" w:hAnsi="Times New Roman" w:cs="David"/>
          <w:sz w:val="24"/>
          <w:szCs w:val="24"/>
          <w:rtl/>
          <w:lang w:eastAsia="he-IL"/>
        </w:rPr>
        <w:t>הוראה של רשות מוסמכת בתוקף סמכותה על פי הדין.</w:t>
      </w:r>
    </w:p>
    <w:p w14:paraId="5322FC10"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02CD818"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הרשות</w:t>
      </w:r>
    </w:p>
    <w:p w14:paraId="536AC1DF"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המקומית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419C67D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848BDE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lastRenderedPageBreak/>
        <w:t>"</w:t>
      </w:r>
      <w:r w:rsidRPr="006D2AE3">
        <w:rPr>
          <w:rFonts w:ascii="Times New Roman" w:eastAsia="Times New Roman" w:hAnsi="Times New Roman" w:cs="David"/>
          <w:b/>
          <w:bCs/>
          <w:sz w:val="24"/>
          <w:szCs w:val="24"/>
          <w:rtl/>
          <w:lang w:eastAsia="he-IL"/>
        </w:rPr>
        <w:t>חוזה</w:t>
      </w:r>
    </w:p>
    <w:p w14:paraId="09AA5177"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הפיתוח</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w:t>
      </w:r>
    </w:p>
    <w:p w14:paraId="6603F016"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401E5C20"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הכותרות בחוזה זה </w:t>
      </w:r>
      <w:r w:rsidRPr="006D2AE3">
        <w:rPr>
          <w:rFonts w:ascii="Times New Roman" w:eastAsia="Times New Roman" w:hAnsi="Times New Roman" w:cs="David" w:hint="cs"/>
          <w:sz w:val="24"/>
          <w:szCs w:val="24"/>
          <w:rtl/>
          <w:lang w:eastAsia="he-IL"/>
        </w:rPr>
        <w:t xml:space="preserve">הינן לנוחיות בלבד ובכל מקרה </w:t>
      </w:r>
      <w:r w:rsidRPr="006D2AE3">
        <w:rPr>
          <w:rFonts w:ascii="Times New Roman" w:eastAsia="Times New Roman" w:hAnsi="Times New Roman" w:cs="David"/>
          <w:sz w:val="24"/>
          <w:szCs w:val="24"/>
          <w:rtl/>
          <w:lang w:eastAsia="he-IL"/>
        </w:rPr>
        <w:t xml:space="preserve">לא ישמשו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פרש</w:t>
      </w:r>
      <w:r w:rsidRPr="006D2AE3">
        <w:rPr>
          <w:rFonts w:ascii="Times New Roman" w:eastAsia="Times New Roman" w:hAnsi="Times New Roman" w:cs="David" w:hint="cs"/>
          <w:sz w:val="24"/>
          <w:szCs w:val="24"/>
          <w:rtl/>
          <w:lang w:eastAsia="he-IL"/>
        </w:rPr>
        <w:t>נות</w:t>
      </w:r>
      <w:r w:rsidRPr="006D2AE3">
        <w:rPr>
          <w:rFonts w:ascii="Times New Roman" w:eastAsia="Times New Roman" w:hAnsi="Times New Roman" w:cs="David"/>
          <w:sz w:val="24"/>
          <w:szCs w:val="24"/>
          <w:rtl/>
          <w:lang w:eastAsia="he-IL"/>
        </w:rPr>
        <w:t>ו.</w:t>
      </w:r>
    </w:p>
    <w:p w14:paraId="67C1132F"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הנספחים לחוזה זה מהווים חלק בלתי נפרד הימנו ואלה הם:</w:t>
      </w:r>
    </w:p>
    <w:p w14:paraId="7509F0ED"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196CA1CC"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א'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נספח כללי;</w:t>
      </w:r>
    </w:p>
    <w:p w14:paraId="7787BF96"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נספח 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שירותי היועץ;</w:t>
      </w:r>
    </w:p>
    <w:p w14:paraId="2DCDCB57"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ג'</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lang w:eastAsia="he-IL"/>
        </w:rPr>
        <w:t>–</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rtl/>
          <w:lang w:eastAsia="he-IL"/>
        </w:rPr>
        <w:tab/>
        <w:t>לוח זמנים;</w:t>
      </w:r>
    </w:p>
    <w:p w14:paraId="4AFE872C"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ד'</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שכר היועץ;</w:t>
      </w:r>
    </w:p>
    <w:p w14:paraId="2194702A"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ה'</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תשלומי שכר היועץ;</w:t>
      </w:r>
    </w:p>
    <w:p w14:paraId="569FB22E"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ו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הצהרה והתחייבות לשמירת סודיות;</w:t>
      </w:r>
    </w:p>
    <w:p w14:paraId="47836E05" w14:textId="77777777" w:rsidR="00DA73D0" w:rsidRDefault="00DA73D0" w:rsidP="00DA73D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8209175" w14:textId="77777777" w:rsidR="00DA73D0" w:rsidRDefault="00DA73D0" w:rsidP="00DA73D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478EE9A" w14:textId="77777777" w:rsidR="00DA73D0" w:rsidRPr="000A39FE" w:rsidRDefault="00DA73D0" w:rsidP="00DA73D0">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נספח ח'</w:t>
      </w:r>
      <w:r w:rsidRPr="000A39FE">
        <w:rPr>
          <w:rFonts w:ascii="Times New Roman" w:eastAsia="Times New Roman" w:hAnsi="Times New Roman" w:cs="David"/>
          <w:sz w:val="24"/>
          <w:szCs w:val="24"/>
          <w:rtl/>
          <w:lang w:eastAsia="he-IL"/>
        </w:rPr>
        <w:t xml:space="preserve"> - </w:t>
      </w:r>
      <w:r w:rsidRPr="000A39FE">
        <w:rPr>
          <w:rFonts w:ascii="Times New Roman" w:eastAsia="Times New Roman" w:hAnsi="Times New Roman" w:cs="David"/>
          <w:sz w:val="24"/>
          <w:szCs w:val="24"/>
          <w:rtl/>
          <w:lang w:eastAsia="he-IL"/>
        </w:rPr>
        <w:tab/>
        <w:t>רשימת התכניות והמסמכים שעל היועץ להנפיק</w:t>
      </w:r>
      <w:r>
        <w:rPr>
          <w:rFonts w:ascii="Times New Roman" w:eastAsia="Times New Roman" w:hAnsi="Times New Roman" w:cs="David" w:hint="cs"/>
          <w:sz w:val="24"/>
          <w:szCs w:val="24"/>
          <w:rtl/>
          <w:lang w:eastAsia="he-IL"/>
        </w:rPr>
        <w:t>;</w:t>
      </w:r>
    </w:p>
    <w:p w14:paraId="1E664D29" w14:textId="77777777" w:rsidR="00DA73D0" w:rsidRPr="000A39FE" w:rsidRDefault="00DA73D0" w:rsidP="00DA73D0">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נספח ט'</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sz w:val="24"/>
          <w:szCs w:val="24"/>
          <w:rtl/>
          <w:lang w:eastAsia="he-IL"/>
        </w:rPr>
        <w:tab/>
        <w:t>אישור להשלמת הפרויקט/קטע מהפרויקט</w:t>
      </w:r>
      <w:r>
        <w:rPr>
          <w:rFonts w:ascii="Times New Roman" w:eastAsia="Times New Roman" w:hAnsi="Times New Roman" w:cs="David" w:hint="cs"/>
          <w:sz w:val="24"/>
          <w:szCs w:val="24"/>
          <w:rtl/>
          <w:lang w:eastAsia="he-IL"/>
        </w:rPr>
        <w:t>;</w:t>
      </w:r>
    </w:p>
    <w:p w14:paraId="55AACEBF" w14:textId="77777777" w:rsidR="00DA73D0" w:rsidRPr="000A39FE" w:rsidRDefault="00DA73D0" w:rsidP="00DA73D0">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 xml:space="preserve">נספח י' </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נספח היעדר תביעות</w:t>
      </w:r>
      <w:r>
        <w:rPr>
          <w:rFonts w:ascii="Times New Roman" w:eastAsia="Times New Roman" w:hAnsi="Times New Roman" w:cs="David" w:hint="cs"/>
          <w:sz w:val="24"/>
          <w:szCs w:val="24"/>
          <w:rtl/>
          <w:lang w:eastAsia="he-IL"/>
        </w:rPr>
        <w:t>;</w:t>
      </w:r>
    </w:p>
    <w:p w14:paraId="14CA5FB7"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שירותי היועץ</w:t>
      </w:r>
    </w:p>
    <w:p w14:paraId="32C6994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מוסר בזה ליועץ והיועץ מקבל על עצמו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p>
    <w:p w14:paraId="07F3935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ומאשר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הינו מכיר ויודע את כל הנדרש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וכי הינו מורשה על 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דין למתן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לרבות</w:t>
      </w:r>
      <w:r w:rsidRPr="006D2AE3">
        <w:rPr>
          <w:rFonts w:ascii="Times New Roman" w:eastAsia="Times New Roman" w:hAnsi="Times New Roman" w:cs="David" w:hint="cs"/>
          <w:sz w:val="24"/>
          <w:szCs w:val="24"/>
          <w:rtl/>
          <w:lang w:eastAsia="he-IL"/>
        </w:rPr>
        <w:t xml:space="preserve"> אך לא רק</w:t>
      </w:r>
      <w:r w:rsidRPr="006D2AE3">
        <w:rPr>
          <w:rFonts w:ascii="Times New Roman" w:eastAsia="Times New Roman" w:hAnsi="Times New Roman" w:cs="David"/>
          <w:sz w:val="24"/>
          <w:szCs w:val="24"/>
          <w:rtl/>
          <w:lang w:eastAsia="he-IL"/>
        </w:rPr>
        <w:t>,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חוק המהנדסים והאדריכלים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תשי"ח - 1958, כי יש בידו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שיון </w:t>
      </w:r>
      <w:r w:rsidRPr="006D2AE3">
        <w:rPr>
          <w:rFonts w:ascii="Times New Roman" w:eastAsia="Times New Roman" w:hAnsi="Times New Roman" w:cs="David" w:hint="cs"/>
          <w:sz w:val="24"/>
          <w:szCs w:val="24"/>
          <w:rtl/>
          <w:lang w:eastAsia="he-IL"/>
        </w:rPr>
        <w:t xml:space="preserve">בר </w:t>
      </w:r>
      <w:r w:rsidRPr="006D2AE3">
        <w:rPr>
          <w:rFonts w:ascii="Times New Roman" w:eastAsia="Times New Roman" w:hAnsi="Times New Roman" w:cs="David"/>
          <w:sz w:val="24"/>
          <w:szCs w:val="24"/>
          <w:rtl/>
          <w:lang w:eastAsia="he-IL"/>
        </w:rPr>
        <w:t>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קף לביצוע שירותי </w:t>
      </w:r>
      <w:r w:rsidRPr="006D2AE3">
        <w:rPr>
          <w:rFonts w:ascii="Times New Roman" w:eastAsia="Times New Roman" w:hAnsi="Times New Roman" w:cs="David" w:hint="cs"/>
          <w:sz w:val="24"/>
          <w:szCs w:val="24"/>
          <w:rtl/>
          <w:lang w:eastAsia="he-IL"/>
        </w:rPr>
        <w:t xml:space="preserve"> היועץ על פי הדין</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כי הוא בעל הכישורים, הר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שיונות, הידע, הניסיון והאמצעים המאפשרים לו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ביצועם ברמה מקצועית גבוהה ובהתאם למותנה בחוזה.</w:t>
      </w:r>
    </w:p>
    <w:p w14:paraId="2669045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 לו שש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שיקול דעתו</w:t>
      </w:r>
      <w:r w:rsidRPr="006D2AE3">
        <w:rPr>
          <w:rFonts w:ascii="Times New Roman" w:eastAsia="Times New Roman" w:hAnsi="Times New Roman" w:cs="David" w:hint="cs"/>
          <w:sz w:val="24"/>
          <w:szCs w:val="24"/>
          <w:rtl/>
          <w:lang w:eastAsia="he-IL"/>
        </w:rPr>
        <w:t xml:space="preserve"> הבלעדי</w:t>
      </w:r>
      <w:r w:rsidRPr="006D2AE3">
        <w:rPr>
          <w:rFonts w:ascii="Times New Roman" w:eastAsia="Times New Roman" w:hAnsi="Times New Roman" w:cs="David"/>
          <w:sz w:val="24"/>
          <w:szCs w:val="24"/>
          <w:rtl/>
          <w:lang w:eastAsia="he-IL"/>
        </w:rPr>
        <w:t xml:space="preserve"> ו</w:t>
      </w:r>
      <w:r w:rsidRPr="006D2AE3">
        <w:rPr>
          <w:rFonts w:ascii="Times New Roman" w:eastAsia="Times New Roman" w:hAnsi="Times New Roman" w:cs="David" w:hint="cs"/>
          <w:sz w:val="24"/>
          <w:szCs w:val="24"/>
          <w:rtl/>
          <w:lang w:eastAsia="he-IL"/>
        </w:rPr>
        <w:t xml:space="preserve">כי </w:t>
      </w:r>
      <w:r w:rsidRPr="006D2AE3">
        <w:rPr>
          <w:rFonts w:ascii="Times New Roman" w:eastAsia="Times New Roman" w:hAnsi="Times New Roman" w:cs="David"/>
          <w:sz w:val="24"/>
          <w:szCs w:val="24"/>
          <w:rtl/>
          <w:lang w:eastAsia="he-IL"/>
        </w:rPr>
        <w:t xml:space="preserve">הם יינתנו על ידו בשלבי עבודה כמפורט בנספח </w:t>
      </w:r>
      <w:r w:rsidRPr="006D2AE3">
        <w:rPr>
          <w:rFonts w:ascii="Times New Roman" w:eastAsia="Times New Roman" w:hAnsi="Times New Roman" w:cs="David"/>
          <w:bCs/>
          <w:sz w:val="24"/>
          <w:szCs w:val="24"/>
          <w:rtl/>
          <w:lang w:eastAsia="he-IL"/>
        </w:rPr>
        <w:t>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עוד</w:t>
      </w:r>
      <w:r w:rsidRPr="006D2AE3">
        <w:rPr>
          <w:rFonts w:ascii="Times New Roman" w:eastAsia="Times New Roman" w:hAnsi="Times New Roman" w:cs="David"/>
          <w:sz w:val="24"/>
          <w:szCs w:val="24"/>
          <w:rtl/>
          <w:lang w:eastAsia="he-IL"/>
        </w:rPr>
        <w:t xml:space="preserve"> מוסיף ומצהיר</w:t>
      </w:r>
      <w:r w:rsidRPr="006D2AE3">
        <w:rPr>
          <w:rFonts w:ascii="Times New Roman" w:eastAsia="Times New Roman" w:hAnsi="Times New Roman" w:cs="David" w:hint="cs"/>
          <w:sz w:val="24"/>
          <w:szCs w:val="24"/>
          <w:rtl/>
          <w:lang w:eastAsia="he-IL"/>
        </w:rPr>
        <w:t xml:space="preserve"> היועץ,</w:t>
      </w:r>
      <w:r w:rsidRPr="006D2AE3">
        <w:rPr>
          <w:rFonts w:ascii="Times New Roman" w:eastAsia="Times New Roman" w:hAnsi="Times New Roman" w:cs="David"/>
          <w:sz w:val="24"/>
          <w:szCs w:val="24"/>
          <w:rtl/>
          <w:lang w:eastAsia="he-IL"/>
        </w:rPr>
        <w:t xml:space="preserve"> כי ידוע לו שהמזמין אינו מתחייב להזמין מ</w:t>
      </w:r>
      <w:r w:rsidRPr="006D2AE3">
        <w:rPr>
          <w:rFonts w:ascii="Times New Roman" w:eastAsia="Times New Roman" w:hAnsi="Times New Roman" w:cs="David" w:hint="cs"/>
          <w:sz w:val="24"/>
          <w:szCs w:val="24"/>
          <w:rtl/>
          <w:lang w:eastAsia="he-IL"/>
        </w:rPr>
        <w:t>מנו</w:t>
      </w:r>
      <w:r w:rsidRPr="006D2AE3">
        <w:rPr>
          <w:rFonts w:ascii="Times New Roman" w:eastAsia="Times New Roman" w:hAnsi="Times New Roman" w:cs="David"/>
          <w:sz w:val="24"/>
          <w:szCs w:val="24"/>
          <w:rtl/>
          <w:lang w:eastAsia="he-IL"/>
        </w:rPr>
        <w:t xml:space="preserve"> שירותים נוספים מעבר לנקוב בחוזה זה ו</w:t>
      </w:r>
      <w:r w:rsidRPr="006D2AE3">
        <w:rPr>
          <w:rFonts w:ascii="Times New Roman" w:eastAsia="Times New Roman" w:hAnsi="Times New Roman" w:cs="David" w:hint="cs"/>
          <w:sz w:val="24"/>
          <w:szCs w:val="24"/>
          <w:rtl/>
          <w:lang w:eastAsia="he-IL"/>
        </w:rPr>
        <w:t xml:space="preserve">כמפורט </w:t>
      </w:r>
      <w:r w:rsidRPr="006D2AE3">
        <w:rPr>
          <w:rFonts w:ascii="Times New Roman" w:eastAsia="Times New Roman" w:hAnsi="Times New Roman" w:cs="David"/>
          <w:sz w:val="24"/>
          <w:szCs w:val="24"/>
          <w:rtl/>
          <w:lang w:eastAsia="he-IL"/>
        </w:rPr>
        <w:t xml:space="preserve">בנספח </w:t>
      </w:r>
      <w:r w:rsidRPr="006D2AE3">
        <w:rPr>
          <w:rFonts w:ascii="Times New Roman" w:eastAsia="Times New Roman" w:hAnsi="Times New Roman" w:cs="David"/>
          <w:bCs/>
          <w:sz w:val="24"/>
          <w:szCs w:val="24"/>
          <w:rtl/>
          <w:lang w:eastAsia="he-IL"/>
        </w:rPr>
        <w:t xml:space="preserve">ב'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w:t>
      </w:r>
    </w:p>
    <w:p w14:paraId="25D8683B"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7A23651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שיקבעו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ע"י המזמין ויהיה חייב לנהוג לפיהם ולקיימם ללא סטייה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הוראה</w:t>
      </w:r>
      <w:r w:rsidRPr="006D2AE3">
        <w:rPr>
          <w:rFonts w:ascii="Times New Roman" w:eastAsia="Times New Roman" w:hAnsi="Times New Roman" w:cs="David" w:hint="cs"/>
          <w:sz w:val="24"/>
          <w:szCs w:val="24"/>
          <w:rtl/>
          <w:lang w:eastAsia="he-IL"/>
        </w:rPr>
        <w:t xml:space="preserve"> מפורשת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מהמזמין.</w:t>
      </w:r>
    </w:p>
    <w:p w14:paraId="3AEB06E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הכל כפי שיקבע ע"י המנהל. כן מתחייב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להשתתף בת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מראש בכל ישיבות התיאום אליהן יוזמן.</w:t>
      </w:r>
    </w:p>
    <w:p w14:paraId="65742E5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היועץ ישמור על נוהלי קשר, תיאום,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שום וצורת המסמכים לפי דרישת המנהל.</w:t>
      </w:r>
    </w:p>
    <w:p w14:paraId="3521E34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עוד לא יקבע אחרת ע"י המזמין, יהיה המנהל כ</w:t>
      </w:r>
      <w:r w:rsidRPr="006D2AE3">
        <w:rPr>
          <w:rFonts w:ascii="Times New Roman" w:eastAsia="Times New Roman" w:hAnsi="Times New Roman" w:cs="David" w:hint="cs"/>
          <w:sz w:val="24"/>
          <w:szCs w:val="24"/>
          <w:rtl/>
          <w:lang w:eastAsia="he-IL"/>
        </w:rPr>
        <w:t>הגדרתו</w:t>
      </w:r>
      <w:r w:rsidRPr="006D2AE3">
        <w:rPr>
          <w:rFonts w:ascii="Times New Roman" w:eastAsia="Times New Roman" w:hAnsi="Times New Roman" w:cs="David"/>
          <w:sz w:val="24"/>
          <w:szCs w:val="24"/>
          <w:rtl/>
          <w:lang w:eastAsia="he-IL"/>
        </w:rPr>
        <w:t xml:space="preserve"> בנספח </w:t>
      </w:r>
      <w:r w:rsidRPr="006D2AE3">
        <w:rPr>
          <w:rFonts w:ascii="Times New Roman" w:eastAsia="Times New Roman" w:hAnsi="Times New Roman" w:cs="David"/>
          <w:bCs/>
          <w:sz w:val="24"/>
          <w:szCs w:val="24"/>
          <w:rtl/>
          <w:lang w:eastAsia="he-IL"/>
        </w:rPr>
        <w:t xml:space="preserve">א' </w:t>
      </w:r>
      <w:r w:rsidRPr="006D2AE3">
        <w:rPr>
          <w:rFonts w:ascii="Times New Roman" w:eastAsia="Times New Roman" w:hAnsi="Times New Roman" w:cs="David"/>
          <w:sz w:val="24"/>
          <w:szCs w:val="24"/>
          <w:rtl/>
          <w:lang w:eastAsia="he-IL"/>
        </w:rPr>
        <w:t>ועל היועץ להיות</w:t>
      </w:r>
      <w:r w:rsidRPr="006D2AE3">
        <w:rPr>
          <w:rFonts w:ascii="Times New Roman" w:eastAsia="Times New Roman" w:hAnsi="Times New Roman" w:cs="David" w:hint="cs"/>
          <w:sz w:val="24"/>
          <w:szCs w:val="24"/>
          <w:rtl/>
          <w:lang w:eastAsia="he-IL"/>
        </w:rPr>
        <w:t xml:space="preserve"> עמו</w:t>
      </w:r>
      <w:r w:rsidRPr="006D2AE3">
        <w:rPr>
          <w:rFonts w:ascii="Times New Roman" w:eastAsia="Times New Roman" w:hAnsi="Times New Roman" w:cs="David"/>
          <w:sz w:val="24"/>
          <w:szCs w:val="24"/>
          <w:rtl/>
          <w:lang w:eastAsia="he-IL"/>
        </w:rPr>
        <w:t xml:space="preserve"> בקשר מתמי</w:t>
      </w:r>
      <w:r w:rsidRPr="006D2AE3">
        <w:rPr>
          <w:rFonts w:ascii="Times New Roman" w:eastAsia="Times New Roman" w:hAnsi="Times New Roman" w:cs="David" w:hint="cs"/>
          <w:sz w:val="24"/>
          <w:szCs w:val="24"/>
          <w:rtl/>
          <w:lang w:eastAsia="he-IL"/>
        </w:rPr>
        <w:t>ד</w:t>
      </w:r>
      <w:r w:rsidRPr="006D2AE3">
        <w:rPr>
          <w:rFonts w:ascii="Times New Roman" w:eastAsia="Times New Roman" w:hAnsi="Times New Roman" w:cs="David"/>
          <w:sz w:val="24"/>
          <w:szCs w:val="24"/>
          <w:rtl/>
          <w:lang w:eastAsia="he-IL"/>
        </w:rPr>
        <w:t xml:space="preserve"> ולתאם עמו את כל פעולותיו, אלא אם נקבע </w:t>
      </w:r>
      <w:r w:rsidRPr="006D2AE3">
        <w:rPr>
          <w:rFonts w:ascii="Times New Roman" w:eastAsia="Times New Roman" w:hAnsi="Times New Roman" w:cs="David" w:hint="cs"/>
          <w:sz w:val="24"/>
          <w:szCs w:val="24"/>
          <w:rtl/>
          <w:lang w:eastAsia="he-IL"/>
        </w:rPr>
        <w:t xml:space="preserve">מפורשות </w:t>
      </w:r>
      <w:r w:rsidRPr="006D2AE3">
        <w:rPr>
          <w:rFonts w:ascii="Times New Roman" w:eastAsia="Times New Roman" w:hAnsi="Times New Roman" w:cs="David"/>
          <w:sz w:val="24"/>
          <w:szCs w:val="24"/>
          <w:rtl/>
          <w:lang w:eastAsia="he-IL"/>
        </w:rPr>
        <w:t>אחרת ע"י המזמין.</w:t>
      </w:r>
    </w:p>
    <w:p w14:paraId="70199679" w14:textId="4C0BCF81"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ידועות לו הוראות כל התכניות הקיימות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6D2AE3">
        <w:rPr>
          <w:rFonts w:ascii="Times New Roman" w:eastAsia="Times New Roman" w:hAnsi="Times New Roman" w:cs="David" w:hint="cs"/>
          <w:sz w:val="24"/>
          <w:szCs w:val="24"/>
          <w:rtl/>
          <w:lang w:eastAsia="he-IL"/>
        </w:rPr>
        <w:t>יהם של</w:t>
      </w:r>
      <w:r w:rsidRPr="006D2AE3">
        <w:rPr>
          <w:rFonts w:ascii="Times New Roman" w:eastAsia="Times New Roman" w:hAnsi="Times New Roman" w:cs="David"/>
          <w:sz w:val="24"/>
          <w:szCs w:val="24"/>
          <w:rtl/>
          <w:lang w:eastAsia="he-IL"/>
        </w:rPr>
        <w:t xml:space="preserve"> הדין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הנהלים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התקנים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התקנות החלים בקשר עם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והוא מתחייב לפעול בהתאם לקבוע בהם.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מצהיר היועץ כי </w:t>
      </w:r>
      <w:r w:rsidRPr="006D2AE3">
        <w:rPr>
          <w:rFonts w:ascii="Times New Roman" w:eastAsia="Times New Roman" w:hAnsi="Times New Roman" w:cs="David" w:hint="cs"/>
          <w:sz w:val="24"/>
          <w:szCs w:val="24"/>
          <w:rtl/>
          <w:lang w:eastAsia="he-IL"/>
        </w:rPr>
        <w:t xml:space="preserve">הוא </w:t>
      </w:r>
      <w:r w:rsidRPr="006D2AE3">
        <w:rPr>
          <w:rFonts w:ascii="Times New Roman" w:eastAsia="Times New Roman" w:hAnsi="Times New Roman" w:cs="David"/>
          <w:sz w:val="24"/>
          <w:szCs w:val="24"/>
          <w:rtl/>
          <w:lang w:eastAsia="he-IL"/>
        </w:rPr>
        <w:t xml:space="preserve">בדק בעצמו את כל הנושאים הרלוונטיים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 xml:space="preserve">הקשורים למתן שירותי היועץ, </w:t>
      </w:r>
      <w:del w:id="6" w:author="Meryl Etman [2]" w:date="2022-02-01T17:47:00Z">
        <w:r w:rsidRPr="006D2AE3" w:rsidDel="002B3F22">
          <w:rPr>
            <w:rFonts w:ascii="Times New Roman" w:eastAsia="Times New Roman" w:hAnsi="Times New Roman" w:cs="David"/>
            <w:sz w:val="24"/>
            <w:szCs w:val="24"/>
            <w:rtl/>
            <w:lang w:eastAsia="he-IL"/>
          </w:rPr>
          <w:delText xml:space="preserve">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w:delText>
        </w:r>
      </w:del>
      <w:r w:rsidRPr="006D2AE3">
        <w:rPr>
          <w:rFonts w:ascii="Times New Roman" w:eastAsia="Times New Roman" w:hAnsi="Times New Roman" w:cs="David"/>
          <w:sz w:val="24"/>
          <w:szCs w:val="24"/>
          <w:rtl/>
          <w:lang w:eastAsia="he-IL"/>
        </w:rPr>
        <w:t>ויש בידיו את כל הנתונים הנוגעים לאתר, כנדרש לשם ביצוע שירותי היועץ.</w:t>
      </w:r>
    </w:p>
    <w:p w14:paraId="20AEA52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להפיק את כל התכניות </w:t>
      </w:r>
      <w:r w:rsidRPr="006D2AE3">
        <w:rPr>
          <w:rFonts w:ascii="Times New Roman" w:eastAsia="Times New Roman" w:hAnsi="Times New Roman" w:cs="David" w:hint="cs"/>
          <w:sz w:val="24"/>
          <w:szCs w:val="24"/>
          <w:rtl/>
          <w:lang w:eastAsia="he-IL"/>
        </w:rPr>
        <w:t>נשוא</w:t>
      </w:r>
      <w:r w:rsidRPr="006D2AE3">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באמצעות מחשב בתוכנה או בקבצים במתכונת הקבועה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וע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6D2AE3">
        <w:rPr>
          <w:rFonts w:ascii="Times New Roman" w:eastAsia="Times New Roman" w:hAnsi="Times New Roman" w:cs="David" w:hint="cs"/>
          <w:sz w:val="24"/>
          <w:szCs w:val="24"/>
          <w:rtl/>
          <w:lang w:eastAsia="he-IL"/>
        </w:rPr>
        <w:t xml:space="preserve">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w:t>
      </w:r>
    </w:p>
    <w:p w14:paraId="6703AE0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יגיש ליועצים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D2AE3">
        <w:rPr>
          <w:rFonts w:ascii="Times New Roman" w:eastAsia="Times New Roman" w:hAnsi="Times New Roman" w:cs="David" w:hint="cs"/>
          <w:sz w:val="24"/>
          <w:szCs w:val="24"/>
          <w:rtl/>
          <w:lang w:eastAsia="he-IL"/>
        </w:rPr>
        <w:t xml:space="preserve">מפורשות על פי </w:t>
      </w:r>
      <w:r w:rsidRPr="006D2AE3">
        <w:rPr>
          <w:rFonts w:ascii="Times New Roman" w:eastAsia="Times New Roman" w:hAnsi="Times New Roman" w:cs="David"/>
          <w:sz w:val="24"/>
          <w:szCs w:val="24"/>
          <w:rtl/>
          <w:lang w:eastAsia="he-IL"/>
        </w:rPr>
        <w:t>חוזה זה.</w:t>
      </w:r>
    </w:p>
    <w:p w14:paraId="1339087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אין לו ולא תהינה לו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תביעות ו/או טענות</w:t>
      </w:r>
      <w:r w:rsidRPr="006D2AE3">
        <w:rPr>
          <w:rFonts w:ascii="Times New Roman" w:eastAsia="Times New Roman" w:hAnsi="Times New Roman" w:cs="David" w:hint="cs"/>
          <w:sz w:val="24"/>
          <w:szCs w:val="24"/>
          <w:rtl/>
          <w:lang w:eastAsia="he-IL"/>
        </w:rPr>
        <w:t xml:space="preserve"> ו/או דרישות ו/או תלונות</w:t>
      </w:r>
      <w:r w:rsidRPr="006D2AE3">
        <w:rPr>
          <w:rFonts w:ascii="Times New Roman" w:eastAsia="Times New Roman" w:hAnsi="Times New Roman" w:cs="David"/>
          <w:sz w:val="24"/>
          <w:szCs w:val="24"/>
          <w:rtl/>
          <w:lang w:eastAsia="he-IL"/>
        </w:rPr>
        <w:t xml:space="preserve"> כלפי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כלפי המתכננים האחרים בגין מסירת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 משמסר המזמין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 xml:space="preserve">ביצוע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0E0735C5"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 "רמדורנט"</w:t>
      </w:r>
      <w:r w:rsidRPr="006D2AE3">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6D2AE3">
        <w:rPr>
          <w:rFonts w:ascii="Times New Roman" w:eastAsia="Times New Roman" w:hAnsi="Times New Roman" w:cs="David" w:hint="cs"/>
          <w:sz w:val="24"/>
          <w:szCs w:val="24"/>
          <w:rtl/>
          <w:lang w:eastAsia="he-IL"/>
        </w:rPr>
        <w:t>.</w:t>
      </w:r>
    </w:p>
    <w:p w14:paraId="45A68D4C"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צוות עובדים ואמצעים</w:t>
      </w:r>
    </w:p>
    <w:p w14:paraId="2187886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יקיים משרד מאויש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מאורגן ומצויד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באופן שיאפשר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בהתאם להוראות חוזה זה.</w:t>
      </w:r>
    </w:p>
    <w:p w14:paraId="6789CC6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שהרכבם המספרי והמקצועי של צוות עובדיו, כמפורט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hint="cs"/>
          <w:b/>
          <w:sz w:val="24"/>
          <w:szCs w:val="24"/>
          <w:rtl/>
          <w:lang w:eastAsia="he-IL"/>
        </w:rPr>
        <w:t>המצ"ב,</w:t>
      </w:r>
      <w:r w:rsidRPr="006D2AE3">
        <w:rPr>
          <w:rFonts w:ascii="Times New Roman" w:eastAsia="Times New Roman" w:hAnsi="Times New Roman" w:cs="David"/>
          <w:sz w:val="24"/>
          <w:szCs w:val="24"/>
          <w:rtl/>
          <w:lang w:eastAsia="he-IL"/>
        </w:rPr>
        <w:t xml:space="preserve"> יתאים לביצוע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ברמה ובמועדים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2C73B9E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6D2AE3">
        <w:rPr>
          <w:rFonts w:ascii="Times New Roman" w:eastAsia="Times New Roman" w:hAnsi="Times New Roman" w:cs="David" w:hint="cs"/>
          <w:sz w:val="24"/>
          <w:szCs w:val="24"/>
          <w:rtl/>
          <w:lang w:eastAsia="he-IL"/>
        </w:rPr>
        <w:t xml:space="preserve">המוחלט </w:t>
      </w:r>
      <w:r w:rsidRPr="006D2AE3">
        <w:rPr>
          <w:rFonts w:ascii="Times New Roman" w:eastAsia="Times New Roman" w:hAnsi="Times New Roman" w:cs="David"/>
          <w:sz w:val="24"/>
          <w:szCs w:val="24"/>
          <w:rtl/>
          <w:lang w:eastAsia="he-IL"/>
        </w:rPr>
        <w:t>- להורות ליועץ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6EB0948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 מנהלו הראשי של היועץ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המנהל הראשי</w:t>
      </w:r>
      <w:r w:rsidRPr="006D2AE3">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073E3026"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w:t>
      </w:r>
      <w:r w:rsidRPr="006D2AE3">
        <w:rPr>
          <w:rFonts w:ascii="Times New Roman" w:eastAsia="Times New Roman" w:hAnsi="Times New Roman" w:cs="David" w:hint="cs"/>
          <w:sz w:val="24"/>
          <w:szCs w:val="24"/>
          <w:rtl/>
          <w:lang w:eastAsia="he-IL"/>
        </w:rPr>
        <w:t>צהיר, כי ידוע לו, ש</w:t>
      </w:r>
      <w:r w:rsidRPr="006D2AE3">
        <w:rPr>
          <w:rFonts w:ascii="Times New Roman" w:eastAsia="Times New Roman" w:hAnsi="Times New Roman" w:cs="David"/>
          <w:sz w:val="24"/>
          <w:szCs w:val="24"/>
          <w:rtl/>
          <w:lang w:eastAsia="he-IL"/>
        </w:rPr>
        <w:t>במשך כל 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קפ</w:t>
      </w:r>
      <w:r w:rsidRPr="006D2AE3">
        <w:rPr>
          <w:rFonts w:ascii="Times New Roman" w:eastAsia="Times New Roman" w:hAnsi="Times New Roman" w:cs="David" w:hint="cs"/>
          <w:sz w:val="24"/>
          <w:szCs w:val="24"/>
          <w:rtl/>
          <w:lang w:eastAsia="he-IL"/>
        </w:rPr>
        <w:t>ו של</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יעמוד המנהל הראשי בראשו, יהיה מעורב </w:t>
      </w:r>
      <w:r w:rsidRPr="006D2AE3">
        <w:rPr>
          <w:rFonts w:ascii="Times New Roman" w:eastAsia="Times New Roman" w:hAnsi="Times New Roman" w:cs="David"/>
          <w:sz w:val="24"/>
          <w:szCs w:val="24"/>
          <w:rtl/>
          <w:lang w:eastAsia="he-IL"/>
        </w:rPr>
        <w:lastRenderedPageBreak/>
        <w:t>אישית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התכנון. מבלי לגרוע מהתחייבויות היועץ כמתחייב מ</w:t>
      </w:r>
      <w:r w:rsidRPr="006D2AE3">
        <w:rPr>
          <w:rFonts w:ascii="Times New Roman" w:eastAsia="Times New Roman" w:hAnsi="Times New Roman" w:cs="David" w:hint="cs"/>
          <w:sz w:val="24"/>
          <w:szCs w:val="24"/>
          <w:rtl/>
          <w:lang w:eastAsia="he-IL"/>
        </w:rPr>
        <w:t>חוזה זה,</w:t>
      </w:r>
      <w:r w:rsidRPr="006D2AE3">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7C9CB16"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13810E6B"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המזמין רשאי </w:t>
      </w:r>
      <w:r w:rsidRPr="006D2AE3">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6D2AE3">
        <w:rPr>
          <w:rFonts w:ascii="Times New Roman" w:eastAsia="Times New Roman" w:hAnsi="Times New Roman" w:cs="David" w:hint="cs"/>
          <w:sz w:val="24"/>
          <w:szCs w:val="24"/>
          <w:rtl/>
          <w:lang w:eastAsia="he-IL"/>
        </w:rPr>
        <w:t xml:space="preserve">אחר </w:t>
      </w:r>
      <w:r w:rsidRPr="006D2AE3">
        <w:rPr>
          <w:rFonts w:ascii="Times New Roman" w:eastAsia="Times New Roman" w:hAnsi="Times New Roman" w:cs="David"/>
          <w:sz w:val="24"/>
          <w:szCs w:val="24"/>
          <w:rtl/>
          <w:lang w:eastAsia="he-IL"/>
        </w:rPr>
        <w:t>דרישת המזמין לאלתר.</w:t>
      </w:r>
    </w:p>
    <w:p w14:paraId="5912E96C"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החלטות המזמין בדבר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ו/או החלפת עובד מעובדי היועץ תינתנה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המוחלט</w:t>
      </w:r>
      <w:r w:rsidRPr="006D2AE3">
        <w:rPr>
          <w:rFonts w:ascii="Times New Roman" w:eastAsia="Times New Roman" w:hAnsi="Times New Roman" w:cs="David" w:hint="cs"/>
          <w:sz w:val="24"/>
          <w:szCs w:val="24"/>
          <w:rtl/>
          <w:lang w:eastAsia="he-IL"/>
        </w:rPr>
        <w:t xml:space="preserve"> של המזמין</w:t>
      </w:r>
      <w:r w:rsidRPr="006D2AE3">
        <w:rPr>
          <w:rFonts w:ascii="Times New Roman" w:eastAsia="Times New Roman" w:hAnsi="Times New Roman" w:cs="David"/>
          <w:sz w:val="24"/>
          <w:szCs w:val="24"/>
          <w:rtl/>
          <w:lang w:eastAsia="he-IL"/>
        </w:rPr>
        <w:t xml:space="preserve"> וללא צורך במתן נימוקים</w:t>
      </w:r>
      <w:r w:rsidRPr="006D2AE3">
        <w:rPr>
          <w:rFonts w:ascii="Times New Roman" w:eastAsia="Times New Roman" w:hAnsi="Times New Roman" w:cs="David" w:hint="cs"/>
          <w:sz w:val="24"/>
          <w:szCs w:val="24"/>
          <w:rtl/>
          <w:lang w:eastAsia="he-IL"/>
        </w:rPr>
        <w:t xml:space="preserve"> כאלה ואחרים</w:t>
      </w:r>
      <w:r w:rsidRPr="006D2AE3">
        <w:rPr>
          <w:rFonts w:ascii="Times New Roman" w:eastAsia="Times New Roman" w:hAnsi="Times New Roman" w:cs="David"/>
          <w:sz w:val="24"/>
          <w:szCs w:val="24"/>
          <w:rtl/>
          <w:lang w:eastAsia="he-IL"/>
        </w:rPr>
        <w:t>. אין בהחלטות אלה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לשחרר את היועץ מאי</w:t>
      </w:r>
      <w:r w:rsidRPr="006D2AE3">
        <w:rPr>
          <w:rFonts w:ascii="Times New Roman" w:eastAsia="Times New Roman" w:hAnsi="Times New Roman" w:cs="David" w:hint="cs"/>
          <w:sz w:val="24"/>
          <w:szCs w:val="24"/>
          <w:rtl/>
          <w:lang w:eastAsia="he-IL"/>
        </w:rPr>
        <w:t>לו</w:t>
      </w:r>
      <w:r w:rsidRPr="006D2AE3">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6D2AE3">
        <w:rPr>
          <w:rFonts w:ascii="Times New Roman" w:eastAsia="Times New Roman" w:hAnsi="Times New Roman" w:cs="David" w:hint="cs"/>
          <w:sz w:val="24"/>
          <w:szCs w:val="24"/>
          <w:rtl/>
          <w:lang w:eastAsia="he-IL"/>
        </w:rPr>
        <w:t xml:space="preserve"> ו/או חבות</w:t>
      </w:r>
      <w:r w:rsidRPr="006D2AE3">
        <w:rPr>
          <w:rFonts w:ascii="Times New Roman" w:eastAsia="Times New Roman" w:hAnsi="Times New Roman" w:cs="David"/>
          <w:sz w:val="24"/>
          <w:szCs w:val="24"/>
          <w:rtl/>
          <w:lang w:eastAsia="he-IL"/>
        </w:rPr>
        <w:t xml:space="preserve"> שהיא.</w:t>
      </w:r>
    </w:p>
    <w:p w14:paraId="4591CA2C"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לצייד על חשבונו את צוות עובדיו בכל הציוד הדרוש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w:t>
      </w:r>
      <w:r w:rsidRPr="006D2AE3">
        <w:rPr>
          <w:rFonts w:ascii="Times New Roman" w:eastAsia="Times New Roman" w:hAnsi="Times New Roman" w:cs="David" w:hint="cs"/>
          <w:sz w:val="24"/>
          <w:szCs w:val="24"/>
          <w:rtl/>
          <w:lang w:eastAsia="he-IL"/>
        </w:rPr>
        <w:t>האחריות בגין אחזקת</w:t>
      </w:r>
      <w:r w:rsidRPr="006D2AE3">
        <w:rPr>
          <w:rFonts w:ascii="Times New Roman" w:eastAsia="Times New Roman" w:hAnsi="Times New Roman" w:cs="David"/>
          <w:sz w:val="24"/>
          <w:szCs w:val="24"/>
          <w:rtl/>
          <w:lang w:eastAsia="he-IL"/>
        </w:rPr>
        <w:t xml:space="preserve"> ושמיר</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ציוד</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תהיה בידי היועץ ועל חשבונו, והמזמין לא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בכל אחריות </w:t>
      </w:r>
      <w:r w:rsidRPr="006D2AE3">
        <w:rPr>
          <w:rFonts w:ascii="Times New Roman" w:eastAsia="Times New Roman" w:hAnsi="Times New Roman" w:cs="David" w:hint="cs"/>
          <w:sz w:val="24"/>
          <w:szCs w:val="24"/>
          <w:rtl/>
          <w:lang w:eastAsia="he-IL"/>
        </w:rPr>
        <w:t xml:space="preserve">ו/או חבות </w:t>
      </w:r>
      <w:r w:rsidRPr="006D2AE3">
        <w:rPr>
          <w:rFonts w:ascii="Times New Roman" w:eastAsia="Times New Roman" w:hAnsi="Times New Roman" w:cs="David"/>
          <w:sz w:val="24"/>
          <w:szCs w:val="24"/>
          <w:rtl/>
          <w:lang w:eastAsia="he-IL"/>
        </w:rPr>
        <w:t>בגין א</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בדן </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או נזק</w:t>
      </w:r>
      <w:r w:rsidRPr="006D2AE3">
        <w:rPr>
          <w:rFonts w:ascii="Times New Roman" w:eastAsia="Times New Roman" w:hAnsi="Times New Roman" w:cs="David" w:hint="cs"/>
          <w:sz w:val="24"/>
          <w:szCs w:val="24"/>
          <w:rtl/>
          <w:lang w:eastAsia="he-IL"/>
        </w:rPr>
        <w:t xml:space="preserve"> ו/או קלקול</w:t>
      </w:r>
      <w:r w:rsidRPr="006D2AE3">
        <w:rPr>
          <w:rFonts w:ascii="Times New Roman" w:eastAsia="Times New Roman" w:hAnsi="Times New Roman" w:cs="David"/>
          <w:sz w:val="24"/>
          <w:szCs w:val="24"/>
          <w:rtl/>
          <w:lang w:eastAsia="he-IL"/>
        </w:rPr>
        <w:t xml:space="preserve"> כלשהו לציוד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לכל חלק ממנו מכל סיבה שהיא.</w:t>
      </w:r>
    </w:p>
    <w:p w14:paraId="0505D015"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היועץ</w:t>
      </w:r>
    </w:p>
    <w:p w14:paraId="4B0C5DCA" w14:textId="6F6B06E2"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del w:id="7" w:author="Meryl Etman [2]" w:date="2022-02-02T14:52:00Z">
        <w:r w:rsidRPr="006D2AE3" w:rsidDel="002B36E1">
          <w:rPr>
            <w:rFonts w:ascii="Times New Roman" w:eastAsia="Times New Roman" w:hAnsi="Times New Roman" w:cs="David"/>
            <w:sz w:val="24"/>
            <w:szCs w:val="24"/>
            <w:rtl/>
            <w:lang w:eastAsia="he-IL"/>
          </w:rPr>
          <w:delText>במגעים עם רשויות מוסמכות</w:delText>
        </w:r>
        <w:r w:rsidRPr="006D2AE3" w:rsidDel="002B36E1">
          <w:rPr>
            <w:rFonts w:ascii="Times New Roman" w:eastAsia="Times New Roman" w:hAnsi="Times New Roman" w:cs="David" w:hint="cs"/>
            <w:sz w:val="24"/>
            <w:szCs w:val="24"/>
            <w:rtl/>
            <w:lang w:eastAsia="he-IL"/>
          </w:rPr>
          <w:delText>,</w:delText>
        </w:r>
        <w:r w:rsidRPr="006D2AE3" w:rsidDel="002B36E1">
          <w:rPr>
            <w:rFonts w:ascii="Times New Roman" w:eastAsia="Times New Roman" w:hAnsi="Times New Roman" w:cs="David"/>
            <w:sz w:val="24"/>
            <w:szCs w:val="24"/>
            <w:rtl/>
            <w:lang w:eastAsia="he-IL"/>
          </w:rPr>
          <w:delText xml:space="preserve"> לרבות עם הרשות המקומית</w:delText>
        </w:r>
        <w:r w:rsidRPr="006D2AE3" w:rsidDel="002B36E1">
          <w:rPr>
            <w:rFonts w:ascii="Times New Roman" w:eastAsia="Times New Roman" w:hAnsi="Times New Roman" w:cs="David" w:hint="cs"/>
            <w:sz w:val="24"/>
            <w:szCs w:val="24"/>
            <w:rtl/>
            <w:lang w:eastAsia="he-IL"/>
          </w:rPr>
          <w:delText>,</w:delText>
        </w:r>
        <w:r w:rsidRPr="006D2AE3" w:rsidDel="002B36E1">
          <w:rPr>
            <w:rFonts w:ascii="Times New Roman" w:eastAsia="Times New Roman" w:hAnsi="Times New Roman" w:cs="David"/>
            <w:sz w:val="24"/>
            <w:szCs w:val="24"/>
            <w:rtl/>
            <w:lang w:eastAsia="he-IL"/>
          </w:rPr>
          <w:delText xml:space="preserve"> </w:delText>
        </w:r>
      </w:del>
      <w:r w:rsidRPr="006D2AE3">
        <w:rPr>
          <w:rFonts w:ascii="Times New Roman" w:eastAsia="Times New Roman" w:hAnsi="Times New Roman" w:cs="David"/>
          <w:sz w:val="24"/>
          <w:szCs w:val="24"/>
          <w:rtl/>
          <w:lang w:eastAsia="he-IL"/>
        </w:rPr>
        <w:t>בכל הנוגע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וכל הכרוך בכך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w:t>
      </w:r>
    </w:p>
    <w:p w14:paraId="3476F602" w14:textId="47F39354"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del w:id="8" w:author="Meryl Etman [2]" w:date="2022-02-01T17:48:00Z">
        <w:r w:rsidRPr="006D2AE3" w:rsidDel="002B3F22">
          <w:rPr>
            <w:rFonts w:ascii="Times New Roman" w:eastAsia="Times New Roman" w:hAnsi="Times New Roman" w:cs="David"/>
            <w:sz w:val="24"/>
            <w:szCs w:val="24"/>
            <w:rtl/>
            <w:lang w:eastAsia="he-IL"/>
          </w:rPr>
          <w:delText xml:space="preserve">שהיועץ לא יגיש תכניות </w:delText>
        </w:r>
        <w:r w:rsidRPr="006D2AE3" w:rsidDel="002B3F22">
          <w:rPr>
            <w:rFonts w:ascii="Times New Roman" w:eastAsia="Times New Roman" w:hAnsi="Times New Roman" w:cs="David" w:hint="cs"/>
            <w:sz w:val="24"/>
            <w:szCs w:val="24"/>
            <w:rtl/>
            <w:lang w:eastAsia="he-IL"/>
          </w:rPr>
          <w:delText>ו/</w:delText>
        </w:r>
        <w:r w:rsidRPr="006D2AE3" w:rsidDel="002B3F22">
          <w:rPr>
            <w:rFonts w:ascii="Times New Roman" w:eastAsia="Times New Roman" w:hAnsi="Times New Roman" w:cs="David"/>
            <w:sz w:val="24"/>
            <w:szCs w:val="24"/>
            <w:rtl/>
            <w:lang w:eastAsia="he-IL"/>
          </w:rPr>
          <w:delText>או תיקונים לתכניות לא</w:delText>
        </w:r>
        <w:r w:rsidRPr="006D2AE3" w:rsidDel="002B3F22">
          <w:rPr>
            <w:rFonts w:ascii="Times New Roman" w:eastAsia="Times New Roman" w:hAnsi="Times New Roman" w:cs="David" w:hint="cs"/>
            <w:sz w:val="24"/>
            <w:szCs w:val="24"/>
            <w:rtl/>
            <w:lang w:eastAsia="he-IL"/>
          </w:rPr>
          <w:delText>י</w:delText>
        </w:r>
        <w:r w:rsidRPr="006D2AE3" w:rsidDel="002B3F22">
          <w:rPr>
            <w:rFonts w:ascii="Times New Roman" w:eastAsia="Times New Roman" w:hAnsi="Times New Roman" w:cs="David"/>
            <w:sz w:val="24"/>
            <w:szCs w:val="24"/>
            <w:rtl/>
            <w:lang w:eastAsia="he-IL"/>
          </w:rPr>
          <w:delText>שור הרשויות המוסמכות</w:delText>
        </w:r>
        <w:r w:rsidRPr="006D2AE3" w:rsidDel="002B3F22">
          <w:rPr>
            <w:rFonts w:ascii="Times New Roman" w:eastAsia="Times New Roman" w:hAnsi="Times New Roman" w:cs="David" w:hint="cs"/>
            <w:sz w:val="24"/>
            <w:szCs w:val="24"/>
            <w:rtl/>
            <w:lang w:eastAsia="he-IL"/>
          </w:rPr>
          <w:delText>,</w:delText>
        </w:r>
        <w:r w:rsidRPr="006D2AE3" w:rsidDel="002B3F22">
          <w:rPr>
            <w:rFonts w:ascii="Times New Roman" w:eastAsia="Times New Roman" w:hAnsi="Times New Roman" w:cs="David"/>
            <w:sz w:val="24"/>
            <w:szCs w:val="24"/>
            <w:rtl/>
            <w:lang w:eastAsia="he-IL"/>
          </w:rPr>
          <w:delText xml:space="preserve"> אלא אם כן אושרו קודם לכן</w:delText>
        </w:r>
        <w:r w:rsidRPr="006D2AE3" w:rsidDel="002B3F22">
          <w:rPr>
            <w:rFonts w:ascii="Times New Roman" w:eastAsia="Times New Roman" w:hAnsi="Times New Roman" w:cs="David" w:hint="cs"/>
            <w:sz w:val="24"/>
            <w:szCs w:val="24"/>
            <w:rtl/>
            <w:lang w:eastAsia="he-IL"/>
          </w:rPr>
          <w:delText>, מראש ובכתב,</w:delText>
        </w:r>
        <w:r w:rsidRPr="006D2AE3" w:rsidDel="002B3F22">
          <w:rPr>
            <w:rFonts w:ascii="Times New Roman" w:eastAsia="Times New Roman" w:hAnsi="Times New Roman" w:cs="David"/>
            <w:sz w:val="24"/>
            <w:szCs w:val="24"/>
            <w:rtl/>
            <w:lang w:eastAsia="he-IL"/>
          </w:rPr>
          <w:delText xml:space="preserve"> ע"י המזמין</w:delText>
        </w:r>
      </w:del>
      <w:ins w:id="9" w:author="Meryl Etman [2]" w:date="2022-02-01T17:48:00Z">
        <w:r w:rsidR="002B3F22">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52C88C95"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שהיועץ לא יקבל כל החלטה ולא יפעל ולא יחייב את המזמין בכל עניין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הכרוך בהתחייבות חוקית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כספית</w:t>
      </w:r>
      <w:r w:rsidRPr="006D2AE3">
        <w:rPr>
          <w:rFonts w:ascii="Times New Roman" w:eastAsia="Times New Roman" w:hAnsi="Times New Roman" w:cs="David" w:hint="cs"/>
          <w:sz w:val="24"/>
          <w:szCs w:val="24"/>
          <w:rtl/>
          <w:lang w:eastAsia="he-IL"/>
        </w:rPr>
        <w:t xml:space="preserve"> ו/או אחרת,</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72C61282"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זולת אם</w:t>
      </w:r>
      <w:r w:rsidRPr="006D2AE3">
        <w:rPr>
          <w:rFonts w:ascii="Times New Roman" w:eastAsia="Times New Roman" w:hAnsi="Times New Roman" w:cs="David"/>
          <w:sz w:val="24"/>
          <w:szCs w:val="24"/>
          <w:rtl/>
          <w:lang w:eastAsia="he-IL"/>
        </w:rPr>
        <w:t xml:space="preserve"> יוסמך לכך ע"י המזמין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יהיה היועץ רשאי ליתן הוראות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הנחיות</w:t>
      </w:r>
      <w:r w:rsidRPr="006D2AE3">
        <w:rPr>
          <w:rFonts w:ascii="Times New Roman" w:eastAsia="Times New Roman" w:hAnsi="Times New Roman" w:cs="David" w:hint="cs"/>
          <w:sz w:val="24"/>
          <w:szCs w:val="24"/>
          <w:rtl/>
          <w:lang w:eastAsia="he-IL"/>
        </w:rPr>
        <w:t>, בין</w:t>
      </w:r>
      <w:r w:rsidRPr="006D2AE3">
        <w:rPr>
          <w:rFonts w:ascii="Times New Roman" w:eastAsia="Times New Roman" w:hAnsi="Times New Roman" w:cs="David"/>
          <w:sz w:val="24"/>
          <w:szCs w:val="24"/>
          <w:rtl/>
          <w:lang w:eastAsia="he-IL"/>
        </w:rPr>
        <w:t xml:space="preserve"> במישרין</w:t>
      </w:r>
      <w:r w:rsidRPr="006D2AE3">
        <w:rPr>
          <w:rFonts w:ascii="Times New Roman" w:eastAsia="Times New Roman" w:hAnsi="Times New Roman" w:cs="David" w:hint="cs"/>
          <w:sz w:val="24"/>
          <w:szCs w:val="24"/>
          <w:rtl/>
          <w:lang w:eastAsia="he-IL"/>
        </w:rPr>
        <w:t xml:space="preserve"> ובין בעקיפין,</w:t>
      </w:r>
      <w:r w:rsidRPr="006D2AE3">
        <w:rPr>
          <w:rFonts w:ascii="Times New Roman" w:eastAsia="Times New Roman" w:hAnsi="Times New Roman" w:cs="David"/>
          <w:sz w:val="24"/>
          <w:szCs w:val="24"/>
          <w:rtl/>
          <w:lang w:eastAsia="he-IL"/>
        </w:rPr>
        <w:t xml:space="preserve"> לקבלן הראשי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לקבלן העבודות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לנהל עמם מו"מ ביחס למחירים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דרכי ביצוע הכרוכים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מחירים</w:t>
      </w:r>
      <w:r w:rsidRPr="006D2AE3">
        <w:rPr>
          <w:rFonts w:ascii="Times New Roman" w:eastAsia="Times New Roman" w:hAnsi="Times New Roman" w:cs="David" w:hint="cs"/>
          <w:sz w:val="24"/>
          <w:szCs w:val="24"/>
          <w:rtl/>
          <w:lang w:eastAsia="he-IL"/>
        </w:rPr>
        <w:t xml:space="preserve"> ו/או כמויות</w:t>
      </w:r>
      <w:r w:rsidRPr="006D2AE3">
        <w:rPr>
          <w:rFonts w:ascii="Times New Roman" w:eastAsia="Times New Roman" w:hAnsi="Times New Roman" w:cs="David"/>
          <w:sz w:val="24"/>
          <w:szCs w:val="24"/>
          <w:rtl/>
          <w:lang w:eastAsia="he-IL"/>
        </w:rPr>
        <w:t>, אלא באמצעות המזמין או המנהל.</w:t>
      </w:r>
    </w:p>
    <w:p w14:paraId="33C0F206"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המנהל</w:t>
      </w:r>
    </w:p>
    <w:p w14:paraId="0C11A02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לבדוק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עת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את שרותי היועץ כולם או </w:t>
      </w:r>
      <w:r w:rsidRPr="006D2AE3">
        <w:rPr>
          <w:rFonts w:ascii="Times New Roman" w:eastAsia="Times New Roman" w:hAnsi="Times New Roman" w:cs="David" w:hint="cs"/>
          <w:sz w:val="24"/>
          <w:szCs w:val="24"/>
          <w:rtl/>
          <w:lang w:eastAsia="he-IL"/>
        </w:rPr>
        <w:t>מקצתם</w:t>
      </w:r>
      <w:r w:rsidRPr="006D2AE3">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 כן רשאי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1B38E49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
          <w:sz w:val="24"/>
          <w:szCs w:val="24"/>
          <w:rtl/>
          <w:lang w:eastAsia="he-IL"/>
        </w:rPr>
        <w:t xml:space="preserve"> המצ"ב</w:t>
      </w:r>
      <w:r w:rsidRPr="006D2AE3">
        <w:rPr>
          <w:rFonts w:ascii="Times New Roman" w:eastAsia="Times New Roman" w:hAnsi="Times New Roman" w:cs="David"/>
          <w:sz w:val="24"/>
          <w:szCs w:val="24"/>
          <w:rtl/>
          <w:lang w:eastAsia="he-IL"/>
        </w:rPr>
        <w:t>.</w:t>
      </w:r>
    </w:p>
    <w:p w14:paraId="70A5223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לצורך הפעלת סמכויותיו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רשאי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מי מטעמו לבקר במשרד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בכל מקום אחר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6D2AE3">
        <w:rPr>
          <w:rFonts w:ascii="Times New Roman" w:eastAsia="Times New Roman" w:hAnsi="Times New Roman" w:cs="David" w:hint="cs"/>
          <w:sz w:val="24"/>
          <w:szCs w:val="24"/>
          <w:rtl/>
          <w:lang w:eastAsia="he-IL"/>
        </w:rPr>
        <w:t>י המנהל 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w:t>
      </w:r>
    </w:p>
    <w:p w14:paraId="0A1F1AF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בהפעלת סמכויות המנהל על 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לגרוע </w:t>
      </w:r>
      <w:r w:rsidRPr="006D2AE3">
        <w:rPr>
          <w:rFonts w:ascii="Times New Roman" w:eastAsia="Times New Roman" w:hAnsi="Times New Roman" w:cs="David" w:hint="cs"/>
          <w:sz w:val="24"/>
          <w:szCs w:val="24"/>
          <w:rtl/>
          <w:lang w:eastAsia="he-IL"/>
        </w:rPr>
        <w:t xml:space="preserve">ו/או לשחרר </w:t>
      </w:r>
      <w:r w:rsidRPr="006D2AE3">
        <w:rPr>
          <w:rFonts w:ascii="Times New Roman" w:eastAsia="Times New Roman" w:hAnsi="Times New Roman" w:cs="David"/>
          <w:sz w:val="24"/>
          <w:szCs w:val="24"/>
          <w:rtl/>
          <w:lang w:eastAsia="he-IL"/>
        </w:rPr>
        <w:t xml:space="preserve">מאחריות </w:t>
      </w:r>
      <w:r w:rsidRPr="006D2AE3">
        <w:rPr>
          <w:rFonts w:ascii="Times New Roman" w:eastAsia="Times New Roman" w:hAnsi="Times New Roman" w:cs="David" w:hint="cs"/>
          <w:sz w:val="24"/>
          <w:szCs w:val="24"/>
          <w:rtl/>
          <w:lang w:eastAsia="he-IL"/>
        </w:rPr>
        <w:t>היועץ על פי חוזה זה ו/או על פי כל דין.</w:t>
      </w:r>
      <w:r w:rsidRPr="006D2AE3">
        <w:rPr>
          <w:rFonts w:ascii="Times New Roman" w:eastAsia="Times New Roman" w:hAnsi="Times New Roman" w:cs="David"/>
          <w:sz w:val="24"/>
          <w:szCs w:val="24"/>
          <w:rtl/>
          <w:lang w:eastAsia="he-IL"/>
        </w:rPr>
        <w:t xml:space="preserve"> בהקשר זה מובהר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66591312"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אישר המנהל 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6D2AE3">
        <w:rPr>
          <w:rFonts w:ascii="Times New Roman" w:eastAsia="Times New Roman" w:hAnsi="Times New Roman" w:cs="David" w:hint="cs"/>
          <w:sz w:val="24"/>
          <w:szCs w:val="24"/>
          <w:rtl/>
          <w:lang w:eastAsia="he-IL"/>
        </w:rPr>
        <w:t>חוזה</w:t>
      </w:r>
      <w:r w:rsidRPr="006D2AE3">
        <w:rPr>
          <w:rFonts w:ascii="Times New Roman" w:eastAsia="Times New Roman" w:hAnsi="Times New Roman" w:cs="David"/>
          <w:sz w:val="24"/>
          <w:szCs w:val="24"/>
          <w:rtl/>
          <w:lang w:eastAsia="he-IL"/>
        </w:rPr>
        <w:t xml:space="preserve"> זה, </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לשחרר את היועץ מאחריותו המקצועית המלאה ו</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להטיל על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על המזמין אחריות כלשהי לטיב התכניות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המסמכים האמורים.</w:t>
      </w:r>
    </w:p>
    <w:p w14:paraId="023D87FD"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לוח זמנים ושלבי ב</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צוע</w:t>
      </w:r>
    </w:p>
    <w:p w14:paraId="0D969E5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6D2AE3">
        <w:rPr>
          <w:rFonts w:ascii="Times New Roman" w:eastAsia="Times New Roman" w:hAnsi="Times New Roman" w:cs="David"/>
          <w:b/>
          <w:bCs/>
          <w:sz w:val="24"/>
          <w:szCs w:val="24"/>
          <w:rtl/>
          <w:lang w:eastAsia="he-IL"/>
        </w:rPr>
        <w:t>ג'</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לוח הזמנים</w:t>
      </w:r>
      <w:r w:rsidRPr="006D2AE3">
        <w:rPr>
          <w:rFonts w:ascii="Times New Roman" w:eastAsia="Times New Roman" w:hAnsi="Times New Roman" w:cs="David"/>
          <w:sz w:val="24"/>
          <w:szCs w:val="24"/>
          <w:rtl/>
          <w:lang w:eastAsia="he-IL"/>
        </w:rPr>
        <w:t>").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הכלול בשרותי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לא נקבע לו מועד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יבוצע על ידי היועץ במועד שיהיה דרוש על מנת להבטיח</w:t>
      </w:r>
      <w:r w:rsidRPr="006D2AE3">
        <w:rPr>
          <w:rFonts w:ascii="Times New Roman" w:eastAsia="Times New Roman" w:hAnsi="Times New Roman" w:cs="David" w:hint="cs"/>
          <w:sz w:val="24"/>
          <w:szCs w:val="24"/>
          <w:rtl/>
          <w:lang w:eastAsia="he-IL"/>
        </w:rPr>
        <w:t xml:space="preserve"> את</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 xml:space="preserve">קבלנים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אחרים בהתאם ללוח הזמנים המוסכם ע</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מם.</w:t>
      </w:r>
    </w:p>
    <w:p w14:paraId="664580F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לא יתחיל היועץ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קטע מהפרויקט ו/או שלב משלבי העבודה כמפורט בנספח </w:t>
      </w:r>
      <w:r w:rsidRPr="006D2AE3">
        <w:rPr>
          <w:rFonts w:ascii="Times New Roman" w:eastAsia="Times New Roman" w:hAnsi="Times New Roman" w:cs="David"/>
          <w:bCs/>
          <w:sz w:val="24"/>
          <w:szCs w:val="24"/>
          <w:rtl/>
          <w:lang w:eastAsia="he-IL"/>
        </w:rPr>
        <w:t>ב'</w:t>
      </w:r>
      <w:r w:rsidRPr="006D2AE3">
        <w:rPr>
          <w:rFonts w:ascii="Times New Roman" w:eastAsia="Times New Roman" w:hAnsi="Times New Roman" w:cs="David"/>
          <w:sz w:val="24"/>
          <w:szCs w:val="24"/>
          <w:rtl/>
          <w:lang w:eastAsia="he-IL"/>
        </w:rPr>
        <w:t xml:space="preserve"> או </w:t>
      </w:r>
      <w:r w:rsidRPr="006D2AE3">
        <w:rPr>
          <w:rFonts w:ascii="Times New Roman" w:eastAsia="Times New Roman" w:hAnsi="Times New Roman" w:cs="David"/>
          <w:b/>
          <w:bCs/>
          <w:sz w:val="24"/>
          <w:szCs w:val="24"/>
          <w:rtl/>
          <w:lang w:eastAsia="he-IL"/>
        </w:rPr>
        <w:t xml:space="preserve">ג'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אלא אם כן הודיע למזמין תחילה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הגיע לדעתו מועד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שלב זה וק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מהמזמין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לביצועו.</w:t>
      </w:r>
    </w:p>
    <w:p w14:paraId="1371834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יש לראות </w:t>
      </w:r>
      <w:r w:rsidRPr="006D2AE3">
        <w:rPr>
          <w:rFonts w:ascii="Times New Roman" w:eastAsia="Times New Roman" w:hAnsi="Times New Roman" w:cs="David" w:hint="cs"/>
          <w:sz w:val="24"/>
          <w:szCs w:val="24"/>
          <w:rtl/>
          <w:lang w:eastAsia="he-IL"/>
        </w:rPr>
        <w:t>ב</w:t>
      </w:r>
      <w:r w:rsidRPr="006D2AE3">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04C55AAA"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ידוע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התחייבויות היועצים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יתר הגורמים, מותנות בכך שיסופקו להם כל התכניות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ההנחיות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ההוראות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הפרטים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הביאורים שידרשו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מהקבלנים מלטעון לעיכוב מוצדק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2233DD83"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 יוכר כמוצדק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אך ו</w:t>
      </w:r>
      <w:r w:rsidRPr="006D2AE3">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3AC5B572"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הוא נובע מכ</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ח עליון או גורם אחר (להלן יחדיו: "</w:t>
      </w:r>
      <w:r w:rsidRPr="006D2AE3">
        <w:rPr>
          <w:rFonts w:ascii="Times New Roman" w:eastAsia="Times New Roman" w:hAnsi="Times New Roman" w:cs="David"/>
          <w:b/>
          <w:bCs/>
          <w:sz w:val="24"/>
          <w:szCs w:val="24"/>
          <w:rtl/>
          <w:lang w:eastAsia="he-IL"/>
        </w:rPr>
        <w:t>אירוע דוחה</w:t>
      </w:r>
      <w:r w:rsidRPr="006D2AE3">
        <w:rPr>
          <w:rFonts w:ascii="Times New Roman" w:eastAsia="Times New Roman" w:hAnsi="Times New Roman" w:cs="David"/>
          <w:sz w:val="24"/>
          <w:szCs w:val="24"/>
          <w:rtl/>
          <w:lang w:eastAsia="he-IL"/>
        </w:rPr>
        <w:t>") שלדעת המנהל לא הייתה ליועץ שליטה עליו.</w:t>
      </w:r>
    </w:p>
    <w:p w14:paraId="4DCE9B7F"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0A30431D"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קיבל תכניות, הנחיות, הוראות, פרטים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788B5931"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המנהל אישר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האירוע הדוחה אכן מצדיק 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השירות ואת משך הדחייה.</w:t>
      </w:r>
    </w:p>
    <w:p w14:paraId="14E9ACB5" w14:textId="77777777" w:rsidR="006D2AE3" w:rsidRPr="006D2AE3" w:rsidRDefault="006D2AE3" w:rsidP="006D2AE3">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w:t>
      </w:r>
      <w:r w:rsidRPr="006D2AE3">
        <w:rPr>
          <w:rFonts w:ascii="Times New Roman" w:eastAsia="Times New Roman" w:hAnsi="Times New Roman" w:cs="David" w:hint="cs"/>
          <w:sz w:val="24"/>
          <w:szCs w:val="24"/>
          <w:rtl/>
          <w:lang w:eastAsia="he-IL"/>
        </w:rPr>
        <w:t xml:space="preserve">כלליות </w:t>
      </w:r>
      <w:r w:rsidRPr="006D2AE3">
        <w:rPr>
          <w:rFonts w:ascii="Times New Roman" w:eastAsia="Times New Roman" w:hAnsi="Times New Roman" w:cs="David"/>
          <w:sz w:val="24"/>
          <w:szCs w:val="24"/>
          <w:rtl/>
          <w:lang w:eastAsia="he-IL"/>
        </w:rPr>
        <w:t>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חור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 תכנון ע"י אחרים לא יהווה עילה לעיכוב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639351A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להודיע למנהל מידית, על כל עיכוב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לפי הערכתו עלול לגרום לאיחור בקיום לוח הזמנים.</w:t>
      </w:r>
    </w:p>
    <w:p w14:paraId="25AF57F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52CE8DB3"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לבקר במשרד היועץ ולעיין בהתקדמות ובאופן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והיועץ ימסור למנהל כל הסבר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פרט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דיווח</w:t>
      </w:r>
      <w:r w:rsidRPr="006D2AE3">
        <w:rPr>
          <w:rFonts w:ascii="Times New Roman" w:eastAsia="Times New Roman" w:hAnsi="Times New Roman" w:cs="David" w:hint="cs"/>
          <w:sz w:val="24"/>
          <w:szCs w:val="24"/>
          <w:rtl/>
          <w:lang w:eastAsia="he-IL"/>
        </w:rPr>
        <w:t>, מיד</w:t>
      </w:r>
      <w:r w:rsidRPr="006D2AE3">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6D2AE3">
        <w:rPr>
          <w:rFonts w:ascii="Times New Roman" w:eastAsia="Times New Roman" w:hAnsi="Times New Roman" w:cs="David" w:hint="cs"/>
          <w:sz w:val="24"/>
          <w:szCs w:val="24"/>
          <w:rtl/>
          <w:lang w:eastAsia="he-IL"/>
        </w:rPr>
        <w:t xml:space="preserve"> זה ו/או לפי כל דין</w:t>
      </w:r>
      <w:r w:rsidRPr="006D2AE3">
        <w:rPr>
          <w:rFonts w:ascii="Times New Roman" w:eastAsia="Times New Roman" w:hAnsi="Times New Roman" w:cs="David"/>
          <w:sz w:val="24"/>
          <w:szCs w:val="24"/>
          <w:rtl/>
          <w:lang w:eastAsia="he-IL"/>
        </w:rPr>
        <w:t>.</w:t>
      </w:r>
    </w:p>
    <w:p w14:paraId="591EE63D" w14:textId="77777777" w:rsid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173A6AD" w14:textId="77777777" w:rsidR="00DA73D0" w:rsidRPr="006D2AE3" w:rsidRDefault="00DA73D0"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CCDFFA2"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שכר היועץ</w:t>
      </w:r>
    </w:p>
    <w:p w14:paraId="25D4B9F4"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תמורת שרותי היועץ וכל יתר התחייבויותיו לפי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כמפורט בנספח </w:t>
      </w:r>
      <w:r w:rsidRPr="006D2AE3">
        <w:rPr>
          <w:rFonts w:ascii="Times New Roman" w:eastAsia="Times New Roman" w:hAnsi="Times New Roman" w:cs="David"/>
          <w:bCs/>
          <w:sz w:val="24"/>
          <w:szCs w:val="24"/>
          <w:rtl/>
          <w:lang w:eastAsia="he-IL"/>
        </w:rPr>
        <w:t xml:space="preserve">ד' </w:t>
      </w:r>
      <w:r w:rsidRPr="006D2AE3">
        <w:rPr>
          <w:rFonts w:ascii="Times New Roman" w:eastAsia="Times New Roman" w:hAnsi="Times New Roman" w:cs="David" w:hint="cs"/>
          <w:b/>
          <w:sz w:val="24"/>
          <w:szCs w:val="24"/>
          <w:rtl/>
          <w:lang w:eastAsia="he-IL"/>
        </w:rPr>
        <w:t xml:space="preserve">המצ"ב </w:t>
      </w:r>
      <w:r w:rsidRPr="006D2AE3">
        <w:rPr>
          <w:rFonts w:ascii="Times New Roman" w:eastAsia="Times New Roman" w:hAnsi="Times New Roman" w:cs="David"/>
          <w:sz w:val="24"/>
          <w:szCs w:val="24"/>
          <w:rtl/>
          <w:lang w:eastAsia="he-IL"/>
        </w:rPr>
        <w:t>(להלן: "</w:t>
      </w:r>
      <w:r w:rsidRPr="006D2AE3">
        <w:rPr>
          <w:rFonts w:ascii="Times New Roman" w:eastAsia="Times New Roman" w:hAnsi="Times New Roman" w:cs="David"/>
          <w:b/>
          <w:bCs/>
          <w:sz w:val="24"/>
          <w:szCs w:val="24"/>
          <w:rtl/>
          <w:lang w:eastAsia="he-IL"/>
        </w:rPr>
        <w:t>שכר היועץ</w:t>
      </w:r>
      <w:r w:rsidRPr="006D2AE3">
        <w:rPr>
          <w:rFonts w:ascii="Times New Roman" w:eastAsia="Times New Roman" w:hAnsi="Times New Roman" w:cs="David"/>
          <w:sz w:val="24"/>
          <w:szCs w:val="24"/>
          <w:rtl/>
          <w:lang w:eastAsia="he-IL"/>
        </w:rPr>
        <w:t>").</w:t>
      </w:r>
    </w:p>
    <w:p w14:paraId="6CEE7FC8"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בהוצאות הממשיות בשרותי העזר המפורטים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שא המזמין:</w:t>
      </w:r>
    </w:p>
    <w:p w14:paraId="14A91A10"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הדפסות בתוויין המיועדות להפצה לאחרים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החזר.</w:t>
      </w:r>
    </w:p>
    <w:p w14:paraId="36599BC6"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העתקות שנמסרו ע"י היועץ למזמין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לרשויות המוסמכות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ליועצים, למעט העתקות וצילומים שיפיק היועץ במשרדו.</w:t>
      </w:r>
    </w:p>
    <w:p w14:paraId="26B9CB1B"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שכפול מסמכים.</w:t>
      </w:r>
    </w:p>
    <w:p w14:paraId="40B18BEC"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7651B0A7"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מדידות וצילומי אויר.</w:t>
      </w:r>
    </w:p>
    <w:p w14:paraId="36F2E14B"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קידוחים ובדיקות קרקע.</w:t>
      </w:r>
    </w:p>
    <w:p w14:paraId="1EB9C002"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שליחויות.</w:t>
      </w:r>
    </w:p>
    <w:p w14:paraId="5707C453"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העזר המפורטים בסעיפים 7.2.1 עד 7.2.3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יוזמנו על ידי היועץ באמצעות מערכת ניהול פרויקטים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 מערכת רמדורנט מודול ניהול מסמכים (</w:t>
      </w:r>
      <w:r w:rsidRPr="006D2AE3">
        <w:rPr>
          <w:rFonts w:ascii="Times New Roman" w:eastAsia="Times New Roman" w:hAnsi="Times New Roman" w:cs="David"/>
          <w:sz w:val="24"/>
          <w:szCs w:val="24"/>
          <w:lang w:eastAsia="he-IL"/>
        </w:rPr>
        <w:t>DM</w:t>
      </w:r>
      <w:r w:rsidRPr="006D2AE3">
        <w:rPr>
          <w:rFonts w:ascii="Times New Roman" w:eastAsia="Times New Roman" w:hAnsi="Times New Roman" w:cs="David"/>
          <w:sz w:val="24"/>
          <w:szCs w:val="24"/>
          <w:rtl/>
          <w:lang w:eastAsia="he-IL"/>
        </w:rPr>
        <w:t>) רק ממכונים המאושרים ע"י המזמין לבצע עבודות עבורו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הוצאות לפי סעיפים 7.2.4 עד 7.2.7 ועבור הדפסות והעתקות צבעוניות </w:t>
      </w:r>
      <w:r w:rsidRPr="006D2AE3">
        <w:rPr>
          <w:rFonts w:ascii="Times New Roman" w:eastAsia="Times New Roman" w:hAnsi="Times New Roman" w:cs="David"/>
          <w:sz w:val="24"/>
          <w:szCs w:val="24"/>
          <w:rtl/>
          <w:lang w:eastAsia="he-IL"/>
        </w:rPr>
        <w:lastRenderedPageBreak/>
        <w:t>יוצאו רק אם אושרו תחילה בכתב, טרם הזמנתם ע"י המנהל.</w:t>
      </w:r>
    </w:p>
    <w:p w14:paraId="6003757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על חשבון שכר היועץ ישולמו ליועץ תשלומי ביניים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עורים ובמועדים המפורטים בנספח</w:t>
      </w:r>
      <w:r w:rsidRPr="006D2AE3">
        <w:rPr>
          <w:rFonts w:ascii="Times New Roman" w:eastAsia="Times New Roman" w:hAnsi="Times New Roman" w:cs="David"/>
          <w:bCs/>
          <w:sz w:val="24"/>
          <w:szCs w:val="24"/>
          <w:rtl/>
          <w:lang w:eastAsia="he-IL"/>
        </w:rPr>
        <w:t xml:space="preserve"> ה'</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p>
    <w:p w14:paraId="7FBD99AF"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תשלומי הביניים לפי פסקה זו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שלב משלבי שירותי היועץ ו/או טיב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27BDD7C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השכר האמור בנספח </w:t>
      </w:r>
      <w:r w:rsidRPr="006D2AE3">
        <w:rPr>
          <w:rFonts w:ascii="Times New Roman" w:eastAsia="Times New Roman" w:hAnsi="Times New Roman" w:cs="David"/>
          <w:b/>
          <w:bCs/>
          <w:sz w:val="24"/>
          <w:szCs w:val="24"/>
          <w:rtl/>
          <w:lang w:eastAsia="he-IL"/>
        </w:rPr>
        <w:t xml:space="preserve">ד'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ה</w:t>
      </w:r>
      <w:r w:rsidRPr="006D2AE3">
        <w:rPr>
          <w:rFonts w:ascii="Times New Roman" w:eastAsia="Times New Roman" w:hAnsi="Times New Roman" w:cs="David" w:hint="cs"/>
          <w:sz w:val="24"/>
          <w:szCs w:val="24"/>
          <w:rtl/>
          <w:lang w:eastAsia="he-IL"/>
        </w:rPr>
        <w:t xml:space="preserve">ינו </w:t>
      </w:r>
      <w:r w:rsidRPr="006D2AE3">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6D2AE3">
        <w:rPr>
          <w:rFonts w:ascii="Times New Roman" w:eastAsia="Times New Roman" w:hAnsi="Times New Roman" w:cs="David" w:hint="cs"/>
          <w:sz w:val="24"/>
          <w:szCs w:val="24"/>
          <w:rtl/>
          <w:lang w:eastAsia="he-IL"/>
        </w:rPr>
        <w:t xml:space="preserve">זה </w:t>
      </w:r>
      <w:r w:rsidRPr="006D2AE3">
        <w:rPr>
          <w:rFonts w:ascii="Times New Roman" w:eastAsia="Times New Roman" w:hAnsi="Times New Roman" w:cs="David"/>
          <w:sz w:val="24"/>
          <w:szCs w:val="24"/>
          <w:rtl/>
          <w:lang w:eastAsia="he-IL"/>
        </w:rPr>
        <w:t>במפורש אחרת. תנאי לתשלום שכר היועץ במלואו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הינו המצאת הצהרה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6D2AE3">
        <w:rPr>
          <w:rFonts w:ascii="Times New Roman" w:eastAsia="Times New Roman" w:hAnsi="Times New Roman" w:cs="David"/>
          <w:b/>
          <w:bCs/>
          <w:sz w:val="24"/>
          <w:szCs w:val="24"/>
          <w:rtl/>
          <w:lang w:eastAsia="he-IL"/>
        </w:rPr>
        <w:t>ט'</w:t>
      </w:r>
      <w:r w:rsidRPr="006D2AE3">
        <w:rPr>
          <w:rFonts w:ascii="Times New Roman" w:eastAsia="Times New Roman" w:hAnsi="Times New Roman" w:cs="David"/>
          <w:sz w:val="24"/>
          <w:szCs w:val="24"/>
          <w:rtl/>
          <w:lang w:eastAsia="he-IL"/>
        </w:rPr>
        <w:t xml:space="preserve"> לחוזה זה וכתב היעדר תביעות המצורף כנספח</w:t>
      </w:r>
      <w:r w:rsidRPr="006D2AE3">
        <w:rPr>
          <w:rFonts w:ascii="Times New Roman" w:eastAsia="Times New Roman" w:hAnsi="Times New Roman" w:cs="David"/>
          <w:b/>
          <w:bCs/>
          <w:sz w:val="24"/>
          <w:szCs w:val="24"/>
          <w:rtl/>
          <w:lang w:eastAsia="he-IL"/>
        </w:rPr>
        <w:t xml:space="preserve"> י'</w:t>
      </w:r>
      <w:r w:rsidRPr="006D2AE3">
        <w:rPr>
          <w:rFonts w:ascii="Times New Roman" w:eastAsia="Times New Roman" w:hAnsi="Times New Roman" w:cs="David"/>
          <w:sz w:val="24"/>
          <w:szCs w:val="24"/>
          <w:rtl/>
          <w:lang w:eastAsia="he-IL"/>
        </w:rPr>
        <w:t xml:space="preserve"> לחוזה זה למזמין, חתום ע"י היועץ ומאומת כנדרש בו.</w:t>
      </w:r>
    </w:p>
    <w:p w14:paraId="390B6A8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מבלי לפגוע בכלליות האמור בסעיף </w:t>
      </w:r>
      <w:r w:rsidRPr="006D2AE3">
        <w:rPr>
          <w:rFonts w:ascii="Times New Roman" w:eastAsia="Times New Roman" w:hAnsi="Times New Roman" w:cs="David" w:hint="cs"/>
          <w:sz w:val="24"/>
          <w:szCs w:val="24"/>
          <w:rtl/>
          <w:lang w:eastAsia="he-IL"/>
        </w:rPr>
        <w:t>7 לעיל</w:t>
      </w:r>
      <w:r w:rsidRPr="006D2AE3">
        <w:rPr>
          <w:rFonts w:ascii="Times New Roman" w:eastAsia="Times New Roman" w:hAnsi="Times New Roman" w:cs="David"/>
          <w:sz w:val="24"/>
          <w:szCs w:val="24"/>
          <w:rtl/>
          <w:lang w:eastAsia="he-IL"/>
        </w:rPr>
        <w:t>, 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רכוש ה</w:t>
      </w:r>
      <w:r w:rsidRPr="006D2AE3">
        <w:rPr>
          <w:rFonts w:ascii="Times New Roman" w:eastAsia="Times New Roman" w:hAnsi="Times New Roman" w:cs="David" w:hint="cs"/>
          <w:sz w:val="24"/>
          <w:szCs w:val="24"/>
          <w:rtl/>
          <w:lang w:eastAsia="he-IL"/>
        </w:rPr>
        <w:t>מזמין</w:t>
      </w:r>
      <w:r w:rsidRPr="006D2AE3">
        <w:rPr>
          <w:rFonts w:ascii="Times New Roman" w:eastAsia="Times New Roman" w:hAnsi="Times New Roman" w:cs="David"/>
          <w:sz w:val="24"/>
          <w:szCs w:val="24"/>
          <w:rtl/>
          <w:lang w:eastAsia="he-IL"/>
        </w:rPr>
        <w:t>. מובהר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הפרת סעיף זה על ידי היועץ תה</w:t>
      </w:r>
      <w:r w:rsidRPr="006D2AE3">
        <w:rPr>
          <w:rFonts w:ascii="Times New Roman" w:eastAsia="Times New Roman" w:hAnsi="Times New Roman" w:cs="David" w:hint="cs"/>
          <w:sz w:val="24"/>
          <w:szCs w:val="24"/>
          <w:rtl/>
          <w:lang w:eastAsia="he-IL"/>
        </w:rPr>
        <w:t>ווה</w:t>
      </w:r>
      <w:r w:rsidRPr="006D2AE3">
        <w:rPr>
          <w:rFonts w:ascii="Times New Roman" w:eastAsia="Times New Roman" w:hAnsi="Times New Roman" w:cs="David"/>
          <w:sz w:val="24"/>
          <w:szCs w:val="24"/>
          <w:rtl/>
          <w:lang w:eastAsia="he-IL"/>
        </w:rPr>
        <w:t xml:space="preserve"> הפרה יסודית של חוזה</w:t>
      </w:r>
      <w:r w:rsidRPr="006D2AE3">
        <w:rPr>
          <w:rFonts w:ascii="Times New Roman" w:eastAsia="Times New Roman" w:hAnsi="Times New Roman" w:cs="David" w:hint="cs"/>
          <w:sz w:val="24"/>
          <w:szCs w:val="24"/>
          <w:rtl/>
          <w:lang w:eastAsia="he-IL"/>
        </w:rPr>
        <w:t xml:space="preserve"> זה. </w:t>
      </w:r>
    </w:p>
    <w:p w14:paraId="060254E0"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תנאים מקדמיים לביצוע תשלום כלשהו ע"ח שכר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הצגת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6D2AE3">
        <w:rPr>
          <w:rFonts w:ascii="Times New Roman" w:eastAsia="Times New Roman" w:hAnsi="Times New Roman" w:cs="David" w:hint="cs"/>
          <w:sz w:val="24"/>
          <w:szCs w:val="24"/>
          <w:rtl/>
          <w:lang w:eastAsia="he-IL"/>
        </w:rPr>
        <w:t>עובר</w:t>
      </w:r>
      <w:r w:rsidRPr="006D2AE3">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227EBFB6" w14:textId="77777777" w:rsidR="006D2AE3" w:rsidRP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38D74A4"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שנויים בתכנון</w:t>
      </w:r>
    </w:p>
    <w:p w14:paraId="14C0BB61" w14:textId="77777777" w:rsid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0E13F3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bCs/>
          <w:sz w:val="24"/>
          <w:szCs w:val="24"/>
          <w:rtl/>
          <w:lang w:eastAsia="he-IL"/>
        </w:rPr>
        <w:t>ב' או ג'</w:t>
      </w:r>
      <w:r w:rsidRPr="006D2AE3">
        <w:rPr>
          <w:rFonts w:ascii="Times New Roman" w:eastAsia="Times New Roman" w:hAnsi="Times New Roman" w:cs="David" w:hint="cs"/>
          <w:b/>
          <w:sz w:val="24"/>
          <w:szCs w:val="24"/>
          <w:rtl/>
          <w:lang w:eastAsia="he-IL"/>
        </w:rPr>
        <w:t xml:space="preserve"> המצ"ב</w:t>
      </w:r>
      <w:r w:rsidRPr="006D2AE3">
        <w:rPr>
          <w:rFonts w:ascii="Times New Roman" w:eastAsia="Times New Roman" w:hAnsi="Times New Roman" w:cs="David"/>
          <w:sz w:val="24"/>
          <w:szCs w:val="24"/>
          <w:rtl/>
          <w:lang w:eastAsia="he-IL"/>
        </w:rPr>
        <w:t>,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אלמלא השנויים</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יהיה</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זכאי לפיצוי בעד העבודה הנוספת שב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עקב השנויים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כאמור</w:t>
      </w:r>
      <w:r w:rsidRPr="006D2AE3">
        <w:rPr>
          <w:rFonts w:ascii="Times New Roman" w:eastAsia="Times New Roman" w:hAnsi="Times New Roman" w:cs="David"/>
          <w:sz w:val="24"/>
          <w:szCs w:val="24"/>
          <w:rtl/>
          <w:lang w:eastAsia="he-IL"/>
        </w:rPr>
        <w:t>. הפיצוי ישולם בגין העבודה הנוספת שהיועץ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ושכר היועץ. בכל מקרה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שנויים</w:t>
      </w:r>
      <w:r w:rsidRPr="006D2AE3">
        <w:rPr>
          <w:rFonts w:ascii="Times New Roman" w:eastAsia="Times New Roman" w:hAnsi="Times New Roman" w:cs="David" w:hint="cs"/>
          <w:sz w:val="24"/>
          <w:szCs w:val="24"/>
          <w:rtl/>
          <w:lang w:eastAsia="he-IL"/>
        </w:rPr>
        <w:t xml:space="preserve"> כאמור, לא יהוו</w:t>
      </w:r>
      <w:r w:rsidRPr="006D2AE3">
        <w:rPr>
          <w:rFonts w:ascii="Times New Roman" w:eastAsia="Times New Roman" w:hAnsi="Times New Roman" w:cs="David"/>
          <w:sz w:val="24"/>
          <w:szCs w:val="24"/>
          <w:rtl/>
          <w:lang w:eastAsia="he-IL"/>
        </w:rPr>
        <w:t xml:space="preserve"> עילה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1C423B8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על אף</w:t>
      </w:r>
      <w:r w:rsidRPr="006D2AE3">
        <w:rPr>
          <w:rFonts w:ascii="Times New Roman" w:eastAsia="Times New Roman" w:hAnsi="Times New Roman" w:cs="David"/>
          <w:sz w:val="24"/>
          <w:szCs w:val="24"/>
          <w:rtl/>
          <w:lang w:eastAsia="he-IL"/>
        </w:rPr>
        <w:t xml:space="preserve"> האמור בסעיף 8.2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יגיע ליועץ דבר בגין שינויים הנובעים מ:</w:t>
      </w:r>
    </w:p>
    <w:p w14:paraId="33F28622" w14:textId="0FCD236C"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 xml:space="preserve">טעות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קוי ב</w:t>
      </w:r>
      <w:ins w:id="10" w:author="Meryl Etman [2]" w:date="2022-02-02T14:54:00Z">
        <w:r w:rsidR="002B36E1">
          <w:rPr>
            <w:rFonts w:ascii="Times New Roman" w:eastAsia="Times New Roman" w:hAnsi="Times New Roman" w:cs="David" w:hint="cs"/>
            <w:sz w:val="24"/>
            <w:szCs w:val="24"/>
            <w:rtl/>
            <w:lang w:eastAsia="he-IL"/>
          </w:rPr>
          <w:t>עבודת תאום ה</w:t>
        </w:r>
      </w:ins>
      <w:r w:rsidRPr="006D2AE3">
        <w:rPr>
          <w:rFonts w:ascii="Times New Roman" w:eastAsia="Times New Roman" w:hAnsi="Times New Roman" w:cs="David"/>
          <w:sz w:val="24"/>
          <w:szCs w:val="24"/>
          <w:rtl/>
          <w:lang w:eastAsia="he-IL"/>
        </w:rPr>
        <w:t xml:space="preserve">תכנון </w:t>
      </w:r>
      <w:del w:id="11" w:author="Meryl Etman [2]" w:date="2022-02-01T17:50:00Z">
        <w:r w:rsidRPr="006D2AE3" w:rsidDel="002B3F22">
          <w:rPr>
            <w:rFonts w:ascii="Times New Roman" w:eastAsia="Times New Roman" w:hAnsi="Times New Roman" w:cs="David"/>
            <w:sz w:val="24"/>
            <w:szCs w:val="24"/>
            <w:rtl/>
            <w:lang w:eastAsia="he-IL"/>
          </w:rPr>
          <w:delText xml:space="preserve">ו/או באומדן </w:delText>
        </w:r>
      </w:del>
      <w:r w:rsidRPr="006D2AE3">
        <w:rPr>
          <w:rFonts w:ascii="Times New Roman" w:eastAsia="Times New Roman" w:hAnsi="Times New Roman" w:cs="David"/>
          <w:sz w:val="24"/>
          <w:szCs w:val="24"/>
          <w:rtl/>
          <w:lang w:eastAsia="he-IL"/>
        </w:rPr>
        <w:t>של היועץ</w:t>
      </w:r>
      <w:del w:id="12" w:author="Meryl Etman [2]" w:date="2022-02-02T14:55:00Z">
        <w:r w:rsidRPr="006D2AE3" w:rsidDel="002B36E1">
          <w:rPr>
            <w:rFonts w:ascii="Times New Roman" w:eastAsia="Times New Roman" w:hAnsi="Times New Roman" w:cs="David"/>
            <w:sz w:val="24"/>
            <w:szCs w:val="24"/>
            <w:rtl/>
            <w:lang w:eastAsia="he-IL"/>
          </w:rPr>
          <w:delText xml:space="preserve"> </w:delText>
        </w:r>
        <w:r w:rsidRPr="006D2AE3" w:rsidDel="002B36E1">
          <w:rPr>
            <w:rFonts w:ascii="Times New Roman" w:eastAsia="Times New Roman" w:hAnsi="Times New Roman" w:cs="David" w:hint="cs"/>
            <w:sz w:val="24"/>
            <w:szCs w:val="24"/>
            <w:rtl/>
            <w:lang w:eastAsia="he-IL"/>
          </w:rPr>
          <w:delText>ו/</w:delText>
        </w:r>
        <w:r w:rsidRPr="006D2AE3" w:rsidDel="002B36E1">
          <w:rPr>
            <w:rFonts w:ascii="Times New Roman" w:eastAsia="Times New Roman" w:hAnsi="Times New Roman" w:cs="David"/>
            <w:sz w:val="24"/>
            <w:szCs w:val="24"/>
            <w:rtl/>
            <w:lang w:eastAsia="he-IL"/>
          </w:rPr>
          <w:delText>או של היועצים</w:delText>
        </w:r>
      </w:del>
      <w:r w:rsidRPr="006D2AE3">
        <w:rPr>
          <w:rFonts w:ascii="Times New Roman" w:eastAsia="Times New Roman" w:hAnsi="Times New Roman" w:cs="David"/>
          <w:sz w:val="24"/>
          <w:szCs w:val="24"/>
          <w:rtl/>
          <w:lang w:eastAsia="he-IL"/>
        </w:rPr>
        <w:t>.</w:t>
      </w:r>
    </w:p>
    <w:p w14:paraId="7A1082E4"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התכנון אינו התכנון היעיל ביותר.</w:t>
      </w:r>
    </w:p>
    <w:p w14:paraId="667A5C09"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7F29C52B"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השינויים מתחייבים מדרישת רשויות מוסמכות. </w:t>
      </w:r>
    </w:p>
    <w:p w14:paraId="007E0527" w14:textId="56E358CC" w:rsidR="006D2AE3" w:rsidRPr="006D2AE3" w:rsidDel="002B3F22" w:rsidRDefault="006D2AE3" w:rsidP="006D2AE3">
      <w:pPr>
        <w:widowControl w:val="0"/>
        <w:numPr>
          <w:ilvl w:val="1"/>
          <w:numId w:val="1"/>
        </w:numPr>
        <w:spacing w:before="0" w:beforeAutospacing="0" w:after="200" w:afterAutospacing="0" w:line="240" w:lineRule="auto"/>
        <w:jc w:val="both"/>
        <w:rPr>
          <w:del w:id="13" w:author="Meryl Etman [2]" w:date="2022-02-01T17:53:00Z"/>
          <w:rFonts w:ascii="Times New Roman" w:eastAsia="Times New Roman" w:hAnsi="Times New Roman" w:cs="David"/>
          <w:sz w:val="24"/>
          <w:szCs w:val="24"/>
          <w:rtl/>
          <w:lang w:eastAsia="he-IL"/>
        </w:rPr>
      </w:pPr>
      <w:del w:id="14" w:author="Meryl Etman [2]" w:date="2022-02-01T17:53:00Z">
        <w:r w:rsidRPr="006D2AE3" w:rsidDel="002B3F22">
          <w:rPr>
            <w:rFonts w:ascii="Times New Roman" w:eastAsia="Times New Roman" w:hAnsi="Times New Roman" w:cs="David"/>
            <w:sz w:val="24"/>
            <w:szCs w:val="24"/>
            <w:rtl/>
            <w:lang w:eastAsia="he-IL"/>
          </w:rPr>
          <w:delText>היועץ מתחייב להכין</w:delText>
        </w:r>
        <w:r w:rsidRPr="006D2AE3" w:rsidDel="002B3F22">
          <w:rPr>
            <w:rFonts w:ascii="Times New Roman" w:eastAsia="Times New Roman" w:hAnsi="Times New Roman" w:cs="David" w:hint="cs"/>
            <w:sz w:val="24"/>
            <w:szCs w:val="24"/>
            <w:rtl/>
            <w:lang w:eastAsia="he-IL"/>
          </w:rPr>
          <w:delText>,</w:delText>
        </w:r>
        <w:r w:rsidRPr="006D2AE3" w:rsidDel="002B3F22">
          <w:rPr>
            <w:rFonts w:ascii="Times New Roman" w:eastAsia="Times New Roman" w:hAnsi="Times New Roman" w:cs="David"/>
            <w:sz w:val="24"/>
            <w:szCs w:val="24"/>
            <w:rtl/>
            <w:lang w:eastAsia="he-IL"/>
          </w:rPr>
          <w:delText xml:space="preserve"> עבור רוכשים שיבקשו זאת</w:delText>
        </w:r>
        <w:r w:rsidRPr="006D2AE3" w:rsidDel="002B3F22">
          <w:rPr>
            <w:rFonts w:ascii="Times New Roman" w:eastAsia="Times New Roman" w:hAnsi="Times New Roman" w:cs="David" w:hint="cs"/>
            <w:sz w:val="24"/>
            <w:szCs w:val="24"/>
            <w:rtl/>
            <w:lang w:eastAsia="he-IL"/>
          </w:rPr>
          <w:delText>,</w:delText>
        </w:r>
        <w:r w:rsidRPr="006D2AE3" w:rsidDel="002B3F22">
          <w:rPr>
            <w:rFonts w:ascii="Times New Roman" w:eastAsia="Times New Roman" w:hAnsi="Times New Roman" w:cs="David"/>
            <w:sz w:val="24"/>
            <w:szCs w:val="24"/>
            <w:rtl/>
            <w:lang w:eastAsia="he-IL"/>
          </w:rPr>
          <w:delText xml:space="preserve"> תכנית שינויים בדירות שאינם עומדים בסתירה להיתרי הבניה ולכל דין. </w:delText>
        </w:r>
      </w:del>
    </w:p>
    <w:p w14:paraId="7D984676" w14:textId="4FB9E0BD" w:rsidR="006D2AE3" w:rsidRPr="006D2AE3" w:rsidRDefault="006D2AE3" w:rsidP="006D2AE3">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del w:id="15" w:author="Meryl Etman [2]" w:date="2022-02-01T17:53:00Z">
        <w:r w:rsidRPr="006D2AE3" w:rsidDel="002B3F22">
          <w:rPr>
            <w:rFonts w:ascii="Times New Roman" w:eastAsia="Times New Roman" w:hAnsi="Times New Roman" w:cs="David"/>
            <w:sz w:val="24"/>
            <w:szCs w:val="24"/>
            <w:rtl/>
            <w:lang w:eastAsia="he-IL"/>
          </w:rPr>
          <w:delText xml:space="preserve">מחיר השינויים ותנאי התשלום בגין תכנון השינויים </w:delText>
        </w:r>
        <w:r w:rsidRPr="006D2AE3" w:rsidDel="002B3F22">
          <w:rPr>
            <w:rFonts w:ascii="Times New Roman" w:eastAsia="Times New Roman" w:hAnsi="Times New Roman" w:cs="David" w:hint="cs"/>
            <w:sz w:val="24"/>
            <w:szCs w:val="24"/>
            <w:rtl/>
            <w:lang w:eastAsia="he-IL"/>
          </w:rPr>
          <w:delText xml:space="preserve">כאמור, </w:delText>
        </w:r>
        <w:r w:rsidRPr="006D2AE3" w:rsidDel="002B3F22">
          <w:rPr>
            <w:rFonts w:ascii="Times New Roman" w:eastAsia="Times New Roman" w:hAnsi="Times New Roman" w:cs="David"/>
            <w:sz w:val="24"/>
            <w:szCs w:val="24"/>
            <w:rtl/>
            <w:lang w:eastAsia="he-IL"/>
          </w:rPr>
          <w:delText>יסוכמו בין היועץ לרוכשים. היועץ יתקשר עם הרוכש</w:delText>
        </w:r>
        <w:r w:rsidRPr="006D2AE3" w:rsidDel="002B3F22">
          <w:rPr>
            <w:rFonts w:ascii="Times New Roman" w:eastAsia="Times New Roman" w:hAnsi="Times New Roman" w:cs="David" w:hint="cs"/>
            <w:sz w:val="24"/>
            <w:szCs w:val="24"/>
            <w:rtl/>
            <w:lang w:eastAsia="he-IL"/>
          </w:rPr>
          <w:delText>ים</w:delText>
        </w:r>
        <w:r w:rsidRPr="006D2AE3" w:rsidDel="002B3F22">
          <w:rPr>
            <w:rFonts w:ascii="Times New Roman" w:eastAsia="Times New Roman" w:hAnsi="Times New Roman" w:cs="David"/>
            <w:sz w:val="24"/>
            <w:szCs w:val="24"/>
            <w:rtl/>
            <w:lang w:eastAsia="he-IL"/>
          </w:rPr>
          <w:delText xml:space="preserve"> בהסכם נפרד לתכנון השינויים. כל מחלוקת שתתעורר בין היועץ לבין </w:delText>
        </w:r>
        <w:r w:rsidRPr="006D2AE3" w:rsidDel="002B3F22">
          <w:rPr>
            <w:rFonts w:ascii="Times New Roman" w:eastAsia="Times New Roman" w:hAnsi="Times New Roman" w:cs="David" w:hint="cs"/>
            <w:sz w:val="24"/>
            <w:szCs w:val="24"/>
            <w:rtl/>
            <w:lang w:eastAsia="he-IL"/>
          </w:rPr>
          <w:delText>ה</w:delText>
        </w:r>
        <w:r w:rsidRPr="006D2AE3" w:rsidDel="002B3F22">
          <w:rPr>
            <w:rFonts w:ascii="Times New Roman" w:eastAsia="Times New Roman" w:hAnsi="Times New Roman" w:cs="David"/>
            <w:sz w:val="24"/>
            <w:szCs w:val="24"/>
            <w:rtl/>
            <w:lang w:eastAsia="he-IL"/>
          </w:rPr>
          <w:delText>רוכש</w:delText>
        </w:r>
        <w:r w:rsidRPr="006D2AE3" w:rsidDel="002B3F22">
          <w:rPr>
            <w:rFonts w:ascii="Times New Roman" w:eastAsia="Times New Roman" w:hAnsi="Times New Roman" w:cs="David" w:hint="cs"/>
            <w:sz w:val="24"/>
            <w:szCs w:val="24"/>
            <w:rtl/>
            <w:lang w:eastAsia="he-IL"/>
          </w:rPr>
          <w:delText>ים</w:delText>
        </w:r>
        <w:r w:rsidRPr="006D2AE3" w:rsidDel="002B3F22">
          <w:rPr>
            <w:rFonts w:ascii="Times New Roman" w:eastAsia="Times New Roman" w:hAnsi="Times New Roman" w:cs="David"/>
            <w:sz w:val="24"/>
            <w:szCs w:val="24"/>
            <w:rtl/>
            <w:lang w:eastAsia="he-IL"/>
          </w:rPr>
          <w:delText xml:space="preserve"> בענ</w:delText>
        </w:r>
        <w:r w:rsidRPr="006D2AE3" w:rsidDel="002B3F22">
          <w:rPr>
            <w:rFonts w:ascii="Times New Roman" w:eastAsia="Times New Roman" w:hAnsi="Times New Roman" w:cs="David" w:hint="cs"/>
            <w:sz w:val="24"/>
            <w:szCs w:val="24"/>
            <w:rtl/>
            <w:lang w:eastAsia="he-IL"/>
          </w:rPr>
          <w:delText>י</w:delText>
        </w:r>
        <w:r w:rsidRPr="006D2AE3" w:rsidDel="002B3F22">
          <w:rPr>
            <w:rFonts w:ascii="Times New Roman" w:eastAsia="Times New Roman" w:hAnsi="Times New Roman" w:cs="David"/>
            <w:sz w:val="24"/>
            <w:szCs w:val="24"/>
            <w:rtl/>
            <w:lang w:eastAsia="he-IL"/>
          </w:rPr>
          <w:delText>ין קביעת מחיר השינויים</w:delText>
        </w:r>
        <w:r w:rsidRPr="006D2AE3" w:rsidDel="002B3F22">
          <w:rPr>
            <w:rFonts w:ascii="Times New Roman" w:eastAsia="Times New Roman" w:hAnsi="Times New Roman" w:cs="David" w:hint="cs"/>
            <w:sz w:val="24"/>
            <w:szCs w:val="24"/>
            <w:rtl/>
            <w:lang w:eastAsia="he-IL"/>
          </w:rPr>
          <w:delText>,</w:delText>
        </w:r>
        <w:r w:rsidRPr="006D2AE3" w:rsidDel="002B3F22">
          <w:rPr>
            <w:rFonts w:ascii="Times New Roman" w:eastAsia="Times New Roman" w:hAnsi="Times New Roman" w:cs="David"/>
            <w:sz w:val="24"/>
            <w:szCs w:val="24"/>
            <w:rtl/>
            <w:lang w:eastAsia="he-IL"/>
          </w:rPr>
          <w:delText xml:space="preserve"> תובא בפני המנהל והוא יהיה המוסמך להכריע בה</w:delText>
        </w:r>
      </w:del>
      <w:ins w:id="16" w:author="Meryl Etman [2]" w:date="2022-02-01T17:53:00Z">
        <w:r w:rsidR="002B3F22">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55D41DE5"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אחריות וביטוח</w:t>
      </w:r>
    </w:p>
    <w:p w14:paraId="458BB754" w14:textId="77777777" w:rsidR="00DA73D0" w:rsidRPr="00013687" w:rsidRDefault="00DA73D0" w:rsidP="00DA73D0">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C04E2E4" w14:textId="77777777" w:rsidR="00DA73D0" w:rsidRPr="00013687" w:rsidRDefault="00DA73D0" w:rsidP="00DA73D0">
      <w:pPr>
        <w:pStyle w:val="a4"/>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02810259" w14:textId="77777777" w:rsidR="00DA73D0" w:rsidRPr="00013687" w:rsidRDefault="00DA73D0" w:rsidP="00DA73D0">
      <w:pPr>
        <w:pStyle w:val="a4"/>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2A43C8AE" w14:textId="77777777" w:rsidR="00DA73D0" w:rsidRPr="00013687" w:rsidRDefault="00DA73D0" w:rsidP="00DA73D0">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05768579" w14:textId="77777777" w:rsidR="00DA73D0" w:rsidRDefault="00DA73D0" w:rsidP="00DA73D0">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EEB174C" w14:textId="77777777" w:rsidR="00DA73D0" w:rsidRDefault="00DA73D0" w:rsidP="00DA73D0">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BE99C20" w14:textId="77777777" w:rsidR="00DA73D0" w:rsidRPr="00013687" w:rsidRDefault="00DA73D0" w:rsidP="00DA73D0">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C171F1D" w14:textId="77777777" w:rsidR="00DA73D0" w:rsidRDefault="00DA73D0" w:rsidP="00DA73D0">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3E116ACF"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D3B67C8"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2B0942AB"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1D4F59E3"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0838230C"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6CA54512"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1B57A8D8"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0CF53020"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3544044E"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D660585"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1DEE8959"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317E07D"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260C0E5A"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lastRenderedPageBreak/>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378F5E99" w14:textId="77777777" w:rsidR="00DA73D0" w:rsidRPr="00A42052"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122CED80"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אספקת תכניות</w:t>
      </w:r>
    </w:p>
    <w:p w14:paraId="609FF9C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עת במהלך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וכן בתקופת הבדק של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xml:space="preserve"> לחוזה זה, ובמידה והדרישה מתייחסת לתכניות שאינ</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בידו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יערכ</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היועץ בהקדם האפשרי וימסר</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למזמין.</w:t>
      </w:r>
    </w:p>
    <w:p w14:paraId="743E1C8F" w14:textId="167EDBDB"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עם גמר שרותי </w:t>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ימסור היועץ למזמין סדרה אחת של העתקי התכניות </w:t>
      </w:r>
      <w:del w:id="17" w:author="Meryl Etman [2]" w:date="2022-02-01T17:54:00Z">
        <w:r w:rsidRPr="006D2AE3" w:rsidDel="00B27877">
          <w:rPr>
            <w:rFonts w:ascii="Times New Roman" w:eastAsia="Times New Roman" w:hAnsi="Times New Roman" w:cs="David"/>
            <w:sz w:val="24"/>
            <w:szCs w:val="24"/>
            <w:rtl/>
            <w:lang w:eastAsia="he-IL"/>
          </w:rPr>
          <w:delText>כשהן מעודכנות, ומשקפות את התכנון והב</w:delText>
        </w:r>
        <w:r w:rsidRPr="006D2AE3" w:rsidDel="00B27877">
          <w:rPr>
            <w:rFonts w:ascii="Times New Roman" w:eastAsia="Times New Roman" w:hAnsi="Times New Roman" w:cs="David" w:hint="cs"/>
            <w:sz w:val="24"/>
            <w:szCs w:val="24"/>
            <w:rtl/>
            <w:lang w:eastAsia="he-IL"/>
          </w:rPr>
          <w:delText>י</w:delText>
        </w:r>
        <w:r w:rsidRPr="006D2AE3" w:rsidDel="00B27877">
          <w:rPr>
            <w:rFonts w:ascii="Times New Roman" w:eastAsia="Times New Roman" w:hAnsi="Times New Roman" w:cs="David"/>
            <w:sz w:val="24"/>
            <w:szCs w:val="24"/>
            <w:rtl/>
            <w:lang w:eastAsia="he-IL"/>
          </w:rPr>
          <w:delText xml:space="preserve">צוע הסופי בשטח </w:delText>
        </w:r>
        <w:r w:rsidRPr="006D2AE3" w:rsidDel="00B27877">
          <w:rPr>
            <w:rFonts w:ascii="Times New Roman" w:eastAsia="Times New Roman" w:hAnsi="Times New Roman" w:cs="David"/>
            <w:color w:val="000000"/>
            <w:sz w:val="24"/>
            <w:szCs w:val="24"/>
            <w:lang w:eastAsia="he-IL"/>
          </w:rPr>
          <w:delText>(AS MADE)</w:delText>
        </w:r>
        <w:r w:rsidRPr="006D2AE3" w:rsidDel="00B27877">
          <w:rPr>
            <w:rFonts w:ascii="Times New Roman" w:eastAsia="Times New Roman" w:hAnsi="Times New Roman" w:cs="David"/>
            <w:sz w:val="24"/>
            <w:szCs w:val="24"/>
            <w:rtl/>
            <w:lang w:eastAsia="he-IL"/>
          </w:rPr>
          <w:delText xml:space="preserve">, </w:delText>
        </w:r>
      </w:del>
      <w:ins w:id="18" w:author="Meryl Etman [2]" w:date="2022-02-01T17:54:00Z">
        <w:r w:rsidR="00B27877">
          <w:rPr>
            <w:rFonts w:ascii="Times New Roman" w:eastAsia="Times New Roman" w:hAnsi="Times New Roman" w:cs="David" w:hint="cs"/>
            <w:sz w:val="24"/>
            <w:szCs w:val="24"/>
            <w:rtl/>
            <w:lang w:eastAsia="he-IL"/>
          </w:rPr>
          <w:t xml:space="preserve">לביצוע, </w:t>
        </w:r>
      </w:ins>
      <w:r w:rsidRPr="006D2AE3">
        <w:rPr>
          <w:rFonts w:ascii="Times New Roman" w:eastAsia="Times New Roman" w:hAnsi="Times New Roman" w:cs="David"/>
          <w:sz w:val="24"/>
          <w:szCs w:val="24"/>
          <w:rtl/>
          <w:lang w:eastAsia="he-IL"/>
        </w:rPr>
        <w:t xml:space="preserve">למעט שינויי דיירים, </w:t>
      </w:r>
      <w:r w:rsidRPr="006D2AE3">
        <w:rPr>
          <w:rFonts w:ascii="Times New Roman" w:eastAsia="Times New Roman" w:hAnsi="Times New Roman" w:cs="David" w:hint="cs"/>
          <w:sz w:val="24"/>
          <w:szCs w:val="24"/>
          <w:rtl/>
          <w:lang w:eastAsia="he-IL"/>
        </w:rPr>
        <w:t xml:space="preserve">וקבצים </w:t>
      </w:r>
      <w:r w:rsidRPr="006D2AE3">
        <w:rPr>
          <w:rFonts w:ascii="Times New Roman" w:eastAsia="Times New Roman" w:hAnsi="Times New Roman" w:cs="David"/>
          <w:sz w:val="24"/>
          <w:szCs w:val="24"/>
          <w:rtl/>
          <w:lang w:eastAsia="he-IL"/>
        </w:rPr>
        <w:t>המכילים את התכנון במדיה ממוחשבת.</w:t>
      </w:r>
    </w:p>
    <w:p w14:paraId="0DDA8EE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6D2AE3">
        <w:rPr>
          <w:rFonts w:ascii="Times New Roman" w:eastAsia="Times New Roman" w:hAnsi="Times New Roman" w:cs="David" w:hint="cs"/>
          <w:sz w:val="24"/>
          <w:szCs w:val="24"/>
          <w:rtl/>
          <w:lang w:eastAsia="he-IL"/>
        </w:rPr>
        <w:t>הקבצים</w:t>
      </w:r>
      <w:r w:rsidRPr="006D2AE3">
        <w:rPr>
          <w:rFonts w:ascii="Times New Roman" w:eastAsia="Times New Roman" w:hAnsi="Times New Roman" w:cs="David"/>
          <w:sz w:val="24"/>
          <w:szCs w:val="24"/>
          <w:rtl/>
          <w:lang w:eastAsia="he-IL"/>
        </w:rPr>
        <w:t xml:space="preserve"> כשה</w:t>
      </w:r>
      <w:r w:rsidRPr="006D2AE3">
        <w:rPr>
          <w:rFonts w:ascii="Times New Roman" w:eastAsia="Times New Roman" w:hAnsi="Times New Roman" w:cs="David" w:hint="cs"/>
          <w:sz w:val="24"/>
          <w:szCs w:val="24"/>
          <w:rtl/>
          <w:lang w:eastAsia="he-IL"/>
        </w:rPr>
        <w:t>ם</w:t>
      </w:r>
      <w:r w:rsidRPr="006D2AE3">
        <w:rPr>
          <w:rFonts w:ascii="Times New Roman" w:eastAsia="Times New Roman" w:hAnsi="Times New Roman" w:cs="David"/>
          <w:sz w:val="24"/>
          <w:szCs w:val="24"/>
          <w:rtl/>
          <w:lang w:eastAsia="he-IL"/>
        </w:rPr>
        <w:t xml:space="preserve"> מעודכנ</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14A96F51"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432034C4"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לא יהיה זכאי לכל תשלום נוסף בעד תכניות שימסור למזמין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סעיף 10 זה.</w:t>
      </w:r>
    </w:p>
    <w:p w14:paraId="459521D6"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זכות הקניין בכל התכניות שייכת למזמין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 ששולם שכר היועץ בהתאם להוראות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053FF865"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מעמד היועץ</w:t>
      </w:r>
    </w:p>
    <w:p w14:paraId="0228F28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ומובהר על ידי הצדדים לחוזה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6D2AE3">
        <w:rPr>
          <w:rFonts w:ascii="Times New Roman" w:eastAsia="Times New Roman" w:hAnsi="Times New Roman" w:cs="David" w:hint="cs"/>
          <w:sz w:val="24"/>
          <w:szCs w:val="24"/>
          <w:rtl/>
          <w:lang w:eastAsia="he-IL"/>
        </w:rPr>
        <w:t xml:space="preserve"> של היועץ</w:t>
      </w:r>
      <w:r w:rsidRPr="006D2AE3">
        <w:rPr>
          <w:rFonts w:ascii="Times New Roman" w:eastAsia="Times New Roman" w:hAnsi="Times New Roman" w:cs="David"/>
          <w:sz w:val="24"/>
          <w:szCs w:val="24"/>
          <w:rtl/>
          <w:lang w:eastAsia="he-IL"/>
        </w:rPr>
        <w:t>.</w:t>
      </w:r>
    </w:p>
    <w:p w14:paraId="77EC71C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אין ולא יהיו יחסי עובד-מעביד בין המזמין ובין </w:t>
      </w:r>
      <w:r w:rsidRPr="006D2AE3">
        <w:rPr>
          <w:rFonts w:ascii="Times New Roman" w:eastAsia="Times New Roman" w:hAnsi="Times New Roman" w:cs="David"/>
          <w:color w:val="000000"/>
          <w:sz w:val="24"/>
          <w:szCs w:val="24"/>
          <w:rtl/>
          <w:lang w:eastAsia="he-IL"/>
        </w:rPr>
        <w:t xml:space="preserve">היועץ ו/או </w:t>
      </w:r>
      <w:r w:rsidRPr="006D2AE3">
        <w:rPr>
          <w:rFonts w:ascii="Times New Roman" w:eastAsia="Times New Roman" w:hAnsi="Times New Roman" w:cs="David" w:hint="cs"/>
          <w:color w:val="000000"/>
          <w:sz w:val="24"/>
          <w:szCs w:val="24"/>
          <w:rtl/>
          <w:lang w:eastAsia="he-IL"/>
        </w:rPr>
        <w:t>מי מטעמו ו</w:t>
      </w:r>
      <w:r w:rsidRPr="006D2AE3">
        <w:rPr>
          <w:rFonts w:ascii="Times New Roman" w:eastAsia="Times New Roman" w:hAnsi="Times New Roman" w:cs="David"/>
          <w:color w:val="000000"/>
          <w:sz w:val="24"/>
          <w:szCs w:val="24"/>
          <w:rtl/>
          <w:lang w:eastAsia="he-IL"/>
        </w:rPr>
        <w:t xml:space="preserve">בין המזמין לבין עובדי </w:t>
      </w:r>
      <w:r w:rsidRPr="006D2AE3">
        <w:rPr>
          <w:rFonts w:ascii="Times New Roman" w:eastAsia="Times New Roman" w:hAnsi="Times New Roman" w:cs="David" w:hint="cs"/>
          <w:color w:val="000000"/>
          <w:sz w:val="24"/>
          <w:szCs w:val="24"/>
          <w:rtl/>
          <w:lang w:eastAsia="he-IL"/>
        </w:rPr>
        <w:t xml:space="preserve"> היועץ ו/או מי מטעמיהם</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sz w:val="24"/>
          <w:szCs w:val="24"/>
          <w:rtl/>
          <w:lang w:eastAsia="he-IL"/>
        </w:rPr>
        <w:t>ואין בהוראות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ליצור בין היועץ ו/או מי מעובדיו</w:t>
      </w:r>
      <w:r w:rsidRPr="006D2AE3">
        <w:rPr>
          <w:rFonts w:ascii="Times New Roman" w:eastAsia="Times New Roman" w:hAnsi="Times New Roman" w:cs="David" w:hint="cs"/>
          <w:sz w:val="24"/>
          <w:szCs w:val="24"/>
          <w:rtl/>
          <w:lang w:eastAsia="he-IL"/>
        </w:rPr>
        <w:t xml:space="preserve"> ו/או מי מטעמו</w:t>
      </w:r>
      <w:r w:rsidRPr="006D2AE3">
        <w:rPr>
          <w:rFonts w:ascii="Times New Roman" w:eastAsia="Times New Roman" w:hAnsi="Times New Roman" w:cs="David"/>
          <w:sz w:val="24"/>
          <w:szCs w:val="24"/>
          <w:rtl/>
          <w:lang w:eastAsia="he-IL"/>
        </w:rPr>
        <w:t xml:space="preserve"> לבין המזמין ו/או המנהל ו/או מי מטעמו יחסי עובד מעביד</w:t>
      </w:r>
      <w:r w:rsidRPr="006D2AE3">
        <w:rPr>
          <w:rFonts w:ascii="Times New Roman" w:eastAsia="Times New Roman" w:hAnsi="Times New Roman" w:cs="David"/>
          <w:color w:val="000000"/>
          <w:sz w:val="24"/>
          <w:szCs w:val="24"/>
          <w:rtl/>
          <w:lang w:eastAsia="he-IL"/>
        </w:rPr>
        <w:t>, לכל ענין ודבר. 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מוסכם ומובהר בין הצדדים</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6D2AE3">
        <w:rPr>
          <w:rFonts w:ascii="Times New Roman" w:eastAsia="Times New Roman" w:hAnsi="Times New Roman" w:cs="David" w:hint="cs"/>
          <w:color w:val="000000"/>
          <w:sz w:val="24"/>
          <w:szCs w:val="24"/>
          <w:rtl/>
          <w:lang w:eastAsia="he-IL"/>
        </w:rPr>
        <w:t>ל פ</w:t>
      </w:r>
      <w:r w:rsidRPr="006D2AE3">
        <w:rPr>
          <w:rFonts w:ascii="Times New Roman" w:eastAsia="Times New Roman" w:hAnsi="Times New Roman" w:cs="David"/>
          <w:color w:val="000000"/>
          <w:sz w:val="24"/>
          <w:szCs w:val="24"/>
          <w:rtl/>
          <w:lang w:eastAsia="he-IL"/>
        </w:rPr>
        <w:t>י הדין ו/או מכח צו הרחבה ו/או מכח הסכם כלשהו על עובד</w:t>
      </w:r>
      <w:r w:rsidRPr="006D2AE3">
        <w:rPr>
          <w:rFonts w:ascii="Times New Roman" w:eastAsia="Times New Roman" w:hAnsi="Times New Roman" w:cs="David" w:hint="cs"/>
          <w:sz w:val="24"/>
          <w:szCs w:val="24"/>
          <w:rtl/>
          <w:lang w:eastAsia="he-IL"/>
        </w:rPr>
        <w:t>.</w:t>
      </w:r>
    </w:p>
    <w:p w14:paraId="44D6494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lastRenderedPageBreak/>
        <w:t>מוסכם בזה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w:t>
      </w:r>
      <w:r w:rsidRPr="006D2AE3">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6D2AE3">
        <w:rPr>
          <w:rFonts w:ascii="Times New Roman" w:eastAsia="Times New Roman" w:hAnsi="Times New Roman" w:cs="David"/>
          <w:color w:val="000000"/>
          <w:sz w:val="24"/>
          <w:szCs w:val="24"/>
          <w:rtl/>
          <w:lang w:eastAsia="he-IL"/>
        </w:rPr>
        <w:t xml:space="preserve"> מוותרים על כל טענות ו/או</w:t>
      </w:r>
      <w:r w:rsidRPr="006D2AE3">
        <w:rPr>
          <w:rFonts w:ascii="Times New Roman" w:eastAsia="Times New Roman" w:hAnsi="Times New Roman" w:cs="David" w:hint="cs"/>
          <w:color w:val="000000"/>
          <w:sz w:val="24"/>
          <w:szCs w:val="24"/>
          <w:rtl/>
          <w:lang w:eastAsia="he-IL"/>
        </w:rPr>
        <w:t xml:space="preserve"> דרישות ו/או תלונות ו/או</w:t>
      </w:r>
      <w:r w:rsidRPr="006D2AE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BC6BD3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w:t>
      </w:r>
      <w:r w:rsidRPr="006D2AE3">
        <w:rPr>
          <w:rFonts w:ascii="Times New Roman" w:eastAsia="Times New Roman" w:hAnsi="Times New Roman" w:cs="David" w:hint="cs"/>
          <w:sz w:val="24"/>
          <w:szCs w:val="24"/>
          <w:rtl/>
          <w:lang w:eastAsia="he-IL"/>
        </w:rPr>
        <w:t>ייש</w:t>
      </w:r>
      <w:r w:rsidRPr="006D2AE3">
        <w:rPr>
          <w:rFonts w:ascii="Times New Roman" w:eastAsia="Times New Roman" w:hAnsi="Times New Roman" w:cs="David" w:hint="eastAsia"/>
          <w:sz w:val="24"/>
          <w:szCs w:val="24"/>
          <w:rtl/>
          <w:lang w:eastAsia="he-IL"/>
        </w:rPr>
        <w:t>א</w:t>
      </w:r>
      <w:r w:rsidRPr="006D2AE3">
        <w:rPr>
          <w:rFonts w:ascii="Times New Roman" w:eastAsia="Times New Roman" w:hAnsi="Times New Roman" w:cs="David"/>
          <w:sz w:val="24"/>
          <w:szCs w:val="24"/>
          <w:rtl/>
          <w:lang w:eastAsia="he-IL"/>
        </w:rPr>
        <w:t xml:space="preserve"> לבדו </w:t>
      </w:r>
      <w:r w:rsidRPr="006D2AE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6D2AE3">
        <w:rPr>
          <w:rFonts w:ascii="Times New Roman" w:eastAsia="Times New Roman" w:hAnsi="Times New Roman" w:cs="David" w:hint="cs"/>
          <w:color w:val="000000"/>
          <w:sz w:val="24"/>
          <w:szCs w:val="24"/>
          <w:rtl/>
          <w:lang w:eastAsia="he-IL"/>
        </w:rPr>
        <w:t>ל פי</w:t>
      </w:r>
      <w:r w:rsidRPr="006D2AE3">
        <w:rPr>
          <w:rFonts w:ascii="Times New Roman" w:eastAsia="Times New Roman" w:hAnsi="Times New Roman" w:cs="David"/>
          <w:color w:val="000000"/>
          <w:sz w:val="24"/>
          <w:szCs w:val="24"/>
          <w:rtl/>
          <w:lang w:eastAsia="he-IL"/>
        </w:rPr>
        <w:t xml:space="preserve"> 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ובכלל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sz w:val="24"/>
          <w:szCs w:val="24"/>
          <w:rtl/>
          <w:lang w:eastAsia="he-IL"/>
        </w:rPr>
        <w:t xml:space="preserve"> תשלומי מס הכנסה והב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הלאומי שהוא חב בגין מתן שרותי היועץ.</w:t>
      </w:r>
    </w:p>
    <w:p w14:paraId="4255508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לאומי, תשלומים לקרנות איגודים מקצוע</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5DFE2BD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color w:val="000000"/>
          <w:sz w:val="24"/>
          <w:szCs w:val="24"/>
          <w:rtl/>
          <w:lang w:eastAsia="he-IL"/>
        </w:rPr>
        <w:t>מבלי לגרוע מ</w:t>
      </w:r>
      <w:r w:rsidRPr="006D2AE3">
        <w:rPr>
          <w:rFonts w:ascii="Times New Roman" w:eastAsia="Times New Roman" w:hAnsi="Times New Roman" w:cs="David" w:hint="cs"/>
          <w:color w:val="000000"/>
          <w:sz w:val="24"/>
          <w:szCs w:val="24"/>
          <w:rtl/>
          <w:lang w:eastAsia="he-IL"/>
        </w:rPr>
        <w:t xml:space="preserve">כלליות </w:t>
      </w:r>
      <w:r w:rsidRPr="006D2AE3">
        <w:rPr>
          <w:rFonts w:ascii="Times New Roman" w:eastAsia="Times New Roman" w:hAnsi="Times New Roman" w:cs="David"/>
          <w:color w:val="000000"/>
          <w:sz w:val="24"/>
          <w:szCs w:val="24"/>
          <w:rtl/>
          <w:lang w:eastAsia="he-IL"/>
        </w:rPr>
        <w:t>האמור לעיל, היועץ מצהיר ומתחייב</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אם י</w:t>
      </w:r>
      <w:r w:rsidRPr="006D2AE3">
        <w:rPr>
          <w:rFonts w:ascii="Times New Roman" w:eastAsia="Times New Roman" w:hAnsi="Times New Roman" w:cs="David" w:hint="cs"/>
          <w:color w:val="000000"/>
          <w:sz w:val="24"/>
          <w:szCs w:val="24"/>
          <w:rtl/>
          <w:lang w:eastAsia="he-IL"/>
        </w:rPr>
        <w:t>י</w:t>
      </w:r>
      <w:r w:rsidRPr="006D2AE3">
        <w:rPr>
          <w:rFonts w:ascii="Times New Roman" w:eastAsia="Times New Roman" w:hAnsi="Times New Roman" w:cs="David"/>
          <w:color w:val="000000"/>
          <w:sz w:val="24"/>
          <w:szCs w:val="24"/>
          <w:rtl/>
          <w:lang w:eastAsia="he-IL"/>
        </w:rPr>
        <w:t>דרש המזמין על ידי היועץ ו/או על ידי מי מ</w:t>
      </w:r>
      <w:r w:rsidRPr="006D2AE3">
        <w:rPr>
          <w:rFonts w:ascii="Times New Roman" w:eastAsia="Times New Roman" w:hAnsi="Times New Roman" w:cs="David" w:hint="cs"/>
          <w:color w:val="000000"/>
          <w:sz w:val="24"/>
          <w:szCs w:val="24"/>
          <w:rtl/>
          <w:lang w:eastAsia="he-IL"/>
        </w:rPr>
        <w:t>שלוחיו ו/או עובדיו</w:t>
      </w:r>
      <w:r w:rsidRPr="006D2AE3">
        <w:rPr>
          <w:rFonts w:ascii="Times New Roman" w:eastAsia="Times New Roman" w:hAnsi="Times New Roman" w:cs="David"/>
          <w:color w:val="000000"/>
          <w:sz w:val="24"/>
          <w:szCs w:val="24"/>
          <w:rtl/>
          <w:lang w:eastAsia="he-IL"/>
        </w:rPr>
        <w:t xml:space="preserve"> ו/או</w:t>
      </w:r>
      <w:r w:rsidRPr="006D2AE3">
        <w:rPr>
          <w:rFonts w:ascii="Times New Roman" w:eastAsia="Times New Roman" w:hAnsi="Times New Roman" w:cs="David" w:hint="cs"/>
          <w:color w:val="000000"/>
          <w:sz w:val="24"/>
          <w:szCs w:val="24"/>
          <w:rtl/>
          <w:lang w:eastAsia="he-IL"/>
        </w:rPr>
        <w:t xml:space="preserve"> אחר מטעמו ו/או</w:t>
      </w:r>
      <w:r w:rsidRPr="006D2AE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ייחשב </w:t>
      </w:r>
      <w:r w:rsidRPr="006D2AE3">
        <w:rPr>
          <w:rFonts w:ascii="Times New Roman" w:eastAsia="Times New Roman" w:hAnsi="Times New Roman" w:cs="David" w:hint="cs"/>
          <w:color w:val="000000"/>
          <w:sz w:val="24"/>
          <w:szCs w:val="24"/>
          <w:rtl/>
          <w:lang w:eastAsia="he-IL"/>
        </w:rPr>
        <w:t>כ</w:t>
      </w:r>
      <w:r w:rsidRPr="006D2AE3">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7AE3F1A6"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בשים לב לאמור לעיל, אם יקבע פורום מוסמך כלשהו</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6D2AE3">
        <w:rPr>
          <w:rFonts w:ascii="Times New Roman" w:eastAsia="Times New Roman" w:hAnsi="Times New Roman" w:cs="David" w:hint="cs"/>
          <w:color w:val="000000"/>
          <w:sz w:val="24"/>
          <w:szCs w:val="24"/>
          <w:rtl/>
          <w:lang w:eastAsia="he-IL"/>
        </w:rPr>
        <w:t xml:space="preserve"> ו/או מי משלוחיו ו/או אחר מטעמו</w:t>
      </w:r>
      <w:r w:rsidRPr="006D2AE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D2AE3">
        <w:rPr>
          <w:rFonts w:ascii="Times New Roman" w:eastAsia="Times New Roman" w:hAnsi="Times New Roman" w:cs="David" w:hint="cs"/>
          <w:color w:val="000000"/>
          <w:sz w:val="24"/>
          <w:szCs w:val="24"/>
          <w:rtl/>
          <w:lang w:eastAsia="he-IL"/>
        </w:rPr>
        <w:t>.</w:t>
      </w:r>
    </w:p>
    <w:p w14:paraId="15BA6FC2"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הבאת החוזה לגמר או ביטולו</w:t>
      </w:r>
    </w:p>
    <w:p w14:paraId="2C5E221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324ECA89"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על אף האמור בכל מקום אחר בחוזה </w:t>
      </w:r>
      <w:r w:rsidRPr="006D2AE3">
        <w:rPr>
          <w:rFonts w:ascii="Times New Roman" w:eastAsia="Times New Roman" w:hAnsi="Times New Roman" w:cs="David" w:hint="cs"/>
          <w:sz w:val="24"/>
          <w:szCs w:val="24"/>
          <w:rtl/>
          <w:lang w:eastAsia="he-IL"/>
        </w:rPr>
        <w:t xml:space="preserve">זה על נספחיו, </w:t>
      </w:r>
      <w:r w:rsidRPr="006D2AE3">
        <w:rPr>
          <w:rFonts w:ascii="Times New Roman" w:eastAsia="Times New Roman" w:hAnsi="Times New Roman" w:cs="David"/>
          <w:sz w:val="24"/>
          <w:szCs w:val="24"/>
          <w:rtl/>
          <w:lang w:eastAsia="he-IL"/>
        </w:rPr>
        <w:t>רשאי המזמין,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6D2AE3">
        <w:rPr>
          <w:rFonts w:ascii="Times New Roman" w:eastAsia="Times New Roman" w:hAnsi="Times New Roman" w:cs="David" w:hint="cs"/>
          <w:sz w:val="24"/>
          <w:szCs w:val="24"/>
          <w:rtl/>
          <w:lang w:eastAsia="he-IL"/>
        </w:rPr>
        <w:t>-7</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מים</w:t>
      </w:r>
      <w:r w:rsidRPr="006D2AE3">
        <w:rPr>
          <w:rFonts w:ascii="Times New Roman" w:eastAsia="Times New Roman" w:hAnsi="Times New Roman" w:cs="David"/>
          <w:sz w:val="24"/>
          <w:szCs w:val="24"/>
          <w:rtl/>
          <w:lang w:eastAsia="he-IL"/>
        </w:rPr>
        <w:t xml:space="preserve"> מיום משלוחה (להלן: "</w:t>
      </w:r>
      <w:r w:rsidRPr="006D2AE3">
        <w:rPr>
          <w:rFonts w:ascii="Times New Roman" w:eastAsia="Times New Roman" w:hAnsi="Times New Roman" w:cs="David"/>
          <w:b/>
          <w:bCs/>
          <w:sz w:val="24"/>
          <w:szCs w:val="24"/>
          <w:rtl/>
          <w:lang w:eastAsia="he-IL"/>
        </w:rPr>
        <w:t>תאריך הפסקת השרות</w:t>
      </w:r>
      <w:r w:rsidRPr="006D2AE3">
        <w:rPr>
          <w:rFonts w:ascii="Times New Roman" w:eastAsia="Times New Roman" w:hAnsi="Times New Roman" w:cs="David"/>
          <w:sz w:val="24"/>
          <w:szCs w:val="24"/>
          <w:rtl/>
          <w:lang w:eastAsia="he-IL"/>
        </w:rPr>
        <w:t>").</w:t>
      </w:r>
    </w:p>
    <w:p w14:paraId="13BCBF1E"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צע עד לתאריך הפסקת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 ו - ה'</w:t>
      </w:r>
      <w:r w:rsidRPr="006D2AE3">
        <w:rPr>
          <w:rFonts w:ascii="Times New Roman" w:eastAsia="Times New Roman" w:hAnsi="Times New Roman" w:cs="David"/>
          <w:sz w:val="24"/>
          <w:szCs w:val="24"/>
          <w:rtl/>
          <w:lang w:eastAsia="he-IL"/>
        </w:rPr>
        <w:t>. במקרה שבוצע חלק של קטע ו/או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ישולם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 המנהל.</w:t>
      </w:r>
    </w:p>
    <w:p w14:paraId="4AFC911A"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לטענה </w:t>
      </w:r>
      <w:r w:rsidRPr="006D2AE3">
        <w:rPr>
          <w:rFonts w:ascii="Times New Roman" w:eastAsia="Times New Roman" w:hAnsi="Times New Roman" w:cs="David" w:hint="cs"/>
          <w:sz w:val="24"/>
          <w:szCs w:val="24"/>
          <w:rtl/>
          <w:lang w:eastAsia="he-IL"/>
        </w:rPr>
        <w:t>ו/או דרישה ו/או תלונה ו/</w:t>
      </w:r>
      <w:r w:rsidRPr="006D2AE3">
        <w:rPr>
          <w:rFonts w:ascii="Times New Roman" w:eastAsia="Times New Roman" w:hAnsi="Times New Roman" w:cs="David"/>
          <w:sz w:val="24"/>
          <w:szCs w:val="24"/>
          <w:rtl/>
          <w:lang w:eastAsia="he-IL"/>
        </w:rPr>
        <w:t>או תביעה כלשהי, פרט לאמור בסעיף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והשכר שישולם לפי 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w:t>
      </w:r>
      <w:r w:rsidRPr="006D2AE3">
        <w:rPr>
          <w:rFonts w:ascii="Times New Roman" w:eastAsia="Times New Roman" w:hAnsi="Times New Roman" w:cs="David"/>
          <w:sz w:val="24"/>
          <w:szCs w:val="24"/>
          <w:rtl/>
          <w:lang w:eastAsia="he-IL"/>
        </w:rPr>
        <w:lastRenderedPageBreak/>
        <w:t>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56577CEB"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תוך 12 חודש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מהבאת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כאמור</w:t>
      </w:r>
      <w:r w:rsidRPr="006D2AE3">
        <w:rPr>
          <w:rFonts w:ascii="Times New Roman" w:eastAsia="Times New Roman" w:hAnsi="Times New Roman" w:cs="David" w:hint="cs"/>
          <w:sz w:val="24"/>
          <w:szCs w:val="24"/>
          <w:rtl/>
          <w:lang w:eastAsia="he-IL"/>
        </w:rPr>
        <w:t>, רשאי המזמין</w:t>
      </w:r>
      <w:r w:rsidRPr="006D2AE3">
        <w:rPr>
          <w:rFonts w:ascii="Times New Roman" w:eastAsia="Times New Roman" w:hAnsi="Times New Roman" w:cs="David"/>
          <w:sz w:val="24"/>
          <w:szCs w:val="24"/>
          <w:rtl/>
          <w:lang w:eastAsia="he-IL"/>
        </w:rPr>
        <w:t xml:space="preserve"> לחדשו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במקרה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לחדש את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תנאי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7560217A"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במקרה שחוזה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מצוות הדין)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זכאי לתשלום כמוגדר בסעיף 12.3.2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ויחולו הסעיפים 12.1.3 ו- 12.1.4 לעיל.</w:t>
      </w:r>
    </w:p>
    <w:p w14:paraId="03F14AE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5AD3EE1D"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מזמין לפי סעיף 12.1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זכאי המזמין לבטל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בלא צורך בהודעה מוקדמת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אחד מהמקרים הבאים:</w:t>
      </w:r>
    </w:p>
    <w:p w14:paraId="0F62B916"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ו/או לא קיים איזה מהוראות החוזה ולא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קן </w:t>
      </w:r>
      <w:r w:rsidRPr="006D2AE3">
        <w:rPr>
          <w:rFonts w:ascii="Times New Roman" w:eastAsia="Times New Roman" w:hAnsi="Times New Roman" w:cs="David" w:hint="cs"/>
          <w:sz w:val="24"/>
          <w:szCs w:val="24"/>
          <w:rtl/>
          <w:lang w:eastAsia="he-IL"/>
        </w:rPr>
        <w:t>את ה</w:t>
      </w:r>
      <w:r w:rsidRPr="006D2AE3">
        <w:rPr>
          <w:rFonts w:ascii="Times New Roman" w:eastAsia="Times New Roman" w:hAnsi="Times New Roman" w:cs="David"/>
          <w:sz w:val="24"/>
          <w:szCs w:val="24"/>
          <w:rtl/>
          <w:lang w:eastAsia="he-IL"/>
        </w:rPr>
        <w:t>הפרה</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לאחר שק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התראה על כך מהמזמין בתוך הזמן הנקוב בהתראה.</w:t>
      </w:r>
    </w:p>
    <w:p w14:paraId="59633FB5"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התרה ביועץ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שאין הוא מבצע את עבודתו בצורה המבטיחה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w:t>
      </w:r>
    </w:p>
    <w:p w14:paraId="4F8FDDDE"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את הוראת סעיף 7.5 לעיל.</w:t>
      </w:r>
    </w:p>
    <w:p w14:paraId="5D3F62B1"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נבצר מהיועץ או מהמנהל הראשי לקיים את ה</w:t>
      </w:r>
      <w:r w:rsidRPr="006D2AE3">
        <w:rPr>
          <w:rFonts w:ascii="Times New Roman" w:eastAsia="Times New Roman" w:hAnsi="Times New Roman" w:cs="David" w:hint="cs"/>
          <w:sz w:val="24"/>
          <w:szCs w:val="24"/>
          <w:rtl/>
          <w:lang w:eastAsia="he-IL"/>
        </w:rPr>
        <w:t xml:space="preserve">וראות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לפעולה משפטית או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שירותי היועץ או אם ארע אירוע דומה.</w:t>
      </w:r>
    </w:p>
    <w:p w14:paraId="63BA005B"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חל שינוי בהחזקת המניות ו/או בהרכב המנהלים של היועץ.</w:t>
      </w:r>
    </w:p>
    <w:p w14:paraId="71AC9E03"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בוטל החוזה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עד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טול החוזה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bCs/>
          <w:sz w:val="24"/>
          <w:szCs w:val="24"/>
          <w:rtl/>
          <w:lang w:eastAsia="he-IL"/>
        </w:rPr>
        <w:t xml:space="preserve">ו -ה' </w:t>
      </w:r>
      <w:r w:rsidRPr="006D2AE3">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 כפי שיקבע המנהל, וזאת לסילוק כל המגיע ליועץ מהמזמין.</w:t>
      </w:r>
    </w:p>
    <w:p w14:paraId="0636DC11"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תשמש עילה ליועץ לתביעת פיצויים כלשהם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לטענה</w:t>
      </w:r>
      <w:r w:rsidRPr="006D2AE3">
        <w:rPr>
          <w:rFonts w:ascii="Times New Roman" w:eastAsia="Times New Roman" w:hAnsi="Times New Roman" w:cs="David" w:hint="cs"/>
          <w:sz w:val="24"/>
          <w:szCs w:val="24"/>
          <w:rtl/>
          <w:lang w:eastAsia="he-IL"/>
        </w:rPr>
        <w:t xml:space="preserve"> ו/או לדרישה ו/או לתלונה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תביעה כלשהי, פרט לאמור בסעיף 12.3.2 לעיל, והשכר שישולם לפי סעיף 12.3.2</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01A53F2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השירותים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 זה או אם אירע אירוע דומה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סעיפים 12.3.2 ו - 12.3.3 לעיל.</w:t>
      </w:r>
    </w:p>
    <w:p w14:paraId="3B73D5B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סעיפים 12.1, 12.2 ו-12.3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הסעיפים הנ"ל.</w:t>
      </w:r>
    </w:p>
    <w:p w14:paraId="65DAA99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בכל מקרה של 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או ביטולו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למסור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המשך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10A80E0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אימת שהיועץ לא יקיים איזו מהתחייבויותיו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A2FAB31" w14:textId="77777777" w:rsidR="006D2AE3" w:rsidRPr="009441B2" w:rsidRDefault="006D2AE3" w:rsidP="009441B2">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31C73F8F"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העברת זכויות</w:t>
      </w:r>
    </w:p>
    <w:p w14:paraId="43DE12B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אין היועץ רשאי להסב לאחר את החוזה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כל חלק ממנו, וכן אין הוא רשאי להעביר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להסב לאחר כל זכות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חובה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אלא בהסכמת המזמין בכתב ומראש.</w:t>
      </w:r>
    </w:p>
    <w:p w14:paraId="3981A29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היועץ רשאי למסור לאחר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כולם או מקצתם, אלא בהסכמת המזמין בכתב ומראש.</w:t>
      </w:r>
    </w:p>
    <w:p w14:paraId="3D46809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ניתנה הסכמת המזמין לפי סעיפים 13.1 או 13.2 לעיל, הרי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אין בכך כדי לפטור את היועץ מאחריותו והתחייבויותיו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 xml:space="preserve"> ומזכויות המזמין על פיו, והיועץ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באחריות מלאה, כלפי המזמין וכלפי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 xml:space="preserve">צד שלישי שהוא, גם לכל מעשה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באי כחם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עובדיהם</w:t>
      </w:r>
      <w:r w:rsidRPr="006D2AE3">
        <w:rPr>
          <w:rFonts w:ascii="Times New Roman" w:eastAsia="Times New Roman" w:hAnsi="Times New Roman" w:cs="David" w:hint="cs"/>
          <w:sz w:val="24"/>
          <w:szCs w:val="24"/>
          <w:rtl/>
          <w:lang w:eastAsia="he-IL"/>
        </w:rPr>
        <w:t xml:space="preserve"> ו/או מי מטעמם</w:t>
      </w:r>
      <w:r w:rsidRPr="006D2AE3">
        <w:rPr>
          <w:rFonts w:ascii="Times New Roman" w:eastAsia="Times New Roman" w:hAnsi="Times New Roman" w:cs="David"/>
          <w:sz w:val="24"/>
          <w:szCs w:val="24"/>
          <w:rtl/>
          <w:lang w:eastAsia="he-IL"/>
        </w:rPr>
        <w:t>, ואילו למזמין ישמרו כל זכויותיו כלפי היועץ.</w:t>
      </w:r>
    </w:p>
    <w:p w14:paraId="54BF507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היועץ כמתחייב מהאמור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סעיף 12.3.2 ו-12.3.3 לעיל.</w:t>
      </w:r>
    </w:p>
    <w:p w14:paraId="4A7E762A"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7088050B" w14:textId="77777777" w:rsidR="006D2AE3" w:rsidRPr="006D2AE3" w:rsidRDefault="006D2AE3" w:rsidP="006D2AE3">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סיום שרותי היועץ</w:t>
      </w:r>
    </w:p>
    <w:p w14:paraId="2D366465"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יחושבו כבאים לסיום בכל אחד מהמקרים הבאים:</w:t>
      </w:r>
    </w:p>
    <w:p w14:paraId="1AB631AA"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הובא לידי </w:t>
      </w:r>
      <w:r w:rsidRPr="006D2AE3">
        <w:rPr>
          <w:rFonts w:ascii="Times New Roman" w:eastAsia="Times New Roman" w:hAnsi="Times New Roman" w:cs="David" w:hint="cs"/>
          <w:sz w:val="24"/>
          <w:szCs w:val="24"/>
          <w:rtl/>
          <w:lang w:eastAsia="he-IL"/>
        </w:rPr>
        <w:t>גמר</w:t>
      </w:r>
      <w:r w:rsidRPr="006D2AE3">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5A9BF85C"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עם מתן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ע"י המזמין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הושלם מתן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2C93C4B4"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סודיות והמצאת מסמכים</w:t>
      </w:r>
    </w:p>
    <w:p w14:paraId="3BEDFAB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העתקים וניירות עבודה, בין שהוכנו על ידי היועץ </w:t>
      </w:r>
      <w:r w:rsidRPr="006D2AE3">
        <w:rPr>
          <w:rFonts w:ascii="Times New Roman" w:eastAsia="Times New Roman" w:hAnsi="Times New Roman" w:cs="David" w:hint="cs"/>
          <w:sz w:val="24"/>
          <w:szCs w:val="24"/>
          <w:rtl/>
          <w:lang w:eastAsia="he-IL"/>
        </w:rPr>
        <w:lastRenderedPageBreak/>
        <w:t>ו/או על ידי</w:t>
      </w:r>
      <w:r w:rsidRPr="006D2AE3">
        <w:rPr>
          <w:rFonts w:ascii="Times New Roman" w:eastAsia="Times New Roman" w:hAnsi="Times New Roman" w:cs="David"/>
          <w:sz w:val="24"/>
          <w:szCs w:val="24"/>
          <w:rtl/>
          <w:lang w:eastAsia="he-IL"/>
        </w:rPr>
        <w:t xml:space="preserve"> מ</w:t>
      </w:r>
      <w:r w:rsidRPr="006D2AE3">
        <w:rPr>
          <w:rFonts w:ascii="Times New Roman" w:eastAsia="Times New Roman" w:hAnsi="Times New Roman" w:cs="David" w:hint="cs"/>
          <w:sz w:val="24"/>
          <w:szCs w:val="24"/>
          <w:rtl/>
          <w:lang w:eastAsia="he-IL"/>
        </w:rPr>
        <w:t>י מ</w:t>
      </w:r>
      <w:r w:rsidRPr="006D2AE3">
        <w:rPr>
          <w:rFonts w:ascii="Times New Roman" w:eastAsia="Times New Roman" w:hAnsi="Times New Roman" w:cs="David"/>
          <w:sz w:val="24"/>
          <w:szCs w:val="24"/>
          <w:rtl/>
          <w:lang w:eastAsia="he-IL"/>
        </w:rPr>
        <w:t xml:space="preserve">טעמו ובין שהוכנו על ידי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מי </w:t>
      </w:r>
      <w:r w:rsidRPr="006D2AE3">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3B829B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מאחריותו </w:t>
      </w:r>
      <w:r w:rsidRPr="006D2AE3">
        <w:rPr>
          <w:rFonts w:ascii="Times New Roman" w:eastAsia="Times New Roman" w:hAnsi="Times New Roman" w:cs="David" w:hint="cs"/>
          <w:sz w:val="24"/>
          <w:szCs w:val="24"/>
          <w:rtl/>
          <w:lang w:eastAsia="he-IL"/>
        </w:rPr>
        <w:t xml:space="preserve">של היועץ </w:t>
      </w:r>
      <w:r w:rsidRPr="006D2AE3">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יציית היועץ לכל דרישה של המנהל בדבר נקיטת אמצעי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3B24B57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יחתים את עובדיו</w:t>
      </w:r>
      <w:r w:rsidRPr="006D2AE3">
        <w:rPr>
          <w:rFonts w:ascii="Times New Roman" w:eastAsia="Times New Roman" w:hAnsi="Times New Roman" w:cs="David" w:hint="cs"/>
          <w:sz w:val="24"/>
          <w:szCs w:val="24"/>
          <w:rtl/>
          <w:lang w:eastAsia="he-IL"/>
        </w:rPr>
        <w:t xml:space="preserve"> ו/או שלוחיו ו/או אחר מטעמו</w:t>
      </w:r>
      <w:r w:rsidRPr="006D2AE3">
        <w:rPr>
          <w:rFonts w:ascii="Times New Roman" w:eastAsia="Times New Roman" w:hAnsi="Times New Roman" w:cs="David"/>
          <w:sz w:val="24"/>
          <w:szCs w:val="24"/>
          <w:rtl/>
          <w:lang w:eastAsia="he-IL"/>
        </w:rPr>
        <w:t xml:space="preserve"> בקשר עם ביצוע הסכם זה</w:t>
      </w:r>
      <w:r w:rsidRPr="006D2AE3">
        <w:rPr>
          <w:rFonts w:ascii="Times New Roman" w:eastAsia="Times New Roman" w:hAnsi="Times New Roman" w:cs="David" w:hint="cs"/>
          <w:sz w:val="24"/>
          <w:szCs w:val="24"/>
          <w:rtl/>
          <w:lang w:eastAsia="he-IL"/>
        </w:rPr>
        <w:t xml:space="preserve"> על נספחיו,</w:t>
      </w:r>
      <w:r w:rsidRPr="006D2AE3">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6D2AE3">
        <w:rPr>
          <w:rFonts w:ascii="Times New Roman" w:eastAsia="Times New Roman" w:hAnsi="Times New Roman" w:cs="David"/>
          <w:bCs/>
          <w:sz w:val="24"/>
          <w:szCs w:val="24"/>
          <w:rtl/>
          <w:lang w:eastAsia="he-IL"/>
        </w:rPr>
        <w:t>ו'</w:t>
      </w:r>
      <w:r w:rsidRPr="006D2AE3">
        <w:rPr>
          <w:rFonts w:ascii="Times New Roman" w:eastAsia="Times New Roman" w:hAnsi="Times New Roman" w:cs="David"/>
          <w:sz w:val="24"/>
          <w:szCs w:val="24"/>
          <w:rtl/>
          <w:lang w:eastAsia="he-IL"/>
        </w:rPr>
        <w:t>,.</w:t>
      </w:r>
    </w:p>
    <w:p w14:paraId="0A5225E5" w14:textId="77777777" w:rsid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לפי דרישת המזמין ועם סיום 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6D2AE3">
        <w:rPr>
          <w:rFonts w:ascii="Times New Roman" w:eastAsia="Times New Roman" w:hAnsi="Times New Roman" w:cs="David" w:hint="cs"/>
          <w:sz w:val="24"/>
          <w:szCs w:val="24"/>
          <w:rtl/>
          <w:lang w:eastAsia="he-IL"/>
        </w:rPr>
        <w:t>.</w:t>
      </w:r>
    </w:p>
    <w:p w14:paraId="0C84743F" w14:textId="77777777" w:rsidR="009441B2" w:rsidRPr="006D2AE3" w:rsidRDefault="009441B2" w:rsidP="009441B2">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506C5540"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ויתור על זכויות מצד היועץ</w:t>
      </w:r>
    </w:p>
    <w:p w14:paraId="670F5336"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כדין בסמכות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D2AE3">
        <w:rPr>
          <w:rFonts w:ascii="Times New Roman" w:eastAsia="Times New Roman" w:hAnsi="Times New Roman" w:cs="David" w:hint="cs"/>
          <w:sz w:val="24"/>
          <w:szCs w:val="24"/>
          <w:rtl/>
          <w:lang w:eastAsia="he-IL"/>
        </w:rPr>
        <w:t>יועץ כל טענה ו/או דרישה ו/או תלונה ו/או</w:t>
      </w:r>
      <w:r w:rsidRPr="006D2AE3">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w:t>
      </w:r>
      <w:r w:rsidRPr="006D2AE3">
        <w:rPr>
          <w:rFonts w:ascii="Times New Roman" w:eastAsia="Times New Roman" w:hAnsi="Times New Roman" w:cs="David" w:hint="cs"/>
          <w:sz w:val="24"/>
          <w:szCs w:val="24"/>
          <w:rtl/>
          <w:lang w:eastAsia="he-IL"/>
        </w:rPr>
        <w:t xml:space="preserve"> שיפוי ו/או</w:t>
      </w:r>
      <w:r w:rsidRPr="006D2AE3">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פגיעה במוניטין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הפסד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הפסד רווח העלולים להיגרם לו עקב הביטול</w:t>
      </w:r>
      <w:r w:rsidRPr="006D2AE3">
        <w:rPr>
          <w:rFonts w:ascii="Times New Roman" w:eastAsia="Times New Roman" w:hAnsi="Times New Roman" w:cs="David" w:hint="cs"/>
          <w:sz w:val="24"/>
          <w:szCs w:val="24"/>
          <w:rtl/>
          <w:lang w:eastAsia="he-IL"/>
        </w:rPr>
        <w:t xml:space="preserve"> או</w:t>
      </w:r>
      <w:r w:rsidRPr="006D2AE3">
        <w:rPr>
          <w:rFonts w:ascii="Times New Roman" w:eastAsia="Times New Roman" w:hAnsi="Times New Roman" w:cs="David"/>
          <w:sz w:val="24"/>
          <w:szCs w:val="24"/>
          <w:rtl/>
          <w:lang w:eastAsia="he-IL"/>
        </w:rPr>
        <w:t xml:space="preserve"> ההפסקה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מכל סיבה אחרת.</w:t>
      </w:r>
    </w:p>
    <w:p w14:paraId="51F82C16"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שביצע היועץ על פי חוזה זה.</w:t>
      </w:r>
    </w:p>
    <w:p w14:paraId="38C0304B"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המשך 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מסירתם לידי יועץ אחר, והינו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40098117"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שונות</w:t>
      </w:r>
    </w:p>
    <w:p w14:paraId="47AA330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הראשי במשרד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מתחייב לבצע את השירותים שעליו לבצע אישית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w:t>
      </w:r>
      <w:r w:rsidRPr="006D2AE3">
        <w:rPr>
          <w:rFonts w:ascii="Times New Roman" w:eastAsia="Times New Roman" w:hAnsi="Times New Roman" w:cs="David" w:hint="cs"/>
          <w:sz w:val="24"/>
          <w:szCs w:val="24"/>
          <w:rtl/>
          <w:lang w:eastAsia="he-IL"/>
        </w:rPr>
        <w:t xml:space="preserve"> זה והינו</w:t>
      </w:r>
      <w:r w:rsidRPr="006D2AE3">
        <w:rPr>
          <w:rFonts w:ascii="Times New Roman" w:eastAsia="Times New Roman" w:hAnsi="Times New Roman" w:cs="David"/>
          <w:sz w:val="24"/>
          <w:szCs w:val="24"/>
          <w:rtl/>
          <w:lang w:eastAsia="he-IL"/>
        </w:rPr>
        <w:t xml:space="preserve"> אחראי וערב כלפי המזמין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התחייבויות היועץ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w:t>
      </w:r>
    </w:p>
    <w:p w14:paraId="6773C3E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צד אשר יפר או לא יקיים איזו מהתחייבויותיו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יהיה חייב לפצות את הצד המקיים על כל הנזקים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ההפסדים שיגרמו לו עקב 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מבלי לגרוע מזכות הצד המקיים לכל סעד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תרופה אחרים ו/או נוספים.</w:t>
      </w:r>
    </w:p>
    <w:p w14:paraId="5F2EFECF"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למניעת ספקות מוצהר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8F22424"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D2AE3">
        <w:rPr>
          <w:rFonts w:ascii="Times New Roman" w:eastAsia="Times New Roman" w:hAnsi="Times New Roman" w:cs="David" w:hint="cs"/>
          <w:sz w:val="24"/>
          <w:szCs w:val="24"/>
          <w:rtl/>
          <w:lang w:eastAsia="he-IL"/>
        </w:rPr>
        <w:t>נבע</w:t>
      </w:r>
      <w:r w:rsidRPr="006D2AE3">
        <w:rPr>
          <w:rFonts w:ascii="Times New Roman" w:eastAsia="Times New Roman" w:hAnsi="Times New Roman" w:cs="David"/>
          <w:sz w:val="24"/>
          <w:szCs w:val="24"/>
          <w:rtl/>
          <w:lang w:eastAsia="he-IL"/>
        </w:rPr>
        <w:t xml:space="preserve"> מאי עמידתו בהתחייבויותיו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w:t>
      </w:r>
    </w:p>
    <w:p w14:paraId="6C6143D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זכאי לקזז כנגד כל סכום המגיע ליועץ מאת 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6A750D0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כל </w:t>
      </w:r>
      <w:r w:rsidRPr="006D2AE3">
        <w:rPr>
          <w:rFonts w:ascii="Times New Roman" w:eastAsia="Times New Roman" w:hAnsi="Times New Roman" w:cs="David" w:hint="cs"/>
          <w:sz w:val="24"/>
          <w:szCs w:val="24"/>
          <w:rtl/>
          <w:lang w:eastAsia="he-IL"/>
        </w:rPr>
        <w:t>אחת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אחת מהתחייבויות המזמין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מותנה בכך שהיועץ יקיים תחילה את 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עד לאותו מועד. המזמין זכאי, מבלי לפגוע </w:t>
      </w:r>
      <w:r w:rsidRPr="006D2AE3">
        <w:rPr>
          <w:rFonts w:ascii="Times New Roman" w:eastAsia="Times New Roman" w:hAnsi="Times New Roman" w:cs="David" w:hint="cs"/>
          <w:sz w:val="24"/>
          <w:szCs w:val="24"/>
          <w:rtl/>
          <w:lang w:eastAsia="he-IL"/>
        </w:rPr>
        <w:t>מכלליות ה</w:t>
      </w:r>
      <w:r w:rsidRPr="006D2AE3">
        <w:rPr>
          <w:rFonts w:ascii="Times New Roman" w:eastAsia="Times New Roman" w:hAnsi="Times New Roman" w:cs="David"/>
          <w:sz w:val="24"/>
          <w:szCs w:val="24"/>
          <w:rtl/>
          <w:lang w:eastAsia="he-IL"/>
        </w:rPr>
        <w:t>אמור בכל מקום אחר בחוזה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לעכב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2782027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שום התנהגות מצד</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של מי</w:t>
      </w:r>
      <w:r w:rsidRPr="006D2AE3">
        <w:rPr>
          <w:rFonts w:ascii="Times New Roman" w:eastAsia="Times New Roman" w:hAnsi="Times New Roman" w:cs="David"/>
          <w:sz w:val="24"/>
          <w:szCs w:val="24"/>
          <w:rtl/>
          <w:lang w:eastAsia="he-IL"/>
        </w:rPr>
        <w:t xml:space="preserve"> מהצדדים לא תחשב כויתור על איזה מזכויותיו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ו/או</w:t>
      </w:r>
      <w:r w:rsidRPr="006D2AE3">
        <w:rPr>
          <w:rFonts w:ascii="Times New Roman" w:eastAsia="Times New Roman" w:hAnsi="Times New Roman" w:cs="David"/>
          <w:sz w:val="24"/>
          <w:szCs w:val="24"/>
          <w:rtl/>
          <w:lang w:eastAsia="he-IL"/>
        </w:rPr>
        <w:t xml:space="preserve"> ע</w:t>
      </w:r>
      <w:r w:rsidRPr="006D2AE3">
        <w:rPr>
          <w:rFonts w:ascii="Times New Roman" w:eastAsia="Times New Roman" w:hAnsi="Times New Roman" w:cs="David" w:hint="cs"/>
          <w:sz w:val="24"/>
          <w:szCs w:val="24"/>
          <w:rtl/>
          <w:lang w:eastAsia="he-IL"/>
        </w:rPr>
        <w:t>ל פי כל</w:t>
      </w:r>
      <w:r w:rsidRPr="006D2AE3">
        <w:rPr>
          <w:rFonts w:ascii="Times New Roman" w:eastAsia="Times New Roman" w:hAnsi="Times New Roman" w:cs="David"/>
          <w:sz w:val="24"/>
          <w:szCs w:val="24"/>
          <w:rtl/>
          <w:lang w:eastAsia="he-IL"/>
        </w:rPr>
        <w:t xml:space="preserve"> דין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כויתור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כהסכמה מצדו לאיזה הפרה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אי קיום של תנאי מתנאי חוזה</w:t>
      </w:r>
      <w:r w:rsidRPr="006D2AE3">
        <w:rPr>
          <w:rFonts w:ascii="Times New Roman" w:eastAsia="Times New Roman" w:hAnsi="Times New Roman" w:cs="David" w:hint="cs"/>
          <w:sz w:val="24"/>
          <w:szCs w:val="24"/>
          <w:rtl/>
          <w:lang w:eastAsia="he-IL"/>
        </w:rPr>
        <w:t xml:space="preserve"> זה ו/</w:t>
      </w:r>
      <w:r w:rsidRPr="006D2AE3">
        <w:rPr>
          <w:rFonts w:ascii="Times New Roman" w:eastAsia="Times New Roman" w:hAnsi="Times New Roman" w:cs="David"/>
          <w:sz w:val="24"/>
          <w:szCs w:val="24"/>
          <w:rtl/>
          <w:lang w:eastAsia="he-IL"/>
        </w:rPr>
        <w:t xml:space="preserve"> או כנותנת דחייה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ארכה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כל פעולה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יש לעשותה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טול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תוספת של תנאי </w:t>
      </w:r>
      <w:r w:rsidRPr="006D2AE3">
        <w:rPr>
          <w:rFonts w:ascii="Times New Roman" w:eastAsia="Times New Roman" w:hAnsi="Times New Roman" w:cs="David" w:hint="cs"/>
          <w:sz w:val="24"/>
          <w:szCs w:val="24"/>
          <w:rtl/>
          <w:lang w:eastAsia="he-IL"/>
        </w:rPr>
        <w:t>כלשהו</w:t>
      </w:r>
      <w:r w:rsidRPr="006D2AE3">
        <w:rPr>
          <w:rFonts w:ascii="Times New Roman" w:eastAsia="Times New Roman" w:hAnsi="Times New Roman" w:cs="David"/>
          <w:sz w:val="24"/>
          <w:szCs w:val="24"/>
          <w:rtl/>
          <w:lang w:eastAsia="he-IL"/>
        </w:rPr>
        <w:t>, אלא אם נעשו במפורש ובכתב.</w:t>
      </w:r>
    </w:p>
    <w:p w14:paraId="41A4594E"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מכלליות האמור לעיל -</w:t>
      </w:r>
    </w:p>
    <w:p w14:paraId="5902DE46"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5E161492"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תור כלשהו על זכויות וחובות לפי החוזה.</w:t>
      </w:r>
    </w:p>
    <w:p w14:paraId="10200985"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במידה והיועץ כולל מספר גופים או יחידים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3819FD0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בגין כל חיוב מחיובי המזמין </w:t>
      </w:r>
      <w:r w:rsidRPr="006D2AE3">
        <w:rPr>
          <w:rFonts w:ascii="Times New Roman" w:eastAsia="Times New Roman" w:hAnsi="Times New Roman" w:cs="David" w:hint="cs"/>
          <w:sz w:val="24"/>
          <w:szCs w:val="24"/>
          <w:rtl/>
          <w:lang w:eastAsia="he-IL"/>
        </w:rPr>
        <w:t>על פי</w:t>
      </w:r>
      <w:r w:rsidRPr="006D2AE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6D2AE3">
        <w:rPr>
          <w:rFonts w:ascii="Times New Roman" w:eastAsia="Times New Roman" w:hAnsi="Times New Roman" w:cs="David" w:hint="cs"/>
          <w:sz w:val="24"/>
          <w:szCs w:val="24"/>
          <w:rtl/>
          <w:lang w:eastAsia="he-IL"/>
        </w:rPr>
        <w:t>על פ</w:t>
      </w:r>
      <w:r w:rsidRPr="006D2AE3">
        <w:rPr>
          <w:rFonts w:ascii="Times New Roman" w:eastAsia="Times New Roman" w:hAnsi="Times New Roman" w:cs="David"/>
          <w:sz w:val="24"/>
          <w:szCs w:val="24"/>
          <w:rtl/>
          <w:lang w:eastAsia="he-IL"/>
        </w:rPr>
        <w:t>י חוזה זה. וזאת מבלי לגרוע מהאמור להלן בסיפא לס"ק זה.</w:t>
      </w:r>
    </w:p>
    <w:p w14:paraId="580D8502" w14:textId="77777777" w:rsidR="006D2AE3" w:rsidRPr="006D2AE3" w:rsidRDefault="006D2AE3" w:rsidP="006D2AE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היועץ מתחייב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כל דרישה</w:t>
      </w:r>
      <w:r w:rsidRPr="006D2AE3">
        <w:rPr>
          <w:rFonts w:ascii="Times New Roman" w:eastAsia="Times New Roman" w:hAnsi="Times New Roman" w:cs="David" w:hint="cs"/>
          <w:sz w:val="24"/>
          <w:szCs w:val="24"/>
          <w:rtl/>
          <w:lang w:eastAsia="he-IL"/>
        </w:rPr>
        <w:t xml:space="preserve"> ו/או 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טענה ו/או תביעה, ככל שתהיינה לו כנגד המזמין בגין חיובי המזמין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אותו 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לגבי תביעה של מי מיחידי המזמין כנגד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קרי</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תביעה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p>
    <w:p w14:paraId="19B47AC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3BD761CA"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למען הסר ספק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מוסכם ומוצהר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50CF4405" w14:textId="3C1E475A"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del w:id="19" w:author="Meryl Etman [2]" w:date="2022-02-02T17:40:00Z">
        <w:r w:rsidRPr="006D2AE3" w:rsidDel="00654E8A">
          <w:rPr>
            <w:rFonts w:ascii="Times New Roman" w:eastAsia="Times New Roman" w:hAnsi="Times New Roman" w:cs="David"/>
            <w:sz w:val="24"/>
            <w:szCs w:val="24"/>
            <w:rtl/>
            <w:lang w:eastAsia="he-IL"/>
          </w:rPr>
          <w:lastRenderedPageBreak/>
          <w:delText>כל ההוצאות ומס הבולים בגין החוזה ובגין כל המסמכים, החשבונות והערבויות שיערכו על פיו ובקשר אליו, חלות על היועץ ותשולמנה על ידו</w:delText>
        </w:r>
      </w:del>
      <w:ins w:id="20" w:author="Meryl Etman [2]" w:date="2022-02-02T17:41:00Z">
        <w:r w:rsidR="00654E8A">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3A71522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 זה על נספחיו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28696FF2" w14:textId="77777777" w:rsidR="006D2AE3" w:rsidRPr="006D2AE3" w:rsidRDefault="006D2AE3" w:rsidP="006D2AE3">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D2AE3">
        <w:rPr>
          <w:rFonts w:ascii="Times New Roman" w:eastAsia="Times New Roman" w:hAnsi="Times New Roman" w:cs="David" w:hint="cs"/>
          <w:sz w:val="24"/>
          <w:szCs w:val="24"/>
          <w:rtl/>
          <w:lang w:eastAsia="he-IL"/>
        </w:rPr>
        <w:t>רשום</w:t>
      </w:r>
      <w:r w:rsidRPr="006D2AE3">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תחשב היא כמתקבלת ביום משלוח או מסירתה כאמור.</w:t>
      </w:r>
    </w:p>
    <w:p w14:paraId="6FF85F3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69CC0D"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43C5C6FE" w14:textId="77777777" w:rsidR="009441B2" w:rsidRPr="00776496"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156FE7ED" w14:textId="77777777" w:rsidR="009441B2" w:rsidRPr="00B27B4C"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12126EC" w14:textId="0587645B" w:rsidR="009441B2" w:rsidRPr="00B27B4C" w:rsidRDefault="009441B2" w:rsidP="005D185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2012788989"/>
          <w:placeholder>
            <w:docPart w:val="4C7E4C6A75FA4572B01E6A76D1E900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1" w:author="Meryl Etman" w:date="2021-10-10T10:40:00Z">
            <w:r w:rsidR="001F440B">
              <w:rPr>
                <w:rFonts w:ascii="Times New Roman" w:eastAsia="Times New Roman" w:hAnsi="Times New Roman" w:cs="David"/>
                <w:sz w:val="20"/>
                <w:szCs w:val="24"/>
                <w:rtl/>
                <w:lang w:eastAsia="he-IL"/>
              </w:rPr>
              <w:t>גיא כ"ץ</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1970122747"/>
          <w:placeholder>
            <w:docPart w:val="4F66A04FF10C44ACBBBE3D8D47E211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22" w:author="Meryl Etman" w:date="2022-06-15T16:51:00Z">
            <w:r w:rsidR="001020BF" w:rsidRPr="00F3672F">
              <w:rPr>
                <w:rStyle w:val="PlaceholderText"/>
                <w:rtl/>
              </w:rPr>
              <w:t>[שם צד א]</w:t>
            </w:r>
          </w:ins>
        </w:sdtContent>
      </w:sdt>
    </w:p>
    <w:p w14:paraId="6FDEEB92" w14:textId="77777777" w:rsidR="009441B2" w:rsidRPr="00B27B4C" w:rsidRDefault="009441B2" w:rsidP="009441B2">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560036F3"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48F7D8"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590511"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3D2430B9"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6DF0FD" w14:textId="77777777" w:rsidR="009441B2"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4C2F434"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461F1DA5"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2C129F8"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773DF91" w14:textId="77777777" w:rsidR="009441B2" w:rsidRPr="00776496" w:rsidRDefault="009441B2" w:rsidP="009441B2">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73549AA9" w14:textId="77777777" w:rsidR="009441B2" w:rsidRDefault="009441B2" w:rsidP="009441B2">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p>
    <w:p w14:paraId="0FBE2F32" w14:textId="77777777" w:rsidR="009441B2" w:rsidRDefault="009441B2" w:rsidP="009441B2">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p>
    <w:p w14:paraId="0E2556ED" w14:textId="77777777" w:rsidR="007902DF" w:rsidRDefault="007902DF"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498479B2" w14:textId="77777777" w:rsidR="00572B5D" w:rsidRDefault="00572B5D"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7A3D72F5" w14:textId="77777777" w:rsidR="00572B5D" w:rsidRPr="00B27B4C" w:rsidRDefault="00572B5D"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22702448"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432C9AA0"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34B602" w14:textId="3B88A6A4" w:rsidR="00572B5D" w:rsidRPr="00B27B4C" w:rsidRDefault="00572B5D" w:rsidP="001020BF">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customXmlDelRangeStart w:id="23" w:author="Meryl Etman" w:date="2022-06-15T16:54:00Z"/>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39AE3067E66486C9A90852E221240B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customXmlDelRangeEnd w:id="23"/>
          <w:customXmlDelRangeStart w:id="24" w:author="Meryl Etman" w:date="2022-06-15T16:54:00Z"/>
        </w:sdtContent>
      </w:sdt>
      <w:customXmlDelRangeEnd w:id="24"/>
      <w:del w:id="25" w:author="Meryl Etman" w:date="2022-06-15T16:54:00Z">
        <w:r w:rsidRPr="00E95AE9" w:rsidDel="001020BF">
          <w:rPr>
            <w:rFonts w:ascii="Times New Roman" w:eastAsia="Times New Roman" w:hAnsi="Times New Roman" w:cs="David" w:hint="cs"/>
            <w:color w:val="00B0F0"/>
            <w:sz w:val="24"/>
            <w:szCs w:val="24"/>
            <w:rtl/>
            <w:lang w:eastAsia="he-IL"/>
          </w:rPr>
          <w:delText xml:space="preserve"> - </w:delText>
        </w:r>
      </w:del>
      <w:customXmlDelRangeStart w:id="26" w:author="Meryl Etman" w:date="2022-06-15T16:54:00Z"/>
      <w:sdt>
        <w:sdtPr>
          <w:rPr>
            <w:rFonts w:ascii="Times New Roman" w:eastAsia="Times New Roman" w:hAnsi="Times New Roman" w:cs="David" w:hint="cs"/>
            <w:color w:val="00B0F0"/>
            <w:sz w:val="24"/>
            <w:szCs w:val="24"/>
            <w:rtl/>
          </w:rPr>
          <w:alias w:val="שם אתר"/>
          <w:tag w:val="cntSite"/>
          <w:id w:val="-1682512962"/>
          <w:placeholder>
            <w:docPart w:val="90802EC2DA2749B38D0E0DEA71ACFD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26"/>
          <w:customXmlDelRangeStart w:id="27" w:author="Meryl Etman" w:date="2022-06-15T16:54:00Z"/>
        </w:sdtContent>
      </w:sdt>
      <w:customXmlDelRangeEnd w:id="27"/>
      <w:del w:id="28" w:author="Meryl Etman" w:date="2022-06-15T16:54:00Z">
        <w:r w:rsidRPr="00E95AE9" w:rsidDel="001020BF">
          <w:rPr>
            <w:rFonts w:ascii="Times New Roman" w:eastAsia="Times New Roman" w:hAnsi="Times New Roman" w:cs="David" w:hint="cs"/>
            <w:color w:val="00B0F0"/>
            <w:sz w:val="24"/>
            <w:szCs w:val="24"/>
            <w:rtl/>
            <w:lang w:eastAsia="he-IL"/>
          </w:rPr>
          <w:delText xml:space="preserve">, </w:delText>
        </w:r>
      </w:del>
      <w:customXmlDelRangeStart w:id="29" w:author="Meryl Etman" w:date="2022-06-15T16:54:00Z"/>
      <w:sdt>
        <w:sdtPr>
          <w:rPr>
            <w:rFonts w:ascii="Times New Roman" w:eastAsia="Times New Roman" w:hAnsi="Times New Roman" w:cs="David" w:hint="cs"/>
            <w:color w:val="00B0F0"/>
            <w:sz w:val="24"/>
            <w:szCs w:val="24"/>
            <w:rtl/>
          </w:rPr>
          <w:alias w:val="שם הפרויקט"/>
          <w:tag w:val="cntProjectName"/>
          <w:id w:val="-1647974920"/>
          <w:placeholder>
            <w:docPart w:val="56DB539365AD4F8E81151B40C213BD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customXmlDelRangeEnd w:id="29"/>
          <w:ins w:id="30" w:author="Meryl Etman" w:date="2022-06-15T16:49:00Z">
            <w:r w:rsidR="001020BF">
              <w:rPr>
                <w:rFonts w:ascii="Times New Roman" w:eastAsia="Times New Roman" w:hAnsi="Times New Roman" w:cs="David" w:hint="cs"/>
                <w:color w:val="00B0F0"/>
                <w:sz w:val="24"/>
                <w:szCs w:val="24"/>
                <w:rtl/>
              </w:rPr>
              <w:t>סביוני גבעת שמואל - מגרש 1004</w:t>
            </w:r>
          </w:ins>
          <w:customXmlDelRangeStart w:id="31" w:author="Meryl Etman" w:date="2022-06-15T16:54:00Z"/>
        </w:sdtContent>
      </w:sdt>
      <w:customXmlDelRangeEnd w:id="31"/>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E3721F2"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1E3C19" w14:textId="66E5523B"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E054604954E24B839C636740FFBFA3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32" w:author="Meryl Etman" w:date="2021-11-21T15:37:00Z">
            <w:r w:rsidR="001C1B56">
              <w:rPr>
                <w:rFonts w:ascii="Times New Roman" w:eastAsia="Times New Roman" w:hAnsi="Times New Roman" w:cs="David" w:hint="cs"/>
                <w:color w:val="008000"/>
                <w:sz w:val="24"/>
                <w:szCs w:val="24"/>
                <w:rtl/>
              </w:rPr>
              <w:t>427-0218768</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ins w:id="33" w:author="Meryl Etman" w:date="2022-06-15T16:54:00Z">
        <w:r w:rsidR="001020BF">
          <w:rPr>
            <w:rFonts w:ascii="Times New Roman" w:eastAsia="Times New Roman" w:hAnsi="Times New Roman" w:cs="David" w:hint="cs"/>
            <w:sz w:val="24"/>
            <w:szCs w:val="24"/>
            <w:rtl/>
            <w:lang w:eastAsia="he-IL"/>
          </w:rPr>
          <w:t>גוש</w:t>
        </w:r>
      </w:ins>
      <w:r w:rsidRPr="00B27B4C">
        <w:rPr>
          <w:rFonts w:ascii="Times New Roman" w:eastAsia="Times New Roman" w:hAnsi="Times New Roman" w:cs="David" w:hint="cs"/>
          <w:sz w:val="24"/>
          <w:szCs w:val="24"/>
          <w:rtl/>
          <w:lang w:eastAsia="he-IL"/>
        </w:rPr>
        <w:t>-</w:t>
      </w:r>
      <w:sdt>
        <w:sdtPr>
          <w:rPr>
            <w:rFonts w:ascii="Times New Roman" w:eastAsia="Times New Roman" w:hAnsi="Times New Roman" w:cs="David" w:hint="cs"/>
            <w:sz w:val="24"/>
            <w:szCs w:val="24"/>
            <w:rtl/>
            <w:lang w:eastAsia="he-IL"/>
          </w:rPr>
          <w:alias w:val="שדה נוסף 1"/>
          <w:tag w:val="cntCustomField1"/>
          <w:id w:val="-452094098"/>
          <w:placeholder>
            <w:docPart w:val="09FE91EA7DC0442DA0B028C682C88F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34" w:author="Meryl Etman" w:date="2021-10-10T10:43:00Z">
            <w:r w:rsidR="001F440B">
              <w:rPr>
                <w:rFonts w:ascii="Times New Roman" w:eastAsia="Times New Roman" w:hAnsi="Times New Roman" w:cs="David" w:hint="cs"/>
                <w:sz w:val="24"/>
                <w:szCs w:val="24"/>
                <w:rtl/>
                <w:lang w:eastAsia="he-IL"/>
              </w:rPr>
              <w:t>6191</w:t>
            </w:r>
          </w:ins>
        </w:sdtContent>
      </w:sdt>
      <w:ins w:id="35" w:author="Meryl Etman" w:date="2022-06-15T16:54:00Z">
        <w:r w:rsidR="001020BF">
          <w:rPr>
            <w:rFonts w:ascii="Times New Roman" w:eastAsia="Times New Roman" w:hAnsi="Times New Roman" w:cs="David" w:hint="cs"/>
            <w:sz w:val="24"/>
            <w:szCs w:val="24"/>
            <w:rtl/>
            <w:lang w:eastAsia="he-IL"/>
          </w:rPr>
          <w:t>, חלקה 82, מגרש 1004.</w:t>
        </w:r>
      </w:ins>
      <w:del w:id="36" w:author="Meryl Etman" w:date="2022-06-15T16:54:00Z">
        <w:r w:rsidRPr="00B27B4C" w:rsidDel="001020BF">
          <w:rPr>
            <w:rFonts w:ascii="Times New Roman" w:eastAsia="Times New Roman" w:hAnsi="Times New Roman" w:cs="David" w:hint="cs"/>
            <w:sz w:val="24"/>
            <w:szCs w:val="24"/>
            <w:rtl/>
            <w:lang w:eastAsia="he-IL"/>
          </w:rPr>
          <w:delText>.</w:delText>
        </w:r>
      </w:del>
    </w:p>
    <w:p w14:paraId="36F4563C" w14:textId="641C7ADA"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del w:id="37" w:author="Meryl Etman [2]" w:date="2022-02-01T18:01:00Z">
        <w:r w:rsidR="009F6985" w:rsidDel="00B27877">
          <w:rPr>
            <w:rFonts w:ascii="Times New Roman" w:eastAsia="Times New Roman" w:hAnsi="Times New Roman" w:cs="David" w:hint="cs"/>
            <w:sz w:val="24"/>
            <w:szCs w:val="24"/>
            <w:rtl/>
            <w:lang w:eastAsia="he-IL"/>
          </w:rPr>
          <w:delText>היועץ</w:delText>
        </w:r>
        <w:r w:rsidRPr="00B27B4C" w:rsidDel="00B27877">
          <w:rPr>
            <w:rFonts w:ascii="Times New Roman" w:eastAsia="Times New Roman" w:hAnsi="Times New Roman" w:cs="David" w:hint="cs"/>
            <w:sz w:val="24"/>
            <w:szCs w:val="24"/>
            <w:rtl/>
            <w:lang w:eastAsia="he-IL"/>
          </w:rPr>
          <w:delTex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delText>
        </w:r>
      </w:del>
    </w:p>
    <w:p w14:paraId="569D1CC1"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464F399"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B7C71698158428FA97188CA61B205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8" w:author="Meryl Etman" w:date="2021-10-10T10:38:00Z">
            <w:r w:rsidR="00671A4B">
              <w:rPr>
                <w:rFonts w:ascii="Times New Roman" w:eastAsia="Times New Roman" w:hAnsi="Times New Roman" w:cs="David" w:hint="cs"/>
                <w:color w:val="008000"/>
                <w:sz w:val="24"/>
                <w:szCs w:val="24"/>
                <w:rtl/>
              </w:rPr>
              <w:t>גבעת שמואל</w:t>
            </w:r>
          </w:ins>
        </w:sdtContent>
      </w:sdt>
      <w:r w:rsidRPr="00B27B4C">
        <w:rPr>
          <w:rFonts w:ascii="Times New Roman" w:eastAsia="Times New Roman" w:hAnsi="Times New Roman" w:cs="David" w:hint="cs"/>
          <w:color w:val="008000"/>
          <w:sz w:val="24"/>
          <w:szCs w:val="24"/>
          <w:rtl/>
        </w:rPr>
        <w:t>.</w:t>
      </w:r>
    </w:p>
    <w:p w14:paraId="0FE22C78"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color w:val="FF0000"/>
          <w:sz w:val="24"/>
          <w:szCs w:val="24"/>
          <w:rtl/>
        </w:rPr>
      </w:pPr>
    </w:p>
    <w:p w14:paraId="72D0C30B"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DD779D3"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69852B" w14:textId="59E1DFF6"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B5A366A640BD483E9E98DA7DD0FFAD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9" w:author="Meryl Etman" w:date="2021-10-10T10:43:00Z">
            <w:r w:rsidR="001F440B">
              <w:rPr>
                <w:rFonts w:ascii="Times New Roman" w:eastAsia="Times New Roman" w:hAnsi="Times New Roman" w:cs="David" w:hint="cs"/>
                <w:sz w:val="24"/>
                <w:szCs w:val="24"/>
                <w:rtl/>
                <w:lang w:eastAsia="he-IL"/>
              </w:rPr>
              <w:t>מרול אטמן</w:t>
            </w:r>
          </w:ins>
        </w:sdtContent>
      </w:sdt>
    </w:p>
    <w:p w14:paraId="1126A395"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25E4042" w14:textId="0E8B521A" w:rsidR="00572B5D" w:rsidRDefault="00572B5D" w:rsidP="00A31C28">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A31C28" w:rsidRPr="00A31C28">
        <w:rPr>
          <w:rFonts w:ascii="Times New Roman" w:eastAsia="Times New Roman" w:hAnsi="Times New Roman" w:cs="David"/>
          <w:sz w:val="24"/>
          <w:szCs w:val="24"/>
          <w:rtl/>
          <w:lang w:eastAsia="he-IL"/>
        </w:rPr>
        <w:t xml:space="preserve">התכנון יתבצע </w:t>
      </w:r>
      <w:del w:id="40" w:author="Meryl Etman [2]" w:date="2022-02-01T18:02:00Z">
        <w:r w:rsidR="00A31C28" w:rsidRPr="00A31C28" w:rsidDel="00B27877">
          <w:rPr>
            <w:rFonts w:ascii="Times New Roman" w:eastAsia="Times New Roman" w:hAnsi="Times New Roman" w:cs="David"/>
            <w:sz w:val="24"/>
            <w:szCs w:val="24"/>
            <w:rtl/>
            <w:lang w:eastAsia="he-IL"/>
          </w:rPr>
          <w:delText xml:space="preserve">במודל תלת מימד ע"י תוכנת </w:delText>
        </w:r>
        <w:r w:rsidR="00A31C28" w:rsidRPr="00A31C28" w:rsidDel="00B27877">
          <w:rPr>
            <w:rFonts w:ascii="Times New Roman" w:eastAsia="Times New Roman" w:hAnsi="Times New Roman" w:cs="David"/>
            <w:sz w:val="24"/>
            <w:szCs w:val="24"/>
            <w:lang w:eastAsia="he-IL"/>
          </w:rPr>
          <w:delText>REVIT</w:delText>
        </w:r>
        <w:r w:rsidR="00A31C28" w:rsidRPr="00A31C28" w:rsidDel="00B27877">
          <w:rPr>
            <w:rFonts w:ascii="Times New Roman" w:eastAsia="Times New Roman" w:hAnsi="Times New Roman" w:cs="David"/>
            <w:sz w:val="24"/>
            <w:szCs w:val="24"/>
            <w:rtl/>
            <w:lang w:eastAsia="he-IL"/>
          </w:rPr>
          <w:delText xml:space="preserve">, במתודולוגיית </w:delText>
        </w:r>
        <w:r w:rsidR="00A31C28" w:rsidRPr="00A31C28" w:rsidDel="00B27877">
          <w:rPr>
            <w:rFonts w:ascii="Times New Roman" w:eastAsia="Times New Roman" w:hAnsi="Times New Roman" w:cs="David"/>
            <w:sz w:val="24"/>
            <w:szCs w:val="24"/>
            <w:lang w:eastAsia="he-IL"/>
          </w:rPr>
          <w:delText>BIM</w:delText>
        </w:r>
        <w:r w:rsidR="00A31C28" w:rsidRPr="00A31C28" w:rsidDel="00B27877">
          <w:rPr>
            <w:rFonts w:ascii="Times New Roman" w:eastAsia="Times New Roman" w:hAnsi="Times New Roman" w:cs="David"/>
            <w:sz w:val="24"/>
            <w:szCs w:val="24"/>
            <w:rtl/>
            <w:lang w:eastAsia="he-IL"/>
          </w:rPr>
          <w:delText>, בענן – "</w:delText>
        </w:r>
        <w:r w:rsidR="00A31C28" w:rsidRPr="00A31C28" w:rsidDel="00B27877">
          <w:rPr>
            <w:rFonts w:ascii="Times New Roman" w:eastAsia="Times New Roman" w:hAnsi="Times New Roman" w:cs="David"/>
            <w:sz w:val="24"/>
            <w:szCs w:val="24"/>
            <w:lang w:eastAsia="he-IL"/>
          </w:rPr>
          <w:delText>BIM360</w:delText>
        </w:r>
        <w:r w:rsidR="00A31C28" w:rsidRPr="00A31C28" w:rsidDel="00B27877">
          <w:rPr>
            <w:rFonts w:ascii="Times New Roman" w:eastAsia="Times New Roman" w:hAnsi="Times New Roman" w:cs="David"/>
            <w:sz w:val="24"/>
            <w:szCs w:val="24"/>
            <w:rtl/>
            <w:lang w:eastAsia="he-IL"/>
          </w:rPr>
          <w:delText xml:space="preserve">" שם ישמרו כל קבצי ה </w:delText>
        </w:r>
        <w:r w:rsidR="00A31C28" w:rsidRPr="00A31C28" w:rsidDel="00B27877">
          <w:rPr>
            <w:rFonts w:ascii="Times New Roman" w:eastAsia="Times New Roman" w:hAnsi="Times New Roman" w:cs="David"/>
            <w:sz w:val="24"/>
            <w:szCs w:val="24"/>
            <w:lang w:eastAsia="he-IL"/>
          </w:rPr>
          <w:delText>REVIT</w:delText>
        </w:r>
        <w:r w:rsidR="00A31C28" w:rsidRPr="00A31C28" w:rsidDel="00B27877">
          <w:rPr>
            <w:rFonts w:ascii="Times New Roman" w:eastAsia="Times New Roman" w:hAnsi="Times New Roman" w:cs="David"/>
            <w:sz w:val="24"/>
            <w:szCs w:val="24"/>
            <w:rtl/>
            <w:lang w:eastAsia="he-IL"/>
          </w:rPr>
          <w:delText xml:space="preserve"> של המתכננים המובילים עם אפשרות גישה לכלל המתכננים והיועצים בפרויקט. עבור קבלת העבודה ותכנון הפרויקט, על המתכנן להיות בעל רישיון עבודה בענן "</w:delText>
        </w:r>
        <w:r w:rsidR="00A31C28" w:rsidRPr="00A31C28" w:rsidDel="00B27877">
          <w:rPr>
            <w:rFonts w:ascii="Times New Roman" w:eastAsia="Times New Roman" w:hAnsi="Times New Roman" w:cs="David"/>
            <w:sz w:val="24"/>
            <w:szCs w:val="24"/>
            <w:lang w:eastAsia="he-IL"/>
          </w:rPr>
          <w:delText>BIM360</w:delText>
        </w:r>
        <w:r w:rsidR="00A31C28" w:rsidRPr="00A31C28" w:rsidDel="00B27877">
          <w:rPr>
            <w:rFonts w:ascii="Times New Roman" w:eastAsia="Times New Roman" w:hAnsi="Times New Roman" w:cs="David"/>
            <w:sz w:val="24"/>
            <w:szCs w:val="24"/>
            <w:rtl/>
            <w:lang w:eastAsia="he-IL"/>
          </w:rPr>
          <w:delText xml:space="preserve">". העבודה במודל תהיה כפופה להוראות מנהל המודל ולמסמך ה </w:delText>
        </w:r>
        <w:r w:rsidR="00A31C28" w:rsidRPr="00A31C28" w:rsidDel="00B27877">
          <w:rPr>
            <w:rFonts w:ascii="Times New Roman" w:eastAsia="Times New Roman" w:hAnsi="Times New Roman" w:cs="David"/>
            <w:sz w:val="24"/>
            <w:szCs w:val="24"/>
            <w:lang w:eastAsia="he-IL"/>
          </w:rPr>
          <w:delText>BEP</w:delText>
        </w:r>
        <w:r w:rsidR="00A31C28" w:rsidRPr="00A31C28" w:rsidDel="00B27877">
          <w:rPr>
            <w:rFonts w:ascii="Times New Roman" w:eastAsia="Times New Roman" w:hAnsi="Times New Roman" w:cs="David"/>
            <w:sz w:val="24"/>
            <w:szCs w:val="24"/>
            <w:rtl/>
            <w:lang w:eastAsia="he-IL"/>
          </w:rPr>
          <w:delText xml:space="preserve"> שיופץ בהמשך ע"י מנהל המודל</w:delText>
        </w:r>
      </w:del>
      <w:ins w:id="41" w:author="Meryl Etman [2]" w:date="2022-02-01T18:02:00Z">
        <w:r w:rsidR="00B27877">
          <w:rPr>
            <w:rFonts w:ascii="Times New Roman" w:eastAsia="Times New Roman" w:hAnsi="Times New Roman" w:cs="David" w:hint="cs"/>
            <w:sz w:val="24"/>
            <w:szCs w:val="24"/>
            <w:rtl/>
            <w:lang w:eastAsia="he-IL"/>
          </w:rPr>
          <w:t>בתוכנת אוטוקאד</w:t>
        </w:r>
      </w:ins>
      <w:r w:rsidR="00A31C28" w:rsidRPr="00A31C28">
        <w:rPr>
          <w:rFonts w:ascii="Times New Roman" w:eastAsia="Times New Roman" w:hAnsi="Times New Roman" w:cs="David"/>
          <w:sz w:val="24"/>
          <w:szCs w:val="24"/>
          <w:rtl/>
          <w:lang w:eastAsia="he-IL"/>
        </w:rPr>
        <w:t>. שמירה, הדפסת תכניות וקבצים (</w:t>
      </w:r>
      <w:r w:rsidR="00A31C28" w:rsidRPr="00A31C28">
        <w:rPr>
          <w:rFonts w:ascii="Times New Roman" w:eastAsia="Times New Roman" w:hAnsi="Times New Roman" w:cs="David"/>
          <w:sz w:val="24"/>
          <w:szCs w:val="24"/>
          <w:lang w:eastAsia="he-IL"/>
        </w:rPr>
        <w:t>PLT/PDF/DWG</w:t>
      </w:r>
      <w:r w:rsidR="00A31C28" w:rsidRPr="00A31C28">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31C28" w:rsidRPr="00A31C28">
        <w:rPr>
          <w:rFonts w:ascii="Times New Roman" w:eastAsia="Times New Roman" w:hAnsi="Times New Roman" w:cs="David"/>
          <w:sz w:val="24"/>
          <w:szCs w:val="24"/>
          <w:lang w:eastAsia="he-IL"/>
        </w:rPr>
        <w:t>view</w:t>
      </w:r>
      <w:r w:rsidR="00A31C28" w:rsidRPr="00A31C28">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44D3CF23" w14:textId="77777777" w:rsidR="00A31C28" w:rsidRPr="00B27B4C" w:rsidRDefault="00A31C28" w:rsidP="00A31C28">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CBE3D2C"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הם:</w:t>
      </w:r>
    </w:p>
    <w:p w14:paraId="793D7116"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284A5C" w14:textId="6D15AAE3"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63EE391B33844248FD8C965A00B16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42" w:author="Meryl Etman" w:date="2021-10-10T10:43:00Z">
            <w:r w:rsidR="001F440B">
              <w:rPr>
                <w:rFonts w:ascii="Times New Roman" w:eastAsia="Times New Roman" w:hAnsi="Times New Roman" w:cs="David"/>
                <w:color w:val="008000"/>
                <w:sz w:val="24"/>
                <w:szCs w:val="24"/>
                <w:rtl/>
                <w:lang w:eastAsia="he-IL"/>
              </w:rPr>
              <w:t>גיא כ"ץ</w:t>
            </w:r>
          </w:ins>
        </w:sdtContent>
      </w:sdt>
    </w:p>
    <w:p w14:paraId="35B97E85" w14:textId="18064CBF" w:rsidR="00572B5D" w:rsidRPr="00B27B4C" w:rsidRDefault="00572B5D" w:rsidP="00572B5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לצורך מתן שירותי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676CBBF73AC4A6D8CB79A98AFECB9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ins w:id="43" w:author="Meryl Etman" w:date="2022-03-16T16:38:00Z">
            <w:r w:rsidR="00F176B3">
              <w:rPr>
                <w:rFonts w:ascii="Times New Roman" w:eastAsia="Times New Roman" w:hAnsi="Times New Roman" w:cs="David"/>
                <w:color w:val="008000"/>
                <w:sz w:val="24"/>
                <w:szCs w:val="24"/>
                <w:rtl/>
                <w:lang w:eastAsia="he-IL"/>
              </w:rPr>
              <w:t>הפרויקט יטופל ישירות ע"י גיא כ"ץ</w:t>
            </w:r>
          </w:ins>
        </w:sdtContent>
      </w:sdt>
    </w:p>
    <w:p w14:paraId="283778A7"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1C6B51" w14:textId="2D96F3F4"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74D236E510D43FBAD5E03E496056A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44" w:author="Meryl Etman" w:date="2021-10-10T10:43:00Z">
            <w:r w:rsidR="001F440B">
              <w:rPr>
                <w:rFonts w:ascii="Times New Roman" w:eastAsia="Times New Roman" w:hAnsi="Times New Roman" w:cs="David"/>
                <w:color w:val="008000"/>
                <w:sz w:val="24"/>
                <w:szCs w:val="24"/>
                <w:rtl/>
                <w:lang w:eastAsia="he-IL"/>
              </w:rPr>
              <w:t>גיא כ"ץ</w:t>
            </w:r>
          </w:ins>
        </w:sdtContent>
      </w:sdt>
    </w:p>
    <w:p w14:paraId="244DFBA9"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BC5856"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7A95C231"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47C1AB"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01DD9E4F" w14:textId="14916B7B"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r>
      <w:del w:id="45" w:author="Meryl Etman [2]" w:date="2022-02-01T18:03:00Z">
        <w:r w:rsidRPr="00B27B4C" w:rsidDel="00252F4C">
          <w:rPr>
            <w:rFonts w:ascii="Times New Roman" w:eastAsia="Times New Roman" w:hAnsi="Times New Roman" w:cs="David" w:hint="cs"/>
            <w:sz w:val="24"/>
            <w:szCs w:val="24"/>
            <w:rtl/>
            <w:lang w:eastAsia="he-IL"/>
          </w:rPr>
          <w:delText>סטיות מלוח הזמנים לרבות סיבת הסטייה.</w:delText>
        </w:r>
      </w:del>
      <w:ins w:id="46" w:author="Meryl Etman [2]" w:date="2022-02-01T18:03:00Z">
        <w:r w:rsidR="00252F4C">
          <w:rPr>
            <w:rFonts w:ascii="Times New Roman" w:eastAsia="Times New Roman" w:hAnsi="Times New Roman" w:cs="David" w:hint="cs"/>
            <w:sz w:val="24"/>
            <w:szCs w:val="24"/>
            <w:rtl/>
            <w:lang w:eastAsia="he-IL"/>
          </w:rPr>
          <w:t>מבוטל</w:t>
        </w:r>
      </w:ins>
    </w:p>
    <w:p w14:paraId="2E0EE05E"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BC23B50" w14:textId="72A5FE4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r>
      <w:del w:id="47" w:author="Meryl Etman [2]" w:date="2022-02-01T18:03:00Z">
        <w:r w:rsidRPr="00B27B4C" w:rsidDel="00252F4C">
          <w:rPr>
            <w:rFonts w:ascii="Times New Roman" w:eastAsia="Times New Roman" w:hAnsi="Times New Roman" w:cs="David" w:hint="cs"/>
            <w:sz w:val="24"/>
            <w:szCs w:val="24"/>
            <w:rtl/>
            <w:lang w:eastAsia="he-IL"/>
          </w:rPr>
          <w:delText>סטיות מהערכות ו/או תחזיות תקציביות והשלכותיהן</w:delText>
        </w:r>
      </w:del>
      <w:ins w:id="48" w:author="Meryl Etman [2]" w:date="2022-02-01T18:03:00Z">
        <w:r w:rsidR="00252F4C">
          <w:rPr>
            <w:rFonts w:ascii="Times New Roman" w:eastAsia="Times New Roman" w:hAnsi="Times New Roman" w:cs="David" w:hint="cs"/>
            <w:sz w:val="24"/>
            <w:szCs w:val="24"/>
            <w:rtl/>
            <w:lang w:eastAsia="he-IL"/>
          </w:rPr>
          <w:t>מבוטל</w:t>
        </w:r>
      </w:ins>
      <w:r w:rsidRPr="00B27B4C">
        <w:rPr>
          <w:rFonts w:ascii="Times New Roman" w:eastAsia="Times New Roman" w:hAnsi="Times New Roman" w:cs="David" w:hint="cs"/>
          <w:sz w:val="24"/>
          <w:szCs w:val="24"/>
          <w:rtl/>
          <w:lang w:eastAsia="he-IL"/>
        </w:rPr>
        <w:t>.</w:t>
      </w:r>
    </w:p>
    <w:p w14:paraId="356A2948"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4BE71FE" w14:textId="77777777" w:rsidR="00572B5D" w:rsidRPr="00B27B4C" w:rsidRDefault="00572B5D" w:rsidP="00572B5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5927F803" w14:textId="60A71B60" w:rsidR="00572B5D" w:rsidRDefault="00572B5D" w:rsidP="00572B5D">
      <w:pPr>
        <w:widowControl w:val="0"/>
        <w:spacing w:before="0" w:beforeAutospacing="0" w:after="0" w:afterAutospacing="0" w:line="240" w:lineRule="auto"/>
        <w:ind w:left="-30"/>
        <w:outlineLvl w:val="2"/>
        <w:rPr>
          <w:ins w:id="49" w:author="Meryl Etman [2]" w:date="2022-03-27T17:45:00Z"/>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p w14:paraId="05D2221F" w14:textId="4B1E1CF7" w:rsidR="00E60041" w:rsidDel="001020BF" w:rsidRDefault="00E60041" w:rsidP="00572B5D">
      <w:pPr>
        <w:widowControl w:val="0"/>
        <w:spacing w:before="0" w:beforeAutospacing="0" w:after="0" w:afterAutospacing="0" w:line="240" w:lineRule="auto"/>
        <w:ind w:left="-30"/>
        <w:outlineLvl w:val="2"/>
        <w:rPr>
          <w:ins w:id="50" w:author="Meryl Etman [2]" w:date="2022-03-27T17:45:00Z"/>
          <w:del w:id="51" w:author="Meryl Etman" w:date="2022-06-15T16:55:00Z"/>
          <w:rFonts w:ascii="Times New Roman" w:eastAsia="Times New Roman" w:hAnsi="Times New Roman" w:cs="David"/>
          <w:sz w:val="24"/>
          <w:szCs w:val="24"/>
          <w:rtl/>
          <w:lang w:eastAsia="he-IL"/>
        </w:rPr>
      </w:pPr>
      <w:ins w:id="52" w:author="Meryl Etman [2]" w:date="2022-03-27T17:45:00Z">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del w:id="53" w:author="Meryl Etman" w:date="2022-06-15T16:55:00Z">
          <w:r w:rsidDel="001020BF">
            <w:rPr>
              <w:rFonts w:ascii="Times New Roman" w:eastAsia="Times New Roman" w:hAnsi="Times New Roman" w:cs="David" w:hint="cs"/>
              <w:sz w:val="24"/>
              <w:szCs w:val="24"/>
              <w:rtl/>
              <w:lang w:eastAsia="he-IL"/>
            </w:rPr>
            <w:delText xml:space="preserve">מגרש 1001 </w:delText>
          </w:r>
          <w:r w:rsidDel="001020BF">
            <w:rPr>
              <w:rFonts w:ascii="Times New Roman" w:eastAsia="Times New Roman" w:hAnsi="Times New Roman" w:cs="David"/>
              <w:sz w:val="24"/>
              <w:szCs w:val="24"/>
              <w:rtl/>
              <w:lang w:eastAsia="he-IL"/>
            </w:rPr>
            <w:delText>–</w:delText>
          </w:r>
          <w:r w:rsidDel="001020BF">
            <w:rPr>
              <w:rFonts w:ascii="Times New Roman" w:eastAsia="Times New Roman" w:hAnsi="Times New Roman" w:cs="David" w:hint="cs"/>
              <w:sz w:val="24"/>
              <w:szCs w:val="24"/>
              <w:rtl/>
              <w:lang w:eastAsia="he-IL"/>
            </w:rPr>
            <w:delText xml:space="preserve"> 100% בבעלות אקונה ריט למגורים בע"מ.</w:delText>
          </w:r>
        </w:del>
      </w:ins>
    </w:p>
    <w:p w14:paraId="2B097AE2" w14:textId="5DE6A7B9" w:rsidR="00E60041" w:rsidDel="001020BF" w:rsidRDefault="00E60041" w:rsidP="00572B5D">
      <w:pPr>
        <w:widowControl w:val="0"/>
        <w:spacing w:before="0" w:beforeAutospacing="0" w:after="0" w:afterAutospacing="0" w:line="240" w:lineRule="auto"/>
        <w:ind w:left="-30"/>
        <w:outlineLvl w:val="2"/>
        <w:rPr>
          <w:ins w:id="54" w:author="Meryl Etman [2]" w:date="2022-03-27T17:46:00Z"/>
          <w:del w:id="55" w:author="Meryl Etman" w:date="2022-06-15T16:55:00Z"/>
          <w:rFonts w:ascii="Times New Roman" w:eastAsia="Times New Roman" w:hAnsi="Times New Roman" w:cs="David"/>
          <w:sz w:val="24"/>
          <w:szCs w:val="24"/>
          <w:rtl/>
          <w:lang w:eastAsia="he-IL"/>
        </w:rPr>
      </w:pPr>
      <w:ins w:id="56" w:author="Meryl Etman [2]" w:date="2022-03-27T17:45:00Z">
        <w:del w:id="57" w:author="Meryl Etman" w:date="2022-06-15T16:55:00Z">
          <w:r w:rsidDel="001020BF">
            <w:rPr>
              <w:rFonts w:ascii="Times New Roman" w:eastAsia="Times New Roman" w:hAnsi="Times New Roman" w:cs="David"/>
              <w:sz w:val="24"/>
              <w:szCs w:val="24"/>
              <w:rtl/>
              <w:lang w:eastAsia="he-IL"/>
            </w:rPr>
            <w:tab/>
          </w:r>
          <w:r w:rsidDel="001020BF">
            <w:rPr>
              <w:rFonts w:ascii="Times New Roman" w:eastAsia="Times New Roman" w:hAnsi="Times New Roman" w:cs="David"/>
              <w:sz w:val="24"/>
              <w:szCs w:val="24"/>
              <w:rtl/>
              <w:lang w:eastAsia="he-IL"/>
            </w:rPr>
            <w:tab/>
          </w:r>
          <w:r w:rsidDel="001020BF">
            <w:rPr>
              <w:rFonts w:ascii="Times New Roman" w:eastAsia="Times New Roman" w:hAnsi="Times New Roman" w:cs="David" w:hint="cs"/>
              <w:sz w:val="24"/>
              <w:szCs w:val="24"/>
              <w:rtl/>
              <w:lang w:eastAsia="he-IL"/>
            </w:rPr>
            <w:delText xml:space="preserve">מגרש 1005 </w:delText>
          </w:r>
          <w:r w:rsidDel="001020BF">
            <w:rPr>
              <w:rFonts w:ascii="Times New Roman" w:eastAsia="Times New Roman" w:hAnsi="Times New Roman" w:cs="David"/>
              <w:sz w:val="24"/>
              <w:szCs w:val="24"/>
              <w:rtl/>
              <w:lang w:eastAsia="he-IL"/>
            </w:rPr>
            <w:delText>–</w:delText>
          </w:r>
          <w:r w:rsidDel="001020BF">
            <w:rPr>
              <w:rFonts w:ascii="Times New Roman" w:eastAsia="Times New Roman" w:hAnsi="Times New Roman" w:cs="David" w:hint="cs"/>
              <w:sz w:val="24"/>
              <w:szCs w:val="24"/>
              <w:rtl/>
              <w:lang w:eastAsia="he-IL"/>
            </w:rPr>
            <w:delText xml:space="preserve"> 100% בבעלות גבעת שמואל החד</w:delText>
          </w:r>
        </w:del>
      </w:ins>
      <w:ins w:id="58" w:author="Meryl Etman [2]" w:date="2022-03-27T17:46:00Z">
        <w:del w:id="59" w:author="Meryl Etman" w:date="2022-06-15T16:55:00Z">
          <w:r w:rsidDel="001020BF">
            <w:rPr>
              <w:rFonts w:ascii="Times New Roman" w:eastAsia="Times New Roman" w:hAnsi="Times New Roman" w:cs="David" w:hint="cs"/>
              <w:sz w:val="24"/>
              <w:szCs w:val="24"/>
              <w:rtl/>
              <w:lang w:eastAsia="he-IL"/>
            </w:rPr>
            <w:delText>שה בע"מ.</w:delText>
          </w:r>
        </w:del>
      </w:ins>
    </w:p>
    <w:p w14:paraId="69075BBC" w14:textId="0277E747" w:rsidR="00E60041" w:rsidDel="001020BF" w:rsidRDefault="00E60041" w:rsidP="00572B5D">
      <w:pPr>
        <w:widowControl w:val="0"/>
        <w:spacing w:before="0" w:beforeAutospacing="0" w:after="0" w:afterAutospacing="0" w:line="240" w:lineRule="auto"/>
        <w:ind w:left="-30"/>
        <w:outlineLvl w:val="2"/>
        <w:rPr>
          <w:ins w:id="60" w:author="Meryl Etman [2]" w:date="2022-03-27T17:46:00Z"/>
          <w:del w:id="61" w:author="Meryl Etman" w:date="2022-06-15T16:55:00Z"/>
          <w:rFonts w:ascii="Times New Roman" w:eastAsia="Times New Roman" w:hAnsi="Times New Roman" w:cs="David"/>
          <w:sz w:val="24"/>
          <w:szCs w:val="24"/>
          <w:rtl/>
          <w:lang w:eastAsia="he-IL"/>
        </w:rPr>
      </w:pPr>
      <w:ins w:id="62" w:author="Meryl Etman [2]" w:date="2022-03-27T17:46:00Z">
        <w:del w:id="63" w:author="Meryl Etman" w:date="2022-06-15T16:55:00Z">
          <w:r w:rsidDel="001020BF">
            <w:rPr>
              <w:rFonts w:ascii="Times New Roman" w:eastAsia="Times New Roman" w:hAnsi="Times New Roman" w:cs="David"/>
              <w:sz w:val="24"/>
              <w:szCs w:val="24"/>
              <w:rtl/>
              <w:lang w:eastAsia="he-IL"/>
            </w:rPr>
            <w:tab/>
          </w:r>
          <w:r w:rsidDel="001020BF">
            <w:rPr>
              <w:rFonts w:ascii="Times New Roman" w:eastAsia="Times New Roman" w:hAnsi="Times New Roman" w:cs="David"/>
              <w:sz w:val="24"/>
              <w:szCs w:val="24"/>
              <w:rtl/>
              <w:lang w:eastAsia="he-IL"/>
            </w:rPr>
            <w:tab/>
          </w:r>
          <w:r w:rsidDel="001020BF">
            <w:rPr>
              <w:rFonts w:ascii="Times New Roman" w:eastAsia="Times New Roman" w:hAnsi="Times New Roman" w:cs="David" w:hint="cs"/>
              <w:sz w:val="24"/>
              <w:szCs w:val="24"/>
              <w:rtl/>
              <w:lang w:eastAsia="he-IL"/>
            </w:rPr>
            <w:delText>יובהר כי חלקו היחסי של כל אחד מהיזמים בעלויות החניון המשותף הינו:</w:delText>
          </w:r>
        </w:del>
      </w:ins>
    </w:p>
    <w:p w14:paraId="752BBA03" w14:textId="6B1B0C32" w:rsidR="00E60041" w:rsidDel="001020BF" w:rsidRDefault="00E60041" w:rsidP="00572B5D">
      <w:pPr>
        <w:widowControl w:val="0"/>
        <w:spacing w:before="0" w:beforeAutospacing="0" w:after="0" w:afterAutospacing="0" w:line="240" w:lineRule="auto"/>
        <w:ind w:left="-30"/>
        <w:outlineLvl w:val="2"/>
        <w:rPr>
          <w:ins w:id="64" w:author="Meryl Etman [2]" w:date="2022-03-27T17:46:00Z"/>
          <w:del w:id="65" w:author="Meryl Etman" w:date="2022-06-15T16:55:00Z"/>
          <w:rFonts w:ascii="Times New Roman" w:eastAsia="Times New Roman" w:hAnsi="Times New Roman" w:cs="David"/>
          <w:sz w:val="24"/>
          <w:szCs w:val="24"/>
          <w:rtl/>
          <w:lang w:eastAsia="he-IL"/>
        </w:rPr>
      </w:pPr>
      <w:ins w:id="66" w:author="Meryl Etman [2]" w:date="2022-03-27T17:46:00Z">
        <w:del w:id="67" w:author="Meryl Etman" w:date="2022-06-15T16:55:00Z">
          <w:r w:rsidDel="001020BF">
            <w:rPr>
              <w:rFonts w:ascii="Times New Roman" w:eastAsia="Times New Roman" w:hAnsi="Times New Roman" w:cs="David"/>
              <w:sz w:val="24"/>
              <w:szCs w:val="24"/>
              <w:rtl/>
              <w:lang w:eastAsia="he-IL"/>
            </w:rPr>
            <w:tab/>
          </w:r>
          <w:r w:rsidDel="001020BF">
            <w:rPr>
              <w:rFonts w:ascii="Times New Roman" w:eastAsia="Times New Roman" w:hAnsi="Times New Roman" w:cs="David"/>
              <w:sz w:val="24"/>
              <w:szCs w:val="24"/>
              <w:rtl/>
              <w:lang w:eastAsia="he-IL"/>
            </w:rPr>
            <w:tab/>
          </w:r>
          <w:r w:rsidDel="001020BF">
            <w:rPr>
              <w:rFonts w:ascii="Times New Roman" w:eastAsia="Times New Roman" w:hAnsi="Times New Roman" w:cs="David" w:hint="cs"/>
              <w:sz w:val="24"/>
              <w:szCs w:val="24"/>
              <w:rtl/>
              <w:lang w:eastAsia="he-IL"/>
            </w:rPr>
            <w:delText xml:space="preserve">אקונה ריט למגורים בע"מ </w:delText>
          </w:r>
          <w:r w:rsidDel="001020BF">
            <w:rPr>
              <w:rFonts w:ascii="Times New Roman" w:eastAsia="Times New Roman" w:hAnsi="Times New Roman" w:cs="David"/>
              <w:sz w:val="24"/>
              <w:szCs w:val="24"/>
              <w:rtl/>
              <w:lang w:eastAsia="he-IL"/>
            </w:rPr>
            <w:delText>–</w:delText>
          </w:r>
          <w:r w:rsidDel="001020BF">
            <w:rPr>
              <w:rFonts w:ascii="Times New Roman" w:eastAsia="Times New Roman" w:hAnsi="Times New Roman" w:cs="David" w:hint="cs"/>
              <w:sz w:val="24"/>
              <w:szCs w:val="24"/>
              <w:rtl/>
              <w:lang w:eastAsia="he-IL"/>
            </w:rPr>
            <w:delText xml:space="preserve"> 33%.</w:delText>
          </w:r>
        </w:del>
      </w:ins>
    </w:p>
    <w:p w14:paraId="7C6DD34A" w14:textId="71B213C2" w:rsidR="00E60041" w:rsidRDefault="00E60041" w:rsidP="001020BF">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ins w:id="68" w:author="Meryl Etman [2]" w:date="2022-03-27T17:46:00Z">
        <w:del w:id="69" w:author="Meryl Etman" w:date="2022-06-15T16:55:00Z">
          <w:r w:rsidDel="001020BF">
            <w:rPr>
              <w:rFonts w:ascii="Times New Roman" w:eastAsia="Times New Roman" w:hAnsi="Times New Roman" w:cs="David"/>
              <w:sz w:val="24"/>
              <w:szCs w:val="24"/>
              <w:rtl/>
              <w:lang w:eastAsia="he-IL"/>
            </w:rPr>
            <w:tab/>
          </w:r>
          <w:r w:rsidDel="001020BF">
            <w:rPr>
              <w:rFonts w:ascii="Times New Roman" w:eastAsia="Times New Roman" w:hAnsi="Times New Roman" w:cs="David"/>
              <w:sz w:val="24"/>
              <w:szCs w:val="24"/>
              <w:rtl/>
              <w:lang w:eastAsia="he-IL"/>
            </w:rPr>
            <w:tab/>
          </w:r>
          <w:r w:rsidDel="001020BF">
            <w:rPr>
              <w:rFonts w:ascii="Times New Roman" w:eastAsia="Times New Roman" w:hAnsi="Times New Roman" w:cs="David" w:hint="cs"/>
              <w:sz w:val="24"/>
              <w:szCs w:val="24"/>
              <w:rtl/>
              <w:lang w:eastAsia="he-IL"/>
            </w:rPr>
            <w:delText xml:space="preserve">גבעת שמואל החדשה בע"מ </w:delText>
          </w:r>
        </w:del>
      </w:ins>
      <w:ins w:id="70" w:author="Meryl Etman [2]" w:date="2022-03-27T17:47:00Z">
        <w:del w:id="71" w:author="Meryl Etman" w:date="2022-06-15T16:55:00Z">
          <w:r w:rsidDel="001020BF">
            <w:rPr>
              <w:rFonts w:ascii="Times New Roman" w:eastAsia="Times New Roman" w:hAnsi="Times New Roman" w:cs="David"/>
              <w:sz w:val="24"/>
              <w:szCs w:val="24"/>
              <w:rtl/>
              <w:lang w:eastAsia="he-IL"/>
            </w:rPr>
            <w:delText>–</w:delText>
          </w:r>
          <w:r w:rsidDel="001020BF">
            <w:rPr>
              <w:rFonts w:ascii="Times New Roman" w:eastAsia="Times New Roman" w:hAnsi="Times New Roman" w:cs="David" w:hint="cs"/>
              <w:sz w:val="24"/>
              <w:szCs w:val="24"/>
              <w:rtl/>
              <w:lang w:eastAsia="he-IL"/>
            </w:rPr>
            <w:delText xml:space="preserve"> 67%.</w:delText>
          </w:r>
        </w:del>
      </w:ins>
      <w:ins w:id="72" w:author="Meryl Etman" w:date="2022-06-15T16:55:00Z">
        <w:r w:rsidR="001020BF">
          <w:rPr>
            <w:rFonts w:ascii="Times New Roman" w:eastAsia="Times New Roman" w:hAnsi="Times New Roman" w:cs="David" w:hint="cs"/>
            <w:sz w:val="24"/>
            <w:szCs w:val="24"/>
            <w:rtl/>
            <w:lang w:eastAsia="he-IL"/>
          </w:rPr>
          <w:t>100%</w:t>
        </w:r>
      </w:ins>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73" w:author="Meryl Etman" w:date="2022-03-16T16:40:00Z">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3306"/>
        <w:gridCol w:w="2115"/>
        <w:gridCol w:w="2133"/>
        <w:tblGridChange w:id="74">
          <w:tblGrid>
            <w:gridCol w:w="3366"/>
            <w:gridCol w:w="2163"/>
            <w:gridCol w:w="2163"/>
          </w:tblGrid>
        </w:tblGridChange>
      </w:tblGrid>
      <w:tr w:rsidR="00277305" w14:paraId="669F7390" w14:textId="77777777" w:rsidTr="00277305">
        <w:trPr>
          <w:trHeight w:val="80"/>
          <w:trPrChange w:id="75" w:author="Meryl Etman" w:date="2022-03-16T16:40:00Z">
            <w:trPr>
              <w:trHeight w:val="80"/>
            </w:trPr>
          </w:trPrChange>
        </w:trPr>
        <w:tc>
          <w:tcPr>
            <w:tcW w:w="3306" w:type="dxa"/>
            <w:tcPrChange w:id="76" w:author="Meryl Etman" w:date="2022-03-16T16:40:00Z">
              <w:tcPr>
                <w:tcW w:w="3366" w:type="dxa"/>
              </w:tcPr>
            </w:tcPrChange>
          </w:tcPr>
          <w:p w14:paraId="7295F254" w14:textId="1577E5B7" w:rsidR="00277305" w:rsidRDefault="00277305"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del w:id="77" w:author="Meryl Etman [2]" w:date="2022-03-27T17:41:00Z">
              <w:r w:rsidDel="00E60041">
                <w:rPr>
                  <w:rFonts w:ascii="Times New Roman" w:eastAsia="Times New Roman" w:hAnsi="Times New Roman" w:cs="David" w:hint="cs"/>
                  <w:sz w:val="24"/>
                  <w:szCs w:val="24"/>
                  <w:rtl/>
                  <w:lang w:eastAsia="he-IL"/>
                </w:rPr>
                <w:delText xml:space="preserve">           </w:delText>
              </w:r>
            </w:del>
            <w:del w:id="78" w:author="Meryl Etman [2]" w:date="2022-03-27T17:47:00Z">
              <w:r w:rsidDel="00E60041">
                <w:rPr>
                  <w:rFonts w:ascii="Times New Roman" w:eastAsia="Times New Roman" w:hAnsi="Times New Roman" w:cs="David" w:hint="cs"/>
                  <w:sz w:val="24"/>
                  <w:szCs w:val="24"/>
                  <w:rtl/>
                  <w:lang w:eastAsia="he-IL"/>
                </w:rPr>
                <w:delText xml:space="preserve"> </w:delText>
              </w:r>
            </w:del>
            <w:r>
              <w:rPr>
                <w:rFonts w:ascii="Times New Roman" w:eastAsia="Times New Roman" w:hAnsi="Times New Roman" w:cs="David" w:hint="cs"/>
                <w:sz w:val="24"/>
                <w:szCs w:val="24"/>
                <w:rtl/>
                <w:lang w:eastAsia="he-IL"/>
              </w:rPr>
              <w:t xml:space="preserve"> </w:t>
            </w:r>
          </w:p>
        </w:tc>
        <w:tc>
          <w:tcPr>
            <w:tcW w:w="2115" w:type="dxa"/>
            <w:tcPrChange w:id="79" w:author="Meryl Etman" w:date="2022-03-16T16:40:00Z">
              <w:tcPr>
                <w:tcW w:w="2163" w:type="dxa"/>
              </w:tcPr>
            </w:tcPrChange>
          </w:tcPr>
          <w:p w14:paraId="13041030" w14:textId="77777777" w:rsidR="00277305" w:rsidRDefault="00277305" w:rsidP="00572B5D">
            <w:pPr>
              <w:widowControl w:val="0"/>
              <w:spacing w:before="0" w:beforeAutospacing="0" w:after="0" w:afterAutospacing="0" w:line="240" w:lineRule="auto"/>
              <w:ind w:left="720"/>
              <w:outlineLvl w:val="2"/>
            </w:pPr>
          </w:p>
        </w:tc>
        <w:tc>
          <w:tcPr>
            <w:tcW w:w="2133" w:type="dxa"/>
            <w:tcPrChange w:id="80" w:author="Meryl Etman" w:date="2022-03-16T16:40:00Z">
              <w:tcPr>
                <w:tcW w:w="2163" w:type="dxa"/>
              </w:tcPr>
            </w:tcPrChange>
          </w:tcPr>
          <w:p w14:paraId="7D7E79AC" w14:textId="237D2513" w:rsidR="00277305" w:rsidRDefault="00277305" w:rsidP="00572B5D">
            <w:pPr>
              <w:widowControl w:val="0"/>
              <w:spacing w:before="0" w:beforeAutospacing="0" w:after="0" w:afterAutospacing="0" w:line="240" w:lineRule="auto"/>
              <w:ind w:left="720"/>
              <w:outlineLvl w:val="2"/>
            </w:pPr>
          </w:p>
          <w:p w14:paraId="780EB0BE" w14:textId="77777777" w:rsidR="00277305" w:rsidRDefault="00277305"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E2155F9" w14:textId="77777777" w:rsidR="00572B5D" w:rsidRPr="00776496" w:rsidRDefault="00572B5D" w:rsidP="00572B5D">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2FEBF232" w14:textId="77777777" w:rsidR="006D2AE3" w:rsidRPr="006D2AE3" w:rsidRDefault="006D2AE3" w:rsidP="00572B5D">
      <w:pPr>
        <w:widowControl w:val="0"/>
        <w:bidi w:val="0"/>
        <w:spacing w:before="240" w:beforeAutospacing="0" w:after="60" w:afterAutospacing="0" w:line="240" w:lineRule="auto"/>
        <w:jc w:val="center"/>
        <w:outlineLvl w:val="3"/>
        <w:rPr>
          <w:rFonts w:ascii="Times New Roman" w:eastAsia="Times New Roman" w:hAnsi="Times New Roman" w:cs="David"/>
          <w:sz w:val="24"/>
          <w:szCs w:val="24"/>
          <w:rtl/>
        </w:rPr>
      </w:pPr>
    </w:p>
    <w:p w14:paraId="09B73F9C" w14:textId="6EF771FD" w:rsidR="006D2AE3" w:rsidRPr="006D2AE3" w:rsidDel="00620F70" w:rsidRDefault="006D2AE3" w:rsidP="006D2AE3">
      <w:pPr>
        <w:spacing w:before="0" w:beforeAutospacing="0" w:after="0" w:afterAutospacing="0" w:line="240" w:lineRule="auto"/>
        <w:ind w:left="720"/>
        <w:rPr>
          <w:del w:id="81" w:author="Meryl Etman [2]" w:date="2022-03-16T16:41:00Z"/>
          <w:rFonts w:ascii="Times New Roman" w:eastAsia="Times New Roman" w:hAnsi="Times New Roman" w:cs="David"/>
          <w:sz w:val="24"/>
          <w:szCs w:val="24"/>
          <w:rtl/>
        </w:rPr>
      </w:pPr>
    </w:p>
    <w:p w14:paraId="560FF62C" w14:textId="25DCE296" w:rsidR="006D2AE3" w:rsidRPr="006D2AE3" w:rsidDel="00620F70" w:rsidRDefault="006D2AE3" w:rsidP="006D2AE3">
      <w:pPr>
        <w:spacing w:before="0" w:beforeAutospacing="0" w:after="0" w:afterAutospacing="0" w:line="240" w:lineRule="auto"/>
        <w:ind w:left="720"/>
        <w:rPr>
          <w:del w:id="82" w:author="Meryl Etman [2]" w:date="2022-03-16T16:41:00Z"/>
          <w:rFonts w:ascii="Times New Roman" w:eastAsia="Times New Roman" w:hAnsi="Times New Roman" w:cs="David"/>
          <w:sz w:val="24"/>
          <w:szCs w:val="24"/>
          <w:rtl/>
        </w:rPr>
      </w:pPr>
    </w:p>
    <w:p w14:paraId="3D63E029" w14:textId="25ED48B8" w:rsidR="006D2AE3" w:rsidRPr="006D2AE3" w:rsidDel="00620F70" w:rsidRDefault="006D2AE3" w:rsidP="006D2AE3">
      <w:pPr>
        <w:spacing w:before="0" w:beforeAutospacing="0" w:after="0" w:afterAutospacing="0" w:line="240" w:lineRule="auto"/>
        <w:ind w:left="720"/>
        <w:rPr>
          <w:del w:id="83" w:author="Meryl Etman [2]" w:date="2022-03-16T16:41:00Z"/>
          <w:rFonts w:ascii="Times New Roman" w:eastAsia="Times New Roman" w:hAnsi="Times New Roman" w:cs="David"/>
          <w:sz w:val="24"/>
          <w:szCs w:val="24"/>
          <w:rtl/>
        </w:rPr>
      </w:pPr>
    </w:p>
    <w:p w14:paraId="3B9B4722" w14:textId="1B0B857A" w:rsidR="006D2AE3" w:rsidRPr="006D2AE3" w:rsidDel="00620F70" w:rsidRDefault="006D2AE3" w:rsidP="006D2AE3">
      <w:pPr>
        <w:spacing w:before="0" w:beforeAutospacing="0" w:after="0" w:afterAutospacing="0" w:line="240" w:lineRule="auto"/>
        <w:ind w:left="720"/>
        <w:rPr>
          <w:del w:id="84" w:author="Meryl Etman [2]" w:date="2022-03-16T16:41:00Z"/>
          <w:rFonts w:ascii="Times New Roman" w:eastAsia="Times New Roman" w:hAnsi="Times New Roman" w:cs="David"/>
          <w:sz w:val="24"/>
          <w:szCs w:val="24"/>
          <w:rtl/>
        </w:rPr>
      </w:pPr>
    </w:p>
    <w:p w14:paraId="4F04ACB5" w14:textId="240C4980" w:rsidR="006D2AE3" w:rsidRPr="006D2AE3" w:rsidDel="00620F70" w:rsidRDefault="006D2AE3" w:rsidP="006D2AE3">
      <w:pPr>
        <w:spacing w:before="0" w:beforeAutospacing="0" w:after="0" w:afterAutospacing="0" w:line="240" w:lineRule="auto"/>
        <w:ind w:left="720"/>
        <w:rPr>
          <w:del w:id="85" w:author="Meryl Etman [2]" w:date="2022-03-16T16:41:00Z"/>
          <w:rFonts w:ascii="Times New Roman" w:eastAsia="Times New Roman" w:hAnsi="Times New Roman" w:cs="David"/>
          <w:sz w:val="24"/>
          <w:szCs w:val="24"/>
          <w:rtl/>
        </w:rPr>
      </w:pPr>
    </w:p>
    <w:p w14:paraId="01626EEE" w14:textId="066C857A" w:rsidR="006D2AE3" w:rsidRPr="006D2AE3" w:rsidDel="00620F70" w:rsidRDefault="006D2AE3" w:rsidP="006D2AE3">
      <w:pPr>
        <w:spacing w:before="0" w:beforeAutospacing="0" w:after="0" w:afterAutospacing="0" w:line="240" w:lineRule="auto"/>
        <w:ind w:left="720"/>
        <w:rPr>
          <w:del w:id="86" w:author="Meryl Etman [2]" w:date="2022-03-16T16:41:00Z"/>
          <w:rFonts w:ascii="Times New Roman" w:eastAsia="Times New Roman" w:hAnsi="Times New Roman" w:cs="David"/>
          <w:sz w:val="24"/>
          <w:szCs w:val="24"/>
          <w:rtl/>
        </w:rPr>
      </w:pPr>
    </w:p>
    <w:p w14:paraId="38464567" w14:textId="0C4941DC" w:rsidR="006D2AE3" w:rsidRPr="006D2AE3" w:rsidDel="00620F70" w:rsidRDefault="006D2AE3" w:rsidP="006D2AE3">
      <w:pPr>
        <w:spacing w:before="0" w:beforeAutospacing="0" w:after="0" w:afterAutospacing="0" w:line="240" w:lineRule="auto"/>
        <w:ind w:left="720"/>
        <w:rPr>
          <w:del w:id="87" w:author="Meryl Etman [2]" w:date="2022-03-16T16:41:00Z"/>
          <w:rFonts w:ascii="Times New Roman" w:eastAsia="Times New Roman" w:hAnsi="Times New Roman" w:cs="David"/>
          <w:sz w:val="24"/>
          <w:szCs w:val="24"/>
          <w:rtl/>
        </w:rPr>
      </w:pPr>
    </w:p>
    <w:p w14:paraId="7AE148F2" w14:textId="717052A9" w:rsidR="006D2AE3" w:rsidRPr="006D2AE3" w:rsidDel="00620F70" w:rsidRDefault="006D2AE3" w:rsidP="006D2AE3">
      <w:pPr>
        <w:spacing w:before="0" w:beforeAutospacing="0" w:after="0" w:afterAutospacing="0" w:line="240" w:lineRule="auto"/>
        <w:ind w:left="720"/>
        <w:rPr>
          <w:del w:id="88" w:author="Meryl Etman [2]" w:date="2022-03-16T16:41:00Z"/>
          <w:rFonts w:ascii="Times New Roman" w:eastAsia="Times New Roman" w:hAnsi="Times New Roman" w:cs="David"/>
          <w:sz w:val="24"/>
          <w:szCs w:val="24"/>
          <w:rtl/>
        </w:rPr>
      </w:pPr>
    </w:p>
    <w:p w14:paraId="2FB870FD" w14:textId="7D201101" w:rsidR="006D2AE3" w:rsidRPr="006D2AE3" w:rsidDel="00620F70" w:rsidRDefault="006D2AE3" w:rsidP="006D2AE3">
      <w:pPr>
        <w:spacing w:before="0" w:beforeAutospacing="0" w:after="0" w:afterAutospacing="0" w:line="240" w:lineRule="auto"/>
        <w:ind w:left="720"/>
        <w:rPr>
          <w:del w:id="89" w:author="Meryl Etman [2]" w:date="2022-03-16T16:41:00Z"/>
          <w:rFonts w:ascii="Times New Roman" w:eastAsia="Times New Roman" w:hAnsi="Times New Roman" w:cs="David"/>
          <w:sz w:val="24"/>
          <w:szCs w:val="24"/>
          <w:rtl/>
        </w:rPr>
      </w:pPr>
    </w:p>
    <w:p w14:paraId="51D3642A" w14:textId="52395E0E" w:rsidR="006D2AE3" w:rsidRPr="006D2AE3" w:rsidDel="00620F70" w:rsidRDefault="006D2AE3" w:rsidP="006D2AE3">
      <w:pPr>
        <w:spacing w:before="0" w:beforeAutospacing="0" w:after="0" w:afterAutospacing="0" w:line="240" w:lineRule="auto"/>
        <w:ind w:left="720"/>
        <w:rPr>
          <w:del w:id="90" w:author="Meryl Etman [2]" w:date="2022-03-16T16:41:00Z"/>
          <w:rFonts w:ascii="Times New Roman" w:eastAsia="Times New Roman" w:hAnsi="Times New Roman" w:cs="David"/>
          <w:sz w:val="24"/>
          <w:szCs w:val="24"/>
          <w:rtl/>
        </w:rPr>
      </w:pPr>
    </w:p>
    <w:p w14:paraId="35B67953"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6BE72382" w14:textId="77777777" w:rsidR="00620F70" w:rsidRDefault="00620F70">
      <w:pPr>
        <w:bidi w:val="0"/>
        <w:spacing w:before="0" w:beforeAutospacing="0" w:after="160" w:afterAutospacing="0" w:line="259" w:lineRule="auto"/>
        <w:rPr>
          <w:ins w:id="91" w:author="Meryl Etman [2]" w:date="2022-03-16T16:42:00Z"/>
          <w:rFonts w:ascii="Times New Roman" w:eastAsia="Times New Roman" w:hAnsi="Times New Roman" w:cs="David"/>
          <w:b/>
          <w:bCs/>
          <w:sz w:val="24"/>
          <w:szCs w:val="24"/>
          <w:u w:val="single"/>
          <w:rtl/>
          <w:lang w:eastAsia="he-IL"/>
        </w:rPr>
      </w:pPr>
      <w:ins w:id="92" w:author="Meryl Etman [2]" w:date="2022-03-16T16:42:00Z">
        <w:r>
          <w:rPr>
            <w:rFonts w:ascii="Times New Roman" w:eastAsia="Times New Roman" w:hAnsi="Times New Roman" w:cs="David"/>
            <w:b/>
            <w:bCs/>
            <w:sz w:val="24"/>
            <w:szCs w:val="24"/>
            <w:u w:val="single"/>
            <w:rtl/>
            <w:lang w:eastAsia="he-IL"/>
          </w:rPr>
          <w:br w:type="page"/>
        </w:r>
      </w:ins>
    </w:p>
    <w:p w14:paraId="3459255E" w14:textId="13101AF7" w:rsidR="006D2AE3" w:rsidRPr="006D2AE3" w:rsidRDefault="006D2AE3" w:rsidP="006D2AE3">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6D2AE3">
        <w:rPr>
          <w:rFonts w:ascii="Times New Roman" w:eastAsia="Times New Roman" w:hAnsi="Times New Roman" w:cs="David"/>
          <w:b/>
          <w:bCs/>
          <w:sz w:val="24"/>
          <w:szCs w:val="24"/>
          <w:u w:val="single"/>
          <w:rtl/>
          <w:lang w:eastAsia="he-IL"/>
        </w:rPr>
        <w:lastRenderedPageBreak/>
        <w:t xml:space="preserve">נספח </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ב</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5AFB542C"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6D911B2"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 xml:space="preserve">רותי </w:t>
      </w:r>
      <w:r w:rsidRPr="006D2AE3">
        <w:rPr>
          <w:rFonts w:ascii="Times New Roman" w:eastAsia="Times New Roman" w:hAnsi="Times New Roman" w:cs="David" w:hint="cs"/>
          <w:bCs/>
          <w:sz w:val="24"/>
          <w:szCs w:val="24"/>
          <w:u w:val="single"/>
          <w:rtl/>
          <w:lang w:eastAsia="he-IL"/>
        </w:rPr>
        <w:t>היועץ</w:t>
      </w:r>
    </w:p>
    <w:p w14:paraId="0088C13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9693605"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כללי</w:t>
      </w:r>
      <w:r w:rsidRPr="006D2AE3">
        <w:rPr>
          <w:rFonts w:ascii="Times New Roman" w:eastAsia="Times New Roman" w:hAnsi="Times New Roman" w:cs="David"/>
          <w:b/>
          <w:bCs/>
          <w:sz w:val="24"/>
          <w:szCs w:val="24"/>
          <w:rtl/>
          <w:lang w:eastAsia="he-IL"/>
        </w:rPr>
        <w:t>:</w:t>
      </w:r>
    </w:p>
    <w:p w14:paraId="744A2BE4"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5C82B982" w14:textId="77777777" w:rsidR="006D2AE3" w:rsidRPr="006D2AE3" w:rsidRDefault="006D2AE3" w:rsidP="006D2AE3">
      <w:pPr>
        <w:widowControl w:val="0"/>
        <w:numPr>
          <w:ilvl w:val="1"/>
          <w:numId w:val="14"/>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u w:val="single"/>
          <w:rtl/>
          <w:lang w:eastAsia="he-IL"/>
        </w:rPr>
        <w:t xml:space="preserve">שרותי </w:t>
      </w:r>
      <w:r w:rsidR="009F6985">
        <w:rPr>
          <w:rFonts w:ascii="Times New Roman" w:eastAsia="Times New Roman" w:hAnsi="Times New Roman" w:cs="David" w:hint="cs"/>
          <w:sz w:val="24"/>
          <w:szCs w:val="24"/>
          <w:u w:val="single"/>
          <w:rtl/>
          <w:lang w:eastAsia="he-IL"/>
        </w:rPr>
        <w:t>היועץ</w:t>
      </w:r>
      <w:r w:rsidRPr="006D2AE3">
        <w:rPr>
          <w:rFonts w:ascii="Times New Roman" w:eastAsia="Times New Roman" w:hAnsi="Times New Roman" w:cs="David"/>
          <w:sz w:val="24"/>
          <w:szCs w:val="24"/>
          <w:u w:val="single"/>
          <w:rtl/>
          <w:lang w:eastAsia="he-IL"/>
        </w:rPr>
        <w:t xml:space="preserve"> יכללו</w:t>
      </w:r>
      <w:r w:rsidRPr="006D2AE3">
        <w:rPr>
          <w:rFonts w:ascii="Times New Roman" w:eastAsia="Times New Roman" w:hAnsi="Times New Roman" w:cs="David"/>
          <w:sz w:val="24"/>
          <w:szCs w:val="24"/>
          <w:rtl/>
          <w:lang w:eastAsia="he-IL"/>
        </w:rPr>
        <w:t>:</w:t>
      </w:r>
    </w:p>
    <w:p w14:paraId="1E139336" w14:textId="77777777" w:rsidR="006D2AE3" w:rsidRPr="006D2AE3" w:rsidRDefault="006D2AE3" w:rsidP="00572B5D">
      <w:pPr>
        <w:widowControl w:val="0"/>
        <w:spacing w:before="0" w:beforeAutospacing="0" w:after="0" w:afterAutospacing="0" w:line="240" w:lineRule="auto"/>
        <w:ind w:left="136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תכולת העבודה - ככלל תכולת העבודה מתייחסת לקומות הבניין מתחתית קומת החניון</w:t>
      </w:r>
      <w:r w:rsidR="00572B5D">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hint="cs"/>
          <w:sz w:val="24"/>
          <w:szCs w:val="24"/>
          <w:rtl/>
          <w:lang w:eastAsia="he-IL"/>
        </w:rPr>
        <w:t xml:space="preserve">התחתונה ועד לקומת הגג העליונה ביותר ועד בכלל ובכלל זה:             </w:t>
      </w:r>
    </w:p>
    <w:p w14:paraId="70033011" w14:textId="77777777" w:rsidR="006D2AE3" w:rsidRPr="006D2AE3" w:rsidRDefault="004143FC"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בירור ת</w:t>
      </w:r>
      <w:r w:rsidR="006D2AE3" w:rsidRPr="006D2AE3">
        <w:rPr>
          <w:rFonts w:ascii="Times New Roman" w:eastAsia="Times New Roman" w:hAnsi="Times New Roman" w:cs="David" w:hint="cs"/>
          <w:sz w:val="24"/>
          <w:szCs w:val="24"/>
          <w:rtl/>
          <w:lang w:eastAsia="he-IL"/>
        </w:rPr>
        <w:t xml:space="preserve">כניות הפרויקט עם האדריכל, הקונסטרוקטור </w:t>
      </w:r>
      <w:r>
        <w:rPr>
          <w:rFonts w:ascii="Times New Roman" w:eastAsia="Times New Roman" w:hAnsi="Times New Roman" w:cs="David" w:hint="cs"/>
          <w:sz w:val="24"/>
          <w:szCs w:val="24"/>
          <w:rtl/>
          <w:lang w:eastAsia="he-IL"/>
        </w:rPr>
        <w:t>ושאר המתכננים האלקטרו-מכאניים (מז"א ,</w:t>
      </w:r>
      <w:r w:rsidR="006D2AE3" w:rsidRPr="006D2AE3">
        <w:rPr>
          <w:rFonts w:ascii="Times New Roman" w:eastAsia="Times New Roman" w:hAnsi="Times New Roman" w:cs="David" w:hint="cs"/>
          <w:sz w:val="24"/>
          <w:szCs w:val="24"/>
          <w:rtl/>
          <w:lang w:eastAsia="he-IL"/>
        </w:rPr>
        <w:t>אינסטלציה, חשמל וכדומה), התייעצות ותיאום עם המתכננים.</w:t>
      </w:r>
    </w:p>
    <w:p w14:paraId="4557F7E2" w14:textId="56ECEF88" w:rsidR="006D2AE3" w:rsidRPr="006D2AE3" w:rsidRDefault="004143FC" w:rsidP="004143F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del w:id="93" w:author="Meryl Etman [2]" w:date="2021-11-21T15:54:00Z">
        <w:r w:rsidDel="000F1AA1">
          <w:rPr>
            <w:rFonts w:ascii="Times New Roman" w:eastAsia="Times New Roman" w:hAnsi="Times New Roman" w:cs="David" w:hint="cs"/>
            <w:sz w:val="24"/>
            <w:szCs w:val="24"/>
            <w:rtl/>
            <w:lang w:eastAsia="he-IL"/>
          </w:rPr>
          <w:delText>בניית מודל תלת מ</w:delText>
        </w:r>
        <w:r w:rsidR="006D2AE3" w:rsidRPr="006D2AE3" w:rsidDel="000F1AA1">
          <w:rPr>
            <w:rFonts w:ascii="Times New Roman" w:eastAsia="Times New Roman" w:hAnsi="Times New Roman" w:cs="David" w:hint="cs"/>
            <w:sz w:val="24"/>
            <w:szCs w:val="24"/>
            <w:rtl/>
            <w:lang w:eastAsia="he-IL"/>
          </w:rPr>
          <w:delText>מדי בת</w:delText>
        </w:r>
        <w:r w:rsidDel="000F1AA1">
          <w:rPr>
            <w:rFonts w:ascii="Times New Roman" w:eastAsia="Times New Roman" w:hAnsi="Times New Roman" w:cs="David" w:hint="cs"/>
            <w:sz w:val="24"/>
            <w:szCs w:val="24"/>
            <w:rtl/>
            <w:lang w:eastAsia="he-IL"/>
          </w:rPr>
          <w:delText>כנת</w:delText>
        </w:r>
        <w:r w:rsidR="006D2AE3" w:rsidRPr="006D2AE3" w:rsidDel="000F1AA1">
          <w:rPr>
            <w:rFonts w:ascii="Times New Roman" w:eastAsia="Times New Roman" w:hAnsi="Times New Roman" w:cs="David" w:hint="cs"/>
            <w:sz w:val="24"/>
            <w:szCs w:val="24"/>
            <w:rtl/>
            <w:lang w:eastAsia="he-IL"/>
          </w:rPr>
          <w:delText xml:space="preserve"> </w:delText>
        </w:r>
        <w:r w:rsidR="006D2AE3" w:rsidRPr="006D2AE3" w:rsidDel="000F1AA1">
          <w:rPr>
            <w:rFonts w:ascii="Times New Roman" w:eastAsia="Times New Roman" w:hAnsi="Times New Roman" w:cs="David"/>
            <w:sz w:val="24"/>
            <w:szCs w:val="24"/>
            <w:lang w:eastAsia="he-IL"/>
          </w:rPr>
          <w:delText>REVIT</w:delText>
        </w:r>
        <w:r w:rsidDel="000F1AA1">
          <w:rPr>
            <w:rFonts w:ascii="Times New Roman" w:eastAsia="Times New Roman" w:hAnsi="Times New Roman" w:cs="David" w:hint="cs"/>
            <w:sz w:val="24"/>
            <w:szCs w:val="24"/>
            <w:rtl/>
            <w:lang w:eastAsia="he-IL"/>
          </w:rPr>
          <w:delText xml:space="preserve"> וב </w:delText>
        </w:r>
        <w:r w:rsidDel="000F1AA1">
          <w:rPr>
            <w:rFonts w:ascii="Times New Roman" w:eastAsia="Times New Roman" w:hAnsi="Times New Roman" w:cs="David" w:hint="cs"/>
            <w:sz w:val="24"/>
            <w:szCs w:val="24"/>
            <w:lang w:eastAsia="he-IL"/>
          </w:rPr>
          <w:delText>BIM</w:delText>
        </w:r>
        <w:r w:rsidDel="000F1AA1">
          <w:rPr>
            <w:rFonts w:ascii="Times New Roman" w:eastAsia="Times New Roman" w:hAnsi="Times New Roman" w:cs="David" w:hint="cs"/>
            <w:sz w:val="24"/>
            <w:szCs w:val="24"/>
            <w:rtl/>
            <w:lang w:eastAsia="he-IL"/>
          </w:rPr>
          <w:delText xml:space="preserve">, </w:delText>
        </w:r>
        <w:r w:rsidR="00572B5D" w:rsidDel="000F1AA1">
          <w:rPr>
            <w:rFonts w:ascii="Times New Roman" w:eastAsia="Times New Roman" w:hAnsi="Times New Roman" w:cs="David" w:hint="cs"/>
            <w:sz w:val="24"/>
            <w:szCs w:val="24"/>
            <w:rtl/>
            <w:lang w:eastAsia="he-IL"/>
          </w:rPr>
          <w:delText>הכולל את ת</w:delText>
        </w:r>
        <w:r w:rsidR="006D2AE3" w:rsidRPr="006D2AE3" w:rsidDel="000F1AA1">
          <w:rPr>
            <w:rFonts w:ascii="Times New Roman" w:eastAsia="Times New Roman" w:hAnsi="Times New Roman" w:cs="David" w:hint="cs"/>
            <w:sz w:val="24"/>
            <w:szCs w:val="24"/>
            <w:rtl/>
            <w:lang w:eastAsia="he-IL"/>
          </w:rPr>
          <w:delText>כניות כל המתכננים והיועצים</w:delText>
        </w:r>
      </w:del>
      <w:ins w:id="94" w:author="Meryl Etman [2]" w:date="2021-11-21T15:54:00Z">
        <w:r w:rsidR="000F1AA1">
          <w:rPr>
            <w:rFonts w:ascii="Times New Roman" w:eastAsia="Times New Roman" w:hAnsi="Times New Roman" w:cs="David" w:hint="cs"/>
            <w:sz w:val="24"/>
            <w:szCs w:val="24"/>
            <w:rtl/>
            <w:lang w:eastAsia="he-IL"/>
          </w:rPr>
          <w:t>מבוטל</w:t>
        </w:r>
      </w:ins>
      <w:r w:rsidR="006D2AE3" w:rsidRPr="006D2AE3">
        <w:rPr>
          <w:rFonts w:ascii="Times New Roman" w:eastAsia="Times New Roman" w:hAnsi="Times New Roman" w:cs="David" w:hint="cs"/>
          <w:sz w:val="24"/>
          <w:szCs w:val="24"/>
          <w:rtl/>
          <w:lang w:eastAsia="he-IL"/>
        </w:rPr>
        <w:t>.</w:t>
      </w:r>
    </w:p>
    <w:p w14:paraId="5ACD6EBE" w14:textId="0ECC07E7"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6"/>
          <w:szCs w:val="24"/>
          <w:lang w:val="x-none" w:eastAsia="x-none"/>
        </w:rPr>
      </w:pPr>
      <w:del w:id="95" w:author="Meryl Etman [2]" w:date="2022-02-01T18:04:00Z">
        <w:r w:rsidRPr="006D2AE3" w:rsidDel="00252F4C">
          <w:rPr>
            <w:rFonts w:ascii="Times New Roman" w:eastAsia="Times New Roman" w:hAnsi="Times New Roman" w:cs="David" w:hint="cs"/>
            <w:sz w:val="26"/>
            <w:szCs w:val="24"/>
            <w:rtl/>
            <w:lang w:val="x-none" w:eastAsia="x-none"/>
          </w:rPr>
          <w:delText>הכנת פרוגרמת תיאום מע</w:delText>
        </w:r>
        <w:r w:rsidR="00572B5D" w:rsidDel="00252F4C">
          <w:rPr>
            <w:rFonts w:ascii="Times New Roman" w:eastAsia="Times New Roman" w:hAnsi="Times New Roman" w:cs="David" w:hint="cs"/>
            <w:sz w:val="26"/>
            <w:szCs w:val="24"/>
            <w:rtl/>
            <w:lang w:val="x-none" w:eastAsia="x-none"/>
          </w:rPr>
          <w:delText>רכות במבנים, מתן הנחיות והכנת ת</w:delText>
        </w:r>
        <w:r w:rsidRPr="006D2AE3" w:rsidDel="00252F4C">
          <w:rPr>
            <w:rFonts w:ascii="Times New Roman" w:eastAsia="Times New Roman" w:hAnsi="Times New Roman" w:cs="David" w:hint="cs"/>
            <w:sz w:val="26"/>
            <w:szCs w:val="24"/>
            <w:rtl/>
            <w:lang w:val="x-none" w:eastAsia="x-none"/>
          </w:rPr>
          <w:delText>כניות ומפרטים טכניים, אשר יכללו בין היתר את הפרטים הבאים:</w:delText>
        </w:r>
      </w:del>
    </w:p>
    <w:p w14:paraId="161E6078"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מערכות אלקטרו-מכאניות.</w:t>
      </w:r>
    </w:p>
    <w:p w14:paraId="26678F39"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תשתיות תת"ק במגרשים.</w:t>
      </w:r>
    </w:p>
    <w:p w14:paraId="6DEE36F3"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מרכז אנרגיה.</w:t>
      </w:r>
    </w:p>
    <w:p w14:paraId="66BEFFC9"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מעברים אנכיים ואופקיים בתקרות וקירות.</w:t>
      </w:r>
    </w:p>
    <w:p w14:paraId="4867B76F"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חתכים ופתרונות נקודתיים.</w:t>
      </w:r>
    </w:p>
    <w:p w14:paraId="4DF4E900"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תאום מעברי מערכות כגון </w:t>
      </w:r>
      <w:r w:rsidR="004143FC" w:rsidRPr="006D2AE3">
        <w:rPr>
          <w:rFonts w:ascii="Times New Roman" w:eastAsia="Times New Roman" w:hAnsi="Times New Roman" w:cs="David" w:hint="cs"/>
          <w:sz w:val="24"/>
          <w:szCs w:val="24"/>
          <w:rtl/>
          <w:lang w:eastAsia="he-IL"/>
        </w:rPr>
        <w:t>וספרינקלרי</w:t>
      </w:r>
      <w:r w:rsidR="004143FC"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hint="cs"/>
          <w:sz w:val="24"/>
          <w:szCs w:val="24"/>
          <w:rtl/>
          <w:lang w:eastAsia="he-IL"/>
        </w:rPr>
        <w:t>, ביוב, ניקוז, תעלות חשמל ומז"א וכדומה בינם לבין עצמם ולבין הקונסטרוקציה.</w:t>
      </w:r>
    </w:p>
    <w:p w14:paraId="479B905F" w14:textId="77777777" w:rsidR="006D2AE3" w:rsidRPr="006D2AE3" w:rsidRDefault="00572B5D"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כניות סופרפוזיציה צבעוניות ומפורטות.</w:t>
      </w:r>
    </w:p>
    <w:p w14:paraId="35FE7184" w14:textId="17334B5D"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ייעוץ ומתן הנחיות לצוות התכנון לעקרונות העברת המערכות בהתבסס על </w:t>
      </w:r>
      <w:del w:id="96" w:author="Meryl Etman [2]" w:date="2022-02-01T18:05:00Z">
        <w:r w:rsidRPr="006D2AE3" w:rsidDel="00252F4C">
          <w:rPr>
            <w:rFonts w:ascii="Times New Roman" w:eastAsia="Times New Roman" w:hAnsi="Times New Roman" w:cs="David" w:hint="cs"/>
            <w:sz w:val="24"/>
            <w:szCs w:val="24"/>
            <w:rtl/>
            <w:lang w:eastAsia="he-IL"/>
          </w:rPr>
          <w:delText>המודל</w:delText>
        </w:r>
      </w:del>
      <w:ins w:id="97" w:author="Meryl Etman [2]" w:date="2022-02-01T18:05:00Z">
        <w:r w:rsidR="00252F4C">
          <w:rPr>
            <w:rFonts w:ascii="Times New Roman" w:eastAsia="Times New Roman" w:hAnsi="Times New Roman" w:cs="David" w:hint="cs"/>
            <w:sz w:val="24"/>
            <w:szCs w:val="24"/>
            <w:rtl/>
            <w:lang w:eastAsia="he-IL"/>
          </w:rPr>
          <w:t>תכניות, חתכים ופרטים של המתכננים השונים</w:t>
        </w:r>
      </w:ins>
      <w:r w:rsidRPr="006D2AE3">
        <w:rPr>
          <w:rFonts w:ascii="Times New Roman" w:eastAsia="Times New Roman" w:hAnsi="Times New Roman" w:cs="David" w:hint="cs"/>
          <w:sz w:val="24"/>
          <w:szCs w:val="24"/>
          <w:rtl/>
          <w:lang w:eastAsia="he-IL"/>
        </w:rPr>
        <w:t>.</w:t>
      </w:r>
    </w:p>
    <w:p w14:paraId="7D55A918" w14:textId="18F963C4"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תכנון תיאום המערכות יתבצע בסביבת תוכנת </w:t>
      </w:r>
      <w:del w:id="98" w:author="Meryl Etman [2]" w:date="2021-11-21T15:55:00Z">
        <w:r w:rsidRPr="006D2AE3" w:rsidDel="000F1AA1">
          <w:rPr>
            <w:rFonts w:ascii="Times New Roman" w:eastAsia="Times New Roman" w:hAnsi="Times New Roman" w:cs="David"/>
            <w:sz w:val="24"/>
            <w:szCs w:val="24"/>
            <w:lang w:eastAsia="he-IL"/>
          </w:rPr>
          <w:delText>REVIT</w:delText>
        </w:r>
        <w:r w:rsidRPr="006D2AE3" w:rsidDel="000F1AA1">
          <w:rPr>
            <w:rFonts w:ascii="Times New Roman" w:eastAsia="Times New Roman" w:hAnsi="Times New Roman" w:cs="David" w:hint="cs"/>
            <w:sz w:val="24"/>
            <w:szCs w:val="24"/>
            <w:rtl/>
            <w:lang w:eastAsia="he-IL"/>
          </w:rPr>
          <w:delText xml:space="preserve"> </w:delText>
        </w:r>
      </w:del>
      <w:ins w:id="99" w:author="Meryl Etman [2]" w:date="2021-11-21T15:55:00Z">
        <w:r w:rsidR="000F1AA1">
          <w:rPr>
            <w:rFonts w:ascii="Times New Roman" w:eastAsia="Times New Roman" w:hAnsi="Times New Roman" w:cs="David" w:hint="cs"/>
            <w:sz w:val="24"/>
            <w:szCs w:val="24"/>
            <w:rtl/>
            <w:lang w:eastAsia="he-IL"/>
          </w:rPr>
          <w:t>אוטוקאד</w:t>
        </w:r>
      </w:ins>
      <w:del w:id="100" w:author="Meryl Etman [2]" w:date="2021-11-21T15:56:00Z">
        <w:r w:rsidRPr="006D2AE3" w:rsidDel="000F1AA1">
          <w:rPr>
            <w:rFonts w:ascii="Times New Roman" w:eastAsia="Times New Roman" w:hAnsi="Times New Roman" w:cs="David" w:hint="cs"/>
            <w:sz w:val="24"/>
            <w:szCs w:val="24"/>
            <w:rtl/>
            <w:lang w:eastAsia="he-IL"/>
          </w:rPr>
          <w:delText>בתלת-מימד</w:delText>
        </w:r>
      </w:del>
      <w:r w:rsidRPr="006D2AE3">
        <w:rPr>
          <w:rFonts w:ascii="Times New Roman" w:eastAsia="Times New Roman" w:hAnsi="Times New Roman" w:cs="David" w:hint="cs"/>
          <w:sz w:val="24"/>
          <w:szCs w:val="24"/>
          <w:rtl/>
          <w:lang w:eastAsia="he-IL"/>
        </w:rPr>
        <w:t xml:space="preserve">, תוך שיתוף, תיאום וקליטת הקבצים מן האדריכלים והיועצים האחרים באמצעות </w:t>
      </w:r>
      <w:del w:id="101" w:author="Meryl Etman [2]" w:date="2021-11-21T15:56:00Z">
        <w:r w:rsidR="00572B5D" w:rsidDel="000F1AA1">
          <w:rPr>
            <w:rFonts w:ascii="Times New Roman" w:eastAsia="Times New Roman" w:hAnsi="Times New Roman" w:cs="David" w:hint="cs"/>
            <w:sz w:val="24"/>
            <w:szCs w:val="24"/>
            <w:lang w:eastAsia="he-IL"/>
          </w:rPr>
          <w:delText>BIM</w:delText>
        </w:r>
        <w:r w:rsidR="00572B5D" w:rsidDel="000F1AA1">
          <w:rPr>
            <w:rFonts w:ascii="Times New Roman" w:eastAsia="Times New Roman" w:hAnsi="Times New Roman" w:cs="David" w:hint="cs"/>
            <w:sz w:val="24"/>
            <w:szCs w:val="24"/>
            <w:rtl/>
            <w:lang w:eastAsia="he-IL"/>
          </w:rPr>
          <w:delText xml:space="preserve"> ו</w:delText>
        </w:r>
      </w:del>
      <w:r w:rsidRPr="006D2AE3">
        <w:rPr>
          <w:rFonts w:ascii="Times New Roman" w:eastAsia="Times New Roman" w:hAnsi="Times New Roman" w:cs="David" w:hint="cs"/>
          <w:sz w:val="24"/>
          <w:szCs w:val="24"/>
          <w:rtl/>
          <w:lang w:eastAsia="he-IL"/>
        </w:rPr>
        <w:t xml:space="preserve">תוכנת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כל תעבורת הקבצים תבוצע באמצעות מערכת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sz w:val="24"/>
          <w:szCs w:val="24"/>
          <w:rtl/>
          <w:lang w:eastAsia="he-IL"/>
        </w:rPr>
        <w:t xml:space="preserve"> בלבד.</w:t>
      </w:r>
    </w:p>
    <w:p w14:paraId="5A44FD3F"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23B439B9" w14:textId="77777777" w:rsidR="006D2AE3" w:rsidRPr="006D2AE3" w:rsidRDefault="006D2AE3" w:rsidP="006D2AE3">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102" w:name="OLE_LINK5"/>
      <w:bookmarkStart w:id="103" w:name="OLE_LINK6"/>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2</w:t>
      </w:r>
      <w:r w:rsidRPr="006D2AE3">
        <w:rPr>
          <w:rFonts w:ascii="Times New Roman" w:eastAsia="Times New Roman" w:hAnsi="Times New Roman" w:cs="David"/>
          <w:sz w:val="24"/>
          <w:szCs w:val="24"/>
          <w:rtl/>
          <w:lang w:eastAsia="he-IL"/>
        </w:rPr>
        <w:tab/>
      </w:r>
      <w:bookmarkStart w:id="104" w:name="OLE_LINK7"/>
      <w:bookmarkStart w:id="105" w:name="OLE_LINK8"/>
      <w:r w:rsidRPr="006D2AE3">
        <w:rPr>
          <w:rFonts w:ascii="Times New Roman" w:eastAsia="Times New Roman" w:hAnsi="Times New Roman" w:cs="David"/>
          <w:sz w:val="24"/>
          <w:szCs w:val="24"/>
          <w:u w:val="single"/>
          <w:rtl/>
        </w:rPr>
        <w:t>המהנדס, צוות עובדים ואמצעים</w:t>
      </w:r>
      <w:r w:rsidRPr="006D2AE3">
        <w:rPr>
          <w:rFonts w:ascii="Times New Roman" w:eastAsia="Times New Roman" w:hAnsi="Times New Roman" w:cs="David" w:hint="cs"/>
          <w:sz w:val="24"/>
          <w:szCs w:val="24"/>
          <w:u w:val="single"/>
          <w:rtl/>
          <w:lang w:eastAsia="he-IL"/>
        </w:rPr>
        <w:t xml:space="preserve"> של היועץ</w:t>
      </w:r>
      <w:r w:rsidRPr="006D2AE3">
        <w:rPr>
          <w:rFonts w:ascii="Times New Roman" w:eastAsia="Times New Roman" w:hAnsi="Times New Roman" w:cs="David" w:hint="cs"/>
          <w:sz w:val="24"/>
          <w:szCs w:val="24"/>
          <w:rtl/>
          <w:lang w:eastAsia="he-IL"/>
        </w:rPr>
        <w:t>:</w:t>
      </w:r>
    </w:p>
    <w:p w14:paraId="54172DE5"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1848932B" w14:textId="6AEC58F5" w:rsidR="006D2AE3" w:rsidRPr="006D2AE3" w:rsidRDefault="006D2AE3" w:rsidP="00A31C28">
      <w:pPr>
        <w:tabs>
          <w:tab w:val="left" w:pos="1954"/>
        </w:tabs>
        <w:spacing w:after="0" w:line="360" w:lineRule="auto"/>
        <w:ind w:left="1954" w:hanging="514"/>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lastRenderedPageBreak/>
        <w:t>א</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r w:rsidR="00A31C28">
        <w:rPr>
          <w:rFonts w:ascii="Times New Roman" w:eastAsia="Times New Roman" w:hAnsi="Times New Roman" w:cs="David" w:hint="cs"/>
          <w:sz w:val="24"/>
          <w:szCs w:val="24"/>
          <w:rtl/>
          <w:lang w:eastAsia="he-IL"/>
        </w:rPr>
        <w:t xml:space="preserve"> </w:t>
      </w:r>
      <w:r w:rsidR="00A31C28" w:rsidRPr="00831588">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w:t>
      </w:r>
      <w:del w:id="106" w:author="Meryl Etman [2]" w:date="2021-11-21T15:56:00Z">
        <w:r w:rsidR="00A31C28" w:rsidRPr="00831588" w:rsidDel="000F1AA1">
          <w:rPr>
            <w:rFonts w:ascii="Times New Roman" w:eastAsia="Times New Roman" w:hAnsi="Times New Roman" w:cs="David" w:hint="cs"/>
            <w:sz w:val="24"/>
            <w:szCs w:val="24"/>
            <w:rtl/>
            <w:lang w:eastAsia="he-IL"/>
          </w:rPr>
          <w:delText xml:space="preserve">לתכנון ב </w:delText>
        </w:r>
        <w:r w:rsidR="00A31C28" w:rsidRPr="00831588" w:rsidDel="000F1AA1">
          <w:rPr>
            <w:rFonts w:ascii="Times New Roman" w:eastAsia="Times New Roman" w:hAnsi="Times New Roman" w:cs="David" w:hint="cs"/>
            <w:sz w:val="24"/>
            <w:szCs w:val="24"/>
            <w:lang w:eastAsia="he-IL"/>
          </w:rPr>
          <w:delText>BIM</w:delText>
        </w:r>
        <w:r w:rsidR="00A31C28" w:rsidRPr="00831588" w:rsidDel="000F1AA1">
          <w:rPr>
            <w:rFonts w:ascii="Times New Roman" w:eastAsia="Times New Roman" w:hAnsi="Times New Roman" w:cs="David" w:hint="cs"/>
            <w:sz w:val="24"/>
            <w:szCs w:val="24"/>
            <w:rtl/>
            <w:lang w:eastAsia="he-IL"/>
          </w:rPr>
          <w:delText xml:space="preserve"> על המודל</w:delText>
        </w:r>
      </w:del>
      <w:ins w:id="107" w:author="Meryl Etman [2]" w:date="2021-11-21T15:56:00Z">
        <w:r w:rsidR="000F1AA1">
          <w:rPr>
            <w:rFonts w:ascii="Times New Roman" w:eastAsia="Times New Roman" w:hAnsi="Times New Roman" w:cs="David" w:hint="cs"/>
            <w:sz w:val="24"/>
            <w:szCs w:val="24"/>
            <w:rtl/>
            <w:lang w:eastAsia="he-IL"/>
          </w:rPr>
          <w:t>לתאום המערכות</w:t>
        </w:r>
      </w:ins>
      <w:r w:rsidR="00A31C28" w:rsidRPr="00831588">
        <w:rPr>
          <w:rFonts w:ascii="Times New Roman" w:eastAsia="Times New Roman" w:hAnsi="Times New Roman" w:cs="David" w:hint="cs"/>
          <w:sz w:val="24"/>
          <w:szCs w:val="24"/>
          <w:rtl/>
          <w:lang w:eastAsia="he-IL"/>
        </w:rPr>
        <w:t>.</w:t>
      </w:r>
    </w:p>
    <w:p w14:paraId="33429E75"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ב</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1DC5AD12"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ג</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102"/>
    <w:bookmarkEnd w:id="103"/>
    <w:bookmarkEnd w:id="104"/>
    <w:bookmarkEnd w:id="105"/>
    <w:p w14:paraId="438D58B7" w14:textId="77777777" w:rsidR="006D2AE3" w:rsidRPr="006D2AE3" w:rsidRDefault="006D2AE3" w:rsidP="006D2AE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09141C5"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3</w:t>
      </w:r>
      <w:r w:rsidRPr="006D2AE3">
        <w:rPr>
          <w:rFonts w:ascii="Times New Roman" w:eastAsia="Times New Roman" w:hAnsi="Times New Roman" w:cs="David"/>
          <w:sz w:val="24"/>
          <w:szCs w:val="24"/>
          <w:rtl/>
          <w:lang w:eastAsia="he-IL"/>
        </w:rPr>
        <w:tab/>
        <w:t xml:space="preserve">על </w:t>
      </w:r>
      <w:r w:rsidRPr="006D2AE3">
        <w:rPr>
          <w:rFonts w:ascii="Times New Roman" w:eastAsia="Times New Roman" w:hAnsi="Times New Roman" w:cs="David" w:hint="cs"/>
          <w:sz w:val="24"/>
          <w:szCs w:val="24"/>
          <w:rtl/>
          <w:lang w:eastAsia="he-IL"/>
        </w:rPr>
        <w:t xml:space="preserve">היועץ </w:t>
      </w:r>
      <w:r w:rsidRPr="006D2AE3">
        <w:rPr>
          <w:rFonts w:ascii="Times New Roman" w:eastAsia="Times New Roman" w:hAnsi="Times New Roman" w:cs="David"/>
          <w:sz w:val="24"/>
          <w:szCs w:val="24"/>
          <w:rtl/>
          <w:lang w:eastAsia="he-IL"/>
        </w:rPr>
        <w:t>לקבל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מאת המנהל לפני התחלת כל קטע וכל שלב ולפני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חלקי.</w:t>
      </w:r>
      <w:r w:rsidRPr="006D2AE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7F94DB82"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0CB60C3B"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יידרש לבצע את </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תיאום המערכות </w:t>
      </w:r>
      <w:r w:rsidRPr="006D2AE3">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6D2AE3">
        <w:rPr>
          <w:rFonts w:ascii="Times New Roman" w:eastAsia="Times New Roman" w:hAnsi="Times New Roman" w:cs="David" w:hint="cs"/>
          <w:sz w:val="24"/>
          <w:szCs w:val="24"/>
          <w:rtl/>
          <w:lang w:eastAsia="he-IL"/>
        </w:rPr>
        <w:t>.</w:t>
      </w:r>
    </w:p>
    <w:p w14:paraId="3EFFEC9B"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7B24C07C" w14:textId="1234814B"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5</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יועץ תיאום המערכות</w:t>
      </w:r>
      <w:r w:rsidRPr="006D2AE3">
        <w:rPr>
          <w:rFonts w:ascii="Times New Roman" w:eastAsia="Times New Roman" w:hAnsi="Times New Roman" w:cs="David"/>
          <w:sz w:val="24"/>
          <w:szCs w:val="24"/>
          <w:rtl/>
          <w:lang w:eastAsia="he-IL"/>
        </w:rPr>
        <w:t xml:space="preserve"> יציג אלטרנטיבות </w:t>
      </w:r>
      <w:r w:rsidRPr="006D2AE3">
        <w:rPr>
          <w:rFonts w:ascii="Times New Roman" w:eastAsia="Times New Roman" w:hAnsi="Times New Roman" w:cs="David" w:hint="cs"/>
          <w:sz w:val="24"/>
          <w:szCs w:val="24"/>
          <w:rtl/>
          <w:lang w:eastAsia="he-IL"/>
        </w:rPr>
        <w:t xml:space="preserve">תכנוניות </w:t>
      </w:r>
      <w:del w:id="108" w:author="Meryl Etman [2]" w:date="2022-02-01T18:20:00Z">
        <w:r w:rsidRPr="006D2AE3" w:rsidDel="002479A8">
          <w:rPr>
            <w:rFonts w:ascii="Times New Roman" w:eastAsia="Times New Roman" w:hAnsi="Times New Roman" w:cs="David" w:hint="cs"/>
            <w:sz w:val="24"/>
            <w:szCs w:val="24"/>
            <w:rtl/>
            <w:lang w:eastAsia="he-IL"/>
          </w:rPr>
          <w:delText xml:space="preserve">הכוללות </w:delText>
        </w:r>
        <w:r w:rsidRPr="006D2AE3" w:rsidDel="002479A8">
          <w:rPr>
            <w:rFonts w:ascii="Times New Roman" w:eastAsia="Times New Roman" w:hAnsi="Times New Roman" w:cs="David"/>
            <w:sz w:val="24"/>
            <w:szCs w:val="24"/>
            <w:rtl/>
            <w:lang w:eastAsia="he-IL"/>
          </w:rPr>
          <w:delText xml:space="preserve">אומדנים </w:delText>
        </w:r>
      </w:del>
      <w:r w:rsidRPr="006D2AE3">
        <w:rPr>
          <w:rFonts w:ascii="Times New Roman" w:eastAsia="Times New Roman" w:hAnsi="Times New Roman" w:cs="David"/>
          <w:sz w:val="24"/>
          <w:szCs w:val="24"/>
          <w:rtl/>
          <w:lang w:eastAsia="he-IL"/>
        </w:rPr>
        <w:t>לקבלת החלטות על חלופות</w:t>
      </w:r>
      <w:r w:rsidRPr="006D2AE3">
        <w:rPr>
          <w:rFonts w:ascii="Times New Roman" w:eastAsia="Times New Roman" w:hAnsi="Times New Roman" w:cs="David" w:hint="cs"/>
          <w:sz w:val="24"/>
          <w:szCs w:val="24"/>
          <w:rtl/>
          <w:lang w:eastAsia="he-IL"/>
        </w:rPr>
        <w:t xml:space="preserve"> לתכנון המערכות.</w:t>
      </w:r>
    </w:p>
    <w:p w14:paraId="4BF94E81"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364595A3"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1.12</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זכותו המלאה של המזמין להחליף את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במקרה של אי עמידה בתנאים </w:t>
      </w:r>
      <w:r w:rsidRPr="006D2AE3">
        <w:rPr>
          <w:rFonts w:ascii="Times New Roman" w:eastAsia="Times New Roman" w:hAnsi="Times New Roman" w:cs="David" w:hint="cs"/>
          <w:sz w:val="24"/>
          <w:szCs w:val="24"/>
          <w:rtl/>
          <w:lang w:eastAsia="he-IL"/>
        </w:rPr>
        <w:t xml:space="preserve">המפורטים בנספחים א'-ח', ללא כל זכות לטענה ו/או דרישת פיצוי ע"י </w:t>
      </w:r>
      <w:r w:rsidR="009F6985">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hint="cs"/>
          <w:sz w:val="24"/>
          <w:szCs w:val="24"/>
          <w:rtl/>
          <w:lang w:eastAsia="he-IL"/>
        </w:rPr>
        <w:t>.</w:t>
      </w:r>
    </w:p>
    <w:p w14:paraId="268A61D6"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25D81D7E"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1.13</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6D2AE3">
        <w:rPr>
          <w:rFonts w:ascii="Times New Roman" w:eastAsia="Times New Roman" w:hAnsi="Times New Roman" w:cs="David" w:hint="cs"/>
          <w:sz w:val="24"/>
          <w:szCs w:val="24"/>
          <w:rtl/>
          <w:lang w:eastAsia="he-IL"/>
        </w:rPr>
        <w:t>המפורטים בנספחים א'-ח'.</w:t>
      </w:r>
    </w:p>
    <w:p w14:paraId="6EF040F0" w14:textId="77777777" w:rsidR="006D2AE3" w:rsidRPr="006D2AE3" w:rsidRDefault="006D2AE3" w:rsidP="006D2AE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11F8330C"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הגדרות</w:t>
      </w:r>
      <w:r w:rsidRPr="006D2AE3">
        <w:rPr>
          <w:rFonts w:ascii="Times New Roman" w:eastAsia="Times New Roman" w:hAnsi="Times New Roman" w:cs="David"/>
          <w:b/>
          <w:bCs/>
          <w:sz w:val="24"/>
          <w:szCs w:val="24"/>
          <w:rtl/>
          <w:lang w:eastAsia="he-IL"/>
        </w:rPr>
        <w:t>:</w:t>
      </w:r>
    </w:p>
    <w:p w14:paraId="79CB1093"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7E47C099"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מוקדם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סכמה המתארת את המערכת </w:t>
      </w:r>
      <w:r w:rsidRPr="006D2AE3">
        <w:rPr>
          <w:rFonts w:ascii="Times New Roman" w:eastAsia="Times New Roman" w:hAnsi="Times New Roman" w:cs="David" w:hint="cs"/>
          <w:sz w:val="24"/>
          <w:szCs w:val="24"/>
          <w:rtl/>
          <w:lang w:eastAsia="he-IL"/>
        </w:rPr>
        <w:t xml:space="preserve">האדריכל, </w:t>
      </w:r>
      <w:r w:rsidRPr="006D2AE3">
        <w:rPr>
          <w:rFonts w:ascii="Times New Roman" w:eastAsia="Times New Roman" w:hAnsi="Times New Roman" w:cs="David"/>
          <w:sz w:val="24"/>
          <w:szCs w:val="24"/>
          <w:rtl/>
          <w:lang w:eastAsia="he-IL"/>
        </w:rPr>
        <w:t xml:space="preserve">הקונסטרוקטיבית </w:t>
      </w:r>
      <w:r w:rsidRPr="006D2AE3">
        <w:rPr>
          <w:rFonts w:ascii="Times New Roman" w:eastAsia="Times New Roman" w:hAnsi="Times New Roman" w:cs="David" w:hint="cs"/>
          <w:sz w:val="24"/>
          <w:szCs w:val="24"/>
          <w:rtl/>
          <w:lang w:eastAsia="he-IL"/>
        </w:rPr>
        <w:t xml:space="preserve">כולל המערכות האלקטרו-מכאניות </w:t>
      </w:r>
      <w:r w:rsidRPr="006D2AE3">
        <w:rPr>
          <w:rFonts w:ascii="Times New Roman" w:eastAsia="Times New Roman" w:hAnsi="Times New Roman" w:cs="David"/>
          <w:sz w:val="24"/>
          <w:szCs w:val="24"/>
          <w:rtl/>
          <w:lang w:eastAsia="he-IL"/>
        </w:rPr>
        <w:t>של המבנה ואת חומרי הבניה של חלקי השלד.</w:t>
      </w:r>
    </w:p>
    <w:p w14:paraId="21B4AEB0" w14:textId="77777777" w:rsidR="006D2AE3" w:rsidRPr="006D2AE3" w:rsidRDefault="006D2AE3" w:rsidP="006D2AE3">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2B9E4837" w14:textId="2CD48E16"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סופי</w:t>
      </w:r>
      <w:r w:rsidRPr="006D2AE3">
        <w:rPr>
          <w:rFonts w:ascii="Times New Roman" w:eastAsia="Times New Roman" w:hAnsi="Times New Roman" w:cs="David" w:hint="cs"/>
          <w:sz w:val="24"/>
          <w:szCs w:val="24"/>
          <w:rtl/>
          <w:lang w:eastAsia="he-IL"/>
        </w:rPr>
        <w:t>" -</w:t>
      </w:r>
      <w:r w:rsidRPr="006D2AE3">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w:t>
      </w:r>
      <w:del w:id="109" w:author="Meryl Etman [2]" w:date="2022-02-01T18:20:00Z">
        <w:r w:rsidRPr="006D2AE3" w:rsidDel="002479A8">
          <w:rPr>
            <w:rFonts w:ascii="Times New Roman" w:eastAsia="Times New Roman" w:hAnsi="Times New Roman" w:cs="David"/>
            <w:sz w:val="24"/>
            <w:szCs w:val="24"/>
            <w:rtl/>
            <w:lang w:eastAsia="he-IL"/>
          </w:rPr>
          <w:delText xml:space="preserve">. הכנת חישוב </w:delText>
        </w:r>
        <w:r w:rsidRPr="006D2AE3" w:rsidDel="002479A8">
          <w:rPr>
            <w:rFonts w:ascii="Times New Roman" w:eastAsia="Times New Roman" w:hAnsi="Times New Roman" w:cs="David" w:hint="cs"/>
            <w:sz w:val="24"/>
            <w:szCs w:val="24"/>
            <w:rtl/>
            <w:lang w:eastAsia="he-IL"/>
          </w:rPr>
          <w:delText>המיגון</w:delText>
        </w:r>
        <w:r w:rsidRPr="006D2AE3" w:rsidDel="002479A8">
          <w:rPr>
            <w:rFonts w:ascii="Times New Roman" w:eastAsia="Times New Roman" w:hAnsi="Times New Roman" w:cs="David"/>
            <w:sz w:val="24"/>
            <w:szCs w:val="24"/>
            <w:rtl/>
            <w:lang w:eastAsia="he-IL"/>
          </w:rPr>
          <w:delText xml:space="preserve"> ל</w:delText>
        </w:r>
        <w:r w:rsidRPr="006D2AE3" w:rsidDel="002479A8">
          <w:rPr>
            <w:rFonts w:ascii="Times New Roman" w:eastAsia="Times New Roman" w:hAnsi="Times New Roman" w:cs="David" w:hint="cs"/>
            <w:sz w:val="24"/>
            <w:szCs w:val="24"/>
            <w:rtl/>
            <w:lang w:eastAsia="he-IL"/>
          </w:rPr>
          <w:delText>פיקוד העורף</w:delText>
        </w:r>
        <w:r w:rsidRPr="006D2AE3" w:rsidDel="002479A8">
          <w:rPr>
            <w:rFonts w:ascii="Times New Roman" w:eastAsia="Times New Roman" w:hAnsi="Times New Roman" w:cs="David"/>
            <w:sz w:val="24"/>
            <w:szCs w:val="24"/>
            <w:rtl/>
            <w:lang w:eastAsia="he-IL"/>
          </w:rPr>
          <w:delText xml:space="preserve"> תידרש לפי חוקי התכנון והבניה כולל חתימת </w:delText>
        </w:r>
        <w:r w:rsidR="009F6985" w:rsidDel="002479A8">
          <w:rPr>
            <w:rFonts w:ascii="Times New Roman" w:eastAsia="Times New Roman" w:hAnsi="Times New Roman" w:cs="David"/>
            <w:sz w:val="24"/>
            <w:szCs w:val="24"/>
            <w:rtl/>
            <w:lang w:eastAsia="he-IL"/>
          </w:rPr>
          <w:delText>היועץ</w:delText>
        </w:r>
        <w:r w:rsidRPr="006D2AE3" w:rsidDel="002479A8">
          <w:rPr>
            <w:rFonts w:ascii="Times New Roman" w:eastAsia="Times New Roman" w:hAnsi="Times New Roman" w:cs="David"/>
            <w:sz w:val="24"/>
            <w:szCs w:val="24"/>
            <w:rtl/>
            <w:lang w:eastAsia="he-IL"/>
          </w:rPr>
          <w:delText xml:space="preserve"> על החישובים הנ"ל</w:delText>
        </w:r>
      </w:del>
      <w:r w:rsidRPr="006D2AE3">
        <w:rPr>
          <w:rFonts w:ascii="Times New Roman" w:eastAsia="Times New Roman" w:hAnsi="Times New Roman" w:cs="David"/>
          <w:sz w:val="24"/>
          <w:szCs w:val="24"/>
          <w:rtl/>
          <w:lang w:eastAsia="he-IL"/>
        </w:rPr>
        <w:t>.</w:t>
      </w:r>
    </w:p>
    <w:p w14:paraId="72453B3F"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64FED4D9"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2.3</w:t>
      </w:r>
      <w:r w:rsidRPr="006D2AE3">
        <w:rPr>
          <w:rFonts w:ascii="Times New Roman" w:eastAsia="Times New Roman" w:hAnsi="Times New Roman" w:cs="David"/>
          <w:sz w:val="24"/>
          <w:szCs w:val="24"/>
          <w:rtl/>
          <w:lang w:eastAsia="he-IL"/>
        </w:rPr>
        <w:tab/>
        <w:t xml:space="preserve">"תכניות סופיות" </w:t>
      </w:r>
      <w:r w:rsidRPr="006D2AE3">
        <w:rPr>
          <w:rFonts w:ascii="Times New Roman" w:eastAsia="Times New Roman" w:hAnsi="Times New Roman" w:cs="David"/>
          <w:sz w:val="24"/>
          <w:szCs w:val="24"/>
          <w:lang w:eastAsia="he-IL"/>
        </w:rPr>
        <w:t>–</w:t>
      </w:r>
      <w:r w:rsidR="00572B5D">
        <w:rPr>
          <w:rFonts w:ascii="Times New Roman" w:eastAsia="Times New Roman" w:hAnsi="Times New Roman" w:cs="David"/>
          <w:sz w:val="24"/>
          <w:szCs w:val="24"/>
          <w:rtl/>
          <w:lang w:eastAsia="he-IL"/>
        </w:rPr>
        <w:t xml:space="preserve"> ת</w:t>
      </w:r>
      <w:r w:rsidRPr="006D2AE3">
        <w:rPr>
          <w:rFonts w:ascii="Times New Roman" w:eastAsia="Times New Roman" w:hAnsi="Times New Roman" w:cs="David"/>
          <w:sz w:val="24"/>
          <w:szCs w:val="24"/>
          <w:rtl/>
          <w:lang w:eastAsia="he-IL"/>
        </w:rPr>
        <w:t>כניות שלאחר אישורן ניתן יהיה לעבד את המסמכים הטכניים לביצוע המבנה.</w:t>
      </w:r>
    </w:p>
    <w:p w14:paraId="1F387781"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544D4E34" w14:textId="54781752"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2.4</w:t>
      </w:r>
      <w:r w:rsidRPr="006D2AE3">
        <w:rPr>
          <w:rFonts w:ascii="Times New Roman" w:eastAsia="Times New Roman" w:hAnsi="Times New Roman" w:cs="David"/>
          <w:sz w:val="24"/>
          <w:szCs w:val="24"/>
          <w:rtl/>
          <w:lang w:eastAsia="he-IL"/>
        </w:rPr>
        <w:tab/>
        <w:t>"</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מפורט"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תכניות מפורטות, פרטים, </w:t>
      </w:r>
      <w:r w:rsidRPr="006D2AE3">
        <w:rPr>
          <w:rFonts w:ascii="Times New Roman" w:eastAsia="Times New Roman" w:hAnsi="Times New Roman" w:cs="David" w:hint="cs"/>
          <w:sz w:val="24"/>
          <w:szCs w:val="24"/>
          <w:rtl/>
          <w:lang w:eastAsia="he-IL"/>
        </w:rPr>
        <w:t>חתכים</w:t>
      </w:r>
      <w:r w:rsidRPr="006D2AE3">
        <w:rPr>
          <w:rFonts w:ascii="Times New Roman" w:eastAsia="Times New Roman" w:hAnsi="Times New Roman" w:cs="David"/>
          <w:sz w:val="24"/>
          <w:szCs w:val="24"/>
          <w:rtl/>
          <w:lang w:eastAsia="he-IL"/>
        </w:rPr>
        <w:t xml:space="preserve">, והמסמכים וכל הדרוש </w:t>
      </w:r>
      <w:del w:id="110" w:author="Meryl Etman [2]" w:date="2022-02-01T18:22:00Z">
        <w:r w:rsidRPr="006D2AE3" w:rsidDel="002479A8">
          <w:rPr>
            <w:rFonts w:ascii="Times New Roman" w:eastAsia="Times New Roman" w:hAnsi="Times New Roman" w:cs="David"/>
            <w:sz w:val="24"/>
            <w:szCs w:val="24"/>
            <w:rtl/>
            <w:lang w:eastAsia="he-IL"/>
          </w:rPr>
          <w:delText xml:space="preserve">לביצוע מכרזים בין הקבלנים ו/או </w:delText>
        </w:r>
      </w:del>
      <w:ins w:id="111" w:author="Meryl Etman [2]" w:date="2022-02-01T18:22:00Z">
        <w:r w:rsidR="002479A8">
          <w:rPr>
            <w:rFonts w:ascii="Times New Roman" w:eastAsia="Times New Roman" w:hAnsi="Times New Roman" w:cs="David" w:hint="cs"/>
            <w:sz w:val="24"/>
            <w:szCs w:val="24"/>
            <w:rtl/>
            <w:lang w:eastAsia="he-IL"/>
          </w:rPr>
          <w:t xml:space="preserve"> </w:t>
        </w:r>
      </w:ins>
      <w:r w:rsidRPr="006D2AE3">
        <w:rPr>
          <w:rFonts w:ascii="Times New Roman" w:eastAsia="Times New Roman" w:hAnsi="Times New Roman" w:cs="David"/>
          <w:sz w:val="24"/>
          <w:szCs w:val="24"/>
          <w:rtl/>
          <w:lang w:eastAsia="he-IL"/>
        </w:rPr>
        <w:t>לביצוע המבנים בשטח.</w:t>
      </w:r>
    </w:p>
    <w:p w14:paraId="34BDFF87"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7800A153" w14:textId="29E69C6D"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2.5</w:t>
      </w:r>
      <w:r w:rsidRPr="006D2AE3">
        <w:rPr>
          <w:rFonts w:ascii="Times New Roman" w:eastAsia="Times New Roman" w:hAnsi="Times New Roman" w:cs="David"/>
          <w:sz w:val="24"/>
          <w:szCs w:val="24"/>
          <w:rtl/>
          <w:lang w:eastAsia="he-IL"/>
        </w:rPr>
        <w:tab/>
        <w:t xml:space="preserve">"פיקוח עליון"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פיקוח עליון על הקמת </w:t>
      </w:r>
      <w:r w:rsidRPr="006D2AE3">
        <w:rPr>
          <w:rFonts w:ascii="Times New Roman" w:eastAsia="Times New Roman" w:hAnsi="Times New Roman" w:cs="David" w:hint="cs"/>
          <w:sz w:val="24"/>
          <w:szCs w:val="24"/>
          <w:rtl/>
          <w:lang w:eastAsia="he-IL"/>
        </w:rPr>
        <w:t xml:space="preserve">מערכות האלקטרו-מכאניות בהתאם </w:t>
      </w:r>
      <w:del w:id="112" w:author="Meryl Etman [2]" w:date="2022-02-01T18:23:00Z">
        <w:r w:rsidRPr="006D2AE3" w:rsidDel="002479A8">
          <w:rPr>
            <w:rFonts w:ascii="Times New Roman" w:eastAsia="Times New Roman" w:hAnsi="Times New Roman" w:cs="David" w:hint="cs"/>
            <w:sz w:val="24"/>
            <w:szCs w:val="24"/>
            <w:rtl/>
            <w:lang w:eastAsia="he-IL"/>
          </w:rPr>
          <w:delText>למודל</w:delText>
        </w:r>
      </w:del>
      <w:ins w:id="113" w:author="Meryl Etman [2]" w:date="2022-02-01T18:23:00Z">
        <w:r w:rsidR="002479A8">
          <w:rPr>
            <w:rFonts w:ascii="Times New Roman" w:eastAsia="Times New Roman" w:hAnsi="Times New Roman" w:cs="David" w:hint="cs"/>
            <w:sz w:val="24"/>
            <w:szCs w:val="24"/>
            <w:rtl/>
            <w:lang w:eastAsia="he-IL"/>
          </w:rPr>
          <w:t>לתכנון</w:t>
        </w:r>
      </w:ins>
      <w:r w:rsidRPr="006D2AE3">
        <w:rPr>
          <w:rFonts w:ascii="Times New Roman" w:eastAsia="Times New Roman" w:hAnsi="Times New Roman" w:cs="David" w:hint="cs"/>
          <w:sz w:val="24"/>
          <w:szCs w:val="24"/>
          <w:rtl/>
          <w:lang w:eastAsia="he-IL"/>
        </w:rPr>
        <w:t>, כולל מתן פתרונות בשטח.</w:t>
      </w:r>
    </w:p>
    <w:p w14:paraId="4B39F1B3"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08FA464F" w14:textId="77777777" w:rsidR="006D2AE3" w:rsidRPr="006D2AE3" w:rsidRDefault="006D2AE3" w:rsidP="00415999">
      <w:pPr>
        <w:widowControl w:val="0"/>
        <w:spacing w:before="0" w:beforeAutospacing="0" w:after="0" w:afterAutospacing="0" w:line="240" w:lineRule="auto"/>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שלבי העבודה ההנדסית ופ</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רוט הש</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רותים</w:t>
      </w:r>
      <w:r w:rsidR="00415999">
        <w:rPr>
          <w:rFonts w:ascii="Times New Roman" w:eastAsia="Times New Roman" w:hAnsi="Times New Roman" w:cs="David"/>
          <w:sz w:val="24"/>
          <w:szCs w:val="24"/>
          <w:rtl/>
          <w:lang w:eastAsia="he-IL"/>
        </w:rPr>
        <w:t>:</w:t>
      </w:r>
      <w:r w:rsidR="00415999">
        <w:rPr>
          <w:rFonts w:ascii="Times New Roman" w:eastAsia="Times New Roman" w:hAnsi="Times New Roman" w:cs="David"/>
          <w:sz w:val="24"/>
          <w:szCs w:val="24"/>
          <w:rtl/>
          <w:lang w:eastAsia="he-IL"/>
        </w:rPr>
        <w:tab/>
      </w:r>
    </w:p>
    <w:p w14:paraId="0467F5DB" w14:textId="77777777" w:rsidR="006D2AE3" w:rsidRDefault="006D2AE3"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234F8C08" w14:textId="77777777" w:rsidR="00DA73D0" w:rsidRDefault="00DA73D0"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p>
    <w:p w14:paraId="3DBBCE99" w14:textId="77777777" w:rsidR="00DA73D0" w:rsidRPr="006D2AE3" w:rsidRDefault="00DA73D0"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p>
    <w:p w14:paraId="68F18631" w14:textId="77777777" w:rsidR="006D2AE3" w:rsidRPr="006D2AE3" w:rsidRDefault="006D2AE3" w:rsidP="00572B5D">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העבודה תבוצע בשלבים הכוללים את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רותים כלהלן:</w:t>
      </w:r>
    </w:p>
    <w:p w14:paraId="14B5F200" w14:textId="77777777" w:rsidR="006D2AE3" w:rsidRPr="006D2AE3" w:rsidRDefault="006D2AE3" w:rsidP="00572B5D">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3.1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מוקדם</w:t>
      </w:r>
      <w:r w:rsidRPr="006D2AE3">
        <w:rPr>
          <w:rFonts w:ascii="Times New Roman" w:eastAsia="Times New Roman" w:hAnsi="Times New Roman" w:cs="David"/>
          <w:sz w:val="24"/>
          <w:szCs w:val="24"/>
          <w:rtl/>
          <w:lang w:eastAsia="he-IL"/>
        </w:rPr>
        <w:t>:</w:t>
      </w:r>
    </w:p>
    <w:p w14:paraId="2311A891" w14:textId="77777777" w:rsidR="006D2AE3" w:rsidRPr="006D2AE3" w:rsidRDefault="006D2AE3" w:rsidP="006D2AE3">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קבלת תדריך תכנון מנציג המזמין.</w:t>
      </w:r>
    </w:p>
    <w:p w14:paraId="777C8FD9" w14:textId="77777777" w:rsidR="006D2AE3" w:rsidRPr="006D2AE3" w:rsidRDefault="006D2AE3" w:rsidP="006D2AE3">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00A77B7C" w14:textId="77777777" w:rsidR="006D2AE3" w:rsidRPr="00572B5D" w:rsidRDefault="006D2AE3" w:rsidP="00415999">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רור</w:t>
      </w:r>
      <w:r w:rsidRPr="006D2AE3">
        <w:rPr>
          <w:rFonts w:ascii="Times New Roman" w:eastAsia="Times New Roman" w:hAnsi="Times New Roman" w:cs="David" w:hint="cs"/>
          <w:sz w:val="24"/>
          <w:szCs w:val="24"/>
          <w:rtl/>
          <w:lang w:eastAsia="he-IL"/>
        </w:rPr>
        <w:t xml:space="preserve"> הפרוגרמה</w:t>
      </w:r>
      <w:r w:rsidRPr="006D2AE3">
        <w:rPr>
          <w:rFonts w:ascii="Times New Roman" w:eastAsia="Times New Roman" w:hAnsi="Times New Roman" w:cs="David"/>
          <w:sz w:val="24"/>
          <w:szCs w:val="24"/>
          <w:rtl/>
          <w:lang w:eastAsia="he-IL"/>
        </w:rPr>
        <w:t xml:space="preserve"> עם נציג המזמין</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האדריכל </w:t>
      </w:r>
      <w:r w:rsidRPr="006D2AE3">
        <w:rPr>
          <w:rFonts w:ascii="Times New Roman" w:eastAsia="Times New Roman" w:hAnsi="Times New Roman" w:cs="David" w:hint="cs"/>
          <w:sz w:val="24"/>
          <w:szCs w:val="24"/>
          <w:rtl/>
          <w:lang w:eastAsia="he-IL"/>
        </w:rPr>
        <w:t>והקונסטרוקטור</w:t>
      </w:r>
      <w:r w:rsidRPr="006D2AE3">
        <w:rPr>
          <w:rFonts w:ascii="Times New Roman" w:eastAsia="Times New Roman" w:hAnsi="Times New Roman" w:cs="David"/>
          <w:sz w:val="24"/>
          <w:szCs w:val="24"/>
          <w:rtl/>
          <w:lang w:eastAsia="he-IL"/>
        </w:rPr>
        <w:t xml:space="preserve"> בכל הקשור למערכת הקונסטרוקטיבית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של המבנה, </w:t>
      </w:r>
      <w:r w:rsidRPr="006D2AE3">
        <w:rPr>
          <w:rFonts w:ascii="Times New Roman" w:eastAsia="Times New Roman" w:hAnsi="Times New Roman" w:cs="David" w:hint="cs"/>
          <w:sz w:val="24"/>
          <w:szCs w:val="24"/>
          <w:rtl/>
          <w:lang w:eastAsia="he-IL"/>
        </w:rPr>
        <w:t xml:space="preserve">ועם המתכננים האלקטרו-מכאניים בכל הקשור למערכות האלקטרו-מכאניות והתשתיות, </w:t>
      </w:r>
      <w:r w:rsidRPr="006D2AE3">
        <w:rPr>
          <w:rFonts w:ascii="Times New Roman" w:eastAsia="Times New Roman" w:hAnsi="Times New Roman" w:cs="David"/>
          <w:sz w:val="24"/>
          <w:szCs w:val="24"/>
          <w:rtl/>
          <w:lang w:eastAsia="he-IL"/>
        </w:rPr>
        <w:t>בירורים באתר במידת הצורך, חקירות מוקדמות, התייעצות ותיאום עם היועצים האחרים.</w:t>
      </w:r>
    </w:p>
    <w:p w14:paraId="3438FD11" w14:textId="77777777" w:rsidR="006D2AE3" w:rsidRPr="006D2AE3" w:rsidRDefault="006D2AE3" w:rsidP="00415999">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מתן הנחיות וקביעת עקרונות לצוות התכנון בנוגע להעברת המערכות האלקטרו-מכאניות.</w:t>
      </w:r>
    </w:p>
    <w:p w14:paraId="095157C9" w14:textId="77777777" w:rsidR="006D2AE3" w:rsidRPr="006D2AE3" w:rsidRDefault="006D2AE3">
      <w:pPr>
        <w:spacing w:before="0" w:beforeAutospacing="0" w:after="0" w:afterAutospacing="0" w:line="240" w:lineRule="auto"/>
        <w:ind w:left="1440"/>
        <w:jc w:val="both"/>
        <w:rPr>
          <w:rFonts w:ascii="Times New Roman" w:eastAsia="Times New Roman" w:hAnsi="Times New Roman" w:cs="David"/>
          <w:sz w:val="24"/>
          <w:szCs w:val="24"/>
          <w:lang w:eastAsia="he-IL"/>
        </w:rPr>
        <w:pPrChange w:id="114" w:author="Meryl Etman [2]" w:date="2022-02-01T18:24:00Z">
          <w:pPr>
            <w:spacing w:before="0" w:beforeAutospacing="0" w:after="0" w:afterAutospacing="0" w:line="240" w:lineRule="auto"/>
            <w:ind w:left="2160"/>
            <w:jc w:val="both"/>
          </w:pPr>
        </w:pPrChange>
      </w:pPr>
    </w:p>
    <w:p w14:paraId="10A17A80" w14:textId="72500623"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del w:id="115" w:author="Meryl Etman [2]" w:date="2021-11-21T15:57:00Z">
        <w:r w:rsidRPr="006D2AE3" w:rsidDel="000F1AA1">
          <w:rPr>
            <w:rFonts w:ascii="Times New Roman" w:eastAsia="Times New Roman" w:hAnsi="Times New Roman" w:cs="David" w:hint="cs"/>
            <w:sz w:val="24"/>
            <w:szCs w:val="24"/>
            <w:rtl/>
            <w:lang w:eastAsia="he-IL"/>
          </w:rPr>
          <w:delText>הכנ</w:delText>
        </w:r>
        <w:r w:rsidR="00415999" w:rsidDel="000F1AA1">
          <w:rPr>
            <w:rFonts w:ascii="Times New Roman" w:eastAsia="Times New Roman" w:hAnsi="Times New Roman" w:cs="David" w:hint="cs"/>
            <w:sz w:val="24"/>
            <w:szCs w:val="24"/>
            <w:rtl/>
            <w:lang w:eastAsia="he-IL"/>
          </w:rPr>
          <w:delText xml:space="preserve">ת </w:delText>
        </w:r>
        <w:r w:rsidR="004143FC" w:rsidDel="000F1AA1">
          <w:rPr>
            <w:rFonts w:ascii="Times New Roman" w:eastAsia="Times New Roman" w:hAnsi="Times New Roman" w:cs="David" w:hint="cs"/>
            <w:sz w:val="24"/>
            <w:szCs w:val="24"/>
            <w:rtl/>
            <w:lang w:eastAsia="he-IL"/>
          </w:rPr>
          <w:delText>מודל תלת מ</w:delText>
        </w:r>
        <w:r w:rsidR="00415999" w:rsidDel="000F1AA1">
          <w:rPr>
            <w:rFonts w:ascii="Times New Roman" w:eastAsia="Times New Roman" w:hAnsi="Times New Roman" w:cs="David" w:hint="cs"/>
            <w:sz w:val="24"/>
            <w:szCs w:val="24"/>
            <w:rtl/>
            <w:lang w:eastAsia="he-IL"/>
          </w:rPr>
          <w:delText xml:space="preserve">מדי ראשוני בתכנת </w:delText>
        </w:r>
        <w:r w:rsidRPr="006D2AE3" w:rsidDel="000F1AA1">
          <w:rPr>
            <w:rFonts w:ascii="Times New Roman" w:eastAsia="Times New Roman" w:hAnsi="Times New Roman" w:cs="David"/>
            <w:sz w:val="24"/>
            <w:szCs w:val="24"/>
            <w:lang w:eastAsia="he-IL"/>
          </w:rPr>
          <w:delText>REVIT</w:delText>
        </w:r>
        <w:r w:rsidR="004143FC" w:rsidDel="000F1AA1">
          <w:rPr>
            <w:rFonts w:ascii="Times New Roman" w:eastAsia="Times New Roman" w:hAnsi="Times New Roman" w:cs="David" w:hint="cs"/>
            <w:sz w:val="24"/>
            <w:szCs w:val="24"/>
            <w:rtl/>
            <w:lang w:eastAsia="he-IL"/>
          </w:rPr>
          <w:delText xml:space="preserve"> וב </w:delText>
        </w:r>
        <w:r w:rsidR="004143FC" w:rsidDel="000F1AA1">
          <w:rPr>
            <w:rFonts w:ascii="Times New Roman" w:eastAsia="Times New Roman" w:hAnsi="Times New Roman" w:cs="David" w:hint="cs"/>
            <w:sz w:val="24"/>
            <w:szCs w:val="24"/>
            <w:lang w:eastAsia="he-IL"/>
          </w:rPr>
          <w:delText>BIM</w:delText>
        </w:r>
        <w:r w:rsidR="004143FC" w:rsidDel="000F1AA1">
          <w:rPr>
            <w:rFonts w:ascii="Times New Roman" w:eastAsia="Times New Roman" w:hAnsi="Times New Roman" w:cs="David" w:hint="cs"/>
            <w:sz w:val="24"/>
            <w:szCs w:val="24"/>
            <w:rtl/>
            <w:lang w:eastAsia="he-IL"/>
          </w:rPr>
          <w:delText>,</w:delText>
        </w:r>
        <w:r w:rsidR="00415999" w:rsidDel="000F1AA1">
          <w:rPr>
            <w:rFonts w:ascii="Times New Roman" w:eastAsia="Times New Roman" w:hAnsi="Times New Roman" w:cs="David" w:hint="cs"/>
            <w:sz w:val="24"/>
            <w:szCs w:val="24"/>
            <w:rtl/>
            <w:lang w:eastAsia="he-IL"/>
          </w:rPr>
          <w:delText xml:space="preserve"> הכולל את ת</w:delText>
        </w:r>
        <w:r w:rsidRPr="006D2AE3" w:rsidDel="000F1AA1">
          <w:rPr>
            <w:rFonts w:ascii="Times New Roman" w:eastAsia="Times New Roman" w:hAnsi="Times New Roman" w:cs="David" w:hint="cs"/>
            <w:sz w:val="24"/>
            <w:szCs w:val="24"/>
            <w:rtl/>
            <w:lang w:eastAsia="he-IL"/>
          </w:rPr>
          <w:delText>כניות האדריכלות והסכמה הקונסטרוקטיבית הראשונית</w:delText>
        </w:r>
      </w:del>
      <w:ins w:id="116" w:author="Meryl Etman [2]" w:date="2021-11-21T15:57:00Z">
        <w:r w:rsidR="000F1AA1">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hint="cs"/>
          <w:sz w:val="24"/>
          <w:szCs w:val="24"/>
          <w:rtl/>
          <w:lang w:eastAsia="he-IL"/>
        </w:rPr>
        <w:t>.</w:t>
      </w:r>
    </w:p>
    <w:p w14:paraId="1DE52C5F" w14:textId="29F67AA2"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del w:id="117" w:author="Meryl Etman [2]" w:date="2022-02-01T18:24:00Z">
        <w:r w:rsidRPr="006D2AE3" w:rsidDel="002479A8">
          <w:rPr>
            <w:rFonts w:ascii="Times New Roman" w:eastAsia="Times New Roman" w:hAnsi="Times New Roman" w:cs="David" w:hint="cs"/>
            <w:sz w:val="24"/>
            <w:szCs w:val="24"/>
            <w:rtl/>
            <w:lang w:eastAsia="he-IL"/>
          </w:rPr>
          <w:delText xml:space="preserve">הכנת פרוגראמה </w:delText>
        </w:r>
        <w:r w:rsidRPr="00415999" w:rsidDel="002479A8">
          <w:rPr>
            <w:rFonts w:ascii="Times New Roman" w:eastAsia="Times New Roman" w:hAnsi="Times New Roman" w:cs="David"/>
            <w:sz w:val="24"/>
            <w:szCs w:val="24"/>
            <w:rtl/>
            <w:lang w:eastAsia="he-IL"/>
          </w:rPr>
          <w:delText>של ה</w:delText>
        </w:r>
      </w:del>
      <w:ins w:id="118" w:author="Meryl Etman [2]" w:date="2022-02-01T18:25:00Z">
        <w:r w:rsidR="002479A8">
          <w:rPr>
            <w:rFonts w:ascii="Times New Roman" w:eastAsia="Times New Roman" w:hAnsi="Times New Roman" w:cs="David" w:hint="cs"/>
            <w:sz w:val="24"/>
            <w:szCs w:val="24"/>
            <w:rtl/>
            <w:lang w:eastAsia="he-IL"/>
          </w:rPr>
          <w:t xml:space="preserve">מתן חוות דעת </w:t>
        </w:r>
      </w:ins>
      <w:ins w:id="119" w:author="Meryl Etman [2]" w:date="2022-02-01T18:24:00Z">
        <w:r w:rsidR="002479A8">
          <w:rPr>
            <w:rFonts w:ascii="Times New Roman" w:eastAsia="Times New Roman" w:hAnsi="Times New Roman" w:cs="David" w:hint="cs"/>
            <w:sz w:val="24"/>
            <w:szCs w:val="24"/>
            <w:rtl/>
            <w:lang w:eastAsia="he-IL"/>
          </w:rPr>
          <w:t xml:space="preserve"> בנוגע ל</w:t>
        </w:r>
      </w:ins>
      <w:r w:rsidRPr="00415999">
        <w:rPr>
          <w:rFonts w:ascii="Times New Roman" w:eastAsia="Times New Roman" w:hAnsi="Times New Roman" w:cs="David"/>
          <w:sz w:val="24"/>
          <w:szCs w:val="24"/>
          <w:rtl/>
          <w:lang w:eastAsia="he-IL"/>
        </w:rPr>
        <w:t xml:space="preserve">אלטרנטיבות השונות, </w:t>
      </w:r>
      <w:del w:id="120" w:author="Meryl Etman [2]" w:date="2022-02-01T18:24:00Z">
        <w:r w:rsidRPr="00415999" w:rsidDel="002479A8">
          <w:rPr>
            <w:rFonts w:ascii="Times New Roman" w:eastAsia="Times New Roman" w:hAnsi="Times New Roman" w:cs="David"/>
            <w:sz w:val="24"/>
            <w:szCs w:val="24"/>
            <w:rtl/>
            <w:lang w:eastAsia="he-IL"/>
          </w:rPr>
          <w:delText>המצאת דו"ח ה</w:delText>
        </w:r>
      </w:del>
      <w:r w:rsidRPr="00415999">
        <w:rPr>
          <w:rFonts w:ascii="Times New Roman" w:eastAsia="Times New Roman" w:hAnsi="Times New Roman" w:cs="David"/>
          <w:sz w:val="24"/>
          <w:szCs w:val="24"/>
          <w:rtl/>
          <w:lang w:eastAsia="he-IL"/>
        </w:rPr>
        <w:t xml:space="preserve">כולל </w:t>
      </w:r>
      <w:del w:id="121" w:author="Meryl Etman [2]" w:date="2022-02-01T18:24:00Z">
        <w:r w:rsidRPr="00415999" w:rsidDel="002479A8">
          <w:rPr>
            <w:rFonts w:ascii="Times New Roman" w:eastAsia="Times New Roman" w:hAnsi="Times New Roman" w:cs="David"/>
            <w:sz w:val="24"/>
            <w:szCs w:val="24"/>
            <w:rtl/>
            <w:lang w:eastAsia="he-IL"/>
          </w:rPr>
          <w:delText xml:space="preserve">תיאור השיטות, </w:delText>
        </w:r>
      </w:del>
      <w:r w:rsidRPr="00415999">
        <w:rPr>
          <w:rFonts w:ascii="Times New Roman" w:eastAsia="Times New Roman" w:hAnsi="Times New Roman" w:cs="David"/>
          <w:sz w:val="24"/>
          <w:szCs w:val="24"/>
          <w:rtl/>
          <w:lang w:eastAsia="he-IL"/>
        </w:rPr>
        <w:t>יתרונות וחסרונות, עלויות הקמה, עלויות תפעול והיבטי נגישות, תפעול ותחזוקה וכיו"ב.</w:t>
      </w:r>
    </w:p>
    <w:p w14:paraId="7BE40C9E" w14:textId="77777777"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r w:rsidRPr="00415999">
        <w:rPr>
          <w:rFonts w:ascii="Times New Roman" w:eastAsia="Times New Roman" w:hAnsi="Times New Roman" w:cs="David"/>
          <w:sz w:val="24"/>
          <w:szCs w:val="24"/>
          <w:rtl/>
          <w:lang w:eastAsia="he-IL"/>
        </w:rPr>
        <w:t>השתתפות בדיוני התקדמות שיקבעו ע"י המנהל. השתתפות בישיבות היועצים והמתכננים בקשר  לתכנון המערכות בפרויקט. בירורים בגופים המוסמכים ואצל גורמים אחרים בקשר לבעיות טכניות, חוקיות וכיו"ב הקשורות בתחום תיאום התשתיות, המערכות ובכלל.</w:t>
      </w:r>
    </w:p>
    <w:p w14:paraId="76C4F242" w14:textId="7B55C447" w:rsidR="006D2AE3" w:rsidRPr="006D2AE3"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415999">
        <w:rPr>
          <w:rFonts w:ascii="Times New Roman" w:eastAsia="Times New Roman" w:hAnsi="Times New Roman" w:cs="David"/>
          <w:sz w:val="24"/>
          <w:szCs w:val="24"/>
          <w:rtl/>
          <w:lang w:eastAsia="he-IL"/>
        </w:rPr>
        <w:t>מסירת הנתונים</w:t>
      </w:r>
      <w:del w:id="122" w:author="Meryl Etman [2]" w:date="2022-02-01T18:25:00Z">
        <w:r w:rsidRPr="00415999" w:rsidDel="002479A8">
          <w:rPr>
            <w:rFonts w:ascii="Times New Roman" w:eastAsia="Times New Roman" w:hAnsi="Times New Roman" w:cs="David"/>
            <w:sz w:val="24"/>
            <w:szCs w:val="24"/>
            <w:rtl/>
            <w:lang w:eastAsia="he-IL"/>
          </w:rPr>
          <w:delText>, הפרוגראמה</w:delText>
        </w:r>
      </w:del>
      <w:r w:rsidRPr="006D2AE3">
        <w:rPr>
          <w:rFonts w:ascii="Times New Roman" w:eastAsia="Times New Roman" w:hAnsi="Times New Roman" w:cs="David" w:hint="cs"/>
          <w:sz w:val="24"/>
          <w:szCs w:val="24"/>
          <w:rtl/>
          <w:lang w:eastAsia="he-IL"/>
        </w:rPr>
        <w:t xml:space="preserve"> וחוות הדעת למזמין, ל</w:t>
      </w:r>
      <w:r w:rsidR="007902DF">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hint="cs"/>
          <w:sz w:val="24"/>
          <w:szCs w:val="24"/>
          <w:rtl/>
          <w:lang w:eastAsia="he-IL"/>
        </w:rPr>
        <w:t xml:space="preserve"> וכן ליועצים ולמתכננים ולכל גורם אחר שייקבע על ידי המזמין.</w:t>
      </w:r>
    </w:p>
    <w:p w14:paraId="7C8EC2F0" w14:textId="77777777" w:rsidR="006D2AE3" w:rsidRPr="006D2AE3"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BD95FDC"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p>
    <w:p w14:paraId="2D3F3957"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סופי</w:t>
      </w:r>
      <w:r w:rsidRPr="006D2AE3">
        <w:rPr>
          <w:rFonts w:ascii="Times New Roman" w:eastAsia="Times New Roman" w:hAnsi="Times New Roman" w:cs="David"/>
          <w:sz w:val="24"/>
          <w:szCs w:val="24"/>
          <w:rtl/>
          <w:lang w:eastAsia="he-IL"/>
        </w:rPr>
        <w:t>:</w:t>
      </w:r>
    </w:p>
    <w:p w14:paraId="6D877DD8"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ייעוץ לאדריכל, לקונסטרוקטור ולמתכננים האלקטרו-מכאניים בכל הנוגע לתיאום המערכות בשלב התכנון הסופי. ייעוץ לתכנון תיאום המערכות בהתאם לאלטרנטיבה </w:t>
      </w:r>
      <w:r w:rsidRPr="006D2AE3">
        <w:rPr>
          <w:rFonts w:ascii="Times New Roman" w:eastAsia="Times New Roman" w:hAnsi="Times New Roman" w:cs="David" w:hint="cs"/>
          <w:sz w:val="24"/>
          <w:szCs w:val="24"/>
          <w:rtl/>
          <w:lang w:eastAsia="he-IL"/>
        </w:rPr>
        <w:lastRenderedPageBreak/>
        <w:t>שתיבחר על ידי המזמין בתיאום עם המזמין, המתכננים וכל יתר היועצים של המזמין.</w:t>
      </w:r>
    </w:p>
    <w:p w14:paraId="01F3AD00" w14:textId="77777777" w:rsidR="006D2AE3" w:rsidRPr="006D2AE3" w:rsidRDefault="006D2AE3" w:rsidP="006D2AE3">
      <w:pPr>
        <w:spacing w:before="0" w:beforeAutospacing="0" w:after="0" w:afterAutospacing="0" w:line="240" w:lineRule="auto"/>
        <w:ind w:left="1440"/>
        <w:jc w:val="both"/>
        <w:rPr>
          <w:rFonts w:ascii="Times New Roman" w:eastAsia="Times New Roman" w:hAnsi="Times New Roman" w:cs="David"/>
          <w:sz w:val="24"/>
          <w:szCs w:val="24"/>
          <w:lang w:eastAsia="he-IL"/>
        </w:rPr>
      </w:pPr>
    </w:p>
    <w:p w14:paraId="7C409145" w14:textId="3B1CA191" w:rsidR="006D2AE3" w:rsidRPr="006D2AE3" w:rsidRDefault="004143FC" w:rsidP="004143FC">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del w:id="123" w:author="Meryl Etman [2]" w:date="2021-11-21T15:57:00Z">
        <w:r w:rsidDel="000F1AA1">
          <w:rPr>
            <w:rFonts w:ascii="Times New Roman" w:eastAsia="Times New Roman" w:hAnsi="Times New Roman" w:cs="David" w:hint="cs"/>
            <w:sz w:val="24"/>
            <w:szCs w:val="24"/>
            <w:rtl/>
            <w:lang w:eastAsia="he-IL"/>
          </w:rPr>
          <w:delText>עדכון מודל תלת מ</w:delText>
        </w:r>
        <w:r w:rsidR="006D2AE3" w:rsidRPr="006D2AE3" w:rsidDel="000F1AA1">
          <w:rPr>
            <w:rFonts w:ascii="Times New Roman" w:eastAsia="Times New Roman" w:hAnsi="Times New Roman" w:cs="David" w:hint="cs"/>
            <w:sz w:val="24"/>
            <w:szCs w:val="24"/>
            <w:rtl/>
            <w:lang w:eastAsia="he-IL"/>
          </w:rPr>
          <w:delText>מדי לשלב סופי בהתאם לאלטרנטיבה שנבחרה בת</w:delText>
        </w:r>
        <w:r w:rsidDel="000F1AA1">
          <w:rPr>
            <w:rFonts w:ascii="Times New Roman" w:eastAsia="Times New Roman" w:hAnsi="Times New Roman" w:cs="David" w:hint="cs"/>
            <w:sz w:val="24"/>
            <w:szCs w:val="24"/>
            <w:rtl/>
            <w:lang w:eastAsia="he-IL"/>
          </w:rPr>
          <w:delText>כנת</w:delText>
        </w:r>
        <w:r w:rsidR="006D2AE3" w:rsidRPr="006D2AE3" w:rsidDel="000F1AA1">
          <w:rPr>
            <w:rFonts w:ascii="Times New Roman" w:eastAsia="Times New Roman" w:hAnsi="Times New Roman" w:cs="David" w:hint="cs"/>
            <w:sz w:val="24"/>
            <w:szCs w:val="24"/>
            <w:rtl/>
            <w:lang w:eastAsia="he-IL"/>
          </w:rPr>
          <w:delText xml:space="preserve"> </w:delText>
        </w:r>
        <w:r w:rsidR="006D2AE3" w:rsidRPr="006D2AE3" w:rsidDel="000F1AA1">
          <w:rPr>
            <w:rFonts w:ascii="Times New Roman" w:eastAsia="Times New Roman" w:hAnsi="Times New Roman" w:cs="David"/>
            <w:sz w:val="24"/>
            <w:szCs w:val="24"/>
            <w:lang w:eastAsia="he-IL"/>
          </w:rPr>
          <w:delText>REVIT</w:delText>
        </w:r>
        <w:r w:rsidDel="000F1AA1">
          <w:rPr>
            <w:rFonts w:ascii="Times New Roman" w:eastAsia="Times New Roman" w:hAnsi="Times New Roman" w:cs="David" w:hint="cs"/>
            <w:sz w:val="24"/>
            <w:szCs w:val="24"/>
            <w:rtl/>
            <w:lang w:eastAsia="he-IL"/>
          </w:rPr>
          <w:delText xml:space="preserve"> וב </w:delText>
        </w:r>
        <w:r w:rsidDel="000F1AA1">
          <w:rPr>
            <w:rFonts w:ascii="Times New Roman" w:eastAsia="Times New Roman" w:hAnsi="Times New Roman" w:cs="David" w:hint="cs"/>
            <w:sz w:val="24"/>
            <w:szCs w:val="24"/>
            <w:lang w:eastAsia="he-IL"/>
          </w:rPr>
          <w:delText>BIM</w:delText>
        </w:r>
        <w:r w:rsidDel="000F1AA1">
          <w:rPr>
            <w:rFonts w:ascii="Times New Roman" w:eastAsia="Times New Roman" w:hAnsi="Times New Roman" w:cs="David" w:hint="cs"/>
            <w:sz w:val="24"/>
            <w:szCs w:val="24"/>
            <w:rtl/>
            <w:lang w:eastAsia="he-IL"/>
          </w:rPr>
          <w:delText>,</w:delText>
        </w:r>
        <w:r w:rsidR="00415999" w:rsidDel="000F1AA1">
          <w:rPr>
            <w:rFonts w:ascii="Times New Roman" w:eastAsia="Times New Roman" w:hAnsi="Times New Roman" w:cs="David" w:hint="cs"/>
            <w:sz w:val="24"/>
            <w:szCs w:val="24"/>
            <w:rtl/>
            <w:lang w:eastAsia="he-IL"/>
          </w:rPr>
          <w:delText xml:space="preserve"> הכולל את ת</w:delText>
        </w:r>
        <w:r w:rsidR="006D2AE3" w:rsidRPr="006D2AE3" w:rsidDel="000F1AA1">
          <w:rPr>
            <w:rFonts w:ascii="Times New Roman" w:eastAsia="Times New Roman" w:hAnsi="Times New Roman" w:cs="David" w:hint="cs"/>
            <w:sz w:val="24"/>
            <w:szCs w:val="24"/>
            <w:rtl/>
            <w:lang w:eastAsia="he-IL"/>
          </w:rPr>
          <w:delText>כניות האדריכלות, הקונסטרוקציה והמערכות האלקטרו-מכאניות הסופיות</w:delText>
        </w:r>
      </w:del>
      <w:ins w:id="124" w:author="Meryl Etman [2]" w:date="2021-11-21T15:57:00Z">
        <w:r w:rsidR="000F1AA1">
          <w:rPr>
            <w:rFonts w:ascii="Times New Roman" w:eastAsia="Times New Roman" w:hAnsi="Times New Roman" w:cs="David" w:hint="cs"/>
            <w:sz w:val="24"/>
            <w:szCs w:val="24"/>
            <w:rtl/>
            <w:lang w:eastAsia="he-IL"/>
          </w:rPr>
          <w:t>מבוטל</w:t>
        </w:r>
      </w:ins>
      <w:r w:rsidR="006D2AE3" w:rsidRPr="006D2AE3">
        <w:rPr>
          <w:rFonts w:ascii="Times New Roman" w:eastAsia="Times New Roman" w:hAnsi="Times New Roman" w:cs="David" w:hint="cs"/>
          <w:sz w:val="24"/>
          <w:szCs w:val="24"/>
          <w:rtl/>
          <w:lang w:eastAsia="he-IL"/>
        </w:rPr>
        <w:t>.</w:t>
      </w:r>
    </w:p>
    <w:p w14:paraId="5411EDB7"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מתן המלצות לאדריכל, לקונסטרוקטור ולמתכננים האלקטרו-מכאניים לתיאום המערכות למזמין ולמתכננים בכתב ו/או על ידי שרטוטים, חתכים כולל פתרון פרטים ייעודיים.</w:t>
      </w:r>
    </w:p>
    <w:p w14:paraId="4ED97ABE"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לאדריכל, לקונסטרוקטור ולמתכננים האלקטרו-מכאניים להכנת</w:t>
      </w:r>
      <w:r w:rsidR="00415999">
        <w:rPr>
          <w:rFonts w:ascii="Times New Roman" w:eastAsia="Times New Roman" w:hAnsi="Times New Roman" w:cs="David"/>
          <w:sz w:val="24"/>
          <w:szCs w:val="24"/>
          <w:rtl/>
          <w:lang w:eastAsia="he-IL"/>
        </w:rPr>
        <w:t xml:space="preserve"> ת</w:t>
      </w:r>
      <w:r w:rsidRPr="006D2AE3">
        <w:rPr>
          <w:rFonts w:ascii="Times New Roman" w:eastAsia="Times New Roman" w:hAnsi="Times New Roman" w:cs="David"/>
          <w:sz w:val="24"/>
          <w:szCs w:val="24"/>
          <w:rtl/>
          <w:lang w:eastAsia="he-IL"/>
        </w:rPr>
        <w:t>כניות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סופי של המזמין לפני התחלת שלב תכניות עבודה.</w:t>
      </w:r>
    </w:p>
    <w:p w14:paraId="0846AF22" w14:textId="5E5148D5"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rtl/>
          <w:lang w:eastAsia="he-IL"/>
        </w:rPr>
      </w:pPr>
      <w:del w:id="125" w:author="Meryl Etman [2]" w:date="2022-02-01T18:26:00Z">
        <w:r w:rsidRPr="006D2AE3" w:rsidDel="002479A8">
          <w:rPr>
            <w:rFonts w:ascii="Times New Roman" w:eastAsia="Times New Roman" w:hAnsi="Times New Roman" w:cs="David" w:hint="cs"/>
            <w:sz w:val="24"/>
            <w:szCs w:val="24"/>
            <w:rtl/>
            <w:lang w:eastAsia="he-IL"/>
          </w:rPr>
          <w:delText>תיאום התכנון המוקדם מול כל רשויות התכנון והבניה, הרשויות הרלוונטיות וכל יתר הגורמים הנדרשים כהכנת רקע לתכנון היועץ ו</w:delText>
        </w:r>
        <w:r w:rsidRPr="006D2AE3" w:rsidDel="002479A8">
          <w:rPr>
            <w:rFonts w:ascii="Times New Roman" w:eastAsia="Times New Roman" w:hAnsi="Times New Roman" w:cs="David"/>
            <w:sz w:val="24"/>
            <w:szCs w:val="24"/>
            <w:rtl/>
            <w:lang w:eastAsia="he-IL"/>
          </w:rPr>
          <w:delText>א</w:delText>
        </w:r>
        <w:r w:rsidRPr="006D2AE3" w:rsidDel="002479A8">
          <w:rPr>
            <w:rFonts w:ascii="Times New Roman" w:eastAsia="Times New Roman" w:hAnsi="Times New Roman" w:cs="David" w:hint="cs"/>
            <w:sz w:val="24"/>
            <w:szCs w:val="24"/>
            <w:rtl/>
            <w:lang w:eastAsia="he-IL"/>
          </w:rPr>
          <w:delText>י</w:delText>
        </w:r>
        <w:r w:rsidRPr="006D2AE3" w:rsidDel="002479A8">
          <w:rPr>
            <w:rFonts w:ascii="Times New Roman" w:eastAsia="Times New Roman" w:hAnsi="Times New Roman" w:cs="David"/>
            <w:sz w:val="24"/>
            <w:szCs w:val="24"/>
            <w:rtl/>
            <w:lang w:eastAsia="he-IL"/>
          </w:rPr>
          <w:delText>שור התכנון הסופי של היועצים</w:delText>
        </w:r>
      </w:del>
      <w:ins w:id="126" w:author="Meryl Etman [2]" w:date="2022-02-01T18:26:00Z">
        <w:r w:rsidR="002479A8">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1AB9523E"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294D26A" w14:textId="77777777" w:rsidR="006D2AE3" w:rsidRPr="006D2AE3" w:rsidRDefault="006D2AE3" w:rsidP="006D2AE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כל יתר הדרוש לתכנון סופי.</w:t>
      </w:r>
    </w:p>
    <w:p w14:paraId="325907B2" w14:textId="77777777" w:rsid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C8913AE" w14:textId="77777777" w:rsidR="00DA73D0" w:rsidRPr="006D2AE3" w:rsidRDefault="00DA73D0"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1C4AFC9"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19886FE"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תכנון מפורט</w:t>
      </w:r>
      <w:r w:rsidRPr="006D2AE3">
        <w:rPr>
          <w:rFonts w:ascii="Times New Roman" w:eastAsia="Times New Roman" w:hAnsi="Times New Roman" w:cs="David"/>
          <w:sz w:val="24"/>
          <w:szCs w:val="24"/>
          <w:rtl/>
          <w:lang w:eastAsia="he-IL"/>
        </w:rPr>
        <w:t>:</w:t>
      </w:r>
    </w:p>
    <w:p w14:paraId="537F7100"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B1EE5B7"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קבלה וקליטת תכניות </w:t>
      </w:r>
      <w:r w:rsidRPr="006D2AE3">
        <w:rPr>
          <w:rFonts w:ascii="Times New Roman" w:eastAsia="Times New Roman" w:hAnsi="Times New Roman" w:cs="David" w:hint="cs"/>
          <w:sz w:val="24"/>
          <w:szCs w:val="24"/>
          <w:rtl/>
          <w:lang w:eastAsia="he-IL"/>
        </w:rPr>
        <w:t>ממוחשבות של ה</w:t>
      </w:r>
      <w:r w:rsidRPr="006D2AE3">
        <w:rPr>
          <w:rFonts w:ascii="Times New Roman" w:eastAsia="Times New Roman" w:hAnsi="Times New Roman" w:cs="David"/>
          <w:sz w:val="24"/>
          <w:szCs w:val="24"/>
          <w:rtl/>
          <w:lang w:eastAsia="he-IL"/>
        </w:rPr>
        <w:t xml:space="preserve">אדריכל,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קונסטרוקטור ו</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מתכננים האלקטרו-מכאניים</w:t>
      </w:r>
      <w:r w:rsidRPr="006D2AE3">
        <w:rPr>
          <w:rFonts w:ascii="Times New Roman" w:eastAsia="Times New Roman" w:hAnsi="Times New Roman" w:cs="David" w:hint="cs"/>
          <w:sz w:val="24"/>
          <w:szCs w:val="24"/>
          <w:rtl/>
          <w:lang w:eastAsia="he-IL"/>
        </w:rPr>
        <w:t>.</w:t>
      </w:r>
    </w:p>
    <w:p w14:paraId="4B5F852E"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A851E8A" w14:textId="28714772" w:rsidR="006D2AE3" w:rsidRPr="006D2AE3" w:rsidRDefault="004143FC" w:rsidP="004143FC">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del w:id="127" w:author="Meryl Etman [2]" w:date="2021-11-21T15:58:00Z">
        <w:r w:rsidDel="000F1AA1">
          <w:rPr>
            <w:rFonts w:ascii="Times New Roman" w:eastAsia="Times New Roman" w:hAnsi="Times New Roman" w:cs="David" w:hint="cs"/>
            <w:sz w:val="24"/>
            <w:szCs w:val="24"/>
            <w:rtl/>
            <w:lang w:eastAsia="he-IL"/>
          </w:rPr>
          <w:delText>עדכון מודל תלת מ</w:delText>
        </w:r>
        <w:r w:rsidR="006D2AE3" w:rsidRPr="006D2AE3" w:rsidDel="000F1AA1">
          <w:rPr>
            <w:rFonts w:ascii="Times New Roman" w:eastAsia="Times New Roman" w:hAnsi="Times New Roman" w:cs="David" w:hint="cs"/>
            <w:sz w:val="24"/>
            <w:szCs w:val="24"/>
            <w:rtl/>
            <w:lang w:eastAsia="he-IL"/>
          </w:rPr>
          <w:delText xml:space="preserve">מדי לשלב מפורט לביצוע בתוכנית </w:delText>
        </w:r>
        <w:r w:rsidR="006D2AE3" w:rsidRPr="006D2AE3" w:rsidDel="000F1AA1">
          <w:rPr>
            <w:rFonts w:ascii="Times New Roman" w:eastAsia="Times New Roman" w:hAnsi="Times New Roman" w:cs="David"/>
            <w:sz w:val="24"/>
            <w:szCs w:val="24"/>
            <w:lang w:eastAsia="he-IL"/>
          </w:rPr>
          <w:delText>REVIT</w:delText>
        </w:r>
        <w:r w:rsidDel="000F1AA1">
          <w:rPr>
            <w:rFonts w:ascii="Times New Roman" w:eastAsia="Times New Roman" w:hAnsi="Times New Roman" w:cs="David" w:hint="cs"/>
            <w:sz w:val="24"/>
            <w:szCs w:val="24"/>
            <w:rtl/>
            <w:lang w:eastAsia="he-IL"/>
          </w:rPr>
          <w:delText xml:space="preserve"> וב </w:delText>
        </w:r>
        <w:r w:rsidDel="000F1AA1">
          <w:rPr>
            <w:rFonts w:ascii="Times New Roman" w:eastAsia="Times New Roman" w:hAnsi="Times New Roman" w:cs="David" w:hint="cs"/>
            <w:sz w:val="24"/>
            <w:szCs w:val="24"/>
            <w:lang w:eastAsia="he-IL"/>
          </w:rPr>
          <w:delText>BIM</w:delText>
        </w:r>
        <w:r w:rsidDel="000F1AA1">
          <w:rPr>
            <w:rFonts w:ascii="Times New Roman" w:eastAsia="Times New Roman" w:hAnsi="Times New Roman" w:cs="David" w:hint="cs"/>
            <w:sz w:val="24"/>
            <w:szCs w:val="24"/>
            <w:rtl/>
            <w:lang w:eastAsia="he-IL"/>
          </w:rPr>
          <w:delText xml:space="preserve">, </w:delText>
        </w:r>
        <w:r w:rsidR="00415999" w:rsidDel="000F1AA1">
          <w:rPr>
            <w:rFonts w:ascii="Times New Roman" w:eastAsia="Times New Roman" w:hAnsi="Times New Roman" w:cs="David" w:hint="cs"/>
            <w:sz w:val="24"/>
            <w:szCs w:val="24"/>
            <w:rtl/>
            <w:lang w:eastAsia="he-IL"/>
          </w:rPr>
          <w:delText>הכולל את ת</w:delText>
        </w:r>
        <w:r w:rsidR="006D2AE3" w:rsidRPr="006D2AE3" w:rsidDel="000F1AA1">
          <w:rPr>
            <w:rFonts w:ascii="Times New Roman" w:eastAsia="Times New Roman" w:hAnsi="Times New Roman" w:cs="David" w:hint="cs"/>
            <w:sz w:val="24"/>
            <w:szCs w:val="24"/>
            <w:rtl/>
            <w:lang w:eastAsia="he-IL"/>
          </w:rPr>
          <w:delText>כניות האדריכלות, הקונסטרוקציה והמערכות האלקטרו-מכאניות המפורטות לביצוע</w:delText>
        </w:r>
      </w:del>
      <w:ins w:id="128" w:author="Meryl Etman [2]" w:date="2021-11-21T15:58:00Z">
        <w:r w:rsidR="000F1AA1">
          <w:rPr>
            <w:rFonts w:ascii="Times New Roman" w:eastAsia="Times New Roman" w:hAnsi="Times New Roman" w:cs="David" w:hint="cs"/>
            <w:sz w:val="24"/>
            <w:szCs w:val="24"/>
            <w:rtl/>
            <w:lang w:eastAsia="he-IL"/>
          </w:rPr>
          <w:t>מבוטל</w:t>
        </w:r>
      </w:ins>
      <w:r w:rsidR="006D2AE3" w:rsidRPr="006D2AE3">
        <w:rPr>
          <w:rFonts w:ascii="Times New Roman" w:eastAsia="Times New Roman" w:hAnsi="Times New Roman" w:cs="David" w:hint="cs"/>
          <w:sz w:val="24"/>
          <w:szCs w:val="24"/>
          <w:rtl/>
          <w:lang w:eastAsia="he-IL"/>
        </w:rPr>
        <w:t>.</w:t>
      </w:r>
    </w:p>
    <w:p w14:paraId="4FF14C07"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76FE95B6" w14:textId="0BAEB80B"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הפקת</w:t>
      </w:r>
      <w:r w:rsidRPr="006D2AE3">
        <w:rPr>
          <w:rFonts w:ascii="Times New Roman" w:eastAsia="Times New Roman" w:hAnsi="Times New Roman" w:cs="David"/>
          <w:sz w:val="24"/>
          <w:szCs w:val="24"/>
          <w:rtl/>
          <w:lang w:eastAsia="he-IL"/>
        </w:rPr>
        <w:t xml:space="preserve"> תכניות </w:t>
      </w:r>
      <w:r w:rsidRPr="006D2AE3">
        <w:rPr>
          <w:rFonts w:ascii="Times New Roman" w:eastAsia="Times New Roman" w:hAnsi="Times New Roman" w:cs="David" w:hint="cs"/>
          <w:sz w:val="24"/>
          <w:szCs w:val="24"/>
          <w:rtl/>
          <w:lang w:eastAsia="he-IL"/>
        </w:rPr>
        <w:t>תיאום מערכות</w:t>
      </w:r>
      <w:r w:rsidRPr="006D2AE3">
        <w:rPr>
          <w:rFonts w:ascii="Times New Roman" w:eastAsia="Times New Roman" w:hAnsi="Times New Roman" w:cs="David"/>
          <w:sz w:val="24"/>
          <w:szCs w:val="24"/>
          <w:rtl/>
          <w:lang w:eastAsia="he-IL"/>
        </w:rPr>
        <w:t xml:space="preserve"> ממוחשבות</w:t>
      </w:r>
      <w:r w:rsidRPr="006D2AE3">
        <w:rPr>
          <w:rFonts w:ascii="Times New Roman" w:eastAsia="Times New Roman" w:hAnsi="Times New Roman" w:cs="David" w:hint="cs"/>
          <w:sz w:val="24"/>
          <w:szCs w:val="24"/>
          <w:rtl/>
          <w:lang w:eastAsia="he-IL"/>
        </w:rPr>
        <w:t xml:space="preserve"> </w:t>
      </w:r>
      <w:del w:id="129" w:author="Meryl Etman [2]" w:date="2022-02-01T18:26:00Z">
        <w:r w:rsidRPr="006D2AE3" w:rsidDel="002479A8">
          <w:rPr>
            <w:rFonts w:ascii="Times New Roman" w:eastAsia="Times New Roman" w:hAnsi="Times New Roman" w:cs="David" w:hint="cs"/>
            <w:sz w:val="24"/>
            <w:szCs w:val="24"/>
            <w:rtl/>
            <w:lang w:eastAsia="he-IL"/>
          </w:rPr>
          <w:delText>הנ</w:delText>
        </w:r>
        <w:r w:rsidR="004143FC" w:rsidDel="002479A8">
          <w:rPr>
            <w:rFonts w:ascii="Times New Roman" w:eastAsia="Times New Roman" w:hAnsi="Times New Roman" w:cs="David" w:hint="cs"/>
            <w:sz w:val="24"/>
            <w:szCs w:val="24"/>
            <w:rtl/>
            <w:lang w:eastAsia="he-IL"/>
          </w:rPr>
          <w:delText>גזרות מתוך המודל התלת מ</w:delText>
        </w:r>
        <w:r w:rsidRPr="006D2AE3" w:rsidDel="002479A8">
          <w:rPr>
            <w:rFonts w:ascii="Times New Roman" w:eastAsia="Times New Roman" w:hAnsi="Times New Roman" w:cs="David" w:hint="cs"/>
            <w:sz w:val="24"/>
            <w:szCs w:val="24"/>
            <w:rtl/>
            <w:lang w:eastAsia="he-IL"/>
          </w:rPr>
          <w:delText>מדי</w:delText>
        </w:r>
        <w:r w:rsidRPr="006D2AE3" w:rsidDel="002479A8">
          <w:rPr>
            <w:rFonts w:ascii="Times New Roman" w:eastAsia="Times New Roman" w:hAnsi="Times New Roman" w:cs="David"/>
            <w:sz w:val="24"/>
            <w:szCs w:val="24"/>
            <w:rtl/>
            <w:lang w:eastAsia="he-IL"/>
          </w:rPr>
          <w:delText xml:space="preserve"> </w:delText>
        </w:r>
      </w:del>
      <w:r w:rsidRPr="006D2AE3">
        <w:rPr>
          <w:rFonts w:ascii="Times New Roman" w:eastAsia="Times New Roman" w:hAnsi="Times New Roman" w:cs="David"/>
          <w:sz w:val="24"/>
          <w:szCs w:val="24"/>
          <w:rtl/>
          <w:lang w:eastAsia="he-IL"/>
        </w:rPr>
        <w:t>והצעת פתרונות טכניים של שילוב מערכות בצמתים בעייתיים, תוך התחשבות במגבלות אדריכליות וקונסטרוקטיביות</w:t>
      </w:r>
      <w:r w:rsidRPr="006D2AE3">
        <w:rPr>
          <w:rFonts w:ascii="Times New Roman" w:eastAsia="Times New Roman" w:hAnsi="Times New Roman" w:cs="David" w:hint="cs"/>
          <w:sz w:val="24"/>
          <w:szCs w:val="24"/>
          <w:rtl/>
          <w:lang w:eastAsia="he-IL"/>
        </w:rPr>
        <w:t>.</w:t>
      </w:r>
    </w:p>
    <w:p w14:paraId="1FC259E9"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DFFFD9B"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הכנת חתכים </w:t>
      </w:r>
      <w:r w:rsidRPr="006D2AE3">
        <w:rPr>
          <w:rFonts w:ascii="Times New Roman" w:eastAsia="Times New Roman" w:hAnsi="Times New Roman" w:cs="David" w:hint="cs"/>
          <w:sz w:val="24"/>
          <w:szCs w:val="24"/>
          <w:rtl/>
          <w:lang w:eastAsia="he-IL"/>
        </w:rPr>
        <w:t>וורטיקליי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 xml:space="preserve"> למעבר מערכות במקומות בעייתיים וטיפוסיים</w:t>
      </w:r>
      <w:r w:rsidRPr="006D2AE3">
        <w:rPr>
          <w:rFonts w:ascii="Times New Roman" w:eastAsia="Times New Roman" w:hAnsi="Times New Roman" w:cs="David" w:hint="cs"/>
          <w:sz w:val="24"/>
          <w:szCs w:val="24"/>
          <w:rtl/>
          <w:lang w:eastAsia="he-IL"/>
        </w:rPr>
        <w:t>.</w:t>
      </w:r>
    </w:p>
    <w:p w14:paraId="60B12BD4"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07EB3C0F"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בדיקת תכניות המתכננים מהיבט אחזקה</w:t>
      </w:r>
      <w:r w:rsidRPr="006D2AE3">
        <w:rPr>
          <w:rFonts w:ascii="Times New Roman" w:eastAsia="Times New Roman" w:hAnsi="Times New Roman" w:cs="David" w:hint="cs"/>
          <w:sz w:val="24"/>
          <w:szCs w:val="24"/>
          <w:rtl/>
          <w:lang w:eastAsia="he-IL"/>
        </w:rPr>
        <w:t xml:space="preserve"> ונגישות לאחזקה</w:t>
      </w:r>
      <w:r w:rsidRPr="006D2AE3">
        <w:rPr>
          <w:rFonts w:ascii="Times New Roman" w:eastAsia="Times New Roman" w:hAnsi="Times New Roman" w:cs="David"/>
          <w:sz w:val="24"/>
          <w:szCs w:val="24"/>
          <w:rtl/>
          <w:lang w:eastAsia="he-IL"/>
        </w:rPr>
        <w:t xml:space="preserve"> והצגת דרישות לביצוע שינויים בהתאם</w:t>
      </w:r>
      <w:r w:rsidRPr="006D2AE3">
        <w:rPr>
          <w:rFonts w:ascii="Times New Roman" w:eastAsia="Times New Roman" w:hAnsi="Times New Roman" w:cs="David" w:hint="cs"/>
          <w:sz w:val="24"/>
          <w:szCs w:val="24"/>
          <w:rtl/>
          <w:lang w:eastAsia="he-IL"/>
        </w:rPr>
        <w:t>.</w:t>
      </w:r>
    </w:p>
    <w:p w14:paraId="666BCF55"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50FDDF72"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32"/>
          <w:szCs w:val="32"/>
          <w:u w:val="single"/>
          <w:rtl/>
          <w:lang w:eastAsia="he-IL"/>
        </w:rPr>
      </w:pPr>
      <w:r w:rsidRPr="006D2AE3">
        <w:rPr>
          <w:rFonts w:ascii="Times New Roman" w:eastAsia="Times New Roman" w:hAnsi="Times New Roman" w:cs="David" w:hint="cs"/>
          <w:sz w:val="24"/>
          <w:szCs w:val="24"/>
          <w:rtl/>
          <w:lang w:eastAsia="he-IL"/>
        </w:rPr>
        <w:t>ייעוץ לאדריכל וליועצים האחרים בקשר לפירים, להכנות הבינוי, לתשתיות וכיוב'.</w:t>
      </w:r>
    </w:p>
    <w:p w14:paraId="36720403"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F10BAA2"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הפצת חומר לכל יועץ בנפרד וטיפול עד למציאת פתרונות סופיים ומאושרים</w:t>
      </w:r>
      <w:r w:rsidRPr="006D2AE3">
        <w:rPr>
          <w:rFonts w:ascii="Times New Roman" w:eastAsia="Times New Roman" w:hAnsi="Times New Roman" w:cs="David" w:hint="cs"/>
          <w:sz w:val="24"/>
          <w:szCs w:val="24"/>
          <w:rtl/>
          <w:lang w:eastAsia="he-IL"/>
        </w:rPr>
        <w:t xml:space="preserve"> לביצוע.</w:t>
      </w:r>
    </w:p>
    <w:p w14:paraId="4FD4C6FF"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0E2FEED"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קורת כל התכניות והמפרטים של האדריכל והיועצים השונים כדי לוודא שהתכנון תואם את דרישות תיאום המערכות.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לתיאום תשתיות ומערכות. באחריות היועץ להעביר התייחסות בכתב ו/או על גבי התכניות של כל אחד מן היועצים ו/או המתכננים.</w:t>
      </w:r>
    </w:p>
    <w:p w14:paraId="0F5A9F3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29AE802" w14:textId="26DE2929"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del w:id="130" w:author="Meryl Etman [2]" w:date="2022-02-01T18:27:00Z">
        <w:r w:rsidRPr="006D2AE3" w:rsidDel="002479A8">
          <w:rPr>
            <w:rFonts w:ascii="Times New Roman" w:eastAsia="Times New Roman" w:hAnsi="Times New Roman" w:cs="David" w:hint="cs"/>
            <w:sz w:val="24"/>
            <w:szCs w:val="24"/>
            <w:rtl/>
            <w:lang w:eastAsia="he-IL"/>
          </w:rPr>
          <w:lastRenderedPageBreak/>
          <w:delText>בדיקת</w:delText>
        </w:r>
        <w:r w:rsidRPr="006D2AE3" w:rsidDel="002479A8">
          <w:rPr>
            <w:rFonts w:ascii="Times New Roman" w:eastAsia="Times New Roman" w:hAnsi="Times New Roman" w:cs="David"/>
            <w:sz w:val="24"/>
            <w:szCs w:val="24"/>
            <w:rtl/>
            <w:lang w:eastAsia="he-IL"/>
          </w:rPr>
          <w:delText xml:space="preserve"> </w:delText>
        </w:r>
        <w:r w:rsidRPr="006D2AE3" w:rsidDel="002479A8">
          <w:rPr>
            <w:rFonts w:ascii="Times New Roman" w:eastAsia="Times New Roman" w:hAnsi="Times New Roman" w:cs="David" w:hint="cs"/>
            <w:sz w:val="24"/>
            <w:szCs w:val="24"/>
            <w:rtl/>
            <w:lang w:eastAsia="he-IL"/>
          </w:rPr>
          <w:delText>ה</w:delText>
        </w:r>
        <w:r w:rsidRPr="006D2AE3" w:rsidDel="002479A8">
          <w:rPr>
            <w:rFonts w:ascii="Times New Roman" w:eastAsia="Times New Roman" w:hAnsi="Times New Roman" w:cs="David"/>
            <w:sz w:val="24"/>
            <w:szCs w:val="24"/>
            <w:rtl/>
            <w:lang w:eastAsia="he-IL"/>
          </w:rPr>
          <w:delText>שינויים בתוכניות ככל שיתחייב להתאמת הפרויקט למסגרת התקציבית כפי שיקבע ע"י המזמין</w:delText>
        </w:r>
      </w:del>
      <w:ins w:id="131" w:author="Meryl Etman [2]" w:date="2022-02-01T18:27:00Z">
        <w:r w:rsidR="002479A8">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2BC36533"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20E3284"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אישור תכניות </w:t>
      </w:r>
      <w:r w:rsidRPr="006D2AE3">
        <w:rPr>
          <w:rFonts w:ascii="Times New Roman" w:eastAsia="Times New Roman" w:hAnsi="Times New Roman" w:cs="David" w:hint="cs"/>
          <w:sz w:val="24"/>
          <w:szCs w:val="24"/>
          <w:rtl/>
          <w:lang w:eastAsia="he-IL"/>
        </w:rPr>
        <w:t>מפורטות</w:t>
      </w:r>
      <w:r w:rsidRPr="006D2AE3">
        <w:rPr>
          <w:rFonts w:ascii="Times New Roman" w:eastAsia="Times New Roman" w:hAnsi="Times New Roman" w:cs="David"/>
          <w:sz w:val="24"/>
          <w:szCs w:val="24"/>
          <w:rtl/>
          <w:lang w:eastAsia="he-IL"/>
        </w:rPr>
        <w:t xml:space="preserve"> לביצוע</w:t>
      </w:r>
      <w:r w:rsidRPr="006D2AE3">
        <w:rPr>
          <w:rFonts w:ascii="Times New Roman" w:eastAsia="Times New Roman" w:hAnsi="Times New Roman" w:cs="David" w:hint="cs"/>
          <w:sz w:val="24"/>
          <w:szCs w:val="24"/>
          <w:rtl/>
          <w:lang w:eastAsia="he-IL"/>
        </w:rPr>
        <w:t>.</w:t>
      </w:r>
    </w:p>
    <w:p w14:paraId="75B4B563"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09F8317"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הפקה והפצת תכניות וחתכים צבעוניים לביצוע באתר</w:t>
      </w:r>
      <w:r w:rsidRPr="006D2AE3">
        <w:rPr>
          <w:rFonts w:ascii="Times New Roman" w:eastAsia="Times New Roman" w:hAnsi="Times New Roman" w:cs="David" w:hint="cs"/>
          <w:sz w:val="24"/>
          <w:szCs w:val="24"/>
          <w:rtl/>
          <w:lang w:eastAsia="he-IL"/>
        </w:rPr>
        <w:t>.</w:t>
      </w:r>
    </w:p>
    <w:p w14:paraId="7274D7F4"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78D9A3D" w14:textId="09D65759"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del w:id="132" w:author="Meryl Etman [2]" w:date="2022-02-01T18:27:00Z">
        <w:r w:rsidRPr="006D2AE3" w:rsidDel="002479A8">
          <w:rPr>
            <w:rFonts w:ascii="Times New Roman" w:eastAsia="Times New Roman" w:hAnsi="Times New Roman" w:cs="David"/>
            <w:sz w:val="24"/>
            <w:szCs w:val="24"/>
            <w:rtl/>
            <w:lang w:eastAsia="he-IL"/>
          </w:rPr>
          <w:delText>מתן חוות דעת טכנית וי</w:delText>
        </w:r>
        <w:r w:rsidRPr="006D2AE3" w:rsidDel="002479A8">
          <w:rPr>
            <w:rFonts w:ascii="Times New Roman" w:eastAsia="Times New Roman" w:hAnsi="Times New Roman" w:cs="David" w:hint="cs"/>
            <w:sz w:val="24"/>
            <w:szCs w:val="24"/>
            <w:rtl/>
            <w:lang w:eastAsia="he-IL"/>
          </w:rPr>
          <w:delText>י</w:delText>
        </w:r>
        <w:r w:rsidRPr="006D2AE3" w:rsidDel="002479A8">
          <w:rPr>
            <w:rFonts w:ascii="Times New Roman" w:eastAsia="Times New Roman" w:hAnsi="Times New Roman" w:cs="David"/>
            <w:sz w:val="24"/>
            <w:szCs w:val="24"/>
            <w:rtl/>
            <w:lang w:eastAsia="he-IL"/>
          </w:rPr>
          <w:delText>עוץ בכל הקשור בהכנת המכרזים ופרסומם</w:delText>
        </w:r>
      </w:del>
      <w:ins w:id="133" w:author="Meryl Etman [2]" w:date="2022-02-01T18:27:00Z">
        <w:r w:rsidR="002479A8">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5E62CD8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73BD2A" w14:textId="77777777" w:rsidR="006D2AE3" w:rsidRPr="00415999" w:rsidRDefault="006D2AE3" w:rsidP="00415999">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חוות דעת טכנית, בכל הקשור להצעות הקבלנים.</w:t>
      </w:r>
    </w:p>
    <w:p w14:paraId="662CB72B" w14:textId="77777777" w:rsidR="006D2AE3" w:rsidRPr="006D2AE3" w:rsidDel="002479A8" w:rsidRDefault="006D2AE3">
      <w:pPr>
        <w:widowControl w:val="0"/>
        <w:spacing w:before="0" w:beforeAutospacing="0" w:after="0" w:afterAutospacing="0" w:line="240" w:lineRule="auto"/>
        <w:jc w:val="both"/>
        <w:rPr>
          <w:del w:id="134" w:author="Meryl Etman [2]" w:date="2022-02-01T18:27:00Z"/>
          <w:rFonts w:ascii="Times New Roman" w:eastAsia="Times New Roman" w:hAnsi="Times New Roman" w:cs="David"/>
          <w:sz w:val="24"/>
          <w:szCs w:val="24"/>
          <w:rtl/>
          <w:lang w:eastAsia="he-IL"/>
        </w:rPr>
        <w:pPrChange w:id="135" w:author="Meryl Etman [2]" w:date="2022-02-01T18:27:00Z">
          <w:pPr>
            <w:widowControl w:val="0"/>
            <w:spacing w:before="0" w:beforeAutospacing="0" w:after="0" w:afterAutospacing="0" w:line="240" w:lineRule="auto"/>
            <w:ind w:left="1440"/>
            <w:jc w:val="both"/>
          </w:pPr>
        </w:pPrChange>
      </w:pPr>
    </w:p>
    <w:p w14:paraId="5C7BCE54" w14:textId="01B418FE" w:rsidR="006D2AE3" w:rsidRPr="006D2AE3" w:rsidRDefault="006D2AE3">
      <w:pPr>
        <w:widowControl w:val="0"/>
        <w:spacing w:before="0" w:beforeAutospacing="0" w:after="120" w:afterAutospacing="0" w:line="240" w:lineRule="auto"/>
        <w:rPr>
          <w:rFonts w:ascii="Times New Roman" w:eastAsia="Times New Roman" w:hAnsi="Times New Roman" w:cs="David"/>
          <w:sz w:val="24"/>
          <w:szCs w:val="24"/>
          <w:rtl/>
          <w:lang w:eastAsia="he-IL"/>
        </w:rPr>
        <w:pPrChange w:id="136" w:author="Meryl Etman [2]" w:date="2022-02-01T18:27:00Z">
          <w:pPr>
            <w:widowControl w:val="0"/>
            <w:spacing w:before="0" w:beforeAutospacing="0" w:after="120" w:afterAutospacing="0" w:line="240" w:lineRule="auto"/>
            <w:ind w:left="1440"/>
          </w:pPr>
        </w:pPrChange>
      </w:pPr>
      <w:del w:id="137" w:author="Meryl Etman [2]" w:date="2022-02-01T18:27:00Z">
        <w:r w:rsidRPr="006D2AE3" w:rsidDel="002479A8">
          <w:rPr>
            <w:rFonts w:ascii="Times New Roman" w:eastAsia="Times New Roman" w:hAnsi="Times New Roman" w:cs="David"/>
            <w:sz w:val="24"/>
            <w:szCs w:val="24"/>
            <w:rtl/>
            <w:lang w:eastAsia="he-IL"/>
          </w:rPr>
          <w:delText>מובהר בזאת שה</w:delText>
        </w:r>
        <w:r w:rsidRPr="006D2AE3" w:rsidDel="002479A8">
          <w:rPr>
            <w:rFonts w:ascii="Times New Roman" w:eastAsia="Times New Roman" w:hAnsi="Times New Roman" w:cs="David" w:hint="cs"/>
            <w:sz w:val="24"/>
            <w:szCs w:val="24"/>
            <w:rtl/>
            <w:lang w:eastAsia="he-IL"/>
          </w:rPr>
          <w:delText>יועץ</w:delText>
        </w:r>
        <w:r w:rsidRPr="006D2AE3" w:rsidDel="002479A8">
          <w:rPr>
            <w:rFonts w:ascii="Times New Roman" w:eastAsia="Times New Roman" w:hAnsi="Times New Roman" w:cs="David"/>
            <w:sz w:val="24"/>
            <w:szCs w:val="24"/>
            <w:rtl/>
            <w:lang w:eastAsia="he-IL"/>
          </w:rPr>
          <w:delText xml:space="preserve"> יכין, באם י</w:delText>
        </w:r>
        <w:r w:rsidRPr="006D2AE3" w:rsidDel="002479A8">
          <w:rPr>
            <w:rFonts w:ascii="Times New Roman" w:eastAsia="Times New Roman" w:hAnsi="Times New Roman" w:cs="David" w:hint="cs"/>
            <w:sz w:val="24"/>
            <w:szCs w:val="24"/>
            <w:rtl/>
            <w:lang w:eastAsia="he-IL"/>
          </w:rPr>
          <w:delText>י</w:delText>
        </w:r>
        <w:r w:rsidRPr="006D2AE3" w:rsidDel="002479A8">
          <w:rPr>
            <w:rFonts w:ascii="Times New Roman" w:eastAsia="Times New Roman" w:hAnsi="Times New Roman" w:cs="David"/>
            <w:sz w:val="24"/>
            <w:szCs w:val="24"/>
            <w:rtl/>
            <w:lang w:eastAsia="he-IL"/>
          </w:rPr>
          <w:delText>דרש מסמכים למכרזים, עוד לפני השלמת המסמכים המפורטים לב</w:delText>
        </w:r>
        <w:r w:rsidRPr="006D2AE3" w:rsidDel="002479A8">
          <w:rPr>
            <w:rFonts w:ascii="Times New Roman" w:eastAsia="Times New Roman" w:hAnsi="Times New Roman" w:cs="David" w:hint="cs"/>
            <w:sz w:val="24"/>
            <w:szCs w:val="24"/>
            <w:rtl/>
            <w:lang w:eastAsia="he-IL"/>
          </w:rPr>
          <w:delText>י</w:delText>
        </w:r>
        <w:r w:rsidRPr="006D2AE3" w:rsidDel="002479A8">
          <w:rPr>
            <w:rFonts w:ascii="Times New Roman" w:eastAsia="Times New Roman" w:hAnsi="Times New Roman" w:cs="David"/>
            <w:sz w:val="24"/>
            <w:szCs w:val="24"/>
            <w:rtl/>
            <w:lang w:eastAsia="he-IL"/>
          </w:rPr>
          <w:delText>צוע</w:delText>
        </w:r>
      </w:del>
      <w:del w:id="138" w:author="Meryl Etman [2]" w:date="2022-02-01T18:28:00Z">
        <w:r w:rsidRPr="006D2AE3" w:rsidDel="002479A8">
          <w:rPr>
            <w:rFonts w:ascii="Times New Roman" w:eastAsia="Times New Roman" w:hAnsi="Times New Roman" w:cs="David"/>
            <w:sz w:val="24"/>
            <w:szCs w:val="24"/>
            <w:rtl/>
            <w:lang w:eastAsia="he-IL"/>
          </w:rPr>
          <w:delText>.</w:delText>
        </w:r>
      </w:del>
    </w:p>
    <w:p w14:paraId="14A740F6"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F73EC0A" w14:textId="77777777" w:rsidR="006D2AE3" w:rsidRPr="006D2AE3" w:rsidRDefault="006D2AE3" w:rsidP="006D2AE3">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3.4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פיקוח עליון</w:t>
      </w:r>
      <w:r w:rsidRPr="006D2AE3">
        <w:rPr>
          <w:rFonts w:ascii="Times New Roman" w:eastAsia="Times New Roman" w:hAnsi="Times New Roman" w:cs="David"/>
          <w:sz w:val="24"/>
          <w:szCs w:val="24"/>
          <w:rtl/>
          <w:lang w:eastAsia="he-IL"/>
        </w:rPr>
        <w:t>:</w:t>
      </w:r>
    </w:p>
    <w:p w14:paraId="4D333132"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3FF324DB" w14:textId="77777777" w:rsidR="006D2AE3" w:rsidRPr="006D2AE3" w:rsidRDefault="006D2AE3" w:rsidP="006D2AE3">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sz w:val="24"/>
          <w:szCs w:val="24"/>
          <w:rtl/>
          <w:lang w:eastAsia="he-IL"/>
        </w:rPr>
        <w:tab/>
        <w:t>הפ</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קוח העליון של 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על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העבודות יכלול:</w:t>
      </w:r>
    </w:p>
    <w:p w14:paraId="6DD9A94B" w14:textId="77777777" w:rsidR="006D2AE3" w:rsidRPr="006D2AE3" w:rsidRDefault="006D2AE3" w:rsidP="006D2AE3">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24083E0"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יעוץ והמלצה </w:t>
      </w:r>
      <w:r w:rsidRPr="006D2AE3">
        <w:rPr>
          <w:rFonts w:ascii="Times New Roman" w:eastAsia="Times New Roman" w:hAnsi="Times New Roman" w:cs="David" w:hint="cs"/>
          <w:sz w:val="24"/>
          <w:szCs w:val="24"/>
          <w:rtl/>
          <w:lang w:eastAsia="he-IL"/>
        </w:rPr>
        <w:t xml:space="preserve">למנהל </w:t>
      </w:r>
      <w:r w:rsidRPr="006D2AE3">
        <w:rPr>
          <w:rFonts w:ascii="Times New Roman" w:eastAsia="Times New Roman" w:hAnsi="Times New Roman" w:cs="David"/>
          <w:sz w:val="24"/>
          <w:szCs w:val="24"/>
          <w:rtl/>
          <w:lang w:eastAsia="he-IL"/>
        </w:rPr>
        <w:t xml:space="preserve">לגבי </w:t>
      </w:r>
      <w:r w:rsidRPr="006D2AE3">
        <w:rPr>
          <w:rFonts w:ascii="Times New Roman" w:eastAsia="Times New Roman" w:hAnsi="Times New Roman" w:cs="David" w:hint="cs"/>
          <w:sz w:val="24"/>
          <w:szCs w:val="24"/>
          <w:rtl/>
          <w:lang w:eastAsia="he-IL"/>
        </w:rPr>
        <w:t>פתרונות לפתרון תיאום מערכות באזורים שהקבלן מתריע עליהם כבעייתיי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w:t>
      </w:r>
    </w:p>
    <w:p w14:paraId="10101C4B"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51A1CA5" w14:textId="23030773"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del w:id="139" w:author="Meryl Etman [2]" w:date="2021-11-21T15:58:00Z">
        <w:r w:rsidRPr="006D2AE3" w:rsidDel="000F1AA1">
          <w:rPr>
            <w:rFonts w:ascii="Times New Roman" w:eastAsia="Times New Roman" w:hAnsi="Times New Roman" w:cs="David"/>
            <w:sz w:val="24"/>
            <w:szCs w:val="24"/>
            <w:rtl/>
            <w:lang w:eastAsia="he-IL"/>
          </w:rPr>
          <w:delText xml:space="preserve">עדכון </w:delText>
        </w:r>
        <w:r w:rsidRPr="006D2AE3" w:rsidDel="000F1AA1">
          <w:rPr>
            <w:rFonts w:ascii="Times New Roman" w:eastAsia="Times New Roman" w:hAnsi="Times New Roman" w:cs="David" w:hint="cs"/>
            <w:sz w:val="24"/>
            <w:szCs w:val="24"/>
            <w:rtl/>
            <w:lang w:eastAsia="he-IL"/>
          </w:rPr>
          <w:delText>מודל</w:delText>
        </w:r>
        <w:r w:rsidRPr="006D2AE3" w:rsidDel="000F1AA1">
          <w:rPr>
            <w:rFonts w:ascii="Times New Roman" w:eastAsia="Times New Roman" w:hAnsi="Times New Roman" w:cs="David"/>
            <w:sz w:val="24"/>
            <w:szCs w:val="24"/>
            <w:rtl/>
            <w:lang w:eastAsia="he-IL"/>
          </w:rPr>
          <w:delText xml:space="preserve"> </w:delText>
        </w:r>
        <w:r w:rsidRPr="006D2AE3" w:rsidDel="000F1AA1">
          <w:rPr>
            <w:rFonts w:ascii="Times New Roman" w:eastAsia="Times New Roman" w:hAnsi="Times New Roman" w:cs="David" w:hint="cs"/>
            <w:sz w:val="24"/>
            <w:szCs w:val="24"/>
            <w:rtl/>
            <w:lang w:eastAsia="he-IL"/>
          </w:rPr>
          <w:delText xml:space="preserve">תיאום המערכות, החתכים </w:delText>
        </w:r>
        <w:r w:rsidRPr="006D2AE3" w:rsidDel="000F1AA1">
          <w:rPr>
            <w:rFonts w:ascii="Times New Roman" w:eastAsia="Times New Roman" w:hAnsi="Times New Roman" w:cs="David"/>
            <w:sz w:val="24"/>
            <w:szCs w:val="24"/>
            <w:rtl/>
            <w:lang w:eastAsia="he-IL"/>
          </w:rPr>
          <w:delText>והפרטים בהתאם לשינויים שיתחייבו מבעיות שיופיעו במהלך ב</w:delText>
        </w:r>
        <w:r w:rsidRPr="006D2AE3" w:rsidDel="000F1AA1">
          <w:rPr>
            <w:rFonts w:ascii="Times New Roman" w:eastAsia="Times New Roman" w:hAnsi="Times New Roman" w:cs="David" w:hint="cs"/>
            <w:sz w:val="24"/>
            <w:szCs w:val="24"/>
            <w:rtl/>
            <w:lang w:eastAsia="he-IL"/>
          </w:rPr>
          <w:delText>י</w:delText>
        </w:r>
        <w:r w:rsidRPr="006D2AE3" w:rsidDel="000F1AA1">
          <w:rPr>
            <w:rFonts w:ascii="Times New Roman" w:eastAsia="Times New Roman" w:hAnsi="Times New Roman" w:cs="David"/>
            <w:sz w:val="24"/>
            <w:szCs w:val="24"/>
            <w:rtl/>
            <w:lang w:eastAsia="he-IL"/>
          </w:rPr>
          <w:delText xml:space="preserve">צוע העבודות </w:delText>
        </w:r>
        <w:r w:rsidRPr="006D2AE3" w:rsidDel="000F1AA1">
          <w:rPr>
            <w:rFonts w:ascii="Times New Roman" w:eastAsia="Times New Roman" w:hAnsi="Times New Roman" w:cs="David" w:hint="cs"/>
            <w:sz w:val="24"/>
            <w:szCs w:val="24"/>
            <w:rtl/>
            <w:lang w:eastAsia="he-IL"/>
          </w:rPr>
          <w:delText>ע"י</w:delText>
        </w:r>
        <w:r w:rsidRPr="006D2AE3" w:rsidDel="000F1AA1">
          <w:rPr>
            <w:rFonts w:ascii="Times New Roman" w:eastAsia="Times New Roman" w:hAnsi="Times New Roman" w:cs="David"/>
            <w:sz w:val="24"/>
            <w:szCs w:val="24"/>
            <w:rtl/>
            <w:lang w:eastAsia="he-IL"/>
          </w:rPr>
          <w:delText xml:space="preserve"> </w:delText>
        </w:r>
        <w:r w:rsidRPr="006D2AE3" w:rsidDel="000F1AA1">
          <w:rPr>
            <w:rFonts w:ascii="Times New Roman" w:eastAsia="Times New Roman" w:hAnsi="Times New Roman" w:cs="David" w:hint="cs"/>
            <w:sz w:val="24"/>
            <w:szCs w:val="24"/>
            <w:rtl/>
            <w:lang w:eastAsia="he-IL"/>
          </w:rPr>
          <w:delText>הקבלן, אשר אושרו מראש ע"י המזמין והמנהל.</w:delText>
        </w:r>
        <w:r w:rsidRPr="006D2AE3" w:rsidDel="000F1AA1">
          <w:rPr>
            <w:rFonts w:ascii="Times New Roman" w:eastAsia="Times New Roman" w:hAnsi="Times New Roman" w:cs="David"/>
            <w:sz w:val="24"/>
            <w:szCs w:val="24"/>
            <w:rtl/>
            <w:lang w:eastAsia="he-IL"/>
          </w:rPr>
          <w:delText xml:space="preserve"> כל עדכון יבוצע בתאום עם המנהל בכתב</w:delText>
        </w:r>
      </w:del>
      <w:ins w:id="140" w:author="Meryl Etman [2]" w:date="2021-11-21T15:58:00Z">
        <w:r w:rsidR="000F1AA1">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65C9D702"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B4A453E"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3B4F0303"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133595D"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09F8255F"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FBE6629"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לפתרונות במקרים של כשלים בבצוע העבודות לעומת התכנון.</w:t>
      </w:r>
    </w:p>
    <w:p w14:paraId="1661F2A9"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6A706F9"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10C36689"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34154B6"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6D2AE3">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6D2AE3">
        <w:rPr>
          <w:rFonts w:ascii="Times New Roman" w:eastAsia="Times New Roman" w:hAnsi="Times New Roman" w:cs="David"/>
          <w:sz w:val="24"/>
          <w:szCs w:val="24"/>
          <w:rtl/>
          <w:lang w:eastAsia="he-IL"/>
        </w:rPr>
        <w:t>.</w:t>
      </w:r>
    </w:p>
    <w:p w14:paraId="6C5B93C5"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040DB9D"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יתר הדרוש לפיקוח עליון, ולביקורת על הבניה.</w:t>
      </w:r>
    </w:p>
    <w:p w14:paraId="2335D101"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29FEB54" w14:textId="2FA8FCDB"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del w:id="141" w:author="Meryl Etman [2]" w:date="2022-02-01T18:28:00Z">
        <w:r w:rsidRPr="006D2AE3" w:rsidDel="002479A8">
          <w:rPr>
            <w:rFonts w:ascii="Times New Roman" w:eastAsia="Times New Roman" w:hAnsi="Times New Roman" w:cs="David"/>
            <w:sz w:val="24"/>
            <w:szCs w:val="24"/>
            <w:rtl/>
            <w:lang w:eastAsia="he-IL"/>
          </w:rPr>
          <w:delText>עיבוד תכניות הפרויקט כפי שבוצעו למעשה (</w:delText>
        </w:r>
        <w:r w:rsidRPr="006D2AE3" w:rsidDel="002479A8">
          <w:rPr>
            <w:rFonts w:ascii="Times New Roman" w:eastAsia="Times New Roman" w:hAnsi="Times New Roman" w:cs="David"/>
            <w:sz w:val="24"/>
            <w:szCs w:val="24"/>
            <w:lang w:eastAsia="he-IL"/>
          </w:rPr>
          <w:delText>AS-MADE</w:delText>
        </w:r>
        <w:r w:rsidRPr="006D2AE3" w:rsidDel="002479A8">
          <w:rPr>
            <w:rFonts w:ascii="Times New Roman" w:eastAsia="Times New Roman" w:hAnsi="Times New Roman" w:cs="David"/>
            <w:sz w:val="24"/>
            <w:szCs w:val="24"/>
            <w:rtl/>
            <w:lang w:eastAsia="he-IL"/>
          </w:rPr>
          <w:delText xml:space="preserve">) על בסיס תכניות </w:delText>
        </w:r>
        <w:r w:rsidRPr="006D2AE3" w:rsidDel="002479A8">
          <w:rPr>
            <w:rFonts w:ascii="Times New Roman" w:eastAsia="Times New Roman" w:hAnsi="Times New Roman" w:cs="David"/>
            <w:sz w:val="24"/>
            <w:szCs w:val="24"/>
            <w:lang w:eastAsia="he-IL"/>
          </w:rPr>
          <w:delText>AS-MADE</w:delText>
        </w:r>
        <w:r w:rsidRPr="006D2AE3" w:rsidDel="002479A8">
          <w:rPr>
            <w:rFonts w:ascii="Times New Roman" w:eastAsia="Times New Roman" w:hAnsi="Times New Roman" w:cs="David"/>
            <w:sz w:val="24"/>
            <w:szCs w:val="24"/>
            <w:rtl/>
            <w:lang w:eastAsia="he-IL"/>
          </w:rPr>
          <w:delText xml:space="preserve"> שימסור הקבלן תוך ציון כל השינויים שחלו בזמן הביצוע, ומסירתם למזמין ע"ג דיסקט</w:delText>
        </w:r>
      </w:del>
      <w:ins w:id="142" w:author="Meryl Etman [2]" w:date="2022-02-01T18:28:00Z">
        <w:r w:rsidR="002479A8">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2C13D8CC" w14:textId="77777777" w:rsidR="006D2AE3" w:rsidRPr="006D2AE3" w:rsidDel="002479A8" w:rsidRDefault="006D2AE3" w:rsidP="006D2AE3">
      <w:pPr>
        <w:widowControl w:val="0"/>
        <w:spacing w:before="0" w:beforeAutospacing="0" w:after="0" w:afterAutospacing="0" w:line="240" w:lineRule="auto"/>
        <w:ind w:left="2160" w:hanging="720"/>
        <w:jc w:val="both"/>
        <w:rPr>
          <w:del w:id="143" w:author="Meryl Etman [2]" w:date="2022-02-01T18:28:00Z"/>
          <w:rFonts w:ascii="Times New Roman" w:eastAsia="Times New Roman" w:hAnsi="Times New Roman" w:cs="David"/>
          <w:sz w:val="24"/>
          <w:szCs w:val="24"/>
          <w:rtl/>
          <w:lang w:eastAsia="he-IL"/>
        </w:rPr>
      </w:pPr>
    </w:p>
    <w:p w14:paraId="1070D770" w14:textId="77777777" w:rsidR="006D2AE3" w:rsidRPr="006D2AE3" w:rsidRDefault="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Change w:id="144" w:author="Meryl Etman [2]" w:date="2022-02-01T18:28:00Z">
          <w:pPr>
            <w:widowControl w:val="0"/>
            <w:spacing w:before="0" w:beforeAutospacing="0" w:after="0" w:afterAutospacing="0" w:line="276" w:lineRule="auto"/>
            <w:ind w:left="2160"/>
            <w:jc w:val="both"/>
          </w:pPr>
        </w:pPrChange>
      </w:pPr>
    </w:p>
    <w:p w14:paraId="5405A88C" w14:textId="77777777" w:rsidR="006D2AE3" w:rsidRPr="006D2AE3" w:rsidRDefault="006D2AE3" w:rsidP="006D2AE3">
      <w:pPr>
        <w:widowControl w:val="0"/>
        <w:numPr>
          <w:ilvl w:val="0"/>
          <w:numId w:val="8"/>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השתתפות </w:t>
      </w:r>
      <w:r w:rsidRPr="006D2AE3">
        <w:rPr>
          <w:rFonts w:ascii="Times New Roman" w:eastAsia="Times New Roman" w:hAnsi="Times New Roman" w:cs="David"/>
          <w:sz w:val="24"/>
          <w:szCs w:val="24"/>
          <w:rtl/>
          <w:lang w:eastAsia="he-IL"/>
        </w:rPr>
        <w:t>בישיבות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תקופ</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יות. </w:t>
      </w:r>
    </w:p>
    <w:p w14:paraId="781FD9EC" w14:textId="77777777" w:rsidR="006D2AE3" w:rsidRPr="006D2AE3" w:rsidRDefault="006D2AE3" w:rsidP="006D2AE3">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78F8357B" w14:textId="77777777" w:rsidR="006D2AE3" w:rsidRPr="006D2AE3" w:rsidRDefault="006D2AE3" w:rsidP="006D2AE3">
      <w:pPr>
        <w:widowControl w:val="0"/>
        <w:spacing w:before="0" w:beforeAutospacing="0" w:after="0" w:afterAutospacing="0" w:line="360" w:lineRule="auto"/>
        <w:ind w:left="216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ג.</w:t>
      </w:r>
      <w:r w:rsidRPr="006D2AE3">
        <w:rPr>
          <w:rFonts w:ascii="Times New Roman" w:eastAsia="Times New Roman" w:hAnsi="Times New Roman" w:cs="David"/>
          <w:sz w:val="24"/>
          <w:szCs w:val="24"/>
          <w:rtl/>
          <w:lang w:eastAsia="he-IL"/>
        </w:rPr>
        <w:tab/>
        <w:t xml:space="preserve">אין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w:t>
      </w:r>
      <w:r w:rsidRPr="006D2AE3">
        <w:rPr>
          <w:rFonts w:ascii="Times New Roman" w:eastAsia="Times New Roman" w:hAnsi="Times New Roman" w:cs="David"/>
          <w:sz w:val="24"/>
          <w:szCs w:val="24"/>
          <w:rtl/>
          <w:lang w:eastAsia="he-IL"/>
        </w:rPr>
        <w:lastRenderedPageBreak/>
        <w:t>למחירים או לדרכי ביצוע אלא באמצעות נציג המזמין.</w:t>
      </w:r>
    </w:p>
    <w:p w14:paraId="6528AE89" w14:textId="77777777" w:rsidR="006D2AE3" w:rsidRPr="006D2AE3" w:rsidRDefault="006D2AE3"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t xml:space="preserve"> </w:t>
      </w:r>
    </w:p>
    <w:p w14:paraId="64BCAB8A" w14:textId="77777777" w:rsidR="006D2AE3" w:rsidRPr="006D2AE3" w:rsidRDefault="006D2AE3"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350DAAF2" w14:textId="77777777" w:rsidR="006D2AE3" w:rsidRPr="006D2AE3" w:rsidRDefault="006D2AE3"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w:t>
      </w:r>
      <w:r w:rsidRPr="006D2AE3">
        <w:rPr>
          <w:rFonts w:ascii="Times New Roman" w:eastAsia="Times New Roman" w:hAnsi="Times New Roman" w:cs="David"/>
          <w:sz w:val="24"/>
          <w:szCs w:val="24"/>
          <w:rtl/>
          <w:lang w:eastAsia="he-IL"/>
        </w:rPr>
        <w:tab/>
        <w:t>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למזמין בדבר אחזקת המתקן.</w:t>
      </w:r>
    </w:p>
    <w:p w14:paraId="6863C946"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72D6795" w14:textId="77777777" w:rsidR="006D2AE3" w:rsidRPr="006D2AE3" w:rsidRDefault="006D2AE3" w:rsidP="006D2AE3">
      <w:pPr>
        <w:widowControl w:val="0"/>
        <w:spacing w:before="0" w:beforeAutospacing="0" w:after="0" w:afterAutospacing="0" w:line="240" w:lineRule="auto"/>
        <w:ind w:left="-58" w:firstLine="142"/>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b/>
          <w:bCs/>
          <w:sz w:val="24"/>
          <w:szCs w:val="24"/>
          <w:rtl/>
          <w:lang w:eastAsia="he-IL"/>
        </w:rPr>
        <w:t>4.</w:t>
      </w:r>
      <w:r w:rsidRPr="006D2AE3">
        <w:rPr>
          <w:rFonts w:ascii="Times New Roman" w:eastAsia="Times New Roman" w:hAnsi="Times New Roman" w:cs="David"/>
          <w:b/>
          <w:bCs/>
          <w:sz w:val="24"/>
          <w:szCs w:val="24"/>
          <w:rtl/>
          <w:lang w:eastAsia="he-IL"/>
        </w:rPr>
        <w:tab/>
      </w:r>
      <w:r w:rsidRPr="006D2AE3">
        <w:rPr>
          <w:rFonts w:ascii="Times New Roman" w:eastAsia="Times New Roman" w:hAnsi="Times New Roman" w:cs="David"/>
          <w:b/>
          <w:bCs/>
          <w:sz w:val="24"/>
          <w:szCs w:val="24"/>
          <w:u w:val="single"/>
          <w:rtl/>
          <w:lang w:eastAsia="he-IL"/>
        </w:rPr>
        <w:t>אופציה לבחירת המזמין</w:t>
      </w:r>
      <w:r w:rsidRPr="006D2AE3">
        <w:rPr>
          <w:rFonts w:ascii="Times New Roman" w:eastAsia="Times New Roman" w:hAnsi="Times New Roman" w:cs="David"/>
          <w:b/>
          <w:bCs/>
          <w:sz w:val="24"/>
          <w:szCs w:val="24"/>
          <w:rtl/>
          <w:lang w:eastAsia="he-IL"/>
        </w:rPr>
        <w:t>:</w:t>
      </w:r>
    </w:p>
    <w:p w14:paraId="03EBA137" w14:textId="77777777" w:rsidR="006D2AE3" w:rsidRPr="006D2AE3" w:rsidRDefault="006D2AE3" w:rsidP="006D2AE3">
      <w:pPr>
        <w:widowControl w:val="0"/>
        <w:spacing w:before="0" w:beforeAutospacing="0" w:after="0" w:afterAutospacing="0" w:line="240" w:lineRule="auto"/>
        <w:ind w:left="-58" w:firstLine="142"/>
        <w:jc w:val="both"/>
        <w:rPr>
          <w:rFonts w:ascii="Times New Roman" w:eastAsia="Times New Roman" w:hAnsi="Times New Roman" w:cs="David"/>
          <w:sz w:val="24"/>
          <w:szCs w:val="24"/>
          <w:rtl/>
          <w:lang w:eastAsia="he-IL"/>
        </w:rPr>
      </w:pPr>
    </w:p>
    <w:p w14:paraId="0194658B" w14:textId="77777777" w:rsidR="006D2AE3" w:rsidRPr="006D2AE3" w:rsidRDefault="006D2AE3" w:rsidP="006D2AE3">
      <w:pPr>
        <w:widowControl w:val="0"/>
        <w:tabs>
          <w:tab w:val="left" w:pos="2096"/>
        </w:tabs>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א. </w:t>
      </w:r>
      <w:r w:rsidRPr="006D2AE3">
        <w:rPr>
          <w:rFonts w:ascii="Times New Roman" w:eastAsia="Times New Roman" w:hAnsi="Times New Roman" w:cs="David" w:hint="cs"/>
          <w:sz w:val="24"/>
          <w:szCs w:val="24"/>
          <w:rtl/>
          <w:lang w:eastAsia="he-IL"/>
        </w:rPr>
        <w:tab/>
      </w:r>
    </w:p>
    <w:p w14:paraId="35083F91" w14:textId="77777777" w:rsidR="006D2AE3" w:rsidRPr="006D2AE3" w:rsidRDefault="006D2AE3"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ב. </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הקבלנים יהיו רשאים להציע פתרונות אדריכליים</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קונסטרוקטיביים</w:t>
      </w:r>
      <w:r w:rsidRPr="006D2AE3">
        <w:rPr>
          <w:rFonts w:ascii="Times New Roman" w:eastAsia="Times New Roman" w:hAnsi="Times New Roman" w:cs="David" w:hint="cs"/>
          <w:sz w:val="24"/>
          <w:szCs w:val="24"/>
          <w:rtl/>
          <w:lang w:eastAsia="he-IL"/>
        </w:rPr>
        <w:t xml:space="preserve"> ואלקטרו-מכאניים</w:t>
      </w:r>
      <w:r w:rsidRPr="006D2AE3">
        <w:rPr>
          <w:rFonts w:ascii="Times New Roman" w:eastAsia="Times New Roman" w:hAnsi="Times New Roman" w:cs="David"/>
          <w:sz w:val="24"/>
          <w:szCs w:val="24"/>
          <w:rtl/>
          <w:lang w:eastAsia="he-IL"/>
        </w:rPr>
        <w:t xml:space="preserve">, פתרונות שונים מהפתרונות שהוצעו ע"י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לצורך כך ישתתף </w:t>
      </w:r>
      <w:r w:rsidRPr="006D2AE3">
        <w:rPr>
          <w:rFonts w:ascii="Times New Roman" w:eastAsia="Times New Roman" w:hAnsi="Times New Roman" w:cs="David" w:hint="cs"/>
          <w:sz w:val="24"/>
          <w:szCs w:val="24"/>
          <w:rtl/>
          <w:lang w:eastAsia="he-IL"/>
        </w:rPr>
        <w:t>היועץ</w:t>
      </w:r>
      <w:r w:rsidR="00415999">
        <w:rPr>
          <w:rFonts w:ascii="Times New Roman" w:eastAsia="Times New Roman" w:hAnsi="Times New Roman" w:cs="David"/>
          <w:sz w:val="24"/>
          <w:szCs w:val="24"/>
          <w:rtl/>
          <w:lang w:eastAsia="he-IL"/>
        </w:rPr>
        <w:t xml:space="preserve"> בפגישות, יבדוק ת</w:t>
      </w:r>
      <w:r w:rsidRPr="006D2AE3">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415999">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שורם ו/או את הערותיו לתכנון המוצע,</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ויבצע פ</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קוח עליון.</w:t>
      </w:r>
    </w:p>
    <w:p w14:paraId="187B6EC1" w14:textId="77777777" w:rsidR="006D2AE3" w:rsidRPr="006D2AE3" w:rsidRDefault="006D2AE3"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p>
    <w:p w14:paraId="52548F42" w14:textId="77777777" w:rsidR="006D2AE3" w:rsidRPr="006D2AE3" w:rsidRDefault="006D2AE3" w:rsidP="006D2AE3">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6</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1108AE75" w14:textId="77777777" w:rsidR="006D2AE3" w:rsidRPr="006D2AE3" w:rsidRDefault="006D2AE3" w:rsidP="006D2AE3">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7</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נציג המזמין רשאי להזמין מ</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הכל כפי שיפורט בנספח ד'.</w:t>
      </w:r>
    </w:p>
    <w:p w14:paraId="151987A3" w14:textId="77777777" w:rsidR="006D2AE3" w:rsidRPr="006D2AE3" w:rsidRDefault="006D2AE3" w:rsidP="006D2AE3">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8.</w:t>
      </w:r>
      <w:r w:rsidRPr="006D2AE3">
        <w:rPr>
          <w:rFonts w:ascii="Times New Roman" w:eastAsia="Times New Roman" w:hAnsi="Times New Roman" w:cs="David" w:hint="cs"/>
          <w:sz w:val="24"/>
          <w:szCs w:val="24"/>
          <w:rtl/>
          <w:lang w:eastAsia="he-IL"/>
        </w:rPr>
        <w:tab/>
        <w:t>יובהר כדלקמן:</w:t>
      </w:r>
    </w:p>
    <w:p w14:paraId="0F75367C" w14:textId="1AF46BBF" w:rsidR="006D2AE3" w:rsidRPr="00447566" w:rsidRDefault="006D2AE3" w:rsidP="006D2AE3">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del w:id="145" w:author="Meryl Etman [2]" w:date="2021-11-21T15:59:00Z">
        <w:r w:rsidRPr="00447566" w:rsidDel="000F1AA1">
          <w:rPr>
            <w:rFonts w:ascii="Times New Roman" w:eastAsia="Times New Roman" w:hAnsi="Times New Roman" w:cs="David"/>
            <w:sz w:val="24"/>
            <w:szCs w:val="24"/>
            <w:rtl/>
            <w:lang w:eastAsia="he-IL"/>
          </w:rPr>
          <w:delText xml:space="preserve">העבודה הממוחשבת בפרויקט תיערך בתכנת </w:delText>
        </w:r>
        <w:r w:rsidRPr="00447566" w:rsidDel="000F1AA1">
          <w:rPr>
            <w:rFonts w:ascii="Times New Roman" w:eastAsia="Times New Roman" w:hAnsi="Times New Roman" w:cs="David"/>
            <w:sz w:val="24"/>
            <w:szCs w:val="24"/>
            <w:lang w:eastAsia="he-IL"/>
          </w:rPr>
          <w:delText>REVIT</w:delText>
        </w:r>
        <w:r w:rsidRPr="00447566" w:rsidDel="000F1AA1">
          <w:rPr>
            <w:rFonts w:ascii="Times New Roman" w:eastAsia="Times New Roman" w:hAnsi="Times New Roman" w:cs="David"/>
            <w:sz w:val="24"/>
            <w:szCs w:val="24"/>
            <w:rtl/>
            <w:lang w:eastAsia="he-IL"/>
          </w:rPr>
          <w:delText xml:space="preserve"> </w:delText>
        </w:r>
        <w:r w:rsidR="00415999" w:rsidRPr="00447566" w:rsidDel="000F1AA1">
          <w:rPr>
            <w:rFonts w:ascii="Times New Roman" w:eastAsia="Times New Roman" w:hAnsi="Times New Roman" w:cs="David" w:hint="cs"/>
            <w:sz w:val="24"/>
            <w:szCs w:val="24"/>
            <w:rtl/>
            <w:lang w:eastAsia="he-IL"/>
          </w:rPr>
          <w:delText xml:space="preserve">ו </w:delText>
        </w:r>
        <w:r w:rsidR="00415999" w:rsidRPr="00447566" w:rsidDel="000F1AA1">
          <w:rPr>
            <w:rFonts w:ascii="Times New Roman" w:eastAsia="Times New Roman" w:hAnsi="Times New Roman" w:cs="David" w:hint="cs"/>
            <w:sz w:val="24"/>
            <w:szCs w:val="24"/>
            <w:lang w:eastAsia="he-IL"/>
          </w:rPr>
          <w:delText>BIM</w:delText>
        </w:r>
        <w:r w:rsidR="00415999" w:rsidRPr="00447566" w:rsidDel="000F1AA1">
          <w:rPr>
            <w:rFonts w:ascii="Times New Roman" w:eastAsia="Times New Roman" w:hAnsi="Times New Roman" w:cs="David" w:hint="cs"/>
            <w:sz w:val="24"/>
            <w:szCs w:val="24"/>
            <w:rtl/>
            <w:lang w:eastAsia="he-IL"/>
          </w:rPr>
          <w:delText xml:space="preserve"> </w:delText>
        </w:r>
        <w:r w:rsidRPr="00447566" w:rsidDel="000F1AA1">
          <w:rPr>
            <w:rFonts w:ascii="Times New Roman" w:eastAsia="Times New Roman" w:hAnsi="Times New Roman" w:cs="David"/>
            <w:sz w:val="24"/>
            <w:szCs w:val="24"/>
            <w:rtl/>
            <w:lang w:eastAsia="he-IL"/>
          </w:rPr>
          <w:delText xml:space="preserve">על </w:delText>
        </w:r>
        <w:r w:rsidR="009F6985" w:rsidDel="000F1AA1">
          <w:rPr>
            <w:rFonts w:ascii="Times New Roman" w:eastAsia="Times New Roman" w:hAnsi="Times New Roman" w:cs="David" w:hint="cs"/>
            <w:sz w:val="24"/>
            <w:szCs w:val="24"/>
            <w:rtl/>
            <w:lang w:eastAsia="he-IL"/>
          </w:rPr>
          <w:delText>היועץ</w:delText>
        </w:r>
        <w:r w:rsidRPr="00447566" w:rsidDel="000F1AA1">
          <w:rPr>
            <w:rFonts w:ascii="Times New Roman" w:eastAsia="Times New Roman" w:hAnsi="Times New Roman" w:cs="David"/>
            <w:sz w:val="24"/>
            <w:szCs w:val="24"/>
            <w:rtl/>
            <w:lang w:eastAsia="he-IL"/>
          </w:rPr>
          <w:delText xml:space="preserve"> לדאוג לעמדות עבודה וכ"א מוכשר במשרדו בהתאם</w:delText>
        </w:r>
      </w:del>
      <w:ins w:id="146" w:author="Meryl Etman [2]" w:date="2021-11-21T15:59:00Z">
        <w:r w:rsidR="000F1AA1">
          <w:rPr>
            <w:rFonts w:ascii="Times New Roman" w:eastAsia="Times New Roman" w:hAnsi="Times New Roman" w:cs="David" w:hint="cs"/>
            <w:sz w:val="24"/>
            <w:szCs w:val="24"/>
            <w:rtl/>
            <w:lang w:eastAsia="he-IL"/>
          </w:rPr>
          <w:t>מבוטל</w:t>
        </w:r>
      </w:ins>
      <w:r w:rsidRPr="00447566">
        <w:rPr>
          <w:rFonts w:ascii="Times New Roman" w:eastAsia="Times New Roman" w:hAnsi="Times New Roman" w:cs="David"/>
          <w:sz w:val="24"/>
          <w:szCs w:val="24"/>
          <w:rtl/>
          <w:lang w:eastAsia="he-IL"/>
        </w:rPr>
        <w:t>.</w:t>
      </w:r>
    </w:p>
    <w:p w14:paraId="1EB7E45A" w14:textId="785183E6" w:rsidR="006D2AE3" w:rsidRPr="00447566" w:rsidRDefault="006D2AE3" w:rsidP="004143F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447566">
        <w:rPr>
          <w:rFonts w:ascii="Times New Roman" w:eastAsia="Times New Roman" w:hAnsi="Times New Roman" w:cs="David"/>
          <w:sz w:val="24"/>
          <w:szCs w:val="24"/>
          <w:rtl/>
          <w:lang w:eastAsia="he-IL"/>
        </w:rPr>
        <w:t>כל קבצי התכנון והמסמכים השונים יוטענו למערכת</w:t>
      </w:r>
      <w:r w:rsidR="00415999" w:rsidRPr="00447566">
        <w:rPr>
          <w:rFonts w:ascii="Times New Roman" w:eastAsia="Times New Roman" w:hAnsi="Times New Roman" w:cs="David" w:hint="cs"/>
          <w:sz w:val="24"/>
          <w:szCs w:val="24"/>
          <w:rtl/>
          <w:lang w:eastAsia="he-IL"/>
        </w:rPr>
        <w:t xml:space="preserve"> </w:t>
      </w:r>
      <w:r w:rsidR="004143FC">
        <w:rPr>
          <w:rFonts w:ascii="Times New Roman" w:eastAsia="Times New Roman" w:hAnsi="Times New Roman" w:cs="David" w:hint="cs"/>
          <w:sz w:val="24"/>
          <w:szCs w:val="24"/>
          <w:rtl/>
          <w:lang w:eastAsia="he-IL"/>
        </w:rPr>
        <w:t>ה</w:t>
      </w:r>
      <w:del w:id="147" w:author="Meryl Etman [2]" w:date="2021-11-21T15:59:00Z">
        <w:r w:rsidR="00415999" w:rsidRPr="00447566" w:rsidDel="000F1AA1">
          <w:rPr>
            <w:rFonts w:ascii="Times New Roman" w:eastAsia="Times New Roman" w:hAnsi="Times New Roman" w:cs="David" w:hint="cs"/>
            <w:sz w:val="24"/>
            <w:szCs w:val="24"/>
            <w:lang w:eastAsia="he-IL"/>
          </w:rPr>
          <w:delText>BIM</w:delText>
        </w:r>
        <w:r w:rsidR="00447566" w:rsidDel="000F1AA1">
          <w:rPr>
            <w:rFonts w:ascii="Times New Roman" w:eastAsia="Times New Roman" w:hAnsi="Times New Roman" w:cs="David"/>
            <w:sz w:val="24"/>
            <w:szCs w:val="24"/>
            <w:lang w:eastAsia="he-IL"/>
          </w:rPr>
          <w:delText xml:space="preserve"> </w:delText>
        </w:r>
        <w:r w:rsidR="00415999" w:rsidRPr="00447566" w:rsidDel="000F1AA1">
          <w:rPr>
            <w:rFonts w:ascii="Times New Roman" w:eastAsia="Times New Roman" w:hAnsi="Times New Roman" w:cs="David" w:hint="cs"/>
            <w:sz w:val="24"/>
            <w:szCs w:val="24"/>
            <w:rtl/>
            <w:lang w:eastAsia="he-IL"/>
          </w:rPr>
          <w:delText xml:space="preserve"> ול</w:delText>
        </w:r>
      </w:del>
      <w:r w:rsidR="00415999" w:rsidRPr="00447566">
        <w:rPr>
          <w:rFonts w:ascii="Times New Roman" w:eastAsia="Times New Roman" w:hAnsi="Times New Roman" w:cs="David" w:hint="cs"/>
          <w:sz w:val="24"/>
          <w:szCs w:val="24"/>
          <w:rtl/>
          <w:lang w:eastAsia="he-IL"/>
        </w:rPr>
        <w:t xml:space="preserve"> </w:t>
      </w:r>
      <w:r w:rsidRPr="00447566">
        <w:rPr>
          <w:rFonts w:ascii="Times New Roman" w:eastAsia="Times New Roman" w:hAnsi="Times New Roman" w:cs="David"/>
          <w:sz w:val="24"/>
          <w:szCs w:val="24"/>
          <w:rtl/>
          <w:lang w:eastAsia="he-IL"/>
        </w:rPr>
        <w:t>-</w:t>
      </w:r>
      <w:r w:rsidRPr="00447566">
        <w:rPr>
          <w:rFonts w:ascii="Times New Roman" w:eastAsia="Times New Roman" w:hAnsi="Times New Roman" w:cs="David"/>
          <w:sz w:val="24"/>
          <w:szCs w:val="24"/>
          <w:lang w:eastAsia="he-IL"/>
        </w:rPr>
        <w:t>@view</w:t>
      </w:r>
      <w:r w:rsidRPr="00447566">
        <w:rPr>
          <w:rFonts w:ascii="Times New Roman" w:eastAsia="Times New Roman" w:hAnsi="Times New Roman" w:cs="David"/>
          <w:sz w:val="24"/>
          <w:szCs w:val="24"/>
          <w:rtl/>
          <w:lang w:eastAsia="he-IL"/>
        </w:rPr>
        <w:t xml:space="preserve">, </w:t>
      </w:r>
      <w:r w:rsidR="00447566">
        <w:rPr>
          <w:rFonts w:ascii="Times New Roman" w:eastAsia="Times New Roman" w:hAnsi="Times New Roman" w:cs="David" w:hint="cs"/>
          <w:sz w:val="24"/>
          <w:szCs w:val="24"/>
          <w:rtl/>
          <w:lang w:eastAsia="he-IL"/>
        </w:rPr>
        <w:t>תעבורת</w:t>
      </w:r>
      <w:r w:rsidR="00415999" w:rsidRPr="00447566">
        <w:rPr>
          <w:rFonts w:ascii="Times New Roman" w:eastAsia="Times New Roman" w:hAnsi="Times New Roman" w:cs="David"/>
          <w:sz w:val="24"/>
          <w:szCs w:val="24"/>
          <w:rtl/>
          <w:lang w:eastAsia="he-IL"/>
        </w:rPr>
        <w:t xml:space="preserve"> המידע היחיד</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הקביל</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בפרויקט. </w:t>
      </w:r>
    </w:p>
    <w:p w14:paraId="0FC0181B"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7697B41"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4AA5657"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5BF0666" w14:textId="77777777" w:rsidR="007902DF" w:rsidRDefault="007902D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C6532C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lastRenderedPageBreak/>
        <w:t xml:space="preserve">נספח </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ג</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3159A6D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762D9A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t>לוח זמנים ושלבי עבודה</w:t>
      </w:r>
    </w:p>
    <w:p w14:paraId="0643C69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1254A51"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EA0F49F"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D2AE3">
        <w:rPr>
          <w:rFonts w:ascii="Times New Roman" w:eastAsia="Times New Roman" w:hAnsi="Times New Roman" w:cs="David"/>
          <w:sz w:val="20"/>
          <w:szCs w:val="24"/>
          <w:lang w:eastAsia="he-IL"/>
        </w:rPr>
        <w:t>–</w:t>
      </w:r>
      <w:r w:rsidRPr="006D2AE3">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3FD5408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18F01A"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וצוותו יעסקו בפרויקט לפי הצורך וללא הגבלת זמן.</w:t>
      </w:r>
    </w:p>
    <w:p w14:paraId="1EC001B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470EB574"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1A53F32B"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1A46BCD"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העביר המזמין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 או הנחיות נוספות לגבי התכניות, יתכנן </w:t>
      </w:r>
      <w:r w:rsidR="009F6985">
        <w:rPr>
          <w:rFonts w:ascii="Times New Roman" w:eastAsia="Times New Roman" w:hAnsi="Times New Roman" w:cs="David"/>
          <w:sz w:val="20"/>
          <w:szCs w:val="24"/>
          <w:rtl/>
          <w:lang w:eastAsia="he-IL"/>
        </w:rPr>
        <w:t>היועץ</w:t>
      </w:r>
      <w:r w:rsidRPr="006D2AE3">
        <w:rPr>
          <w:rFonts w:ascii="Times New Roman" w:eastAsia="Times New Roman" w:hAnsi="Times New Roman" w:cs="David"/>
          <w:sz w:val="20"/>
          <w:szCs w:val="24"/>
          <w:rtl/>
          <w:lang w:eastAsia="he-IL"/>
        </w:rPr>
        <w:t xml:space="preserve"> את התכניות תוך פרק זמן סביר שיוסכם בינו ל</w:t>
      </w:r>
      <w:r w:rsidRPr="006D2AE3">
        <w:rPr>
          <w:rFonts w:ascii="Times New Roman" w:eastAsia="Times New Roman" w:hAnsi="Times New Roman" w:cs="David" w:hint="cs"/>
          <w:sz w:val="20"/>
          <w:szCs w:val="24"/>
          <w:rtl/>
          <w:lang w:eastAsia="he-IL"/>
        </w:rPr>
        <w:t>ב</w:t>
      </w:r>
      <w:r w:rsidRPr="006D2AE3">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הערותיו ו/או הנחיותיו לגבי תכניות שהוגשו לו ע"י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hint="cs"/>
          <w:sz w:val="20"/>
          <w:szCs w:val="24"/>
          <w:lang w:eastAsia="he-IL"/>
        </w:rPr>
        <w:t xml:space="preserve"> </w:t>
      </w:r>
      <w:r w:rsidRPr="006D2AE3">
        <w:rPr>
          <w:rFonts w:ascii="Times New Roman" w:eastAsia="Times New Roman" w:hAnsi="Times New Roman" w:cs="David"/>
          <w:sz w:val="20"/>
          <w:szCs w:val="24"/>
          <w:rtl/>
          <w:lang w:eastAsia="he-IL"/>
        </w:rPr>
        <w:t>בתוך 30 יום ממועד הגשתן למזמין.</w:t>
      </w:r>
    </w:p>
    <w:p w14:paraId="3BC84D46"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E4939F2"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אם לא יקבע לוח זמנים במעמד חתימת ההסכם יעביר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2A409F47"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C2B40A3" w14:textId="6C8AB78C"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 xml:space="preserve">התקדמות תכנון </w:t>
      </w:r>
      <w:r w:rsidRPr="006D2AE3">
        <w:rPr>
          <w:rFonts w:ascii="Times New Roman" w:eastAsia="Times New Roman" w:hAnsi="Times New Roman" w:cs="David" w:hint="cs"/>
          <w:sz w:val="20"/>
          <w:szCs w:val="24"/>
          <w:rtl/>
          <w:lang w:eastAsia="he-IL"/>
        </w:rPr>
        <w:t xml:space="preserve">תיאום המערכות </w:t>
      </w:r>
      <w:r w:rsidRPr="006D2AE3">
        <w:rPr>
          <w:rFonts w:ascii="Times New Roman" w:eastAsia="Times New Roman" w:hAnsi="Times New Roman" w:cs="David"/>
          <w:sz w:val="20"/>
          <w:szCs w:val="24"/>
          <w:rtl/>
          <w:lang w:eastAsia="he-IL"/>
        </w:rPr>
        <w:t>תעשה לפי שלבי הפרויקט ועל פי שינויי תכנון של האדריכל והיועצים, ללא זכות לתוספות שכר.</w:t>
      </w:r>
    </w:p>
    <w:p w14:paraId="725B5885"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355FE612" w14:textId="4A609D6D" w:rsidR="006D2AE3" w:rsidRPr="006D2AE3" w:rsidDel="001C1B56" w:rsidRDefault="006D2AE3" w:rsidP="006D2AE3">
      <w:pPr>
        <w:widowControl w:val="0"/>
        <w:numPr>
          <w:ilvl w:val="0"/>
          <w:numId w:val="5"/>
        </w:numPr>
        <w:spacing w:before="0" w:beforeAutospacing="0" w:after="0" w:afterAutospacing="0" w:line="240" w:lineRule="auto"/>
        <w:ind w:hanging="608"/>
        <w:jc w:val="both"/>
        <w:rPr>
          <w:del w:id="148" w:author="Meryl Etman" w:date="2021-11-21T15:41:00Z"/>
          <w:rFonts w:ascii="Times New Roman" w:eastAsia="Times New Roman" w:hAnsi="Times New Roman" w:cs="David"/>
          <w:sz w:val="20"/>
          <w:szCs w:val="24"/>
          <w:lang w:eastAsia="he-IL"/>
        </w:rPr>
      </w:pPr>
      <w:del w:id="149" w:author="Meryl Etman" w:date="2021-11-21T15:41:00Z">
        <w:r w:rsidRPr="006D2AE3" w:rsidDel="001C1B56">
          <w:rPr>
            <w:rFonts w:ascii="Times New Roman" w:eastAsia="Times New Roman" w:hAnsi="Times New Roman" w:cs="David" w:hint="cs"/>
            <w:sz w:val="20"/>
            <w:szCs w:val="24"/>
            <w:u w:val="single"/>
            <w:rtl/>
            <w:lang w:eastAsia="he-IL"/>
          </w:rPr>
          <w:delText>לו"ז עקרוני</w:delText>
        </w:r>
        <w:r w:rsidRPr="006D2AE3" w:rsidDel="001C1B56">
          <w:rPr>
            <w:rFonts w:ascii="Times New Roman" w:eastAsia="Times New Roman" w:hAnsi="Times New Roman" w:cs="David" w:hint="cs"/>
            <w:sz w:val="20"/>
            <w:szCs w:val="24"/>
            <w:rtl/>
            <w:lang w:eastAsia="he-IL"/>
          </w:rPr>
          <w:delText>:</w:delText>
        </w:r>
      </w:del>
    </w:p>
    <w:p w14:paraId="3B0A0ED7" w14:textId="77844DCA" w:rsidR="006D2AE3" w:rsidRPr="006D2AE3" w:rsidDel="001C1B56" w:rsidRDefault="006D2AE3" w:rsidP="006D2AE3">
      <w:pPr>
        <w:widowControl w:val="0"/>
        <w:bidi w:val="0"/>
        <w:spacing w:before="0" w:beforeAutospacing="0" w:after="0" w:afterAutospacing="0" w:line="240" w:lineRule="auto"/>
        <w:ind w:left="720"/>
        <w:rPr>
          <w:del w:id="150" w:author="Meryl Etman" w:date="2021-11-21T15:41:00Z"/>
          <w:rFonts w:ascii="Times New Roman" w:eastAsia="Times New Roman" w:hAnsi="Times New Roman" w:cs="David"/>
          <w:sz w:val="20"/>
          <w:szCs w:val="24"/>
          <w:rtl/>
          <w:lang w:eastAsia="he-IL"/>
        </w:rPr>
      </w:pPr>
    </w:p>
    <w:p w14:paraId="0BE820D4" w14:textId="057B413C" w:rsidR="006D2AE3" w:rsidRPr="006D2AE3" w:rsidDel="001C1B56" w:rsidRDefault="006D2AE3" w:rsidP="006D2AE3">
      <w:pPr>
        <w:widowControl w:val="0"/>
        <w:numPr>
          <w:ilvl w:val="1"/>
          <w:numId w:val="5"/>
        </w:numPr>
        <w:spacing w:before="0" w:beforeAutospacing="0" w:after="0" w:afterAutospacing="0" w:line="240" w:lineRule="auto"/>
        <w:jc w:val="both"/>
        <w:rPr>
          <w:del w:id="151" w:author="Meryl Etman" w:date="2021-11-21T15:41:00Z"/>
          <w:rFonts w:ascii="Times New Roman" w:eastAsia="Times New Roman" w:hAnsi="Times New Roman" w:cs="David"/>
          <w:sz w:val="20"/>
          <w:szCs w:val="24"/>
          <w:lang w:eastAsia="he-IL"/>
        </w:rPr>
      </w:pPr>
      <w:del w:id="152" w:author="Meryl Etman" w:date="2021-11-21T15:41:00Z">
        <w:r w:rsidRPr="006D2AE3" w:rsidDel="001C1B56">
          <w:rPr>
            <w:rFonts w:ascii="Times New Roman" w:eastAsia="Times New Roman" w:hAnsi="Times New Roman" w:cs="David" w:hint="cs"/>
            <w:sz w:val="20"/>
            <w:szCs w:val="24"/>
            <w:rtl/>
            <w:lang w:eastAsia="he-IL"/>
          </w:rPr>
          <w:delText xml:space="preserve">השלמת תכנון מוקדם </w:delText>
        </w:r>
        <w:r w:rsidRPr="006D2AE3" w:rsidDel="001C1B56">
          <w:rPr>
            <w:rFonts w:ascii="Times New Roman" w:eastAsia="Times New Roman" w:hAnsi="Times New Roman" w:cs="David"/>
            <w:sz w:val="20"/>
            <w:szCs w:val="24"/>
            <w:rtl/>
            <w:lang w:eastAsia="he-IL"/>
          </w:rPr>
          <w:delText>–</w:delText>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lang w:eastAsia="he-IL"/>
          </w:rPr>
          <w:delText>XX/XXXX</w:delText>
        </w:r>
      </w:del>
    </w:p>
    <w:p w14:paraId="63402CDF" w14:textId="24F02946" w:rsidR="006D2AE3" w:rsidRPr="006D2AE3" w:rsidDel="001C1B56" w:rsidRDefault="006D2AE3" w:rsidP="006D2AE3">
      <w:pPr>
        <w:widowControl w:val="0"/>
        <w:numPr>
          <w:ilvl w:val="1"/>
          <w:numId w:val="5"/>
        </w:numPr>
        <w:spacing w:before="0" w:beforeAutospacing="0" w:after="0" w:afterAutospacing="0" w:line="240" w:lineRule="auto"/>
        <w:jc w:val="both"/>
        <w:rPr>
          <w:del w:id="153" w:author="Meryl Etman" w:date="2021-11-21T15:41:00Z"/>
          <w:rFonts w:ascii="Times New Roman" w:eastAsia="Times New Roman" w:hAnsi="Times New Roman" w:cs="David"/>
          <w:sz w:val="20"/>
          <w:szCs w:val="24"/>
          <w:lang w:eastAsia="he-IL"/>
        </w:rPr>
      </w:pPr>
      <w:del w:id="154" w:author="Meryl Etman" w:date="2021-11-21T15:41:00Z">
        <w:r w:rsidRPr="006D2AE3" w:rsidDel="001C1B56">
          <w:rPr>
            <w:rFonts w:ascii="Times New Roman" w:eastAsia="Times New Roman" w:hAnsi="Times New Roman" w:cs="David" w:hint="cs"/>
            <w:sz w:val="20"/>
            <w:szCs w:val="24"/>
            <w:rtl/>
            <w:lang w:eastAsia="he-IL"/>
          </w:rPr>
          <w:delText xml:space="preserve">השלמת תכנון סופי להיתרים </w:delText>
        </w:r>
        <w:r w:rsidRPr="006D2AE3" w:rsidDel="001C1B56">
          <w:rPr>
            <w:rFonts w:ascii="Times New Roman" w:eastAsia="Times New Roman" w:hAnsi="Times New Roman" w:cs="David"/>
            <w:sz w:val="20"/>
            <w:szCs w:val="24"/>
            <w:rtl/>
            <w:lang w:eastAsia="he-IL"/>
          </w:rPr>
          <w:delText>–</w:delText>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lang w:eastAsia="he-IL"/>
          </w:rPr>
          <w:delText>XX/XXXX</w:delText>
        </w:r>
        <w:r w:rsidRPr="006D2AE3" w:rsidDel="001C1B56">
          <w:rPr>
            <w:rFonts w:ascii="Times New Roman" w:eastAsia="Times New Roman" w:hAnsi="Times New Roman" w:cs="David" w:hint="cs"/>
            <w:sz w:val="20"/>
            <w:szCs w:val="24"/>
            <w:rtl/>
            <w:lang w:eastAsia="he-IL"/>
          </w:rPr>
          <w:delText xml:space="preserve"> </w:delText>
        </w:r>
      </w:del>
    </w:p>
    <w:p w14:paraId="30064845" w14:textId="2FE16D7C" w:rsidR="006D2AE3" w:rsidRPr="006D2AE3" w:rsidDel="001C1B56" w:rsidRDefault="006D2AE3" w:rsidP="006D2AE3">
      <w:pPr>
        <w:widowControl w:val="0"/>
        <w:numPr>
          <w:ilvl w:val="1"/>
          <w:numId w:val="5"/>
        </w:numPr>
        <w:spacing w:before="0" w:beforeAutospacing="0" w:after="0" w:afterAutospacing="0" w:line="240" w:lineRule="auto"/>
        <w:jc w:val="both"/>
        <w:rPr>
          <w:del w:id="155" w:author="Meryl Etman" w:date="2021-11-21T15:41:00Z"/>
          <w:rFonts w:ascii="Times New Roman" w:eastAsia="Times New Roman" w:hAnsi="Times New Roman" w:cs="David"/>
          <w:sz w:val="20"/>
          <w:szCs w:val="24"/>
          <w:lang w:eastAsia="he-IL"/>
        </w:rPr>
      </w:pPr>
      <w:del w:id="156" w:author="Meryl Etman" w:date="2021-11-21T15:41:00Z">
        <w:r w:rsidRPr="006D2AE3" w:rsidDel="001C1B56">
          <w:rPr>
            <w:rFonts w:ascii="Times New Roman" w:eastAsia="Times New Roman" w:hAnsi="Times New Roman" w:cs="David" w:hint="cs"/>
            <w:sz w:val="20"/>
            <w:szCs w:val="24"/>
            <w:rtl/>
            <w:lang w:eastAsia="he-IL"/>
          </w:rPr>
          <w:delText xml:space="preserve">השלמת תכנון מפורט למכרזים </w:delText>
        </w:r>
        <w:r w:rsidRPr="006D2AE3" w:rsidDel="001C1B56">
          <w:rPr>
            <w:rFonts w:ascii="Times New Roman" w:eastAsia="Times New Roman" w:hAnsi="Times New Roman" w:cs="David"/>
            <w:sz w:val="20"/>
            <w:szCs w:val="24"/>
            <w:rtl/>
            <w:lang w:eastAsia="he-IL"/>
          </w:rPr>
          <w:delText>–</w:delText>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lang w:eastAsia="he-IL"/>
          </w:rPr>
          <w:delText>XX/XXXX</w:delText>
        </w:r>
        <w:r w:rsidRPr="006D2AE3" w:rsidDel="001C1B56">
          <w:rPr>
            <w:rFonts w:ascii="Times New Roman" w:eastAsia="Times New Roman" w:hAnsi="Times New Roman" w:cs="David" w:hint="cs"/>
            <w:sz w:val="20"/>
            <w:szCs w:val="24"/>
            <w:rtl/>
            <w:lang w:eastAsia="he-IL"/>
          </w:rPr>
          <w:delText xml:space="preserve"> </w:delText>
        </w:r>
      </w:del>
    </w:p>
    <w:p w14:paraId="7C0F5010" w14:textId="13B9F54C" w:rsidR="006D2AE3" w:rsidRPr="006D2AE3" w:rsidDel="001C1B56" w:rsidRDefault="006D2AE3" w:rsidP="006D2AE3">
      <w:pPr>
        <w:widowControl w:val="0"/>
        <w:numPr>
          <w:ilvl w:val="1"/>
          <w:numId w:val="5"/>
        </w:numPr>
        <w:spacing w:before="0" w:beforeAutospacing="0" w:after="0" w:afterAutospacing="0" w:line="240" w:lineRule="auto"/>
        <w:jc w:val="both"/>
        <w:rPr>
          <w:del w:id="157" w:author="Meryl Etman" w:date="2021-11-21T15:41:00Z"/>
          <w:rFonts w:ascii="Times New Roman" w:eastAsia="Times New Roman" w:hAnsi="Times New Roman" w:cs="David"/>
          <w:sz w:val="20"/>
          <w:szCs w:val="24"/>
          <w:lang w:eastAsia="he-IL"/>
        </w:rPr>
      </w:pPr>
      <w:del w:id="158" w:author="Meryl Etman" w:date="2021-11-21T15:41:00Z">
        <w:r w:rsidRPr="006D2AE3" w:rsidDel="001C1B56">
          <w:rPr>
            <w:rFonts w:ascii="Times New Roman" w:eastAsia="Times New Roman" w:hAnsi="Times New Roman" w:cs="David" w:hint="cs"/>
            <w:sz w:val="20"/>
            <w:szCs w:val="24"/>
            <w:rtl/>
            <w:lang w:eastAsia="he-IL"/>
          </w:rPr>
          <w:delText xml:space="preserve">יציאה למכרזים </w:delText>
        </w:r>
        <w:r w:rsidRPr="006D2AE3" w:rsidDel="001C1B56">
          <w:rPr>
            <w:rFonts w:ascii="Times New Roman" w:eastAsia="Times New Roman" w:hAnsi="Times New Roman" w:cs="David"/>
            <w:sz w:val="20"/>
            <w:szCs w:val="24"/>
            <w:rtl/>
            <w:lang w:eastAsia="he-IL"/>
          </w:rPr>
          <w:delText>–</w:delText>
        </w:r>
        <w:r w:rsidRPr="006D2AE3" w:rsidDel="001C1B56">
          <w:rPr>
            <w:rFonts w:ascii="Times New Roman" w:eastAsia="Times New Roman" w:hAnsi="Times New Roman" w:cs="David" w:hint="cs"/>
            <w:sz w:val="20"/>
            <w:szCs w:val="24"/>
            <w:rtl/>
            <w:lang w:eastAsia="he-IL"/>
          </w:rPr>
          <w:delText xml:space="preserve"> </w:delText>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lang w:eastAsia="he-IL"/>
          </w:rPr>
          <w:delText>XX/XXXX</w:delText>
        </w:r>
        <w:r w:rsidRPr="006D2AE3" w:rsidDel="001C1B56">
          <w:rPr>
            <w:rFonts w:ascii="Times New Roman" w:eastAsia="Times New Roman" w:hAnsi="Times New Roman" w:cs="David" w:hint="cs"/>
            <w:sz w:val="20"/>
            <w:szCs w:val="24"/>
            <w:rtl/>
            <w:lang w:eastAsia="he-IL"/>
          </w:rPr>
          <w:delText xml:space="preserve"> </w:delText>
        </w:r>
      </w:del>
    </w:p>
    <w:p w14:paraId="727F5D36" w14:textId="75E8578D"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rtl/>
          <w:lang w:eastAsia="he-IL"/>
        </w:rPr>
      </w:pPr>
      <w:del w:id="159" w:author="Meryl Etman" w:date="2021-11-21T15:41:00Z">
        <w:r w:rsidRPr="006D2AE3" w:rsidDel="001C1B56">
          <w:rPr>
            <w:rFonts w:ascii="Times New Roman" w:eastAsia="Times New Roman" w:hAnsi="Times New Roman" w:cs="David" w:hint="cs"/>
            <w:sz w:val="20"/>
            <w:szCs w:val="24"/>
            <w:rtl/>
            <w:lang w:eastAsia="he-IL"/>
          </w:rPr>
          <w:delText xml:space="preserve">השלמת תכנון לביצוע </w:delText>
        </w:r>
        <w:r w:rsidRPr="006D2AE3" w:rsidDel="001C1B56">
          <w:rPr>
            <w:rFonts w:ascii="Times New Roman" w:eastAsia="Times New Roman" w:hAnsi="Times New Roman" w:cs="David"/>
            <w:sz w:val="20"/>
            <w:szCs w:val="24"/>
            <w:rtl/>
            <w:lang w:eastAsia="he-IL"/>
          </w:rPr>
          <w:delText>–</w:delText>
        </w:r>
        <w:r w:rsidRPr="006D2AE3" w:rsidDel="001C1B56">
          <w:rPr>
            <w:rFonts w:ascii="Times New Roman" w:eastAsia="Times New Roman" w:hAnsi="Times New Roman" w:cs="David" w:hint="cs"/>
            <w:sz w:val="20"/>
            <w:szCs w:val="24"/>
            <w:rtl/>
            <w:lang w:eastAsia="he-IL"/>
          </w:rPr>
          <w:delText xml:space="preserve"> </w:delText>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rtl/>
            <w:lang w:eastAsia="he-IL"/>
          </w:rPr>
          <w:tab/>
        </w:r>
        <w:r w:rsidRPr="006D2AE3" w:rsidDel="001C1B56">
          <w:rPr>
            <w:rFonts w:ascii="Times New Roman" w:eastAsia="Times New Roman" w:hAnsi="Times New Roman" w:cs="David" w:hint="cs"/>
            <w:sz w:val="20"/>
            <w:szCs w:val="24"/>
            <w:lang w:eastAsia="he-IL"/>
          </w:rPr>
          <w:delText>XX/XXXX</w:delText>
        </w:r>
      </w:del>
      <w:r w:rsidRPr="006D2AE3" w:rsidDel="00500657">
        <w:rPr>
          <w:rFonts w:ascii="Times New Roman" w:eastAsia="Times New Roman" w:hAnsi="Times New Roman" w:cs="David" w:hint="cs"/>
          <w:sz w:val="20"/>
          <w:szCs w:val="24"/>
          <w:rtl/>
          <w:lang w:eastAsia="he-IL"/>
        </w:rPr>
        <w:t xml:space="preserve"> </w:t>
      </w:r>
      <w:ins w:id="160" w:author="Meryl Etman" w:date="2021-11-21T15:41:00Z">
        <w:r w:rsidR="001C1B56">
          <w:rPr>
            <w:rFonts w:ascii="Times New Roman" w:eastAsia="Times New Roman" w:hAnsi="Times New Roman" w:cs="David" w:hint="cs"/>
            <w:sz w:val="20"/>
            <w:szCs w:val="24"/>
            <w:rtl/>
            <w:lang w:eastAsia="he-IL"/>
          </w:rPr>
          <w:t>מבוטל</w:t>
        </w:r>
      </w:ins>
    </w:p>
    <w:p w14:paraId="1B27D3EF" w14:textId="77777777" w:rsidR="006D2AE3" w:rsidRPr="006D2AE3" w:rsidRDefault="006D2AE3" w:rsidP="006D2AE3">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61FA4047"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880D66F"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AF36B7"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9D2F4E2"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0"/>
          <w:szCs w:val="20"/>
          <w:u w:val="single"/>
          <w:rtl/>
          <w:lang w:eastAsia="he-IL"/>
        </w:rPr>
        <w:br w:type="page"/>
      </w:r>
      <w:r w:rsidRPr="006D2AE3">
        <w:rPr>
          <w:rFonts w:ascii="Times New Roman" w:eastAsia="Times New Roman" w:hAnsi="Times New Roman" w:cs="David"/>
          <w:b/>
          <w:bCs/>
          <w:sz w:val="24"/>
          <w:szCs w:val="24"/>
          <w:u w:val="single"/>
          <w:rtl/>
          <w:lang w:eastAsia="he-IL"/>
        </w:rPr>
        <w:lastRenderedPageBreak/>
        <w:t xml:space="preserve">נספח </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ד</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4D0932E1"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שכר היועץ</w:t>
      </w:r>
    </w:p>
    <w:p w14:paraId="74F1C517" w14:textId="77777777" w:rsidR="006D2AE3" w:rsidRPr="006D2AE3" w:rsidRDefault="006D2AE3" w:rsidP="006D2AE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7A22FE03" w14:textId="6BA2D0ED" w:rsidR="006D2AE3" w:rsidRPr="006D2AE3" w:rsidRDefault="006D2AE3" w:rsidP="00BF22D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 xml:space="preserve">תמורת ביצוע שירותי היועץ ישולם </w:t>
      </w:r>
      <w:r w:rsidRPr="006D2AE3">
        <w:rPr>
          <w:rFonts w:ascii="Times New Roman" w:eastAsia="Times New Roman" w:hAnsi="Times New Roman" w:cs="David"/>
          <w:sz w:val="24"/>
          <w:szCs w:val="24"/>
          <w:rtl/>
          <w:lang w:eastAsia="he-IL"/>
        </w:rPr>
        <w:t xml:space="preserve">סכום קבוע ומוחלט של </w:t>
      </w:r>
      <w:del w:id="161" w:author="Meryl Etman" w:date="2021-11-21T15:42:00Z">
        <w:r w:rsidRPr="006D2AE3" w:rsidDel="001C1B56">
          <w:rPr>
            <w:rFonts w:ascii="Times New Roman" w:eastAsia="Times New Roman" w:hAnsi="Times New Roman" w:cs="David"/>
            <w:sz w:val="24"/>
            <w:szCs w:val="24"/>
            <w:rtl/>
            <w:lang w:eastAsia="he-IL"/>
          </w:rPr>
          <w:delText xml:space="preserve">_________ </w:delText>
        </w:r>
      </w:del>
      <w:ins w:id="162" w:author="Meryl Etman" w:date="2022-06-15T16:56:00Z">
        <w:r w:rsidR="001020BF">
          <w:rPr>
            <w:rFonts w:ascii="Times New Roman" w:eastAsia="Times New Roman" w:hAnsi="Times New Roman" w:cs="David" w:hint="cs"/>
            <w:sz w:val="24"/>
            <w:szCs w:val="24"/>
            <w:rtl/>
            <w:lang w:eastAsia="he-IL"/>
          </w:rPr>
          <w:t xml:space="preserve">65,600 </w:t>
        </w:r>
      </w:ins>
      <w:r w:rsidRPr="006D2AE3">
        <w:rPr>
          <w:rFonts w:ascii="Times New Roman" w:eastAsia="Times New Roman" w:hAnsi="Times New Roman" w:cs="David"/>
          <w:sz w:val="24"/>
          <w:szCs w:val="24"/>
          <w:rtl/>
          <w:lang w:eastAsia="he-IL"/>
        </w:rPr>
        <w:t xml:space="preserve">ש"ח </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(במילים </w:t>
      </w:r>
      <w:del w:id="163" w:author="Meryl Etman" w:date="2021-11-21T15:42:00Z">
        <w:r w:rsidRPr="006D2AE3" w:rsidDel="001C1B56">
          <w:rPr>
            <w:rFonts w:ascii="Times New Roman" w:eastAsia="Times New Roman" w:hAnsi="Times New Roman" w:cs="David"/>
            <w:sz w:val="24"/>
            <w:szCs w:val="24"/>
            <w:rtl/>
            <w:lang w:eastAsia="he-IL"/>
          </w:rPr>
          <w:delText xml:space="preserve">______________  </w:delText>
        </w:r>
      </w:del>
      <w:ins w:id="164" w:author="Meryl Etman" w:date="2022-06-15T16:59:00Z">
        <w:r w:rsidR="00BF22D9">
          <w:rPr>
            <w:rFonts w:ascii="Times New Roman" w:eastAsia="Times New Roman" w:hAnsi="Times New Roman" w:cs="David" w:hint="cs"/>
            <w:sz w:val="24"/>
            <w:szCs w:val="24"/>
            <w:rtl/>
            <w:lang w:eastAsia="he-IL"/>
          </w:rPr>
          <w:t>שישים וחמישה</w:t>
        </w:r>
      </w:ins>
      <w:ins w:id="165" w:author="Meryl Etman" w:date="2022-06-15T16:56:00Z">
        <w:r w:rsidR="001020BF">
          <w:rPr>
            <w:rFonts w:ascii="Times New Roman" w:eastAsia="Times New Roman" w:hAnsi="Times New Roman" w:cs="David" w:hint="cs"/>
            <w:sz w:val="24"/>
            <w:szCs w:val="24"/>
            <w:rtl/>
            <w:lang w:eastAsia="he-IL"/>
          </w:rPr>
          <w:t xml:space="preserve"> אלף ושש מאות</w:t>
        </w:r>
      </w:ins>
      <w:ins w:id="166" w:author="Meryl Etman" w:date="2021-11-21T15:42:00Z">
        <w:r w:rsidR="001C1B56" w:rsidRPr="006D2AE3">
          <w:rPr>
            <w:rFonts w:ascii="Times New Roman" w:eastAsia="Times New Roman" w:hAnsi="Times New Roman" w:cs="David"/>
            <w:sz w:val="24"/>
            <w:szCs w:val="24"/>
            <w:rtl/>
            <w:lang w:eastAsia="he-IL"/>
          </w:rPr>
          <w:t xml:space="preserve">  </w:t>
        </w:r>
      </w:ins>
      <w:r w:rsidRPr="006D2AE3">
        <w:rPr>
          <w:rFonts w:ascii="Times New Roman" w:eastAsia="Times New Roman" w:hAnsi="Times New Roman" w:cs="David"/>
          <w:sz w:val="24"/>
          <w:szCs w:val="24"/>
          <w:rtl/>
          <w:lang w:eastAsia="he-IL"/>
        </w:rPr>
        <w:t>ש"ח)</w:t>
      </w:r>
      <w:r w:rsidRPr="006D2AE3">
        <w:rPr>
          <w:rFonts w:ascii="Times New Roman" w:eastAsia="Times New Roman" w:hAnsi="Times New Roman" w:cs="David" w:hint="cs"/>
          <w:sz w:val="24"/>
          <w:szCs w:val="24"/>
          <w:rtl/>
          <w:lang w:eastAsia="he-IL"/>
        </w:rPr>
        <w:t xml:space="preserve"> </w:t>
      </w:r>
      <w:del w:id="167" w:author="Meryl Etman" w:date="2021-11-21T15:43:00Z">
        <w:r w:rsidRPr="006D2AE3" w:rsidDel="001C1B56">
          <w:rPr>
            <w:rFonts w:ascii="Times New Roman" w:eastAsia="Times New Roman" w:hAnsi="Times New Roman" w:cs="David"/>
            <w:sz w:val="24"/>
            <w:szCs w:val="24"/>
            <w:rtl/>
            <w:lang w:eastAsia="he-IL"/>
          </w:rPr>
          <w:delText>לכל מבנה ראשוני</w:delText>
        </w:r>
        <w:r w:rsidRPr="006D2AE3" w:rsidDel="001C1B56">
          <w:rPr>
            <w:rFonts w:ascii="Times New Roman" w:eastAsia="Times New Roman" w:hAnsi="Times New Roman" w:cs="David" w:hint="cs"/>
            <w:sz w:val="24"/>
            <w:szCs w:val="24"/>
            <w:rtl/>
            <w:lang w:eastAsia="he-IL"/>
          </w:rPr>
          <w:delText xml:space="preserve"> הכולל:</w:delText>
        </w:r>
      </w:del>
      <w:ins w:id="168" w:author="Meryl Etman" w:date="2021-11-21T15:43:00Z">
        <w:r w:rsidR="001C1B56">
          <w:rPr>
            <w:rFonts w:ascii="Times New Roman" w:eastAsia="Times New Roman" w:hAnsi="Times New Roman" w:cs="David" w:hint="cs"/>
            <w:sz w:val="24"/>
            <w:szCs w:val="24"/>
            <w:rtl/>
            <w:lang w:eastAsia="he-IL"/>
          </w:rPr>
          <w:t xml:space="preserve"> לפי הפירוט שלהלן:</w:t>
        </w:r>
      </w:ins>
    </w:p>
    <w:p w14:paraId="2B77A045" w14:textId="2420A4A7" w:rsidR="006D2AE3" w:rsidRPr="006D2AE3" w:rsidDel="00D11358" w:rsidRDefault="006D2AE3" w:rsidP="001C1B56">
      <w:pPr>
        <w:widowControl w:val="0"/>
        <w:spacing w:before="120" w:beforeAutospacing="0" w:after="60" w:afterAutospacing="0" w:line="240" w:lineRule="auto"/>
        <w:ind w:left="2160" w:hanging="720"/>
        <w:jc w:val="both"/>
        <w:rPr>
          <w:del w:id="169" w:author="Meryl Etman [2]" w:date="2021-11-21T17:43:00Z"/>
          <w:rFonts w:ascii="Times New Roman" w:eastAsia="Times New Roman" w:hAnsi="Times New Roman" w:cs="David"/>
          <w:sz w:val="24"/>
          <w:szCs w:val="24"/>
          <w:rtl/>
          <w:lang w:eastAsia="he-IL"/>
        </w:rPr>
      </w:pPr>
      <w:del w:id="170" w:author="Meryl Etman [2]" w:date="2021-11-21T17:43:00Z">
        <w:r w:rsidRPr="006D2AE3" w:rsidDel="00D11358">
          <w:rPr>
            <w:rFonts w:ascii="Times New Roman" w:eastAsia="Times New Roman" w:hAnsi="Times New Roman" w:cs="David" w:hint="cs"/>
            <w:sz w:val="24"/>
            <w:szCs w:val="24"/>
            <w:rtl/>
            <w:lang w:eastAsia="he-IL"/>
          </w:rPr>
          <w:delText xml:space="preserve">1.1.1 תאום מערכות תת קרקעיות </w:delText>
        </w:r>
      </w:del>
      <w:ins w:id="171" w:author="Meryl Etman" w:date="2021-11-21T15:48:00Z">
        <w:del w:id="172" w:author="Meryl Etman [2]" w:date="2021-11-21T17:43:00Z">
          <w:r w:rsidR="006937E6" w:rsidDel="00D11358">
            <w:rPr>
              <w:rFonts w:ascii="Times New Roman" w:eastAsia="Times New Roman" w:hAnsi="Times New Roman" w:cs="David"/>
              <w:sz w:val="24"/>
              <w:szCs w:val="24"/>
              <w:rtl/>
              <w:lang w:eastAsia="he-IL"/>
            </w:rPr>
            <w:tab/>
          </w:r>
          <w:r w:rsidR="006937E6" w:rsidDel="00D11358">
            <w:rPr>
              <w:rFonts w:ascii="Times New Roman" w:eastAsia="Times New Roman" w:hAnsi="Times New Roman" w:cs="David"/>
              <w:sz w:val="24"/>
              <w:szCs w:val="24"/>
              <w:rtl/>
              <w:lang w:eastAsia="he-IL"/>
            </w:rPr>
            <w:tab/>
          </w:r>
          <w:r w:rsidR="006937E6" w:rsidDel="00D11358">
            <w:rPr>
              <w:rFonts w:ascii="Times New Roman" w:eastAsia="Times New Roman" w:hAnsi="Times New Roman" w:cs="David"/>
              <w:sz w:val="24"/>
              <w:szCs w:val="24"/>
              <w:rtl/>
              <w:lang w:eastAsia="he-IL"/>
            </w:rPr>
            <w:tab/>
          </w:r>
        </w:del>
      </w:ins>
      <w:ins w:id="173" w:author="Meryl Etman" w:date="2021-11-21T15:50:00Z">
        <w:del w:id="174" w:author="Meryl Etman [2]" w:date="2021-11-21T17:43:00Z">
          <w:r w:rsidR="006937E6" w:rsidDel="00D11358">
            <w:rPr>
              <w:rFonts w:ascii="Times New Roman" w:eastAsia="Times New Roman" w:hAnsi="Times New Roman" w:cs="David"/>
              <w:sz w:val="24"/>
              <w:szCs w:val="24"/>
              <w:rtl/>
              <w:lang w:eastAsia="he-IL"/>
            </w:rPr>
            <w:tab/>
          </w:r>
          <w:r w:rsidR="006937E6" w:rsidDel="00D11358">
            <w:rPr>
              <w:rFonts w:ascii="Times New Roman" w:eastAsia="Times New Roman" w:hAnsi="Times New Roman" w:cs="David" w:hint="cs"/>
              <w:sz w:val="24"/>
              <w:szCs w:val="24"/>
              <w:rtl/>
              <w:lang w:eastAsia="he-IL"/>
            </w:rPr>
            <w:delText xml:space="preserve"> </w:delText>
          </w:r>
        </w:del>
      </w:ins>
      <w:del w:id="175" w:author="Meryl Etman [2]" w:date="2021-11-21T17:43:00Z">
        <w:r w:rsidRPr="006D2AE3" w:rsidDel="00D11358">
          <w:rPr>
            <w:rFonts w:ascii="Times New Roman" w:eastAsia="Times New Roman" w:hAnsi="Times New Roman" w:cs="David" w:hint="cs"/>
            <w:sz w:val="24"/>
            <w:szCs w:val="24"/>
            <w:rtl/>
            <w:lang w:eastAsia="he-IL"/>
          </w:rPr>
          <w:delText xml:space="preserve"> ................................</w:delText>
        </w:r>
        <w:r w:rsidR="00415999" w:rsidDel="00D11358">
          <w:rPr>
            <w:rFonts w:ascii="Times New Roman" w:eastAsia="Times New Roman" w:hAnsi="Times New Roman" w:cs="David" w:hint="cs"/>
            <w:sz w:val="24"/>
            <w:szCs w:val="24"/>
            <w:rtl/>
            <w:lang w:eastAsia="he-IL"/>
          </w:rPr>
          <w:delText>.</w:delText>
        </w:r>
        <w:r w:rsidRPr="006D2AE3" w:rsidDel="00D11358">
          <w:rPr>
            <w:rFonts w:ascii="Times New Roman" w:eastAsia="Times New Roman" w:hAnsi="Times New Roman" w:cs="David" w:hint="cs"/>
            <w:sz w:val="24"/>
            <w:szCs w:val="24"/>
            <w:rtl/>
            <w:lang w:eastAsia="he-IL"/>
          </w:rPr>
          <w:delText>.........................</w:delText>
        </w:r>
      </w:del>
      <w:ins w:id="176" w:author="Meryl Etman" w:date="2021-11-21T15:45:00Z">
        <w:del w:id="177" w:author="Meryl Etman [2]" w:date="2021-11-21T17:43:00Z">
          <w:r w:rsidR="001C1B56" w:rsidDel="00D11358">
            <w:rPr>
              <w:rFonts w:ascii="Times New Roman" w:eastAsia="Times New Roman" w:hAnsi="Times New Roman" w:cs="David" w:hint="cs"/>
              <w:sz w:val="24"/>
              <w:szCs w:val="24"/>
              <w:rtl/>
              <w:lang w:eastAsia="he-IL"/>
            </w:rPr>
            <w:delText xml:space="preserve">0 </w:delText>
          </w:r>
        </w:del>
      </w:ins>
      <w:del w:id="178" w:author="Meryl Etman [2]" w:date="2021-11-21T17:43:00Z">
        <w:r w:rsidRPr="006D2AE3" w:rsidDel="00D11358">
          <w:rPr>
            <w:rFonts w:ascii="Times New Roman" w:eastAsia="Times New Roman" w:hAnsi="Times New Roman" w:cs="David" w:hint="cs"/>
            <w:sz w:val="24"/>
            <w:szCs w:val="24"/>
            <w:rtl/>
            <w:lang w:eastAsia="he-IL"/>
          </w:rPr>
          <w:delText xml:space="preserve"> ₪</w:delText>
        </w:r>
      </w:del>
    </w:p>
    <w:p w14:paraId="274C2F31" w14:textId="5AB369A3" w:rsidR="006D2AE3" w:rsidRPr="006D2AE3" w:rsidRDefault="006D2AE3" w:rsidP="001020BF">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1.1.2 תאום קומות מרתף</w:t>
      </w:r>
      <w:ins w:id="179" w:author="Meryl Etman" w:date="2021-11-21T15:50:00Z">
        <w:r w:rsidR="006937E6">
          <w:rPr>
            <w:rFonts w:ascii="Times New Roman" w:eastAsia="Times New Roman" w:hAnsi="Times New Roman" w:cs="David" w:hint="cs"/>
            <w:sz w:val="24"/>
            <w:szCs w:val="24"/>
            <w:rtl/>
            <w:lang w:eastAsia="he-IL"/>
          </w:rPr>
          <w:t xml:space="preserve">  </w:t>
        </w:r>
        <w:del w:id="180" w:author="Meryl Etman [2]" w:date="2021-11-21T17:46:00Z">
          <w:r w:rsidR="006937E6" w:rsidDel="00D11358">
            <w:rPr>
              <w:rFonts w:ascii="Times New Roman" w:eastAsia="Times New Roman" w:hAnsi="Times New Roman" w:cs="David" w:hint="cs"/>
              <w:sz w:val="24"/>
              <w:szCs w:val="24"/>
              <w:rtl/>
              <w:lang w:eastAsia="he-IL"/>
            </w:rPr>
            <w:delText xml:space="preserve">       </w:delText>
          </w:r>
        </w:del>
        <w:r w:rsidR="006937E6">
          <w:rPr>
            <w:rFonts w:ascii="Times New Roman" w:eastAsia="Times New Roman" w:hAnsi="Times New Roman" w:cs="David" w:hint="cs"/>
            <w:sz w:val="24"/>
            <w:szCs w:val="24"/>
            <w:rtl/>
            <w:lang w:eastAsia="he-IL"/>
          </w:rPr>
          <w:t xml:space="preserve">   </w:t>
        </w:r>
      </w:ins>
      <w:ins w:id="181" w:author="Meryl Etman [2]" w:date="2021-11-21T17:49:00Z">
        <w:r w:rsidR="00A66E22">
          <w:rPr>
            <w:rFonts w:ascii="Times New Roman" w:eastAsia="Times New Roman" w:hAnsi="Times New Roman" w:cs="David" w:hint="cs"/>
            <w:sz w:val="24"/>
            <w:szCs w:val="24"/>
            <w:rtl/>
            <w:lang w:eastAsia="he-IL"/>
          </w:rPr>
          <w:t xml:space="preserve">    </w:t>
        </w:r>
      </w:ins>
      <w:ins w:id="182" w:author="Meryl Etman" w:date="2021-11-21T15:50:00Z">
        <w:r w:rsidR="006937E6">
          <w:rPr>
            <w:rFonts w:ascii="Times New Roman" w:eastAsia="Times New Roman" w:hAnsi="Times New Roman" w:cs="David" w:hint="cs"/>
            <w:sz w:val="24"/>
            <w:szCs w:val="24"/>
            <w:rtl/>
            <w:lang w:eastAsia="he-IL"/>
          </w:rPr>
          <w:t xml:space="preserve">  </w:t>
        </w:r>
      </w:ins>
      <w:del w:id="183" w:author="Meryl Etman" w:date="2021-11-21T15:45:00Z">
        <w:r w:rsidRPr="006D2AE3" w:rsidDel="001C1B56">
          <w:rPr>
            <w:rFonts w:ascii="Times New Roman" w:eastAsia="Times New Roman" w:hAnsi="Times New Roman" w:cs="David" w:hint="cs"/>
            <w:sz w:val="24"/>
            <w:szCs w:val="24"/>
            <w:rtl/>
            <w:lang w:eastAsia="he-IL"/>
          </w:rPr>
          <w:delText>.............................................</w:delText>
        </w:r>
        <w:r w:rsidR="00415999" w:rsidDel="001C1B56">
          <w:rPr>
            <w:rFonts w:ascii="Times New Roman" w:eastAsia="Times New Roman" w:hAnsi="Times New Roman" w:cs="David" w:hint="cs"/>
            <w:sz w:val="24"/>
            <w:szCs w:val="24"/>
            <w:rtl/>
            <w:lang w:eastAsia="he-IL"/>
          </w:rPr>
          <w:delText>.</w:delText>
        </w:r>
        <w:r w:rsidRPr="006D2AE3" w:rsidDel="001C1B56">
          <w:rPr>
            <w:rFonts w:ascii="Times New Roman" w:eastAsia="Times New Roman" w:hAnsi="Times New Roman" w:cs="David" w:hint="cs"/>
            <w:sz w:val="24"/>
            <w:szCs w:val="24"/>
            <w:rtl/>
            <w:lang w:eastAsia="he-IL"/>
          </w:rPr>
          <w:delText xml:space="preserve">.......................... </w:delText>
        </w:r>
      </w:del>
      <w:ins w:id="184" w:author="Meryl Etman" w:date="2021-11-21T15:45:00Z">
        <w:r w:rsidR="001C1B56">
          <w:rPr>
            <w:rFonts w:ascii="Times New Roman" w:eastAsia="Times New Roman" w:hAnsi="Times New Roman" w:cs="David" w:hint="cs"/>
            <w:sz w:val="24"/>
            <w:szCs w:val="24"/>
            <w:rtl/>
            <w:lang w:eastAsia="he-IL"/>
          </w:rPr>
          <w:t xml:space="preserve"> </w:t>
        </w:r>
      </w:ins>
      <w:ins w:id="185" w:author="Meryl Etman" w:date="2022-06-15T16:57:00Z">
        <w:r w:rsidR="001020BF">
          <w:rPr>
            <w:rFonts w:ascii="Times New Roman" w:eastAsia="Times New Roman" w:hAnsi="Times New Roman" w:cs="David" w:hint="cs"/>
            <w:sz w:val="24"/>
            <w:szCs w:val="24"/>
            <w:rtl/>
            <w:lang w:eastAsia="he-IL"/>
          </w:rPr>
          <w:t xml:space="preserve">6,700 </w:t>
        </w:r>
      </w:ins>
      <w:ins w:id="186" w:author="Meryl Etman" w:date="2021-11-21T15:45:00Z">
        <w:r w:rsidR="001C1B56">
          <w:rPr>
            <w:rFonts w:ascii="Times New Roman" w:eastAsia="Times New Roman" w:hAnsi="Times New Roman" w:cs="David" w:hint="cs"/>
            <w:sz w:val="24"/>
            <w:szCs w:val="24"/>
            <w:rtl/>
            <w:lang w:eastAsia="he-IL"/>
          </w:rPr>
          <w:t xml:space="preserve">מ"ר </w:t>
        </w:r>
        <w:r w:rsidR="001C1B56">
          <w:rPr>
            <w:rFonts w:ascii="Times New Roman" w:eastAsia="Times New Roman" w:hAnsi="Times New Roman" w:cs="David" w:hint="cs"/>
            <w:sz w:val="24"/>
            <w:szCs w:val="24"/>
            <w:lang w:eastAsia="he-IL"/>
          </w:rPr>
          <w:t>X</w:t>
        </w:r>
        <w:r w:rsidR="001C1B56">
          <w:rPr>
            <w:rFonts w:ascii="Times New Roman" w:eastAsia="Times New Roman" w:hAnsi="Times New Roman" w:cs="David" w:hint="cs"/>
            <w:sz w:val="24"/>
            <w:szCs w:val="24"/>
            <w:rtl/>
            <w:lang w:eastAsia="he-IL"/>
          </w:rPr>
          <w:t xml:space="preserve"> 8 ₪/מ"ר </w:t>
        </w:r>
      </w:ins>
      <w:ins w:id="187" w:author="Meryl Etman [2]" w:date="2021-11-21T17:44:00Z">
        <w:del w:id="188" w:author="Meryl Etman" w:date="2022-06-15T16:57:00Z">
          <w:r w:rsidR="00D11358" w:rsidDel="001020BF">
            <w:rPr>
              <w:rFonts w:ascii="Times New Roman" w:eastAsia="Times New Roman" w:hAnsi="Times New Roman" w:cs="David" w:hint="cs"/>
              <w:sz w:val="24"/>
              <w:szCs w:val="24"/>
              <w:lang w:eastAsia="he-IL"/>
            </w:rPr>
            <w:delText>X</w:delText>
          </w:r>
          <w:r w:rsidR="00D11358" w:rsidDel="001020BF">
            <w:rPr>
              <w:rFonts w:ascii="Times New Roman" w:eastAsia="Times New Roman" w:hAnsi="Times New Roman" w:cs="David" w:hint="cs"/>
              <w:sz w:val="24"/>
              <w:szCs w:val="24"/>
              <w:rtl/>
              <w:lang w:eastAsia="he-IL"/>
            </w:rPr>
            <w:delText xml:space="preserve"> 0.86 </w:delText>
          </w:r>
        </w:del>
      </w:ins>
      <w:ins w:id="189" w:author="Meryl Etman" w:date="2021-11-21T15:45:00Z">
        <w:r w:rsidR="001C1B56">
          <w:rPr>
            <w:rFonts w:ascii="Times New Roman" w:eastAsia="Times New Roman" w:hAnsi="Times New Roman" w:cs="David" w:hint="cs"/>
            <w:sz w:val="24"/>
            <w:szCs w:val="24"/>
            <w:rtl/>
            <w:lang w:eastAsia="he-IL"/>
          </w:rPr>
          <w:t>=</w:t>
        </w:r>
      </w:ins>
      <w:ins w:id="190" w:author="Meryl Etman" w:date="2021-11-21T15:50:00Z">
        <w:r w:rsidR="006937E6">
          <w:rPr>
            <w:rFonts w:ascii="Times New Roman" w:eastAsia="Times New Roman" w:hAnsi="Times New Roman" w:cs="David"/>
            <w:sz w:val="24"/>
            <w:szCs w:val="24"/>
            <w:rtl/>
            <w:lang w:eastAsia="he-IL"/>
          </w:rPr>
          <w:tab/>
        </w:r>
      </w:ins>
      <w:ins w:id="191" w:author="Meryl Etman" w:date="2021-11-21T15:45:00Z">
        <w:r w:rsidR="001C1B56">
          <w:rPr>
            <w:rFonts w:ascii="Times New Roman" w:eastAsia="Times New Roman" w:hAnsi="Times New Roman" w:cs="David" w:hint="cs"/>
            <w:sz w:val="24"/>
            <w:szCs w:val="24"/>
            <w:rtl/>
            <w:lang w:eastAsia="he-IL"/>
          </w:rPr>
          <w:t xml:space="preserve"> </w:t>
        </w:r>
      </w:ins>
      <w:ins w:id="192" w:author="Meryl Etman" w:date="2022-06-15T17:00:00Z">
        <w:r w:rsidR="00BF22D9">
          <w:rPr>
            <w:rFonts w:ascii="Times New Roman" w:eastAsia="Times New Roman" w:hAnsi="Times New Roman" w:cs="David"/>
            <w:sz w:val="24"/>
            <w:szCs w:val="24"/>
            <w:rtl/>
            <w:lang w:eastAsia="he-IL"/>
          </w:rPr>
          <w:tab/>
        </w:r>
      </w:ins>
      <w:ins w:id="193" w:author="Meryl Etman" w:date="2021-11-21T15:45:00Z">
        <w:del w:id="194" w:author="Meryl Etman [2]" w:date="2021-11-21T17:44:00Z">
          <w:r w:rsidR="001C1B56" w:rsidDel="00D11358">
            <w:rPr>
              <w:rFonts w:ascii="Times New Roman" w:eastAsia="Times New Roman" w:hAnsi="Times New Roman" w:cs="David" w:hint="cs"/>
              <w:sz w:val="24"/>
              <w:szCs w:val="24"/>
              <w:rtl/>
              <w:lang w:eastAsia="he-IL"/>
            </w:rPr>
            <w:delText>125,336</w:delText>
          </w:r>
        </w:del>
      </w:ins>
      <w:ins w:id="195" w:author="Meryl Etman [2]" w:date="2021-11-21T17:44:00Z">
        <w:del w:id="196" w:author="Meryl Etman" w:date="2022-06-15T16:58:00Z">
          <w:r w:rsidR="00D11358" w:rsidDel="001020BF">
            <w:rPr>
              <w:rFonts w:ascii="Times New Roman" w:eastAsia="Times New Roman" w:hAnsi="Times New Roman" w:cs="David" w:hint="cs"/>
              <w:sz w:val="24"/>
              <w:szCs w:val="24"/>
              <w:rtl/>
              <w:lang w:eastAsia="he-IL"/>
            </w:rPr>
            <w:delText>107,</w:delText>
          </w:r>
        </w:del>
      </w:ins>
      <w:ins w:id="197" w:author="Meryl Etman [2]" w:date="2021-11-21T17:46:00Z">
        <w:del w:id="198" w:author="Meryl Etman" w:date="2022-06-15T16:58:00Z">
          <w:r w:rsidR="00D11358" w:rsidDel="001020BF">
            <w:rPr>
              <w:rFonts w:ascii="Times New Roman" w:eastAsia="Times New Roman" w:hAnsi="Times New Roman" w:cs="David" w:hint="cs"/>
              <w:sz w:val="24"/>
              <w:szCs w:val="24"/>
              <w:rtl/>
              <w:lang w:eastAsia="he-IL"/>
            </w:rPr>
            <w:delText>800</w:delText>
          </w:r>
        </w:del>
      </w:ins>
      <w:ins w:id="199" w:author="Meryl Etman" w:date="2022-06-15T16:58:00Z">
        <w:r w:rsidR="001020BF">
          <w:rPr>
            <w:rFonts w:ascii="Times New Roman" w:eastAsia="Times New Roman" w:hAnsi="Times New Roman" w:cs="David" w:hint="cs"/>
            <w:sz w:val="24"/>
            <w:szCs w:val="24"/>
            <w:rtl/>
            <w:lang w:eastAsia="he-IL"/>
          </w:rPr>
          <w:t xml:space="preserve">53,600 </w:t>
        </w:r>
      </w:ins>
      <w:r w:rsidRPr="006D2AE3">
        <w:rPr>
          <w:rFonts w:ascii="Times New Roman" w:eastAsia="Times New Roman" w:hAnsi="Times New Roman" w:cs="David" w:hint="cs"/>
          <w:sz w:val="24"/>
          <w:szCs w:val="24"/>
          <w:rtl/>
          <w:lang w:eastAsia="he-IL"/>
        </w:rPr>
        <w:t>₪</w:t>
      </w:r>
    </w:p>
    <w:p w14:paraId="30BB2027" w14:textId="05BB76E2" w:rsidR="006D2AE3" w:rsidRPr="006D2AE3" w:rsidRDefault="006D2AE3" w:rsidP="00BF22D9">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1.1.3 תאום </w:t>
      </w:r>
      <w:del w:id="200" w:author="Meryl Etman" w:date="2021-11-21T15:46:00Z">
        <w:r w:rsidRPr="006D2AE3" w:rsidDel="001C1B56">
          <w:rPr>
            <w:rFonts w:ascii="Times New Roman" w:eastAsia="Times New Roman" w:hAnsi="Times New Roman" w:cs="David" w:hint="cs"/>
            <w:sz w:val="24"/>
            <w:szCs w:val="24"/>
            <w:rtl/>
            <w:lang w:eastAsia="he-IL"/>
          </w:rPr>
          <w:delText>קומות חניון</w:delText>
        </w:r>
      </w:del>
      <w:ins w:id="201" w:author="Meryl Etman" w:date="2021-11-21T15:46:00Z">
        <w:r w:rsidR="001020BF">
          <w:rPr>
            <w:rFonts w:ascii="Times New Roman" w:eastAsia="Times New Roman" w:hAnsi="Times New Roman" w:cs="David" w:hint="cs"/>
            <w:sz w:val="24"/>
            <w:szCs w:val="24"/>
            <w:rtl/>
            <w:lang w:eastAsia="he-IL"/>
          </w:rPr>
          <w:t xml:space="preserve"> </w:t>
        </w:r>
      </w:ins>
      <w:ins w:id="202" w:author="Meryl Etman" w:date="2022-06-15T16:58:00Z">
        <w:r w:rsidR="001020BF">
          <w:rPr>
            <w:rFonts w:ascii="Times New Roman" w:eastAsia="Times New Roman" w:hAnsi="Times New Roman" w:cs="David" w:hint="cs"/>
            <w:sz w:val="24"/>
            <w:szCs w:val="24"/>
            <w:rtl/>
            <w:lang w:eastAsia="he-IL"/>
          </w:rPr>
          <w:t xml:space="preserve">שטחים משותפים בקומת הקרקע </w:t>
        </w:r>
      </w:ins>
      <w:ins w:id="203" w:author="Meryl Etman" w:date="2022-06-15T17:00:00Z">
        <w:r w:rsidR="00BF22D9">
          <w:rPr>
            <w:rFonts w:ascii="Times New Roman" w:eastAsia="Times New Roman" w:hAnsi="Times New Roman" w:cs="David"/>
            <w:sz w:val="24"/>
            <w:szCs w:val="24"/>
            <w:rtl/>
            <w:lang w:eastAsia="he-IL"/>
          </w:rPr>
          <w:tab/>
        </w:r>
        <w:r w:rsidR="00BF22D9">
          <w:rPr>
            <w:rFonts w:ascii="Times New Roman" w:eastAsia="Times New Roman" w:hAnsi="Times New Roman" w:cs="David"/>
            <w:sz w:val="24"/>
            <w:szCs w:val="24"/>
            <w:rtl/>
            <w:lang w:eastAsia="he-IL"/>
          </w:rPr>
          <w:tab/>
        </w:r>
        <w:r w:rsidR="00BF22D9">
          <w:rPr>
            <w:rFonts w:ascii="Times New Roman" w:eastAsia="Times New Roman" w:hAnsi="Times New Roman" w:cs="David"/>
            <w:sz w:val="24"/>
            <w:szCs w:val="24"/>
            <w:rtl/>
            <w:lang w:eastAsia="he-IL"/>
          </w:rPr>
          <w:tab/>
        </w:r>
      </w:ins>
      <w:ins w:id="204" w:author="Meryl Etman" w:date="2021-11-21T15:49:00Z">
        <w:del w:id="205" w:author="Meryl Etman [2]" w:date="2021-11-21T17:45:00Z">
          <w:r w:rsidR="006937E6" w:rsidDel="00D11358">
            <w:rPr>
              <w:rFonts w:ascii="Times New Roman" w:eastAsia="Times New Roman" w:hAnsi="Times New Roman" w:cs="David"/>
              <w:sz w:val="24"/>
              <w:szCs w:val="24"/>
              <w:rtl/>
              <w:lang w:eastAsia="he-IL"/>
            </w:rPr>
            <w:tab/>
          </w:r>
        </w:del>
      </w:ins>
      <w:del w:id="206" w:author="Meryl Etman" w:date="2021-11-21T15:46:00Z">
        <w:r w:rsidRPr="006D2AE3" w:rsidDel="006937E6">
          <w:rPr>
            <w:rFonts w:ascii="Times New Roman" w:eastAsia="Times New Roman" w:hAnsi="Times New Roman" w:cs="David" w:hint="cs"/>
            <w:sz w:val="24"/>
            <w:szCs w:val="24"/>
            <w:rtl/>
            <w:lang w:eastAsia="he-IL"/>
          </w:rPr>
          <w:delText>.............................................</w:delText>
        </w:r>
        <w:r w:rsidR="00415999" w:rsidDel="006937E6">
          <w:rPr>
            <w:rFonts w:ascii="Times New Roman" w:eastAsia="Times New Roman" w:hAnsi="Times New Roman" w:cs="David" w:hint="cs"/>
            <w:sz w:val="24"/>
            <w:szCs w:val="24"/>
            <w:rtl/>
            <w:lang w:eastAsia="he-IL"/>
          </w:rPr>
          <w:delText>.</w:delText>
        </w:r>
        <w:r w:rsidRPr="006D2AE3" w:rsidDel="006937E6">
          <w:rPr>
            <w:rFonts w:ascii="Times New Roman" w:eastAsia="Times New Roman" w:hAnsi="Times New Roman" w:cs="David" w:hint="cs"/>
            <w:sz w:val="24"/>
            <w:szCs w:val="24"/>
            <w:rtl/>
            <w:lang w:eastAsia="he-IL"/>
          </w:rPr>
          <w:delText>...</w:delText>
        </w:r>
        <w:r w:rsidR="00415999" w:rsidDel="006937E6">
          <w:rPr>
            <w:rFonts w:ascii="Times New Roman" w:eastAsia="Times New Roman" w:hAnsi="Times New Roman" w:cs="David" w:hint="cs"/>
            <w:sz w:val="24"/>
            <w:szCs w:val="24"/>
            <w:rtl/>
            <w:lang w:eastAsia="he-IL"/>
          </w:rPr>
          <w:delText>.</w:delText>
        </w:r>
        <w:r w:rsidRPr="006D2AE3" w:rsidDel="006937E6">
          <w:rPr>
            <w:rFonts w:ascii="Times New Roman" w:eastAsia="Times New Roman" w:hAnsi="Times New Roman" w:cs="David" w:hint="cs"/>
            <w:sz w:val="24"/>
            <w:szCs w:val="24"/>
            <w:rtl/>
            <w:lang w:eastAsia="he-IL"/>
          </w:rPr>
          <w:delText xml:space="preserve">........................ </w:delText>
        </w:r>
      </w:del>
      <w:ins w:id="207" w:author="Meryl Etman" w:date="2022-06-15T16:58:00Z">
        <w:r w:rsidR="001020BF">
          <w:rPr>
            <w:rFonts w:ascii="Times New Roman" w:eastAsia="Times New Roman" w:hAnsi="Times New Roman" w:cs="David" w:hint="cs"/>
            <w:sz w:val="24"/>
            <w:szCs w:val="24"/>
            <w:rtl/>
            <w:lang w:eastAsia="he-IL"/>
          </w:rPr>
          <w:t>7</w:t>
        </w:r>
      </w:ins>
      <w:ins w:id="208" w:author="Meryl Etman" w:date="2021-11-21T15:46:00Z">
        <w:r w:rsidR="006937E6">
          <w:rPr>
            <w:rFonts w:ascii="Times New Roman" w:eastAsia="Times New Roman" w:hAnsi="Times New Roman" w:cs="David" w:hint="cs"/>
            <w:sz w:val="24"/>
            <w:szCs w:val="24"/>
            <w:rtl/>
            <w:lang w:eastAsia="he-IL"/>
          </w:rPr>
          <w:t xml:space="preserve">,000 ₪ </w:t>
        </w:r>
      </w:ins>
      <w:ins w:id="209" w:author="Meryl Etman [2]" w:date="2021-11-21T17:45:00Z">
        <w:del w:id="210" w:author="Meryl Etman" w:date="2022-06-15T16:58:00Z">
          <w:r w:rsidR="00D11358" w:rsidDel="001020BF">
            <w:rPr>
              <w:rFonts w:ascii="Times New Roman" w:eastAsia="Times New Roman" w:hAnsi="Times New Roman" w:cs="David" w:hint="cs"/>
              <w:sz w:val="24"/>
              <w:szCs w:val="24"/>
              <w:lang w:eastAsia="he-IL"/>
            </w:rPr>
            <w:delText>X</w:delText>
          </w:r>
          <w:r w:rsidR="00D11358" w:rsidDel="001020BF">
            <w:rPr>
              <w:rFonts w:ascii="Times New Roman" w:eastAsia="Times New Roman" w:hAnsi="Times New Roman" w:cs="David" w:hint="cs"/>
              <w:sz w:val="24"/>
              <w:szCs w:val="24"/>
              <w:rtl/>
              <w:lang w:eastAsia="he-IL"/>
            </w:rPr>
            <w:delText xml:space="preserve"> </w:delText>
          </w:r>
        </w:del>
        <w:del w:id="211" w:author="Meryl Etman" w:date="2022-06-15T17:00:00Z">
          <w:r w:rsidR="00D11358" w:rsidDel="00BF22D9">
            <w:rPr>
              <w:rFonts w:ascii="Times New Roman" w:eastAsia="Times New Roman" w:hAnsi="Times New Roman" w:cs="David" w:hint="cs"/>
              <w:sz w:val="24"/>
              <w:szCs w:val="24"/>
              <w:rtl/>
              <w:lang w:eastAsia="he-IL"/>
            </w:rPr>
            <w:delText xml:space="preserve">0.86 </w:delText>
          </w:r>
        </w:del>
        <w:del w:id="212" w:author="Meryl Etman" w:date="2022-06-15T16:58:00Z">
          <w:r w:rsidR="00D11358" w:rsidDel="001020BF">
            <w:rPr>
              <w:rFonts w:ascii="Times New Roman" w:eastAsia="Times New Roman" w:hAnsi="Times New Roman" w:cs="David" w:hint="cs"/>
              <w:sz w:val="24"/>
              <w:szCs w:val="24"/>
              <w:rtl/>
              <w:lang w:eastAsia="he-IL"/>
            </w:rPr>
            <w:delText xml:space="preserve">8,600 </w:delText>
          </w:r>
        </w:del>
      </w:ins>
      <w:del w:id="213" w:author="Meryl Etman" w:date="2022-06-15T16:58:00Z">
        <w:r w:rsidRPr="006D2AE3" w:rsidDel="001020BF">
          <w:rPr>
            <w:rFonts w:ascii="Times New Roman" w:eastAsia="Times New Roman" w:hAnsi="Times New Roman" w:cs="David" w:hint="cs"/>
            <w:sz w:val="24"/>
            <w:szCs w:val="24"/>
            <w:rtl/>
            <w:lang w:eastAsia="he-IL"/>
          </w:rPr>
          <w:delText xml:space="preserve">₪ </w:delText>
        </w:r>
      </w:del>
    </w:p>
    <w:p w14:paraId="15CD383C" w14:textId="163A02E2" w:rsidR="006D2AE3" w:rsidRPr="006D2AE3" w:rsidDel="00D11358" w:rsidRDefault="006D2AE3" w:rsidP="003A0A0E">
      <w:pPr>
        <w:widowControl w:val="0"/>
        <w:spacing w:before="120" w:beforeAutospacing="0" w:after="60" w:afterAutospacing="0" w:line="240" w:lineRule="auto"/>
        <w:ind w:left="1440"/>
        <w:jc w:val="both"/>
        <w:rPr>
          <w:del w:id="214" w:author="Meryl Etman [2]" w:date="2021-11-21T17:46:00Z"/>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1.1.4 </w:t>
      </w:r>
      <w:del w:id="215" w:author="Meryl Etman" w:date="2021-11-21T15:46:00Z">
        <w:r w:rsidRPr="006D2AE3" w:rsidDel="006937E6">
          <w:rPr>
            <w:rFonts w:ascii="Times New Roman" w:eastAsia="Times New Roman" w:hAnsi="Times New Roman" w:cs="David" w:hint="cs"/>
            <w:sz w:val="24"/>
            <w:szCs w:val="24"/>
            <w:rtl/>
            <w:lang w:eastAsia="he-IL"/>
          </w:rPr>
          <w:delText>תאום קומת קרקע ולובי ראשי.................................</w:delText>
        </w:r>
        <w:r w:rsidR="00415999" w:rsidDel="006937E6">
          <w:rPr>
            <w:rFonts w:ascii="Times New Roman" w:eastAsia="Times New Roman" w:hAnsi="Times New Roman" w:cs="David" w:hint="cs"/>
            <w:sz w:val="24"/>
            <w:szCs w:val="24"/>
            <w:rtl/>
            <w:lang w:eastAsia="he-IL"/>
          </w:rPr>
          <w:delText>.</w:delText>
        </w:r>
        <w:r w:rsidRPr="006D2AE3" w:rsidDel="006937E6">
          <w:rPr>
            <w:rFonts w:ascii="Times New Roman" w:eastAsia="Times New Roman" w:hAnsi="Times New Roman" w:cs="David" w:hint="cs"/>
            <w:sz w:val="24"/>
            <w:szCs w:val="24"/>
            <w:rtl/>
            <w:lang w:eastAsia="he-IL"/>
          </w:rPr>
          <w:delText>.......................</w:delText>
        </w:r>
      </w:del>
      <w:ins w:id="216" w:author="Meryl Etman" w:date="2021-11-21T15:46:00Z">
        <w:r w:rsidR="006937E6">
          <w:rPr>
            <w:rFonts w:ascii="Times New Roman" w:eastAsia="Times New Roman" w:hAnsi="Times New Roman" w:cs="David" w:hint="cs"/>
            <w:sz w:val="24"/>
            <w:szCs w:val="24"/>
            <w:rtl/>
            <w:lang w:eastAsia="he-IL"/>
          </w:rPr>
          <w:t>תאום מערכות שטח המגרש</w:t>
        </w:r>
      </w:ins>
      <w:ins w:id="217" w:author="Meryl Etman" w:date="2021-11-21T15:49:00Z">
        <w:r w:rsidR="006937E6">
          <w:rPr>
            <w:rFonts w:ascii="Times New Roman" w:eastAsia="Times New Roman" w:hAnsi="Times New Roman" w:cs="David"/>
            <w:sz w:val="24"/>
            <w:szCs w:val="24"/>
            <w:rtl/>
            <w:lang w:eastAsia="he-IL"/>
          </w:rPr>
          <w:tab/>
        </w:r>
        <w:r w:rsidR="006937E6">
          <w:rPr>
            <w:rFonts w:ascii="Times New Roman" w:eastAsia="Times New Roman" w:hAnsi="Times New Roman" w:cs="David"/>
            <w:sz w:val="24"/>
            <w:szCs w:val="24"/>
            <w:rtl/>
            <w:lang w:eastAsia="he-IL"/>
          </w:rPr>
          <w:tab/>
        </w:r>
        <w:r w:rsidR="006937E6">
          <w:rPr>
            <w:rFonts w:ascii="Times New Roman" w:eastAsia="Times New Roman" w:hAnsi="Times New Roman" w:cs="David"/>
            <w:sz w:val="24"/>
            <w:szCs w:val="24"/>
            <w:rtl/>
            <w:lang w:eastAsia="he-IL"/>
          </w:rPr>
          <w:tab/>
        </w:r>
        <w:r w:rsidR="006937E6">
          <w:rPr>
            <w:rFonts w:ascii="Times New Roman" w:eastAsia="Times New Roman" w:hAnsi="Times New Roman" w:cs="David"/>
            <w:sz w:val="24"/>
            <w:szCs w:val="24"/>
            <w:rtl/>
            <w:lang w:eastAsia="he-IL"/>
          </w:rPr>
          <w:tab/>
        </w:r>
      </w:ins>
      <w:ins w:id="218" w:author="Meryl Etman" w:date="2021-11-21T15:50:00Z">
        <w:r w:rsidR="006937E6">
          <w:rPr>
            <w:rFonts w:ascii="Times New Roman" w:eastAsia="Times New Roman" w:hAnsi="Times New Roman" w:cs="David"/>
            <w:sz w:val="24"/>
            <w:szCs w:val="24"/>
            <w:rtl/>
            <w:lang w:eastAsia="he-IL"/>
          </w:rPr>
          <w:tab/>
        </w:r>
      </w:ins>
      <w:ins w:id="219" w:author="Meryl Etman" w:date="2022-06-15T16:59:00Z">
        <w:r w:rsidR="001020BF">
          <w:rPr>
            <w:rFonts w:ascii="Times New Roman" w:eastAsia="Times New Roman" w:hAnsi="Times New Roman" w:cs="David" w:hint="cs"/>
            <w:sz w:val="24"/>
            <w:szCs w:val="24"/>
            <w:u w:val="single"/>
            <w:rtl/>
            <w:lang w:eastAsia="he-IL"/>
          </w:rPr>
          <w:t xml:space="preserve">5,000 </w:t>
        </w:r>
      </w:ins>
      <w:ins w:id="220" w:author="Meryl Etman [2]" w:date="2021-11-21T17:46:00Z">
        <w:del w:id="221" w:author="Meryl Etman" w:date="2022-06-15T16:59:00Z">
          <w:r w:rsidR="00D11358" w:rsidRPr="00D11358" w:rsidDel="001020BF">
            <w:rPr>
              <w:rFonts w:ascii="Times New Roman" w:eastAsia="Times New Roman" w:hAnsi="Times New Roman" w:cs="David"/>
              <w:sz w:val="24"/>
              <w:szCs w:val="24"/>
              <w:u w:val="single"/>
              <w:rtl/>
              <w:lang w:eastAsia="he-IL"/>
              <w:rPrChange w:id="222" w:author="Meryl Etman [2]" w:date="2021-11-21T17:46:00Z">
                <w:rPr>
                  <w:rFonts w:ascii="Times New Roman" w:eastAsia="Times New Roman" w:hAnsi="Times New Roman" w:cs="David"/>
                  <w:sz w:val="24"/>
                  <w:szCs w:val="24"/>
                  <w:rtl/>
                  <w:lang w:eastAsia="he-IL"/>
                </w:rPr>
              </w:rPrChange>
            </w:rPr>
            <w:delText>8,6</w:delText>
          </w:r>
        </w:del>
        <w:del w:id="223" w:author="Meryl Etman" w:date="2022-06-15T17:00:00Z">
          <w:r w:rsidR="00D11358" w:rsidRPr="00D11358" w:rsidDel="00BF22D9">
            <w:rPr>
              <w:rFonts w:ascii="Times New Roman" w:eastAsia="Times New Roman" w:hAnsi="Times New Roman" w:cs="David"/>
              <w:sz w:val="24"/>
              <w:szCs w:val="24"/>
              <w:u w:val="single"/>
              <w:rtl/>
              <w:lang w:eastAsia="he-IL"/>
              <w:rPrChange w:id="224" w:author="Meryl Etman [2]" w:date="2021-11-21T17:46:00Z">
                <w:rPr>
                  <w:rFonts w:ascii="Times New Roman" w:eastAsia="Times New Roman" w:hAnsi="Times New Roman" w:cs="David"/>
                  <w:sz w:val="24"/>
                  <w:szCs w:val="24"/>
                  <w:rtl/>
                  <w:lang w:eastAsia="he-IL"/>
                </w:rPr>
              </w:rPrChange>
            </w:rPr>
            <w:delText>00</w:delText>
          </w:r>
        </w:del>
      </w:ins>
      <w:ins w:id="225" w:author="Meryl Etman" w:date="2021-11-21T15:46:00Z">
        <w:del w:id="226" w:author="Meryl Etman [2]" w:date="2021-11-21T17:46:00Z">
          <w:r w:rsidR="006937E6" w:rsidRPr="00D11358" w:rsidDel="00D11358">
            <w:rPr>
              <w:rFonts w:ascii="Times New Roman" w:eastAsia="Times New Roman" w:hAnsi="Times New Roman" w:cs="David"/>
              <w:sz w:val="24"/>
              <w:szCs w:val="24"/>
              <w:u w:val="single"/>
              <w:rtl/>
              <w:lang w:eastAsia="he-IL"/>
              <w:rPrChange w:id="227" w:author="Meryl Etman [2]" w:date="2021-11-21T17:46:00Z">
                <w:rPr>
                  <w:rFonts w:ascii="Times New Roman" w:eastAsia="Times New Roman" w:hAnsi="Times New Roman" w:cs="David"/>
                  <w:sz w:val="24"/>
                  <w:szCs w:val="24"/>
                  <w:rtl/>
                  <w:lang w:eastAsia="he-IL"/>
                </w:rPr>
              </w:rPrChange>
            </w:rPr>
            <w:delText xml:space="preserve"> </w:delText>
          </w:r>
        </w:del>
      </w:ins>
      <w:r w:rsidRPr="00D11358">
        <w:rPr>
          <w:rFonts w:ascii="Times New Roman" w:eastAsia="Times New Roman" w:hAnsi="Times New Roman" w:cs="David"/>
          <w:sz w:val="24"/>
          <w:szCs w:val="24"/>
          <w:u w:val="single"/>
          <w:rtl/>
          <w:lang w:eastAsia="he-IL"/>
          <w:rPrChange w:id="228" w:author="Meryl Etman [2]" w:date="2021-11-21T17:46:00Z">
            <w:rPr>
              <w:rFonts w:ascii="Times New Roman" w:eastAsia="Times New Roman" w:hAnsi="Times New Roman" w:cs="David"/>
              <w:sz w:val="24"/>
              <w:szCs w:val="24"/>
              <w:rtl/>
              <w:lang w:eastAsia="he-IL"/>
            </w:rPr>
          </w:rPrChange>
        </w:rPr>
        <w:t xml:space="preserve"> ₪</w:t>
      </w:r>
    </w:p>
    <w:p w14:paraId="7CF314E2" w14:textId="12A11955" w:rsidR="006D2AE3" w:rsidRPr="006D2AE3" w:rsidDel="006937E6" w:rsidRDefault="006D2AE3">
      <w:pPr>
        <w:widowControl w:val="0"/>
        <w:spacing w:before="120" w:beforeAutospacing="0" w:after="60" w:afterAutospacing="0" w:line="240" w:lineRule="auto"/>
        <w:jc w:val="both"/>
        <w:rPr>
          <w:del w:id="229" w:author="Meryl Etman" w:date="2021-11-21T15:47:00Z"/>
          <w:rFonts w:ascii="Times New Roman" w:eastAsia="Times New Roman" w:hAnsi="Times New Roman" w:cs="David"/>
          <w:sz w:val="24"/>
          <w:szCs w:val="24"/>
          <w:rtl/>
          <w:lang w:eastAsia="he-IL"/>
        </w:rPr>
        <w:pPrChange w:id="230" w:author="Meryl Etman [2]" w:date="2021-11-21T17:46:00Z">
          <w:pPr>
            <w:widowControl w:val="0"/>
            <w:spacing w:before="120" w:beforeAutospacing="0" w:after="60" w:afterAutospacing="0" w:line="240" w:lineRule="auto"/>
            <w:ind w:left="1440"/>
            <w:jc w:val="both"/>
          </w:pPr>
        </w:pPrChange>
      </w:pPr>
      <w:del w:id="231" w:author="Meryl Etman" w:date="2021-11-21T15:47:00Z">
        <w:r w:rsidRPr="006D2AE3" w:rsidDel="006937E6">
          <w:rPr>
            <w:rFonts w:ascii="Times New Roman" w:eastAsia="Times New Roman" w:hAnsi="Times New Roman" w:cs="David" w:hint="cs"/>
            <w:sz w:val="24"/>
            <w:szCs w:val="24"/>
            <w:rtl/>
            <w:lang w:eastAsia="he-IL"/>
          </w:rPr>
          <w:delText>1.1.5 תאום קומות המסחר...............................................</w:delText>
        </w:r>
        <w:r w:rsidR="00415999" w:rsidDel="006937E6">
          <w:rPr>
            <w:rFonts w:ascii="Times New Roman" w:eastAsia="Times New Roman" w:hAnsi="Times New Roman" w:cs="David" w:hint="cs"/>
            <w:sz w:val="24"/>
            <w:szCs w:val="24"/>
            <w:rtl/>
            <w:lang w:eastAsia="he-IL"/>
          </w:rPr>
          <w:delText>.</w:delText>
        </w:r>
        <w:r w:rsidRPr="006D2AE3" w:rsidDel="006937E6">
          <w:rPr>
            <w:rFonts w:ascii="Times New Roman" w:eastAsia="Times New Roman" w:hAnsi="Times New Roman" w:cs="David" w:hint="cs"/>
            <w:sz w:val="24"/>
            <w:szCs w:val="24"/>
            <w:rtl/>
            <w:lang w:eastAsia="he-IL"/>
          </w:rPr>
          <w:delText xml:space="preserve">...................... ₪ </w:delText>
        </w:r>
      </w:del>
    </w:p>
    <w:p w14:paraId="1475200F" w14:textId="1FAEADCF" w:rsidR="006D2AE3" w:rsidRPr="006D2AE3" w:rsidDel="006937E6" w:rsidRDefault="006D2AE3">
      <w:pPr>
        <w:widowControl w:val="0"/>
        <w:spacing w:before="120" w:beforeAutospacing="0" w:after="60" w:afterAutospacing="0" w:line="240" w:lineRule="auto"/>
        <w:jc w:val="both"/>
        <w:rPr>
          <w:del w:id="232" w:author="Meryl Etman" w:date="2021-11-21T15:47:00Z"/>
          <w:rFonts w:ascii="Times New Roman" w:eastAsia="Times New Roman" w:hAnsi="Times New Roman" w:cs="David"/>
          <w:sz w:val="24"/>
          <w:szCs w:val="24"/>
          <w:rtl/>
          <w:lang w:eastAsia="he-IL"/>
        </w:rPr>
        <w:pPrChange w:id="233" w:author="Meryl Etman [2]" w:date="2021-11-21T17:46:00Z">
          <w:pPr>
            <w:widowControl w:val="0"/>
            <w:spacing w:before="120" w:beforeAutospacing="0" w:after="60" w:afterAutospacing="0" w:line="240" w:lineRule="auto"/>
            <w:ind w:left="1440"/>
            <w:jc w:val="both"/>
          </w:pPr>
        </w:pPrChange>
      </w:pPr>
      <w:del w:id="234" w:author="Meryl Etman" w:date="2021-11-21T15:47:00Z">
        <w:r w:rsidRPr="006D2AE3" w:rsidDel="006937E6">
          <w:rPr>
            <w:rFonts w:ascii="Times New Roman" w:eastAsia="Times New Roman" w:hAnsi="Times New Roman" w:cs="David" w:hint="cs"/>
            <w:sz w:val="24"/>
            <w:szCs w:val="24"/>
            <w:rtl/>
            <w:lang w:eastAsia="he-IL"/>
          </w:rPr>
          <w:delText>1.1.6 תאום קומות המגורים...............................................</w:delText>
        </w:r>
        <w:r w:rsidR="00415999" w:rsidDel="006937E6">
          <w:rPr>
            <w:rFonts w:ascii="Times New Roman" w:eastAsia="Times New Roman" w:hAnsi="Times New Roman" w:cs="David" w:hint="cs"/>
            <w:sz w:val="24"/>
            <w:szCs w:val="24"/>
            <w:rtl/>
            <w:lang w:eastAsia="he-IL"/>
          </w:rPr>
          <w:delText>.</w:delText>
        </w:r>
        <w:r w:rsidRPr="006D2AE3" w:rsidDel="006937E6">
          <w:rPr>
            <w:rFonts w:ascii="Times New Roman" w:eastAsia="Times New Roman" w:hAnsi="Times New Roman" w:cs="David" w:hint="cs"/>
            <w:sz w:val="24"/>
            <w:szCs w:val="24"/>
            <w:rtl/>
            <w:lang w:eastAsia="he-IL"/>
          </w:rPr>
          <w:delText>....................  ₪</w:delText>
        </w:r>
      </w:del>
    </w:p>
    <w:p w14:paraId="6C5B9FF6" w14:textId="3CCA985C" w:rsidR="006D2AE3" w:rsidRPr="006D2AE3" w:rsidDel="006937E6" w:rsidRDefault="006D2AE3">
      <w:pPr>
        <w:widowControl w:val="0"/>
        <w:spacing w:before="120" w:beforeAutospacing="0" w:after="60" w:afterAutospacing="0" w:line="240" w:lineRule="auto"/>
        <w:jc w:val="both"/>
        <w:rPr>
          <w:del w:id="235" w:author="Meryl Etman" w:date="2021-11-21T15:47:00Z"/>
          <w:rFonts w:ascii="Times New Roman" w:eastAsia="Times New Roman" w:hAnsi="Times New Roman" w:cs="David"/>
          <w:sz w:val="24"/>
          <w:szCs w:val="24"/>
          <w:lang w:eastAsia="he-IL"/>
        </w:rPr>
        <w:pPrChange w:id="236" w:author="Meryl Etman [2]" w:date="2021-11-21T17:46:00Z">
          <w:pPr>
            <w:widowControl w:val="0"/>
            <w:spacing w:before="120" w:beforeAutospacing="0" w:after="60" w:afterAutospacing="0" w:line="240" w:lineRule="auto"/>
            <w:ind w:left="1440"/>
            <w:jc w:val="both"/>
          </w:pPr>
        </w:pPrChange>
      </w:pPr>
      <w:del w:id="237" w:author="Meryl Etman" w:date="2021-11-21T15:47:00Z">
        <w:r w:rsidRPr="006D2AE3" w:rsidDel="006937E6">
          <w:rPr>
            <w:rFonts w:ascii="Times New Roman" w:eastAsia="Times New Roman" w:hAnsi="Times New Roman" w:cs="David" w:hint="cs"/>
            <w:sz w:val="24"/>
            <w:szCs w:val="24"/>
            <w:rtl/>
            <w:lang w:eastAsia="he-IL"/>
          </w:rPr>
          <w:delText>1.1.7 תאום מערכות גג המגורים..........................................</w:delText>
        </w:r>
        <w:r w:rsidR="00415999" w:rsidDel="006937E6">
          <w:rPr>
            <w:rFonts w:ascii="Times New Roman" w:eastAsia="Times New Roman" w:hAnsi="Times New Roman" w:cs="David" w:hint="cs"/>
            <w:sz w:val="24"/>
            <w:szCs w:val="24"/>
            <w:rtl/>
            <w:lang w:eastAsia="he-IL"/>
          </w:rPr>
          <w:delText>.</w:delText>
        </w:r>
        <w:r w:rsidRPr="006D2AE3" w:rsidDel="006937E6">
          <w:rPr>
            <w:rFonts w:ascii="Times New Roman" w:eastAsia="Times New Roman" w:hAnsi="Times New Roman" w:cs="David" w:hint="cs"/>
            <w:sz w:val="24"/>
            <w:szCs w:val="24"/>
            <w:rtl/>
            <w:lang w:eastAsia="he-IL"/>
          </w:rPr>
          <w:delText xml:space="preserve">...................  ₪ </w:delText>
        </w:r>
      </w:del>
    </w:p>
    <w:p w14:paraId="12148945" w14:textId="5AB0CA07" w:rsidR="006D2AE3" w:rsidRPr="006D2AE3" w:rsidDel="006937E6" w:rsidRDefault="006D2AE3">
      <w:pPr>
        <w:widowControl w:val="0"/>
        <w:spacing w:before="120" w:beforeAutospacing="0" w:after="60" w:afterAutospacing="0" w:line="240" w:lineRule="auto"/>
        <w:jc w:val="both"/>
        <w:rPr>
          <w:del w:id="238" w:author="Meryl Etman" w:date="2021-11-21T15:47:00Z"/>
          <w:rFonts w:ascii="Times New Roman" w:eastAsia="Times New Roman" w:hAnsi="Times New Roman" w:cs="David"/>
          <w:sz w:val="24"/>
          <w:szCs w:val="24"/>
          <w:rtl/>
          <w:lang w:eastAsia="he-IL"/>
        </w:rPr>
        <w:pPrChange w:id="239" w:author="Meryl Etman [2]" w:date="2021-11-21T17:46:00Z">
          <w:pPr>
            <w:widowControl w:val="0"/>
            <w:spacing w:before="120" w:beforeAutospacing="0" w:after="60" w:afterAutospacing="0" w:line="240" w:lineRule="auto"/>
            <w:ind w:left="1440"/>
            <w:jc w:val="both"/>
          </w:pPr>
        </w:pPrChange>
      </w:pPr>
      <w:del w:id="240" w:author="Meryl Etman" w:date="2021-11-21T15:47:00Z">
        <w:r w:rsidRPr="006D2AE3" w:rsidDel="006937E6">
          <w:rPr>
            <w:rFonts w:ascii="Times New Roman" w:eastAsia="Times New Roman" w:hAnsi="Times New Roman" w:cs="David" w:hint="cs"/>
            <w:sz w:val="24"/>
            <w:szCs w:val="24"/>
            <w:rtl/>
            <w:lang w:eastAsia="he-IL"/>
          </w:rPr>
          <w:delText>1.1.8 תאום מערכות גג המסחר.............................................</w:delText>
        </w:r>
        <w:r w:rsidR="00415999" w:rsidDel="006937E6">
          <w:rPr>
            <w:rFonts w:ascii="Times New Roman" w:eastAsia="Times New Roman" w:hAnsi="Times New Roman" w:cs="David" w:hint="cs"/>
            <w:sz w:val="24"/>
            <w:szCs w:val="24"/>
            <w:rtl/>
            <w:lang w:eastAsia="he-IL"/>
          </w:rPr>
          <w:delText>..</w:delText>
        </w:r>
        <w:r w:rsidRPr="006D2AE3" w:rsidDel="006937E6">
          <w:rPr>
            <w:rFonts w:ascii="Times New Roman" w:eastAsia="Times New Roman" w:hAnsi="Times New Roman" w:cs="David" w:hint="cs"/>
            <w:sz w:val="24"/>
            <w:szCs w:val="24"/>
            <w:rtl/>
            <w:lang w:eastAsia="he-IL"/>
          </w:rPr>
          <w:delText>.................. ₪</w:delText>
        </w:r>
      </w:del>
    </w:p>
    <w:p w14:paraId="38E2DAEF" w14:textId="4B4350A0" w:rsidR="006D2AE3" w:rsidRPr="006D2AE3" w:rsidRDefault="006D2AE3" w:rsidP="00A66E22">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del w:id="241" w:author="Meryl Etman" w:date="2021-11-21T15:47:00Z">
        <w:r w:rsidRPr="006D2AE3" w:rsidDel="006937E6">
          <w:rPr>
            <w:rFonts w:ascii="Times New Roman" w:eastAsia="Times New Roman" w:hAnsi="Times New Roman" w:cs="David" w:hint="cs"/>
            <w:sz w:val="24"/>
            <w:szCs w:val="24"/>
            <w:rtl/>
            <w:lang w:eastAsia="he-IL"/>
          </w:rPr>
          <w:delText>*מחק את המיותר</w:delText>
        </w:r>
      </w:del>
    </w:p>
    <w:p w14:paraId="71F5C582" w14:textId="3D6682C4" w:rsidR="006D2AE3" w:rsidRDefault="006D2AE3" w:rsidP="00BF22D9">
      <w:pPr>
        <w:widowControl w:val="0"/>
        <w:spacing w:before="120" w:beforeAutospacing="0" w:after="60" w:afterAutospacing="0" w:line="240" w:lineRule="auto"/>
        <w:ind w:left="1440" w:hanging="720"/>
        <w:jc w:val="both"/>
        <w:rPr>
          <w:ins w:id="242" w:author="Meryl Etman" w:date="2021-11-21T15:47:00Z"/>
          <w:rFonts w:ascii="Times New Roman" w:eastAsia="Times New Roman" w:hAnsi="Times New Roman" w:cs="David"/>
          <w:b/>
          <w:bCs/>
          <w:sz w:val="24"/>
          <w:szCs w:val="24"/>
          <w:rtl/>
          <w:lang w:eastAsia="he-IL"/>
        </w:rPr>
      </w:pPr>
      <w:r w:rsidRPr="006D2AE3">
        <w:rPr>
          <w:rFonts w:ascii="Times New Roman" w:eastAsia="Times New Roman" w:hAnsi="Times New Roman" w:cs="David" w:hint="cs"/>
          <w:b/>
          <w:bCs/>
          <w:sz w:val="24"/>
          <w:szCs w:val="24"/>
          <w:rtl/>
          <w:lang w:eastAsia="he-IL"/>
        </w:rPr>
        <w:t xml:space="preserve">                                                                               </w:t>
      </w:r>
      <w:ins w:id="243" w:author="Meryl Etman" w:date="2021-11-21T15:51:00Z">
        <w:r w:rsidR="006937E6">
          <w:rPr>
            <w:rFonts w:ascii="Times New Roman" w:eastAsia="Times New Roman" w:hAnsi="Times New Roman" w:cs="David"/>
            <w:b/>
            <w:bCs/>
            <w:sz w:val="24"/>
            <w:szCs w:val="24"/>
            <w:rtl/>
            <w:lang w:eastAsia="he-IL"/>
          </w:rPr>
          <w:tab/>
        </w:r>
      </w:ins>
      <w:del w:id="244" w:author="Meryl Etman" w:date="2021-11-21T15:51:00Z">
        <w:r w:rsidRPr="006D2AE3" w:rsidDel="006937E6">
          <w:rPr>
            <w:rFonts w:ascii="Times New Roman" w:eastAsia="Times New Roman" w:hAnsi="Times New Roman" w:cs="David" w:hint="cs"/>
            <w:b/>
            <w:bCs/>
            <w:sz w:val="24"/>
            <w:szCs w:val="24"/>
            <w:rtl/>
            <w:lang w:eastAsia="he-IL"/>
          </w:rPr>
          <w:delText xml:space="preserve">      </w:delText>
        </w:r>
      </w:del>
      <w:del w:id="245" w:author="Meryl Etman" w:date="2021-11-21T15:48:00Z">
        <w:r w:rsidRPr="006D2AE3" w:rsidDel="006937E6">
          <w:rPr>
            <w:rFonts w:ascii="Times New Roman" w:eastAsia="Times New Roman" w:hAnsi="Times New Roman" w:cs="David" w:hint="cs"/>
            <w:b/>
            <w:bCs/>
            <w:sz w:val="24"/>
            <w:szCs w:val="24"/>
            <w:rtl/>
            <w:lang w:eastAsia="he-IL"/>
          </w:rPr>
          <w:delText xml:space="preserve">                 </w:delText>
        </w:r>
      </w:del>
      <w:r w:rsidRPr="006D2AE3">
        <w:rPr>
          <w:rFonts w:ascii="Times New Roman" w:eastAsia="Times New Roman" w:hAnsi="Times New Roman" w:cs="David" w:hint="cs"/>
          <w:b/>
          <w:bCs/>
          <w:sz w:val="24"/>
          <w:szCs w:val="24"/>
          <w:rtl/>
          <w:lang w:eastAsia="he-IL"/>
        </w:rPr>
        <w:t>סה"כ:</w:t>
      </w:r>
      <w:ins w:id="246" w:author="Meryl Etman" w:date="2021-11-21T15:51:00Z">
        <w:r w:rsidR="006937E6">
          <w:rPr>
            <w:rFonts w:ascii="Times New Roman" w:eastAsia="Times New Roman" w:hAnsi="Times New Roman" w:cs="David"/>
            <w:b/>
            <w:bCs/>
            <w:sz w:val="24"/>
            <w:szCs w:val="24"/>
            <w:rtl/>
            <w:lang w:eastAsia="he-IL"/>
          </w:rPr>
          <w:tab/>
        </w:r>
        <w:r w:rsidR="006937E6">
          <w:rPr>
            <w:rFonts w:ascii="Times New Roman" w:eastAsia="Times New Roman" w:hAnsi="Times New Roman" w:cs="David"/>
            <w:b/>
            <w:bCs/>
            <w:sz w:val="24"/>
            <w:szCs w:val="24"/>
            <w:rtl/>
            <w:lang w:eastAsia="he-IL"/>
          </w:rPr>
          <w:tab/>
        </w:r>
      </w:ins>
      <w:ins w:id="247" w:author="Meryl Etman" w:date="2021-11-21T15:52:00Z">
        <w:r w:rsidR="006937E6">
          <w:rPr>
            <w:rFonts w:ascii="Times New Roman" w:eastAsia="Times New Roman" w:hAnsi="Times New Roman" w:cs="David"/>
            <w:b/>
            <w:bCs/>
            <w:sz w:val="24"/>
            <w:szCs w:val="24"/>
            <w:rtl/>
            <w:lang w:eastAsia="he-IL"/>
          </w:rPr>
          <w:tab/>
        </w:r>
      </w:ins>
      <w:del w:id="248" w:author="Meryl Etman" w:date="2021-11-21T15:52:00Z">
        <w:r w:rsidRPr="006D2AE3" w:rsidDel="006937E6">
          <w:rPr>
            <w:rFonts w:ascii="Times New Roman" w:eastAsia="Times New Roman" w:hAnsi="Times New Roman" w:cs="David" w:hint="cs"/>
            <w:b/>
            <w:bCs/>
            <w:sz w:val="24"/>
            <w:szCs w:val="24"/>
            <w:rtl/>
            <w:lang w:eastAsia="he-IL"/>
          </w:rPr>
          <w:delText xml:space="preserve"> </w:delText>
        </w:r>
      </w:del>
      <w:del w:id="249" w:author="Meryl Etman" w:date="2021-11-21T15:47:00Z">
        <w:r w:rsidRPr="006D2AE3" w:rsidDel="006937E6">
          <w:rPr>
            <w:rFonts w:ascii="Times New Roman" w:eastAsia="Times New Roman" w:hAnsi="Times New Roman" w:cs="David" w:hint="cs"/>
            <w:b/>
            <w:bCs/>
            <w:sz w:val="24"/>
            <w:szCs w:val="24"/>
            <w:rtl/>
            <w:lang w:eastAsia="he-IL"/>
          </w:rPr>
          <w:delText>______ ___</w:delText>
        </w:r>
      </w:del>
      <w:ins w:id="250" w:author="Meryl Etman" w:date="2021-11-21T15:47:00Z">
        <w:del w:id="251" w:author="Meryl Etman [2]" w:date="2021-11-21T17:46:00Z">
          <w:r w:rsidR="006937E6" w:rsidDel="00D11358">
            <w:rPr>
              <w:rFonts w:ascii="Times New Roman" w:eastAsia="Times New Roman" w:hAnsi="Times New Roman" w:cs="David" w:hint="cs"/>
              <w:b/>
              <w:bCs/>
              <w:sz w:val="24"/>
              <w:szCs w:val="24"/>
              <w:rtl/>
              <w:lang w:eastAsia="he-IL"/>
            </w:rPr>
            <w:delText>145</w:delText>
          </w:r>
        </w:del>
      </w:ins>
      <w:ins w:id="252" w:author="Meryl Etman [2]" w:date="2021-11-21T17:46:00Z">
        <w:del w:id="253" w:author="Meryl Etman" w:date="2022-06-15T17:00:00Z">
          <w:r w:rsidR="00D11358" w:rsidDel="00BF22D9">
            <w:rPr>
              <w:rFonts w:ascii="Times New Roman" w:eastAsia="Times New Roman" w:hAnsi="Times New Roman" w:cs="David" w:hint="cs"/>
              <w:b/>
              <w:bCs/>
              <w:sz w:val="24"/>
              <w:szCs w:val="24"/>
              <w:rtl/>
              <w:lang w:eastAsia="he-IL"/>
            </w:rPr>
            <w:delText>125</w:delText>
          </w:r>
        </w:del>
      </w:ins>
      <w:ins w:id="254" w:author="Meryl Etman" w:date="2022-06-15T17:00:00Z">
        <w:r w:rsidR="00BF22D9">
          <w:rPr>
            <w:rFonts w:ascii="Times New Roman" w:eastAsia="Times New Roman" w:hAnsi="Times New Roman" w:cs="David" w:hint="cs"/>
            <w:b/>
            <w:bCs/>
            <w:sz w:val="24"/>
            <w:szCs w:val="24"/>
            <w:rtl/>
            <w:lang w:eastAsia="he-IL"/>
          </w:rPr>
          <w:t xml:space="preserve">65,600 </w:t>
        </w:r>
      </w:ins>
      <w:r w:rsidRPr="006D2AE3">
        <w:rPr>
          <w:rFonts w:ascii="Times New Roman" w:eastAsia="Times New Roman" w:hAnsi="Times New Roman" w:cs="David" w:hint="cs"/>
          <w:b/>
          <w:bCs/>
          <w:sz w:val="24"/>
          <w:szCs w:val="24"/>
          <w:rtl/>
          <w:lang w:eastAsia="he-IL"/>
        </w:rPr>
        <w:t>₪</w:t>
      </w:r>
    </w:p>
    <w:p w14:paraId="44C47E8D" w14:textId="0A7CD769" w:rsidR="006937E6" w:rsidDel="00D11358" w:rsidRDefault="006937E6" w:rsidP="00A66E22">
      <w:pPr>
        <w:widowControl w:val="0"/>
        <w:spacing w:before="120" w:beforeAutospacing="0" w:after="60" w:afterAutospacing="0" w:line="240" w:lineRule="auto"/>
        <w:ind w:left="1440" w:hanging="720"/>
        <w:jc w:val="both"/>
        <w:rPr>
          <w:ins w:id="255" w:author="Meryl Etman" w:date="2021-11-21T15:47:00Z"/>
          <w:del w:id="256" w:author="Meryl Etman [2]" w:date="2021-11-21T17:46:00Z"/>
          <w:rFonts w:ascii="Times New Roman" w:eastAsia="Times New Roman" w:hAnsi="Times New Roman" w:cs="David"/>
          <w:b/>
          <w:bCs/>
          <w:sz w:val="24"/>
          <w:szCs w:val="24"/>
          <w:rtl/>
          <w:lang w:eastAsia="he-IL"/>
        </w:rPr>
      </w:pPr>
      <w:ins w:id="257" w:author="Meryl Etman" w:date="2021-11-21T15:47:00Z">
        <w:r>
          <w:rPr>
            <w:rFonts w:ascii="Times New Roman" w:eastAsia="Times New Roman" w:hAnsi="Times New Roman" w:cs="David"/>
            <w:b/>
            <w:bCs/>
            <w:sz w:val="24"/>
            <w:szCs w:val="24"/>
            <w:rtl/>
            <w:lang w:eastAsia="he-IL"/>
          </w:rPr>
          <w:tab/>
        </w:r>
        <w:r>
          <w:rPr>
            <w:rFonts w:ascii="Times New Roman" w:eastAsia="Times New Roman" w:hAnsi="Times New Roman" w:cs="David"/>
            <w:b/>
            <w:bCs/>
            <w:sz w:val="24"/>
            <w:szCs w:val="24"/>
            <w:rtl/>
            <w:lang w:eastAsia="he-IL"/>
          </w:rPr>
          <w:tab/>
        </w:r>
        <w:r>
          <w:rPr>
            <w:rFonts w:ascii="Times New Roman" w:eastAsia="Times New Roman" w:hAnsi="Times New Roman" w:cs="David"/>
            <w:b/>
            <w:bCs/>
            <w:sz w:val="24"/>
            <w:szCs w:val="24"/>
            <w:rtl/>
            <w:lang w:eastAsia="he-IL"/>
          </w:rPr>
          <w:tab/>
        </w:r>
        <w:r>
          <w:rPr>
            <w:rFonts w:ascii="Times New Roman" w:eastAsia="Times New Roman" w:hAnsi="Times New Roman" w:cs="David"/>
            <w:b/>
            <w:bCs/>
            <w:sz w:val="24"/>
            <w:szCs w:val="24"/>
            <w:rtl/>
            <w:lang w:eastAsia="he-IL"/>
          </w:rPr>
          <w:tab/>
        </w:r>
        <w:r>
          <w:rPr>
            <w:rFonts w:ascii="Times New Roman" w:eastAsia="Times New Roman" w:hAnsi="Times New Roman" w:cs="David"/>
            <w:b/>
            <w:bCs/>
            <w:sz w:val="24"/>
            <w:szCs w:val="24"/>
            <w:rtl/>
            <w:lang w:eastAsia="he-IL"/>
          </w:rPr>
          <w:tab/>
        </w:r>
        <w:r>
          <w:rPr>
            <w:rFonts w:ascii="Times New Roman" w:eastAsia="Times New Roman" w:hAnsi="Times New Roman" w:cs="David"/>
            <w:b/>
            <w:bCs/>
            <w:sz w:val="24"/>
            <w:szCs w:val="24"/>
            <w:rtl/>
            <w:lang w:eastAsia="he-IL"/>
          </w:rPr>
          <w:tab/>
        </w:r>
        <w:del w:id="258" w:author="Meryl Etman [2]" w:date="2021-11-21T17:46:00Z">
          <w:r w:rsidDel="00D11358">
            <w:rPr>
              <w:rFonts w:ascii="Times New Roman" w:eastAsia="Times New Roman" w:hAnsi="Times New Roman" w:cs="David" w:hint="cs"/>
              <w:b/>
              <w:bCs/>
              <w:sz w:val="24"/>
              <w:szCs w:val="24"/>
              <w:rtl/>
              <w:lang w:eastAsia="he-IL"/>
            </w:rPr>
            <w:delText>הנחה:</w:delText>
          </w:r>
        </w:del>
      </w:ins>
      <w:ins w:id="259" w:author="Meryl Etman" w:date="2021-11-21T15:51:00Z">
        <w:del w:id="260" w:author="Meryl Etman [2]" w:date="2021-11-21T17:46:00Z">
          <w:r w:rsidDel="00D11358">
            <w:rPr>
              <w:rFonts w:ascii="Times New Roman" w:eastAsia="Times New Roman" w:hAnsi="Times New Roman" w:cs="David"/>
              <w:b/>
              <w:bCs/>
              <w:sz w:val="24"/>
              <w:szCs w:val="24"/>
              <w:rtl/>
              <w:lang w:eastAsia="he-IL"/>
            </w:rPr>
            <w:tab/>
          </w:r>
          <w:r w:rsidDel="00D11358">
            <w:rPr>
              <w:rFonts w:ascii="Times New Roman" w:eastAsia="Times New Roman" w:hAnsi="Times New Roman" w:cs="David"/>
              <w:b/>
              <w:bCs/>
              <w:sz w:val="24"/>
              <w:szCs w:val="24"/>
              <w:rtl/>
              <w:lang w:eastAsia="he-IL"/>
            </w:rPr>
            <w:tab/>
          </w:r>
        </w:del>
      </w:ins>
      <w:ins w:id="261" w:author="Meryl Etman" w:date="2021-11-21T15:53:00Z">
        <w:del w:id="262" w:author="Meryl Etman [2]" w:date="2021-11-21T17:46:00Z">
          <w:r w:rsidDel="00D11358">
            <w:rPr>
              <w:rFonts w:ascii="Times New Roman" w:eastAsia="Times New Roman" w:hAnsi="Times New Roman" w:cs="David"/>
              <w:b/>
              <w:bCs/>
              <w:sz w:val="24"/>
              <w:szCs w:val="24"/>
              <w:rtl/>
              <w:lang w:eastAsia="he-IL"/>
            </w:rPr>
            <w:tab/>
          </w:r>
        </w:del>
      </w:ins>
      <w:ins w:id="263" w:author="Meryl Etman" w:date="2021-11-21T15:47:00Z">
        <w:del w:id="264" w:author="Meryl Etman [2]" w:date="2021-11-21T17:46:00Z">
          <w:r w:rsidDel="00D11358">
            <w:rPr>
              <w:rFonts w:ascii="Times New Roman" w:eastAsia="Times New Roman" w:hAnsi="Times New Roman" w:cs="David" w:hint="cs"/>
              <w:b/>
              <w:bCs/>
              <w:sz w:val="24"/>
              <w:szCs w:val="24"/>
              <w:rtl/>
              <w:lang w:eastAsia="he-IL"/>
            </w:rPr>
            <w:delText xml:space="preserve"> 14%</w:delText>
          </w:r>
        </w:del>
      </w:ins>
    </w:p>
    <w:p w14:paraId="494C9F50" w14:textId="12F60696" w:rsidR="006937E6" w:rsidRPr="006D2AE3" w:rsidRDefault="006937E6" w:rsidP="00B476A5">
      <w:pPr>
        <w:widowControl w:val="0"/>
        <w:spacing w:before="120" w:beforeAutospacing="0" w:after="60" w:afterAutospacing="0" w:line="240" w:lineRule="auto"/>
        <w:ind w:left="1440" w:hanging="720"/>
        <w:jc w:val="both"/>
        <w:rPr>
          <w:rFonts w:ascii="Times New Roman" w:eastAsia="Times New Roman" w:hAnsi="Times New Roman" w:cs="David"/>
          <w:b/>
          <w:bCs/>
          <w:sz w:val="24"/>
          <w:szCs w:val="24"/>
          <w:rtl/>
          <w:lang w:eastAsia="he-IL"/>
        </w:rPr>
      </w:pPr>
      <w:ins w:id="265" w:author="Meryl Etman" w:date="2021-11-21T15:47:00Z">
        <w:del w:id="266" w:author="Meryl Etman [2]" w:date="2021-11-21T17:46:00Z">
          <w:r w:rsidDel="00D11358">
            <w:rPr>
              <w:rFonts w:ascii="Times New Roman" w:eastAsia="Times New Roman" w:hAnsi="Times New Roman" w:cs="David"/>
              <w:b/>
              <w:bCs/>
              <w:sz w:val="24"/>
              <w:szCs w:val="24"/>
              <w:rtl/>
              <w:lang w:eastAsia="he-IL"/>
            </w:rPr>
            <w:tab/>
          </w:r>
          <w:r w:rsidDel="00D11358">
            <w:rPr>
              <w:rFonts w:ascii="Times New Roman" w:eastAsia="Times New Roman" w:hAnsi="Times New Roman" w:cs="David"/>
              <w:b/>
              <w:bCs/>
              <w:sz w:val="24"/>
              <w:szCs w:val="24"/>
              <w:rtl/>
              <w:lang w:eastAsia="he-IL"/>
            </w:rPr>
            <w:tab/>
          </w:r>
          <w:r w:rsidDel="00D11358">
            <w:rPr>
              <w:rFonts w:ascii="Times New Roman" w:eastAsia="Times New Roman" w:hAnsi="Times New Roman" w:cs="David"/>
              <w:b/>
              <w:bCs/>
              <w:sz w:val="24"/>
              <w:szCs w:val="24"/>
              <w:rtl/>
              <w:lang w:eastAsia="he-IL"/>
            </w:rPr>
            <w:tab/>
          </w:r>
          <w:r w:rsidDel="00D11358">
            <w:rPr>
              <w:rFonts w:ascii="Times New Roman" w:eastAsia="Times New Roman" w:hAnsi="Times New Roman" w:cs="David"/>
              <w:b/>
              <w:bCs/>
              <w:sz w:val="24"/>
              <w:szCs w:val="24"/>
              <w:rtl/>
              <w:lang w:eastAsia="he-IL"/>
            </w:rPr>
            <w:tab/>
          </w:r>
          <w:r w:rsidDel="00D11358">
            <w:rPr>
              <w:rFonts w:ascii="Times New Roman" w:eastAsia="Times New Roman" w:hAnsi="Times New Roman" w:cs="David"/>
              <w:b/>
              <w:bCs/>
              <w:sz w:val="24"/>
              <w:szCs w:val="24"/>
              <w:rtl/>
              <w:lang w:eastAsia="he-IL"/>
            </w:rPr>
            <w:tab/>
          </w:r>
          <w:r w:rsidDel="00D11358">
            <w:rPr>
              <w:rFonts w:ascii="Times New Roman" w:eastAsia="Times New Roman" w:hAnsi="Times New Roman" w:cs="David"/>
              <w:b/>
              <w:bCs/>
              <w:sz w:val="24"/>
              <w:szCs w:val="24"/>
              <w:rtl/>
              <w:lang w:eastAsia="he-IL"/>
            </w:rPr>
            <w:tab/>
          </w:r>
          <w:r w:rsidDel="00D11358">
            <w:rPr>
              <w:rFonts w:ascii="Times New Roman" w:eastAsia="Times New Roman" w:hAnsi="Times New Roman" w:cs="David" w:hint="cs"/>
              <w:b/>
              <w:bCs/>
              <w:sz w:val="24"/>
              <w:szCs w:val="24"/>
              <w:rtl/>
              <w:lang w:eastAsia="he-IL"/>
            </w:rPr>
            <w:delText>סה</w:delText>
          </w:r>
        </w:del>
      </w:ins>
      <w:ins w:id="267" w:author="Meryl Etman" w:date="2021-11-21T15:48:00Z">
        <w:del w:id="268" w:author="Meryl Etman [2]" w:date="2021-11-21T17:46:00Z">
          <w:r w:rsidDel="00D11358">
            <w:rPr>
              <w:rFonts w:ascii="Times New Roman" w:eastAsia="Times New Roman" w:hAnsi="Times New Roman" w:cs="David" w:hint="cs"/>
              <w:b/>
              <w:bCs/>
              <w:sz w:val="24"/>
              <w:szCs w:val="24"/>
              <w:rtl/>
              <w:lang w:eastAsia="he-IL"/>
            </w:rPr>
            <w:delText>"</w:delText>
          </w:r>
        </w:del>
      </w:ins>
      <w:ins w:id="269" w:author="Meryl Etman" w:date="2021-11-21T15:47:00Z">
        <w:del w:id="270" w:author="Meryl Etman [2]" w:date="2021-11-21T17:46:00Z">
          <w:r w:rsidDel="00D11358">
            <w:rPr>
              <w:rFonts w:ascii="Times New Roman" w:eastAsia="Times New Roman" w:hAnsi="Times New Roman" w:cs="David" w:hint="cs"/>
              <w:b/>
              <w:bCs/>
              <w:sz w:val="24"/>
              <w:szCs w:val="24"/>
              <w:rtl/>
              <w:lang w:eastAsia="he-IL"/>
            </w:rPr>
            <w:delText>כ לאחר הנחה</w:delText>
          </w:r>
        </w:del>
      </w:ins>
      <w:ins w:id="271" w:author="Meryl Etman" w:date="2021-11-21T15:48:00Z">
        <w:del w:id="272" w:author="Meryl Etman [2]" w:date="2021-11-21T17:46:00Z">
          <w:r w:rsidDel="00D11358">
            <w:rPr>
              <w:rFonts w:ascii="Times New Roman" w:eastAsia="Times New Roman" w:hAnsi="Times New Roman" w:cs="David" w:hint="cs"/>
              <w:b/>
              <w:bCs/>
              <w:sz w:val="24"/>
              <w:szCs w:val="24"/>
              <w:rtl/>
              <w:lang w:eastAsia="he-IL"/>
            </w:rPr>
            <w:delText>:</w:delText>
          </w:r>
        </w:del>
      </w:ins>
      <w:ins w:id="273" w:author="Meryl Etman" w:date="2021-11-21T15:52:00Z">
        <w:del w:id="274" w:author="Meryl Etman [2]" w:date="2021-11-21T17:46:00Z">
          <w:r w:rsidDel="00D11358">
            <w:rPr>
              <w:rFonts w:ascii="Times New Roman" w:eastAsia="Times New Roman" w:hAnsi="Times New Roman" w:cs="David" w:hint="cs"/>
              <w:b/>
              <w:bCs/>
              <w:sz w:val="24"/>
              <w:szCs w:val="24"/>
              <w:rtl/>
              <w:lang w:eastAsia="he-IL"/>
            </w:rPr>
            <w:delText xml:space="preserve">        </w:delText>
          </w:r>
        </w:del>
      </w:ins>
      <w:ins w:id="275" w:author="Meryl Etman" w:date="2021-11-21T15:48:00Z">
        <w:del w:id="276" w:author="Meryl Etman [2]" w:date="2021-11-21T17:46:00Z">
          <w:r w:rsidDel="00D11358">
            <w:rPr>
              <w:rFonts w:ascii="Times New Roman" w:eastAsia="Times New Roman" w:hAnsi="Times New Roman" w:cs="David" w:hint="cs"/>
              <w:b/>
              <w:bCs/>
              <w:sz w:val="24"/>
              <w:szCs w:val="24"/>
              <w:rtl/>
              <w:lang w:eastAsia="he-IL"/>
            </w:rPr>
            <w:delText xml:space="preserve"> 125,00</w:delText>
          </w:r>
        </w:del>
      </w:ins>
      <w:ins w:id="277" w:author="Meryl Etman" w:date="2021-11-21T15:52:00Z">
        <w:del w:id="278" w:author="Meryl Etman [2]" w:date="2021-11-21T17:46:00Z">
          <w:r w:rsidDel="00D11358">
            <w:rPr>
              <w:rFonts w:ascii="Times New Roman" w:eastAsia="Times New Roman" w:hAnsi="Times New Roman" w:cs="David" w:hint="cs"/>
              <w:b/>
              <w:bCs/>
              <w:sz w:val="24"/>
              <w:szCs w:val="24"/>
              <w:rtl/>
              <w:lang w:eastAsia="he-IL"/>
            </w:rPr>
            <w:delText>0</w:delText>
          </w:r>
        </w:del>
      </w:ins>
      <w:ins w:id="279" w:author="Meryl Etman" w:date="2021-11-21T15:48:00Z">
        <w:del w:id="280" w:author="Meryl Etman [2]" w:date="2021-11-21T17:46:00Z">
          <w:r w:rsidDel="00D11358">
            <w:rPr>
              <w:rFonts w:ascii="Times New Roman" w:eastAsia="Times New Roman" w:hAnsi="Times New Roman" w:cs="David" w:hint="cs"/>
              <w:b/>
              <w:bCs/>
              <w:sz w:val="24"/>
              <w:szCs w:val="24"/>
              <w:rtl/>
              <w:lang w:eastAsia="he-IL"/>
            </w:rPr>
            <w:delText>ש"ח</w:delText>
          </w:r>
        </w:del>
      </w:ins>
    </w:p>
    <w:p w14:paraId="7CA6FF63" w14:textId="1879DBCF" w:rsidR="006D2AE3" w:rsidRPr="006D2AE3" w:rsidRDefault="006D2AE3" w:rsidP="00A66E22">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1.2</w:t>
      </w:r>
      <w:r w:rsidRPr="006D2AE3">
        <w:rPr>
          <w:rFonts w:ascii="Times New Roman" w:eastAsia="Times New Roman" w:hAnsi="Times New Roman" w:cs="David"/>
          <w:sz w:val="24"/>
          <w:szCs w:val="24"/>
          <w:rtl/>
          <w:lang w:eastAsia="he-IL"/>
        </w:rPr>
        <w:tab/>
      </w:r>
      <w:del w:id="281" w:author="Meryl Etman" w:date="2021-11-21T15:53:00Z">
        <w:r w:rsidRPr="006D2AE3" w:rsidDel="006937E6">
          <w:rPr>
            <w:rFonts w:ascii="Times New Roman" w:eastAsia="Times New Roman" w:hAnsi="Times New Roman" w:cs="David" w:hint="cs"/>
            <w:sz w:val="24"/>
            <w:szCs w:val="24"/>
            <w:rtl/>
            <w:lang w:eastAsia="he-IL"/>
          </w:rPr>
          <w:delText xml:space="preserve">תמורת ביצוע שירותי היועץ ישולם </w:delText>
        </w:r>
        <w:r w:rsidRPr="006D2AE3" w:rsidDel="006937E6">
          <w:rPr>
            <w:rFonts w:ascii="Times New Roman" w:eastAsia="Times New Roman" w:hAnsi="Times New Roman" w:cs="David"/>
            <w:sz w:val="24"/>
            <w:szCs w:val="24"/>
            <w:rtl/>
            <w:lang w:eastAsia="he-IL"/>
          </w:rPr>
          <w:delText>סכום קבוע ומוחלט של _________ ש"ח (במילים ______________  ש"ח) לכל מבנה חוזר</w:delText>
        </w:r>
      </w:del>
      <w:ins w:id="282" w:author="Meryl Etman" w:date="2021-11-21T15:53:00Z">
        <w:r w:rsidR="006937E6">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 xml:space="preserve">. </w:t>
      </w:r>
    </w:p>
    <w:p w14:paraId="2DA08036" w14:textId="1C6074DC" w:rsidR="00415999" w:rsidRPr="00DE118F" w:rsidDel="006937E6" w:rsidRDefault="00415999" w:rsidP="00415999">
      <w:pPr>
        <w:widowControl w:val="0"/>
        <w:spacing w:before="120" w:beforeAutospacing="0" w:after="60" w:afterAutospacing="0" w:line="240" w:lineRule="auto"/>
        <w:ind w:left="720" w:right="-181"/>
        <w:rPr>
          <w:del w:id="283" w:author="Meryl Etman" w:date="2021-11-21T15:53:00Z"/>
          <w:rFonts w:ascii="Times New Roman" w:eastAsia="Times New Roman" w:hAnsi="Times New Roman" w:cs="David"/>
          <w:sz w:val="24"/>
          <w:szCs w:val="24"/>
          <w:rtl/>
          <w:lang w:eastAsia="he-IL"/>
        </w:rPr>
      </w:pPr>
      <w:del w:id="284" w:author="Meryl Etman" w:date="2021-11-21T15:53:00Z">
        <w:r w:rsidRPr="00DE118F" w:rsidDel="006937E6">
          <w:rPr>
            <w:rFonts w:ascii="Times New Roman" w:eastAsia="Times New Roman" w:hAnsi="Times New Roman" w:cs="David"/>
            <w:sz w:val="24"/>
            <w:szCs w:val="24"/>
            <w:rtl/>
            <w:lang w:eastAsia="he-IL"/>
          </w:rPr>
          <w:delText>בסעיף זה:</w:delText>
        </w:r>
      </w:del>
    </w:p>
    <w:p w14:paraId="01636C37" w14:textId="4563BA96" w:rsidR="00415999" w:rsidRPr="00DE118F" w:rsidDel="006937E6" w:rsidRDefault="00415999" w:rsidP="00415999">
      <w:pPr>
        <w:widowControl w:val="0"/>
        <w:spacing w:before="120" w:beforeAutospacing="0" w:after="60" w:afterAutospacing="0" w:line="240" w:lineRule="auto"/>
        <w:ind w:left="720" w:right="-181"/>
        <w:jc w:val="both"/>
        <w:rPr>
          <w:del w:id="285" w:author="Meryl Etman" w:date="2021-11-21T15:53:00Z"/>
          <w:rFonts w:ascii="Times New Roman" w:eastAsia="Times New Roman" w:hAnsi="Times New Roman" w:cs="David"/>
          <w:sz w:val="24"/>
          <w:szCs w:val="24"/>
          <w:rtl/>
          <w:lang w:eastAsia="he-IL"/>
        </w:rPr>
      </w:pPr>
      <w:del w:id="286" w:author="Meryl Etman" w:date="2021-11-21T15:53:00Z">
        <w:r w:rsidRPr="00DE118F" w:rsidDel="006937E6">
          <w:rPr>
            <w:rFonts w:ascii="Times New Roman" w:eastAsia="Times New Roman" w:hAnsi="Times New Roman" w:cs="David"/>
            <w:sz w:val="24"/>
            <w:szCs w:val="24"/>
            <w:rtl/>
            <w:lang w:eastAsia="he-IL"/>
          </w:rPr>
          <w:delText xml:space="preserve">מבנה ראשוני - המבנה שהוקם לראשונה עפ"י תכניותיו של </w:delText>
        </w:r>
        <w:r w:rsidR="009F6985" w:rsidDel="006937E6">
          <w:rPr>
            <w:rFonts w:ascii="Times New Roman" w:eastAsia="Times New Roman" w:hAnsi="Times New Roman" w:cs="David"/>
            <w:sz w:val="24"/>
            <w:szCs w:val="24"/>
            <w:rtl/>
            <w:lang w:eastAsia="he-IL"/>
          </w:rPr>
          <w:delText>היועץ</w:delText>
        </w:r>
        <w:r w:rsidRPr="00DE118F" w:rsidDel="006937E6">
          <w:rPr>
            <w:rFonts w:ascii="Times New Roman" w:eastAsia="Times New Roman" w:hAnsi="Times New Roman" w:cs="David"/>
            <w:sz w:val="24"/>
            <w:szCs w:val="24"/>
            <w:rtl/>
            <w:lang w:eastAsia="he-IL"/>
          </w:rPr>
          <w:delText xml:space="preserve">. </w:delText>
        </w:r>
      </w:del>
    </w:p>
    <w:p w14:paraId="5E3B303A" w14:textId="191424E3" w:rsidR="00415999" w:rsidRPr="00DE118F" w:rsidDel="006937E6" w:rsidRDefault="00415999" w:rsidP="00415999">
      <w:pPr>
        <w:widowControl w:val="0"/>
        <w:spacing w:before="120" w:beforeAutospacing="0" w:after="60" w:afterAutospacing="0" w:line="240" w:lineRule="auto"/>
        <w:ind w:left="720" w:right="-181"/>
        <w:jc w:val="both"/>
        <w:rPr>
          <w:del w:id="287" w:author="Meryl Etman" w:date="2021-11-21T15:53:00Z"/>
          <w:rFonts w:ascii="Times New Roman" w:eastAsia="Times New Roman" w:hAnsi="Times New Roman" w:cs="David"/>
          <w:sz w:val="24"/>
          <w:szCs w:val="24"/>
          <w:rtl/>
          <w:lang w:eastAsia="he-IL"/>
        </w:rPr>
      </w:pPr>
      <w:del w:id="288" w:author="Meryl Etman" w:date="2021-11-21T15:53:00Z">
        <w:r w:rsidRPr="00DE118F" w:rsidDel="006937E6">
          <w:rPr>
            <w:rFonts w:ascii="Times New Roman" w:eastAsia="Times New Roman" w:hAnsi="Times New Roman" w:cs="David"/>
            <w:sz w:val="24"/>
            <w:szCs w:val="24"/>
            <w:rtl/>
            <w:lang w:eastAsia="he-IL"/>
          </w:rPr>
          <w:delText>במקרים בהם מתוכננים במקביל מס' מבנים ראשונים וחוזרים יחשב המבנה שבו מס' היחידות הרב ביותר כמבנה ראשוני.</w:delText>
        </w:r>
      </w:del>
    </w:p>
    <w:p w14:paraId="1FB60E65" w14:textId="3B6FD1CC" w:rsidR="00415999" w:rsidRPr="00DE118F" w:rsidDel="006937E6" w:rsidRDefault="00415999" w:rsidP="00415999">
      <w:pPr>
        <w:widowControl w:val="0"/>
        <w:spacing w:before="120" w:beforeAutospacing="0" w:after="60" w:afterAutospacing="0" w:line="240" w:lineRule="auto"/>
        <w:ind w:left="720" w:right="-181"/>
        <w:jc w:val="both"/>
        <w:rPr>
          <w:del w:id="289" w:author="Meryl Etman" w:date="2021-11-21T15:53:00Z"/>
          <w:rFonts w:ascii="Times New Roman" w:eastAsia="Times New Roman" w:hAnsi="Times New Roman" w:cs="David"/>
          <w:sz w:val="24"/>
          <w:szCs w:val="24"/>
          <w:rtl/>
          <w:lang w:eastAsia="he-IL"/>
        </w:rPr>
      </w:pPr>
      <w:del w:id="290" w:author="Meryl Etman" w:date="2021-11-21T15:53:00Z">
        <w:r w:rsidRPr="00DE118F" w:rsidDel="006937E6">
          <w:rPr>
            <w:rFonts w:ascii="Times New Roman" w:eastAsia="Times New Roman" w:hAnsi="Times New Roman" w:cs="David"/>
            <w:sz w:val="24"/>
            <w:szCs w:val="24"/>
            <w:rtl/>
            <w:lang w:eastAsia="he-IL"/>
          </w:rPr>
          <w:delText xml:space="preserve">מבנה חוזר - מבנה נוסף המוקם בשלמותו או בחלקו עפ"י תכניותיו של </w:delText>
        </w:r>
        <w:r w:rsidR="009F6985" w:rsidDel="006937E6">
          <w:rPr>
            <w:rFonts w:ascii="Times New Roman" w:eastAsia="Times New Roman" w:hAnsi="Times New Roman" w:cs="David"/>
            <w:sz w:val="24"/>
            <w:szCs w:val="24"/>
            <w:rtl/>
            <w:lang w:eastAsia="he-IL"/>
          </w:rPr>
          <w:delText>היועץ</w:delText>
        </w:r>
        <w:r w:rsidRPr="00DE118F" w:rsidDel="006937E6">
          <w:rPr>
            <w:rFonts w:ascii="Times New Roman" w:eastAsia="Times New Roman" w:hAnsi="Times New Roman" w:cs="David"/>
            <w:sz w:val="24"/>
            <w:szCs w:val="24"/>
            <w:rtl/>
            <w:lang w:eastAsia="he-IL"/>
          </w:rPr>
          <w:delText xml:space="preserve">, על אותו המגרש או במגרש אחר, בין אם על פי תכניות קיימות על כל פרטיהן ובין אם לצורך הקמתו התבקש </w:delText>
        </w:r>
        <w:r w:rsidR="007902DF" w:rsidDel="006937E6">
          <w:rPr>
            <w:rFonts w:ascii="Times New Roman" w:eastAsia="Times New Roman" w:hAnsi="Times New Roman" w:cs="David"/>
            <w:sz w:val="24"/>
            <w:szCs w:val="24"/>
            <w:rtl/>
            <w:lang w:eastAsia="he-IL"/>
          </w:rPr>
          <w:delText>יועץ</w:delText>
        </w:r>
        <w:r w:rsidRPr="00DE118F" w:rsidDel="006937E6">
          <w:rPr>
            <w:rFonts w:ascii="Times New Roman" w:eastAsia="Times New Roman" w:hAnsi="Times New Roman" w:cs="David"/>
            <w:sz w:val="24"/>
            <w:szCs w:val="24"/>
            <w:rtl/>
            <w:lang w:eastAsia="he-IL"/>
          </w:rPr>
          <w:delTex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delText>
        </w:r>
      </w:del>
    </w:p>
    <w:p w14:paraId="2652F828" w14:textId="1458B235" w:rsidR="00415999" w:rsidRPr="00DE118F" w:rsidRDefault="00415999" w:rsidP="000F1AA1">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del w:id="291" w:author="Meryl Etman" w:date="2021-11-21T15:53:00Z">
        <w:r w:rsidRPr="00DE118F" w:rsidDel="006937E6">
          <w:rPr>
            <w:rFonts w:ascii="Times New Roman" w:eastAsia="Times New Roman" w:hAnsi="Times New Roman" w:cs="David"/>
            <w:sz w:val="24"/>
            <w:szCs w:val="24"/>
            <w:rtl/>
            <w:lang w:eastAsia="he-IL"/>
          </w:rPr>
          <w:delText>(במקרים בהם מתוכננים במקביל מס' מבנים שיוגדרו כראשונים וכחוזרים בהפרשים של עד שתי קומות יחשב גם מבנה בו מתוכננות שתי קומות פחות מהמבנה הראשוני כמבנה חוזר).</w:delText>
        </w:r>
      </w:del>
    </w:p>
    <w:p w14:paraId="5806EA9A" w14:textId="2153D2F9" w:rsidR="00415999" w:rsidRPr="00DE118F" w:rsidRDefault="00415999" w:rsidP="00415999">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0CAA92AB66134D6BAE9FDEF64F2817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292" w:author="Meryl Etman" w:date="2021-10-10T10:42:00Z">
            <w:r w:rsidR="001F440B">
              <w:rPr>
                <w:rFonts w:ascii="Times New Roman" w:eastAsia="Times New Roman" w:hAnsi="Times New Roman" w:cs="David" w:hint="cs"/>
                <w:color w:val="008000"/>
                <w:sz w:val="24"/>
                <w:szCs w:val="24"/>
                <w:rtl/>
              </w:rPr>
              <w:t>מדד המחירים לצרכן</w:t>
            </w:r>
          </w:ins>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9EDBA94241044DCDACE3A7876F77F2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293" w:author="Meryl Etman" w:date="2022-07-19T15:03:00Z">
            <w:r w:rsidR="00941F31">
              <w:rPr>
                <w:rFonts w:ascii="Times New Roman" w:eastAsia="Times New Roman" w:hAnsi="Times New Roman" w:cs="David" w:hint="cs"/>
                <w:color w:val="008000"/>
                <w:sz w:val="24"/>
                <w:szCs w:val="24"/>
                <w:rtl/>
              </w:rPr>
              <w:t>בגין</w:t>
            </w:r>
          </w:ins>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10D93A9C94D64EA0966AEB2E9C6974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5-30T00:00:00Z">
            <w:dateFormat w:val="dd/MM/yyyy"/>
            <w:lid w:val="he-IL"/>
            <w:storeMappedDataAs w:val="dateTime"/>
            <w:calendar w:val="gregorian"/>
          </w:date>
        </w:sdtPr>
        <w:sdtEndPr/>
        <w:sdtContent>
          <w:ins w:id="294" w:author="Meryl Etman" w:date="2022-06-19T12:50:00Z">
            <w:r w:rsidR="003A0A0E">
              <w:rPr>
                <w:rFonts w:ascii="Times New Roman" w:eastAsia="Times New Roman" w:hAnsi="Times New Roman" w:cs="David" w:hint="cs"/>
                <w:color w:val="008000"/>
                <w:sz w:val="24"/>
                <w:szCs w:val="24"/>
                <w:rtl/>
              </w:rPr>
              <w:t>‏30/05/2022</w:t>
            </w:r>
          </w:ins>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FD4697092804C88B4E0DD179DD83B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295" w:author="Meryl Etman" w:date="2022-07-19T15:03:00Z">
            <w:r w:rsidR="00941F31">
              <w:rPr>
                <w:rFonts w:ascii="Times New Roman" w:eastAsia="Times New Roman" w:hAnsi="Times New Roman" w:cs="David" w:hint="cs"/>
                <w:color w:val="008000"/>
                <w:sz w:val="24"/>
                <w:szCs w:val="24"/>
                <w:rtl/>
              </w:rPr>
              <w:t>236.7504</w:t>
            </w:r>
          </w:ins>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חשבון.</w:t>
      </w:r>
    </w:p>
    <w:p w14:paraId="1C62E825" w14:textId="77777777" w:rsidR="00415999" w:rsidRPr="00DE118F" w:rsidRDefault="00415999" w:rsidP="00415999">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197090E3" w14:textId="77777777" w:rsidR="00415999" w:rsidRPr="00DE118F" w:rsidRDefault="00415999" w:rsidP="00415999">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w:t>
      </w:r>
      <w:r w:rsidRPr="00DE118F">
        <w:rPr>
          <w:rFonts w:ascii="Times New Roman" w:eastAsia="Times New Roman" w:hAnsi="Times New Roman" w:cs="David"/>
          <w:sz w:val="24"/>
          <w:szCs w:val="24"/>
          <w:rtl/>
          <w:lang w:eastAsia="he-IL"/>
        </w:rPr>
        <w:tab/>
        <w:t>למען הסר ספק:</w:t>
      </w:r>
    </w:p>
    <w:p w14:paraId="0E7305D9"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6DB3FDD7"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 xml:space="preserve">מובהר כי 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2D1E2129"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3.3</w:t>
      </w:r>
      <w:r w:rsidRPr="00DE118F">
        <w:rPr>
          <w:rFonts w:ascii="Times New Roman" w:eastAsia="Times New Roman" w:hAnsi="Times New Roman" w:cs="David"/>
          <w:sz w:val="24"/>
          <w:szCs w:val="24"/>
          <w:rtl/>
          <w:lang w:eastAsia="he-IL"/>
        </w:rPr>
        <w:tab/>
        <w:t xml:space="preserve">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77EAE5B4" w14:textId="77777777" w:rsidR="00415999" w:rsidRPr="00DE118F"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7902DF">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והמצאת כל אישור נוסף עפ"י דין.</w:t>
      </w:r>
    </w:p>
    <w:p w14:paraId="097B12FF" w14:textId="77777777" w:rsidR="006D2AE3" w:rsidRPr="00415999"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691F61C7" w14:textId="77777777" w:rsidR="000F1AA1" w:rsidRDefault="000F1AA1">
      <w:pPr>
        <w:bidi w:val="0"/>
        <w:spacing w:before="0" w:beforeAutospacing="0" w:after="160" w:afterAutospacing="0" w:line="259" w:lineRule="auto"/>
        <w:rPr>
          <w:ins w:id="296" w:author="Meryl Etman [2]" w:date="2021-11-21T16:00:00Z"/>
          <w:rFonts w:ascii="Times New Roman" w:eastAsia="Times New Roman" w:hAnsi="Times New Roman" w:cs="David"/>
          <w:bCs/>
          <w:sz w:val="24"/>
          <w:szCs w:val="24"/>
          <w:u w:val="single"/>
          <w:rtl/>
          <w:lang w:eastAsia="he-IL"/>
        </w:rPr>
      </w:pPr>
      <w:ins w:id="297" w:author="Meryl Etman [2]" w:date="2021-11-21T16:00:00Z">
        <w:r>
          <w:rPr>
            <w:rFonts w:ascii="Times New Roman" w:eastAsia="Times New Roman" w:hAnsi="Times New Roman" w:cs="David"/>
            <w:bCs/>
            <w:sz w:val="24"/>
            <w:szCs w:val="24"/>
            <w:u w:val="single"/>
            <w:rtl/>
            <w:lang w:eastAsia="he-IL"/>
          </w:rPr>
          <w:br w:type="page"/>
        </w:r>
      </w:ins>
    </w:p>
    <w:p w14:paraId="519463A1" w14:textId="6A3E0A55"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lastRenderedPageBreak/>
        <w:t xml:space="preserve">נספח </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ה</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w:t>
      </w:r>
    </w:p>
    <w:p w14:paraId="44BEEAA9"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B3D20B2"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 xml:space="preserve">תשלומי שכר </w:t>
      </w:r>
      <w:r w:rsidR="009F6985">
        <w:rPr>
          <w:rFonts w:ascii="Times New Roman" w:eastAsia="Times New Roman" w:hAnsi="Times New Roman" w:cs="David" w:hint="cs"/>
          <w:bCs/>
          <w:sz w:val="24"/>
          <w:szCs w:val="24"/>
          <w:u w:val="single"/>
          <w:rtl/>
          <w:lang w:eastAsia="he-IL"/>
        </w:rPr>
        <w:t>היועץ</w:t>
      </w:r>
    </w:p>
    <w:p w14:paraId="231C3B8F"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0D25B033"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9E5406F" w14:textId="77777777" w:rsidR="006D2AE3" w:rsidRPr="006D2AE3" w:rsidRDefault="006D2AE3" w:rsidP="006D2AE3">
      <w:pPr>
        <w:widowControl w:val="0"/>
        <w:numPr>
          <w:ilvl w:val="0"/>
          <w:numId w:val="9"/>
        </w:numPr>
        <w:spacing w:before="0" w:beforeAutospacing="0" w:after="0" w:afterAutospacing="0" w:line="240" w:lineRule="auto"/>
        <w:ind w:right="36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שכר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ישולם לשיעורין כנגד גמר כל שלב ושלב של שרותי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כמוגדר בחוזה לרבות בנספחים ב' ו- ח' כדלקמן:</w:t>
      </w:r>
      <w:r w:rsidRPr="006D2AE3">
        <w:rPr>
          <w:rFonts w:ascii="Times New Roman" w:eastAsia="Times New Roman" w:hAnsi="Times New Roman" w:cs="David"/>
          <w:sz w:val="24"/>
          <w:szCs w:val="24"/>
          <w:rtl/>
          <w:lang w:eastAsia="he-IL"/>
        </w:rPr>
        <w:br/>
      </w:r>
    </w:p>
    <w:tbl>
      <w:tblPr>
        <w:tblW w:w="8763" w:type="dxa"/>
        <w:tblLook w:val="00A0" w:firstRow="1" w:lastRow="0" w:firstColumn="1" w:lastColumn="0" w:noHBand="0" w:noVBand="0"/>
      </w:tblPr>
      <w:tblGrid>
        <w:gridCol w:w="1374"/>
        <w:gridCol w:w="5450"/>
        <w:gridCol w:w="525"/>
        <w:gridCol w:w="918"/>
        <w:gridCol w:w="496"/>
      </w:tblGrid>
      <w:tr w:rsidR="006D2AE3" w:rsidRPr="006D2AE3" w14:paraId="4DF0D002" w14:textId="77777777" w:rsidTr="00144C6E">
        <w:trPr>
          <w:gridAfter w:val="1"/>
          <w:wAfter w:w="567" w:type="dxa"/>
        </w:trPr>
        <w:tc>
          <w:tcPr>
            <w:tcW w:w="993" w:type="dxa"/>
            <w:vAlign w:val="bottom"/>
          </w:tcPr>
          <w:p w14:paraId="6AE5CD18"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5670" w:type="dxa"/>
          </w:tcPr>
          <w:p w14:paraId="0CFA0BC8" w14:textId="77777777" w:rsidR="006D2AE3" w:rsidRPr="006D2AE3" w:rsidRDefault="006D2AE3" w:rsidP="006D2AE3">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gridSpan w:val="2"/>
          </w:tcPr>
          <w:p w14:paraId="6FA2A715"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6D2AE3" w:rsidRPr="006D2AE3" w14:paraId="5A2B3E88" w14:textId="77777777" w:rsidTr="00144C6E">
        <w:trPr>
          <w:trHeight w:val="340"/>
        </w:trPr>
        <w:tc>
          <w:tcPr>
            <w:tcW w:w="993" w:type="dxa"/>
          </w:tcPr>
          <w:p w14:paraId="2A68AE7A" w14:textId="6A62D52E" w:rsidR="006D2AE3" w:rsidRPr="006D2AE3" w:rsidRDefault="006D2AE3" w:rsidP="00415999">
            <w:pPr>
              <w:widowControl w:val="0"/>
              <w:spacing w:before="0" w:beforeAutospacing="0" w:after="0" w:afterAutospacing="0" w:line="240" w:lineRule="auto"/>
              <w:ind w:left="310" w:right="360" w:hanging="310"/>
              <w:jc w:val="center"/>
              <w:rPr>
                <w:rFonts w:ascii="Times New Roman" w:eastAsia="Times New Roman" w:hAnsi="Times New Roman" w:cs="David"/>
                <w:sz w:val="24"/>
                <w:szCs w:val="24"/>
              </w:rPr>
            </w:pPr>
            <w:del w:id="298" w:author="Meryl Etman [2]" w:date="2022-02-15T10:21:00Z">
              <w:r w:rsidRPr="006D2AE3" w:rsidDel="00203FAB">
                <w:rPr>
                  <w:rFonts w:ascii="Times New Roman" w:eastAsia="Times New Roman" w:hAnsi="Times New Roman" w:cs="David" w:hint="cs"/>
                  <w:sz w:val="24"/>
                  <w:szCs w:val="24"/>
                  <w:rtl/>
                  <w:lang w:eastAsia="he-IL"/>
                </w:rPr>
                <w:delText>10%</w:delText>
              </w:r>
            </w:del>
            <w:ins w:id="299" w:author="Meryl Etman [2]" w:date="2022-02-15T10:23:00Z">
              <w:r w:rsidR="00203FAB">
                <w:rPr>
                  <w:rFonts w:ascii="Times New Roman" w:eastAsia="Times New Roman" w:hAnsi="Times New Roman" w:cs="David" w:hint="cs"/>
                  <w:sz w:val="24"/>
                  <w:szCs w:val="24"/>
                  <w:rtl/>
                  <w:lang w:eastAsia="he-IL"/>
                </w:rPr>
                <w:t>30</w:t>
              </w:r>
            </w:ins>
            <w:ins w:id="300" w:author="Meryl Etman [2]" w:date="2022-02-15T10:21:00Z">
              <w:r w:rsidR="00203FAB">
                <w:rPr>
                  <w:rFonts w:ascii="Times New Roman" w:eastAsia="Times New Roman" w:hAnsi="Times New Roman" w:cs="David" w:hint="cs"/>
                  <w:sz w:val="24"/>
                  <w:szCs w:val="24"/>
                  <w:rtl/>
                  <w:lang w:eastAsia="he-IL"/>
                </w:rPr>
                <w:t>%</w:t>
              </w:r>
            </w:ins>
          </w:p>
        </w:tc>
        <w:tc>
          <w:tcPr>
            <w:tcW w:w="6237" w:type="dxa"/>
            <w:gridSpan w:val="2"/>
          </w:tcPr>
          <w:p w14:paraId="0CFA3851" w14:textId="70DD32D4" w:rsidR="006D2AE3" w:rsidRPr="006D2AE3" w:rsidRDefault="006D2AE3" w:rsidP="00144C6E">
            <w:pPr>
              <w:widowControl w:val="0"/>
              <w:tabs>
                <w:tab w:val="left" w:pos="6151"/>
              </w:tabs>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w:t>
            </w:r>
            <w:del w:id="301" w:author="Meryl Etman [2]" w:date="2022-02-15T10:20:00Z">
              <w:r w:rsidRPr="006D2AE3" w:rsidDel="00203FAB">
                <w:rPr>
                  <w:rFonts w:ascii="Times New Roman" w:eastAsia="Times New Roman" w:hAnsi="Times New Roman" w:cs="David"/>
                  <w:sz w:val="24"/>
                  <w:szCs w:val="24"/>
                  <w:rtl/>
                  <w:lang w:eastAsia="he-IL"/>
                </w:rPr>
                <w:delText>גמר הי</w:delText>
              </w:r>
              <w:r w:rsidRPr="006D2AE3" w:rsidDel="00203FAB">
                <w:rPr>
                  <w:rFonts w:ascii="Times New Roman" w:eastAsia="Times New Roman" w:hAnsi="Times New Roman" w:cs="David" w:hint="cs"/>
                  <w:sz w:val="24"/>
                  <w:szCs w:val="24"/>
                  <w:rtl/>
                  <w:lang w:eastAsia="he-IL"/>
                </w:rPr>
                <w:delText>י</w:delText>
              </w:r>
              <w:r w:rsidRPr="006D2AE3" w:rsidDel="00203FAB">
                <w:rPr>
                  <w:rFonts w:ascii="Times New Roman" w:eastAsia="Times New Roman" w:hAnsi="Times New Roman" w:cs="David"/>
                  <w:sz w:val="24"/>
                  <w:szCs w:val="24"/>
                  <w:rtl/>
                  <w:lang w:eastAsia="he-IL"/>
                </w:rPr>
                <w:delText>עוץ המוקדם</w:delText>
              </w:r>
            </w:del>
            <w:ins w:id="302" w:author="Meryl Etman [2]" w:date="2022-02-15T10:20:00Z">
              <w:r w:rsidR="00203FAB">
                <w:rPr>
                  <w:rFonts w:ascii="Times New Roman" w:eastAsia="Times New Roman" w:hAnsi="Times New Roman" w:cs="David" w:hint="cs"/>
                  <w:sz w:val="24"/>
                  <w:szCs w:val="24"/>
                  <w:rtl/>
                  <w:lang w:eastAsia="he-IL"/>
                </w:rPr>
                <w:t>הפקת דוח התנגשויות ראשוני</w:t>
              </w:r>
            </w:ins>
            <w:ins w:id="303" w:author="Meryl Etman [2]" w:date="2022-02-15T10:21:00Z">
              <w:r w:rsidR="00203FAB">
                <w:rPr>
                  <w:rFonts w:ascii="Times New Roman" w:eastAsia="Times New Roman" w:hAnsi="Times New Roman" w:cs="David" w:hint="cs"/>
                  <w:sz w:val="24"/>
                  <w:szCs w:val="24"/>
                  <w:rtl/>
                  <w:lang w:eastAsia="he-IL"/>
                </w:rPr>
                <w:t xml:space="preserve"> </w:t>
              </w:r>
            </w:ins>
            <w:del w:id="304" w:author="Meryl Etman [2]" w:date="2022-02-15T10:21:00Z">
              <w:r w:rsidRPr="006D2AE3" w:rsidDel="00203FAB">
                <w:rPr>
                  <w:rFonts w:ascii="Times New Roman" w:eastAsia="Times New Roman" w:hAnsi="Times New Roman" w:cs="David" w:hint="cs"/>
                  <w:sz w:val="24"/>
                  <w:szCs w:val="24"/>
                  <w:rtl/>
                  <w:lang w:eastAsia="he-IL"/>
                </w:rPr>
                <w:delText xml:space="preserve"> </w:delText>
              </w:r>
            </w:del>
            <w:r w:rsidRPr="006D2AE3">
              <w:rPr>
                <w:rFonts w:ascii="Times New Roman" w:eastAsia="Times New Roman" w:hAnsi="Times New Roman" w:cs="David" w:hint="cs"/>
                <w:sz w:val="24"/>
                <w:szCs w:val="24"/>
                <w:rtl/>
                <w:lang w:eastAsia="he-IL"/>
              </w:rPr>
              <w:t>לתיאום מערכות</w:t>
            </w:r>
            <w:ins w:id="305" w:author="Meryl Etman [2]" w:date="2022-02-15T10:21:00Z">
              <w:r w:rsidR="00203FAB">
                <w:rPr>
                  <w:rFonts w:ascii="Times New Roman" w:eastAsia="Times New Roman" w:hAnsi="Times New Roman" w:cs="David" w:hint="cs"/>
                  <w:sz w:val="24"/>
                  <w:szCs w:val="24"/>
                  <w:rtl/>
                </w:rPr>
                <w:t xml:space="preserve"> בחניונים </w:t>
              </w:r>
            </w:ins>
            <w:r w:rsidR="00415999">
              <w:rPr>
                <w:rFonts w:ascii="Times New Roman" w:eastAsia="Times New Roman" w:hAnsi="Times New Roman" w:cs="David" w:hint="cs"/>
                <w:sz w:val="24"/>
                <w:szCs w:val="24"/>
                <w:rtl/>
              </w:rPr>
              <w:t>............................</w:t>
            </w:r>
            <w:r w:rsidR="00144C6E">
              <w:rPr>
                <w:rFonts w:ascii="Times New Roman" w:eastAsia="Times New Roman" w:hAnsi="Times New Roman" w:cs="David" w:hint="cs"/>
                <w:sz w:val="24"/>
                <w:szCs w:val="24"/>
                <w:rtl/>
              </w:rPr>
              <w:t>.........</w:t>
            </w:r>
          </w:p>
        </w:tc>
        <w:tc>
          <w:tcPr>
            <w:tcW w:w="1533" w:type="dxa"/>
            <w:gridSpan w:val="2"/>
          </w:tcPr>
          <w:p w14:paraId="764F4587"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tl/>
              </w:rPr>
            </w:pPr>
            <w:r w:rsidRPr="006D2AE3">
              <w:rPr>
                <w:rFonts w:ascii="Times New Roman" w:eastAsia="Times New Roman" w:hAnsi="Times New Roman" w:cs="David" w:hint="cs"/>
                <w:sz w:val="24"/>
                <w:szCs w:val="24"/>
                <w:rtl/>
              </w:rPr>
              <w:t>א.</w:t>
            </w:r>
          </w:p>
        </w:tc>
      </w:tr>
      <w:tr w:rsidR="006D2AE3" w:rsidRPr="006D2AE3" w14:paraId="7BC0F29A" w14:textId="77777777" w:rsidTr="00144C6E">
        <w:trPr>
          <w:trHeight w:val="340"/>
        </w:trPr>
        <w:tc>
          <w:tcPr>
            <w:tcW w:w="993" w:type="dxa"/>
          </w:tcPr>
          <w:p w14:paraId="480AD63A" w14:textId="220FC153"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del w:id="306" w:author="Meryl Etman [2]" w:date="2022-02-15T10:22:00Z">
              <w:r w:rsidRPr="006D2AE3" w:rsidDel="00203FAB">
                <w:rPr>
                  <w:rFonts w:ascii="Times New Roman" w:eastAsia="Times New Roman" w:hAnsi="Times New Roman" w:cs="David" w:hint="cs"/>
                  <w:sz w:val="24"/>
                  <w:szCs w:val="24"/>
                  <w:rtl/>
                  <w:lang w:eastAsia="he-IL"/>
                </w:rPr>
                <w:delText>25</w:delText>
              </w:r>
            </w:del>
            <w:ins w:id="307" w:author="Meryl Etman [2]" w:date="2022-02-15T10:22:00Z">
              <w:r w:rsidR="00203FAB">
                <w:rPr>
                  <w:rFonts w:ascii="Times New Roman" w:eastAsia="Times New Roman" w:hAnsi="Times New Roman" w:cs="David" w:hint="cs"/>
                  <w:sz w:val="24"/>
                  <w:szCs w:val="24"/>
                  <w:rtl/>
                  <w:lang w:eastAsia="he-IL"/>
                </w:rPr>
                <w:t>30</w:t>
              </w:r>
            </w:ins>
            <w:r w:rsidRPr="006D2AE3">
              <w:rPr>
                <w:rFonts w:ascii="Times New Roman" w:eastAsia="Times New Roman" w:hAnsi="Times New Roman" w:cs="David" w:hint="cs"/>
                <w:sz w:val="24"/>
                <w:szCs w:val="24"/>
                <w:rtl/>
                <w:lang w:eastAsia="he-IL"/>
              </w:rPr>
              <w:t>%</w:t>
            </w:r>
          </w:p>
        </w:tc>
        <w:tc>
          <w:tcPr>
            <w:tcW w:w="6237" w:type="dxa"/>
            <w:gridSpan w:val="2"/>
          </w:tcPr>
          <w:p w14:paraId="62C93B58" w14:textId="1E4E4A44"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 xml:space="preserve">הפקת תכניות </w:t>
            </w:r>
            <w:r w:rsidRPr="006D2AE3">
              <w:rPr>
                <w:rFonts w:ascii="Times New Roman" w:eastAsia="Times New Roman" w:hAnsi="Times New Roman" w:cs="David" w:hint="cs"/>
                <w:sz w:val="24"/>
                <w:szCs w:val="24"/>
                <w:rtl/>
              </w:rPr>
              <w:t xml:space="preserve"> לתיאום מערכות </w:t>
            </w:r>
            <w:del w:id="308" w:author="Meryl Etman [2]" w:date="2022-02-15T10:22:00Z">
              <w:r w:rsidRPr="006D2AE3" w:rsidDel="00203FAB">
                <w:rPr>
                  <w:rFonts w:ascii="Times New Roman" w:eastAsia="Times New Roman" w:hAnsi="Times New Roman" w:cs="David" w:hint="cs"/>
                  <w:sz w:val="24"/>
                  <w:szCs w:val="24"/>
                  <w:rtl/>
                </w:rPr>
                <w:delText xml:space="preserve">כולל חתכים </w:delText>
              </w:r>
              <w:r w:rsidR="00144C6E" w:rsidDel="00203FAB">
                <w:rPr>
                  <w:rFonts w:ascii="Times New Roman" w:eastAsia="Times New Roman" w:hAnsi="Times New Roman" w:cs="David" w:hint="cs"/>
                  <w:sz w:val="24"/>
                  <w:szCs w:val="24"/>
                  <w:rtl/>
                </w:rPr>
                <w:delText xml:space="preserve">סבב </w:delText>
              </w:r>
              <w:r w:rsidRPr="006D2AE3" w:rsidDel="00203FAB">
                <w:rPr>
                  <w:rFonts w:ascii="Times New Roman" w:eastAsia="Times New Roman" w:hAnsi="Times New Roman" w:cs="David" w:hint="cs"/>
                  <w:sz w:val="24"/>
                  <w:szCs w:val="24"/>
                  <w:rtl/>
                </w:rPr>
                <w:delText xml:space="preserve">ראשון </w:delText>
              </w:r>
              <w:r w:rsidR="00144C6E" w:rsidDel="00203FAB">
                <w:rPr>
                  <w:rFonts w:ascii="Times New Roman" w:eastAsia="Times New Roman" w:hAnsi="Times New Roman" w:cs="David" w:hint="cs"/>
                  <w:sz w:val="24"/>
                  <w:szCs w:val="24"/>
                  <w:rtl/>
                </w:rPr>
                <w:delText>...</w:delText>
              </w:r>
            </w:del>
            <w:ins w:id="309" w:author="Meryl Etman [2]" w:date="2022-02-15T10:22:00Z">
              <w:r w:rsidR="00203FAB">
                <w:rPr>
                  <w:rFonts w:ascii="Times New Roman" w:eastAsia="Times New Roman" w:hAnsi="Times New Roman" w:cs="David" w:hint="cs"/>
                  <w:sz w:val="24"/>
                  <w:szCs w:val="24"/>
                  <w:rtl/>
                </w:rPr>
                <w:t>לאחר תיקון חניונים ומבואות</w:t>
              </w:r>
            </w:ins>
          </w:p>
        </w:tc>
        <w:tc>
          <w:tcPr>
            <w:tcW w:w="1533" w:type="dxa"/>
            <w:gridSpan w:val="2"/>
          </w:tcPr>
          <w:p w14:paraId="5CF69BB9"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ב.</w:t>
            </w:r>
          </w:p>
        </w:tc>
      </w:tr>
      <w:tr w:rsidR="006D2AE3" w:rsidRPr="006D2AE3" w14:paraId="52600515" w14:textId="77777777" w:rsidTr="00144C6E">
        <w:trPr>
          <w:trHeight w:val="340"/>
        </w:trPr>
        <w:tc>
          <w:tcPr>
            <w:tcW w:w="993" w:type="dxa"/>
          </w:tcPr>
          <w:p w14:paraId="3427FB74" w14:textId="28D0D92C"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del w:id="310" w:author="Meryl Etman [2]" w:date="2022-02-15T10:22:00Z">
              <w:r w:rsidRPr="006D2AE3" w:rsidDel="00203FAB">
                <w:rPr>
                  <w:rFonts w:ascii="Times New Roman" w:eastAsia="Times New Roman" w:hAnsi="Times New Roman" w:cs="David" w:hint="cs"/>
                  <w:sz w:val="24"/>
                  <w:szCs w:val="24"/>
                  <w:rtl/>
                  <w:lang w:eastAsia="he-IL"/>
                </w:rPr>
                <w:delText>55</w:delText>
              </w:r>
            </w:del>
            <w:ins w:id="311" w:author="Meryl Etman [2]" w:date="2022-02-15T10:23:00Z">
              <w:r w:rsidR="00203FAB">
                <w:rPr>
                  <w:rFonts w:ascii="Times New Roman" w:eastAsia="Times New Roman" w:hAnsi="Times New Roman" w:cs="David" w:hint="cs"/>
                  <w:sz w:val="24"/>
                  <w:szCs w:val="24"/>
                  <w:rtl/>
                  <w:lang w:eastAsia="he-IL"/>
                </w:rPr>
                <w:t>3</w:t>
              </w:r>
            </w:ins>
            <w:ins w:id="312" w:author="Meryl Etman [2]" w:date="2022-02-15T10:22:00Z">
              <w:r w:rsidR="00203FAB">
                <w:rPr>
                  <w:rFonts w:ascii="Times New Roman" w:eastAsia="Times New Roman" w:hAnsi="Times New Roman" w:cs="David" w:hint="cs"/>
                  <w:sz w:val="24"/>
                  <w:szCs w:val="24"/>
                  <w:rtl/>
                  <w:lang w:eastAsia="he-IL"/>
                </w:rPr>
                <w:t>0</w:t>
              </w:r>
            </w:ins>
            <w:r w:rsidRPr="006D2AE3">
              <w:rPr>
                <w:rFonts w:ascii="Times New Roman" w:eastAsia="Times New Roman" w:hAnsi="Times New Roman" w:cs="David" w:hint="cs"/>
                <w:sz w:val="24"/>
                <w:szCs w:val="24"/>
                <w:rtl/>
                <w:lang w:eastAsia="he-IL"/>
              </w:rPr>
              <w:t>%</w:t>
            </w:r>
          </w:p>
        </w:tc>
        <w:tc>
          <w:tcPr>
            <w:tcW w:w="6237" w:type="dxa"/>
            <w:gridSpan w:val="2"/>
          </w:tcPr>
          <w:p w14:paraId="7CE64E34" w14:textId="60003B2B"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 xml:space="preserve">הפקת תכניות </w:t>
            </w:r>
            <w:ins w:id="313" w:author="Meryl Etman [2]" w:date="2022-02-15T10:22:00Z">
              <w:r w:rsidR="00203FAB">
                <w:rPr>
                  <w:rFonts w:ascii="Times New Roman" w:eastAsia="Times New Roman" w:hAnsi="Times New Roman" w:cs="David" w:hint="cs"/>
                  <w:sz w:val="24"/>
                  <w:szCs w:val="24"/>
                  <w:rtl/>
                  <w:lang w:eastAsia="he-IL"/>
                </w:rPr>
                <w:t xml:space="preserve">תאום מערכות </w:t>
              </w:r>
            </w:ins>
            <w:r w:rsidRPr="006D2AE3">
              <w:rPr>
                <w:rFonts w:ascii="Times New Roman" w:eastAsia="Times New Roman" w:hAnsi="Times New Roman" w:cs="David" w:hint="cs"/>
                <w:sz w:val="24"/>
                <w:szCs w:val="24"/>
                <w:rtl/>
                <w:lang w:eastAsia="he-IL"/>
              </w:rPr>
              <w:t>סופיות לביצוע</w:t>
            </w:r>
            <w:r w:rsidR="00144C6E">
              <w:rPr>
                <w:rFonts w:ascii="Times New Roman" w:eastAsia="Times New Roman" w:hAnsi="Times New Roman" w:cs="David" w:hint="cs"/>
                <w:sz w:val="24"/>
                <w:szCs w:val="24"/>
                <w:rtl/>
              </w:rPr>
              <w:t>...........................................</w:t>
            </w:r>
          </w:p>
        </w:tc>
        <w:tc>
          <w:tcPr>
            <w:tcW w:w="1533" w:type="dxa"/>
            <w:gridSpan w:val="2"/>
          </w:tcPr>
          <w:p w14:paraId="2A532285"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ג.</w:t>
            </w:r>
          </w:p>
        </w:tc>
      </w:tr>
      <w:tr w:rsidR="006D2AE3" w:rsidRPr="006D2AE3" w14:paraId="1BC7DE30" w14:textId="77777777" w:rsidTr="00144C6E">
        <w:trPr>
          <w:trHeight w:val="340"/>
        </w:trPr>
        <w:tc>
          <w:tcPr>
            <w:tcW w:w="993" w:type="dxa"/>
          </w:tcPr>
          <w:p w14:paraId="48AFDC62"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237" w:type="dxa"/>
            <w:gridSpan w:val="2"/>
          </w:tcPr>
          <w:p w14:paraId="1DA668B5" w14:textId="77777777"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במהלך הפיקוח העליון</w:t>
            </w:r>
            <w:r w:rsidR="00144C6E">
              <w:rPr>
                <w:rFonts w:ascii="Times New Roman" w:eastAsia="Times New Roman" w:hAnsi="Times New Roman" w:cs="David" w:hint="cs"/>
                <w:sz w:val="24"/>
                <w:szCs w:val="24"/>
                <w:rtl/>
              </w:rPr>
              <w:t>....................................................................</w:t>
            </w:r>
          </w:p>
        </w:tc>
        <w:tc>
          <w:tcPr>
            <w:tcW w:w="1533" w:type="dxa"/>
            <w:gridSpan w:val="2"/>
          </w:tcPr>
          <w:p w14:paraId="140B97B6"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ד.</w:t>
            </w:r>
          </w:p>
        </w:tc>
      </w:tr>
      <w:tr w:rsidR="006D2AE3" w:rsidRPr="006D2AE3" w14:paraId="246DB606" w14:textId="77777777" w:rsidTr="00144C6E">
        <w:trPr>
          <w:gridAfter w:val="1"/>
          <w:wAfter w:w="567" w:type="dxa"/>
        </w:trPr>
        <w:tc>
          <w:tcPr>
            <w:tcW w:w="993" w:type="dxa"/>
          </w:tcPr>
          <w:p w14:paraId="5DA38C56"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5670" w:type="dxa"/>
          </w:tcPr>
          <w:p w14:paraId="664BA238"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gridSpan w:val="2"/>
          </w:tcPr>
          <w:p w14:paraId="7E9B3C85"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1FECD9D3" w14:textId="77777777" w:rsidR="006D2AE3" w:rsidRPr="006D2AE3" w:rsidRDefault="006D2AE3" w:rsidP="006D2AE3">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5C6D3EBB"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660C65EC" w14:textId="77777777" w:rsidR="00144C6E" w:rsidRPr="00776496" w:rsidRDefault="00144C6E" w:rsidP="00144C6E">
      <w:pPr>
        <w:spacing w:before="0" w:beforeAutospacing="0" w:after="0" w:afterAutospacing="0" w:line="360" w:lineRule="auto"/>
        <w:rPr>
          <w:rFonts w:ascii="Times New Roman" w:eastAsia="Times New Roman" w:hAnsi="Times New Roman" w:cs="David"/>
          <w:sz w:val="24"/>
          <w:szCs w:val="24"/>
          <w:rtl/>
        </w:rPr>
      </w:pPr>
    </w:p>
    <w:p w14:paraId="04AEEE59"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45FA771E" w14:textId="77777777" w:rsidR="00144C6E" w:rsidRPr="00776496" w:rsidRDefault="00144C6E" w:rsidP="00144C6E">
      <w:pPr>
        <w:spacing w:before="0" w:beforeAutospacing="0" w:after="0" w:afterAutospacing="0" w:line="360" w:lineRule="auto"/>
        <w:ind w:left="720"/>
        <w:rPr>
          <w:rFonts w:ascii="Times New Roman" w:eastAsia="Times New Roman" w:hAnsi="Times New Roman" w:cs="David"/>
          <w:sz w:val="24"/>
          <w:szCs w:val="24"/>
          <w:rtl/>
        </w:rPr>
      </w:pPr>
    </w:p>
    <w:p w14:paraId="34B888E0" w14:textId="77777777" w:rsidR="00144C6E" w:rsidRPr="00776496" w:rsidRDefault="00144C6E" w:rsidP="00144C6E">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2667BE16" w14:textId="77777777" w:rsidR="006D2AE3" w:rsidRPr="00144C6E"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4F41B1F"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lang w:eastAsia="he-IL"/>
        </w:rPr>
      </w:pPr>
    </w:p>
    <w:p w14:paraId="53C158E4"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3B7BFA92"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1E48816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E999932" w14:textId="77777777" w:rsidR="00BE2283" w:rsidRPr="00672C76" w:rsidRDefault="006D2AE3" w:rsidP="00BE228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0"/>
          <w:rtl/>
          <w:lang w:eastAsia="he-IL"/>
        </w:rPr>
        <w:br w:type="page"/>
      </w:r>
      <w:r w:rsidR="00BE2283" w:rsidRPr="00B27B4C">
        <w:rPr>
          <w:rFonts w:ascii="Times New Roman" w:eastAsia="Times New Roman" w:hAnsi="Times New Roman" w:cs="David" w:hint="cs"/>
          <w:bCs/>
          <w:sz w:val="20"/>
          <w:szCs w:val="24"/>
          <w:u w:val="single"/>
          <w:rtl/>
          <w:lang w:eastAsia="he-IL"/>
        </w:rPr>
        <w:lastRenderedPageBreak/>
        <w:t xml:space="preserve">נספח </w:t>
      </w:r>
      <w:r w:rsidR="00BE2283">
        <w:rPr>
          <w:rFonts w:ascii="Times New Roman" w:eastAsia="Times New Roman" w:hAnsi="Times New Roman" w:cs="David" w:hint="cs"/>
          <w:bCs/>
          <w:sz w:val="20"/>
          <w:szCs w:val="24"/>
          <w:u w:val="single"/>
          <w:rtl/>
          <w:lang w:eastAsia="he-IL"/>
        </w:rPr>
        <w:t>"</w:t>
      </w:r>
      <w:r w:rsidR="00BE2283" w:rsidRPr="00B27B4C">
        <w:rPr>
          <w:rFonts w:ascii="Times New Roman" w:eastAsia="Times New Roman" w:hAnsi="Times New Roman" w:cs="David" w:hint="cs"/>
          <w:bCs/>
          <w:sz w:val="20"/>
          <w:szCs w:val="24"/>
          <w:u w:val="single"/>
          <w:rtl/>
          <w:lang w:eastAsia="he-IL"/>
        </w:rPr>
        <w:t>ו'</w:t>
      </w:r>
      <w:r w:rsidR="00BE2283">
        <w:rPr>
          <w:rFonts w:ascii="Times New Roman" w:eastAsia="Times New Roman" w:hAnsi="Times New Roman" w:cs="David" w:hint="cs"/>
          <w:bCs/>
          <w:sz w:val="20"/>
          <w:szCs w:val="24"/>
          <w:u w:val="single"/>
          <w:rtl/>
          <w:lang w:eastAsia="he-IL"/>
        </w:rPr>
        <w:t>'</w:t>
      </w:r>
    </w:p>
    <w:p w14:paraId="4596FD43" w14:textId="1AE027AB" w:rsidR="00BE2283" w:rsidRPr="00B27B4C" w:rsidRDefault="00BE2283" w:rsidP="00BE228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4D78EE1306F478981E85F71046DD80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7-19T00:00:00Z">
            <w:dateFormat w:val="dd/MM/yyyy"/>
            <w:lid w:val="he-IL"/>
            <w:storeMappedDataAs w:val="dateTime"/>
            <w:calendar w:val="gregorian"/>
          </w:date>
        </w:sdtPr>
        <w:sdtEndPr>
          <w:rPr>
            <w:rFonts w:hint="cs"/>
          </w:rPr>
        </w:sdtEndPr>
        <w:sdtContent>
          <w:ins w:id="314" w:author="Meryl Etman" w:date="2022-07-19T15:07:00Z">
            <w:r w:rsidR="00C12155">
              <w:rPr>
                <w:rFonts w:ascii="Times New Roman" w:eastAsia="Times New Roman" w:hAnsi="Times New Roman" w:cs="David" w:hint="cs"/>
                <w:color w:val="008000"/>
                <w:sz w:val="24"/>
                <w:szCs w:val="24"/>
                <w:rtl/>
                <w:lang w:eastAsia="he-IL"/>
              </w:rPr>
              <w:t>‏19/07/2022</w:t>
            </w:r>
          </w:ins>
        </w:sdtContent>
      </w:sdt>
      <w:r w:rsidRPr="00B27B4C">
        <w:rPr>
          <w:rFonts w:ascii="Times New Roman" w:eastAsia="Times New Roman" w:hAnsi="Times New Roman" w:cs="David" w:hint="cs"/>
          <w:bCs/>
          <w:color w:val="FF0000"/>
          <w:sz w:val="24"/>
          <w:szCs w:val="24"/>
          <w:rtl/>
          <w:lang w:eastAsia="he-IL"/>
        </w:rPr>
        <w:br/>
      </w:r>
    </w:p>
    <w:p w14:paraId="4C7ED4F9" w14:textId="77777777" w:rsidR="00BE2283" w:rsidRPr="00B27B4C" w:rsidRDefault="00BE2283">
      <w:pPr>
        <w:widowControl w:val="0"/>
        <w:spacing w:before="0" w:beforeAutospacing="0" w:after="0" w:afterAutospacing="0" w:line="240" w:lineRule="auto"/>
        <w:rPr>
          <w:rFonts w:ascii="Times New Roman" w:eastAsia="Times New Roman" w:hAnsi="Times New Roman" w:cs="David"/>
          <w:sz w:val="24"/>
          <w:szCs w:val="24"/>
          <w:rtl/>
          <w:lang w:eastAsia="he-IL"/>
        </w:rPr>
        <w:pPrChange w:id="315" w:author="Meryl Etman [2]" w:date="2021-11-21T16:00:00Z">
          <w:pPr>
            <w:widowControl w:val="0"/>
            <w:spacing w:before="0" w:beforeAutospacing="0" w:after="0" w:afterAutospacing="0" w:line="240" w:lineRule="auto"/>
            <w:jc w:val="both"/>
          </w:pPr>
        </w:pPrChange>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40997DB512B4ABFA03A7068DBDF42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8BD21EF" w14:textId="2756E811" w:rsidR="00BE2283" w:rsidRPr="00B27B4C" w:rsidRDefault="001020BF">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316" w:author="Meryl Etman [2]" w:date="2021-11-21T16:00:00Z">
              <w:pPr>
                <w:widowControl w:val="0"/>
                <w:spacing w:before="0" w:beforeAutospacing="0" w:after="0" w:afterAutospacing="0" w:line="240" w:lineRule="auto"/>
                <w:jc w:val="both"/>
              </w:pPr>
            </w:pPrChange>
          </w:pPr>
          <w:ins w:id="317" w:author="Meryl Etman" w:date="2022-06-15T16:51:00Z">
            <w:r>
              <w:rPr>
                <w:rFonts w:ascii="Times New Roman" w:eastAsia="Times New Roman" w:hAnsi="Times New Roman" w:cs="David"/>
                <w:color w:val="008000"/>
                <w:sz w:val="24"/>
                <w:szCs w:val="24"/>
                <w:rtl/>
                <w:lang w:eastAsia="he-IL"/>
              </w:rPr>
              <w:br/>
              <w:t>גבעת שמואל החדשה בע"מ</w:t>
            </w:r>
            <w:r>
              <w:rPr>
                <w:rFonts w:ascii="Times New Roman" w:eastAsia="Times New Roman" w:hAnsi="Times New Roman" w:cs="David"/>
                <w:color w:val="008000"/>
                <w:sz w:val="24"/>
                <w:szCs w:val="24"/>
                <w:rtl/>
                <w:lang w:eastAsia="he-IL"/>
              </w:rPr>
              <w:br/>
              <w:t>יהונתן נתניהו 1ג', אור יהודה</w:t>
            </w:r>
            <w:r>
              <w:rPr>
                <w:rFonts w:ascii="Times New Roman" w:eastAsia="Times New Roman" w:hAnsi="Times New Roman" w:cs="David"/>
                <w:color w:val="008000"/>
                <w:sz w:val="24"/>
                <w:szCs w:val="24"/>
                <w:rtl/>
                <w:lang w:eastAsia="he-IL"/>
              </w:rPr>
              <w:br/>
              <w:t>514677533</w:t>
            </w:r>
            <w:r>
              <w:rPr>
                <w:rFonts w:ascii="Times New Roman" w:eastAsia="Times New Roman" w:hAnsi="Times New Roman" w:cs="David"/>
                <w:color w:val="008000"/>
                <w:sz w:val="24"/>
                <w:szCs w:val="24"/>
                <w:rtl/>
                <w:lang w:eastAsia="he-IL"/>
              </w:rPr>
              <w:br/>
            </w:r>
          </w:ins>
        </w:p>
      </w:sdtContent>
    </w:sdt>
    <w:p w14:paraId="4ACBA09F"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0DDC297"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567ED1A1"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A3CDEDC" w14:textId="77777777" w:rsidR="00BE2283" w:rsidRPr="00B27B4C" w:rsidRDefault="00BE2283" w:rsidP="00BE228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6C3E8D43"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BE4065" w14:textId="6974935C"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DE63A9EF46A44C22853C079A122AC9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18" w:author="Meryl Etman" w:date="2021-10-10T10:40:00Z">
            <w:r w:rsidR="001F440B">
              <w:rPr>
                <w:rFonts w:ascii="Times New Roman" w:eastAsia="Times New Roman" w:hAnsi="Times New Roman" w:cs="David"/>
                <w:color w:val="008000"/>
                <w:sz w:val="24"/>
                <w:szCs w:val="24"/>
                <w:rtl/>
                <w:lang w:eastAsia="he-IL"/>
              </w:rPr>
              <w:t>גיא כ"ץ</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4FC0E27992B443EBEA7575F994363F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19" w:author="Meryl Etman" w:date="2021-10-10T10:40:00Z">
            <w:r w:rsidR="001F440B">
              <w:rPr>
                <w:rFonts w:ascii="Times New Roman" w:eastAsia="Times New Roman" w:hAnsi="Times New Roman" w:cs="David"/>
                <w:color w:val="008000"/>
                <w:sz w:val="24"/>
                <w:szCs w:val="24"/>
                <w:rtl/>
                <w:lang w:eastAsia="he-IL"/>
              </w:rPr>
              <w:t>גיא כ"ץ</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AFDBB4F13F94DE48D3568262112BB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20" w:author="Meryl Etman" w:date="2021-10-10T10:40:00Z">
            <w:r w:rsidR="001F440B">
              <w:rPr>
                <w:rFonts w:ascii="Times New Roman" w:eastAsia="Times New Roman" w:hAnsi="Times New Roman" w:cs="David"/>
                <w:color w:val="008000"/>
                <w:sz w:val="24"/>
                <w:szCs w:val="24"/>
                <w:rtl/>
                <w:lang w:eastAsia="he-IL"/>
              </w:rPr>
              <w:t>גיא כ"ץ</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BB942AD"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D3FB479" w14:textId="4C822B86"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8123B423D524015B9D8F05B53845B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21" w:author="Meryl Etman" w:date="2021-10-10T10:40:00Z">
            <w:r w:rsidR="001F440B">
              <w:rPr>
                <w:rFonts w:ascii="Times New Roman" w:eastAsia="Times New Roman" w:hAnsi="Times New Roman" w:cs="David"/>
                <w:color w:val="008000"/>
                <w:sz w:val="24"/>
                <w:szCs w:val="24"/>
                <w:rtl/>
                <w:lang w:eastAsia="he-IL"/>
              </w:rPr>
              <w:t>גיא כ"ץ</w:t>
            </w:r>
          </w:ins>
        </w:sdtContent>
      </w:sdt>
      <w:r>
        <w:rPr>
          <w:rFonts w:ascii="Times New Roman" w:eastAsia="Times New Roman" w:hAnsi="Times New Roman" w:cs="David" w:hint="cs"/>
          <w:sz w:val="24"/>
          <w:szCs w:val="24"/>
          <w:rtl/>
          <w:lang w:eastAsia="he-IL"/>
        </w:rPr>
        <w:t xml:space="preserve"> , המבצעת עבורכם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887340384C3740498EDEA0E8B18A7A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סופרפוזיציה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86862C7AB92642F88893BCF6521EC4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22" w:author="Meryl Etman" w:date="2022-06-15T16:49:00Z">
            <w:r w:rsidR="001020BF">
              <w:rPr>
                <w:rFonts w:ascii="Times New Roman" w:eastAsia="Times New Roman" w:hAnsi="Times New Roman" w:cs="David" w:hint="cs"/>
                <w:bCs/>
                <w:color w:val="008000"/>
                <w:sz w:val="24"/>
                <w:szCs w:val="24"/>
                <w:rtl/>
                <w:lang w:eastAsia="he-IL"/>
              </w:rPr>
              <w:t>סביוני גבעת שמואל - מגרש 1004</w:t>
            </w:r>
          </w:ins>
        </w:sdtContent>
      </w:sdt>
      <w:r w:rsidRPr="00B27B4C">
        <w:rPr>
          <w:rFonts w:ascii="Times New Roman" w:eastAsia="Times New Roman" w:hAnsi="Times New Roman" w:cs="David" w:hint="cs"/>
          <w:color w:val="008000"/>
          <w:sz w:val="24"/>
          <w:szCs w:val="24"/>
          <w:rtl/>
          <w:lang w:eastAsia="he-IL"/>
        </w:rPr>
        <w:t>.</w:t>
      </w:r>
    </w:p>
    <w:p w14:paraId="1FFB66B1"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A9F5AE3" w14:textId="7482A14C"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BDD356D98CD4B6AA070FA170D08B9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23" w:author="Meryl Etman" w:date="2021-10-10T10:40:00Z">
            <w:r w:rsidR="001F440B">
              <w:rPr>
                <w:rFonts w:ascii="Times New Roman" w:eastAsia="Times New Roman" w:hAnsi="Times New Roman" w:cs="David"/>
                <w:color w:val="008000"/>
                <w:sz w:val="24"/>
                <w:szCs w:val="24"/>
                <w:rtl/>
                <w:lang w:eastAsia="he-IL"/>
              </w:rPr>
              <w:t>גיא כ"ץ</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E6E6DFD"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D7E4D3E" w14:textId="43D0B3BB" w:rsidR="00BE2283" w:rsidRPr="00B27B4C" w:rsidRDefault="00BE2283" w:rsidP="00BE228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9C02C6DFB21C409DBF8D5F895FE27C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24" w:author="Meryl Etman" w:date="2021-10-10T10:40:00Z">
            <w:r w:rsidR="001F440B">
              <w:rPr>
                <w:rFonts w:ascii="Times New Roman" w:eastAsia="Times New Roman" w:hAnsi="Times New Roman" w:cs="David"/>
                <w:color w:val="008000"/>
                <w:sz w:val="24"/>
                <w:szCs w:val="24"/>
                <w:rtl/>
                <w:lang w:eastAsia="he-IL"/>
              </w:rPr>
              <w:t>גיא כ"ץ</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165FE31"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0D58043"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9A63161"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7C12212"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744C49F"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437F32C"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0178B442"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EA7F037"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בכבוד רב,</w:t>
      </w:r>
    </w:p>
    <w:p w14:paraId="5BB73636" w14:textId="77777777" w:rsidR="00BE2283" w:rsidRPr="00435A20" w:rsidRDefault="00BE2283" w:rsidP="00BE228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EA79EDB" w14:textId="77777777" w:rsidR="00BE2283" w:rsidRPr="009130F0" w:rsidRDefault="00BE2283" w:rsidP="00BE228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F8602A4" w14:textId="2C2FC064" w:rsidR="00BE2283" w:rsidRPr="009130F0" w:rsidRDefault="00BE2283"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991450687"/>
          <w:placeholder>
            <w:docPart w:val="9B9678DC7A6C4D779440614379246A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25" w:author="Meryl Etman" w:date="2021-10-10T10:40:00Z">
            <w:r w:rsidR="001F440B">
              <w:rPr>
                <w:rFonts w:ascii="Times New Roman" w:eastAsia="Times New Roman" w:hAnsi="Times New Roman" w:cs="David"/>
                <w:color w:val="008000"/>
                <w:sz w:val="24"/>
                <w:szCs w:val="24"/>
                <w:rtl/>
                <w:lang w:eastAsia="he-IL"/>
              </w:rPr>
              <w:t>גיא כ"ץ</w:t>
            </w:r>
          </w:ins>
        </w:sdtContent>
      </w:sdt>
    </w:p>
    <w:p w14:paraId="73200133" w14:textId="77777777" w:rsidR="00BE2283"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DDB0780"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6BB8AA6"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23C2D148"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3E37BDF" w14:textId="77777777" w:rsidR="00BE2283" w:rsidRPr="00B27B4C" w:rsidRDefault="00BE2283" w:rsidP="00BE228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4913BCC7" w14:textId="77777777" w:rsidR="00BE2283" w:rsidRPr="00776496" w:rsidRDefault="00BE2283" w:rsidP="00BE2283">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153E02ED"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02EF67"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6A709D4"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130C177"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67AB597"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A78B052" w14:textId="77777777" w:rsidR="000F1AA1" w:rsidRDefault="000F1AA1">
      <w:pPr>
        <w:bidi w:val="0"/>
        <w:spacing w:before="0" w:beforeAutospacing="0" w:after="160" w:afterAutospacing="0" w:line="259" w:lineRule="auto"/>
        <w:rPr>
          <w:ins w:id="326" w:author="Meryl Etman [2]" w:date="2021-11-21T16:01:00Z"/>
          <w:rFonts w:ascii="Times New Roman" w:eastAsia="Times New Roman" w:hAnsi="Times New Roman" w:cs="David"/>
          <w:bCs/>
          <w:sz w:val="20"/>
          <w:szCs w:val="24"/>
          <w:u w:val="single"/>
          <w:rtl/>
          <w:lang w:eastAsia="he-IL"/>
        </w:rPr>
      </w:pPr>
      <w:ins w:id="327" w:author="Meryl Etman [2]" w:date="2021-11-21T16:01:00Z">
        <w:r>
          <w:rPr>
            <w:rFonts w:ascii="Times New Roman" w:eastAsia="Times New Roman" w:hAnsi="Times New Roman" w:cs="David"/>
            <w:bCs/>
            <w:sz w:val="20"/>
            <w:szCs w:val="24"/>
            <w:u w:val="single"/>
            <w:rtl/>
            <w:lang w:eastAsia="he-IL"/>
          </w:rPr>
          <w:br w:type="page"/>
        </w:r>
      </w:ins>
    </w:p>
    <w:p w14:paraId="0C954703" w14:textId="77AEDD9C" w:rsidR="00DA73D0" w:rsidRPr="00232692" w:rsidRDefault="00DA73D0" w:rsidP="00DA73D0">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55D1F9CF" w14:textId="77777777" w:rsidR="00DA73D0" w:rsidRPr="0009511C" w:rsidRDefault="00DA73D0" w:rsidP="00DA73D0">
      <w:pPr>
        <w:widowControl w:val="0"/>
        <w:spacing w:before="0" w:beforeAutospacing="0" w:after="0" w:afterAutospacing="0" w:line="240" w:lineRule="auto"/>
        <w:jc w:val="center"/>
        <w:rPr>
          <w:rFonts w:ascii="David" w:eastAsia="Times New Roman" w:hAnsi="David" w:cs="David"/>
          <w:sz w:val="24"/>
          <w:szCs w:val="24"/>
          <w:lang w:eastAsia="he-IL"/>
        </w:rPr>
      </w:pPr>
    </w:p>
    <w:p w14:paraId="73694B1E" w14:textId="77777777" w:rsidR="00DA73D0" w:rsidRPr="002419E5" w:rsidRDefault="00DA73D0" w:rsidP="00DA73D0">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2973C4B2" w14:textId="77777777" w:rsidR="00DA73D0" w:rsidRPr="0009511C" w:rsidRDefault="00DA73D0" w:rsidP="00DA73D0">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594DB1CF"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14AB478A"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09E43DD8"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1425509A"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7691E235"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55A00948"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7790FD13"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היועץ והבאים מטעמו, וזאת בכפוף </w:t>
      </w:r>
      <w:r w:rsidRPr="0009511C">
        <w:rPr>
          <w:rFonts w:ascii="David" w:eastAsia="Calibri" w:hAnsi="David" w:cs="David" w:hint="cs"/>
          <w:sz w:val="24"/>
          <w:szCs w:val="24"/>
          <w:rtl/>
        </w:rPr>
        <w:lastRenderedPageBreak/>
        <w:t>לסעיף אחריות צולבת לפי נחשב הביטוח כאילו נערך בנפרד עבור כל אחד מיחידי המבוטח.  רכוש המזמין ייחשב כרכוש צד שלישי.</w:t>
      </w:r>
    </w:p>
    <w:p w14:paraId="1049ADA7" w14:textId="77777777" w:rsidR="00DA73D0" w:rsidRPr="0009511C" w:rsidRDefault="00DA73D0" w:rsidP="00DA73D0">
      <w:pPr>
        <w:numPr>
          <w:ilvl w:val="0"/>
          <w:numId w:val="1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75979AEF" w14:textId="77777777" w:rsidR="00DA73D0" w:rsidRPr="0009511C" w:rsidRDefault="00DA73D0" w:rsidP="00DA73D0">
      <w:pPr>
        <w:numPr>
          <w:ilvl w:val="0"/>
          <w:numId w:val="1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41FB6AA" w14:textId="77777777" w:rsidR="00DA73D0" w:rsidRPr="0009511C" w:rsidRDefault="00DA73D0" w:rsidP="00DA73D0">
      <w:pPr>
        <w:numPr>
          <w:ilvl w:val="0"/>
          <w:numId w:val="1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5FAF6AB4" w14:textId="77777777" w:rsidR="00DA73D0" w:rsidRPr="0009511C" w:rsidRDefault="00DA73D0" w:rsidP="00DA73D0">
      <w:pPr>
        <w:numPr>
          <w:ilvl w:val="0"/>
          <w:numId w:val="1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DC6C037" w14:textId="77777777" w:rsidR="000F1AA1" w:rsidRDefault="00DA73D0" w:rsidP="00DA73D0">
      <w:pPr>
        <w:widowControl w:val="0"/>
        <w:spacing w:before="0" w:beforeAutospacing="0" w:after="0" w:afterAutospacing="0" w:line="240" w:lineRule="auto"/>
        <w:jc w:val="center"/>
        <w:rPr>
          <w:ins w:id="328" w:author="Meryl Etman [2]" w:date="2021-11-21T16:01:00Z"/>
          <w:rFonts w:ascii="David" w:eastAsia="Calibri" w:hAnsi="David" w:cs="David"/>
          <w:sz w:val="24"/>
          <w:szCs w:val="24"/>
          <w:rtl/>
        </w:rPr>
      </w:pPr>
      <w:r w:rsidRPr="0009511C">
        <w:rPr>
          <w:rFonts w:ascii="David" w:eastAsia="Calibri" w:hAnsi="David" w:cs="David" w:hint="cs"/>
          <w:sz w:val="24"/>
          <w:szCs w:val="24"/>
          <w:rtl/>
        </w:rPr>
        <w:t xml:space="preserve"> </w:t>
      </w:r>
    </w:p>
    <w:p w14:paraId="2284C883" w14:textId="77777777" w:rsidR="000F1AA1" w:rsidRDefault="000F1AA1">
      <w:pPr>
        <w:bidi w:val="0"/>
        <w:spacing w:before="0" w:beforeAutospacing="0" w:after="160" w:afterAutospacing="0" w:line="259" w:lineRule="auto"/>
        <w:rPr>
          <w:ins w:id="329" w:author="Meryl Etman [2]" w:date="2021-11-21T16:01:00Z"/>
          <w:rFonts w:ascii="David" w:eastAsia="Calibri" w:hAnsi="David" w:cs="David"/>
          <w:sz w:val="24"/>
          <w:szCs w:val="24"/>
          <w:rtl/>
        </w:rPr>
      </w:pPr>
      <w:ins w:id="330" w:author="Meryl Etman [2]" w:date="2021-11-21T16:01:00Z">
        <w:r>
          <w:rPr>
            <w:rFonts w:ascii="David" w:eastAsia="Calibri" w:hAnsi="David" w:cs="David"/>
            <w:sz w:val="24"/>
            <w:szCs w:val="24"/>
            <w:rtl/>
          </w:rPr>
          <w:br w:type="page"/>
        </w:r>
      </w:ins>
    </w:p>
    <w:p w14:paraId="679D5826" w14:textId="5CC8E84D" w:rsidR="00DA73D0" w:rsidRPr="002419E5" w:rsidRDefault="00DA73D0" w:rsidP="00DA73D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A4BA510" w14:textId="77777777" w:rsidR="00DA73D0" w:rsidRDefault="00DA73D0" w:rsidP="00DA73D0">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630828EF" w14:textId="77777777" w:rsidR="00DA73D0" w:rsidRPr="00400B84" w:rsidRDefault="00DA73D0" w:rsidP="00DA73D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DA73D0" w:rsidRPr="0009511C" w14:paraId="454961FA" w14:textId="77777777" w:rsidTr="00F1713B">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4B1735A9"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54727041"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DA73D0" w:rsidRPr="0009511C" w14:paraId="6708B83F" w14:textId="77777777" w:rsidTr="00F1713B">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2B409108"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A73D0" w:rsidRPr="0009511C" w14:paraId="3FACF4C6" w14:textId="77777777" w:rsidTr="00F1713B">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549128A5"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5FD12106"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74ECD046"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3BFEF941"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DA73D0" w:rsidRPr="0009511C" w14:paraId="1C805E92" w14:textId="77777777" w:rsidTr="00F1713B">
        <w:trPr>
          <w:trHeight w:val="551"/>
        </w:trPr>
        <w:tc>
          <w:tcPr>
            <w:tcW w:w="4068" w:type="dxa"/>
            <w:tcBorders>
              <w:top w:val="single" w:sz="4" w:space="0" w:color="auto"/>
              <w:left w:val="single" w:sz="4" w:space="0" w:color="auto"/>
              <w:bottom w:val="single" w:sz="4" w:space="0" w:color="auto"/>
              <w:right w:val="single" w:sz="4" w:space="0" w:color="auto"/>
            </w:tcBorders>
            <w:hideMark/>
          </w:tcPr>
          <w:p w14:paraId="693738AD"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06864282"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7B219CA"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6944CCD"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p>
          <w:p w14:paraId="725315F5"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787E4EC3"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20A08B4C"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p>
          <w:p w14:paraId="4A0CB135"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63F72CD9"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p>
        </w:tc>
      </w:tr>
      <w:tr w:rsidR="00DA73D0" w:rsidRPr="0009511C" w14:paraId="699AAB12" w14:textId="77777777" w:rsidTr="00F1713B">
        <w:trPr>
          <w:trHeight w:val="571"/>
        </w:trPr>
        <w:tc>
          <w:tcPr>
            <w:tcW w:w="4068" w:type="dxa"/>
            <w:tcBorders>
              <w:top w:val="single" w:sz="4" w:space="0" w:color="auto"/>
              <w:left w:val="single" w:sz="4" w:space="0" w:color="auto"/>
              <w:bottom w:val="single" w:sz="4" w:space="0" w:color="auto"/>
              <w:right w:val="single" w:sz="4" w:space="0" w:color="auto"/>
            </w:tcBorders>
            <w:hideMark/>
          </w:tcPr>
          <w:p w14:paraId="03B8C36F"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622E3C3C"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22C9AB81"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DC5484F" w14:textId="77777777" w:rsidR="00DA73D0" w:rsidRPr="0009511C" w:rsidRDefault="00DA73D0" w:rsidP="00F1713B">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473CD61" w14:textId="77777777" w:rsidR="00DA73D0" w:rsidRPr="0009511C" w:rsidRDefault="00DA73D0" w:rsidP="00F1713B">
            <w:pPr>
              <w:spacing w:before="0" w:beforeAutospacing="0" w:after="0" w:afterAutospacing="0" w:line="256" w:lineRule="auto"/>
              <w:rPr>
                <w:rFonts w:ascii="David" w:eastAsia="Calibri" w:hAnsi="David" w:cs="David"/>
                <w:b/>
                <w:sz w:val="24"/>
                <w:szCs w:val="24"/>
                <w:lang w:eastAsia="he-IL"/>
              </w:rPr>
            </w:pPr>
          </w:p>
        </w:tc>
      </w:tr>
      <w:tr w:rsidR="00DA73D0" w:rsidRPr="0009511C" w14:paraId="17B69B48" w14:textId="77777777" w:rsidTr="00F1713B">
        <w:trPr>
          <w:trHeight w:val="391"/>
        </w:trPr>
        <w:tc>
          <w:tcPr>
            <w:tcW w:w="4068" w:type="dxa"/>
            <w:tcBorders>
              <w:top w:val="single" w:sz="4" w:space="0" w:color="auto"/>
              <w:left w:val="single" w:sz="4" w:space="0" w:color="auto"/>
              <w:bottom w:val="single" w:sz="4" w:space="0" w:color="auto"/>
              <w:right w:val="single" w:sz="4" w:space="0" w:color="auto"/>
            </w:tcBorders>
            <w:hideMark/>
          </w:tcPr>
          <w:p w14:paraId="6DA1D184"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73EF9815"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49AA4375" w14:textId="77777777" w:rsidR="00DA73D0" w:rsidRPr="0009511C" w:rsidRDefault="00DA73D0" w:rsidP="00F1713B">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EAB3A7" w14:textId="77777777" w:rsidR="00DA73D0" w:rsidRPr="0009511C" w:rsidRDefault="00DA73D0" w:rsidP="00F1713B">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FAC077" w14:textId="77777777" w:rsidR="00DA73D0" w:rsidRPr="0009511C" w:rsidRDefault="00DA73D0" w:rsidP="00F1713B">
            <w:pPr>
              <w:spacing w:before="0" w:beforeAutospacing="0" w:after="0" w:afterAutospacing="0" w:line="256" w:lineRule="auto"/>
              <w:rPr>
                <w:rFonts w:ascii="David" w:eastAsia="Calibri" w:hAnsi="David" w:cs="David"/>
                <w:b/>
                <w:sz w:val="24"/>
                <w:szCs w:val="24"/>
                <w:lang w:eastAsia="he-IL"/>
              </w:rPr>
            </w:pPr>
          </w:p>
        </w:tc>
      </w:tr>
    </w:tbl>
    <w:p w14:paraId="536FCAFC" w14:textId="77777777" w:rsidR="00DA73D0" w:rsidRPr="0009511C" w:rsidRDefault="00DA73D0" w:rsidP="00DA73D0">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DA73D0" w:rsidRPr="0009511C" w14:paraId="3F80B87A" w14:textId="77777777" w:rsidTr="00F1713B">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02CAF75F"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DA73D0" w:rsidRPr="0009511C" w14:paraId="2D5EE3FA" w14:textId="77777777" w:rsidTr="00F1713B">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831E64E"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3D5D21D7"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p w14:paraId="38E81756"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AD41D1A"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66D46A2"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93BAD09"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16A1998"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E64C891"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B6F2F2E"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3371BCA5"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DA73D0" w:rsidRPr="0009511C" w14:paraId="7DFD13F4" w14:textId="77777777" w:rsidTr="00F1713B">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2C5CC616"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E2812C7"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626565DC"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670195A4"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2D6A3EC"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F5B6B6D"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1351482"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5C6085E2"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r>
      <w:tr w:rsidR="00DA73D0" w:rsidRPr="0009511C" w14:paraId="0D738130" w14:textId="77777777" w:rsidTr="00F1713B">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0F36436"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4584D19"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A929E10"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5C68775"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C475D76"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8D9360E"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FFBAE26"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3554B369" w14:textId="77777777" w:rsidR="00DA73D0" w:rsidRPr="0009511C" w:rsidRDefault="00DA73D0" w:rsidP="00F1713B">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DA73D0" w:rsidRPr="0009511C" w14:paraId="3BBEF425" w14:textId="77777777" w:rsidTr="00F1713B">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232FD133"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C79654B"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582FF14B"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248BE9C"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7BC543E1"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59CA0D71"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377287E3"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3FD3CF27" w14:textId="77777777" w:rsidR="00DA73D0" w:rsidRPr="0009511C" w:rsidRDefault="00DA73D0" w:rsidP="00F1713B">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DA73D0" w:rsidRPr="0009511C" w14:paraId="0852AEB0" w14:textId="77777777" w:rsidTr="00F1713B">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7A8F547"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7D6635C" w14:textId="77777777" w:rsidR="00DA73D0" w:rsidRPr="0009511C" w:rsidRDefault="00DA73D0" w:rsidP="00F1713B">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6AE8D9A" w14:textId="77777777" w:rsidR="00DA73D0" w:rsidRPr="0009511C" w:rsidRDefault="00DA73D0" w:rsidP="00F1713B">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17B03DE" w14:textId="77777777" w:rsidR="00DA73D0" w:rsidRPr="0009511C" w:rsidRDefault="00DA73D0" w:rsidP="00F1713B">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7503AF6" w14:textId="77777777" w:rsidR="00DA73D0" w:rsidRPr="0009511C" w:rsidRDefault="00DA73D0" w:rsidP="00F1713B">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BF2A4A4" w14:textId="77777777" w:rsidR="00DA73D0" w:rsidRPr="0009511C" w:rsidRDefault="00DA73D0" w:rsidP="00F1713B">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6A3070A"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751CDD8" w14:textId="77777777" w:rsidR="00DA73D0" w:rsidRPr="0009511C" w:rsidRDefault="00DA73D0" w:rsidP="00F1713B">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670459E5" w14:textId="77777777" w:rsidR="00DA73D0" w:rsidRPr="0009511C" w:rsidRDefault="00DA73D0" w:rsidP="00DA73D0">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A73D0" w:rsidRPr="0009511C" w14:paraId="7EFE730B" w14:textId="77777777" w:rsidTr="00F1713B">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CF99CBB"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DA73D0" w:rsidRPr="0009511C" w14:paraId="78D6F96A" w14:textId="77777777" w:rsidTr="00F1713B">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2906748"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6A2B438E" w14:textId="77777777" w:rsidR="00DA73D0" w:rsidRPr="0009511C" w:rsidRDefault="00DA73D0" w:rsidP="00DA73D0">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A73D0" w:rsidRPr="0009511C" w14:paraId="53DFDC5A" w14:textId="77777777" w:rsidTr="00F1713B">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8CB8CA9"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DA73D0" w:rsidRPr="0009511C" w14:paraId="208F547A" w14:textId="77777777" w:rsidTr="00F1713B">
        <w:trPr>
          <w:trHeight w:val="598"/>
        </w:trPr>
        <w:tc>
          <w:tcPr>
            <w:tcW w:w="11530" w:type="dxa"/>
            <w:tcBorders>
              <w:top w:val="single" w:sz="4" w:space="0" w:color="auto"/>
              <w:left w:val="single" w:sz="4" w:space="0" w:color="auto"/>
              <w:bottom w:val="single" w:sz="4" w:space="0" w:color="auto"/>
              <w:right w:val="single" w:sz="4" w:space="0" w:color="auto"/>
            </w:tcBorders>
            <w:hideMark/>
          </w:tcPr>
          <w:p w14:paraId="4E1541EF"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35A8A051" w14:textId="77777777" w:rsidR="00DA6BC0" w:rsidRDefault="00DA6BC0" w:rsidP="00DA73D0">
      <w:pPr>
        <w:spacing w:before="0" w:beforeAutospacing="0" w:after="200" w:afterAutospacing="0" w:line="276" w:lineRule="auto"/>
        <w:rPr>
          <w:rFonts w:ascii="David" w:eastAsia="Calibri" w:hAnsi="David" w:cs="David"/>
          <w:b/>
          <w:bCs/>
          <w:sz w:val="24"/>
          <w:szCs w:val="24"/>
          <w:u w:val="single"/>
          <w:rtl/>
          <w:lang w:eastAsia="he-IL"/>
        </w:rPr>
      </w:pPr>
    </w:p>
    <w:p w14:paraId="211B0EA8" w14:textId="77777777" w:rsidR="00DA6BC0" w:rsidRDefault="00DA6BC0" w:rsidP="00DA73D0">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A6BC0" w:rsidRPr="0009511C" w14:paraId="02D31297" w14:textId="77777777" w:rsidTr="001F440B">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60E0498" w14:textId="77777777" w:rsidR="00DA6BC0" w:rsidRPr="0009511C" w:rsidRDefault="00DA6BC0" w:rsidP="001F440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DA6BC0" w:rsidRPr="0009511C" w14:paraId="2E398243" w14:textId="77777777" w:rsidTr="001F440B">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767CD663" w14:textId="77777777" w:rsidR="00DA6BC0" w:rsidRPr="0009511C" w:rsidRDefault="00DA6BC0" w:rsidP="001F440B">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6F471D47" w14:textId="77777777" w:rsidR="00DA6BC0" w:rsidRDefault="00DA6BC0" w:rsidP="00DA73D0">
      <w:pPr>
        <w:spacing w:before="0" w:beforeAutospacing="0" w:after="200" w:afterAutospacing="0" w:line="276" w:lineRule="auto"/>
        <w:rPr>
          <w:rFonts w:ascii="David" w:eastAsia="Calibri" w:hAnsi="David" w:cs="David"/>
          <w:b/>
          <w:bCs/>
          <w:sz w:val="24"/>
          <w:szCs w:val="24"/>
          <w:u w:val="single"/>
          <w:rtl/>
          <w:lang w:eastAsia="he-IL"/>
        </w:rPr>
      </w:pPr>
    </w:p>
    <w:p w14:paraId="163B1DF0" w14:textId="77777777" w:rsidR="00DA73D0" w:rsidRPr="0009511C" w:rsidRDefault="00DA73D0" w:rsidP="00DA73D0">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74F83E73" w14:textId="77777777" w:rsidR="00BE2283" w:rsidRPr="00BD794C" w:rsidRDefault="00BE2283" w:rsidP="00BE228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280BFCE" w14:textId="77777777" w:rsidR="00DA6BC0" w:rsidRDefault="00DA6BC0" w:rsidP="00DA73D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04B2FC1" w14:textId="77777777" w:rsidR="006D2AE3" w:rsidRPr="006D2AE3" w:rsidRDefault="006D2AE3" w:rsidP="00DA73D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lastRenderedPageBreak/>
        <w:t xml:space="preserve">נספח </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ח</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6F73EAEF"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D08BB4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b/>
          <w:bCs/>
          <w:sz w:val="24"/>
          <w:szCs w:val="24"/>
          <w:u w:val="single"/>
          <w:rtl/>
          <w:lang w:eastAsia="he-IL"/>
        </w:rPr>
        <w:t xml:space="preserve">רשימת התוכניות והמסמכים שעל </w:t>
      </w:r>
      <w:r w:rsidR="009F6985">
        <w:rPr>
          <w:rFonts w:ascii="Times New Roman" w:eastAsia="Times New Roman" w:hAnsi="Times New Roman" w:cs="David"/>
          <w:b/>
          <w:bCs/>
          <w:sz w:val="24"/>
          <w:szCs w:val="24"/>
          <w:u w:val="single"/>
          <w:rtl/>
          <w:lang w:eastAsia="he-IL"/>
        </w:rPr>
        <w:t>היועץ</w:t>
      </w:r>
      <w:r w:rsidRPr="006D2AE3">
        <w:rPr>
          <w:rFonts w:ascii="Times New Roman" w:eastAsia="Times New Roman" w:hAnsi="Times New Roman" w:cs="David"/>
          <w:b/>
          <w:bCs/>
          <w:sz w:val="24"/>
          <w:szCs w:val="24"/>
          <w:u w:val="single"/>
          <w:rtl/>
          <w:lang w:eastAsia="he-IL"/>
        </w:rPr>
        <w:t xml:space="preserve"> להנפיק</w:t>
      </w:r>
    </w:p>
    <w:p w14:paraId="63054E5C"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9C08C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מסמך זה מהווה השלמה לנספח ב' ואינו גורע ממנו</w:t>
      </w:r>
    </w:p>
    <w:p w14:paraId="4609563E"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F3E58D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E34BE2" w14:textId="2B1ED1E1" w:rsidR="006D2AE3" w:rsidRPr="006D2AE3" w:rsidRDefault="006D2AE3" w:rsidP="001743FC">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del w:id="331" w:author="Meryl Etman [2]" w:date="2021-11-21T16:01:00Z">
        <w:r w:rsidRPr="006D2AE3" w:rsidDel="000F1AA1">
          <w:rPr>
            <w:rFonts w:ascii="Times New Roman" w:eastAsia="Times New Roman" w:hAnsi="Times New Roman" w:cs="David"/>
            <w:sz w:val="24"/>
            <w:szCs w:val="24"/>
            <w:rtl/>
            <w:lang w:eastAsia="he-IL"/>
          </w:rPr>
          <w:delText>מודל תלת ממדי בתוכנית</w:delText>
        </w:r>
        <w:r w:rsidRPr="006D2AE3" w:rsidDel="000F1AA1">
          <w:rPr>
            <w:rFonts w:ascii="Times New Roman" w:eastAsia="Times New Roman" w:hAnsi="Times New Roman" w:cs="David" w:hint="cs"/>
            <w:sz w:val="24"/>
            <w:szCs w:val="24"/>
            <w:rtl/>
            <w:lang w:eastAsia="he-IL"/>
          </w:rPr>
          <w:delText xml:space="preserve"> </w:delText>
        </w:r>
        <w:r w:rsidRPr="006D2AE3" w:rsidDel="000F1AA1">
          <w:rPr>
            <w:rFonts w:ascii="Times New Roman" w:eastAsia="Times New Roman" w:hAnsi="Times New Roman" w:cs="David"/>
            <w:sz w:val="24"/>
            <w:szCs w:val="24"/>
            <w:lang w:eastAsia="he-IL"/>
          </w:rPr>
          <w:delText xml:space="preserve">REVIT </w:delText>
        </w:r>
        <w:r w:rsidRPr="006D2AE3" w:rsidDel="000F1AA1">
          <w:rPr>
            <w:rFonts w:ascii="Times New Roman" w:eastAsia="Times New Roman" w:hAnsi="Times New Roman" w:cs="David" w:hint="cs"/>
            <w:sz w:val="24"/>
            <w:szCs w:val="24"/>
            <w:rtl/>
            <w:lang w:eastAsia="he-IL"/>
          </w:rPr>
          <w:delText xml:space="preserve"> </w:delText>
        </w:r>
        <w:r w:rsidR="001743FC" w:rsidDel="000F1AA1">
          <w:rPr>
            <w:rFonts w:ascii="Times New Roman" w:eastAsia="Times New Roman" w:hAnsi="Times New Roman" w:cs="David" w:hint="cs"/>
            <w:sz w:val="24"/>
            <w:szCs w:val="24"/>
            <w:rtl/>
            <w:lang w:eastAsia="he-IL"/>
          </w:rPr>
          <w:delText xml:space="preserve">וב </w:delText>
        </w:r>
        <w:r w:rsidR="001743FC" w:rsidDel="000F1AA1">
          <w:rPr>
            <w:rFonts w:ascii="Times New Roman" w:eastAsia="Times New Roman" w:hAnsi="Times New Roman" w:cs="David" w:hint="cs"/>
            <w:sz w:val="24"/>
            <w:szCs w:val="24"/>
            <w:lang w:eastAsia="he-IL"/>
          </w:rPr>
          <w:delText>BIM</w:delText>
        </w:r>
        <w:r w:rsidR="001743FC" w:rsidDel="000F1AA1">
          <w:rPr>
            <w:rFonts w:ascii="Times New Roman" w:eastAsia="Times New Roman" w:hAnsi="Times New Roman" w:cs="David" w:hint="cs"/>
            <w:sz w:val="24"/>
            <w:szCs w:val="24"/>
            <w:rtl/>
            <w:lang w:eastAsia="he-IL"/>
          </w:rPr>
          <w:delText xml:space="preserve"> </w:delText>
        </w:r>
        <w:r w:rsidR="001743FC" w:rsidDel="000F1AA1">
          <w:rPr>
            <w:rFonts w:ascii="Times New Roman" w:eastAsia="Times New Roman" w:hAnsi="Times New Roman" w:cs="David"/>
            <w:sz w:val="24"/>
            <w:szCs w:val="24"/>
            <w:rtl/>
            <w:lang w:eastAsia="he-IL"/>
          </w:rPr>
          <w:delText>הכולל את ת</w:delText>
        </w:r>
        <w:r w:rsidRPr="006D2AE3" w:rsidDel="000F1AA1">
          <w:rPr>
            <w:rFonts w:ascii="Times New Roman" w:eastAsia="Times New Roman" w:hAnsi="Times New Roman" w:cs="David"/>
            <w:sz w:val="24"/>
            <w:szCs w:val="24"/>
            <w:rtl/>
            <w:lang w:eastAsia="he-IL"/>
          </w:rPr>
          <w:delText>כניות כל המתכננים והיועצים</w:delText>
        </w:r>
      </w:del>
      <w:ins w:id="332" w:author="Meryl Etman [2]" w:date="2021-11-21T16:01:00Z">
        <w:r w:rsidR="000F1AA1">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hint="cs"/>
          <w:sz w:val="24"/>
          <w:szCs w:val="24"/>
          <w:rtl/>
          <w:lang w:eastAsia="he-IL"/>
        </w:rPr>
        <w:t>.</w:t>
      </w:r>
    </w:p>
    <w:p w14:paraId="3BE2E8DB"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0B0BE58A" w14:textId="3EEB0B91" w:rsidR="006D2AE3" w:rsidRPr="006D2AE3" w:rsidRDefault="001743FC"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 xml:space="preserve">כניות, חתכים ופרטים של </w:t>
      </w:r>
      <w:r w:rsidR="00E2151E">
        <w:rPr>
          <w:rFonts w:ascii="Times New Roman" w:eastAsia="Times New Roman" w:hAnsi="Times New Roman" w:cs="David" w:hint="cs"/>
          <w:sz w:val="24"/>
          <w:szCs w:val="24"/>
          <w:rtl/>
          <w:lang w:eastAsia="he-IL"/>
        </w:rPr>
        <w:t>תיאום המערכות</w:t>
      </w:r>
      <w:del w:id="333" w:author="Meryl Etman [2]" w:date="2022-02-02T14:50:00Z">
        <w:r w:rsidR="00E2151E" w:rsidDel="003D79F4">
          <w:rPr>
            <w:rFonts w:ascii="Times New Roman" w:eastAsia="Times New Roman" w:hAnsi="Times New Roman" w:cs="David" w:hint="cs"/>
            <w:sz w:val="24"/>
            <w:szCs w:val="24"/>
            <w:rtl/>
            <w:lang w:eastAsia="he-IL"/>
          </w:rPr>
          <w:delText xml:space="preserve"> מתוך המודל התלת מ</w:delText>
        </w:r>
        <w:r w:rsidR="006D2AE3" w:rsidRPr="006D2AE3" w:rsidDel="003D79F4">
          <w:rPr>
            <w:rFonts w:ascii="Times New Roman" w:eastAsia="Times New Roman" w:hAnsi="Times New Roman" w:cs="David" w:hint="cs"/>
            <w:sz w:val="24"/>
            <w:szCs w:val="24"/>
            <w:rtl/>
            <w:lang w:eastAsia="he-IL"/>
          </w:rPr>
          <w:delText>מדי.</w:delText>
        </w:r>
      </w:del>
    </w:p>
    <w:p w14:paraId="627199A6"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3B207030"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מובהר בזאת שהתוכניות יוכנו לפי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בקטעים של הפרויקט ויכללו פתרונות לקטעי הביניים.</w:t>
      </w:r>
    </w:p>
    <w:p w14:paraId="667CB714"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9886BB5"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6198D8BE"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BFD0A2" w14:textId="77777777" w:rsidR="006D2AE3" w:rsidRPr="006D2AE3" w:rsidRDefault="006D2AE3" w:rsidP="001743F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4"/>
          <w:szCs w:val="24"/>
          <w:rtl/>
          <w:lang w:eastAsia="he-IL"/>
        </w:rPr>
        <w:t>כל המסמכים והתכניות יערכו בשפה העברית.</w:t>
      </w:r>
    </w:p>
    <w:p w14:paraId="3CB3A800" w14:textId="77777777" w:rsidR="00E2151E" w:rsidRPr="00B27B4C" w:rsidRDefault="006D2AE3" w:rsidP="00E2151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6D2AE3">
        <w:rPr>
          <w:rFonts w:ascii="Times New Roman" w:eastAsia="Times New Roman" w:hAnsi="Times New Roman" w:cs="David"/>
          <w:b/>
          <w:bCs/>
          <w:sz w:val="20"/>
          <w:szCs w:val="20"/>
          <w:u w:val="single"/>
          <w:rtl/>
          <w:lang w:eastAsia="he-IL"/>
        </w:rPr>
        <w:br w:type="page"/>
      </w:r>
      <w:r w:rsidR="00E2151E" w:rsidRPr="00B27B4C">
        <w:rPr>
          <w:rFonts w:ascii="Times New Roman" w:eastAsia="Times New Roman" w:hAnsi="Times New Roman" w:cs="David" w:hint="cs"/>
          <w:b/>
          <w:bCs/>
          <w:sz w:val="20"/>
          <w:szCs w:val="24"/>
          <w:u w:val="single"/>
          <w:rtl/>
          <w:lang w:eastAsia="he-IL"/>
        </w:rPr>
        <w:lastRenderedPageBreak/>
        <w:t>נספח "ט"</w:t>
      </w:r>
    </w:p>
    <w:p w14:paraId="5340D6F9"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983F987"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7089F89"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0DD2F67"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07033B9"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B7D079E"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7699FB4E" w14:textId="0C241F88" w:rsidR="00E2151E" w:rsidRPr="00B27B4C" w:rsidRDefault="00C12155" w:rsidP="00E2151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688286A29CC4C75A35752231B81D8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34" w:author="Meryl Etman" w:date="2022-06-15T16:51:00Z">
            <w:r w:rsidR="001020BF">
              <w:rPr>
                <w:rFonts w:ascii="Times New Roman" w:eastAsia="Times New Roman" w:hAnsi="Times New Roman" w:cs="David" w:hint="cs"/>
                <w:color w:val="008000"/>
                <w:sz w:val="24"/>
                <w:szCs w:val="24"/>
                <w:rtl/>
                <w:lang w:eastAsia="he-IL"/>
              </w:rPr>
              <w:br/>
              <w:t>גבעת שמואל החדשה בע"מ</w:t>
            </w:r>
            <w:r w:rsidR="001020BF">
              <w:rPr>
                <w:rFonts w:ascii="Times New Roman" w:eastAsia="Times New Roman" w:hAnsi="Times New Roman" w:cs="David" w:hint="cs"/>
                <w:color w:val="008000"/>
                <w:sz w:val="24"/>
                <w:szCs w:val="24"/>
                <w:rtl/>
                <w:lang w:eastAsia="he-IL"/>
              </w:rPr>
              <w:br/>
              <w:t>יהונתן נתניהו 1ג', אור יהודה</w:t>
            </w:r>
            <w:r w:rsidR="001020BF">
              <w:rPr>
                <w:rFonts w:ascii="Times New Roman" w:eastAsia="Times New Roman" w:hAnsi="Times New Roman" w:cs="David" w:hint="cs"/>
                <w:color w:val="008000"/>
                <w:sz w:val="24"/>
                <w:szCs w:val="24"/>
                <w:rtl/>
                <w:lang w:eastAsia="he-IL"/>
              </w:rPr>
              <w:br/>
              <w:t>514677533</w:t>
            </w:r>
            <w:r w:rsidR="001020BF">
              <w:rPr>
                <w:rFonts w:ascii="Times New Roman" w:eastAsia="Times New Roman" w:hAnsi="Times New Roman" w:cs="David" w:hint="cs"/>
                <w:color w:val="008000"/>
                <w:sz w:val="24"/>
                <w:szCs w:val="24"/>
                <w:rtl/>
                <w:lang w:eastAsia="he-IL"/>
              </w:rPr>
              <w:br/>
            </w:r>
          </w:ins>
        </w:sdtContent>
      </w:sdt>
      <w:r w:rsidR="00E2151E" w:rsidRPr="00B27B4C">
        <w:rPr>
          <w:rFonts w:ascii="Times New Roman" w:eastAsia="Times New Roman" w:hAnsi="Times New Roman" w:cs="David" w:hint="cs"/>
          <w:color w:val="008000"/>
          <w:sz w:val="24"/>
          <w:szCs w:val="24"/>
          <w:rtl/>
          <w:lang w:eastAsia="he-IL"/>
        </w:rPr>
        <w:br/>
      </w:r>
      <w:r w:rsidR="00E2151E" w:rsidRPr="00B27B4C">
        <w:rPr>
          <w:rFonts w:ascii="Times New Roman" w:eastAsia="Times New Roman" w:hAnsi="Times New Roman" w:cs="David" w:hint="cs"/>
          <w:sz w:val="24"/>
          <w:szCs w:val="24"/>
          <w:rtl/>
          <w:lang w:eastAsia="he-IL"/>
        </w:rPr>
        <w:t>(</w:t>
      </w:r>
      <w:r w:rsidR="00E2151E" w:rsidRPr="009E0EE6">
        <w:rPr>
          <w:rFonts w:ascii="Times New Roman" w:eastAsia="Times New Roman" w:hAnsi="Times New Roman" w:cs="David" w:hint="cs"/>
          <w:sz w:val="24"/>
          <w:szCs w:val="24"/>
          <w:rtl/>
          <w:lang w:eastAsia="he-IL"/>
        </w:rPr>
        <w:t>המזמין)</w:t>
      </w:r>
    </w:p>
    <w:p w14:paraId="0C4AE769"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09C553A"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87E60BE"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3524E97"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79DAA2F" w14:textId="3A519148" w:rsidR="00E2151E" w:rsidRPr="00B27B4C" w:rsidRDefault="00E2151E" w:rsidP="00E2151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5BB37A9C122434BB9AA16240FEEA2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35" w:author="Meryl Etman" w:date="2021-10-10T10:40:00Z">
            <w:r w:rsidR="001F440B">
              <w:rPr>
                <w:rFonts w:ascii="Times New Roman" w:eastAsia="Times New Roman" w:hAnsi="Times New Roman" w:cs="David"/>
                <w:color w:val="008000"/>
                <w:sz w:val="24"/>
                <w:szCs w:val="24"/>
                <w:rtl/>
                <w:lang w:eastAsia="he-IL"/>
              </w:rPr>
              <w:t>גיא כ"ץ</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D24DEEE881B44F2A14169533431BC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336" w:author="Meryl Etman" w:date="2021-10-10T10:37:00Z">
            <w:r w:rsidR="00671A4B">
              <w:rPr>
                <w:rFonts w:ascii="Times New Roman" w:eastAsia="Times New Roman" w:hAnsi="Times New Roman" w:cs="David"/>
                <w:color w:val="008000"/>
                <w:sz w:val="24"/>
                <w:szCs w:val="24"/>
                <w:rtl/>
                <w:lang w:eastAsia="he-IL"/>
              </w:rPr>
              <w:t>גבעת שמואל</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209F77D3FD94A6D91E4B36B61F4C2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37" w:author="Meryl Etman" w:date="2021-10-10T10:38:00Z">
            <w:r w:rsidR="00671A4B">
              <w:rPr>
                <w:rFonts w:ascii="Times New Roman" w:eastAsia="Times New Roman" w:hAnsi="Times New Roman" w:cs="David" w:hint="cs"/>
                <w:color w:val="008000"/>
                <w:sz w:val="24"/>
                <w:szCs w:val="24"/>
                <w:rtl/>
              </w:rPr>
              <w:t>תאום מערכות</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69690CF"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93E36D5"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2CA56DB"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772E25B"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D628BE3"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9D3A3C"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72D00788"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BDD049"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9EC5F4D"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C11048F" w14:textId="77777777" w:rsidR="00E2151E" w:rsidRPr="00B27B4C"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3E8B7E5" w14:textId="4819F9C1" w:rsidR="00E2151E" w:rsidRPr="00B27B4C" w:rsidRDefault="00C12155" w:rsidP="00E2151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767609749"/>
          <w:placeholder>
            <w:docPart w:val="5FFBA3CEC5CF47F1AE943009F85A2CA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38" w:author="Meryl Etman" w:date="2021-10-10T10:40:00Z">
            <w:r w:rsidR="001F440B">
              <w:rPr>
                <w:rFonts w:ascii="Times New Roman" w:eastAsia="Times New Roman" w:hAnsi="Times New Roman" w:cs="David"/>
                <w:color w:val="008000"/>
                <w:sz w:val="24"/>
                <w:szCs w:val="24"/>
                <w:rtl/>
                <w:lang w:eastAsia="he-IL"/>
              </w:rPr>
              <w:t>גיא כ"ץ</w:t>
            </w:r>
          </w:ins>
        </w:sdtContent>
      </w:sdt>
    </w:p>
    <w:p w14:paraId="61E38CC7"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719C9E29"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06C6C01"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7A78256C"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E408FE0" w14:textId="77777777" w:rsidR="00E2151E" w:rsidRPr="00B27B4C" w:rsidRDefault="00E2151E" w:rsidP="00E2151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9F6985">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3DDC7717" w14:textId="77777777" w:rsidR="00E2151E" w:rsidRPr="00B27B4C" w:rsidRDefault="00E2151E" w:rsidP="00E2151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DD18ACA" w14:textId="71C935BD"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CAF0F59B0B494623BA7E94697B8C99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39" w:author="Meryl Etman" w:date="2022-06-15T16:51:00Z">
            <w:r w:rsidR="001020BF">
              <w:rPr>
                <w:rFonts w:ascii="Times New Roman" w:eastAsia="Times New Roman" w:hAnsi="Times New Roman" w:cs="David" w:hint="cs"/>
                <w:color w:val="008000"/>
                <w:sz w:val="24"/>
                <w:szCs w:val="24"/>
                <w:rtl/>
                <w:lang w:eastAsia="he-IL"/>
              </w:rPr>
              <w:br/>
              <w:t>גבעת שמואל החדשה בע"מ</w:t>
            </w:r>
            <w:r w:rsidR="001020BF">
              <w:rPr>
                <w:rFonts w:ascii="Times New Roman" w:eastAsia="Times New Roman" w:hAnsi="Times New Roman" w:cs="David" w:hint="cs"/>
                <w:color w:val="008000"/>
                <w:sz w:val="24"/>
                <w:szCs w:val="24"/>
                <w:rtl/>
                <w:lang w:eastAsia="he-IL"/>
              </w:rPr>
              <w:br/>
              <w:t>יהונתן נתניהו 1ג', אור יהודה</w:t>
            </w:r>
            <w:r w:rsidR="001020BF">
              <w:rPr>
                <w:rFonts w:ascii="Times New Roman" w:eastAsia="Times New Roman" w:hAnsi="Times New Roman" w:cs="David" w:hint="cs"/>
                <w:color w:val="008000"/>
                <w:sz w:val="24"/>
                <w:szCs w:val="24"/>
                <w:rtl/>
                <w:lang w:eastAsia="he-IL"/>
              </w:rPr>
              <w:br/>
              <w:t>514677533</w:t>
            </w:r>
            <w:r w:rsidR="001020BF">
              <w:rPr>
                <w:rFonts w:ascii="Times New Roman" w:eastAsia="Times New Roman" w:hAnsi="Times New Roman" w:cs="David" w:hint="cs"/>
                <w:color w:val="008000"/>
                <w:sz w:val="24"/>
                <w:szCs w:val="24"/>
                <w:rtl/>
                <w:lang w:eastAsia="he-IL"/>
              </w:rPr>
              <w:br/>
            </w:r>
          </w:ins>
        </w:sdtContent>
      </w:sdt>
    </w:p>
    <w:p w14:paraId="7AC654A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5A977E3"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7168F962"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340E19" w14:textId="10BBCED1"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B60407A584444809A61A502CB68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40" w:author="Meryl Etman" w:date="2021-10-10T10:37:00Z">
            <w:r w:rsidR="00671A4B">
              <w:rPr>
                <w:rFonts w:ascii="Times New Roman" w:eastAsia="Times New Roman" w:hAnsi="Times New Roman" w:cs="David" w:hint="cs"/>
                <w:color w:val="008000"/>
                <w:sz w:val="24"/>
                <w:szCs w:val="24"/>
                <w:rtl/>
                <w:lang w:eastAsia="he-IL"/>
              </w:rPr>
              <w:t>גבעת שמואל</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8B21245407E8F5B0F59D6F387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7-19T00:00:00Z">
            <w:dateFormat w:val="dd/MM/yyyy"/>
            <w:lid w:val="he-IL"/>
            <w:storeMappedDataAs w:val="dateTime"/>
            <w:calendar w:val="gregorian"/>
          </w:date>
        </w:sdtPr>
        <w:sdtEndPr>
          <w:rPr>
            <w:rFonts w:hint="cs"/>
          </w:rPr>
        </w:sdtEndPr>
        <w:sdtContent>
          <w:ins w:id="341" w:author="Meryl Etman" w:date="2022-07-19T15:07:00Z">
            <w:r w:rsidR="00C12155">
              <w:rPr>
                <w:rFonts w:ascii="Times New Roman" w:eastAsia="Times New Roman" w:hAnsi="Times New Roman" w:cs="David" w:hint="cs"/>
                <w:color w:val="008000"/>
                <w:sz w:val="24"/>
                <w:szCs w:val="24"/>
                <w:rtl/>
                <w:lang w:eastAsia="he-IL"/>
              </w:rPr>
              <w:t>‏19/07/2022</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F0DCBB1"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F4C33BF"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969F63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1165413"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0A41F11"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348919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205189B"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88DBD3D"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0A19937"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27F9478"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36F8FFE"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9F3D94A"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AE3D9CD"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12277939" w14:textId="77777777" w:rsidR="00E2151E" w:rsidRPr="00B27B4C" w:rsidRDefault="00E2151E" w:rsidP="00E2151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0F623AFB"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467D564C"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51647468"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15D2889C" w14:textId="77777777" w:rsidR="00E2151E" w:rsidRPr="009130F0"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8CF7F72" w14:textId="3302BB30" w:rsidR="00E2151E" w:rsidRPr="009130F0" w:rsidRDefault="00E2151E"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47225176"/>
          <w:placeholder>
            <w:docPart w:val="61D14D5A73084B0B9D2FAC40AD9F6CA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42" w:author="Meryl Etman" w:date="2021-10-10T10:40:00Z">
            <w:r w:rsidR="001F440B">
              <w:rPr>
                <w:rFonts w:ascii="Times New Roman" w:eastAsia="Times New Roman" w:hAnsi="Times New Roman" w:cs="David"/>
                <w:color w:val="008000"/>
                <w:sz w:val="24"/>
                <w:szCs w:val="24"/>
                <w:rtl/>
                <w:lang w:eastAsia="he-IL"/>
              </w:rPr>
              <w:t>גיא כ"ץ</w:t>
            </w:r>
          </w:ins>
        </w:sdtContent>
      </w:sdt>
    </w:p>
    <w:p w14:paraId="5B5909C9" w14:textId="77777777" w:rsidR="00E2151E"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1D947E7"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7A82145"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810F7F5"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1E05631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FB62B09" w14:textId="77777777" w:rsidR="00E2151E" w:rsidRPr="00B27B4C" w:rsidRDefault="00E2151E" w:rsidP="00E2151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A9DEA63" w14:textId="77777777" w:rsidR="00E2151E" w:rsidRPr="00B27B4C" w:rsidRDefault="00E2151E" w:rsidP="00E2151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3735A3F1" w14:textId="77777777" w:rsidR="00E2151E" w:rsidRPr="00B27B4C" w:rsidRDefault="00E2151E" w:rsidP="00E2151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FDF356F" w14:textId="77777777" w:rsidR="00E2151E" w:rsidRPr="00B27B4C" w:rsidRDefault="00E2151E" w:rsidP="00E2151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111B7D8" w14:textId="77777777" w:rsidR="00E2151E" w:rsidRPr="00B27B4C" w:rsidRDefault="00E2151E" w:rsidP="00E2151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FC6AF1D"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7438B69C"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3EC27F06" w14:textId="77777777" w:rsidR="00E2151E" w:rsidRPr="00B27B4C" w:rsidRDefault="00E2151E" w:rsidP="00E2151E">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468FE8DD" w14:textId="77777777" w:rsidR="00E2151E" w:rsidRPr="0047052D" w:rsidRDefault="00E2151E" w:rsidP="00E2151E">
      <w:pPr>
        <w:widowControl w:val="0"/>
        <w:spacing w:before="0" w:beforeAutospacing="0" w:after="0" w:afterAutospacing="0" w:line="240" w:lineRule="auto"/>
        <w:jc w:val="both"/>
      </w:pPr>
    </w:p>
    <w:p w14:paraId="19E53E67" w14:textId="77777777" w:rsidR="001A69D5" w:rsidRPr="006D2AE3" w:rsidRDefault="001A69D5" w:rsidP="00E2151E">
      <w:pPr>
        <w:widowControl w:val="0"/>
        <w:spacing w:before="0" w:beforeAutospacing="0" w:after="0" w:afterAutospacing="0" w:line="240" w:lineRule="auto"/>
        <w:jc w:val="center"/>
        <w:outlineLvl w:val="7"/>
        <w:rPr>
          <w:rtl/>
        </w:rPr>
      </w:pPr>
    </w:p>
    <w:sectPr w:rsidR="001A69D5" w:rsidRPr="006D2AE3" w:rsidSect="006D2AE3">
      <w:headerReference w:type="default" r:id="rId13"/>
      <w:footerReference w:type="default" r:id="rId14"/>
      <w:pgSz w:w="11906" w:h="16838"/>
      <w:pgMar w:top="1440" w:right="1800" w:bottom="567"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EB3452" w14:textId="77777777" w:rsidR="001020BF" w:rsidRDefault="001020BF" w:rsidP="00AF234B">
      <w:pPr>
        <w:spacing w:before="0" w:after="0" w:line="240" w:lineRule="auto"/>
      </w:pPr>
      <w:r>
        <w:separator/>
      </w:r>
    </w:p>
  </w:endnote>
  <w:endnote w:type="continuationSeparator" w:id="0">
    <w:p w14:paraId="296375DD" w14:textId="77777777" w:rsidR="001020BF" w:rsidRDefault="001020BF" w:rsidP="00AF234B">
      <w:pPr>
        <w:spacing w:before="0" w:after="0" w:line="240" w:lineRule="auto"/>
      </w:pPr>
      <w:r>
        <w:continuationSeparator/>
      </w:r>
    </w:p>
  </w:endnote>
  <w:endnote w:type="continuationNotice" w:id="1">
    <w:p w14:paraId="02355305" w14:textId="77777777" w:rsidR="001020BF" w:rsidRDefault="001020B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589"/>
      <w:gridCol w:w="2810"/>
      <w:gridCol w:w="232"/>
      <w:gridCol w:w="1042"/>
      <w:gridCol w:w="1823"/>
    </w:tblGrid>
    <w:tr w:rsidR="001020BF" w:rsidRPr="00F9528C" w14:paraId="34213741" w14:textId="77777777" w:rsidTr="00F1713B">
      <w:tc>
        <w:tcPr>
          <w:tcW w:w="753" w:type="dxa"/>
        </w:tcPr>
        <w:p w14:paraId="280AF0AC" w14:textId="77777777" w:rsidR="001020BF" w:rsidRPr="00F9528C" w:rsidRDefault="001020BF"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46BFD199" w14:textId="4A88CA12" w:rsidR="001020BF" w:rsidRPr="00F9528C" w:rsidRDefault="001020BF" w:rsidP="00F1713B">
              <w:pPr>
                <w:tabs>
                  <w:tab w:val="center" w:pos="4153"/>
                  <w:tab w:val="right" w:pos="8306"/>
                </w:tabs>
                <w:spacing w:before="0" w:after="0" w:line="240" w:lineRule="auto"/>
                <w:rPr>
                  <w:rFonts w:ascii="David" w:hAnsi="David"/>
                  <w:color w:val="00B0F0"/>
                  <w:sz w:val="20"/>
                  <w:szCs w:val="20"/>
                  <w:rtl/>
                </w:rPr>
              </w:pPr>
              <w:ins w:id="343" w:author="Meryl Etman" w:date="2022-06-15T16:49:00Z">
                <w:r>
                  <w:rPr>
                    <w:rFonts w:ascii="David" w:hAnsi="David"/>
                    <w:color w:val="00B0F0"/>
                    <w:sz w:val="20"/>
                    <w:szCs w:val="20"/>
                    <w:rtl/>
                  </w:rPr>
                  <w:t>סביוני גבעת שמואל - מגרש 1004</w:t>
                </w:r>
              </w:ins>
            </w:p>
          </w:tc>
        </w:sdtContent>
      </w:sdt>
      <w:tc>
        <w:tcPr>
          <w:tcW w:w="2232" w:type="dxa"/>
        </w:tcPr>
        <w:p w14:paraId="47D8AFA0" w14:textId="77777777" w:rsidR="001020BF" w:rsidRPr="00F9528C" w:rsidRDefault="001020BF"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סופרפוזיציה</w:t>
              </w:r>
            </w:sdtContent>
          </w:sdt>
        </w:p>
      </w:tc>
      <w:tc>
        <w:tcPr>
          <w:tcW w:w="236" w:type="dxa"/>
        </w:tcPr>
        <w:p w14:paraId="5ED66D2E" w14:textId="77777777" w:rsidR="001020BF" w:rsidRPr="00F9528C" w:rsidRDefault="001020BF" w:rsidP="00F1713B">
          <w:pPr>
            <w:tabs>
              <w:tab w:val="center" w:pos="4153"/>
              <w:tab w:val="right" w:pos="8306"/>
            </w:tabs>
            <w:spacing w:before="0" w:after="0" w:line="240" w:lineRule="auto"/>
            <w:rPr>
              <w:rFonts w:ascii="David" w:hAnsi="David"/>
              <w:sz w:val="16"/>
              <w:szCs w:val="16"/>
              <w:rtl/>
            </w:rPr>
          </w:pPr>
        </w:p>
      </w:tc>
      <w:tc>
        <w:tcPr>
          <w:tcW w:w="1129" w:type="dxa"/>
        </w:tcPr>
        <w:p w14:paraId="632778AB" w14:textId="77777777" w:rsidR="001020BF" w:rsidRPr="00F9528C" w:rsidRDefault="001020BF" w:rsidP="00F1713B">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7C4D14BB" w14:textId="205F49B0" w:rsidR="001020BF" w:rsidRPr="00F9528C" w:rsidRDefault="001020BF" w:rsidP="00F1713B">
              <w:pPr>
                <w:tabs>
                  <w:tab w:val="center" w:pos="4153"/>
                  <w:tab w:val="right" w:pos="8306"/>
                </w:tabs>
                <w:spacing w:before="0" w:after="0" w:line="240" w:lineRule="auto"/>
                <w:rPr>
                  <w:rFonts w:ascii="David" w:hAnsi="David"/>
                  <w:sz w:val="20"/>
                  <w:szCs w:val="20"/>
                  <w:rtl/>
                </w:rPr>
              </w:pPr>
              <w:del w:id="344" w:author="Meryl Etman" w:date="2021-10-20T14:12:00Z">
                <w:r w:rsidDel="00F02636">
                  <w:rPr>
                    <w:rFonts w:ascii="David" w:hAnsi="David" w:hint="cs"/>
                    <w:sz w:val="20"/>
                    <w:szCs w:val="20"/>
                  </w:rPr>
                  <w:delText>CONT-5-674</w:delText>
                </w:r>
              </w:del>
              <w:ins w:id="345" w:author="Meryl Etman" w:date="2022-06-15T16:49:00Z">
                <w:r>
                  <w:rPr>
                    <w:rFonts w:ascii="David" w:hAnsi="David" w:hint="cs"/>
                    <w:sz w:val="20"/>
                    <w:szCs w:val="20"/>
                  </w:rPr>
                  <w:t>CO</w:t>
                </w:r>
                <w:r>
                  <w:rPr>
                    <w:rFonts w:ascii="David" w:hAnsi="David" w:hint="cs"/>
                    <w:sz w:val="20"/>
                    <w:szCs w:val="20"/>
                    <w:rtl/>
                  </w:rPr>
                  <w:t>NT-10-2192</w:t>
                </w:r>
              </w:ins>
            </w:p>
          </w:tc>
        </w:sdtContent>
      </w:sdt>
    </w:tr>
    <w:tr w:rsidR="001020BF" w:rsidRPr="00F9528C" w14:paraId="04E174F8" w14:textId="77777777" w:rsidTr="00F1713B">
      <w:tc>
        <w:tcPr>
          <w:tcW w:w="753" w:type="dxa"/>
        </w:tcPr>
        <w:p w14:paraId="7951930C" w14:textId="77777777" w:rsidR="001020BF" w:rsidRPr="00F9528C" w:rsidRDefault="001020BF"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49833CC7" w14:textId="7D21D668" w:rsidR="001020BF" w:rsidRPr="00F9528C" w:rsidRDefault="001020BF" w:rsidP="00F1713B">
              <w:pPr>
                <w:tabs>
                  <w:tab w:val="center" w:pos="4153"/>
                  <w:tab w:val="right" w:pos="8306"/>
                </w:tabs>
                <w:spacing w:before="0" w:after="0" w:line="240" w:lineRule="auto"/>
                <w:rPr>
                  <w:rFonts w:ascii="David" w:hAnsi="David"/>
                  <w:color w:val="00B0F0"/>
                  <w:sz w:val="20"/>
                  <w:szCs w:val="20"/>
                  <w:rtl/>
                </w:rPr>
              </w:pPr>
              <w:ins w:id="346" w:author="Meryl Etman" w:date="2021-10-10T10:40:00Z">
                <w:r>
                  <w:rPr>
                    <w:rFonts w:ascii="David" w:hAnsi="David"/>
                    <w:color w:val="00B0F0"/>
                    <w:sz w:val="20"/>
                    <w:szCs w:val="20"/>
                    <w:rtl/>
                  </w:rPr>
                  <w:t>גיא כ"ץ</w:t>
                </w:r>
              </w:ins>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1020BF" w:rsidRPr="00F9528C" w14:paraId="77ED1A22" w14:textId="77777777" w:rsidTr="00F1713B">
            <w:trPr>
              <w:trHeight w:val="201"/>
            </w:trPr>
            <w:tc>
              <w:tcPr>
                <w:tcW w:w="926" w:type="dxa"/>
              </w:tcPr>
              <w:p w14:paraId="4ABF7D3A" w14:textId="77777777" w:rsidR="001020BF" w:rsidRPr="00F9528C" w:rsidRDefault="001020BF"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F33F93B" w14:textId="13CCAD86" w:rsidR="001020BF" w:rsidRPr="00F9528C" w:rsidRDefault="00C12155" w:rsidP="00F1713B">
                    <w:pPr>
                      <w:tabs>
                        <w:tab w:val="center" w:pos="4153"/>
                        <w:tab w:val="right" w:pos="8306"/>
                      </w:tabs>
                      <w:spacing w:before="0" w:after="0" w:line="240" w:lineRule="auto"/>
                      <w:ind w:left="1" w:hanging="1"/>
                      <w:rPr>
                        <w:rFonts w:ascii="David" w:hAnsi="David"/>
                        <w:color w:val="00B0F0"/>
                        <w:sz w:val="20"/>
                        <w:szCs w:val="20"/>
                        <w:rtl/>
                      </w:rPr>
                    </w:pPr>
                    <w:ins w:id="347" w:author="Meryl Etman" w:date="2022-07-19T15:07:00Z">
                      <w:r>
                        <w:rPr>
                          <w:rFonts w:ascii="David" w:hAnsi="David"/>
                          <w:color w:val="00B0F0"/>
                          <w:sz w:val="20"/>
                          <w:szCs w:val="20"/>
                          <w:rtl/>
                        </w:rPr>
                        <w:t>0.5</w:t>
                      </w:r>
                    </w:ins>
                  </w:p>
                </w:tc>
              </w:sdtContent>
            </w:sdt>
          </w:tr>
        </w:tbl>
        <w:p w14:paraId="5E10720D" w14:textId="77777777" w:rsidR="001020BF" w:rsidRPr="00F9528C" w:rsidRDefault="001020BF" w:rsidP="00F1713B">
          <w:pPr>
            <w:tabs>
              <w:tab w:val="center" w:pos="4153"/>
              <w:tab w:val="right" w:pos="8306"/>
            </w:tabs>
            <w:spacing w:before="0" w:after="0" w:line="240" w:lineRule="auto"/>
            <w:rPr>
              <w:rFonts w:ascii="David" w:hAnsi="David"/>
              <w:sz w:val="20"/>
              <w:szCs w:val="20"/>
              <w:rtl/>
            </w:rPr>
          </w:pPr>
        </w:p>
      </w:tc>
      <w:tc>
        <w:tcPr>
          <w:tcW w:w="236" w:type="dxa"/>
        </w:tcPr>
        <w:p w14:paraId="37F4458C" w14:textId="77777777" w:rsidR="001020BF" w:rsidRPr="00F9528C" w:rsidRDefault="001020BF" w:rsidP="00F1713B">
          <w:pPr>
            <w:tabs>
              <w:tab w:val="center" w:pos="4153"/>
              <w:tab w:val="right" w:pos="8306"/>
            </w:tabs>
            <w:spacing w:before="0" w:after="0" w:line="240" w:lineRule="auto"/>
            <w:rPr>
              <w:rFonts w:ascii="David" w:hAnsi="David"/>
              <w:sz w:val="20"/>
              <w:szCs w:val="20"/>
              <w:rtl/>
            </w:rPr>
          </w:pPr>
        </w:p>
      </w:tc>
      <w:tc>
        <w:tcPr>
          <w:tcW w:w="1129" w:type="dxa"/>
        </w:tcPr>
        <w:p w14:paraId="311CEA1F" w14:textId="77777777" w:rsidR="001020BF" w:rsidRPr="00F9528C" w:rsidRDefault="001020BF"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3D4E6E12" w14:textId="23DF5DCD" w:rsidR="001020BF" w:rsidRPr="00F9528C" w:rsidRDefault="00C12155" w:rsidP="00F1713B">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348" w:author="Meryl Etman" w:date="2021-10-20T14:12:00Z">
                <w:r w:rsidR="001020BF">
                  <w:rPr>
                    <w:rFonts w:ascii="David" w:hAnsi="David"/>
                    <w:sz w:val="20"/>
                    <w:szCs w:val="20"/>
                    <w:rtl/>
                  </w:rPr>
                  <w:t>3;#</w:t>
                </w:r>
                <w:r w:rsidR="001020BF">
                  <w:rPr>
                    <w:rFonts w:ascii="David" w:hAnsi="David"/>
                    <w:sz w:val="20"/>
                    <w:szCs w:val="20"/>
                  </w:rPr>
                  <w:t>Draft</w:t>
                </w:r>
              </w:ins>
            </w:sdtContent>
          </w:sdt>
        </w:p>
      </w:tc>
    </w:tr>
    <w:tr w:rsidR="001020BF" w:rsidRPr="00F9528C" w14:paraId="1535E521" w14:textId="77777777" w:rsidTr="00F1713B">
      <w:trPr>
        <w:trHeight w:val="80"/>
      </w:trPr>
      <w:tc>
        <w:tcPr>
          <w:tcW w:w="753" w:type="dxa"/>
        </w:tcPr>
        <w:p w14:paraId="58510C0F" w14:textId="77777777" w:rsidR="001020BF" w:rsidRPr="00F9528C" w:rsidRDefault="001020BF" w:rsidP="00F1713B">
          <w:pPr>
            <w:tabs>
              <w:tab w:val="center" w:pos="4153"/>
              <w:tab w:val="right" w:pos="8306"/>
            </w:tabs>
            <w:spacing w:before="0" w:after="0" w:line="240" w:lineRule="auto"/>
            <w:rPr>
              <w:rFonts w:ascii="David" w:hAnsi="David"/>
              <w:sz w:val="20"/>
              <w:szCs w:val="20"/>
              <w:rtl/>
            </w:rPr>
          </w:pPr>
        </w:p>
      </w:tc>
      <w:tc>
        <w:tcPr>
          <w:tcW w:w="1883" w:type="dxa"/>
        </w:tcPr>
        <w:p w14:paraId="38487D9B" w14:textId="77777777" w:rsidR="001020BF" w:rsidRPr="00F9528C" w:rsidRDefault="001020BF" w:rsidP="00F1713B">
          <w:pPr>
            <w:tabs>
              <w:tab w:val="center" w:pos="4153"/>
              <w:tab w:val="right" w:pos="8306"/>
            </w:tabs>
            <w:spacing w:before="0" w:after="0" w:line="240" w:lineRule="auto"/>
            <w:rPr>
              <w:rFonts w:ascii="David" w:hAnsi="David"/>
              <w:color w:val="00B0F0"/>
              <w:sz w:val="20"/>
              <w:szCs w:val="20"/>
              <w:rtl/>
            </w:rPr>
          </w:pPr>
        </w:p>
      </w:tc>
      <w:tc>
        <w:tcPr>
          <w:tcW w:w="2232" w:type="dxa"/>
        </w:tcPr>
        <w:p w14:paraId="50077B33" w14:textId="77777777" w:rsidR="001020BF" w:rsidRPr="00F9528C" w:rsidRDefault="001020BF" w:rsidP="00F1713B">
          <w:pPr>
            <w:tabs>
              <w:tab w:val="center" w:pos="4153"/>
              <w:tab w:val="right" w:pos="8306"/>
            </w:tabs>
            <w:spacing w:before="0" w:after="0" w:line="240" w:lineRule="auto"/>
            <w:rPr>
              <w:rFonts w:ascii="David" w:hAnsi="David"/>
              <w:sz w:val="20"/>
              <w:szCs w:val="20"/>
              <w:rtl/>
            </w:rPr>
          </w:pPr>
        </w:p>
      </w:tc>
      <w:tc>
        <w:tcPr>
          <w:tcW w:w="236" w:type="dxa"/>
        </w:tcPr>
        <w:p w14:paraId="4A0E2FD7" w14:textId="77777777" w:rsidR="001020BF" w:rsidRPr="00F9528C" w:rsidRDefault="001020BF" w:rsidP="00F1713B">
          <w:pPr>
            <w:tabs>
              <w:tab w:val="center" w:pos="4153"/>
              <w:tab w:val="right" w:pos="8306"/>
            </w:tabs>
            <w:spacing w:before="0" w:after="0" w:line="240" w:lineRule="auto"/>
            <w:rPr>
              <w:rFonts w:ascii="David" w:hAnsi="David"/>
              <w:sz w:val="20"/>
              <w:szCs w:val="20"/>
              <w:rtl/>
            </w:rPr>
          </w:pPr>
        </w:p>
      </w:tc>
      <w:tc>
        <w:tcPr>
          <w:tcW w:w="1129" w:type="dxa"/>
        </w:tcPr>
        <w:p w14:paraId="1D4E1C8E" w14:textId="77777777" w:rsidR="001020BF" w:rsidRPr="00F9528C" w:rsidRDefault="001020BF" w:rsidP="00F1713B">
          <w:pPr>
            <w:tabs>
              <w:tab w:val="center" w:pos="4153"/>
              <w:tab w:val="right" w:pos="8306"/>
            </w:tabs>
            <w:spacing w:before="0" w:after="0" w:line="240" w:lineRule="auto"/>
            <w:rPr>
              <w:rFonts w:ascii="David" w:hAnsi="David"/>
              <w:sz w:val="20"/>
              <w:szCs w:val="20"/>
              <w:rtl/>
            </w:rPr>
          </w:pPr>
        </w:p>
      </w:tc>
      <w:tc>
        <w:tcPr>
          <w:tcW w:w="2073" w:type="dxa"/>
        </w:tcPr>
        <w:p w14:paraId="58AA3812" w14:textId="77777777" w:rsidR="001020BF" w:rsidRPr="00F9528C" w:rsidRDefault="001020BF" w:rsidP="00F1713B">
          <w:pPr>
            <w:tabs>
              <w:tab w:val="center" w:pos="4153"/>
              <w:tab w:val="right" w:pos="8306"/>
            </w:tabs>
            <w:spacing w:before="0" w:after="0" w:line="240" w:lineRule="auto"/>
            <w:rPr>
              <w:rFonts w:ascii="David" w:hAnsi="David"/>
              <w:sz w:val="20"/>
              <w:szCs w:val="20"/>
              <w:rtl/>
            </w:rPr>
          </w:pPr>
        </w:p>
      </w:tc>
    </w:tr>
  </w:tbl>
  <w:p w14:paraId="4FA3ED9E" w14:textId="77777777" w:rsidR="001020BF" w:rsidRPr="00C3505D" w:rsidRDefault="001020BF" w:rsidP="00C3505D">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09E232" w14:textId="77777777" w:rsidR="001020BF" w:rsidRDefault="001020BF" w:rsidP="00AF234B">
      <w:pPr>
        <w:spacing w:before="0" w:after="0" w:line="240" w:lineRule="auto"/>
      </w:pPr>
      <w:r>
        <w:separator/>
      </w:r>
    </w:p>
  </w:footnote>
  <w:footnote w:type="continuationSeparator" w:id="0">
    <w:p w14:paraId="4B63387B" w14:textId="77777777" w:rsidR="001020BF" w:rsidRDefault="001020BF" w:rsidP="00AF234B">
      <w:pPr>
        <w:spacing w:before="0" w:after="0" w:line="240" w:lineRule="auto"/>
      </w:pPr>
      <w:r>
        <w:continuationSeparator/>
      </w:r>
    </w:p>
  </w:footnote>
  <w:footnote w:type="continuationNotice" w:id="1">
    <w:p w14:paraId="54A65841" w14:textId="77777777" w:rsidR="001020BF" w:rsidRDefault="001020BF">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2027908422"/>
      <w:docPartObj>
        <w:docPartGallery w:val="Page Numbers (Top of Page)"/>
        <w:docPartUnique/>
      </w:docPartObj>
    </w:sdtPr>
    <w:sdtEndPr/>
    <w:sdtContent>
      <w:p w14:paraId="762655ED" w14:textId="77777777" w:rsidR="001020BF" w:rsidRDefault="001020BF" w:rsidP="00CF334C">
        <w:pPr>
          <w:pStyle w:val="Header"/>
          <w:jc w:val="center"/>
        </w:pPr>
        <w:r>
          <w:fldChar w:fldCharType="begin"/>
        </w:r>
        <w:r>
          <w:instrText xml:space="preserve"> PAGE   \* MERGEFORMAT </w:instrText>
        </w:r>
        <w:r>
          <w:fldChar w:fldCharType="separate"/>
        </w:r>
        <w:r w:rsidR="00C12155">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3"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5" w15:restartNumberingAfterBreak="0">
    <w:nsid w:val="505D3BB8"/>
    <w:multiLevelType w:val="multilevel"/>
    <w:tmpl w:val="3EA81CA0"/>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7"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8"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12"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A40EFF"/>
    <w:multiLevelType w:val="multilevel"/>
    <w:tmpl w:val="03B2088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4"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4"/>
  </w:num>
  <w:num w:numId="3">
    <w:abstractNumId w:val="2"/>
  </w:num>
  <w:num w:numId="4">
    <w:abstractNumId w:val="1"/>
  </w:num>
  <w:num w:numId="5">
    <w:abstractNumId w:val="12"/>
  </w:num>
  <w:num w:numId="6">
    <w:abstractNumId w:val="8"/>
  </w:num>
  <w:num w:numId="7">
    <w:abstractNumId w:val="6"/>
  </w:num>
  <w:num w:numId="8">
    <w:abstractNumId w:val="11"/>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9"/>
  </w:num>
  <w:num w:numId="12">
    <w:abstractNumId w:val="10"/>
  </w:num>
  <w:num w:numId="13">
    <w:abstractNumId w:val="14"/>
  </w:num>
  <w:num w:numId="14">
    <w:abstractNumId w:val="5"/>
  </w:num>
  <w:num w:numId="15">
    <w:abstractNumId w:val="0"/>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rson w15:author="Meryl Etman [2]">
    <w15:presenceInfo w15:providerId="AD" w15:userId="S::meryle@africa-israel.com::5d3372e1-6610-4ed8-96d9-3804caaef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4300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A39FE"/>
    <w:rsid w:val="000F1AA1"/>
    <w:rsid w:val="001020BF"/>
    <w:rsid w:val="00134C85"/>
    <w:rsid w:val="00144C6E"/>
    <w:rsid w:val="001743FC"/>
    <w:rsid w:val="001A0C3C"/>
    <w:rsid w:val="001A69D5"/>
    <w:rsid w:val="001C1B56"/>
    <w:rsid w:val="001D14C2"/>
    <w:rsid w:val="001D4EC2"/>
    <w:rsid w:val="001D526A"/>
    <w:rsid w:val="001F440B"/>
    <w:rsid w:val="00203FAB"/>
    <w:rsid w:val="00214ACF"/>
    <w:rsid w:val="002436F3"/>
    <w:rsid w:val="002479A8"/>
    <w:rsid w:val="00252F4C"/>
    <w:rsid w:val="00264D14"/>
    <w:rsid w:val="00272745"/>
    <w:rsid w:val="00277305"/>
    <w:rsid w:val="002879EE"/>
    <w:rsid w:val="002B2234"/>
    <w:rsid w:val="002B36E1"/>
    <w:rsid w:val="002B3F22"/>
    <w:rsid w:val="003A0A0E"/>
    <w:rsid w:val="003D79F4"/>
    <w:rsid w:val="004143FC"/>
    <w:rsid w:val="00415999"/>
    <w:rsid w:val="00447566"/>
    <w:rsid w:val="00471EF1"/>
    <w:rsid w:val="00552E11"/>
    <w:rsid w:val="00572B5D"/>
    <w:rsid w:val="00573539"/>
    <w:rsid w:val="005B6AFF"/>
    <w:rsid w:val="005D185C"/>
    <w:rsid w:val="005D6E29"/>
    <w:rsid w:val="006014E2"/>
    <w:rsid w:val="00620F70"/>
    <w:rsid w:val="00650D2D"/>
    <w:rsid w:val="00654E8A"/>
    <w:rsid w:val="00666119"/>
    <w:rsid w:val="00671A4B"/>
    <w:rsid w:val="006937E6"/>
    <w:rsid w:val="006D2AE3"/>
    <w:rsid w:val="006D7659"/>
    <w:rsid w:val="0072103C"/>
    <w:rsid w:val="007902DF"/>
    <w:rsid w:val="0086233E"/>
    <w:rsid w:val="008B475F"/>
    <w:rsid w:val="008C64C6"/>
    <w:rsid w:val="00941F31"/>
    <w:rsid w:val="00942177"/>
    <w:rsid w:val="009441B2"/>
    <w:rsid w:val="009F6985"/>
    <w:rsid w:val="00A31C28"/>
    <w:rsid w:val="00A42271"/>
    <w:rsid w:val="00A66E22"/>
    <w:rsid w:val="00AE1D57"/>
    <w:rsid w:val="00AF234B"/>
    <w:rsid w:val="00B27877"/>
    <w:rsid w:val="00B404AC"/>
    <w:rsid w:val="00B476A5"/>
    <w:rsid w:val="00BD72C4"/>
    <w:rsid w:val="00BE17B4"/>
    <w:rsid w:val="00BE2283"/>
    <w:rsid w:val="00BF0AA7"/>
    <w:rsid w:val="00BF22D9"/>
    <w:rsid w:val="00C12155"/>
    <w:rsid w:val="00C33004"/>
    <w:rsid w:val="00C3505D"/>
    <w:rsid w:val="00C81171"/>
    <w:rsid w:val="00C903A8"/>
    <w:rsid w:val="00CD2C71"/>
    <w:rsid w:val="00CF334C"/>
    <w:rsid w:val="00D11358"/>
    <w:rsid w:val="00DA6BC0"/>
    <w:rsid w:val="00DA73D0"/>
    <w:rsid w:val="00DF71E8"/>
    <w:rsid w:val="00E2151E"/>
    <w:rsid w:val="00E60041"/>
    <w:rsid w:val="00E679C7"/>
    <w:rsid w:val="00E870A8"/>
    <w:rsid w:val="00EB6DED"/>
    <w:rsid w:val="00EC37B6"/>
    <w:rsid w:val="00EF74E4"/>
    <w:rsid w:val="00F02636"/>
    <w:rsid w:val="00F07DE3"/>
    <w:rsid w:val="00F1713B"/>
    <w:rsid w:val="00F176B3"/>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14:docId w14:val="42E43BDF"/>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6D2AE3"/>
  </w:style>
  <w:style w:type="table" w:customStyle="1" w:styleId="11">
    <w:name w:val="רשת טבלה1"/>
    <w:basedOn w:val="TableNormal"/>
    <w:next w:val="TableGrid"/>
    <w:rsid w:val="00C35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C33004"/>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2B3F2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5F2671BF21342B5B246A0CF1F604E56"/>
        <w:category>
          <w:name w:val="כללי"/>
          <w:gallery w:val="placeholder"/>
        </w:category>
        <w:types>
          <w:type w:val="bbPlcHdr"/>
        </w:types>
        <w:behaviors>
          <w:behavior w:val="content"/>
        </w:behaviors>
        <w:guid w:val="{AF274718-7E0F-436B-A55D-5AB83F1FDB07}"/>
      </w:docPartPr>
      <w:docPartBody>
        <w:p w:rsidR="00485563" w:rsidRDefault="00485563" w:rsidP="00485563">
          <w:pPr>
            <w:pStyle w:val="25F2671BF21342B5B246A0CF1F604E56"/>
          </w:pPr>
          <w:r w:rsidRPr="00F11BAF">
            <w:rPr>
              <w:rStyle w:val="PlaceholderText"/>
              <w:rtl/>
            </w:rPr>
            <w:t>[שם הפרויקט]</w:t>
          </w:r>
        </w:p>
      </w:docPartBody>
    </w:docPart>
    <w:docPart>
      <w:docPartPr>
        <w:name w:val="5CE060F2C0C646DD8AFA016A53267F56"/>
        <w:category>
          <w:name w:val="כללי"/>
          <w:gallery w:val="placeholder"/>
        </w:category>
        <w:types>
          <w:type w:val="bbPlcHdr"/>
        </w:types>
        <w:behaviors>
          <w:behavior w:val="content"/>
        </w:behaviors>
        <w:guid w:val="{946B5DC1-3D30-4F84-8CBE-CD07401351A1}"/>
      </w:docPartPr>
      <w:docPartBody>
        <w:p w:rsidR="00485563" w:rsidRDefault="00485563" w:rsidP="00485563">
          <w:pPr>
            <w:pStyle w:val="5CE060F2C0C646DD8AFA016A53267F56"/>
          </w:pPr>
          <w:r w:rsidRPr="00F11BAF">
            <w:rPr>
              <w:rStyle w:val="PlaceholderText"/>
              <w:rtl/>
            </w:rPr>
            <w:t>[שם אתר]</w:t>
          </w:r>
        </w:p>
      </w:docPartBody>
    </w:docPart>
    <w:docPart>
      <w:docPartPr>
        <w:name w:val="4EAF696F874F4BDD9060084B94A76636"/>
        <w:category>
          <w:name w:val="כללי"/>
          <w:gallery w:val="placeholder"/>
        </w:category>
        <w:types>
          <w:type w:val="bbPlcHdr"/>
        </w:types>
        <w:behaviors>
          <w:behavior w:val="content"/>
        </w:behaviors>
        <w:guid w:val="{07A2A380-829B-4B60-9AE6-357BF86A9A59}"/>
      </w:docPartPr>
      <w:docPartBody>
        <w:p w:rsidR="00485563" w:rsidRDefault="00485563" w:rsidP="00485563">
          <w:pPr>
            <w:pStyle w:val="4EAF696F874F4BDD9060084B94A76636"/>
          </w:pPr>
          <w:r w:rsidRPr="00852C72">
            <w:rPr>
              <w:rStyle w:val="PlaceholderText"/>
              <w:rtl/>
            </w:rPr>
            <w:t>[תאריך חתימת חוזה]</w:t>
          </w:r>
        </w:p>
      </w:docPartBody>
    </w:docPart>
    <w:docPart>
      <w:docPartPr>
        <w:name w:val="6F89BAB265884B71A4BB8B391816B074"/>
        <w:category>
          <w:name w:val="כללי"/>
          <w:gallery w:val="placeholder"/>
        </w:category>
        <w:types>
          <w:type w:val="bbPlcHdr"/>
        </w:types>
        <w:behaviors>
          <w:behavior w:val="content"/>
        </w:behaviors>
        <w:guid w:val="{D1F8B5FA-FFF6-450D-A0CD-B9A4C295799E}"/>
      </w:docPartPr>
      <w:docPartBody>
        <w:p w:rsidR="00485563" w:rsidRDefault="00485563" w:rsidP="00485563">
          <w:pPr>
            <w:pStyle w:val="6F89BAB265884B71A4BB8B391816B074"/>
          </w:pPr>
          <w:r w:rsidRPr="00852C72">
            <w:rPr>
              <w:rStyle w:val="PlaceholderText"/>
              <w:rtl/>
            </w:rPr>
            <w:t>[צד א בחוזה]</w:t>
          </w:r>
        </w:p>
      </w:docPartBody>
    </w:docPart>
    <w:docPart>
      <w:docPartPr>
        <w:name w:val="740960676E614932B08A4771395CEE20"/>
        <w:category>
          <w:name w:val="כללי"/>
          <w:gallery w:val="placeholder"/>
        </w:category>
        <w:types>
          <w:type w:val="bbPlcHdr"/>
        </w:types>
        <w:behaviors>
          <w:behavior w:val="content"/>
        </w:behaviors>
        <w:guid w:val="{033FEA1B-AAFB-4DB8-8147-889535FDF62B}"/>
      </w:docPartPr>
      <w:docPartBody>
        <w:p w:rsidR="00485563" w:rsidRDefault="00485563" w:rsidP="00485563">
          <w:pPr>
            <w:pStyle w:val="740960676E614932B08A4771395CEE20"/>
          </w:pPr>
          <w:r w:rsidRPr="00852C72">
            <w:rPr>
              <w:rStyle w:val="PlaceholderText"/>
              <w:rtl/>
            </w:rPr>
            <w:t>[צדדים נוספים]</w:t>
          </w:r>
        </w:p>
      </w:docPartBody>
    </w:docPart>
    <w:docPart>
      <w:docPartPr>
        <w:name w:val="D39AE3067E66486C9A90852E221240B0"/>
        <w:category>
          <w:name w:val="כללי"/>
          <w:gallery w:val="placeholder"/>
        </w:category>
        <w:types>
          <w:type w:val="bbPlcHdr"/>
        </w:types>
        <w:behaviors>
          <w:behavior w:val="content"/>
        </w:behaviors>
        <w:guid w:val="{4B3534A4-E0BC-4217-93E8-9477B6044955}"/>
      </w:docPartPr>
      <w:docPartBody>
        <w:p w:rsidR="00485563" w:rsidRDefault="00485563" w:rsidP="00485563">
          <w:pPr>
            <w:pStyle w:val="D39AE3067E66486C9A90852E221240B0"/>
          </w:pPr>
          <w:r w:rsidRPr="003059F5">
            <w:rPr>
              <w:rStyle w:val="PlaceholderText"/>
              <w:rtl/>
            </w:rPr>
            <w:t>[רשות מקומית]</w:t>
          </w:r>
        </w:p>
      </w:docPartBody>
    </w:docPart>
    <w:docPart>
      <w:docPartPr>
        <w:name w:val="90802EC2DA2749B38D0E0DEA71ACFD39"/>
        <w:category>
          <w:name w:val="כללי"/>
          <w:gallery w:val="placeholder"/>
        </w:category>
        <w:types>
          <w:type w:val="bbPlcHdr"/>
        </w:types>
        <w:behaviors>
          <w:behavior w:val="content"/>
        </w:behaviors>
        <w:guid w:val="{9D5CD5A0-7C66-4060-859E-E2FE5B49B54E}"/>
      </w:docPartPr>
      <w:docPartBody>
        <w:p w:rsidR="00485563" w:rsidRDefault="00485563" w:rsidP="00485563">
          <w:pPr>
            <w:pStyle w:val="90802EC2DA2749B38D0E0DEA71ACFD39"/>
          </w:pPr>
          <w:r w:rsidRPr="003059F5">
            <w:rPr>
              <w:rStyle w:val="PlaceholderText"/>
              <w:rtl/>
            </w:rPr>
            <w:t>[שם אתר]</w:t>
          </w:r>
        </w:p>
      </w:docPartBody>
    </w:docPart>
    <w:docPart>
      <w:docPartPr>
        <w:name w:val="56DB539365AD4F8E81151B40C213BDCB"/>
        <w:category>
          <w:name w:val="כללי"/>
          <w:gallery w:val="placeholder"/>
        </w:category>
        <w:types>
          <w:type w:val="bbPlcHdr"/>
        </w:types>
        <w:behaviors>
          <w:behavior w:val="content"/>
        </w:behaviors>
        <w:guid w:val="{B57093FD-EF29-4F60-BCD7-BE0C5AA8591D}"/>
      </w:docPartPr>
      <w:docPartBody>
        <w:p w:rsidR="00485563" w:rsidRDefault="00485563" w:rsidP="00485563">
          <w:pPr>
            <w:pStyle w:val="56DB539365AD4F8E81151B40C213BDCB"/>
          </w:pPr>
          <w:r w:rsidRPr="003059F5">
            <w:rPr>
              <w:rStyle w:val="PlaceholderText"/>
              <w:rtl/>
            </w:rPr>
            <w:t>[שם הפרויקט]</w:t>
          </w:r>
        </w:p>
      </w:docPartBody>
    </w:docPart>
    <w:docPart>
      <w:docPartPr>
        <w:name w:val="E054604954E24B839C636740FFBFA310"/>
        <w:category>
          <w:name w:val="כללי"/>
          <w:gallery w:val="placeholder"/>
        </w:category>
        <w:types>
          <w:type w:val="bbPlcHdr"/>
        </w:types>
        <w:behaviors>
          <w:behavior w:val="content"/>
        </w:behaviors>
        <w:guid w:val="{FE871403-A521-4CD5-9D86-BEF2224B3402}"/>
      </w:docPartPr>
      <w:docPartBody>
        <w:p w:rsidR="00485563" w:rsidRDefault="00485563" w:rsidP="00485563">
          <w:pPr>
            <w:pStyle w:val="E054604954E24B839C636740FFBFA310"/>
          </w:pPr>
          <w:r w:rsidRPr="003059F5">
            <w:rPr>
              <w:rStyle w:val="PlaceholderText"/>
              <w:rtl/>
            </w:rPr>
            <w:t>[שדה נוסף 2]</w:t>
          </w:r>
        </w:p>
      </w:docPartBody>
    </w:docPart>
    <w:docPart>
      <w:docPartPr>
        <w:name w:val="09FE91EA7DC0442DA0B028C682C88F8E"/>
        <w:category>
          <w:name w:val="כללי"/>
          <w:gallery w:val="placeholder"/>
        </w:category>
        <w:types>
          <w:type w:val="bbPlcHdr"/>
        </w:types>
        <w:behaviors>
          <w:behavior w:val="content"/>
        </w:behaviors>
        <w:guid w:val="{57A3192C-DD42-4C75-84A9-5E2741474C1E}"/>
      </w:docPartPr>
      <w:docPartBody>
        <w:p w:rsidR="00485563" w:rsidRDefault="00485563" w:rsidP="00485563">
          <w:pPr>
            <w:pStyle w:val="09FE91EA7DC0442DA0B028C682C88F8E"/>
          </w:pPr>
          <w:r w:rsidRPr="003059F5">
            <w:rPr>
              <w:rStyle w:val="PlaceholderText"/>
              <w:rtl/>
            </w:rPr>
            <w:t>[שדה נוסף 1]</w:t>
          </w:r>
        </w:p>
      </w:docPartBody>
    </w:docPart>
    <w:docPart>
      <w:docPartPr>
        <w:name w:val="BB7C71698158428FA97188CA61B20599"/>
        <w:category>
          <w:name w:val="כללי"/>
          <w:gallery w:val="placeholder"/>
        </w:category>
        <w:types>
          <w:type w:val="bbPlcHdr"/>
        </w:types>
        <w:behaviors>
          <w:behavior w:val="content"/>
        </w:behaviors>
        <w:guid w:val="{8E35568A-19F6-4E92-94AF-1841A6FA099A}"/>
      </w:docPartPr>
      <w:docPartBody>
        <w:p w:rsidR="00485563" w:rsidRDefault="00485563" w:rsidP="00485563">
          <w:pPr>
            <w:pStyle w:val="BB7C71698158428FA97188CA61B20599"/>
          </w:pPr>
          <w:r w:rsidRPr="003059F5">
            <w:rPr>
              <w:rStyle w:val="PlaceholderText"/>
              <w:rtl/>
            </w:rPr>
            <w:t>[רשות מקומית]</w:t>
          </w:r>
        </w:p>
      </w:docPartBody>
    </w:docPart>
    <w:docPart>
      <w:docPartPr>
        <w:name w:val="B5A366A640BD483E9E98DA7DD0FFAD93"/>
        <w:category>
          <w:name w:val="כללי"/>
          <w:gallery w:val="placeholder"/>
        </w:category>
        <w:types>
          <w:type w:val="bbPlcHdr"/>
        </w:types>
        <w:behaviors>
          <w:behavior w:val="content"/>
        </w:behaviors>
        <w:guid w:val="{6D22FFC8-E264-4B4E-842E-0DEFE19FEC69}"/>
      </w:docPartPr>
      <w:docPartBody>
        <w:p w:rsidR="00485563" w:rsidRDefault="00485563" w:rsidP="00485563">
          <w:pPr>
            <w:pStyle w:val="B5A366A640BD483E9E98DA7DD0FFAD93"/>
          </w:pPr>
          <w:r w:rsidRPr="003059F5">
            <w:rPr>
              <w:rStyle w:val="PlaceholderText"/>
              <w:rtl/>
            </w:rPr>
            <w:t>[שדה נוסף 3]</w:t>
          </w:r>
        </w:p>
      </w:docPartBody>
    </w:docPart>
    <w:docPart>
      <w:docPartPr>
        <w:name w:val="B63EE391B33844248FD8C965A00B165A"/>
        <w:category>
          <w:name w:val="כללי"/>
          <w:gallery w:val="placeholder"/>
        </w:category>
        <w:types>
          <w:type w:val="bbPlcHdr"/>
        </w:types>
        <w:behaviors>
          <w:behavior w:val="content"/>
        </w:behaviors>
        <w:guid w:val="{0AC0F6B8-C886-4488-A55D-967A754CD157}"/>
      </w:docPartPr>
      <w:docPartBody>
        <w:p w:rsidR="00485563" w:rsidRDefault="00485563" w:rsidP="00485563">
          <w:pPr>
            <w:pStyle w:val="B63EE391B33844248FD8C965A00B165A"/>
          </w:pPr>
          <w:r w:rsidRPr="003059F5">
            <w:rPr>
              <w:rStyle w:val="PlaceholderText"/>
              <w:rtl/>
            </w:rPr>
            <w:t>[שדה נוסף 4]</w:t>
          </w:r>
        </w:p>
      </w:docPartBody>
    </w:docPart>
    <w:docPart>
      <w:docPartPr>
        <w:name w:val="5676CBBF73AC4A6D8CB79A98AFECB9CB"/>
        <w:category>
          <w:name w:val="כללי"/>
          <w:gallery w:val="placeholder"/>
        </w:category>
        <w:types>
          <w:type w:val="bbPlcHdr"/>
        </w:types>
        <w:behaviors>
          <w:behavior w:val="content"/>
        </w:behaviors>
        <w:guid w:val="{18097F02-925E-4E6E-87A4-1DD8823E61EA}"/>
      </w:docPartPr>
      <w:docPartBody>
        <w:p w:rsidR="00485563" w:rsidRDefault="00485563" w:rsidP="00485563">
          <w:pPr>
            <w:pStyle w:val="5676CBBF73AC4A6D8CB79A98AFECB9CB"/>
          </w:pPr>
          <w:r w:rsidRPr="003059F5">
            <w:rPr>
              <w:rStyle w:val="PlaceholderText"/>
              <w:rtl/>
            </w:rPr>
            <w:t>[שדה נוסף 5]</w:t>
          </w:r>
        </w:p>
      </w:docPartBody>
    </w:docPart>
    <w:docPart>
      <w:docPartPr>
        <w:name w:val="874D236E510D43FBAD5E03E496056A9E"/>
        <w:category>
          <w:name w:val="כללי"/>
          <w:gallery w:val="placeholder"/>
        </w:category>
        <w:types>
          <w:type w:val="bbPlcHdr"/>
        </w:types>
        <w:behaviors>
          <w:behavior w:val="content"/>
        </w:behaviors>
        <w:guid w:val="{F9763E7E-0148-48B9-B9B9-D3C8E576B29D}"/>
      </w:docPartPr>
      <w:docPartBody>
        <w:p w:rsidR="00485563" w:rsidRDefault="00485563" w:rsidP="00485563">
          <w:pPr>
            <w:pStyle w:val="874D236E510D43FBAD5E03E496056A9E"/>
          </w:pPr>
          <w:r w:rsidRPr="003059F5">
            <w:rPr>
              <w:rStyle w:val="PlaceholderText"/>
              <w:rtl/>
            </w:rPr>
            <w:t>[שדה נוסף 6]</w:t>
          </w:r>
        </w:p>
      </w:docPartBody>
    </w:docPart>
    <w:docPart>
      <w:docPartPr>
        <w:name w:val="0CAA92AB66134D6BAE9FDEF64F281759"/>
        <w:category>
          <w:name w:val="כללי"/>
          <w:gallery w:val="placeholder"/>
        </w:category>
        <w:types>
          <w:type w:val="bbPlcHdr"/>
        </w:types>
        <w:behaviors>
          <w:behavior w:val="content"/>
        </w:behaviors>
        <w:guid w:val="{9C1BAD64-017A-42E5-A749-8F39254D88EB}"/>
      </w:docPartPr>
      <w:docPartBody>
        <w:p w:rsidR="003F305A" w:rsidRDefault="00485563" w:rsidP="00485563">
          <w:pPr>
            <w:pStyle w:val="0CAA92AB66134D6BAE9FDEF64F281759"/>
          </w:pPr>
          <w:r w:rsidRPr="00064388">
            <w:rPr>
              <w:rStyle w:val="PlaceholderText"/>
              <w:rtl/>
            </w:rPr>
            <w:t>[סוג מדד כותרת]</w:t>
          </w:r>
        </w:p>
      </w:docPartBody>
    </w:docPart>
    <w:docPart>
      <w:docPartPr>
        <w:name w:val="9EDBA94241044DCDACE3A7876F77F257"/>
        <w:category>
          <w:name w:val="כללי"/>
          <w:gallery w:val="placeholder"/>
        </w:category>
        <w:types>
          <w:type w:val="bbPlcHdr"/>
        </w:types>
        <w:behaviors>
          <w:behavior w:val="content"/>
        </w:behaviors>
        <w:guid w:val="{7CEBA84C-AF75-4112-B6FA-DFCEB798189E}"/>
      </w:docPartPr>
      <w:docPartBody>
        <w:p w:rsidR="003F305A" w:rsidRDefault="00485563" w:rsidP="00485563">
          <w:pPr>
            <w:pStyle w:val="9EDBA94241044DCDACE3A7876F77F257"/>
          </w:pPr>
          <w:r w:rsidRPr="00033B28">
            <w:rPr>
              <w:rStyle w:val="PlaceholderText"/>
              <w:rtl/>
            </w:rPr>
            <w:t>[מדד בגין/ידוע - כותרת]</w:t>
          </w:r>
        </w:p>
      </w:docPartBody>
    </w:docPart>
    <w:docPart>
      <w:docPartPr>
        <w:name w:val="10D93A9C94D64EA0966AEB2E9C6974C9"/>
        <w:category>
          <w:name w:val="כללי"/>
          <w:gallery w:val="placeholder"/>
        </w:category>
        <w:types>
          <w:type w:val="bbPlcHdr"/>
        </w:types>
        <w:behaviors>
          <w:behavior w:val="content"/>
        </w:behaviors>
        <w:guid w:val="{876B91FD-FD87-4E44-8740-9F6DF31CB9F7}"/>
      </w:docPartPr>
      <w:docPartBody>
        <w:p w:rsidR="003F305A" w:rsidRDefault="00485563" w:rsidP="00485563">
          <w:pPr>
            <w:pStyle w:val="10D93A9C94D64EA0966AEB2E9C6974C9"/>
          </w:pPr>
          <w:r w:rsidRPr="003059F5">
            <w:rPr>
              <w:rStyle w:val="PlaceholderText"/>
              <w:rtl/>
            </w:rPr>
            <w:t>[מדד בסיס]</w:t>
          </w:r>
        </w:p>
      </w:docPartBody>
    </w:docPart>
    <w:docPart>
      <w:docPartPr>
        <w:name w:val="4FD4697092804C88B4E0DD179DD83BB6"/>
        <w:category>
          <w:name w:val="כללי"/>
          <w:gallery w:val="placeholder"/>
        </w:category>
        <w:types>
          <w:type w:val="bbPlcHdr"/>
        </w:types>
        <w:behaviors>
          <w:behavior w:val="content"/>
        </w:behaviors>
        <w:guid w:val="{21CA25A7-525E-406A-BC32-BE6F6097E2F3}"/>
      </w:docPartPr>
      <w:docPartBody>
        <w:p w:rsidR="003F305A" w:rsidRDefault="00485563" w:rsidP="00485563">
          <w:pPr>
            <w:pStyle w:val="4FD4697092804C88B4E0DD179DD83BB6"/>
          </w:pPr>
          <w:r w:rsidRPr="003059F5">
            <w:rPr>
              <w:rStyle w:val="PlaceholderText"/>
              <w:rtl/>
            </w:rPr>
            <w:t>[נקודות מדד]</w:t>
          </w:r>
        </w:p>
      </w:docPartBody>
    </w:docPart>
    <w:docPart>
      <w:docPartPr>
        <w:name w:val="64D78EE1306F478981E85F71046DD806"/>
        <w:category>
          <w:name w:val="כללי"/>
          <w:gallery w:val="placeholder"/>
        </w:category>
        <w:types>
          <w:type w:val="bbPlcHdr"/>
        </w:types>
        <w:behaviors>
          <w:behavior w:val="content"/>
        </w:behaviors>
        <w:guid w:val="{4A7600AC-AFFF-4C49-83EC-EB17721470A6}"/>
      </w:docPartPr>
      <w:docPartBody>
        <w:p w:rsidR="003F305A" w:rsidRDefault="00485563" w:rsidP="00485563">
          <w:pPr>
            <w:pStyle w:val="64D78EE1306F478981E85F71046DD806"/>
          </w:pPr>
          <w:r w:rsidRPr="003059F5">
            <w:rPr>
              <w:rStyle w:val="PlaceholderText"/>
              <w:rtl/>
            </w:rPr>
            <w:t>[תאריך חתימת חוזה]</w:t>
          </w:r>
        </w:p>
      </w:docPartBody>
    </w:docPart>
    <w:docPart>
      <w:docPartPr>
        <w:name w:val="A40997DB512B4ABFA03A7068DBDF4278"/>
        <w:category>
          <w:name w:val="כללי"/>
          <w:gallery w:val="placeholder"/>
        </w:category>
        <w:types>
          <w:type w:val="bbPlcHdr"/>
        </w:types>
        <w:behaviors>
          <w:behavior w:val="content"/>
        </w:behaviors>
        <w:guid w:val="{BA1FF66F-8FF7-4E4A-BB55-BFB5EDD98008}"/>
      </w:docPartPr>
      <w:docPartBody>
        <w:p w:rsidR="003F305A" w:rsidRDefault="00485563" w:rsidP="00485563">
          <w:pPr>
            <w:pStyle w:val="A40997DB512B4ABFA03A7068DBDF4278"/>
          </w:pPr>
          <w:r w:rsidRPr="0027244C">
            <w:rPr>
              <w:rStyle w:val="PlaceholderText"/>
              <w:rtl/>
            </w:rPr>
            <w:t>[צד א בחוזה]</w:t>
          </w:r>
        </w:p>
      </w:docPartBody>
    </w:docPart>
    <w:docPart>
      <w:docPartPr>
        <w:name w:val="DE63A9EF46A44C22853C079A122AC9F8"/>
        <w:category>
          <w:name w:val="כללי"/>
          <w:gallery w:val="placeholder"/>
        </w:category>
        <w:types>
          <w:type w:val="bbPlcHdr"/>
        </w:types>
        <w:behaviors>
          <w:behavior w:val="content"/>
        </w:behaviors>
        <w:guid w:val="{AA612E26-E3F1-48A4-BC3E-33A865E93D9B}"/>
      </w:docPartPr>
      <w:docPartBody>
        <w:p w:rsidR="003F305A" w:rsidRDefault="00485563" w:rsidP="00485563">
          <w:pPr>
            <w:pStyle w:val="DE63A9EF46A44C22853C079A122AC9F8"/>
          </w:pPr>
          <w:r w:rsidRPr="003059F5">
            <w:rPr>
              <w:rStyle w:val="PlaceholderText"/>
              <w:rtl/>
            </w:rPr>
            <w:t>[שם ספק]</w:t>
          </w:r>
        </w:p>
      </w:docPartBody>
    </w:docPart>
    <w:docPart>
      <w:docPartPr>
        <w:name w:val="64FC0E27992B443EBEA7575F994363F7"/>
        <w:category>
          <w:name w:val="כללי"/>
          <w:gallery w:val="placeholder"/>
        </w:category>
        <w:types>
          <w:type w:val="bbPlcHdr"/>
        </w:types>
        <w:behaviors>
          <w:behavior w:val="content"/>
        </w:behaviors>
        <w:guid w:val="{8353B789-27AA-4E86-9DDC-759FF2C9C147}"/>
      </w:docPartPr>
      <w:docPartBody>
        <w:p w:rsidR="003F305A" w:rsidRDefault="00485563" w:rsidP="00485563">
          <w:pPr>
            <w:pStyle w:val="64FC0E27992B443EBEA7575F994363F7"/>
          </w:pPr>
          <w:r w:rsidRPr="003059F5">
            <w:rPr>
              <w:rStyle w:val="PlaceholderText"/>
              <w:rtl/>
            </w:rPr>
            <w:t>[שם ספק]</w:t>
          </w:r>
        </w:p>
      </w:docPartBody>
    </w:docPart>
    <w:docPart>
      <w:docPartPr>
        <w:name w:val="5AFDBB4F13F94DE48D3568262112BBD7"/>
        <w:category>
          <w:name w:val="כללי"/>
          <w:gallery w:val="placeholder"/>
        </w:category>
        <w:types>
          <w:type w:val="bbPlcHdr"/>
        </w:types>
        <w:behaviors>
          <w:behavior w:val="content"/>
        </w:behaviors>
        <w:guid w:val="{45A0F1EE-BD92-47FF-AF2E-55B89DF1DBD6}"/>
      </w:docPartPr>
      <w:docPartBody>
        <w:p w:rsidR="003F305A" w:rsidRDefault="00485563" w:rsidP="00485563">
          <w:pPr>
            <w:pStyle w:val="5AFDBB4F13F94DE48D3568262112BBD7"/>
          </w:pPr>
          <w:r w:rsidRPr="003059F5">
            <w:rPr>
              <w:rStyle w:val="PlaceholderText"/>
              <w:rtl/>
            </w:rPr>
            <w:t>[שם ספק]</w:t>
          </w:r>
        </w:p>
      </w:docPartBody>
    </w:docPart>
    <w:docPart>
      <w:docPartPr>
        <w:name w:val="08123B423D524015B9D8F05B53845B8F"/>
        <w:category>
          <w:name w:val="כללי"/>
          <w:gallery w:val="placeholder"/>
        </w:category>
        <w:types>
          <w:type w:val="bbPlcHdr"/>
        </w:types>
        <w:behaviors>
          <w:behavior w:val="content"/>
        </w:behaviors>
        <w:guid w:val="{1309EF38-204D-42B0-99FF-9CBB851EE404}"/>
      </w:docPartPr>
      <w:docPartBody>
        <w:p w:rsidR="003F305A" w:rsidRDefault="00485563" w:rsidP="00485563">
          <w:pPr>
            <w:pStyle w:val="08123B423D524015B9D8F05B53845B8F"/>
          </w:pPr>
          <w:r w:rsidRPr="003059F5">
            <w:rPr>
              <w:rStyle w:val="PlaceholderText"/>
              <w:rtl/>
            </w:rPr>
            <w:t>[שם ספק]</w:t>
          </w:r>
        </w:p>
      </w:docPartBody>
    </w:docPart>
    <w:docPart>
      <w:docPartPr>
        <w:name w:val="887340384C3740498EDEA0E8B18A7A13"/>
        <w:category>
          <w:name w:val="כללי"/>
          <w:gallery w:val="placeholder"/>
        </w:category>
        <w:types>
          <w:type w:val="bbPlcHdr"/>
        </w:types>
        <w:behaviors>
          <w:behavior w:val="content"/>
        </w:behaviors>
        <w:guid w:val="{930A8142-CACC-435C-AE6B-96F2AA89C8B4}"/>
      </w:docPartPr>
      <w:docPartBody>
        <w:p w:rsidR="003F305A" w:rsidRDefault="00485563" w:rsidP="00485563">
          <w:pPr>
            <w:pStyle w:val="887340384C3740498EDEA0E8B18A7A13"/>
          </w:pPr>
          <w:r w:rsidRPr="003059F5">
            <w:rPr>
              <w:rStyle w:val="PlaceholderText"/>
              <w:rtl/>
            </w:rPr>
            <w:t>[תבנית חוזה]</w:t>
          </w:r>
        </w:p>
      </w:docPartBody>
    </w:docPart>
    <w:docPart>
      <w:docPartPr>
        <w:name w:val="86862C7AB92642F88893BCF6521EC483"/>
        <w:category>
          <w:name w:val="כללי"/>
          <w:gallery w:val="placeholder"/>
        </w:category>
        <w:types>
          <w:type w:val="bbPlcHdr"/>
        </w:types>
        <w:behaviors>
          <w:behavior w:val="content"/>
        </w:behaviors>
        <w:guid w:val="{BE99AED4-72DE-4A43-ADE8-5508489BC8F8}"/>
      </w:docPartPr>
      <w:docPartBody>
        <w:p w:rsidR="003F305A" w:rsidRDefault="00485563" w:rsidP="00485563">
          <w:pPr>
            <w:pStyle w:val="86862C7AB92642F88893BCF6521EC483"/>
          </w:pPr>
          <w:r w:rsidRPr="009D00D7">
            <w:rPr>
              <w:rStyle w:val="PlaceholderText"/>
              <w:rtl/>
            </w:rPr>
            <w:t>[שם הפרויקט]</w:t>
          </w:r>
        </w:p>
      </w:docPartBody>
    </w:docPart>
    <w:docPart>
      <w:docPartPr>
        <w:name w:val="6BDD356D98CD4B6AA070FA170D08B998"/>
        <w:category>
          <w:name w:val="כללי"/>
          <w:gallery w:val="placeholder"/>
        </w:category>
        <w:types>
          <w:type w:val="bbPlcHdr"/>
        </w:types>
        <w:behaviors>
          <w:behavior w:val="content"/>
        </w:behaviors>
        <w:guid w:val="{11E34253-9E6F-4F44-B272-0535CD0EEC88}"/>
      </w:docPartPr>
      <w:docPartBody>
        <w:p w:rsidR="003F305A" w:rsidRDefault="00485563" w:rsidP="00485563">
          <w:pPr>
            <w:pStyle w:val="6BDD356D98CD4B6AA070FA170D08B998"/>
          </w:pPr>
          <w:r w:rsidRPr="003059F5">
            <w:rPr>
              <w:rStyle w:val="PlaceholderText"/>
              <w:rtl/>
            </w:rPr>
            <w:t>[שם ספק]</w:t>
          </w:r>
        </w:p>
      </w:docPartBody>
    </w:docPart>
    <w:docPart>
      <w:docPartPr>
        <w:name w:val="9C02C6DFB21C409DBF8D5F895FE27CCE"/>
        <w:category>
          <w:name w:val="כללי"/>
          <w:gallery w:val="placeholder"/>
        </w:category>
        <w:types>
          <w:type w:val="bbPlcHdr"/>
        </w:types>
        <w:behaviors>
          <w:behavior w:val="content"/>
        </w:behaviors>
        <w:guid w:val="{5EDF00A2-214B-400B-B1D1-D066D5687CF6}"/>
      </w:docPartPr>
      <w:docPartBody>
        <w:p w:rsidR="003F305A" w:rsidRDefault="00485563" w:rsidP="00485563">
          <w:pPr>
            <w:pStyle w:val="9C02C6DFB21C409DBF8D5F895FE27CCE"/>
          </w:pPr>
          <w:r w:rsidRPr="003059F5">
            <w:rPr>
              <w:rStyle w:val="PlaceholderText"/>
              <w:rtl/>
            </w:rPr>
            <w:t>[שם ספק]</w:t>
          </w:r>
        </w:p>
      </w:docPartBody>
    </w:docPart>
    <w:docPart>
      <w:docPartPr>
        <w:name w:val="9688286A29CC4C75A35752231B81D84C"/>
        <w:category>
          <w:name w:val="כללי"/>
          <w:gallery w:val="placeholder"/>
        </w:category>
        <w:types>
          <w:type w:val="bbPlcHdr"/>
        </w:types>
        <w:behaviors>
          <w:behavior w:val="content"/>
        </w:behaviors>
        <w:guid w:val="{EA2F0B8C-B796-4654-A8BA-9236641FC368}"/>
      </w:docPartPr>
      <w:docPartBody>
        <w:p w:rsidR="003F305A" w:rsidRDefault="00485563" w:rsidP="00485563">
          <w:pPr>
            <w:pStyle w:val="9688286A29CC4C75A35752231B81D84C"/>
          </w:pPr>
          <w:r w:rsidRPr="00C5438E">
            <w:rPr>
              <w:rStyle w:val="PlaceholderText"/>
              <w:rtl/>
            </w:rPr>
            <w:t>[צד א בחוזה]</w:t>
          </w:r>
        </w:p>
      </w:docPartBody>
    </w:docPart>
    <w:docPart>
      <w:docPartPr>
        <w:name w:val="D5BB37A9C122434BB9AA16240FEEA2F8"/>
        <w:category>
          <w:name w:val="כללי"/>
          <w:gallery w:val="placeholder"/>
        </w:category>
        <w:types>
          <w:type w:val="bbPlcHdr"/>
        </w:types>
        <w:behaviors>
          <w:behavior w:val="content"/>
        </w:behaviors>
        <w:guid w:val="{E2258771-AE00-4DE9-ADFD-3A188AD55A99}"/>
      </w:docPartPr>
      <w:docPartBody>
        <w:p w:rsidR="003F305A" w:rsidRDefault="00485563" w:rsidP="00485563">
          <w:pPr>
            <w:pStyle w:val="D5BB37A9C122434BB9AA16240FEEA2F8"/>
          </w:pPr>
          <w:r w:rsidRPr="003059F5">
            <w:rPr>
              <w:rStyle w:val="PlaceholderText"/>
              <w:rtl/>
            </w:rPr>
            <w:t>[שם ספק]</w:t>
          </w:r>
        </w:p>
      </w:docPartBody>
    </w:docPart>
    <w:docPart>
      <w:docPartPr>
        <w:name w:val="1D24DEEE881B44F2A14169533431BC8E"/>
        <w:category>
          <w:name w:val="כללי"/>
          <w:gallery w:val="placeholder"/>
        </w:category>
        <w:types>
          <w:type w:val="bbPlcHdr"/>
        </w:types>
        <w:behaviors>
          <w:behavior w:val="content"/>
        </w:behaviors>
        <w:guid w:val="{DADE4518-5A2E-4478-8D2E-9D712B75BDCA}"/>
      </w:docPartPr>
      <w:docPartBody>
        <w:p w:rsidR="003F305A" w:rsidRDefault="00485563" w:rsidP="00485563">
          <w:pPr>
            <w:pStyle w:val="1D24DEEE881B44F2A14169533431BC8E"/>
          </w:pPr>
          <w:r w:rsidRPr="003059F5">
            <w:rPr>
              <w:rStyle w:val="PlaceholderText"/>
              <w:rtl/>
            </w:rPr>
            <w:t>[שם אתר]</w:t>
          </w:r>
        </w:p>
      </w:docPartBody>
    </w:docPart>
    <w:docPart>
      <w:docPartPr>
        <w:name w:val="7209F77D3FD94A6D91E4B36B61F4C216"/>
        <w:category>
          <w:name w:val="כללי"/>
          <w:gallery w:val="placeholder"/>
        </w:category>
        <w:types>
          <w:type w:val="bbPlcHdr"/>
        </w:types>
        <w:behaviors>
          <w:behavior w:val="content"/>
        </w:behaviors>
        <w:guid w:val="{6B96E83E-DE1B-4BAC-85ED-71C19D5AA198}"/>
      </w:docPartPr>
      <w:docPartBody>
        <w:p w:rsidR="003F305A" w:rsidRDefault="00485563" w:rsidP="00485563">
          <w:pPr>
            <w:pStyle w:val="7209F77D3FD94A6D91E4B36B61F4C216"/>
          </w:pPr>
          <w:r w:rsidRPr="003059F5">
            <w:rPr>
              <w:rStyle w:val="PlaceholderText"/>
              <w:rtl/>
            </w:rPr>
            <w:t>[תיאור עבודה]</w:t>
          </w:r>
        </w:p>
      </w:docPartBody>
    </w:docPart>
    <w:docPart>
      <w:docPartPr>
        <w:name w:val="CAF0F59B0B494623BA7E94697B8C992C"/>
        <w:category>
          <w:name w:val="כללי"/>
          <w:gallery w:val="placeholder"/>
        </w:category>
        <w:types>
          <w:type w:val="bbPlcHdr"/>
        </w:types>
        <w:behaviors>
          <w:behavior w:val="content"/>
        </w:behaviors>
        <w:guid w:val="{FB6AC6AC-5486-4F46-B4F8-3D2B17A745E7}"/>
      </w:docPartPr>
      <w:docPartBody>
        <w:p w:rsidR="003F305A" w:rsidRDefault="00485563" w:rsidP="00485563">
          <w:pPr>
            <w:pStyle w:val="CAF0F59B0B494623BA7E94697B8C992C"/>
          </w:pPr>
          <w:r w:rsidRPr="00C5438E">
            <w:rPr>
              <w:rStyle w:val="PlaceholderText"/>
              <w:rtl/>
            </w:rPr>
            <w:t>[צד א בחוזה]</w:t>
          </w:r>
        </w:p>
      </w:docPartBody>
    </w:docPart>
    <w:docPart>
      <w:docPartPr>
        <w:name w:val="47FB60407A584444809A61A502CB687E"/>
        <w:category>
          <w:name w:val="כללי"/>
          <w:gallery w:val="placeholder"/>
        </w:category>
        <w:types>
          <w:type w:val="bbPlcHdr"/>
        </w:types>
        <w:behaviors>
          <w:behavior w:val="content"/>
        </w:behaviors>
        <w:guid w:val="{52104489-8651-4FD1-9178-933F433C07E0}"/>
      </w:docPartPr>
      <w:docPartBody>
        <w:p w:rsidR="003F305A" w:rsidRDefault="00485563" w:rsidP="00485563">
          <w:pPr>
            <w:pStyle w:val="47FB60407A584444809A61A502CB687E"/>
          </w:pPr>
          <w:r w:rsidRPr="003059F5">
            <w:rPr>
              <w:rStyle w:val="PlaceholderText"/>
              <w:rtl/>
            </w:rPr>
            <w:t>[שם אתר]</w:t>
          </w:r>
        </w:p>
      </w:docPartBody>
    </w:docPart>
    <w:docPart>
      <w:docPartPr>
        <w:name w:val="3B3D78B21245407E8F5B0F59D6F387D7"/>
        <w:category>
          <w:name w:val="כללי"/>
          <w:gallery w:val="placeholder"/>
        </w:category>
        <w:types>
          <w:type w:val="bbPlcHdr"/>
        </w:types>
        <w:behaviors>
          <w:behavior w:val="content"/>
        </w:behaviors>
        <w:guid w:val="{A1DAD80B-AB5B-484B-B1C3-9CBCDFF97F02}"/>
      </w:docPartPr>
      <w:docPartBody>
        <w:p w:rsidR="003F305A" w:rsidRDefault="00485563" w:rsidP="00485563">
          <w:pPr>
            <w:pStyle w:val="3B3D78B21245407E8F5B0F59D6F387D7"/>
          </w:pPr>
          <w:r w:rsidRPr="003059F5">
            <w:rPr>
              <w:rStyle w:val="PlaceholderText"/>
              <w:rtl/>
            </w:rPr>
            <w:t>[תאריך חתימת חוזה]</w:t>
          </w:r>
        </w:p>
      </w:docPartBody>
    </w:docPart>
    <w:docPart>
      <w:docPartPr>
        <w:name w:val="4F66A04FF10C44ACBBBE3D8D47E21180"/>
        <w:category>
          <w:name w:val="כללי"/>
          <w:gallery w:val="placeholder"/>
        </w:category>
        <w:types>
          <w:type w:val="bbPlcHdr"/>
        </w:types>
        <w:behaviors>
          <w:behavior w:val="content"/>
        </w:behaviors>
        <w:guid w:val="{82AFD332-536E-4E32-A980-E6A35631B59B}"/>
      </w:docPartPr>
      <w:docPartBody>
        <w:p w:rsidR="00F30A15" w:rsidRDefault="00C72368">
          <w:r w:rsidRPr="00F3672F">
            <w:rPr>
              <w:rStyle w:val="PlaceholderText"/>
              <w:rtl/>
            </w:rPr>
            <w:t>[שם צד א]</w:t>
          </w:r>
        </w:p>
      </w:docPartBody>
    </w:docPart>
    <w:docPart>
      <w:docPartPr>
        <w:name w:val="4C7E4C6A75FA4572B01E6A76D1E90002"/>
        <w:category>
          <w:name w:val="כללי"/>
          <w:gallery w:val="placeholder"/>
        </w:category>
        <w:types>
          <w:type w:val="bbPlcHdr"/>
        </w:types>
        <w:behaviors>
          <w:behavior w:val="content"/>
        </w:behaviors>
        <w:guid w:val="{1CB090CB-8D0D-42B0-894C-9C8DF200E948}"/>
      </w:docPartPr>
      <w:docPartBody>
        <w:p w:rsidR="00F30A15" w:rsidRDefault="00C72368">
          <w:r w:rsidRPr="00F3672F">
            <w:rPr>
              <w:rStyle w:val="PlaceholderText"/>
              <w:rtl/>
            </w:rPr>
            <w:t>[שם ספק]</w:t>
          </w:r>
        </w:p>
      </w:docPartBody>
    </w:docPart>
    <w:docPart>
      <w:docPartPr>
        <w:name w:val="9B9678DC7A6C4D779440614379246A80"/>
        <w:category>
          <w:name w:val="כללי"/>
          <w:gallery w:val="placeholder"/>
        </w:category>
        <w:types>
          <w:type w:val="bbPlcHdr"/>
        </w:types>
        <w:behaviors>
          <w:behavior w:val="content"/>
        </w:behaviors>
        <w:guid w:val="{EF76960A-BDDA-4776-A432-60042AF6EADC}"/>
      </w:docPartPr>
      <w:docPartBody>
        <w:p w:rsidR="00F30A15" w:rsidRDefault="00C72368" w:rsidP="00C72368">
          <w:pPr>
            <w:pStyle w:val="9B9678DC7A6C4D779440614379246A80"/>
          </w:pPr>
          <w:r w:rsidRPr="003059F5">
            <w:rPr>
              <w:rStyle w:val="PlaceholderText"/>
              <w:rtl/>
            </w:rPr>
            <w:t>[שם ספק]</w:t>
          </w:r>
        </w:p>
      </w:docPartBody>
    </w:docPart>
    <w:docPart>
      <w:docPartPr>
        <w:name w:val="5FFBA3CEC5CF47F1AE943009F85A2CAE"/>
        <w:category>
          <w:name w:val="כללי"/>
          <w:gallery w:val="placeholder"/>
        </w:category>
        <w:types>
          <w:type w:val="bbPlcHdr"/>
        </w:types>
        <w:behaviors>
          <w:behavior w:val="content"/>
        </w:behaviors>
        <w:guid w:val="{25023AD7-322F-45C8-A12A-2EDEB1777E78}"/>
      </w:docPartPr>
      <w:docPartBody>
        <w:p w:rsidR="00F30A15" w:rsidRDefault="00C72368" w:rsidP="00C72368">
          <w:pPr>
            <w:pStyle w:val="5FFBA3CEC5CF47F1AE943009F85A2CAE"/>
          </w:pPr>
          <w:r w:rsidRPr="003059F5">
            <w:rPr>
              <w:rStyle w:val="PlaceholderText"/>
              <w:rtl/>
            </w:rPr>
            <w:t>[שם ספק]</w:t>
          </w:r>
        </w:p>
      </w:docPartBody>
    </w:docPart>
    <w:docPart>
      <w:docPartPr>
        <w:name w:val="61D14D5A73084B0B9D2FAC40AD9F6CAF"/>
        <w:category>
          <w:name w:val="כללי"/>
          <w:gallery w:val="placeholder"/>
        </w:category>
        <w:types>
          <w:type w:val="bbPlcHdr"/>
        </w:types>
        <w:behaviors>
          <w:behavior w:val="content"/>
        </w:behaviors>
        <w:guid w:val="{CAF17212-6F27-4276-857F-957060C7CEBA}"/>
      </w:docPartPr>
      <w:docPartBody>
        <w:p w:rsidR="00F30A15" w:rsidRDefault="00C72368" w:rsidP="00C72368">
          <w:pPr>
            <w:pStyle w:val="61D14D5A73084B0B9D2FAC40AD9F6CAF"/>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15D7F"/>
    <w:rsid w:val="00046FAA"/>
    <w:rsid w:val="000756D2"/>
    <w:rsid w:val="00172407"/>
    <w:rsid w:val="00186077"/>
    <w:rsid w:val="001C6F19"/>
    <w:rsid w:val="002259C4"/>
    <w:rsid w:val="0032380B"/>
    <w:rsid w:val="003D3172"/>
    <w:rsid w:val="003F305A"/>
    <w:rsid w:val="00485563"/>
    <w:rsid w:val="006865A5"/>
    <w:rsid w:val="007D2516"/>
    <w:rsid w:val="007E09CB"/>
    <w:rsid w:val="00874A5F"/>
    <w:rsid w:val="00A5413A"/>
    <w:rsid w:val="00B3214E"/>
    <w:rsid w:val="00BD1030"/>
    <w:rsid w:val="00C72368"/>
    <w:rsid w:val="00C74B1E"/>
    <w:rsid w:val="00F30A1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1030"/>
    <w:rPr>
      <w:color w:val="808080"/>
    </w:rPr>
  </w:style>
  <w:style w:type="paragraph" w:customStyle="1" w:styleId="25F2671BF21342B5B246A0CF1F604E56">
    <w:name w:val="25F2671BF21342B5B246A0CF1F604E56"/>
    <w:rsid w:val="00485563"/>
    <w:pPr>
      <w:bidi/>
    </w:pPr>
  </w:style>
  <w:style w:type="paragraph" w:customStyle="1" w:styleId="5CE060F2C0C646DD8AFA016A53267F56">
    <w:name w:val="5CE060F2C0C646DD8AFA016A53267F56"/>
    <w:rsid w:val="00485563"/>
    <w:pPr>
      <w:bidi/>
    </w:pPr>
  </w:style>
  <w:style w:type="paragraph" w:customStyle="1" w:styleId="4EAF696F874F4BDD9060084B94A76636">
    <w:name w:val="4EAF696F874F4BDD9060084B94A76636"/>
    <w:rsid w:val="00485563"/>
    <w:pPr>
      <w:bidi/>
    </w:pPr>
  </w:style>
  <w:style w:type="paragraph" w:customStyle="1" w:styleId="6F89BAB265884B71A4BB8B391816B074">
    <w:name w:val="6F89BAB265884B71A4BB8B391816B074"/>
    <w:rsid w:val="00485563"/>
    <w:pPr>
      <w:bidi/>
    </w:pPr>
  </w:style>
  <w:style w:type="paragraph" w:customStyle="1" w:styleId="740960676E614932B08A4771395CEE20">
    <w:name w:val="740960676E614932B08A4771395CEE20"/>
    <w:rsid w:val="00485563"/>
    <w:pPr>
      <w:bidi/>
    </w:pPr>
  </w:style>
  <w:style w:type="paragraph" w:customStyle="1" w:styleId="D39AE3067E66486C9A90852E221240B0">
    <w:name w:val="D39AE3067E66486C9A90852E221240B0"/>
    <w:rsid w:val="00485563"/>
    <w:pPr>
      <w:bidi/>
    </w:pPr>
  </w:style>
  <w:style w:type="paragraph" w:customStyle="1" w:styleId="90802EC2DA2749B38D0E0DEA71ACFD39">
    <w:name w:val="90802EC2DA2749B38D0E0DEA71ACFD39"/>
    <w:rsid w:val="00485563"/>
    <w:pPr>
      <w:bidi/>
    </w:pPr>
  </w:style>
  <w:style w:type="paragraph" w:customStyle="1" w:styleId="56DB539365AD4F8E81151B40C213BDCB">
    <w:name w:val="56DB539365AD4F8E81151B40C213BDCB"/>
    <w:rsid w:val="00485563"/>
    <w:pPr>
      <w:bidi/>
    </w:pPr>
  </w:style>
  <w:style w:type="paragraph" w:customStyle="1" w:styleId="E054604954E24B839C636740FFBFA310">
    <w:name w:val="E054604954E24B839C636740FFBFA310"/>
    <w:rsid w:val="00485563"/>
    <w:pPr>
      <w:bidi/>
    </w:pPr>
  </w:style>
  <w:style w:type="paragraph" w:customStyle="1" w:styleId="09FE91EA7DC0442DA0B028C682C88F8E">
    <w:name w:val="09FE91EA7DC0442DA0B028C682C88F8E"/>
    <w:rsid w:val="00485563"/>
    <w:pPr>
      <w:bidi/>
    </w:pPr>
  </w:style>
  <w:style w:type="paragraph" w:customStyle="1" w:styleId="BB7C71698158428FA97188CA61B20599">
    <w:name w:val="BB7C71698158428FA97188CA61B20599"/>
    <w:rsid w:val="00485563"/>
    <w:pPr>
      <w:bidi/>
    </w:pPr>
  </w:style>
  <w:style w:type="paragraph" w:customStyle="1" w:styleId="B5A366A640BD483E9E98DA7DD0FFAD93">
    <w:name w:val="B5A366A640BD483E9E98DA7DD0FFAD93"/>
    <w:rsid w:val="00485563"/>
    <w:pPr>
      <w:bidi/>
    </w:pPr>
  </w:style>
  <w:style w:type="paragraph" w:customStyle="1" w:styleId="B63EE391B33844248FD8C965A00B165A">
    <w:name w:val="B63EE391B33844248FD8C965A00B165A"/>
    <w:rsid w:val="00485563"/>
    <w:pPr>
      <w:bidi/>
    </w:pPr>
  </w:style>
  <w:style w:type="paragraph" w:customStyle="1" w:styleId="5676CBBF73AC4A6D8CB79A98AFECB9CB">
    <w:name w:val="5676CBBF73AC4A6D8CB79A98AFECB9CB"/>
    <w:rsid w:val="00485563"/>
    <w:pPr>
      <w:bidi/>
    </w:pPr>
  </w:style>
  <w:style w:type="paragraph" w:customStyle="1" w:styleId="874D236E510D43FBAD5E03E496056A9E">
    <w:name w:val="874D236E510D43FBAD5E03E496056A9E"/>
    <w:rsid w:val="00485563"/>
    <w:pPr>
      <w:bidi/>
    </w:pPr>
  </w:style>
  <w:style w:type="paragraph" w:customStyle="1" w:styleId="0CAA92AB66134D6BAE9FDEF64F281759">
    <w:name w:val="0CAA92AB66134D6BAE9FDEF64F281759"/>
    <w:rsid w:val="00485563"/>
    <w:pPr>
      <w:bidi/>
    </w:pPr>
  </w:style>
  <w:style w:type="paragraph" w:customStyle="1" w:styleId="9EDBA94241044DCDACE3A7876F77F257">
    <w:name w:val="9EDBA94241044DCDACE3A7876F77F257"/>
    <w:rsid w:val="00485563"/>
    <w:pPr>
      <w:bidi/>
    </w:pPr>
  </w:style>
  <w:style w:type="paragraph" w:customStyle="1" w:styleId="10D93A9C94D64EA0966AEB2E9C6974C9">
    <w:name w:val="10D93A9C94D64EA0966AEB2E9C6974C9"/>
    <w:rsid w:val="00485563"/>
    <w:pPr>
      <w:bidi/>
    </w:pPr>
  </w:style>
  <w:style w:type="paragraph" w:customStyle="1" w:styleId="4FD4697092804C88B4E0DD179DD83BB6">
    <w:name w:val="4FD4697092804C88B4E0DD179DD83BB6"/>
    <w:rsid w:val="00485563"/>
    <w:pPr>
      <w:bidi/>
    </w:pPr>
  </w:style>
  <w:style w:type="paragraph" w:customStyle="1" w:styleId="64D78EE1306F478981E85F71046DD806">
    <w:name w:val="64D78EE1306F478981E85F71046DD806"/>
    <w:rsid w:val="00485563"/>
    <w:pPr>
      <w:bidi/>
    </w:pPr>
  </w:style>
  <w:style w:type="paragraph" w:customStyle="1" w:styleId="A40997DB512B4ABFA03A7068DBDF4278">
    <w:name w:val="A40997DB512B4ABFA03A7068DBDF4278"/>
    <w:rsid w:val="00485563"/>
    <w:pPr>
      <w:bidi/>
    </w:pPr>
  </w:style>
  <w:style w:type="paragraph" w:customStyle="1" w:styleId="DE63A9EF46A44C22853C079A122AC9F8">
    <w:name w:val="DE63A9EF46A44C22853C079A122AC9F8"/>
    <w:rsid w:val="00485563"/>
    <w:pPr>
      <w:bidi/>
    </w:pPr>
  </w:style>
  <w:style w:type="paragraph" w:customStyle="1" w:styleId="64FC0E27992B443EBEA7575F994363F7">
    <w:name w:val="64FC0E27992B443EBEA7575F994363F7"/>
    <w:rsid w:val="00485563"/>
    <w:pPr>
      <w:bidi/>
    </w:pPr>
  </w:style>
  <w:style w:type="paragraph" w:customStyle="1" w:styleId="5AFDBB4F13F94DE48D3568262112BBD7">
    <w:name w:val="5AFDBB4F13F94DE48D3568262112BBD7"/>
    <w:rsid w:val="00485563"/>
    <w:pPr>
      <w:bidi/>
    </w:pPr>
  </w:style>
  <w:style w:type="paragraph" w:customStyle="1" w:styleId="08123B423D524015B9D8F05B53845B8F">
    <w:name w:val="08123B423D524015B9D8F05B53845B8F"/>
    <w:rsid w:val="00485563"/>
    <w:pPr>
      <w:bidi/>
    </w:pPr>
  </w:style>
  <w:style w:type="paragraph" w:customStyle="1" w:styleId="887340384C3740498EDEA0E8B18A7A13">
    <w:name w:val="887340384C3740498EDEA0E8B18A7A13"/>
    <w:rsid w:val="00485563"/>
    <w:pPr>
      <w:bidi/>
    </w:pPr>
  </w:style>
  <w:style w:type="paragraph" w:customStyle="1" w:styleId="86862C7AB92642F88893BCF6521EC483">
    <w:name w:val="86862C7AB92642F88893BCF6521EC483"/>
    <w:rsid w:val="00485563"/>
    <w:pPr>
      <w:bidi/>
    </w:pPr>
  </w:style>
  <w:style w:type="paragraph" w:customStyle="1" w:styleId="6BDD356D98CD4B6AA070FA170D08B998">
    <w:name w:val="6BDD356D98CD4B6AA070FA170D08B998"/>
    <w:rsid w:val="00485563"/>
    <w:pPr>
      <w:bidi/>
    </w:pPr>
  </w:style>
  <w:style w:type="paragraph" w:customStyle="1" w:styleId="9C02C6DFB21C409DBF8D5F895FE27CCE">
    <w:name w:val="9C02C6DFB21C409DBF8D5F895FE27CCE"/>
    <w:rsid w:val="00485563"/>
    <w:pPr>
      <w:bidi/>
    </w:pPr>
  </w:style>
  <w:style w:type="paragraph" w:customStyle="1" w:styleId="9688286A29CC4C75A35752231B81D84C">
    <w:name w:val="9688286A29CC4C75A35752231B81D84C"/>
    <w:rsid w:val="00485563"/>
    <w:pPr>
      <w:bidi/>
    </w:pPr>
  </w:style>
  <w:style w:type="paragraph" w:customStyle="1" w:styleId="D5BB37A9C122434BB9AA16240FEEA2F8">
    <w:name w:val="D5BB37A9C122434BB9AA16240FEEA2F8"/>
    <w:rsid w:val="00485563"/>
    <w:pPr>
      <w:bidi/>
    </w:pPr>
  </w:style>
  <w:style w:type="paragraph" w:customStyle="1" w:styleId="1D24DEEE881B44F2A14169533431BC8E">
    <w:name w:val="1D24DEEE881B44F2A14169533431BC8E"/>
    <w:rsid w:val="00485563"/>
    <w:pPr>
      <w:bidi/>
    </w:pPr>
  </w:style>
  <w:style w:type="paragraph" w:customStyle="1" w:styleId="7209F77D3FD94A6D91E4B36B61F4C216">
    <w:name w:val="7209F77D3FD94A6D91E4B36B61F4C216"/>
    <w:rsid w:val="00485563"/>
    <w:pPr>
      <w:bidi/>
    </w:pPr>
  </w:style>
  <w:style w:type="paragraph" w:customStyle="1" w:styleId="CAF0F59B0B494623BA7E94697B8C992C">
    <w:name w:val="CAF0F59B0B494623BA7E94697B8C992C"/>
    <w:rsid w:val="00485563"/>
    <w:pPr>
      <w:bidi/>
    </w:pPr>
  </w:style>
  <w:style w:type="paragraph" w:customStyle="1" w:styleId="47FB60407A584444809A61A502CB687E">
    <w:name w:val="47FB60407A584444809A61A502CB687E"/>
    <w:rsid w:val="00485563"/>
    <w:pPr>
      <w:bidi/>
    </w:pPr>
  </w:style>
  <w:style w:type="paragraph" w:customStyle="1" w:styleId="3B3D78B21245407E8F5B0F59D6F387D7">
    <w:name w:val="3B3D78B21245407E8F5B0F59D6F387D7"/>
    <w:rsid w:val="00485563"/>
    <w:pPr>
      <w:bidi/>
    </w:pPr>
  </w:style>
  <w:style w:type="paragraph" w:customStyle="1" w:styleId="9B9678DC7A6C4D779440614379246A80">
    <w:name w:val="9B9678DC7A6C4D779440614379246A80"/>
    <w:rsid w:val="00C72368"/>
    <w:pPr>
      <w:bidi/>
    </w:pPr>
  </w:style>
  <w:style w:type="paragraph" w:customStyle="1" w:styleId="5FFBA3CEC5CF47F1AE943009F85A2CAE">
    <w:name w:val="5FFBA3CEC5CF47F1AE943009F85A2CAE"/>
    <w:rsid w:val="00C72368"/>
    <w:pPr>
      <w:bidi/>
    </w:pPr>
  </w:style>
  <w:style w:type="paragraph" w:customStyle="1" w:styleId="61D14D5A73084B0B9D2FAC40AD9F6CAF">
    <w:name w:val="61D14D5A73084B0B9D2FAC40AD9F6CAF"/>
    <w:rsid w:val="00C72368"/>
    <w:pPr>
      <w:bidi/>
    </w:pPr>
  </w:style>
  <w:style w:type="paragraph" w:customStyle="1" w:styleId="1179DF0D974F4E5EA23200FDB06ED4B1">
    <w:name w:val="1179DF0D974F4E5EA23200FDB06ED4B1"/>
    <w:rsid w:val="00BD103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סופרפוזיציה" ma:contentTypeID="0x010100398782B37190B343ABC5A26867A4FDE21E000755E92DCC758E47B6BBC67F3CB2E591" ma:contentTypeVersion="175" ma:contentTypeDescription="" ma:contentTypeScope="" ma:versionID="2a68d0e5fcbfdbb404b261e992aad403">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7A7655-F1A4-459A-B92C-17E01FED55AD}"/>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81709D4C-33DC-48CC-AC7E-130A245806EE}">
  <ds:schemaRefs>
    <ds:schemaRef ds:uri="e82e0497-401b-493b-ab66-61f85c09ed30"/>
    <ds:schemaRef ds:uri="http://purl.org/dc/elements/1.1/"/>
    <ds:schemaRef ds:uri="http://schemas.microsoft.com/office/2006/documentManagement/types"/>
    <ds:schemaRef ds:uri="http://schemas.microsoft.com/sharepoint/v3"/>
    <ds:schemaRef ds:uri="http://purl.org/dc/terms/"/>
    <ds:schemaRef ds:uri="http://schemas.openxmlformats.org/package/2006/metadata/core-properties"/>
    <ds:schemaRef ds:uri="http://purl.org/dc/dcmitype/"/>
    <ds:schemaRef ds:uri="http://schemas.microsoft.com/office/infopath/2007/PartnerControl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5.xml><?xml version="1.0" encoding="utf-8"?>
<ds:datastoreItem xmlns:ds="http://schemas.openxmlformats.org/officeDocument/2006/customXml" ds:itemID="{05C59355-362D-451F-97D6-FE7ECCF99A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22</Pages>
  <Words>10134</Words>
  <Characters>50672</Characters>
  <Application>Microsoft Office Word</Application>
  <DocSecurity>0</DocSecurity>
  <Lines>422</Lines>
  <Paragraphs>121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60685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7</cp:revision>
  <cp:lastPrinted>2022-03-16T14:43:00Z</cp:lastPrinted>
  <dcterms:created xsi:type="dcterms:W3CDTF">2022-06-15T13:46:00Z</dcterms:created>
  <dcterms:modified xsi:type="dcterms:W3CDTF">2022-07-19T12:07:00Z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519c6152-f8da-4cd3-bc35-f5c52b1a0b8b</vt:lpwstr>
  </property>
</Properties>
</file>