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D67B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CE0BD7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D1138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E6528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F983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0255A6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40AACD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61A6CCFD" wp14:editId="5712E285">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95722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848ECF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B71B9D"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AB411B"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ED98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6CF8A69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1C399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DB039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825A39A" w14:textId="5BE5C458" w:rsidR="00071854" w:rsidRPr="00071854" w:rsidRDefault="009879CF"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0" w:author="Meryl Etman" w:date="2022-12-12T14:13:00Z">
            <w:r>
              <w:rPr>
                <w:rFonts w:ascii="Times New Roman" w:eastAsia="Times New Roman" w:hAnsi="Times New Roman" w:cs="David"/>
                <w:bCs/>
                <w:sz w:val="24"/>
                <w:szCs w:val="24"/>
                <w:u w:val="single"/>
                <w:rtl/>
                <w:lang w:eastAsia="he-IL"/>
              </w:rPr>
              <w:t>סביוני גבעת שמואל מגרשים 1006-1007</w:t>
            </w:r>
          </w:ins>
        </w:p>
      </w:sdtContent>
    </w:sdt>
    <w:p w14:paraId="17022C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6F37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B1048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0407F036" w14:textId="1F1104E5" w:rsidR="00F21BBE" w:rsidRPr="00071854" w:rsidRDefault="009879CF"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1" w:author="Meryl Etman" w:date="2022-12-12T14:13:00Z">
            <w:r>
              <w:rPr>
                <w:rFonts w:ascii="Times New Roman" w:eastAsia="Times New Roman" w:hAnsi="Times New Roman" w:cs="David" w:hint="cs"/>
                <w:bCs/>
                <w:color w:val="00B0F0"/>
                <w:sz w:val="24"/>
                <w:szCs w:val="24"/>
                <w:rtl/>
                <w:lang w:eastAsia="he-IL"/>
              </w:rPr>
              <w:t>גבעת שמואל</w:t>
            </w:r>
          </w:ins>
        </w:p>
      </w:sdtContent>
    </w:sdt>
    <w:p w14:paraId="3F97056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847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D7FA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361F0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520E5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FDDB0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C976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DB062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887D5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3DEED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FF8AD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E157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09B13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0A66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5BCCC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CCAE1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3F65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173C1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912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4B1C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559C8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63A4F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C661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5F3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7B393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4F94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FE0D7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56547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F3E7E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333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9E0A2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F944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B43D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26F9C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494399"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5DB32B9B"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3D9CD025"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43E9F86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01EC576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E1A9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063C6E87"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5768F2F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3E5B0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36FF33"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FE9117C" w14:textId="3D2C9057" w:rsidR="00071854" w:rsidRPr="00071854" w:rsidRDefault="009879CF"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2-12-12T14:14: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7B50803C"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5A5474DB"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7513E786"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7A5E416"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522BE2C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8A6D9E1" w14:textId="5F54BAE8" w:rsidR="00071854" w:rsidRPr="00071854" w:rsidRDefault="009879CF"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3" w:author="Meryl Etman" w:date="2022-12-12T14:16:00Z">
            <w:r>
              <w:rPr>
                <w:rFonts w:ascii="Times New Roman" w:eastAsia="Times New Roman" w:hAnsi="Times New Roman" w:cs="David"/>
                <w:color w:val="800080"/>
                <w:sz w:val="24"/>
                <w:szCs w:val="24"/>
                <w:rtl/>
              </w:rPr>
              <w:br/>
              <w:t xml:space="preserve">עמוס </w:t>
            </w:r>
            <w:proofErr w:type="spellStart"/>
            <w:r>
              <w:rPr>
                <w:rFonts w:ascii="Times New Roman" w:eastAsia="Times New Roman" w:hAnsi="Times New Roman" w:cs="David"/>
                <w:color w:val="800080"/>
                <w:sz w:val="24"/>
                <w:szCs w:val="24"/>
                <w:rtl/>
              </w:rPr>
              <w:t>בלנק</w:t>
            </w:r>
            <w:proofErr w:type="spellEnd"/>
            <w:r>
              <w:rPr>
                <w:rFonts w:ascii="Times New Roman" w:eastAsia="Times New Roman" w:hAnsi="Times New Roman" w:cs="David"/>
                <w:color w:val="800080"/>
                <w:sz w:val="24"/>
                <w:szCs w:val="24"/>
                <w:rtl/>
              </w:rPr>
              <w:t xml:space="preserve"> - עדי לרר - סשה בר</w:t>
            </w:r>
            <w:r>
              <w:rPr>
                <w:rFonts w:ascii="Times New Roman" w:eastAsia="Times New Roman" w:hAnsi="Times New Roman" w:cs="David"/>
                <w:color w:val="800080"/>
                <w:sz w:val="24"/>
                <w:szCs w:val="24"/>
                <w:rtl/>
              </w:rPr>
              <w:br/>
              <w:t>הארד 7, תל אביב</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4018FCA"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3AF6066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0B5FBAD1"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28E95E6"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3199EAD"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68E93214"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5533244C"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26045B31"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2B29A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62E92CF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6E653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w:t>
      </w:r>
      <w:proofErr w:type="spellStart"/>
      <w:r w:rsidRPr="00071854">
        <w:rPr>
          <w:rFonts w:ascii="Times New Roman" w:eastAsia="Times New Roman" w:hAnsi="Times New Roman" w:cs="David"/>
          <w:bCs/>
          <w:sz w:val="24"/>
          <w:szCs w:val="24"/>
          <w:rtl/>
          <w:lang w:eastAsia="he-IL"/>
        </w:rPr>
        <w:t>התכנית</w:t>
      </w:r>
      <w:proofErr w:type="spellEnd"/>
      <w:r w:rsidRPr="00071854">
        <w:rPr>
          <w:rFonts w:ascii="Times New Roman" w:eastAsia="Times New Roman" w:hAnsi="Times New Roman" w:cs="David"/>
          <w:bCs/>
          <w:sz w:val="24"/>
          <w:szCs w:val="24"/>
          <w:rtl/>
          <w:lang w:eastAsia="he-IL"/>
        </w:rPr>
        <w:t xml:space="preserve">" </w:t>
      </w:r>
      <w:r w:rsidRPr="00071854">
        <w:rPr>
          <w:rFonts w:ascii="Times New Roman" w:eastAsia="Times New Roman" w:hAnsi="Times New Roman" w:cs="David"/>
          <w:sz w:val="24"/>
          <w:szCs w:val="24"/>
          <w:rtl/>
          <w:lang w:eastAsia="he-IL"/>
        </w:rPr>
        <w:t>/</w:t>
      </w:r>
    </w:p>
    <w:p w14:paraId="742D708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E43CA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9B5008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שטח </w:t>
      </w:r>
      <w:proofErr w:type="spellStart"/>
      <w:r w:rsidRPr="00071854">
        <w:rPr>
          <w:rFonts w:ascii="Times New Roman" w:eastAsia="Times New Roman" w:hAnsi="Times New Roman" w:cs="David"/>
          <w:sz w:val="24"/>
          <w:szCs w:val="24"/>
          <w:rtl/>
          <w:lang w:eastAsia="he-IL"/>
        </w:rPr>
        <w:t>התכנית</w:t>
      </w:r>
      <w:proofErr w:type="spellEnd"/>
      <w:r w:rsidRPr="00071854">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0FE328D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A2B778"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56537A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140ECF"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proofErr w:type="spellStart"/>
      <w:r w:rsidRPr="00071854">
        <w:rPr>
          <w:rFonts w:ascii="Times New Roman" w:eastAsia="Times New Roman" w:hAnsi="Times New Roman" w:cs="David"/>
          <w:b/>
          <w:bCs/>
          <w:sz w:val="24"/>
          <w:szCs w:val="24"/>
          <w:rtl/>
          <w:lang w:eastAsia="he-IL"/>
        </w:rPr>
        <w:t>התכניות</w:t>
      </w:r>
      <w:proofErr w:type="spellEnd"/>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071854">
        <w:rPr>
          <w:rFonts w:ascii="Times New Roman" w:eastAsia="Times New Roman" w:hAnsi="Times New Roman" w:cs="David"/>
          <w:sz w:val="24"/>
          <w:szCs w:val="24"/>
          <w:rtl/>
          <w:lang w:eastAsia="he-IL"/>
        </w:rPr>
        <w:lastRenderedPageBreak/>
        <w:t xml:space="preserve">המצוינים ברשימת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2788BD3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CFD2A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16D12B2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71726DB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4DE89FF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4D721D"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1FA2E4"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B8F571"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ACF07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65925EE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B4F6A9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B8A57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76B120D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0446E60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EF44EE0"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6D82AC2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1370F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09E2A0D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5641D09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EB30C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1ABC186B"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3D018295"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DFB736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328832F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2E188FF1"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F56D256"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40D0198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0A6FA29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77BC3E55"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0BB042C9"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03FECEE6"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6153F1AB"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C6B1C16"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21789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 xml:space="preserve">רשימת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והמסמכים שעל היועץ להנפיק.</w:t>
      </w:r>
    </w:p>
    <w:p w14:paraId="731B473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7886E795"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6A6F35B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476D822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4F27F57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w:t>
      </w:r>
      <w:proofErr w:type="spellEnd"/>
      <w:r w:rsidRPr="00071854">
        <w:rPr>
          <w:rFonts w:ascii="Times New Roman" w:eastAsia="Times New Roman" w:hAnsi="Times New Roman" w:cs="David"/>
          <w:sz w:val="24"/>
          <w:szCs w:val="24"/>
          <w:rtl/>
          <w:lang w:eastAsia="he-IL"/>
        </w:rPr>
        <w:t xml:space="preserve">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4B01303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w:t>
      </w:r>
      <w:r w:rsidRPr="00071854">
        <w:rPr>
          <w:rFonts w:ascii="Times New Roman" w:eastAsia="Times New Roman" w:hAnsi="Times New Roman" w:cs="David"/>
          <w:sz w:val="24"/>
          <w:szCs w:val="24"/>
          <w:rtl/>
          <w:lang w:eastAsia="he-IL"/>
        </w:rPr>
        <w:lastRenderedPageBreak/>
        <w:t>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07A2D711"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D21660B"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555476AE"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459E46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279B17A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03E8622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05093F6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4ED1AA0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071854">
        <w:rPr>
          <w:rFonts w:ascii="Times New Roman" w:eastAsia="Times New Roman" w:hAnsi="Times New Roman" w:cs="David"/>
          <w:sz w:val="24"/>
          <w:szCs w:val="24"/>
          <w:rtl/>
          <w:lang w:eastAsia="he-IL"/>
        </w:rPr>
        <w:t>בתכניותיו</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5C74D26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08B920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129287B"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w:t>
      </w:r>
      <w:proofErr w:type="spellStart"/>
      <w:r w:rsidRPr="00071854">
        <w:rPr>
          <w:rFonts w:ascii="Times New Roman" w:eastAsia="Times New Roman" w:hAnsi="Times New Roman" w:cs="David" w:hint="cs"/>
          <w:sz w:val="24"/>
          <w:szCs w:val="24"/>
          <w:rtl/>
          <w:lang w:eastAsia="he-IL"/>
        </w:rPr>
        <w:t>רמדורנט</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של </w:t>
      </w:r>
      <w:proofErr w:type="spellStart"/>
      <w:r w:rsidRPr="00071854">
        <w:rPr>
          <w:rFonts w:ascii="Times New Roman" w:eastAsia="Times New Roman" w:hAnsi="Times New Roman" w:cs="David"/>
          <w:sz w:val="24"/>
          <w:szCs w:val="24"/>
          <w:rtl/>
          <w:lang w:eastAsia="he-IL"/>
        </w:rPr>
        <w:t>רמדור</w:t>
      </w:r>
      <w:proofErr w:type="spellEnd"/>
      <w:r w:rsidRPr="00071854">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6302D74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7F092AB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w:t>
      </w:r>
      <w:r w:rsidRPr="00071854">
        <w:rPr>
          <w:rFonts w:ascii="Times New Roman" w:eastAsia="Times New Roman" w:hAnsi="Times New Roman" w:cs="David"/>
          <w:sz w:val="24"/>
          <w:szCs w:val="24"/>
          <w:rtl/>
          <w:lang w:eastAsia="he-IL"/>
        </w:rPr>
        <w:lastRenderedPageBreak/>
        <w:t>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1DB86E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76A308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FD50D2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3B67588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6BC237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AA844D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2466056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78EA593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516CBB0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534F590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261638F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תיקונים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3D93CE5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6A5EE5EB"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55A7692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סמכויות המנהל</w:t>
      </w:r>
    </w:p>
    <w:p w14:paraId="127AA00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55A7E6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7BB0A01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41FA8EA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ככל שהדבר יידרש.</w:t>
      </w:r>
    </w:p>
    <w:p w14:paraId="443FD06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5F2B8FB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2534EFB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7ADE0F7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3403E7A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4D9C32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יתר הגורמים, מותנות בכך שיסופקו להם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120D42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37801A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0DE579C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377DBF7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לא קיבל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E2792A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7F31B049"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044D38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5B7401B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C72A63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25606D6B"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F5273F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1938B41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 xml:space="preserve">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2F62721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6EC0712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67C14B2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7D6D896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6E3D645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43F970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5692BD2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566EEBB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8568D7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w:t>
      </w:r>
      <w:proofErr w:type="spellStart"/>
      <w:r w:rsidRPr="00071854">
        <w:rPr>
          <w:rFonts w:ascii="Times New Roman" w:eastAsia="Times New Roman" w:hAnsi="Times New Roman" w:cs="David"/>
          <w:sz w:val="24"/>
          <w:szCs w:val="24"/>
          <w:rtl/>
          <w:lang w:eastAsia="he-IL"/>
        </w:rPr>
        <w:t>רמדורנט</w:t>
      </w:r>
      <w:proofErr w:type="spellEnd"/>
      <w:r w:rsidRPr="00071854">
        <w:rPr>
          <w:rFonts w:ascii="Times New Roman" w:eastAsia="Times New Roman" w:hAnsi="Times New Roman" w:cs="David"/>
          <w:sz w:val="24"/>
          <w:szCs w:val="24"/>
          <w:rtl/>
          <w:lang w:eastAsia="he-IL"/>
        </w:rPr>
        <w:t xml:space="preserve">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B7D3BD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071854">
        <w:rPr>
          <w:rFonts w:ascii="Times New Roman" w:eastAsia="Times New Roman" w:hAnsi="Times New Roman" w:cs="David"/>
          <w:sz w:val="24"/>
          <w:szCs w:val="24"/>
          <w:rtl/>
          <w:lang w:eastAsia="he-IL"/>
        </w:rPr>
        <w:t>לשלמם</w:t>
      </w:r>
      <w:proofErr w:type="spellEnd"/>
      <w:r w:rsidRPr="00071854">
        <w:rPr>
          <w:rFonts w:ascii="Times New Roman" w:eastAsia="Times New Roman" w:hAnsi="Times New Roman" w:cs="David"/>
          <w:sz w:val="24"/>
          <w:szCs w:val="24"/>
          <w:rtl/>
          <w:lang w:eastAsia="he-IL"/>
        </w:rPr>
        <w:t xml:space="preserve">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7E6C5587"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D1A1A6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071854">
        <w:rPr>
          <w:rFonts w:ascii="Times New Roman" w:eastAsia="Times New Roman" w:hAnsi="Times New Roman" w:cs="David"/>
          <w:sz w:val="24"/>
          <w:szCs w:val="24"/>
          <w:rtl/>
          <w:lang w:eastAsia="he-IL"/>
        </w:rPr>
        <w:t>לתכניותיו</w:t>
      </w:r>
      <w:proofErr w:type="spellEnd"/>
      <w:r w:rsidRPr="00071854">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0D7291F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7F55A5C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3C6FF8C"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4464F6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2860654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151A263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2739DD0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71E0705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w:t>
      </w:r>
      <w:proofErr w:type="spellStart"/>
      <w:r w:rsidRPr="00071854">
        <w:rPr>
          <w:rFonts w:ascii="Times New Roman" w:eastAsia="Times New Roman" w:hAnsi="Times New Roman" w:cs="David"/>
          <w:sz w:val="24"/>
          <w:szCs w:val="24"/>
          <w:rtl/>
          <w:lang w:eastAsia="he-IL"/>
        </w:rPr>
        <w:t>באומדן</w:t>
      </w:r>
      <w:proofErr w:type="spellEnd"/>
      <w:r w:rsidRPr="00071854">
        <w:rPr>
          <w:rFonts w:ascii="Times New Roman" w:eastAsia="Times New Roman" w:hAnsi="Times New Roman" w:cs="David"/>
          <w:sz w:val="24"/>
          <w:szCs w:val="24"/>
          <w:rtl/>
          <w:lang w:eastAsia="he-IL"/>
        </w:rPr>
        <w:t xml:space="preserve">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4A419E0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525955A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836D37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7A5B24C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59E574F"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76883EF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63E3D488"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65D40BF"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289A2F9" w14:textId="77777777" w:rsidR="005B5631" w:rsidRPr="00013687" w:rsidRDefault="005B5631" w:rsidP="005B5631">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3DFE26"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64BF3E4"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AD81D82"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F10075"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BAB68A2"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9DA10C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DC27AEF"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8F2F81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C247F5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w:t>
      </w:r>
      <w:r>
        <w:rPr>
          <w:rFonts w:ascii="Times New Roman" w:eastAsia="Times New Roman" w:hAnsi="Times New Roman" w:cs="David" w:hint="cs"/>
          <w:sz w:val="20"/>
          <w:szCs w:val="24"/>
          <w:rtl/>
          <w:lang w:eastAsia="he-IL"/>
        </w:rPr>
        <w:lastRenderedPageBreak/>
        <w:t>לגבולות האחריות כאמור.</w:t>
      </w:r>
    </w:p>
    <w:p w14:paraId="5F353505"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73FDE8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849A9FB"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D0AC51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1380B6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E1B290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30259BF"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39CA8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01C7F1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4405C5"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C9E38CD"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CF5C8F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 xml:space="preserve">אספקת </w:t>
      </w:r>
      <w:proofErr w:type="spellStart"/>
      <w:r w:rsidRPr="00071854">
        <w:rPr>
          <w:rFonts w:ascii="Times New Roman" w:eastAsia="Times New Roman" w:hAnsi="Times New Roman" w:cs="David"/>
          <w:bCs/>
          <w:sz w:val="24"/>
          <w:szCs w:val="24"/>
          <w:u w:val="single"/>
          <w:rtl/>
          <w:lang w:eastAsia="he-IL"/>
        </w:rPr>
        <w:t>תכניות</w:t>
      </w:r>
      <w:proofErr w:type="spellEnd"/>
    </w:p>
    <w:p w14:paraId="6C2BAA4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ובכללן,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ומסמכים המנויים ברשימה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כנספח </w:t>
      </w:r>
      <w:r w:rsidRPr="00071854">
        <w:rPr>
          <w:rFonts w:ascii="Times New Roman" w:eastAsia="Times New Roman" w:hAnsi="Times New Roman" w:cs="David"/>
          <w:b/>
          <w:bCs/>
          <w:sz w:val="24"/>
          <w:szCs w:val="24"/>
          <w:rtl/>
          <w:lang w:eastAsia="he-IL"/>
        </w:rPr>
        <w:lastRenderedPageBreak/>
        <w:t>ח'</w:t>
      </w:r>
      <w:r w:rsidRPr="00071854">
        <w:rPr>
          <w:rFonts w:ascii="Times New Roman" w:eastAsia="Times New Roman" w:hAnsi="Times New Roman" w:cs="David"/>
          <w:sz w:val="24"/>
          <w:szCs w:val="24"/>
          <w:rtl/>
          <w:lang w:eastAsia="he-IL"/>
        </w:rPr>
        <w:t xml:space="preserve"> לחוזה זה, ובמידה והדרישה מתייחסת </w:t>
      </w:r>
      <w:proofErr w:type="spellStart"/>
      <w:r w:rsidRPr="00071854">
        <w:rPr>
          <w:rFonts w:ascii="Times New Roman" w:eastAsia="Times New Roman" w:hAnsi="Times New Roman" w:cs="David"/>
          <w:sz w:val="24"/>
          <w:szCs w:val="24"/>
          <w:rtl/>
          <w:lang w:eastAsia="he-IL"/>
        </w:rPr>
        <w:t>לתכניות</w:t>
      </w:r>
      <w:proofErr w:type="spellEnd"/>
      <w:r w:rsidRPr="00071854">
        <w:rPr>
          <w:rFonts w:ascii="Times New Roman" w:eastAsia="Times New Roman" w:hAnsi="Times New Roman" w:cs="David"/>
          <w:sz w:val="24"/>
          <w:szCs w:val="24"/>
          <w:rtl/>
          <w:lang w:eastAsia="he-IL"/>
        </w:rPr>
        <w:t xml:space="preserve">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6230845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7A51E4E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לפי העניין.</w:t>
      </w:r>
    </w:p>
    <w:p w14:paraId="32C86ACF"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DB653D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66BBA51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לא יהיה זכאי לכל תשלום נוסף בעד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47B852F8"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זכות הקניין בכל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היועץ אינו רשאי להשתמש </w:t>
      </w:r>
      <w:proofErr w:type="spellStart"/>
      <w:r w:rsidRPr="00071854">
        <w:rPr>
          <w:rFonts w:ascii="Times New Roman" w:eastAsia="Times New Roman" w:hAnsi="Times New Roman" w:cs="David"/>
          <w:sz w:val="24"/>
          <w:szCs w:val="24"/>
          <w:rtl/>
          <w:lang w:eastAsia="he-IL"/>
        </w:rPr>
        <w:t>בתכניות</w:t>
      </w:r>
      <w:proofErr w:type="spellEnd"/>
      <w:r w:rsidRPr="00071854">
        <w:rPr>
          <w:rFonts w:ascii="Times New Roman" w:eastAsia="Times New Roman" w:hAnsi="Times New Roman" w:cs="David"/>
          <w:sz w:val="24"/>
          <w:szCs w:val="24"/>
          <w:rtl/>
          <w:lang w:eastAsia="he-IL"/>
        </w:rPr>
        <w:t xml:space="preserve"> לצורך תכנון ובניה של פרויקט אחר  שלא בהסכמת המזמין.</w:t>
      </w:r>
    </w:p>
    <w:p w14:paraId="0553CD1D"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7AF07CE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76F523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 xml:space="preserve">י הדין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צו הרחבה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הסכם כלשהו על עובד</w:t>
      </w:r>
      <w:r w:rsidRPr="00071854">
        <w:rPr>
          <w:rFonts w:ascii="Times New Roman" w:eastAsia="Times New Roman" w:hAnsi="Times New Roman" w:cs="David" w:hint="cs"/>
          <w:sz w:val="24"/>
          <w:szCs w:val="24"/>
          <w:rtl/>
          <w:lang w:eastAsia="he-IL"/>
        </w:rPr>
        <w:t>.</w:t>
      </w:r>
    </w:p>
    <w:p w14:paraId="3568873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w:t>
      </w:r>
      <w:proofErr w:type="spellStart"/>
      <w:r w:rsidRPr="00071854">
        <w:rPr>
          <w:rFonts w:ascii="Times New Roman" w:eastAsia="Times New Roman" w:hAnsi="Times New Roman" w:cs="David" w:hint="cs"/>
          <w:color w:val="000000"/>
          <w:sz w:val="24"/>
          <w:szCs w:val="24"/>
          <w:rtl/>
          <w:lang w:eastAsia="he-IL"/>
        </w:rPr>
        <w:t>שלוחיו</w:t>
      </w:r>
      <w:proofErr w:type="spellEnd"/>
      <w:r w:rsidRPr="00071854">
        <w:rPr>
          <w:rFonts w:ascii="Times New Roman" w:eastAsia="Times New Roman" w:hAnsi="Times New Roman" w:cs="David" w:hint="cs"/>
          <w:color w:val="000000"/>
          <w:sz w:val="24"/>
          <w:szCs w:val="24"/>
          <w:rtl/>
          <w:lang w:eastAsia="he-IL"/>
        </w:rPr>
        <w:t xml:space="preserve">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617169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w:t>
      </w:r>
      <w:proofErr w:type="spellStart"/>
      <w:r w:rsidRPr="00071854">
        <w:rPr>
          <w:rFonts w:ascii="Times New Roman" w:eastAsia="Times New Roman" w:hAnsi="Times New Roman" w:cs="David"/>
          <w:sz w:val="24"/>
          <w:szCs w:val="24"/>
          <w:rtl/>
          <w:lang w:eastAsia="he-IL"/>
        </w:rPr>
        <w:t>ישא</w:t>
      </w:r>
      <w:proofErr w:type="spellEnd"/>
      <w:r w:rsidRPr="00071854">
        <w:rPr>
          <w:rFonts w:ascii="Times New Roman" w:eastAsia="Times New Roman" w:hAnsi="Times New Roman" w:cs="David"/>
          <w:sz w:val="24"/>
          <w:szCs w:val="24"/>
          <w:rtl/>
          <w:lang w:eastAsia="he-IL"/>
        </w:rPr>
        <w:t xml:space="preserve"> לבדו </w:t>
      </w:r>
      <w:r w:rsidRPr="00071854">
        <w:rPr>
          <w:rFonts w:ascii="Times New Roman" w:eastAsia="Times New Roman" w:hAnsi="Times New Roman" w:cs="David"/>
          <w:color w:val="000000"/>
          <w:sz w:val="24"/>
          <w:szCs w:val="24"/>
          <w:rtl/>
          <w:lang w:eastAsia="he-IL"/>
        </w:rPr>
        <w:t xml:space="preserve">בכל התשלומים ו/או </w:t>
      </w:r>
      <w:proofErr w:type="spellStart"/>
      <w:r w:rsidRPr="00071854">
        <w:rPr>
          <w:rFonts w:ascii="Times New Roman" w:eastAsia="Times New Roman" w:hAnsi="Times New Roman" w:cs="David"/>
          <w:color w:val="000000"/>
          <w:sz w:val="24"/>
          <w:szCs w:val="24"/>
          <w:rtl/>
          <w:lang w:eastAsia="he-IL"/>
        </w:rPr>
        <w:t>המסים</w:t>
      </w:r>
      <w:proofErr w:type="spellEnd"/>
      <w:r w:rsidRPr="00071854">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3EC9F2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47A1D2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w:t>
      </w:r>
      <w:r w:rsidRPr="00071854">
        <w:rPr>
          <w:rFonts w:ascii="Times New Roman" w:eastAsia="Times New Roman" w:hAnsi="Times New Roman" w:cs="David" w:hint="cs"/>
          <w:color w:val="000000"/>
          <w:sz w:val="24"/>
          <w:szCs w:val="24"/>
          <w:rtl/>
          <w:lang w:eastAsia="he-IL"/>
        </w:rPr>
        <w:lastRenderedPageBreak/>
        <w:t>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BBE63CC"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12076D24"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1F2C45C"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1963E5C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8739DED"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767E4644"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655A8F3E"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5E363721"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60EDE59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218EEF8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3882E6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1A688115"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362CB26F"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6BC621D1"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הפר את הוראת סעיף 7.5 לעיל.</w:t>
      </w:r>
    </w:p>
    <w:p w14:paraId="2B0C326F"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0DF78832"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6C309EA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043919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5B34F9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1A50394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12B1813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EB674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8AA6AFA"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CD6E89D"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1BA6A92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63B4EA8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2E962C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522EC8C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יינתנו באמצעות המנהל הראשי אישית ובאמצעות צוות עובדיו של היועץ </w:t>
      </w:r>
      <w:r w:rsidRPr="00071854">
        <w:rPr>
          <w:rFonts w:ascii="Times New Roman" w:eastAsia="Times New Roman" w:hAnsi="Times New Roman" w:cs="David"/>
          <w:sz w:val="24"/>
          <w:szCs w:val="24"/>
          <w:rtl/>
          <w:lang w:eastAsia="he-IL"/>
        </w:rPr>
        <w:lastRenderedPageBreak/>
        <w:t>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67D9AB0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483D802"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710286B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08F7DB7A"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7AB907E"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7BD2FBF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681892B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מתחייב לשמור על סודיות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1C2211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F7B832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w:t>
      </w:r>
      <w:proofErr w:type="spellStart"/>
      <w:r w:rsidRPr="00071854">
        <w:rPr>
          <w:rFonts w:ascii="Times New Roman" w:eastAsia="Times New Roman" w:hAnsi="Times New Roman" w:cs="David" w:hint="cs"/>
          <w:sz w:val="24"/>
          <w:szCs w:val="24"/>
          <w:rtl/>
          <w:lang w:eastAsia="he-IL"/>
        </w:rPr>
        <w:t>שלוחיו</w:t>
      </w:r>
      <w:proofErr w:type="spellEnd"/>
      <w:r w:rsidRPr="00071854">
        <w:rPr>
          <w:rFonts w:ascii="Times New Roman" w:eastAsia="Times New Roman" w:hAnsi="Times New Roman" w:cs="David" w:hint="cs"/>
          <w:sz w:val="24"/>
          <w:szCs w:val="24"/>
          <w:rtl/>
          <w:lang w:eastAsia="he-IL"/>
        </w:rPr>
        <w:t xml:space="preserve">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20638AA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25CAB21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6C1FB1A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16EFAA44"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0363AE9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22CF5E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שונות</w:t>
      </w:r>
    </w:p>
    <w:p w14:paraId="31E250B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5240813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0FA9B595"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CA7DB1C"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4E8DB409"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2D40A8A5"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4928095"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235BA84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E535E9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F60CCE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2FA19209"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646C2E1F"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53246B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14CF79B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67DA49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71854">
        <w:rPr>
          <w:rFonts w:ascii="Times New Roman" w:eastAsia="Times New Roman" w:hAnsi="Times New Roman" w:cs="David"/>
          <w:sz w:val="24"/>
          <w:szCs w:val="24"/>
          <w:rtl/>
          <w:lang w:eastAsia="he-IL"/>
        </w:rPr>
        <w:t>לס"ק</w:t>
      </w:r>
      <w:proofErr w:type="spellEnd"/>
      <w:r w:rsidRPr="00071854">
        <w:rPr>
          <w:rFonts w:ascii="Times New Roman" w:eastAsia="Times New Roman" w:hAnsi="Times New Roman" w:cs="David"/>
          <w:sz w:val="24"/>
          <w:szCs w:val="24"/>
          <w:rtl/>
          <w:lang w:eastAsia="he-IL"/>
        </w:rPr>
        <w:t xml:space="preserve"> זה.</w:t>
      </w:r>
    </w:p>
    <w:p w14:paraId="4D2034C2"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w:t>
      </w:r>
      <w:r w:rsidRPr="00071854">
        <w:rPr>
          <w:rFonts w:ascii="Times New Roman" w:eastAsia="Times New Roman" w:hAnsi="Times New Roman" w:cs="David"/>
          <w:sz w:val="24"/>
          <w:szCs w:val="24"/>
          <w:rtl/>
          <w:lang w:eastAsia="he-IL"/>
        </w:rPr>
        <w:lastRenderedPageBreak/>
        <w:t xml:space="preserve">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6794D2B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36480F5"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1B425F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7219BAD"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071854">
        <w:rPr>
          <w:rFonts w:ascii="Times New Roman" w:eastAsia="Times New Roman" w:hAnsi="Times New Roman" w:cs="David"/>
          <w:sz w:val="24"/>
          <w:szCs w:val="24"/>
          <w:rtl/>
          <w:lang w:eastAsia="he-IL"/>
        </w:rPr>
        <w:t>מורשי</w:t>
      </w:r>
      <w:proofErr w:type="spellEnd"/>
      <w:r w:rsidRPr="00071854">
        <w:rPr>
          <w:rFonts w:ascii="Times New Roman" w:eastAsia="Times New Roman" w:hAnsi="Times New Roman" w:cs="David"/>
          <w:sz w:val="24"/>
          <w:szCs w:val="24"/>
          <w:rtl/>
          <w:lang w:eastAsia="he-IL"/>
        </w:rPr>
        <w:t xml:space="preserve"> החתימה של המזמין.</w:t>
      </w:r>
    </w:p>
    <w:p w14:paraId="2F5DE3A3"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FF2A900"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5B4A3519"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48E3E097"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692BD8E5"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22CB370"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7ECBF42"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0720C35" w14:textId="56305283"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 w:author="Meryl Etman" w:date="2022-12-12T14:16:00Z">
            <w:r w:rsidR="009879CF">
              <w:rPr>
                <w:rFonts w:ascii="Times New Roman" w:eastAsia="Times New Roman" w:hAnsi="Times New Roman" w:cs="David"/>
                <w:sz w:val="20"/>
                <w:szCs w:val="24"/>
                <w:rtl/>
                <w:lang w:eastAsia="he-IL"/>
              </w:rPr>
              <w:t xml:space="preserve">עמוס </w:t>
            </w:r>
            <w:proofErr w:type="spellStart"/>
            <w:r w:rsidR="009879CF">
              <w:rPr>
                <w:rFonts w:ascii="Times New Roman" w:eastAsia="Times New Roman" w:hAnsi="Times New Roman" w:cs="David"/>
                <w:sz w:val="20"/>
                <w:szCs w:val="24"/>
                <w:rtl/>
                <w:lang w:eastAsia="he-IL"/>
              </w:rPr>
              <w:t>בלנק</w:t>
            </w:r>
            <w:proofErr w:type="spellEnd"/>
            <w:r w:rsidR="009879CF">
              <w:rPr>
                <w:rFonts w:ascii="Times New Roman" w:eastAsia="Times New Roman" w:hAnsi="Times New Roman" w:cs="David"/>
                <w:sz w:val="20"/>
                <w:szCs w:val="24"/>
                <w:rtl/>
                <w:lang w:eastAsia="he-IL"/>
              </w:rPr>
              <w:t xml:space="preserve"> - עדי לרר - סשה בר</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 w:author="Meryl Etman" w:date="2022-12-12T14:14:00Z">
            <w:r w:rsidR="009879CF" w:rsidRPr="008E7222">
              <w:rPr>
                <w:rStyle w:val="a7"/>
                <w:rtl/>
              </w:rPr>
              <w:t>[שם צד א]</w:t>
            </w:r>
          </w:ins>
        </w:sdtContent>
      </w:sdt>
    </w:p>
    <w:p w14:paraId="624B4729"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CF5DE1C"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56DFCA"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D43FE5"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3A4033D"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1D2D34"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85BE8E6" w14:textId="7AC973DE" w:rsidR="00F219C7" w:rsidRDefault="00F21BBE" w:rsidP="00F21BBE">
      <w:pPr>
        <w:widowControl w:val="0"/>
        <w:spacing w:before="0" w:beforeAutospacing="0" w:after="0" w:afterAutospacing="0" w:line="240" w:lineRule="auto"/>
        <w:jc w:val="both"/>
        <w:rPr>
          <w:ins w:id="6" w:author="Meryl Etman [2]" w:date="2022-12-12T14:19: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D6EFB5E" w14:textId="77777777" w:rsidR="00F219C7" w:rsidRDefault="00F219C7">
      <w:pPr>
        <w:bidi w:val="0"/>
        <w:spacing w:before="0" w:beforeAutospacing="0" w:after="160" w:afterAutospacing="0" w:line="259" w:lineRule="auto"/>
        <w:rPr>
          <w:ins w:id="7" w:author="Meryl Etman [2]" w:date="2022-12-12T14:19:00Z"/>
          <w:rFonts w:ascii="Times New Roman" w:eastAsia="Times New Roman" w:hAnsi="Times New Roman" w:cs="David"/>
          <w:sz w:val="20"/>
          <w:szCs w:val="24"/>
          <w:rtl/>
          <w:lang w:eastAsia="he-IL"/>
        </w:rPr>
      </w:pPr>
      <w:ins w:id="8" w:author="Meryl Etman [2]" w:date="2022-12-12T14:19:00Z">
        <w:r>
          <w:rPr>
            <w:rFonts w:ascii="Times New Roman" w:eastAsia="Times New Roman" w:hAnsi="Times New Roman" w:cs="David"/>
            <w:sz w:val="20"/>
            <w:szCs w:val="24"/>
            <w:rtl/>
            <w:lang w:eastAsia="he-IL"/>
          </w:rPr>
          <w:br w:type="page"/>
        </w:r>
      </w:ins>
    </w:p>
    <w:p w14:paraId="2A50DA0A" w14:textId="5953713B" w:rsidR="00F21BBE" w:rsidRPr="00B27B4C" w:rsidDel="00F219C7" w:rsidRDefault="00F21BBE" w:rsidP="00F21BBE">
      <w:pPr>
        <w:widowControl w:val="0"/>
        <w:spacing w:before="0" w:beforeAutospacing="0" w:after="0" w:afterAutospacing="0" w:line="240" w:lineRule="auto"/>
        <w:jc w:val="both"/>
        <w:rPr>
          <w:del w:id="9" w:author="Meryl Etman [2]" w:date="2022-12-12T14:19:00Z"/>
          <w:rFonts w:ascii="Times New Roman" w:eastAsia="Times New Roman" w:hAnsi="Times New Roman" w:cs="David"/>
          <w:sz w:val="20"/>
          <w:szCs w:val="24"/>
          <w:rtl/>
          <w:lang w:eastAsia="he-IL"/>
        </w:rPr>
      </w:pPr>
    </w:p>
    <w:p w14:paraId="0902A490" w14:textId="712BC3D1" w:rsidR="00F21BBE" w:rsidRPr="00B27B4C" w:rsidDel="00F219C7" w:rsidRDefault="00F21BBE" w:rsidP="00F21BBE">
      <w:pPr>
        <w:widowControl w:val="0"/>
        <w:spacing w:before="0" w:beforeAutospacing="0" w:after="0" w:afterAutospacing="0" w:line="240" w:lineRule="auto"/>
        <w:jc w:val="both"/>
        <w:rPr>
          <w:del w:id="10" w:author="Meryl Etman [2]" w:date="2022-12-12T14:19:00Z"/>
          <w:rFonts w:ascii="Times New Roman" w:eastAsia="Times New Roman" w:hAnsi="Times New Roman" w:cs="David"/>
          <w:sz w:val="20"/>
          <w:szCs w:val="24"/>
          <w:rtl/>
          <w:lang w:eastAsia="he-IL"/>
        </w:rPr>
      </w:pPr>
    </w:p>
    <w:p w14:paraId="456FD618" w14:textId="37040B88" w:rsidR="00F21BBE" w:rsidRPr="00716AAE" w:rsidDel="00F219C7" w:rsidRDefault="00F21BBE" w:rsidP="00F21BBE">
      <w:pPr>
        <w:widowControl w:val="0"/>
        <w:bidi w:val="0"/>
        <w:spacing w:before="0" w:beforeAutospacing="0" w:after="0" w:afterAutospacing="0" w:line="240" w:lineRule="auto"/>
        <w:rPr>
          <w:del w:id="11" w:author="Meryl Etman [2]" w:date="2022-12-12T14:19:00Z"/>
          <w:rFonts w:ascii="Times New Roman" w:eastAsia="Times New Roman" w:hAnsi="Times New Roman" w:cs="David"/>
          <w:sz w:val="24"/>
          <w:szCs w:val="24"/>
          <w:lang w:eastAsia="he-IL"/>
        </w:rPr>
      </w:pPr>
    </w:p>
    <w:p w14:paraId="6E752FE2" w14:textId="313B3BBF" w:rsidR="00F21BBE" w:rsidDel="00F219C7" w:rsidRDefault="00F21BBE" w:rsidP="00F21BBE">
      <w:pPr>
        <w:widowControl w:val="0"/>
        <w:bidi w:val="0"/>
        <w:spacing w:before="0" w:beforeAutospacing="0" w:after="0" w:afterAutospacing="0" w:line="240" w:lineRule="auto"/>
        <w:rPr>
          <w:del w:id="12" w:author="Meryl Etman [2]" w:date="2022-12-12T14:19:00Z"/>
          <w:rFonts w:ascii="Times New Roman" w:eastAsia="Times New Roman" w:hAnsi="Times New Roman" w:cs="David"/>
          <w:sz w:val="24"/>
          <w:szCs w:val="24"/>
          <w:lang w:eastAsia="he-IL"/>
        </w:rPr>
      </w:pPr>
    </w:p>
    <w:p w14:paraId="20BAD0CA" w14:textId="486FD1F9" w:rsidR="00F21BBE" w:rsidDel="00F219C7" w:rsidRDefault="00F21BBE" w:rsidP="00F21BBE">
      <w:pPr>
        <w:widowControl w:val="0"/>
        <w:bidi w:val="0"/>
        <w:spacing w:before="0" w:beforeAutospacing="0" w:after="0" w:afterAutospacing="0" w:line="240" w:lineRule="auto"/>
        <w:rPr>
          <w:del w:id="13" w:author="Meryl Etman [2]" w:date="2022-12-12T14:19:00Z"/>
          <w:rFonts w:ascii="Times New Roman" w:eastAsia="Times New Roman" w:hAnsi="Times New Roman" w:cs="David"/>
          <w:sz w:val="24"/>
          <w:szCs w:val="24"/>
          <w:lang w:eastAsia="he-IL"/>
        </w:rPr>
      </w:pPr>
    </w:p>
    <w:p w14:paraId="39E88736"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2897F471"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6889540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7768E36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EA0C31" w14:textId="4A72AA69"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customXmlDelRangeStart w:id="14" w:author="Meryl Etman [2]" w:date="2022-12-12T14:19: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14"/>
          <w:ins w:id="15" w:author="Meryl Etman" w:date="2022-12-12T14:13:00Z">
            <w:del w:id="16" w:author="Meryl Etman [2]" w:date="2022-12-12T14:19:00Z">
              <w:r w:rsidR="009879CF" w:rsidDel="00F219C7">
                <w:rPr>
                  <w:rFonts w:ascii="Times New Roman" w:eastAsia="Times New Roman" w:hAnsi="Times New Roman" w:cs="David" w:hint="cs"/>
                  <w:color w:val="00B0F0"/>
                  <w:sz w:val="24"/>
                  <w:szCs w:val="24"/>
                  <w:rtl/>
                  <w:lang w:eastAsia="he-IL"/>
                </w:rPr>
                <w:delText>גבעת שמואל</w:delText>
              </w:r>
            </w:del>
          </w:ins>
          <w:customXmlDelRangeStart w:id="17" w:author="Meryl Etman [2]" w:date="2022-12-12T14:19:00Z"/>
        </w:sdtContent>
      </w:sdt>
      <w:customXmlDelRangeEnd w:id="17"/>
      <w:del w:id="18" w:author="Meryl Etman [2]" w:date="2022-12-12T14:19:00Z">
        <w:r w:rsidRPr="00D24A47" w:rsidDel="00F219C7">
          <w:rPr>
            <w:rFonts w:ascii="Times New Roman" w:eastAsia="Times New Roman" w:hAnsi="Times New Roman" w:cs="David" w:hint="cs"/>
            <w:color w:val="00B0F0"/>
            <w:sz w:val="24"/>
            <w:szCs w:val="24"/>
            <w:rtl/>
            <w:lang w:eastAsia="he-IL"/>
          </w:rPr>
          <w:delText xml:space="preserve"> - </w:delText>
        </w:r>
      </w:del>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9" w:author="Meryl Etman" w:date="2022-12-12T14:13:00Z">
            <w:r w:rsidR="009879CF">
              <w:rPr>
                <w:rFonts w:ascii="Times New Roman" w:eastAsia="Times New Roman" w:hAnsi="Times New Roman" w:cs="David" w:hint="cs"/>
                <w:color w:val="00B0F0"/>
                <w:sz w:val="24"/>
                <w:szCs w:val="24"/>
                <w:rtl/>
              </w:rPr>
              <w:t>גבעת שמואל</w:t>
            </w:r>
          </w:ins>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Meryl Etman" w:date="2022-12-12T14:13:00Z">
            <w:r w:rsidR="009879CF">
              <w:rPr>
                <w:rFonts w:ascii="Times New Roman" w:eastAsia="Times New Roman" w:hAnsi="Times New Roman" w:cs="David" w:hint="cs"/>
                <w:color w:val="00B0F0"/>
                <w:sz w:val="24"/>
                <w:szCs w:val="24"/>
                <w:rtl/>
              </w:rPr>
              <w:t>סביוני גבעת שמואל מגרשים 1006-1007</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6E278C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418235" w14:textId="40855A98"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proofErr w:type="spellStart"/>
      <w:r w:rsidRPr="00D24A47">
        <w:rPr>
          <w:rFonts w:ascii="Times New Roman" w:eastAsia="Times New Roman" w:hAnsi="Times New Roman" w:cs="David" w:hint="cs"/>
          <w:b/>
          <w:bCs/>
          <w:sz w:val="24"/>
          <w:szCs w:val="24"/>
          <w:rtl/>
          <w:lang w:eastAsia="he-IL"/>
        </w:rPr>
        <w:t>התכנית</w:t>
      </w:r>
      <w:proofErr w:type="spellEnd"/>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1" w:author="Meryl Etman" w:date="2022-12-12T14:17:00Z">
            <w:r w:rsidR="009879CF">
              <w:rPr>
                <w:rFonts w:ascii="Times New Roman" w:eastAsia="Times New Roman" w:hAnsi="Times New Roman" w:cs="David" w:hint="cs"/>
                <w:color w:val="008000"/>
                <w:sz w:val="24"/>
                <w:szCs w:val="24"/>
                <w:rtl/>
              </w:rPr>
              <w:t>427-0218768</w:t>
            </w:r>
          </w:ins>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2" w:author="Meryl Etman" w:date="2022-12-12T14:17:00Z">
            <w:r w:rsidR="009879CF">
              <w:rPr>
                <w:rFonts w:ascii="Times New Roman" w:eastAsia="Times New Roman" w:hAnsi="Times New Roman" w:cs="David" w:hint="cs"/>
                <w:sz w:val="24"/>
                <w:szCs w:val="24"/>
                <w:rtl/>
                <w:lang w:eastAsia="he-IL"/>
              </w:rPr>
              <w:t>6191</w:t>
            </w:r>
          </w:ins>
        </w:sdtContent>
      </w:sdt>
      <w:ins w:id="23" w:author="Meryl Etman [2]" w:date="2022-12-12T14:19:00Z">
        <w:r w:rsidR="00F219C7">
          <w:rPr>
            <w:rFonts w:ascii="Times New Roman" w:eastAsia="Times New Roman" w:hAnsi="Times New Roman" w:cs="David" w:hint="cs"/>
            <w:sz w:val="24"/>
            <w:szCs w:val="24"/>
            <w:rtl/>
            <w:lang w:eastAsia="he-IL"/>
          </w:rPr>
          <w:t>, חלקות 84,85, מגרשים 1006, 1007.</w:t>
        </w:r>
      </w:ins>
      <w:del w:id="24" w:author="Meryl Etman [2]" w:date="2022-12-12T14:19:00Z">
        <w:r w:rsidRPr="00D24A47" w:rsidDel="00F219C7">
          <w:rPr>
            <w:rFonts w:ascii="Times New Roman" w:eastAsia="Times New Roman" w:hAnsi="Times New Roman" w:cs="David" w:hint="cs"/>
            <w:sz w:val="24"/>
            <w:szCs w:val="24"/>
            <w:rtl/>
            <w:lang w:eastAsia="he-IL"/>
          </w:rPr>
          <w:delText>.</w:delText>
        </w:r>
      </w:del>
    </w:p>
    <w:p w14:paraId="012CD90A"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w:t>
      </w:r>
      <w:proofErr w:type="spellStart"/>
      <w:r w:rsidRPr="00D24A47">
        <w:rPr>
          <w:rFonts w:ascii="Times New Roman" w:eastAsia="Times New Roman" w:hAnsi="Times New Roman" w:cs="David" w:hint="cs"/>
          <w:sz w:val="24"/>
          <w:szCs w:val="24"/>
          <w:rtl/>
          <w:lang w:eastAsia="he-IL"/>
        </w:rPr>
        <w:t>לתכנית</w:t>
      </w:r>
      <w:proofErr w:type="spellEnd"/>
      <w:r w:rsidRPr="00D24A47">
        <w:rPr>
          <w:rFonts w:ascii="Times New Roman" w:eastAsia="Times New Roman" w:hAnsi="Times New Roman" w:cs="David" w:hint="cs"/>
          <w:sz w:val="24"/>
          <w:szCs w:val="24"/>
          <w:rtl/>
          <w:lang w:eastAsia="he-IL"/>
        </w:rPr>
        <w:t xml:space="preserve">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w:t>
      </w:r>
      <w:proofErr w:type="spellStart"/>
      <w:r w:rsidRPr="00D24A47">
        <w:rPr>
          <w:rFonts w:ascii="Times New Roman" w:eastAsia="Times New Roman" w:hAnsi="Times New Roman" w:cs="David" w:hint="cs"/>
          <w:sz w:val="24"/>
          <w:szCs w:val="24"/>
          <w:rtl/>
          <w:lang w:eastAsia="he-IL"/>
        </w:rPr>
        <w:t>ובתכניות</w:t>
      </w:r>
      <w:proofErr w:type="spellEnd"/>
      <w:r w:rsidRPr="00D24A47">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D24A47">
        <w:rPr>
          <w:rFonts w:ascii="Times New Roman" w:eastAsia="Times New Roman" w:hAnsi="Times New Roman" w:cs="David" w:hint="cs"/>
          <w:sz w:val="24"/>
          <w:szCs w:val="24"/>
          <w:rtl/>
          <w:lang w:eastAsia="he-IL"/>
        </w:rPr>
        <w:t>התב"ע</w:t>
      </w:r>
      <w:proofErr w:type="spellEnd"/>
      <w:r w:rsidRPr="00D24A47">
        <w:rPr>
          <w:rFonts w:ascii="Times New Roman" w:eastAsia="Times New Roman" w:hAnsi="Times New Roman" w:cs="David" w:hint="cs"/>
          <w:sz w:val="24"/>
          <w:szCs w:val="24"/>
          <w:rtl/>
          <w:lang w:eastAsia="he-IL"/>
        </w:rPr>
        <w:t xml:space="preserve"> </w:t>
      </w:r>
      <w:proofErr w:type="spellStart"/>
      <w:r w:rsidRPr="00D24A47">
        <w:rPr>
          <w:rFonts w:ascii="Times New Roman" w:eastAsia="Times New Roman" w:hAnsi="Times New Roman" w:cs="David" w:hint="cs"/>
          <w:sz w:val="24"/>
          <w:szCs w:val="24"/>
          <w:rtl/>
          <w:lang w:eastAsia="he-IL"/>
        </w:rPr>
        <w:t>ותכניות</w:t>
      </w:r>
      <w:proofErr w:type="spellEnd"/>
      <w:r w:rsidRPr="00D24A47">
        <w:rPr>
          <w:rFonts w:ascii="Times New Roman" w:eastAsia="Times New Roman" w:hAnsi="Times New Roman" w:cs="David" w:hint="cs"/>
          <w:sz w:val="24"/>
          <w:szCs w:val="24"/>
          <w:rtl/>
          <w:lang w:eastAsia="he-IL"/>
        </w:rPr>
        <w:t xml:space="preserve"> הבינוי במתכונת שתאושר ובהתאם להוראות המזמין.</w:t>
      </w:r>
    </w:p>
    <w:p w14:paraId="308F076F"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1D0D01" w14:textId="6661151C"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5" w:author="Meryl Etman" w:date="2022-12-12T14:13:00Z">
            <w:r w:rsidR="009879CF">
              <w:rPr>
                <w:rFonts w:ascii="Times New Roman" w:eastAsia="Times New Roman" w:hAnsi="Times New Roman" w:cs="David" w:hint="cs"/>
                <w:color w:val="008000"/>
                <w:sz w:val="24"/>
                <w:szCs w:val="24"/>
                <w:rtl/>
              </w:rPr>
              <w:t>גבעת שמואל</w:t>
            </w:r>
          </w:ins>
        </w:sdtContent>
      </w:sdt>
      <w:r w:rsidRPr="00D24A47">
        <w:rPr>
          <w:rFonts w:ascii="Times New Roman" w:eastAsia="Times New Roman" w:hAnsi="Times New Roman" w:cs="David" w:hint="cs"/>
          <w:color w:val="008000"/>
          <w:sz w:val="24"/>
          <w:szCs w:val="24"/>
          <w:rtl/>
        </w:rPr>
        <w:t>.</w:t>
      </w:r>
    </w:p>
    <w:p w14:paraId="4788E958"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6A6CAE81"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666F8D6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8FF8D6" w14:textId="650C702D"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6" w:author="Meryl Etman" w:date="2022-12-12T14:17:00Z">
            <w:r w:rsidR="009879CF">
              <w:rPr>
                <w:rFonts w:ascii="Times New Roman" w:eastAsia="Times New Roman" w:hAnsi="Times New Roman" w:cs="David" w:hint="cs"/>
                <w:sz w:val="24"/>
                <w:szCs w:val="24"/>
                <w:rtl/>
                <w:lang w:eastAsia="he-IL"/>
              </w:rPr>
              <w:t>מרול אטמן</w:t>
            </w:r>
          </w:ins>
        </w:sdtContent>
      </w:sdt>
    </w:p>
    <w:p w14:paraId="0E4A1CD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C40F138"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w:t>
      </w:r>
      <w:proofErr w:type="spellStart"/>
      <w:r w:rsidRPr="00D24A47">
        <w:rPr>
          <w:rFonts w:ascii="Times New Roman" w:eastAsia="Times New Roman" w:hAnsi="Times New Roman" w:cs="David" w:hint="cs"/>
          <w:sz w:val="24"/>
          <w:szCs w:val="24"/>
          <w:rtl/>
          <w:lang w:eastAsia="he-IL"/>
        </w:rPr>
        <w:t>מימד</w:t>
      </w:r>
      <w:proofErr w:type="spellEnd"/>
      <w:r w:rsidRPr="00D24A47">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7272C303"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7B049D8"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10DB1C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69A54B" w14:textId="64D955C8"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7" w:author="Meryl Etman" w:date="2022-12-12T14:17:00Z">
            <w:r w:rsidR="009879CF">
              <w:rPr>
                <w:rFonts w:ascii="Times New Roman" w:eastAsia="Times New Roman" w:hAnsi="Times New Roman" w:cs="David"/>
                <w:color w:val="008000"/>
                <w:sz w:val="24"/>
                <w:szCs w:val="24"/>
                <w:rtl/>
                <w:lang w:eastAsia="he-IL"/>
              </w:rPr>
              <w:t>עדי לרר</w:t>
            </w:r>
          </w:ins>
        </w:sdtContent>
      </w:sdt>
    </w:p>
    <w:p w14:paraId="40F6CFBE"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578C726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0E248C" w14:textId="53DE03C5"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8" w:author="Meryl Etman" w:date="2022-12-12T14:17:00Z">
            <w:r w:rsidR="009879CF">
              <w:rPr>
                <w:rFonts w:ascii="Times New Roman" w:eastAsia="Times New Roman" w:hAnsi="Times New Roman" w:cs="David"/>
                <w:color w:val="008000"/>
                <w:sz w:val="24"/>
                <w:szCs w:val="24"/>
                <w:rtl/>
                <w:lang w:eastAsia="he-IL"/>
              </w:rPr>
              <w:t>עדי לרר</w:t>
            </w:r>
          </w:ins>
        </w:sdtContent>
      </w:sdt>
    </w:p>
    <w:p w14:paraId="339CF91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0D706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269CFE7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B3B80"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48868BA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6CA81361"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6FC534C"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1914432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39621ADF"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3ADAAB7"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28EBFE0F" w14:textId="77777777" w:rsidTr="00F21BBE">
        <w:tc>
          <w:tcPr>
            <w:tcW w:w="3366" w:type="dxa"/>
          </w:tcPr>
          <w:p w14:paraId="387AEFD2" w14:textId="3B0539F7" w:rsidR="00F21BBE" w:rsidRPr="00D24A47" w:rsidRDefault="00235979"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9" w:author="Meryl Etman" w:date="2022-12-12T14:14:00Z">
                  <w:r w:rsidR="009879CF">
                    <w:rPr>
                      <w:rFonts w:ascii="Times New Roman" w:eastAsia="Times New Roman" w:hAnsi="Times New Roman" w:cs="David" w:hint="cs"/>
                      <w:color w:val="008000"/>
                      <w:sz w:val="24"/>
                      <w:szCs w:val="24"/>
                      <w:rtl/>
                      <w:lang w:eastAsia="he-IL"/>
                    </w:rPr>
                    <w:t>100%</w:t>
                  </w:r>
                </w:ins>
              </w:sdtContent>
            </w:sdt>
          </w:p>
          <w:p w14:paraId="5F4F0DC0"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76CF5D02" w14:textId="77777777" w:rsidR="00F21BBE" w:rsidRPr="00D24A47" w:rsidRDefault="00F21BBE" w:rsidP="00F21BBE">
            <w:pPr>
              <w:widowControl w:val="0"/>
              <w:spacing w:before="0" w:beforeAutospacing="0" w:after="0" w:afterAutospacing="0" w:line="240" w:lineRule="auto"/>
              <w:ind w:left="720"/>
              <w:outlineLvl w:val="2"/>
            </w:pPr>
          </w:p>
          <w:p w14:paraId="0C3002E7"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07E4A63"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F86FA4"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0DF987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CE98AF9"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85645A"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66787C4" w14:textId="77777777" w:rsidR="00F21BBE" w:rsidDel="00F219C7" w:rsidRDefault="00F21BBE" w:rsidP="00F21BBE">
      <w:pPr>
        <w:widowControl w:val="0"/>
        <w:bidi w:val="0"/>
        <w:spacing w:before="60" w:beforeAutospacing="0" w:after="60" w:afterAutospacing="0" w:line="300" w:lineRule="atLeast"/>
        <w:jc w:val="center"/>
        <w:rPr>
          <w:del w:id="30" w:author="Meryl Etman [2]" w:date="2022-12-12T14:20:00Z"/>
          <w:rFonts w:ascii="Times New Roman" w:eastAsia="Times New Roman" w:hAnsi="Times New Roman" w:cs="David"/>
          <w:b/>
          <w:bCs/>
          <w:sz w:val="24"/>
          <w:szCs w:val="24"/>
          <w:u w:val="single"/>
        </w:rPr>
      </w:pPr>
    </w:p>
    <w:p w14:paraId="2CD05773" w14:textId="77777777" w:rsidR="00B50A1C" w:rsidDel="00F219C7" w:rsidRDefault="00B50A1C" w:rsidP="00F219C7">
      <w:pPr>
        <w:widowControl w:val="0"/>
        <w:bidi w:val="0"/>
        <w:spacing w:before="60" w:beforeAutospacing="0" w:after="60" w:afterAutospacing="0" w:line="300" w:lineRule="atLeast"/>
        <w:rPr>
          <w:del w:id="31" w:author="Meryl Etman [2]" w:date="2022-12-12T14:20:00Z"/>
          <w:rFonts w:ascii="Times New Roman" w:eastAsia="Times New Roman" w:hAnsi="Times New Roman" w:cs="David"/>
          <w:b/>
          <w:bCs/>
          <w:sz w:val="24"/>
          <w:szCs w:val="24"/>
          <w:u w:val="single"/>
          <w:rtl/>
        </w:rPr>
        <w:pPrChange w:id="32" w:author="Meryl Etman [2]" w:date="2022-12-12T14:20:00Z">
          <w:pPr>
            <w:widowControl w:val="0"/>
            <w:bidi w:val="0"/>
            <w:spacing w:before="60" w:beforeAutospacing="0" w:after="60" w:afterAutospacing="0" w:line="300" w:lineRule="atLeast"/>
            <w:jc w:val="center"/>
          </w:pPr>
        </w:pPrChange>
      </w:pPr>
    </w:p>
    <w:p w14:paraId="4FB7AA2C" w14:textId="40474285" w:rsidR="00021829" w:rsidDel="00F219C7" w:rsidRDefault="00021829" w:rsidP="00F219C7">
      <w:pPr>
        <w:widowControl w:val="0"/>
        <w:bidi w:val="0"/>
        <w:spacing w:before="60" w:beforeAutospacing="0" w:after="60" w:afterAutospacing="0" w:line="300" w:lineRule="atLeast"/>
        <w:rPr>
          <w:del w:id="33" w:author="Meryl Etman [2]" w:date="2022-12-12T14:20:00Z"/>
          <w:rFonts w:ascii="Times New Roman" w:eastAsia="Times New Roman" w:hAnsi="Times New Roman" w:cs="David"/>
          <w:b/>
          <w:bCs/>
          <w:sz w:val="24"/>
          <w:szCs w:val="24"/>
          <w:u w:val="single"/>
        </w:rPr>
        <w:pPrChange w:id="34" w:author="Meryl Etman [2]" w:date="2022-12-12T14:20:00Z">
          <w:pPr>
            <w:widowControl w:val="0"/>
            <w:bidi w:val="0"/>
            <w:spacing w:before="60" w:beforeAutospacing="0" w:after="60" w:afterAutospacing="0" w:line="300" w:lineRule="atLeast"/>
            <w:jc w:val="center"/>
          </w:pPr>
        </w:pPrChange>
      </w:pPr>
      <w:del w:id="35" w:author="Meryl Etman [2]" w:date="2022-12-12T14:20:00Z">
        <w:r w:rsidDel="00F219C7">
          <w:rPr>
            <w:rFonts w:ascii="Times New Roman" w:eastAsia="Times New Roman" w:hAnsi="Times New Roman" w:cs="David"/>
            <w:b/>
            <w:bCs/>
            <w:sz w:val="24"/>
            <w:szCs w:val="24"/>
            <w:u w:val="single"/>
          </w:rPr>
          <w:br w:type="page"/>
        </w:r>
      </w:del>
    </w:p>
    <w:p w14:paraId="54083A31" w14:textId="77777777" w:rsidR="00F21BBE" w:rsidRDefault="00F21BBE" w:rsidP="00F219C7">
      <w:pPr>
        <w:widowControl w:val="0"/>
        <w:bidi w:val="0"/>
        <w:spacing w:before="60" w:beforeAutospacing="0" w:after="60" w:afterAutospacing="0" w:line="300" w:lineRule="atLeast"/>
        <w:rPr>
          <w:rFonts w:ascii="Times New Roman" w:eastAsia="Times New Roman" w:hAnsi="Times New Roman" w:cs="David"/>
          <w:b/>
          <w:bCs/>
          <w:sz w:val="24"/>
          <w:szCs w:val="24"/>
          <w:u w:val="single"/>
          <w:rtl/>
        </w:rPr>
        <w:pPrChange w:id="36" w:author="Meryl Etman [2]" w:date="2022-12-12T14:20:00Z">
          <w:pPr>
            <w:widowControl w:val="0"/>
            <w:bidi w:val="0"/>
            <w:spacing w:before="60" w:beforeAutospacing="0" w:after="60" w:afterAutospacing="0" w:line="300" w:lineRule="atLeast"/>
            <w:jc w:val="center"/>
          </w:pPr>
        </w:pPrChange>
      </w:pPr>
    </w:p>
    <w:p w14:paraId="5AAD4C55" w14:textId="3EF90051" w:rsidR="00F219C7" w:rsidRDefault="00071854" w:rsidP="00F21BBE">
      <w:pPr>
        <w:widowControl w:val="0"/>
        <w:bidi w:val="0"/>
        <w:spacing w:before="60" w:beforeAutospacing="0" w:after="60" w:afterAutospacing="0" w:line="300" w:lineRule="atLeast"/>
        <w:jc w:val="center"/>
        <w:rPr>
          <w:ins w:id="37" w:author="Meryl Etman [2]" w:date="2022-12-12T14:20:00Z"/>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718E09ED" w14:textId="77777777" w:rsidR="00F219C7" w:rsidRDefault="00F219C7">
      <w:pPr>
        <w:bidi w:val="0"/>
        <w:spacing w:before="0" w:beforeAutospacing="0" w:after="160" w:afterAutospacing="0" w:line="259" w:lineRule="auto"/>
        <w:rPr>
          <w:ins w:id="38" w:author="Meryl Etman [2]" w:date="2022-12-12T14:20:00Z"/>
          <w:rFonts w:ascii="Times New Roman" w:eastAsia="Times New Roman" w:hAnsi="Times New Roman" w:cs="David"/>
          <w:b/>
          <w:bCs/>
          <w:sz w:val="24"/>
          <w:szCs w:val="24"/>
          <w:u w:val="single"/>
          <w:rtl/>
        </w:rPr>
      </w:pPr>
      <w:ins w:id="39" w:author="Meryl Etman [2]" w:date="2022-12-12T14:20:00Z">
        <w:r>
          <w:rPr>
            <w:rFonts w:ascii="Times New Roman" w:eastAsia="Times New Roman" w:hAnsi="Times New Roman" w:cs="David"/>
            <w:b/>
            <w:bCs/>
            <w:sz w:val="24"/>
            <w:szCs w:val="24"/>
            <w:u w:val="single"/>
            <w:rtl/>
          </w:rPr>
          <w:br w:type="page"/>
        </w:r>
      </w:ins>
    </w:p>
    <w:p w14:paraId="4CFDC846"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562D40"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1612B7F6"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67280552"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05611A65"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793E54FA"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674EF52D"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5B20B103"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1033AEFD"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del w:id="40" w:author="Meryl Etman [2]" w:date="2022-12-12T14:20:00Z">
        <w:r w:rsidRPr="00071854" w:rsidDel="00F219C7">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del w:id="41" w:author="Meryl Etman [2]" w:date="2022-12-12T14:20:00Z">
        <w:r w:rsidRPr="00071854" w:rsidDel="00F219C7">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 xml:space="preserve">פרטיים, בשטחים ציבוריים, למבנה מכירות ולדירה לדוגמא - </w:t>
      </w:r>
      <w:proofErr w:type="spellStart"/>
      <w:r w:rsidRPr="00071854">
        <w:rPr>
          <w:rFonts w:ascii="Times New Roman" w:eastAsia="Times New Roman" w:hAnsi="Times New Roman" w:cs="David"/>
          <w:sz w:val="24"/>
          <w:szCs w:val="24"/>
          <w:rtl/>
        </w:rPr>
        <w:t>הכל</w:t>
      </w:r>
      <w:proofErr w:type="spellEnd"/>
      <w:r w:rsidRPr="00071854">
        <w:rPr>
          <w:rFonts w:ascii="Times New Roman" w:eastAsia="Times New Roman" w:hAnsi="Times New Roman" w:cs="David"/>
          <w:sz w:val="24"/>
          <w:szCs w:val="24"/>
          <w:rtl/>
        </w:rPr>
        <w:t xml:space="preserve"> </w:t>
      </w:r>
      <w:del w:id="42" w:author="Meryl Etman [2]" w:date="2022-12-12T14:20:00Z">
        <w:r w:rsidRPr="00071854" w:rsidDel="00F219C7">
          <w:rPr>
            <w:rFonts w:ascii="Times New Roman" w:eastAsia="Times New Roman" w:hAnsi="Times New Roman" w:cs="David"/>
            <w:sz w:val="24"/>
            <w:szCs w:val="24"/>
            <w:rtl/>
          </w:rPr>
          <w:tab/>
        </w:r>
      </w:del>
      <w:r w:rsidRPr="00071854">
        <w:rPr>
          <w:rFonts w:ascii="Times New Roman" w:eastAsia="Times New Roman" w:hAnsi="Times New Roman" w:cs="David"/>
          <w:sz w:val="24"/>
          <w:szCs w:val="24"/>
          <w:rtl/>
        </w:rPr>
        <w:t>בהתאם לאופי המבנים, הפתוח והקרקע.</w:t>
      </w:r>
    </w:p>
    <w:p w14:paraId="29CCCCCB"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30D95A0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1D5F363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68B022B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2FAF0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685B5BE3"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13E10F53"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3C15A04B"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24B33F7B"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0B970A2F"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3C6E5EE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713B95BD"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15EC5AF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276B61F8"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5D9A3A9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00C58D7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5D1D2D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הכנת פרוגרמה </w:t>
      </w:r>
      <w:proofErr w:type="spellStart"/>
      <w:r w:rsidRPr="00071854">
        <w:rPr>
          <w:rFonts w:ascii="Times New Roman" w:eastAsia="Times New Roman" w:hAnsi="Times New Roman" w:cs="David"/>
          <w:sz w:val="24"/>
          <w:szCs w:val="24"/>
          <w:rtl/>
        </w:rPr>
        <w:t>ואומדן</w:t>
      </w:r>
      <w:proofErr w:type="spellEnd"/>
      <w:r w:rsidRPr="00071854">
        <w:rPr>
          <w:rFonts w:ascii="Times New Roman" w:eastAsia="Times New Roman" w:hAnsi="Times New Roman" w:cs="David"/>
          <w:sz w:val="24"/>
          <w:szCs w:val="24"/>
          <w:rtl/>
        </w:rPr>
        <w:t xml:space="preserve"> משוער של קידוחים, חקירות ובדיקות קרקע בתיאום עם מתכנני הפתוח והמבנה.</w:t>
      </w:r>
    </w:p>
    <w:p w14:paraId="4D91970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55C03E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הכנת </w:t>
      </w:r>
      <w:proofErr w:type="spellStart"/>
      <w:r w:rsidRPr="00071854">
        <w:rPr>
          <w:rFonts w:ascii="Times New Roman" w:eastAsia="Times New Roman" w:hAnsi="Times New Roman" w:cs="David"/>
          <w:sz w:val="24"/>
          <w:szCs w:val="24"/>
          <w:rtl/>
        </w:rPr>
        <w:t>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w:t>
      </w:r>
      <w:proofErr w:type="spellEnd"/>
      <w:r w:rsidRPr="00071854">
        <w:rPr>
          <w:rFonts w:ascii="Times New Roman" w:eastAsia="Times New Roman" w:hAnsi="Times New Roman" w:cs="David"/>
          <w:sz w:val="24"/>
          <w:szCs w:val="24"/>
          <w:rtl/>
        </w:rPr>
        <w:t xml:space="preserve">,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160F2B6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F020BB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6C88C69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636AD5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0AA609B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ECFF3D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2ACA860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6857FB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w:t>
      </w:r>
      <w:proofErr w:type="spellStart"/>
      <w:r w:rsidRPr="00071854">
        <w:rPr>
          <w:rFonts w:ascii="Times New Roman" w:eastAsia="Times New Roman" w:hAnsi="Times New Roman" w:cs="David"/>
          <w:sz w:val="24"/>
          <w:szCs w:val="24"/>
          <w:rtl/>
        </w:rPr>
        <w:t>וכו</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r>
    </w:p>
    <w:p w14:paraId="3A820F10"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A88A265"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56CABE6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3AF75AB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E6034D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0BD8CAF8"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6EF46E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7480490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87EC9C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33103D6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110450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3833EDC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B3526B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011BCC6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27E01B6"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5714589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42987EE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6F492973"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64C8103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6A222BE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BFAF95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263B34F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6C162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 xml:space="preserve">בדיקת ההתאמה של </w:t>
      </w:r>
      <w:proofErr w:type="spellStart"/>
      <w:r w:rsidRPr="00071854">
        <w:rPr>
          <w:rFonts w:ascii="Times New Roman" w:eastAsia="Times New Roman" w:hAnsi="Times New Roman" w:cs="David"/>
          <w:sz w:val="24"/>
          <w:szCs w:val="24"/>
          <w:rtl/>
        </w:rPr>
        <w:t>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w:t>
      </w:r>
      <w:proofErr w:type="spellEnd"/>
      <w:r w:rsidRPr="00071854">
        <w:rPr>
          <w:rFonts w:ascii="Times New Roman" w:eastAsia="Times New Roman" w:hAnsi="Times New Roman" w:cs="David"/>
          <w:sz w:val="24"/>
          <w:szCs w:val="24"/>
          <w:rtl/>
        </w:rPr>
        <w:t xml:space="preserve"> היסודות, החפירה והדיפון להמלצות.</w:t>
      </w:r>
    </w:p>
    <w:p w14:paraId="759B1DB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ACF511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E65C88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CAA43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560B465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9959E4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בקורת על </w:t>
      </w:r>
      <w:proofErr w:type="spellStart"/>
      <w:r w:rsidRPr="00071854">
        <w:rPr>
          <w:rFonts w:ascii="Times New Roman" w:eastAsia="Times New Roman" w:hAnsi="Times New Roman" w:cs="David"/>
          <w:sz w:val="24"/>
          <w:szCs w:val="24"/>
          <w:rtl/>
        </w:rPr>
        <w:t>תכניות</w:t>
      </w:r>
      <w:proofErr w:type="spellEnd"/>
      <w:r w:rsidRPr="00071854">
        <w:rPr>
          <w:rFonts w:ascii="Times New Roman" w:eastAsia="Times New Roman" w:hAnsi="Times New Roman" w:cs="David"/>
          <w:sz w:val="24"/>
          <w:szCs w:val="24"/>
          <w:rtl/>
        </w:rPr>
        <w:t xml:space="preserve">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4BE6804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4D5211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5F63CA7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25A55C0"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2E98748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29BB275A"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0BE1660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611445E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1CA989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44BD0D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B986E1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01C5922D"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138585F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4702DD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5E9C7AC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341F426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2E42DA3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55BA01F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5BEA2AF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17FDF9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61B24A3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FD7464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50AFE12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65D09A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3A47406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5A7D896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1D0C144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3737B1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3045957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7882EE8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יב</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5205D97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5752A1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יג</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3ADD59A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8C426B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780E2147"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511FA916"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46A69A6B"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7EC428"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 xml:space="preserve">חלק מהן ו/או עבודות נוספות להן,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כפי שיפורט בנספח ד'.</w:t>
      </w:r>
    </w:p>
    <w:p w14:paraId="1A37D85F"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6B7483E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661D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A1480F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A5954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E5C61B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91D87A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EA6B0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38190FC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7F71D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לאישור המזמין בהתאם ללוח הזמנים </w:t>
      </w:r>
      <w:proofErr w:type="spellStart"/>
      <w:r w:rsidRPr="00071854">
        <w:rPr>
          <w:rFonts w:ascii="Times New Roman" w:eastAsia="Times New Roman" w:hAnsi="Times New Roman" w:cs="David"/>
          <w:sz w:val="24"/>
          <w:szCs w:val="24"/>
          <w:rtl/>
          <w:lang w:eastAsia="he-IL"/>
        </w:rPr>
        <w:t>והתכניות</w:t>
      </w:r>
      <w:proofErr w:type="spellEnd"/>
      <w:r w:rsidRPr="00071854">
        <w:rPr>
          <w:rFonts w:ascii="Times New Roman" w:eastAsia="Times New Roman" w:hAnsi="Times New Roman" w:cs="David"/>
          <w:sz w:val="24"/>
          <w:szCs w:val="24"/>
          <w:rtl/>
          <w:lang w:eastAsia="he-IL"/>
        </w:rPr>
        <w:t xml:space="preserve"> לא תיחשבנה כמושלמות עד לקבלת אישור המזמין.</w:t>
      </w:r>
    </w:p>
    <w:p w14:paraId="183F9E4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A6BFD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העביר המזמין ליועץ הערות או הנחיות נוספות לגבי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יתכנן היועץ את </w:t>
      </w:r>
      <w:proofErr w:type="spellStart"/>
      <w:r w:rsidRPr="00071854">
        <w:rPr>
          <w:rFonts w:ascii="Times New Roman" w:eastAsia="Times New Roman" w:hAnsi="Times New Roman" w:cs="David"/>
          <w:sz w:val="24"/>
          <w:szCs w:val="24"/>
          <w:rtl/>
          <w:lang w:eastAsia="he-IL"/>
        </w:rPr>
        <w:t>התכניות</w:t>
      </w:r>
      <w:proofErr w:type="spellEnd"/>
      <w:r w:rsidRPr="00071854">
        <w:rPr>
          <w:rFonts w:ascii="Times New Roman" w:eastAsia="Times New Roman" w:hAnsi="Times New Roman" w:cs="David"/>
          <w:sz w:val="24"/>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proofErr w:type="spellStart"/>
      <w:r w:rsidRPr="00071854">
        <w:rPr>
          <w:rFonts w:ascii="Times New Roman" w:eastAsia="Times New Roman" w:hAnsi="Times New Roman" w:cs="David"/>
          <w:sz w:val="24"/>
          <w:szCs w:val="24"/>
          <w:rtl/>
          <w:lang w:eastAsia="he-IL"/>
        </w:rPr>
        <w:t>תכניות</w:t>
      </w:r>
      <w:proofErr w:type="spellEnd"/>
      <w:r w:rsidRPr="00071854">
        <w:rPr>
          <w:rFonts w:ascii="Times New Roman" w:eastAsia="Times New Roman" w:hAnsi="Times New Roman" w:cs="David"/>
          <w:sz w:val="24"/>
          <w:szCs w:val="24"/>
          <w:rtl/>
          <w:lang w:eastAsia="he-IL"/>
        </w:rPr>
        <w:t xml:space="preserve"> שהוגשו לו ע"י היועץ בתוך 30 יום ממועד הגשתן למזמין.</w:t>
      </w:r>
    </w:p>
    <w:p w14:paraId="271B471F"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842ED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6054831"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23AF5D17"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1992F44E"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5B3099C"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30848522" w14:textId="13422091"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 xml:space="preserve">סכום קבוע ומוחלט של </w:t>
      </w:r>
      <w:del w:id="43" w:author="Meryl Etman [2]" w:date="2022-12-12T14:21:00Z">
        <w:r w:rsidRPr="00071854" w:rsidDel="00F219C7">
          <w:rPr>
            <w:rFonts w:ascii="Times New Roman" w:eastAsia="Times New Roman" w:hAnsi="Times New Roman" w:cs="David"/>
            <w:sz w:val="24"/>
            <w:szCs w:val="24"/>
            <w:rtl/>
            <w:lang w:eastAsia="he-IL"/>
          </w:rPr>
          <w:delText xml:space="preserve">_________ </w:delText>
        </w:r>
      </w:del>
      <w:ins w:id="44" w:author="Meryl Etman [2]" w:date="2022-12-12T14:21:00Z">
        <w:r w:rsidR="00F219C7">
          <w:rPr>
            <w:rFonts w:ascii="Times New Roman" w:eastAsia="Times New Roman" w:hAnsi="Times New Roman" w:cs="David" w:hint="cs"/>
            <w:sz w:val="24"/>
            <w:szCs w:val="24"/>
            <w:rtl/>
            <w:lang w:eastAsia="he-IL"/>
          </w:rPr>
          <w:t>41,500</w:t>
        </w:r>
        <w:r w:rsidR="00F219C7" w:rsidRPr="00071854">
          <w:rPr>
            <w:rFonts w:ascii="Times New Roman" w:eastAsia="Times New Roman" w:hAnsi="Times New Roman" w:cs="David"/>
            <w:sz w:val="24"/>
            <w:szCs w:val="24"/>
            <w:rtl/>
            <w:lang w:eastAsia="he-IL"/>
          </w:rPr>
          <w:t xml:space="preserve"> </w:t>
        </w:r>
      </w:ins>
      <w:r w:rsidRPr="00071854">
        <w:rPr>
          <w:rFonts w:ascii="Times New Roman" w:eastAsia="Times New Roman" w:hAnsi="Times New Roman" w:cs="David"/>
          <w:sz w:val="24"/>
          <w:szCs w:val="24"/>
          <w:rtl/>
          <w:lang w:eastAsia="he-IL"/>
        </w:rPr>
        <w:t xml:space="preserve">ש"ח (במילים </w:t>
      </w:r>
      <w:del w:id="45" w:author="Meryl Etman [2]" w:date="2022-12-12T14:21:00Z">
        <w:r w:rsidRPr="00071854" w:rsidDel="00F219C7">
          <w:rPr>
            <w:rFonts w:ascii="Times New Roman" w:eastAsia="Times New Roman" w:hAnsi="Times New Roman" w:cs="David"/>
            <w:sz w:val="24"/>
            <w:szCs w:val="24"/>
            <w:rtl/>
            <w:lang w:eastAsia="he-IL"/>
          </w:rPr>
          <w:delText xml:space="preserve">______________  </w:delText>
        </w:r>
      </w:del>
      <w:ins w:id="46" w:author="Meryl Etman [2]" w:date="2022-12-12T14:21:00Z">
        <w:r w:rsidR="00F219C7">
          <w:rPr>
            <w:rFonts w:ascii="Times New Roman" w:eastAsia="Times New Roman" w:hAnsi="Times New Roman" w:cs="David" w:hint="cs"/>
            <w:sz w:val="24"/>
            <w:szCs w:val="24"/>
            <w:rtl/>
            <w:lang w:eastAsia="he-IL"/>
          </w:rPr>
          <w:t xml:space="preserve">ארבעים ואחד אלף וחמש מאות </w:t>
        </w:r>
        <w:r w:rsidR="00F219C7" w:rsidRPr="00071854">
          <w:rPr>
            <w:rFonts w:ascii="Times New Roman" w:eastAsia="Times New Roman" w:hAnsi="Times New Roman" w:cs="David"/>
            <w:sz w:val="24"/>
            <w:szCs w:val="24"/>
            <w:rtl/>
            <w:lang w:eastAsia="he-IL"/>
          </w:rPr>
          <w:t xml:space="preserve"> </w:t>
        </w:r>
      </w:ins>
      <w:r w:rsidRPr="00071854">
        <w:rPr>
          <w:rFonts w:ascii="Times New Roman" w:eastAsia="Times New Roman" w:hAnsi="Times New Roman" w:cs="David"/>
          <w:sz w:val="24"/>
          <w:szCs w:val="24"/>
          <w:rtl/>
          <w:lang w:eastAsia="he-IL"/>
        </w:rPr>
        <w:t>ש"ח)</w:t>
      </w:r>
      <w:ins w:id="47" w:author="Meryl Etman [2]" w:date="2022-12-12T14:21:00Z">
        <w:r w:rsidR="00F219C7">
          <w:rPr>
            <w:rFonts w:ascii="Times New Roman" w:eastAsia="Times New Roman" w:hAnsi="Times New Roman" w:cs="David" w:hint="cs"/>
            <w:sz w:val="24"/>
            <w:szCs w:val="24"/>
            <w:rtl/>
            <w:lang w:eastAsia="he-IL"/>
          </w:rPr>
          <w:t xml:space="preserve"> </w:t>
        </w:r>
      </w:ins>
      <w:r w:rsidRPr="00071854">
        <w:rPr>
          <w:rFonts w:ascii="Times New Roman" w:eastAsia="Times New Roman" w:hAnsi="Times New Roman" w:cs="David" w:hint="cs"/>
          <w:sz w:val="24"/>
          <w:szCs w:val="24"/>
          <w:rtl/>
          <w:lang w:eastAsia="he-IL"/>
        </w:rPr>
        <w:t xml:space="preserve">בגין </w:t>
      </w:r>
      <w:del w:id="48" w:author="Meryl Etman [2]" w:date="2022-12-12T14:21:00Z">
        <w:r w:rsidRPr="00071854" w:rsidDel="00F219C7">
          <w:rPr>
            <w:rFonts w:ascii="Times New Roman" w:eastAsia="Times New Roman" w:hAnsi="Times New Roman" w:cs="David" w:hint="cs"/>
            <w:sz w:val="24"/>
            <w:szCs w:val="24"/>
            <w:rtl/>
            <w:lang w:eastAsia="he-IL"/>
          </w:rPr>
          <w:delText>כל יחידת דיור (*)</w:delText>
        </w:r>
        <w:r w:rsidR="00525E96" w:rsidDel="00F219C7">
          <w:rPr>
            <w:rFonts w:ascii="Times New Roman" w:eastAsia="Times New Roman" w:hAnsi="Times New Roman" w:cs="David"/>
            <w:sz w:val="24"/>
            <w:szCs w:val="24"/>
            <w:rtl/>
            <w:lang w:eastAsia="he-IL"/>
          </w:rPr>
          <w:delText>.</w:delText>
        </w:r>
      </w:del>
      <w:ins w:id="49" w:author="Meryl Etman [2]" w:date="2022-12-12T14:21:00Z">
        <w:r w:rsidR="00F219C7">
          <w:rPr>
            <w:rFonts w:ascii="Times New Roman" w:eastAsia="Times New Roman" w:hAnsi="Times New Roman" w:cs="David" w:hint="cs"/>
            <w:sz w:val="24"/>
            <w:szCs w:val="24"/>
            <w:rtl/>
            <w:lang w:eastAsia="he-IL"/>
          </w:rPr>
          <w:t>סה"כ.</w:t>
        </w:r>
      </w:ins>
      <w:r w:rsidR="00525E96">
        <w:rPr>
          <w:rFonts w:ascii="Times New Roman" w:eastAsia="Times New Roman" w:hAnsi="Times New Roman" w:cs="David"/>
          <w:sz w:val="24"/>
          <w:szCs w:val="24"/>
          <w:rtl/>
          <w:lang w:eastAsia="he-IL"/>
        </w:rPr>
        <w:t xml:space="preserve"> </w:t>
      </w:r>
    </w:p>
    <w:p w14:paraId="66F42C8F" w14:textId="7A550829"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50" w:author="Meryl Etman" w:date="2022-12-12T14:16:00Z">
            <w:r w:rsidR="009879CF">
              <w:rPr>
                <w:rFonts w:ascii="Times New Roman" w:eastAsia="Times New Roman" w:hAnsi="Times New Roman" w:cs="David" w:hint="cs"/>
                <w:color w:val="008000"/>
                <w:sz w:val="24"/>
                <w:szCs w:val="24"/>
                <w:rtl/>
              </w:rPr>
              <w:t>מדד המחירים לצרכן</w:t>
            </w:r>
          </w:ins>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51" w:author="Meryl Etman" w:date="2022-12-12T14:17:00Z">
            <w:r w:rsidR="009879CF">
              <w:rPr>
                <w:rFonts w:ascii="Times New Roman" w:eastAsia="Times New Roman" w:hAnsi="Times New Roman" w:cs="David" w:hint="cs"/>
                <w:color w:val="008000"/>
                <w:sz w:val="24"/>
                <w:szCs w:val="24"/>
                <w:rtl/>
              </w:rPr>
              <w:t>בגין</w:t>
            </w:r>
          </w:ins>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8-07T00:00:00Z">
            <w:dateFormat w:val="dd/MM/yyyy"/>
            <w:lid w:val="he-IL"/>
            <w:storeMappedDataAs w:val="dateTime"/>
            <w:calendar w:val="gregorian"/>
          </w:date>
        </w:sdtPr>
        <w:sdtEndPr/>
        <w:sdtContent>
          <w:ins w:id="52" w:author="Meryl Etman" w:date="2022-12-12T14:17:00Z">
            <w:r w:rsidR="009879CF">
              <w:rPr>
                <w:rFonts w:ascii="Times New Roman" w:eastAsia="Times New Roman" w:hAnsi="Times New Roman" w:cs="David" w:hint="cs"/>
                <w:color w:val="008000"/>
                <w:sz w:val="24"/>
                <w:szCs w:val="24"/>
                <w:rtl/>
              </w:rPr>
              <w:t>‏07/08/2022</w:t>
            </w:r>
          </w:ins>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53" w:author="Meryl Etman" w:date="2022-12-12T14:17:00Z">
            <w:r w:rsidR="009879CF">
              <w:rPr>
                <w:rFonts w:ascii="Times New Roman" w:eastAsia="Times New Roman" w:hAnsi="Times New Roman" w:cs="David" w:hint="cs"/>
                <w:color w:val="008000"/>
                <w:sz w:val="24"/>
                <w:szCs w:val="24"/>
                <w:rtl/>
              </w:rPr>
              <w:t>238.7624</w:t>
            </w:r>
          </w:ins>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405E6788"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00B6905F"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 xml:space="preserve">גובה שכר הטרחה לחלק מהפרויקט יחושב עפ"י החלק היחסי של שטח </w:t>
      </w:r>
      <w:proofErr w:type="spellStart"/>
      <w:r w:rsidRPr="00071854">
        <w:rPr>
          <w:rFonts w:ascii="Times New Roman" w:eastAsia="Times New Roman" w:hAnsi="Times New Roman" w:cs="David"/>
          <w:rtl/>
          <w:lang w:eastAsia="he-IL"/>
        </w:rPr>
        <w:t>התכנית</w:t>
      </w:r>
      <w:proofErr w:type="spellEnd"/>
      <w:r w:rsidRPr="00071854">
        <w:rPr>
          <w:rFonts w:ascii="Times New Roman" w:eastAsia="Times New Roman" w:hAnsi="Times New Roman" w:cs="David"/>
          <w:rtl/>
          <w:lang w:eastAsia="he-IL"/>
        </w:rPr>
        <w:t xml:space="preserve">/מס' יחידות הדיור המבוצע באותו חלק מתוך כלל שטח </w:t>
      </w:r>
      <w:proofErr w:type="spellStart"/>
      <w:r w:rsidRPr="00071854">
        <w:rPr>
          <w:rFonts w:ascii="Times New Roman" w:eastAsia="Times New Roman" w:hAnsi="Times New Roman" w:cs="David"/>
          <w:rtl/>
          <w:lang w:eastAsia="he-IL"/>
        </w:rPr>
        <w:t>התכנית</w:t>
      </w:r>
      <w:proofErr w:type="spellEnd"/>
      <w:r w:rsidRPr="00071854">
        <w:rPr>
          <w:rFonts w:ascii="Times New Roman" w:eastAsia="Times New Roman" w:hAnsi="Times New Roman" w:cs="David"/>
          <w:rtl/>
          <w:lang w:eastAsia="he-IL"/>
        </w:rPr>
        <w:t>/כלל יחידות הדיור.</w:t>
      </w:r>
    </w:p>
    <w:p w14:paraId="76CD3652"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9A9CF44"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281433D"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73FD4556"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5659EDB3"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5300D6CD"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23D4A17"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50497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771F56C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8504C5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0B8D3C76"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4553DB4"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52CFD22"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79F7B38D"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2EB01CE3" w14:textId="06757959"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del w:id="54" w:author="Meryl Etman [2]" w:date="2022-12-12T14:24:00Z">
        <w:r w:rsidRPr="00071854" w:rsidDel="00DB09AD">
          <w:rPr>
            <w:rFonts w:ascii="Times New Roman" w:eastAsia="Times New Roman" w:hAnsi="Times New Roman" w:cs="David"/>
            <w:sz w:val="24"/>
            <w:szCs w:val="24"/>
            <w:rtl/>
          </w:rPr>
          <w:delText>20</w:delText>
        </w:r>
      </w:del>
      <w:ins w:id="55" w:author="Meryl Etman [2]" w:date="2022-12-12T14:24:00Z">
        <w:r w:rsidR="00DB09AD" w:rsidRPr="00071854">
          <w:rPr>
            <w:rFonts w:ascii="Times New Roman" w:eastAsia="Times New Roman" w:hAnsi="Times New Roman" w:cs="David"/>
            <w:sz w:val="24"/>
            <w:szCs w:val="24"/>
            <w:rtl/>
          </w:rPr>
          <w:t>2</w:t>
        </w:r>
        <w:r w:rsidR="00DB09AD">
          <w:rPr>
            <w:rFonts w:ascii="Times New Roman" w:eastAsia="Times New Roman" w:hAnsi="Times New Roman" w:cs="David" w:hint="cs"/>
            <w:sz w:val="24"/>
            <w:szCs w:val="24"/>
            <w:rtl/>
          </w:rPr>
          <w:t>5</w:t>
        </w:r>
      </w:ins>
      <w:r w:rsidRPr="00071854">
        <w:rPr>
          <w:rFonts w:ascii="Times New Roman" w:eastAsia="Times New Roman" w:hAnsi="Times New Roman" w:cs="David"/>
          <w:sz w:val="24"/>
          <w:szCs w:val="24"/>
          <w:rtl/>
        </w:rPr>
        <w:t>%</w:t>
      </w:r>
    </w:p>
    <w:p w14:paraId="35510343" w14:textId="459D089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del w:id="56" w:author="Meryl Etman [2]" w:date="2022-12-12T14:24:00Z">
        <w:r w:rsidRPr="00071854" w:rsidDel="00DB09AD">
          <w:rPr>
            <w:rFonts w:ascii="Times New Roman" w:eastAsia="Times New Roman" w:hAnsi="Times New Roman" w:cs="David"/>
            <w:sz w:val="24"/>
            <w:szCs w:val="24"/>
            <w:rtl/>
          </w:rPr>
          <w:delText>20</w:delText>
        </w:r>
      </w:del>
      <w:ins w:id="57" w:author="Meryl Etman [2]" w:date="2022-12-12T14:24:00Z">
        <w:r w:rsidR="00DB09AD">
          <w:rPr>
            <w:rFonts w:ascii="Times New Roman" w:eastAsia="Times New Roman" w:hAnsi="Times New Roman" w:cs="David" w:hint="cs"/>
            <w:sz w:val="24"/>
            <w:szCs w:val="24"/>
            <w:rtl/>
          </w:rPr>
          <w:t>3</w:t>
        </w:r>
        <w:r w:rsidR="00DB09AD" w:rsidRPr="00071854">
          <w:rPr>
            <w:rFonts w:ascii="Times New Roman" w:eastAsia="Times New Roman" w:hAnsi="Times New Roman" w:cs="David"/>
            <w:sz w:val="24"/>
            <w:szCs w:val="24"/>
            <w:rtl/>
          </w:rPr>
          <w:t>0</w:t>
        </w:r>
      </w:ins>
      <w:r w:rsidRPr="00071854">
        <w:rPr>
          <w:rFonts w:ascii="Times New Roman" w:eastAsia="Times New Roman" w:hAnsi="Times New Roman" w:cs="David"/>
          <w:sz w:val="24"/>
          <w:szCs w:val="24"/>
          <w:rtl/>
        </w:rPr>
        <w:t>%</w:t>
      </w:r>
    </w:p>
    <w:p w14:paraId="7FF6F029" w14:textId="5C53FBC9"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del w:id="58" w:author="Meryl Etman [2]" w:date="2022-12-12T14:24:00Z">
        <w:r w:rsidRPr="00071854" w:rsidDel="00DB09AD">
          <w:rPr>
            <w:rFonts w:ascii="Times New Roman" w:eastAsia="Times New Roman" w:hAnsi="Times New Roman" w:cs="David"/>
            <w:sz w:val="24"/>
            <w:szCs w:val="24"/>
            <w:rtl/>
          </w:rPr>
          <w:delText>30</w:delText>
        </w:r>
      </w:del>
      <w:ins w:id="59" w:author="Meryl Etman [2]" w:date="2022-12-12T14:24:00Z">
        <w:r w:rsidR="00DB09AD">
          <w:rPr>
            <w:rFonts w:ascii="Times New Roman" w:eastAsia="Times New Roman" w:hAnsi="Times New Roman" w:cs="David" w:hint="cs"/>
            <w:sz w:val="24"/>
            <w:szCs w:val="24"/>
            <w:rtl/>
          </w:rPr>
          <w:t>25</w:t>
        </w:r>
      </w:ins>
      <w:r w:rsidRPr="00071854">
        <w:rPr>
          <w:rFonts w:ascii="Times New Roman" w:eastAsia="Times New Roman" w:hAnsi="Times New Roman" w:cs="David"/>
          <w:sz w:val="24"/>
          <w:szCs w:val="24"/>
          <w:rtl/>
        </w:rPr>
        <w:t>%</w:t>
      </w:r>
    </w:p>
    <w:p w14:paraId="3F685865" w14:textId="5041FE6D"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del w:id="60" w:author="Meryl Etman [2]" w:date="2022-12-12T14:24:00Z">
        <w:r w:rsidRPr="00071854" w:rsidDel="00DB09AD">
          <w:rPr>
            <w:rFonts w:ascii="Times New Roman" w:eastAsia="Times New Roman" w:hAnsi="Times New Roman" w:cs="David"/>
            <w:sz w:val="24"/>
            <w:szCs w:val="24"/>
            <w:rtl/>
          </w:rPr>
          <w:delText>15</w:delText>
        </w:r>
      </w:del>
      <w:ins w:id="61" w:author="Meryl Etman [2]" w:date="2022-12-12T14:24:00Z">
        <w:r w:rsidR="00DB09AD" w:rsidRPr="00071854">
          <w:rPr>
            <w:rFonts w:ascii="Times New Roman" w:eastAsia="Times New Roman" w:hAnsi="Times New Roman" w:cs="David"/>
            <w:sz w:val="24"/>
            <w:szCs w:val="24"/>
            <w:rtl/>
          </w:rPr>
          <w:t>1</w:t>
        </w:r>
        <w:r w:rsidR="00DB09AD">
          <w:rPr>
            <w:rFonts w:ascii="Times New Roman" w:eastAsia="Times New Roman" w:hAnsi="Times New Roman" w:cs="David" w:hint="cs"/>
            <w:sz w:val="24"/>
            <w:szCs w:val="24"/>
            <w:rtl/>
          </w:rPr>
          <w:t>0</w:t>
        </w:r>
      </w:ins>
      <w:r w:rsidRPr="00071854">
        <w:rPr>
          <w:rFonts w:ascii="Times New Roman" w:eastAsia="Times New Roman" w:hAnsi="Times New Roman" w:cs="David"/>
          <w:sz w:val="24"/>
          <w:szCs w:val="24"/>
          <w:rtl/>
        </w:rPr>
        <w:t>%</w:t>
      </w:r>
    </w:p>
    <w:p w14:paraId="2113EC2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1456E59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4B19FE6" w14:textId="7E160650" w:rsidR="00071854" w:rsidRPr="00071854" w:rsidDel="00DB09AD" w:rsidRDefault="00071854" w:rsidP="00DB09AD">
      <w:pPr>
        <w:spacing w:before="0" w:beforeAutospacing="0" w:after="0" w:afterAutospacing="0" w:line="360" w:lineRule="auto"/>
        <w:ind w:left="720"/>
        <w:rPr>
          <w:del w:id="62" w:author="Meryl Etman [2]" w:date="2022-12-12T14:24:00Z"/>
          <w:rFonts w:ascii="Times New Roman" w:eastAsia="Times New Roman" w:hAnsi="Times New Roman" w:cs="David"/>
          <w:sz w:val="24"/>
          <w:szCs w:val="24"/>
          <w:rtl/>
        </w:rPr>
      </w:pPr>
      <w:del w:id="63" w:author="Meryl Etman [2]" w:date="2022-12-12T14:25:00Z">
        <w:r w:rsidRPr="00071854" w:rsidDel="00DB09AD">
          <w:rPr>
            <w:rFonts w:ascii="Times New Roman" w:eastAsia="Times New Roman" w:hAnsi="Times New Roman" w:cs="David"/>
            <w:sz w:val="24"/>
            <w:szCs w:val="24"/>
            <w:rtl/>
          </w:rPr>
          <w:delText>1.7</w:delText>
        </w:r>
      </w:del>
      <w:del w:id="64" w:author="Meryl Etman [2]" w:date="2022-12-12T14:24:00Z">
        <w:r w:rsidRPr="00071854" w:rsidDel="00DB09AD">
          <w:rPr>
            <w:rFonts w:ascii="Times New Roman" w:eastAsia="Times New Roman" w:hAnsi="Times New Roman" w:cs="David"/>
            <w:sz w:val="24"/>
            <w:szCs w:val="24"/>
            <w:rtl/>
          </w:rPr>
          <w:tab/>
          <w:delText>לאחר סיום התחייבויות היועץ לפי ההסכם ואשור היועץ בכתב</w:delText>
        </w:r>
      </w:del>
    </w:p>
    <w:p w14:paraId="0D502B8D" w14:textId="3BBCD5EA" w:rsidR="00071854" w:rsidRPr="00071854" w:rsidDel="00DB09AD" w:rsidRDefault="00071854" w:rsidP="00DB09AD">
      <w:pPr>
        <w:spacing w:before="0" w:beforeAutospacing="0" w:after="0" w:afterAutospacing="0" w:line="360" w:lineRule="auto"/>
        <w:ind w:left="720"/>
        <w:rPr>
          <w:del w:id="65" w:author="Meryl Etman [2]" w:date="2022-12-12T14:24:00Z"/>
          <w:rFonts w:ascii="Times New Roman" w:eastAsia="Times New Roman" w:hAnsi="Times New Roman" w:cs="David"/>
          <w:sz w:val="24"/>
          <w:szCs w:val="24"/>
          <w:rtl/>
        </w:rPr>
      </w:pPr>
      <w:del w:id="66" w:author="Meryl Etman [2]" w:date="2022-12-12T14:24:00Z">
        <w:r w:rsidRPr="00071854" w:rsidDel="00DB09AD">
          <w:rPr>
            <w:rFonts w:ascii="Times New Roman" w:eastAsia="Times New Roman" w:hAnsi="Times New Roman" w:cs="David"/>
            <w:sz w:val="24"/>
            <w:szCs w:val="24"/>
            <w:rtl/>
          </w:rPr>
          <w:tab/>
          <w:delText xml:space="preserve">לביצוע העבודות בהתאם לתכניותיו, הנחיותיו, תקנים </w:delText>
        </w:r>
      </w:del>
    </w:p>
    <w:p w14:paraId="57A37067" w14:textId="496ADE56" w:rsidR="00071854" w:rsidRPr="00071854" w:rsidRDefault="00071854" w:rsidP="00DB09AD">
      <w:pPr>
        <w:spacing w:before="0" w:beforeAutospacing="0" w:after="0" w:afterAutospacing="0" w:line="360" w:lineRule="auto"/>
        <w:ind w:left="720"/>
        <w:rPr>
          <w:rFonts w:ascii="Times New Roman" w:eastAsia="Times New Roman" w:hAnsi="Times New Roman" w:cs="David"/>
          <w:sz w:val="24"/>
          <w:szCs w:val="24"/>
          <w:rtl/>
        </w:rPr>
      </w:pPr>
      <w:del w:id="67" w:author="Meryl Etman [2]" w:date="2022-12-12T14:24:00Z">
        <w:r w:rsidRPr="00071854" w:rsidDel="00DB09AD">
          <w:rPr>
            <w:rFonts w:ascii="Times New Roman" w:eastAsia="Times New Roman" w:hAnsi="Times New Roman" w:cs="David"/>
            <w:sz w:val="24"/>
            <w:szCs w:val="24"/>
            <w:rtl/>
          </w:rPr>
          <w:tab/>
          <w:delText>רלוונטיים ולשביעות רצונו</w:delText>
        </w:r>
        <w:r w:rsidRPr="00525E96" w:rsidDel="00DB09AD">
          <w:rPr>
            <w:rFonts w:ascii="Times New Roman" w:eastAsia="Times New Roman" w:hAnsi="Times New Roman" w:cs="David"/>
            <w:sz w:val="24"/>
            <w:szCs w:val="24"/>
            <w:u w:val="dotted"/>
            <w:rtl/>
          </w:rPr>
          <w:tab/>
        </w:r>
        <w:r w:rsidRPr="00525E96" w:rsidDel="00DB09AD">
          <w:rPr>
            <w:rFonts w:ascii="Times New Roman" w:eastAsia="Times New Roman" w:hAnsi="Times New Roman" w:cs="David"/>
            <w:sz w:val="24"/>
            <w:szCs w:val="24"/>
            <w:u w:val="dotted"/>
            <w:rtl/>
          </w:rPr>
          <w:tab/>
        </w:r>
        <w:r w:rsidRPr="00525E96" w:rsidDel="00DB09AD">
          <w:rPr>
            <w:rFonts w:ascii="Times New Roman" w:eastAsia="Times New Roman" w:hAnsi="Times New Roman" w:cs="David"/>
            <w:sz w:val="24"/>
            <w:szCs w:val="24"/>
            <w:u w:val="dotted"/>
            <w:rtl/>
          </w:rPr>
          <w:tab/>
        </w:r>
        <w:r w:rsidRPr="00525E96" w:rsidDel="00DB09AD">
          <w:rPr>
            <w:rFonts w:ascii="Times New Roman" w:eastAsia="Times New Roman" w:hAnsi="Times New Roman" w:cs="David"/>
            <w:sz w:val="24"/>
            <w:szCs w:val="24"/>
            <w:u w:val="dotted"/>
            <w:rtl/>
          </w:rPr>
          <w:tab/>
        </w:r>
        <w:r w:rsidRPr="00525E96" w:rsidDel="00DB09AD">
          <w:rPr>
            <w:rFonts w:ascii="Times New Roman" w:eastAsia="Times New Roman" w:hAnsi="Times New Roman" w:cs="David"/>
            <w:sz w:val="24"/>
            <w:szCs w:val="24"/>
            <w:u w:val="dotted"/>
            <w:rtl/>
          </w:rPr>
          <w:tab/>
        </w:r>
        <w:r w:rsidRPr="00071854" w:rsidDel="00DB09AD">
          <w:rPr>
            <w:rFonts w:ascii="Times New Roman" w:eastAsia="Times New Roman" w:hAnsi="Times New Roman" w:cs="David"/>
            <w:sz w:val="24"/>
            <w:szCs w:val="24"/>
            <w:rtl/>
          </w:rPr>
          <w:delText>5%</w:delText>
        </w:r>
      </w:del>
    </w:p>
    <w:p w14:paraId="341BF16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2F08583B"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E2D8D2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48DC499"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2DBC05E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13B9DCE"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0721995E"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2F05611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C6ACD8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85B9EE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DEB6B91" w14:textId="20D6A9A4" w:rsidR="00DB09AD" w:rsidRDefault="00DB09AD">
      <w:pPr>
        <w:bidi w:val="0"/>
        <w:spacing w:before="0" w:beforeAutospacing="0" w:after="160" w:afterAutospacing="0" w:line="259" w:lineRule="auto"/>
        <w:rPr>
          <w:ins w:id="68" w:author="Meryl Etman [2]" w:date="2022-12-12T14:26:00Z"/>
          <w:rFonts w:ascii="Times New Roman" w:eastAsia="Times New Roman" w:hAnsi="Times New Roman" w:cs="David"/>
          <w:sz w:val="24"/>
          <w:szCs w:val="24"/>
          <w:rtl/>
        </w:rPr>
      </w:pPr>
      <w:ins w:id="69" w:author="Meryl Etman [2]" w:date="2022-12-12T14:26:00Z">
        <w:r>
          <w:rPr>
            <w:rFonts w:ascii="Times New Roman" w:eastAsia="Times New Roman" w:hAnsi="Times New Roman" w:cs="David"/>
            <w:sz w:val="24"/>
            <w:szCs w:val="24"/>
            <w:rtl/>
          </w:rPr>
          <w:br w:type="page"/>
        </w:r>
      </w:ins>
    </w:p>
    <w:p w14:paraId="6636B199" w14:textId="77777777" w:rsidR="00071854" w:rsidRPr="00071854" w:rsidDel="00DB09AD" w:rsidRDefault="00071854" w:rsidP="00DB09AD">
      <w:pPr>
        <w:spacing w:before="0" w:beforeAutospacing="0" w:after="0" w:afterAutospacing="0" w:line="360" w:lineRule="auto"/>
        <w:jc w:val="center"/>
        <w:rPr>
          <w:del w:id="70" w:author="Meryl Etman [2]" w:date="2022-12-12T14:26:00Z"/>
          <w:rFonts w:ascii="Times New Roman" w:eastAsia="Times New Roman" w:hAnsi="Times New Roman" w:cs="David"/>
          <w:sz w:val="24"/>
          <w:szCs w:val="24"/>
          <w:rtl/>
        </w:rPr>
        <w:pPrChange w:id="71" w:author="Meryl Etman [2]" w:date="2022-12-12T14:26:00Z">
          <w:pPr>
            <w:spacing w:before="0" w:beforeAutospacing="0" w:after="0" w:afterAutospacing="0" w:line="360" w:lineRule="auto"/>
          </w:pPr>
        </w:pPrChange>
      </w:pPr>
    </w:p>
    <w:p w14:paraId="2B8A723E" w14:textId="77777777" w:rsidR="00071854" w:rsidRPr="00071854" w:rsidDel="00DB09AD" w:rsidRDefault="00071854" w:rsidP="00DB09AD">
      <w:pPr>
        <w:spacing w:before="0" w:beforeAutospacing="0" w:after="0" w:afterAutospacing="0" w:line="360" w:lineRule="auto"/>
        <w:jc w:val="center"/>
        <w:rPr>
          <w:del w:id="72" w:author="Meryl Etman [2]" w:date="2022-12-12T14:26:00Z"/>
          <w:rFonts w:ascii="Times New Roman" w:eastAsia="Times New Roman" w:hAnsi="Times New Roman" w:cs="David"/>
          <w:sz w:val="24"/>
          <w:szCs w:val="24"/>
          <w:rtl/>
        </w:rPr>
        <w:pPrChange w:id="73" w:author="Meryl Etman [2]" w:date="2022-12-12T14:26:00Z">
          <w:pPr>
            <w:spacing w:before="0" w:beforeAutospacing="0" w:after="0" w:afterAutospacing="0" w:line="360" w:lineRule="auto"/>
          </w:pPr>
        </w:pPrChange>
      </w:pPr>
    </w:p>
    <w:p w14:paraId="794D82D2" w14:textId="77777777" w:rsidR="00071854" w:rsidRPr="00071854" w:rsidDel="00DB09AD" w:rsidRDefault="00071854" w:rsidP="00DB09AD">
      <w:pPr>
        <w:spacing w:before="0" w:beforeAutospacing="0" w:after="0" w:afterAutospacing="0" w:line="360" w:lineRule="auto"/>
        <w:jc w:val="center"/>
        <w:rPr>
          <w:del w:id="74" w:author="Meryl Etman [2]" w:date="2022-12-12T14:26:00Z"/>
          <w:rFonts w:ascii="Times New Roman" w:eastAsia="Times New Roman" w:hAnsi="Times New Roman" w:cs="David"/>
          <w:sz w:val="24"/>
          <w:szCs w:val="24"/>
          <w:rtl/>
        </w:rPr>
        <w:pPrChange w:id="75" w:author="Meryl Etman [2]" w:date="2022-12-12T14:26:00Z">
          <w:pPr>
            <w:spacing w:before="0" w:beforeAutospacing="0" w:after="0" w:afterAutospacing="0" w:line="360" w:lineRule="auto"/>
          </w:pPr>
        </w:pPrChange>
      </w:pPr>
    </w:p>
    <w:p w14:paraId="2DA0AB60" w14:textId="77777777" w:rsidR="00071854" w:rsidRPr="00071854" w:rsidDel="00DB09AD" w:rsidRDefault="00071854" w:rsidP="00DB09AD">
      <w:pPr>
        <w:spacing w:before="0" w:beforeAutospacing="0" w:after="0" w:afterAutospacing="0" w:line="360" w:lineRule="auto"/>
        <w:jc w:val="center"/>
        <w:rPr>
          <w:del w:id="76" w:author="Meryl Etman [2]" w:date="2022-12-12T14:26:00Z"/>
          <w:rFonts w:ascii="Times New Roman" w:eastAsia="Times New Roman" w:hAnsi="Times New Roman" w:cs="David"/>
          <w:sz w:val="24"/>
          <w:szCs w:val="24"/>
          <w:rtl/>
        </w:rPr>
        <w:pPrChange w:id="77" w:author="Meryl Etman [2]" w:date="2022-12-12T14:26:00Z">
          <w:pPr>
            <w:spacing w:before="0" w:beforeAutospacing="0" w:after="0" w:afterAutospacing="0" w:line="360" w:lineRule="auto"/>
          </w:pPr>
        </w:pPrChange>
      </w:pPr>
    </w:p>
    <w:p w14:paraId="07DB49BC" w14:textId="77777777" w:rsidR="00071854" w:rsidRPr="00071854" w:rsidDel="00DB09AD" w:rsidRDefault="00071854" w:rsidP="00DB09AD">
      <w:pPr>
        <w:spacing w:before="0" w:beforeAutospacing="0" w:after="0" w:afterAutospacing="0" w:line="360" w:lineRule="auto"/>
        <w:jc w:val="center"/>
        <w:rPr>
          <w:del w:id="78" w:author="Meryl Etman [2]" w:date="2022-12-12T14:26:00Z"/>
          <w:rFonts w:ascii="Times New Roman" w:eastAsia="Times New Roman" w:hAnsi="Times New Roman" w:cs="David"/>
          <w:sz w:val="24"/>
          <w:szCs w:val="24"/>
          <w:rtl/>
        </w:rPr>
        <w:pPrChange w:id="79" w:author="Meryl Etman [2]" w:date="2022-12-12T14:26:00Z">
          <w:pPr>
            <w:spacing w:before="0" w:beforeAutospacing="0" w:after="0" w:afterAutospacing="0" w:line="360" w:lineRule="auto"/>
          </w:pPr>
        </w:pPrChange>
      </w:pPr>
    </w:p>
    <w:p w14:paraId="02A86C32" w14:textId="77777777" w:rsidR="00071854" w:rsidRPr="00071854" w:rsidDel="00DB09AD" w:rsidRDefault="00071854" w:rsidP="00DB09AD">
      <w:pPr>
        <w:spacing w:before="0" w:beforeAutospacing="0" w:after="0" w:afterAutospacing="0" w:line="360" w:lineRule="auto"/>
        <w:jc w:val="center"/>
        <w:rPr>
          <w:del w:id="80" w:author="Meryl Etman [2]" w:date="2022-12-12T14:26:00Z"/>
          <w:rFonts w:ascii="Times New Roman" w:eastAsia="Times New Roman" w:hAnsi="Times New Roman" w:cs="David"/>
          <w:sz w:val="24"/>
          <w:szCs w:val="24"/>
          <w:rtl/>
        </w:rPr>
        <w:pPrChange w:id="81" w:author="Meryl Etman [2]" w:date="2022-12-12T14:26:00Z">
          <w:pPr>
            <w:spacing w:before="0" w:beforeAutospacing="0" w:after="0" w:afterAutospacing="0" w:line="360" w:lineRule="auto"/>
          </w:pPr>
        </w:pPrChange>
      </w:pPr>
    </w:p>
    <w:p w14:paraId="124B64CD" w14:textId="77777777" w:rsidR="00071854" w:rsidRPr="00071854" w:rsidDel="00DB09AD" w:rsidRDefault="00071854" w:rsidP="00DB09AD">
      <w:pPr>
        <w:spacing w:before="0" w:beforeAutospacing="0" w:after="0" w:afterAutospacing="0" w:line="360" w:lineRule="auto"/>
        <w:jc w:val="center"/>
        <w:rPr>
          <w:del w:id="82" w:author="Meryl Etman [2]" w:date="2022-12-12T14:26:00Z"/>
          <w:rFonts w:ascii="Times New Roman" w:eastAsia="Times New Roman" w:hAnsi="Times New Roman" w:cs="David"/>
          <w:sz w:val="24"/>
          <w:szCs w:val="24"/>
          <w:rtl/>
        </w:rPr>
        <w:pPrChange w:id="83" w:author="Meryl Etman [2]" w:date="2022-12-12T14:26:00Z">
          <w:pPr>
            <w:spacing w:before="0" w:beforeAutospacing="0" w:after="0" w:afterAutospacing="0" w:line="360" w:lineRule="auto"/>
          </w:pPr>
        </w:pPrChange>
      </w:pPr>
    </w:p>
    <w:p w14:paraId="7166CD83" w14:textId="77777777" w:rsidR="00071854" w:rsidRPr="00071854" w:rsidDel="00DB09AD" w:rsidRDefault="00071854" w:rsidP="00DB09AD">
      <w:pPr>
        <w:spacing w:before="0" w:beforeAutospacing="0" w:after="0" w:afterAutospacing="0" w:line="360" w:lineRule="auto"/>
        <w:jc w:val="center"/>
        <w:rPr>
          <w:del w:id="84" w:author="Meryl Etman [2]" w:date="2022-12-12T14:26:00Z"/>
          <w:rFonts w:ascii="Times New Roman" w:eastAsia="Times New Roman" w:hAnsi="Times New Roman" w:cs="David"/>
          <w:sz w:val="24"/>
          <w:szCs w:val="24"/>
          <w:rtl/>
        </w:rPr>
        <w:pPrChange w:id="85" w:author="Meryl Etman [2]" w:date="2022-12-12T14:26:00Z">
          <w:pPr>
            <w:spacing w:before="0" w:beforeAutospacing="0" w:after="0" w:afterAutospacing="0" w:line="360" w:lineRule="auto"/>
          </w:pPr>
        </w:pPrChange>
      </w:pPr>
    </w:p>
    <w:p w14:paraId="0FE6FE8C" w14:textId="77777777" w:rsidR="00021829" w:rsidDel="00DB09AD" w:rsidRDefault="00021829" w:rsidP="00DB09AD">
      <w:pPr>
        <w:spacing w:before="0" w:beforeAutospacing="0" w:after="0" w:afterAutospacing="0" w:line="360" w:lineRule="auto"/>
        <w:jc w:val="center"/>
        <w:rPr>
          <w:del w:id="86" w:author="Meryl Etman [2]" w:date="2022-12-12T14:26:00Z"/>
          <w:rFonts w:ascii="Times New Roman" w:eastAsia="Times New Roman" w:hAnsi="Times New Roman" w:cs="David"/>
          <w:sz w:val="24"/>
          <w:szCs w:val="24"/>
          <w:rtl/>
        </w:rPr>
        <w:pPrChange w:id="87" w:author="Meryl Etman [2]" w:date="2022-12-12T14:26:00Z">
          <w:pPr>
            <w:spacing w:before="0" w:beforeAutospacing="0" w:after="0" w:afterAutospacing="0" w:line="360" w:lineRule="auto"/>
          </w:pPr>
        </w:pPrChange>
      </w:pPr>
      <w:del w:id="88" w:author="Meryl Etman [2]" w:date="2022-12-12T14:26:00Z">
        <w:r w:rsidDel="00DB09AD">
          <w:rPr>
            <w:rFonts w:ascii="Times New Roman" w:eastAsia="Times New Roman" w:hAnsi="Times New Roman" w:cs="David"/>
            <w:sz w:val="24"/>
            <w:szCs w:val="24"/>
            <w:rtl/>
          </w:rPr>
          <w:br w:type="page"/>
        </w:r>
      </w:del>
    </w:p>
    <w:p w14:paraId="2BC00053" w14:textId="77777777" w:rsidR="00071854" w:rsidRPr="00071854" w:rsidDel="00DB09AD" w:rsidRDefault="00071854" w:rsidP="00DB09AD">
      <w:pPr>
        <w:spacing w:before="0" w:beforeAutospacing="0" w:after="0" w:afterAutospacing="0" w:line="360" w:lineRule="auto"/>
        <w:jc w:val="center"/>
        <w:rPr>
          <w:del w:id="89" w:author="Meryl Etman [2]" w:date="2022-12-12T14:26:00Z"/>
          <w:rFonts w:ascii="Times New Roman" w:eastAsia="Times New Roman" w:hAnsi="Times New Roman" w:cs="David"/>
          <w:sz w:val="24"/>
          <w:szCs w:val="24"/>
          <w:rtl/>
        </w:rPr>
        <w:pPrChange w:id="90" w:author="Meryl Etman [2]" w:date="2022-12-12T14:26:00Z">
          <w:pPr>
            <w:spacing w:before="0" w:beforeAutospacing="0" w:after="0" w:afterAutospacing="0" w:line="360" w:lineRule="auto"/>
          </w:pPr>
        </w:pPrChange>
      </w:pPr>
    </w:p>
    <w:p w14:paraId="7FD94438" w14:textId="77777777" w:rsidR="00525E96" w:rsidRPr="00672C76" w:rsidRDefault="00525E96" w:rsidP="00DB09A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D1B10E7"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26451CD"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DA2DDD1" w14:textId="1E7B05AA" w:rsidR="00525E96" w:rsidRPr="00B27B4C" w:rsidDel="00DB09AD" w:rsidRDefault="009879CF" w:rsidP="00DB09AD">
          <w:pPr>
            <w:widowControl w:val="0"/>
            <w:spacing w:before="0" w:beforeAutospacing="0" w:after="0" w:afterAutospacing="0" w:line="240" w:lineRule="auto"/>
            <w:rPr>
              <w:del w:id="91" w:author="Meryl Etman [2]" w:date="2022-12-12T14:26:00Z"/>
              <w:rFonts w:ascii="Times New Roman" w:eastAsia="Times New Roman" w:hAnsi="Times New Roman" w:cs="David"/>
              <w:color w:val="008000"/>
              <w:sz w:val="24"/>
              <w:szCs w:val="24"/>
              <w:rtl/>
              <w:lang w:eastAsia="he-IL"/>
            </w:rPr>
            <w:pPrChange w:id="92" w:author="Meryl Etman [2]" w:date="2022-12-12T14:25:00Z">
              <w:pPr>
                <w:widowControl w:val="0"/>
                <w:spacing w:before="0" w:beforeAutospacing="0" w:after="0" w:afterAutospacing="0" w:line="240" w:lineRule="auto"/>
                <w:jc w:val="both"/>
              </w:pPr>
            </w:pPrChange>
          </w:pPr>
          <w:ins w:id="93" w:author="Meryl Etman" w:date="2022-12-12T14:14: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6C248B8A" w14:textId="77777777" w:rsidR="00525E96" w:rsidRPr="00B27B4C" w:rsidRDefault="00525E96" w:rsidP="00DB09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94" w:author="Meryl Etman [2]" w:date="2022-12-12T14:26:00Z">
          <w:pPr>
            <w:widowControl w:val="0"/>
            <w:spacing w:before="0" w:beforeAutospacing="0" w:after="0" w:afterAutospacing="0" w:line="240" w:lineRule="auto"/>
            <w:jc w:val="both"/>
          </w:pPr>
        </w:pPrChange>
      </w:pPr>
    </w:p>
    <w:p w14:paraId="510A2DA2" w14:textId="77777777" w:rsidR="00525E96" w:rsidRPr="00B27B4C" w:rsidDel="00DB09AD" w:rsidRDefault="00525E96" w:rsidP="00525E96">
      <w:pPr>
        <w:widowControl w:val="0"/>
        <w:spacing w:before="0" w:beforeAutospacing="0" w:after="0" w:afterAutospacing="0" w:line="240" w:lineRule="auto"/>
        <w:jc w:val="both"/>
        <w:rPr>
          <w:del w:id="95" w:author="Meryl Etman [2]" w:date="2022-12-12T14:27: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E858D7A" w14:textId="77777777" w:rsidR="00525E96" w:rsidRPr="00B27B4C" w:rsidRDefault="00525E96" w:rsidP="00DB09A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912AD5"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024F8FB"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709996" w14:textId="27108342"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6"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7"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8"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BC0F89E"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0E992C" w14:textId="162DCB52"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9"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0" w:author="Meryl Etman" w:date="2022-12-12T14:13:00Z">
            <w:r w:rsidR="009879CF">
              <w:rPr>
                <w:rFonts w:ascii="Times New Roman" w:eastAsia="Times New Roman" w:hAnsi="Times New Roman" w:cs="David" w:hint="cs"/>
                <w:bCs/>
                <w:color w:val="008000"/>
                <w:sz w:val="24"/>
                <w:szCs w:val="24"/>
                <w:rtl/>
                <w:lang w:eastAsia="he-IL"/>
              </w:rPr>
              <w:t>סביוני גבעת שמואל מגרשים 1006-1007</w:t>
            </w:r>
          </w:ins>
        </w:sdtContent>
      </w:sdt>
      <w:r w:rsidRPr="00B27B4C">
        <w:rPr>
          <w:rFonts w:ascii="Times New Roman" w:eastAsia="Times New Roman" w:hAnsi="Times New Roman" w:cs="David" w:hint="cs"/>
          <w:color w:val="008000"/>
          <w:sz w:val="24"/>
          <w:szCs w:val="24"/>
          <w:rtl/>
          <w:lang w:eastAsia="he-IL"/>
        </w:rPr>
        <w:t>.</w:t>
      </w:r>
    </w:p>
    <w:p w14:paraId="3C16E34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1B1BA0" w14:textId="6BBD7803"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1"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BFF9F5F"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91B59C" w14:textId="05ED735C"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2"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8F1010E"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C258B2"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AD159A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68AC2A"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6A19AF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C2585C" w14:textId="77777777" w:rsidR="00525E96" w:rsidRPr="00B27B4C" w:rsidDel="00DB09AD" w:rsidRDefault="00525E96" w:rsidP="00525E96">
      <w:pPr>
        <w:widowControl w:val="0"/>
        <w:numPr>
          <w:ilvl w:val="0"/>
          <w:numId w:val="11"/>
        </w:numPr>
        <w:tabs>
          <w:tab w:val="num" w:pos="515"/>
        </w:tabs>
        <w:spacing w:before="0" w:beforeAutospacing="0" w:after="0" w:afterAutospacing="0" w:line="360" w:lineRule="auto"/>
        <w:ind w:left="515" w:hanging="515"/>
        <w:jc w:val="both"/>
        <w:rPr>
          <w:del w:id="103" w:author="Meryl Etman [2]" w:date="2022-12-12T14:2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AC49378" w14:textId="77777777" w:rsidR="00525E96" w:rsidRPr="00DB09AD" w:rsidRDefault="00525E96" w:rsidP="00DB09A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04" w:author="Meryl Etman [2]" w:date="2022-12-12T14:28:00Z">
          <w:pPr>
            <w:widowControl w:val="0"/>
            <w:spacing w:before="0" w:beforeAutospacing="0" w:after="0" w:afterAutospacing="0" w:line="360" w:lineRule="auto"/>
            <w:jc w:val="both"/>
          </w:pPr>
        </w:pPrChange>
      </w:pPr>
    </w:p>
    <w:p w14:paraId="525A3876" w14:textId="77777777" w:rsidR="00525E96" w:rsidRPr="00B27B4C" w:rsidDel="00DB09AD" w:rsidRDefault="00525E96" w:rsidP="00525E96">
      <w:pPr>
        <w:widowControl w:val="0"/>
        <w:spacing w:before="0" w:beforeAutospacing="0" w:after="0" w:afterAutospacing="0" w:line="360" w:lineRule="auto"/>
        <w:ind w:left="6480" w:hanging="1151"/>
        <w:jc w:val="both"/>
        <w:rPr>
          <w:del w:id="105" w:author="Meryl Etman [2]" w:date="2022-12-12T14:27: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A34E6D9" w14:textId="77777777" w:rsidR="00525E96" w:rsidRPr="00435A20" w:rsidRDefault="00525E96" w:rsidP="00DB09A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Change w:id="106" w:author="Meryl Etman [2]" w:date="2022-12-12T14:27:00Z">
          <w:pPr>
            <w:widowControl w:val="0"/>
            <w:spacing w:before="0" w:beforeAutospacing="0" w:after="0" w:afterAutospacing="0" w:line="360" w:lineRule="auto"/>
            <w:ind w:left="5040"/>
            <w:jc w:val="both"/>
          </w:pPr>
        </w:pPrChange>
      </w:pPr>
    </w:p>
    <w:p w14:paraId="0A8906D3"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5D78705" w14:textId="511EC22E"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del w:id="107" w:author="Meryl Etman [2]" w:date="2022-12-12T14:25:00Z">
        <w:r w:rsidRPr="009130F0" w:rsidDel="00DB09AD">
          <w:rPr>
            <w:rFonts w:ascii="Times New Roman" w:eastAsia="Times New Roman" w:hAnsi="Times New Roman" w:cs="David" w:hint="cs"/>
            <w:color w:val="00B0F0"/>
            <w:sz w:val="24"/>
            <w:szCs w:val="24"/>
            <w:rtl/>
            <w:lang w:eastAsia="he-IL"/>
          </w:rPr>
          <w:delText xml:space="preserve">                </w:delText>
        </w:r>
      </w:del>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8" w:author="Meryl Etman" w:date="2022-12-12T14:16:00Z">
            <w:r w:rsidR="009879CF">
              <w:rPr>
                <w:rFonts w:ascii="Times New Roman" w:eastAsia="Times New Roman" w:hAnsi="Times New Roman" w:cs="David" w:hint="cs"/>
                <w:color w:val="00B0F0"/>
                <w:sz w:val="24"/>
                <w:szCs w:val="24"/>
                <w:u w:val="single"/>
                <w:rtl/>
                <w:lang w:eastAsia="he-IL"/>
              </w:rPr>
              <w:t xml:space="preserve">עמוס </w:t>
            </w:r>
            <w:proofErr w:type="spellStart"/>
            <w:r w:rsidR="009879CF">
              <w:rPr>
                <w:rFonts w:ascii="Times New Roman" w:eastAsia="Times New Roman" w:hAnsi="Times New Roman" w:cs="David" w:hint="cs"/>
                <w:color w:val="00B0F0"/>
                <w:sz w:val="24"/>
                <w:szCs w:val="24"/>
                <w:u w:val="single"/>
                <w:rtl/>
                <w:lang w:eastAsia="he-IL"/>
              </w:rPr>
              <w:t>בלנק</w:t>
            </w:r>
            <w:proofErr w:type="spellEnd"/>
            <w:r w:rsidR="009879CF">
              <w:rPr>
                <w:rFonts w:ascii="Times New Roman" w:eastAsia="Times New Roman" w:hAnsi="Times New Roman" w:cs="David" w:hint="cs"/>
                <w:color w:val="00B0F0"/>
                <w:sz w:val="24"/>
                <w:szCs w:val="24"/>
                <w:u w:val="single"/>
                <w:rtl/>
                <w:lang w:eastAsia="he-IL"/>
              </w:rPr>
              <w:t xml:space="preserve"> - עדי לרר - סשה בר</w:t>
            </w:r>
          </w:ins>
        </w:sdtContent>
      </w:sdt>
    </w:p>
    <w:p w14:paraId="7863B7C2"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48D91BA" w14:textId="77777777" w:rsidR="00525E96" w:rsidRPr="00B27B4C" w:rsidRDefault="00525E96" w:rsidP="00DB09A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61C56F9"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8417675"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26A44D7"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1DFB9E2" w14:textId="00EF24C8" w:rsidR="00DB09AD" w:rsidRDefault="00DB09AD">
      <w:pPr>
        <w:bidi w:val="0"/>
        <w:spacing w:before="0" w:beforeAutospacing="0" w:after="160" w:afterAutospacing="0" w:line="259" w:lineRule="auto"/>
        <w:rPr>
          <w:ins w:id="109" w:author="Meryl Etman [2]" w:date="2022-12-12T14:28:00Z"/>
          <w:rFonts w:ascii="Times New Roman" w:eastAsia="Times New Roman" w:hAnsi="Times New Roman" w:cs="David"/>
          <w:sz w:val="24"/>
          <w:szCs w:val="24"/>
          <w:rtl/>
          <w:lang w:eastAsia="he-IL"/>
        </w:rPr>
      </w:pPr>
      <w:ins w:id="110" w:author="Meryl Etman [2]" w:date="2022-12-12T14:28:00Z">
        <w:r>
          <w:rPr>
            <w:rFonts w:ascii="Times New Roman" w:eastAsia="Times New Roman" w:hAnsi="Times New Roman" w:cs="David"/>
            <w:sz w:val="24"/>
            <w:szCs w:val="24"/>
            <w:rtl/>
            <w:lang w:eastAsia="he-IL"/>
          </w:rPr>
          <w:br w:type="page"/>
        </w:r>
      </w:ins>
    </w:p>
    <w:p w14:paraId="7162B557" w14:textId="77777777" w:rsidR="00525E96" w:rsidRPr="00776496" w:rsidDel="00DB09AD" w:rsidRDefault="00525E96" w:rsidP="00525E96">
      <w:pPr>
        <w:widowControl w:val="0"/>
        <w:spacing w:before="120" w:beforeAutospacing="0" w:after="60" w:afterAutospacing="0" w:line="240" w:lineRule="auto"/>
        <w:jc w:val="center"/>
        <w:rPr>
          <w:del w:id="111" w:author="Meryl Etman [2]" w:date="2022-12-12T14:28:00Z"/>
          <w:rFonts w:ascii="Times New Roman" w:eastAsia="Times New Roman" w:hAnsi="Times New Roman" w:cs="David"/>
          <w:sz w:val="24"/>
          <w:szCs w:val="24"/>
          <w:rtl/>
          <w:lang w:eastAsia="he-IL"/>
        </w:rPr>
      </w:pPr>
    </w:p>
    <w:p w14:paraId="6EEADB68" w14:textId="3701DB66" w:rsidR="00021829" w:rsidDel="00DB09AD" w:rsidRDefault="00021829" w:rsidP="00525E96">
      <w:pPr>
        <w:widowControl w:val="0"/>
        <w:spacing w:before="0" w:beforeAutospacing="0" w:after="0" w:afterAutospacing="0" w:line="240" w:lineRule="auto"/>
        <w:jc w:val="center"/>
        <w:rPr>
          <w:del w:id="112" w:author="Meryl Etman [2]" w:date="2022-12-12T14:28:00Z"/>
          <w:rFonts w:ascii="Times New Roman" w:eastAsia="Times New Roman" w:hAnsi="Times New Roman" w:cs="David"/>
          <w:bCs/>
          <w:sz w:val="24"/>
          <w:szCs w:val="24"/>
          <w:u w:val="single"/>
          <w:rtl/>
          <w:lang w:eastAsia="he-IL"/>
        </w:rPr>
      </w:pPr>
      <w:del w:id="113" w:author="Meryl Etman [2]" w:date="2022-12-12T14:28:00Z">
        <w:r w:rsidDel="00DB09AD">
          <w:rPr>
            <w:rFonts w:ascii="Times New Roman" w:eastAsia="Times New Roman" w:hAnsi="Times New Roman" w:cs="David"/>
            <w:bCs/>
            <w:sz w:val="24"/>
            <w:szCs w:val="24"/>
            <w:u w:val="single"/>
            <w:rtl/>
            <w:lang w:eastAsia="he-IL"/>
          </w:rPr>
          <w:br w:type="page"/>
        </w:r>
      </w:del>
    </w:p>
    <w:p w14:paraId="42F0097C" w14:textId="77777777" w:rsidR="005B5631" w:rsidRPr="00232692" w:rsidRDefault="005B5631" w:rsidP="005B563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DA8B8AF"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1CC1D4DD"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30FDA1B"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22F2403"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058557A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77FEC2B"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194134D"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8B5371C"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B0FE13E"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B4110F2"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A33CC7B"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0389035"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5010F1C"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4AD4E16"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7995C36"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17362A1"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29B7A41"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1497BAAE"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1ADD93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57214E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32670354"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BE16ED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2051DF28"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4F78EB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82A330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5F58B9C"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7F9AC3F"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6F5442EB"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7FEAB51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A31BF4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1838F6A"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F2184B6"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43ED2497"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BA19309"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092CCD7"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p w14:paraId="1AC8FE4B"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BD040D7"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15F07578"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0E982C8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EF09ED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00A849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8E1ABA"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A44B7B"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r w:rsidR="005B5631" w:rsidRPr="0009511C" w14:paraId="10823F1C"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4D73085"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E6D337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E5B105B" w14:textId="77777777" w:rsidR="005B5631" w:rsidRPr="0009511C" w:rsidRDefault="005B5631"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8F1D2B"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5ED79B" w14:textId="77777777" w:rsidR="005B5631" w:rsidRPr="0009511C" w:rsidRDefault="005B5631" w:rsidP="007F75C0">
            <w:pPr>
              <w:spacing w:before="0" w:beforeAutospacing="0" w:after="0" w:afterAutospacing="0" w:line="256" w:lineRule="auto"/>
              <w:rPr>
                <w:rFonts w:ascii="David" w:eastAsia="Calibri" w:hAnsi="David" w:cs="David"/>
                <w:b/>
                <w:sz w:val="24"/>
                <w:szCs w:val="24"/>
                <w:lang w:eastAsia="he-IL"/>
              </w:rPr>
            </w:pPr>
          </w:p>
        </w:tc>
      </w:tr>
    </w:tbl>
    <w:p w14:paraId="6FBBDAED"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405E92AF"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4CABA6D"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33DFB9EF"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72E081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BF8020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p w14:paraId="4473044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7754E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00341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DA8BC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1321BA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A5BA9E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991499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5C14E2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5E332646"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8ECCD28"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F874E60"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4D6805C"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40707D6"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CC48259"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9C94F8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AFB99B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1442458" w14:textId="77777777" w:rsidR="005B5631" w:rsidRPr="0009511C" w:rsidRDefault="005B5631" w:rsidP="007F75C0">
            <w:pPr>
              <w:spacing w:before="0" w:beforeAutospacing="0" w:after="0" w:afterAutospacing="0" w:line="256" w:lineRule="auto"/>
              <w:rPr>
                <w:rFonts w:ascii="David" w:eastAsia="Calibri" w:hAnsi="David" w:cs="David"/>
                <w:sz w:val="24"/>
                <w:szCs w:val="24"/>
                <w:lang w:eastAsia="he-IL"/>
              </w:rPr>
            </w:pPr>
          </w:p>
        </w:tc>
      </w:tr>
      <w:tr w:rsidR="005B5631" w:rsidRPr="0009511C" w14:paraId="5380CFB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B503141"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E7E850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6C2EFB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F72BE3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FF7CDB9"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09BFD3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B4DD3A4"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3BCF7F3"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5BE21D6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FAC657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3BC2CA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50956D6"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2551F9E"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6AABC00"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EFB3068"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57CC88B"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F265044" w14:textId="77777777" w:rsidR="005B5631" w:rsidRPr="0009511C" w:rsidRDefault="005B5631"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1D212C9D"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C8E5342"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B1CBADB"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8394006"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759DF33"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DD48A23"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DC415B1" w14:textId="77777777" w:rsidR="005B5631" w:rsidRPr="0009511C" w:rsidRDefault="005B5631"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80EAE3" w14:textId="77777777" w:rsidR="005B5631" w:rsidRPr="0009511C" w:rsidRDefault="005B5631"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ABFDA29" w14:textId="77777777" w:rsidR="005B5631" w:rsidRPr="0009511C" w:rsidRDefault="005B5631"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CB95516"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1B74D41F"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D01DC80"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02AFC334"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BFA76E3"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BE04230"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28B62CAC"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557E9EE"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5B5631" w:rsidRPr="0009511C" w14:paraId="7D2C7068"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FDC9AD2" w14:textId="77777777" w:rsidR="005B5631" w:rsidRPr="0009511C" w:rsidRDefault="005B5631"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CE14B61"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5A159CFB"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0FB17204"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3433BC" w14:textId="77777777" w:rsidR="005269E0" w:rsidRPr="0009511C" w:rsidRDefault="005269E0"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49FA77EF"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56FB834" w14:textId="77777777" w:rsidR="005269E0" w:rsidRPr="0009511C" w:rsidRDefault="005269E0"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8D7EBE2"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7E8111B1"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890B647"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AD88C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7664081C"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6981C9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lastRenderedPageBreak/>
        <w:t>נספח "ח"</w:t>
      </w:r>
    </w:p>
    <w:p w14:paraId="448EE2B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89D6AE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 xml:space="preserve">רשימת </w:t>
      </w:r>
      <w:proofErr w:type="spellStart"/>
      <w:r w:rsidRPr="00071854">
        <w:rPr>
          <w:rFonts w:ascii="Times New Roman" w:eastAsia="Times New Roman" w:hAnsi="Times New Roman" w:cs="David" w:hint="cs"/>
          <w:b/>
          <w:bCs/>
          <w:sz w:val="24"/>
          <w:szCs w:val="24"/>
          <w:u w:val="single"/>
          <w:rtl/>
          <w:lang w:eastAsia="he-IL"/>
        </w:rPr>
        <w:t>תכניות</w:t>
      </w:r>
      <w:proofErr w:type="spellEnd"/>
      <w:r w:rsidRPr="00071854">
        <w:rPr>
          <w:rFonts w:ascii="Times New Roman" w:eastAsia="Times New Roman" w:hAnsi="Times New Roman" w:cs="David" w:hint="cs"/>
          <w:b/>
          <w:bCs/>
          <w:sz w:val="24"/>
          <w:szCs w:val="24"/>
          <w:u w:val="single"/>
          <w:rtl/>
          <w:lang w:eastAsia="he-IL"/>
        </w:rPr>
        <w:t>/דו"חות להנפקה</w:t>
      </w:r>
    </w:p>
    <w:p w14:paraId="0A1B6F5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98A6E3C"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2EB3DEA5"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w:t>
      </w:r>
      <w:proofErr w:type="spellStart"/>
      <w:r w:rsidRPr="00071854">
        <w:rPr>
          <w:rFonts w:ascii="Times New Roman" w:eastAsia="Times New Roman" w:hAnsi="Times New Roman" w:cs="David" w:hint="cs"/>
          <w:sz w:val="24"/>
          <w:szCs w:val="24"/>
          <w:rtl/>
          <w:lang w:eastAsia="he-IL"/>
        </w:rPr>
        <w:t>תכניות</w:t>
      </w:r>
      <w:proofErr w:type="spellEnd"/>
      <w:r w:rsidRPr="00071854">
        <w:rPr>
          <w:rFonts w:ascii="Times New Roman" w:eastAsia="Times New Roman" w:hAnsi="Times New Roman" w:cs="David" w:hint="cs"/>
          <w:sz w:val="24"/>
          <w:szCs w:val="24"/>
          <w:rtl/>
          <w:lang w:eastAsia="he-IL"/>
        </w:rPr>
        <w:t xml:space="preserve">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תכניות</w:t>
      </w:r>
      <w:proofErr w:type="spellEnd"/>
      <w:r w:rsidRPr="00071854">
        <w:rPr>
          <w:rFonts w:ascii="Times New Roman" w:eastAsia="Times New Roman" w:hAnsi="Times New Roman" w:cs="David" w:hint="cs"/>
          <w:sz w:val="24"/>
          <w:szCs w:val="24"/>
          <w:rtl/>
          <w:lang w:eastAsia="he-IL"/>
        </w:rPr>
        <w:t xml:space="preserve"> ביצוע לבניינים ולעבודות פיתוח סביבתי".</w:t>
      </w:r>
    </w:p>
    <w:p w14:paraId="45713A88"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כל המסמכים </w:t>
      </w:r>
      <w:proofErr w:type="spellStart"/>
      <w:r w:rsidRPr="00071854">
        <w:rPr>
          <w:rFonts w:ascii="Times New Roman" w:eastAsia="Times New Roman" w:hAnsi="Times New Roman" w:cs="David" w:hint="cs"/>
          <w:sz w:val="24"/>
          <w:szCs w:val="24"/>
          <w:rtl/>
          <w:lang w:eastAsia="he-IL"/>
        </w:rPr>
        <w:t>והתכניות</w:t>
      </w:r>
      <w:proofErr w:type="spellEnd"/>
      <w:r w:rsidRPr="00071854">
        <w:rPr>
          <w:rFonts w:ascii="Times New Roman" w:eastAsia="Times New Roman" w:hAnsi="Times New Roman" w:cs="David" w:hint="cs"/>
          <w:sz w:val="24"/>
          <w:szCs w:val="24"/>
          <w:rtl/>
          <w:lang w:eastAsia="he-IL"/>
        </w:rPr>
        <w:t xml:space="preserve"> יערכו בשפה העברית.</w:t>
      </w:r>
    </w:p>
    <w:p w14:paraId="23DF3E09"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465BB5D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75ABE8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F4C5C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F8BF03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68BAE5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7AB640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529D52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0E4481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AE4FE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A3D32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8C47F0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4AEE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6AA1AE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6D7C09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03B66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F7834B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18B91B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2622AF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B18225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7EB770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41D2D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B4305C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5429F6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7EA1E0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B8E52F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E12EEC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75F48F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D7E41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9496C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26A293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BAF3C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27BF6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E6107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131E8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886940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E8D35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800767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4CC8B9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614F99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B759D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FE53F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0E8E44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18B648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B9D0B0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2BCDFE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2E6DBB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87CECC" w14:textId="77777777" w:rsidR="005269E0" w:rsidRDefault="005269E0" w:rsidP="00B50A1C">
      <w:pPr>
        <w:widowControl w:val="0"/>
        <w:spacing w:before="0" w:beforeAutospacing="0" w:after="0" w:afterAutospacing="0" w:line="240" w:lineRule="auto"/>
        <w:jc w:val="center"/>
        <w:outlineLvl w:val="7"/>
        <w:rPr>
          <w:ins w:id="114" w:author="רינת הראל" w:date="2020-05-19T12:01:00Z"/>
          <w:rFonts w:ascii="Times New Roman" w:eastAsia="Times New Roman" w:hAnsi="Times New Roman" w:cs="David"/>
          <w:b/>
          <w:bCs/>
          <w:sz w:val="20"/>
          <w:szCs w:val="24"/>
          <w:u w:val="single"/>
          <w:rtl/>
          <w:lang w:eastAsia="he-IL"/>
        </w:rPr>
      </w:pPr>
      <w:ins w:id="115" w:author="רינת הראל" w:date="2020-05-19T12:01:00Z">
        <w:r>
          <w:rPr>
            <w:rFonts w:ascii="Times New Roman" w:eastAsia="Times New Roman" w:hAnsi="Times New Roman" w:cs="David"/>
            <w:b/>
            <w:bCs/>
            <w:sz w:val="20"/>
            <w:szCs w:val="24"/>
            <w:u w:val="single"/>
            <w:rtl/>
            <w:lang w:eastAsia="he-IL"/>
          </w:rPr>
          <w:br w:type="page"/>
        </w:r>
      </w:ins>
    </w:p>
    <w:p w14:paraId="0E1567B8"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638AEC5"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795ACDC"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153FF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441B4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D8761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377319"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6477400" w14:textId="32543891" w:rsidR="00B50A1C" w:rsidRPr="00B27B4C" w:rsidRDefault="00235979"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6" w:author="Meryl Etman" w:date="2022-12-12T14:14:00Z">
            <w:r w:rsidR="009879CF">
              <w:rPr>
                <w:rFonts w:ascii="Times New Roman" w:eastAsia="Times New Roman" w:hAnsi="Times New Roman" w:cs="David" w:hint="cs"/>
                <w:color w:val="008000"/>
                <w:sz w:val="24"/>
                <w:szCs w:val="24"/>
                <w:rtl/>
                <w:lang w:eastAsia="he-IL"/>
              </w:rPr>
              <w:br/>
              <w:t>גבעת שמואל החדשה בע"מ</w:t>
            </w:r>
            <w:r w:rsidR="009879CF">
              <w:rPr>
                <w:rFonts w:ascii="Times New Roman" w:eastAsia="Times New Roman" w:hAnsi="Times New Roman" w:cs="David" w:hint="cs"/>
                <w:color w:val="008000"/>
                <w:sz w:val="24"/>
                <w:szCs w:val="24"/>
                <w:rtl/>
                <w:lang w:eastAsia="he-IL"/>
              </w:rPr>
              <w:br/>
              <w:t>יהונתן נתניהו 1ג', אור יהודה</w:t>
            </w:r>
            <w:r w:rsidR="009879CF">
              <w:rPr>
                <w:rFonts w:ascii="Times New Roman" w:eastAsia="Times New Roman" w:hAnsi="Times New Roman" w:cs="David" w:hint="cs"/>
                <w:color w:val="008000"/>
                <w:sz w:val="24"/>
                <w:szCs w:val="24"/>
                <w:rtl/>
                <w:lang w:eastAsia="he-IL"/>
              </w:rPr>
              <w:br/>
              <w:t>514677533</w:t>
            </w:r>
            <w:r w:rsidR="009879CF">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0E3A0FC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7AF3D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BEA718D"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130943"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571D6B" w14:textId="160DA739"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7" w:author="Meryl Etman" w:date="2022-12-12T14:16:00Z">
            <w:r w:rsidR="009879CF">
              <w:rPr>
                <w:rFonts w:ascii="Times New Roman" w:eastAsia="Times New Roman" w:hAnsi="Times New Roman" w:cs="David"/>
                <w:color w:val="008000"/>
                <w:sz w:val="24"/>
                <w:szCs w:val="24"/>
                <w:rtl/>
                <w:lang w:eastAsia="he-IL"/>
              </w:rPr>
              <w:t xml:space="preserve">עמוס </w:t>
            </w:r>
            <w:proofErr w:type="spellStart"/>
            <w:r w:rsidR="009879CF">
              <w:rPr>
                <w:rFonts w:ascii="Times New Roman" w:eastAsia="Times New Roman" w:hAnsi="Times New Roman" w:cs="David"/>
                <w:color w:val="008000"/>
                <w:sz w:val="24"/>
                <w:szCs w:val="24"/>
                <w:rtl/>
                <w:lang w:eastAsia="he-IL"/>
              </w:rPr>
              <w:t>בלנק</w:t>
            </w:r>
            <w:proofErr w:type="spellEnd"/>
            <w:r w:rsidR="009879CF">
              <w:rPr>
                <w:rFonts w:ascii="Times New Roman" w:eastAsia="Times New Roman" w:hAnsi="Times New Roman" w:cs="David"/>
                <w:color w:val="008000"/>
                <w:sz w:val="24"/>
                <w:szCs w:val="24"/>
                <w:rtl/>
                <w:lang w:eastAsia="he-IL"/>
              </w:rPr>
              <w:t xml:space="preserve"> - עדי לרר - סשה בר</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8" w:author="Meryl Etman" w:date="2022-12-12T14:13:00Z">
            <w:r w:rsidR="009879CF">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19" w:author="Meryl Etman" w:date="2022-12-12T14:13:00Z">
            <w:r w:rsidR="009879CF">
              <w:rPr>
                <w:rFonts w:ascii="Times New Roman" w:eastAsia="Times New Roman" w:hAnsi="Times New Roman" w:cs="David" w:hint="cs"/>
                <w:color w:val="008000"/>
                <w:sz w:val="24"/>
                <w:szCs w:val="24"/>
                <w:rtl/>
              </w:rPr>
              <w:t>ייעוץ קרקע וביסוס</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6104FB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CDE72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29C9A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2A5A52"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D7D44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F7957D"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82EB341"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9F8C18"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CE597F"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4C42BE"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8A93231" w14:textId="4BB65601" w:rsidR="00B50A1C" w:rsidRPr="00B27B4C" w:rsidRDefault="00235979"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0" w:author="Meryl Etman" w:date="2022-12-12T14:16:00Z">
            <w:r w:rsidR="009879CF">
              <w:rPr>
                <w:rFonts w:ascii="Times New Roman" w:eastAsia="Times New Roman" w:hAnsi="Times New Roman" w:cs="David" w:hint="cs"/>
                <w:color w:val="00B0F0"/>
                <w:sz w:val="24"/>
                <w:szCs w:val="24"/>
                <w:u w:val="single"/>
                <w:rtl/>
                <w:lang w:eastAsia="he-IL"/>
              </w:rPr>
              <w:t xml:space="preserve">עמוס </w:t>
            </w:r>
            <w:proofErr w:type="spellStart"/>
            <w:r w:rsidR="009879CF">
              <w:rPr>
                <w:rFonts w:ascii="Times New Roman" w:eastAsia="Times New Roman" w:hAnsi="Times New Roman" w:cs="David" w:hint="cs"/>
                <w:color w:val="00B0F0"/>
                <w:sz w:val="24"/>
                <w:szCs w:val="24"/>
                <w:u w:val="single"/>
                <w:rtl/>
                <w:lang w:eastAsia="he-IL"/>
              </w:rPr>
              <w:t>בלנק</w:t>
            </w:r>
            <w:proofErr w:type="spellEnd"/>
            <w:r w:rsidR="009879CF">
              <w:rPr>
                <w:rFonts w:ascii="Times New Roman" w:eastAsia="Times New Roman" w:hAnsi="Times New Roman" w:cs="David" w:hint="cs"/>
                <w:color w:val="00B0F0"/>
                <w:sz w:val="24"/>
                <w:szCs w:val="24"/>
                <w:u w:val="single"/>
                <w:rtl/>
                <w:lang w:eastAsia="he-IL"/>
              </w:rPr>
              <w:t xml:space="preserve"> - עדי לרר - סשה בר</w:t>
            </w:r>
          </w:ins>
        </w:sdtContent>
      </w:sdt>
    </w:p>
    <w:p w14:paraId="5DF739FF"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078DCB1"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B766E3"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1F3049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03941B"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B55B0B2"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16861D3" w14:textId="7E80653B"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1" w:author="Meryl Etman" w:date="2022-12-12T14:14:00Z">
            <w:r w:rsidR="009879CF">
              <w:rPr>
                <w:rFonts w:ascii="Times New Roman" w:eastAsia="Times New Roman" w:hAnsi="Times New Roman" w:cs="David" w:hint="cs"/>
                <w:color w:val="008000"/>
                <w:sz w:val="24"/>
                <w:szCs w:val="24"/>
                <w:rtl/>
                <w:lang w:eastAsia="he-IL"/>
              </w:rPr>
              <w:br/>
              <w:t>גבעת שמואל החדשה בע"מ</w:t>
            </w:r>
            <w:r w:rsidR="009879CF">
              <w:rPr>
                <w:rFonts w:ascii="Times New Roman" w:eastAsia="Times New Roman" w:hAnsi="Times New Roman" w:cs="David" w:hint="cs"/>
                <w:color w:val="008000"/>
                <w:sz w:val="24"/>
                <w:szCs w:val="24"/>
                <w:rtl/>
                <w:lang w:eastAsia="he-IL"/>
              </w:rPr>
              <w:br/>
              <w:t>יהונתן נתניהו 1ג', אור יהודה</w:t>
            </w:r>
            <w:r w:rsidR="009879CF">
              <w:rPr>
                <w:rFonts w:ascii="Times New Roman" w:eastAsia="Times New Roman" w:hAnsi="Times New Roman" w:cs="David" w:hint="cs"/>
                <w:color w:val="008000"/>
                <w:sz w:val="24"/>
                <w:szCs w:val="24"/>
                <w:rtl/>
                <w:lang w:eastAsia="he-IL"/>
              </w:rPr>
              <w:br/>
              <w:t>514677533</w:t>
            </w:r>
            <w:r w:rsidR="009879CF">
              <w:rPr>
                <w:rFonts w:ascii="Times New Roman" w:eastAsia="Times New Roman" w:hAnsi="Times New Roman" w:cs="David" w:hint="cs"/>
                <w:color w:val="008000"/>
                <w:sz w:val="24"/>
                <w:szCs w:val="24"/>
                <w:rtl/>
                <w:lang w:eastAsia="he-IL"/>
              </w:rPr>
              <w:br/>
            </w:r>
          </w:ins>
        </w:sdtContent>
      </w:sdt>
    </w:p>
    <w:p w14:paraId="5C7DA83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ABAB5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63D8DC2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82C32D" w14:textId="42FC3A2A"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2" w:author="Meryl Etman" w:date="2022-12-12T14:13:00Z">
            <w:r w:rsidR="009879CF">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086444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9F5403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AD463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26B635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CCF568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3742E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80F355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7D5F9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C9AED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44B59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0F7FD2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4B7DF6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02EE5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47DD9EA"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B1DD847"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2FECF6B"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4681B7A"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8F30ED6"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F8CD05A" w14:textId="764CF2D0"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23" w:author="Meryl Etman [2]" w:date="2022-12-12T14:28:00Z">
        <w:r w:rsidRPr="009130F0" w:rsidDel="00235979">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4" w:author="Meryl Etman" w:date="2022-12-12T14:16:00Z">
            <w:r w:rsidR="009879CF">
              <w:rPr>
                <w:rFonts w:ascii="Times New Roman" w:eastAsia="Times New Roman" w:hAnsi="Times New Roman" w:cs="David" w:hint="cs"/>
                <w:color w:val="00B0F0"/>
                <w:sz w:val="24"/>
                <w:szCs w:val="24"/>
                <w:u w:val="single"/>
                <w:rtl/>
                <w:lang w:eastAsia="he-IL"/>
              </w:rPr>
              <w:t xml:space="preserve">עמוס </w:t>
            </w:r>
            <w:proofErr w:type="spellStart"/>
            <w:r w:rsidR="009879CF">
              <w:rPr>
                <w:rFonts w:ascii="Times New Roman" w:eastAsia="Times New Roman" w:hAnsi="Times New Roman" w:cs="David" w:hint="cs"/>
                <w:color w:val="00B0F0"/>
                <w:sz w:val="24"/>
                <w:szCs w:val="24"/>
                <w:u w:val="single"/>
                <w:rtl/>
                <w:lang w:eastAsia="he-IL"/>
              </w:rPr>
              <w:t>בלנק</w:t>
            </w:r>
            <w:proofErr w:type="spellEnd"/>
            <w:r w:rsidR="009879CF">
              <w:rPr>
                <w:rFonts w:ascii="Times New Roman" w:eastAsia="Times New Roman" w:hAnsi="Times New Roman" w:cs="David" w:hint="cs"/>
                <w:color w:val="00B0F0"/>
                <w:sz w:val="24"/>
                <w:szCs w:val="24"/>
                <w:u w:val="single"/>
                <w:rtl/>
                <w:lang w:eastAsia="he-IL"/>
              </w:rPr>
              <w:t xml:space="preserve"> - עדי לרר - סשה בר</w:t>
            </w:r>
          </w:ins>
        </w:sdtContent>
      </w:sdt>
    </w:p>
    <w:p w14:paraId="0821F7C6"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2B09C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22B62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B33CC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D30729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6AA0012"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2D1A93A"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055E51E"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A43A1F1"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FA85F8F"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966D5F4"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592AC5C9" w14:textId="77777777" w:rsidR="00B50A1C" w:rsidRPr="00B27B4C" w:rsidDel="00235979" w:rsidRDefault="00B50A1C" w:rsidP="00B50A1C">
      <w:pPr>
        <w:spacing w:before="0" w:beforeAutospacing="0" w:after="0" w:afterAutospacing="0" w:line="240" w:lineRule="auto"/>
        <w:rPr>
          <w:del w:id="125" w:author="Meryl Etman [2]" w:date="2022-12-12T14:29:00Z"/>
          <w:rFonts w:ascii="Times New Roman" w:eastAsia="Times New Roman" w:hAnsi="Times New Roman" w:cs="David"/>
          <w:sz w:val="20"/>
          <w:szCs w:val="24"/>
          <w:rtl/>
        </w:rPr>
      </w:pPr>
    </w:p>
    <w:p w14:paraId="58F2892F" w14:textId="77777777" w:rsidR="00B50A1C" w:rsidRPr="00B27B4C" w:rsidDel="00235979" w:rsidRDefault="00B50A1C" w:rsidP="00B50A1C">
      <w:pPr>
        <w:widowControl w:val="0"/>
        <w:bidi w:val="0"/>
        <w:spacing w:before="0" w:beforeAutospacing="0" w:after="0" w:afterAutospacing="0" w:line="240" w:lineRule="auto"/>
        <w:jc w:val="right"/>
        <w:rPr>
          <w:del w:id="126" w:author="Meryl Etman [2]" w:date="2022-12-12T14:29:00Z"/>
          <w:rFonts w:ascii="Times New Roman" w:eastAsia="Times New Roman" w:hAnsi="Times New Roman" w:cs="David"/>
          <w:sz w:val="20"/>
          <w:szCs w:val="20"/>
          <w:rtl/>
          <w:lang w:eastAsia="he-IL"/>
        </w:rPr>
      </w:pPr>
    </w:p>
    <w:p w14:paraId="6B85AFC1" w14:textId="77777777" w:rsidR="00B50A1C" w:rsidRPr="0047052D" w:rsidDel="00235979" w:rsidRDefault="00B50A1C" w:rsidP="00B50A1C">
      <w:pPr>
        <w:widowControl w:val="0"/>
        <w:spacing w:before="0" w:beforeAutospacing="0" w:after="0" w:afterAutospacing="0" w:line="240" w:lineRule="auto"/>
        <w:jc w:val="both"/>
        <w:rPr>
          <w:del w:id="127" w:author="Meryl Etman [2]" w:date="2022-12-12T14:29:00Z"/>
        </w:rPr>
      </w:pPr>
    </w:p>
    <w:p w14:paraId="02B47D99" w14:textId="77777777" w:rsidR="00071854" w:rsidRPr="00071854" w:rsidDel="00235979" w:rsidRDefault="00071854" w:rsidP="00235979">
      <w:pPr>
        <w:widowControl w:val="0"/>
        <w:bidi w:val="0"/>
        <w:spacing w:before="0" w:beforeAutospacing="0" w:after="0" w:afterAutospacing="0" w:line="240" w:lineRule="auto"/>
        <w:rPr>
          <w:del w:id="128" w:author="Meryl Etman [2]" w:date="2022-12-12T14:29:00Z"/>
          <w:rFonts w:ascii="Times New Roman" w:eastAsia="Times New Roman" w:hAnsi="Times New Roman" w:cs="David"/>
          <w:sz w:val="24"/>
          <w:szCs w:val="24"/>
          <w:rtl/>
          <w:lang w:eastAsia="he-IL"/>
        </w:rPr>
        <w:pPrChange w:id="129" w:author="Meryl Etman [2]" w:date="2022-12-12T14:29:00Z">
          <w:pPr>
            <w:widowControl w:val="0"/>
            <w:bidi w:val="0"/>
            <w:spacing w:before="0" w:beforeAutospacing="0" w:after="0" w:afterAutospacing="0" w:line="240" w:lineRule="auto"/>
            <w:jc w:val="right"/>
          </w:pPr>
        </w:pPrChange>
      </w:pPr>
    </w:p>
    <w:p w14:paraId="6142FB12" w14:textId="77777777" w:rsidR="001A69D5" w:rsidRPr="00071854" w:rsidRDefault="001A69D5" w:rsidP="00071854">
      <w:pPr>
        <w:rPr>
          <w:rFonts w:hint="cs"/>
        </w:rPr>
      </w:pPr>
    </w:p>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0B2B2" w14:textId="77777777" w:rsidR="00631FC7" w:rsidRDefault="00631FC7" w:rsidP="00AF234B">
      <w:pPr>
        <w:spacing w:before="0" w:after="0" w:line="240" w:lineRule="auto"/>
      </w:pPr>
      <w:r>
        <w:separator/>
      </w:r>
    </w:p>
  </w:endnote>
  <w:endnote w:type="continuationSeparator" w:id="0">
    <w:p w14:paraId="42302DD0" w14:textId="77777777" w:rsidR="00631FC7" w:rsidRDefault="00631FC7" w:rsidP="00AF234B">
      <w:pPr>
        <w:spacing w:before="0" w:after="0" w:line="240" w:lineRule="auto"/>
      </w:pPr>
      <w:r>
        <w:continuationSeparator/>
      </w:r>
    </w:p>
  </w:endnote>
  <w:endnote w:type="continuationNotice" w:id="1">
    <w:p w14:paraId="20C191A0" w14:textId="77777777" w:rsidR="00631FC7" w:rsidRDefault="00631FC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3"/>
      <w:gridCol w:w="2810"/>
      <w:gridCol w:w="232"/>
      <w:gridCol w:w="1038"/>
      <w:gridCol w:w="1813"/>
    </w:tblGrid>
    <w:tr w:rsidR="00BD284A" w:rsidRPr="00F9528C" w14:paraId="103651CC" w14:textId="77777777" w:rsidTr="00623070">
      <w:tc>
        <w:tcPr>
          <w:tcW w:w="753" w:type="dxa"/>
        </w:tcPr>
        <w:p w14:paraId="1AAA60D5"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55189F2" w14:textId="599E5701" w:rsidR="00BD284A" w:rsidRPr="00F9528C" w:rsidRDefault="009879CF" w:rsidP="00623070">
              <w:pPr>
                <w:tabs>
                  <w:tab w:val="center" w:pos="4153"/>
                  <w:tab w:val="right" w:pos="8306"/>
                </w:tabs>
                <w:spacing w:before="0" w:after="0" w:line="240" w:lineRule="auto"/>
                <w:rPr>
                  <w:rFonts w:ascii="David" w:hAnsi="David"/>
                  <w:color w:val="00B0F0"/>
                  <w:sz w:val="20"/>
                  <w:szCs w:val="20"/>
                  <w:rtl/>
                </w:rPr>
              </w:pPr>
              <w:ins w:id="130" w:author="Meryl Etman" w:date="2022-12-12T14:13:00Z">
                <w:r>
                  <w:rPr>
                    <w:rFonts w:ascii="David" w:hAnsi="David"/>
                    <w:color w:val="00B0F0"/>
                    <w:sz w:val="20"/>
                    <w:szCs w:val="20"/>
                    <w:rtl/>
                  </w:rPr>
                  <w:t>סביוני גבעת שמואל מגרשים 1006-1007</w:t>
                </w:r>
              </w:ins>
            </w:p>
          </w:tc>
        </w:sdtContent>
      </w:sdt>
      <w:tc>
        <w:tcPr>
          <w:tcW w:w="2232" w:type="dxa"/>
        </w:tcPr>
        <w:p w14:paraId="7425D61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David" w:hAnsi="David" w:hint="cs"/>
                  <w:sz w:val="20"/>
                  <w:szCs w:val="20"/>
                  <w:rtl/>
                </w:rPr>
                <w:t>יועץ ביסוס קרקע</w:t>
              </w:r>
            </w:sdtContent>
          </w:sdt>
        </w:p>
      </w:tc>
      <w:tc>
        <w:tcPr>
          <w:tcW w:w="236" w:type="dxa"/>
        </w:tcPr>
        <w:p w14:paraId="6A930DA4" w14:textId="77777777" w:rsidR="00BD284A" w:rsidRPr="00F9528C" w:rsidRDefault="00BD284A" w:rsidP="00623070">
          <w:pPr>
            <w:tabs>
              <w:tab w:val="center" w:pos="4153"/>
              <w:tab w:val="right" w:pos="8306"/>
            </w:tabs>
            <w:spacing w:before="0" w:after="0" w:line="240" w:lineRule="auto"/>
            <w:rPr>
              <w:rFonts w:ascii="David" w:hAnsi="David"/>
              <w:sz w:val="16"/>
              <w:szCs w:val="16"/>
              <w:rtl/>
            </w:rPr>
          </w:pPr>
        </w:p>
      </w:tc>
      <w:tc>
        <w:tcPr>
          <w:tcW w:w="1129" w:type="dxa"/>
        </w:tcPr>
        <w:p w14:paraId="267F2BF7"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7C65EF8" w14:textId="2E7E0114" w:rsidR="00BD284A" w:rsidRPr="00F9528C" w:rsidRDefault="00BD284A" w:rsidP="00623070">
              <w:pPr>
                <w:tabs>
                  <w:tab w:val="center" w:pos="4153"/>
                  <w:tab w:val="right" w:pos="8306"/>
                </w:tabs>
                <w:spacing w:before="0" w:after="0" w:line="240" w:lineRule="auto"/>
                <w:rPr>
                  <w:rFonts w:ascii="David" w:hAnsi="David"/>
                  <w:sz w:val="20"/>
                  <w:szCs w:val="20"/>
                  <w:rtl/>
                </w:rPr>
              </w:pPr>
              <w:del w:id="131" w:author="Meryl Etman [2]" w:date="2022-12-12T14:18:00Z">
                <w:r w:rsidDel="00F219C7">
                  <w:rPr>
                    <w:rFonts w:ascii="David" w:hAnsi="David" w:hint="cs"/>
                    <w:sz w:val="20"/>
                    <w:szCs w:val="20"/>
                  </w:rPr>
                  <w:delText>CONT-5-664</w:delText>
                </w:r>
              </w:del>
              <w:ins w:id="132" w:author="Meryl Etman [2]" w:date="2022-12-12T14:18:00Z">
                <w:r w:rsidR="00F219C7">
                  <w:rPr>
                    <w:rFonts w:ascii="David" w:hAnsi="David" w:hint="cs"/>
                    <w:sz w:val="20"/>
                    <w:szCs w:val="20"/>
                  </w:rPr>
                  <w:t>CONT-10-2258</w:t>
                </w:r>
              </w:ins>
            </w:p>
          </w:tc>
        </w:sdtContent>
      </w:sdt>
    </w:tr>
    <w:tr w:rsidR="00BD284A" w:rsidRPr="00F9528C" w14:paraId="46211E9B" w14:textId="77777777" w:rsidTr="00623070">
      <w:tc>
        <w:tcPr>
          <w:tcW w:w="753" w:type="dxa"/>
        </w:tcPr>
        <w:p w14:paraId="0EECC2C6"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BF8DA3B" w14:textId="5D13A104" w:rsidR="00BD284A" w:rsidRPr="00F9528C" w:rsidRDefault="009879CF" w:rsidP="00623070">
              <w:pPr>
                <w:tabs>
                  <w:tab w:val="center" w:pos="4153"/>
                  <w:tab w:val="right" w:pos="8306"/>
                </w:tabs>
                <w:spacing w:before="0" w:after="0" w:line="240" w:lineRule="auto"/>
                <w:rPr>
                  <w:rFonts w:ascii="David" w:hAnsi="David"/>
                  <w:color w:val="00B0F0"/>
                  <w:sz w:val="20"/>
                  <w:szCs w:val="20"/>
                  <w:rtl/>
                </w:rPr>
              </w:pPr>
              <w:ins w:id="133" w:author="Meryl Etman" w:date="2022-12-12T14:16:00Z">
                <w:r>
                  <w:rPr>
                    <w:rFonts w:ascii="David" w:hAnsi="David"/>
                    <w:color w:val="00B0F0"/>
                    <w:sz w:val="20"/>
                    <w:szCs w:val="20"/>
                    <w:rtl/>
                  </w:rPr>
                  <w:t xml:space="preserve">עמוס </w:t>
                </w:r>
                <w:proofErr w:type="spellStart"/>
                <w:r>
                  <w:rPr>
                    <w:rFonts w:ascii="David" w:hAnsi="David"/>
                    <w:color w:val="00B0F0"/>
                    <w:sz w:val="20"/>
                    <w:szCs w:val="20"/>
                    <w:rtl/>
                  </w:rPr>
                  <w:t>בלנק</w:t>
                </w:r>
                <w:proofErr w:type="spellEnd"/>
                <w:r>
                  <w:rPr>
                    <w:rFonts w:ascii="David" w:hAnsi="David"/>
                    <w:color w:val="00B0F0"/>
                    <w:sz w:val="20"/>
                    <w:szCs w:val="20"/>
                    <w:rtl/>
                  </w:rPr>
                  <w:t xml:space="preserve"> - עדי לרר - סשה בר</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284A" w:rsidRPr="00F9528C" w14:paraId="50E22CDC" w14:textId="77777777" w:rsidTr="00623070">
            <w:trPr>
              <w:trHeight w:val="201"/>
            </w:trPr>
            <w:tc>
              <w:tcPr>
                <w:tcW w:w="926" w:type="dxa"/>
              </w:tcPr>
              <w:p w14:paraId="04D8DB09"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E579455" w14:textId="77777777" w:rsidR="00BD284A" w:rsidRPr="00F9528C" w:rsidRDefault="00BD284A"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FDFE5AB"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1B7A7A4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44B1051A"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61D8917" w14:textId="77777777" w:rsidR="00BD284A" w:rsidRPr="00F9528C" w:rsidRDefault="00235979"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D284A" w:rsidRPr="00F9528C">
                <w:rPr>
                  <w:rFonts w:ascii="David" w:hAnsi="David"/>
                  <w:color w:val="00B0F0"/>
                  <w:sz w:val="20"/>
                  <w:szCs w:val="20"/>
                  <w:rtl/>
                </w:rPr>
                <w:t>[סטטוס חוזה]</w:t>
              </w:r>
            </w:sdtContent>
          </w:sdt>
        </w:p>
      </w:tc>
    </w:tr>
    <w:tr w:rsidR="00BD284A" w:rsidRPr="00F9528C" w14:paraId="65EAEDBE" w14:textId="77777777" w:rsidTr="00623070">
      <w:trPr>
        <w:trHeight w:val="80"/>
      </w:trPr>
      <w:tc>
        <w:tcPr>
          <w:tcW w:w="753" w:type="dxa"/>
        </w:tcPr>
        <w:p w14:paraId="7FA005AF"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883" w:type="dxa"/>
        </w:tcPr>
        <w:p w14:paraId="39070190" w14:textId="77777777" w:rsidR="00BD284A" w:rsidRPr="00F9528C" w:rsidRDefault="00BD284A"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5CD3B5DF"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36" w:type="dxa"/>
        </w:tcPr>
        <w:p w14:paraId="40F50D92"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1129" w:type="dxa"/>
        </w:tcPr>
        <w:p w14:paraId="1416608D"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c>
        <w:tcPr>
          <w:tcW w:w="2073" w:type="dxa"/>
        </w:tcPr>
        <w:p w14:paraId="3982B1C7" w14:textId="77777777" w:rsidR="00BD284A" w:rsidRPr="00F9528C" w:rsidRDefault="00BD284A" w:rsidP="00623070">
          <w:pPr>
            <w:tabs>
              <w:tab w:val="center" w:pos="4153"/>
              <w:tab w:val="right" w:pos="8306"/>
            </w:tabs>
            <w:spacing w:before="0" w:after="0" w:line="240" w:lineRule="auto"/>
            <w:rPr>
              <w:rFonts w:ascii="David" w:hAnsi="David"/>
              <w:sz w:val="20"/>
              <w:szCs w:val="20"/>
              <w:rtl/>
            </w:rPr>
          </w:pPr>
        </w:p>
      </w:tc>
    </w:tr>
  </w:tbl>
  <w:p w14:paraId="00AF72AF" w14:textId="77777777" w:rsidR="00F21BBE" w:rsidRPr="00BD284A" w:rsidRDefault="00BD284A"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44894" w14:textId="77777777" w:rsidR="00631FC7" w:rsidRDefault="00631FC7" w:rsidP="00AF234B">
      <w:pPr>
        <w:spacing w:before="0" w:after="0" w:line="240" w:lineRule="auto"/>
      </w:pPr>
      <w:r>
        <w:separator/>
      </w:r>
    </w:p>
  </w:footnote>
  <w:footnote w:type="continuationSeparator" w:id="0">
    <w:p w14:paraId="1C025B1A" w14:textId="77777777" w:rsidR="00631FC7" w:rsidRDefault="00631FC7" w:rsidP="00AF234B">
      <w:pPr>
        <w:spacing w:before="0" w:after="0" w:line="240" w:lineRule="auto"/>
      </w:pPr>
      <w:r>
        <w:continuationSeparator/>
      </w:r>
    </w:p>
  </w:footnote>
  <w:footnote w:type="continuationNotice" w:id="1">
    <w:p w14:paraId="0B36A7B7" w14:textId="77777777" w:rsidR="00631FC7" w:rsidRDefault="00631FC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39128D46" w14:textId="77777777" w:rsidR="00F21BBE" w:rsidRDefault="00F21BBE" w:rsidP="00CF334C">
        <w:pPr>
          <w:pStyle w:val="a3"/>
          <w:jc w:val="center"/>
        </w:pPr>
        <w:r>
          <w:fldChar w:fldCharType="begin"/>
        </w:r>
        <w:r>
          <w:instrText xml:space="preserve"> PAGE   \* MERGEFORMAT </w:instrText>
        </w:r>
        <w:r>
          <w:fldChar w:fldCharType="separate"/>
        </w:r>
        <w:r w:rsidR="009879CF">
          <w:rPr>
            <w:noProof/>
            <w:rtl/>
          </w:rPr>
          <w:t>1</w:t>
        </w:r>
        <w:r w:rsidR="009879CF">
          <w:rPr>
            <w:noProof/>
            <w:rtl/>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72692870">
    <w:abstractNumId w:val="24"/>
  </w:num>
  <w:num w:numId="2" w16cid:durableId="2335119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85603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4443383">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64789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054821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4145620">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1334578">
    <w:abstractNumId w:val="26"/>
  </w:num>
  <w:num w:numId="9" w16cid:durableId="13421279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67746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75523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2571048">
    <w:abstractNumId w:val="18"/>
  </w:num>
  <w:num w:numId="13" w16cid:durableId="1417360866">
    <w:abstractNumId w:val="3"/>
  </w:num>
  <w:num w:numId="14" w16cid:durableId="1074543393">
    <w:abstractNumId w:val="11"/>
  </w:num>
  <w:num w:numId="15" w16cid:durableId="1096825847">
    <w:abstractNumId w:val="21"/>
  </w:num>
  <w:num w:numId="16" w16cid:durableId="1228765471">
    <w:abstractNumId w:val="26"/>
  </w:num>
  <w:num w:numId="17" w16cid:durableId="59600062">
    <w:abstractNumId w:val="5"/>
  </w:num>
  <w:num w:numId="18" w16cid:durableId="1988970780">
    <w:abstractNumId w:val="10"/>
  </w:num>
  <w:num w:numId="19" w16cid:durableId="1338537414">
    <w:abstractNumId w:val="13"/>
  </w:num>
  <w:num w:numId="20" w16cid:durableId="1598101509">
    <w:abstractNumId w:val="12"/>
  </w:num>
  <w:num w:numId="21" w16cid:durableId="1201896897">
    <w:abstractNumId w:val="16"/>
  </w:num>
  <w:num w:numId="22" w16cid:durableId="702557428">
    <w:abstractNumId w:val="15"/>
  </w:num>
  <w:num w:numId="23" w16cid:durableId="973679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32531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6978385">
    <w:abstractNumId w:val="16"/>
    <w:lvlOverride w:ilvl="0">
      <w:startOverride w:val="1"/>
    </w:lvlOverride>
    <w:lvlOverride w:ilvl="1"/>
    <w:lvlOverride w:ilvl="2"/>
    <w:lvlOverride w:ilvl="3"/>
    <w:lvlOverride w:ilvl="4"/>
    <w:lvlOverride w:ilvl="5"/>
    <w:lvlOverride w:ilvl="6"/>
    <w:lvlOverride w:ilvl="7"/>
    <w:lvlOverride w:ilvl="8"/>
  </w:num>
  <w:num w:numId="26" w16cid:durableId="99865962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452680">
    <w:abstractNumId w:val="26"/>
  </w:num>
  <w:num w:numId="28" w16cid:durableId="19538987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722081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175157">
    <w:abstractNumId w:val="2"/>
  </w:num>
  <w:num w:numId="31" w16cid:durableId="1601833786">
    <w:abstractNumId w:val="0"/>
    <w:lvlOverride w:ilvl="0">
      <w:startOverride w:val="1"/>
    </w:lvlOverride>
  </w:num>
  <w:num w:numId="32" w16cid:durableId="17282578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7155860">
    <w:abstractNumId w:val="25"/>
    <w:lvlOverride w:ilvl="0">
      <w:startOverride w:val="1"/>
    </w:lvlOverride>
  </w:num>
  <w:num w:numId="34" w16cid:durableId="2100446778">
    <w:abstractNumId w:val="4"/>
  </w:num>
  <w:num w:numId="35" w16cid:durableId="10880358">
    <w:abstractNumId w:val="7"/>
  </w:num>
  <w:num w:numId="36" w16cid:durableId="866677857">
    <w:abstractNumId w:val="20"/>
  </w:num>
  <w:num w:numId="37" w16cid:durableId="4035723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1829"/>
    <w:rsid w:val="0006301C"/>
    <w:rsid w:val="00071854"/>
    <w:rsid w:val="000C1B88"/>
    <w:rsid w:val="00134C85"/>
    <w:rsid w:val="001A0C3C"/>
    <w:rsid w:val="001A69D5"/>
    <w:rsid w:val="001C502F"/>
    <w:rsid w:val="00214ACF"/>
    <w:rsid w:val="00220122"/>
    <w:rsid w:val="00235979"/>
    <w:rsid w:val="00272745"/>
    <w:rsid w:val="002B2234"/>
    <w:rsid w:val="0030703A"/>
    <w:rsid w:val="00321C50"/>
    <w:rsid w:val="00525E96"/>
    <w:rsid w:val="005269E0"/>
    <w:rsid w:val="00552E11"/>
    <w:rsid w:val="005B5631"/>
    <w:rsid w:val="005F46C7"/>
    <w:rsid w:val="00631FC7"/>
    <w:rsid w:val="00666119"/>
    <w:rsid w:val="0072103C"/>
    <w:rsid w:val="008C64C6"/>
    <w:rsid w:val="00942177"/>
    <w:rsid w:val="00976927"/>
    <w:rsid w:val="009879CF"/>
    <w:rsid w:val="00A42271"/>
    <w:rsid w:val="00AF234B"/>
    <w:rsid w:val="00B50A1C"/>
    <w:rsid w:val="00BD284A"/>
    <w:rsid w:val="00BD72C4"/>
    <w:rsid w:val="00BE17B4"/>
    <w:rsid w:val="00CF334C"/>
    <w:rsid w:val="00DB09AD"/>
    <w:rsid w:val="00E679C7"/>
    <w:rsid w:val="00EC37B6"/>
    <w:rsid w:val="00F219C7"/>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F5A3E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F219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a3"/>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a3"/>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a3"/>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a3"/>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a3"/>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a3"/>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a3"/>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a3"/>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a3"/>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a3"/>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a3"/>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a3"/>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a3"/>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a3"/>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a3"/>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a3"/>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a3"/>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a3"/>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a3"/>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a3"/>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a3"/>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a3"/>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a3"/>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a3"/>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a3"/>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a3"/>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a3"/>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a3"/>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a3"/>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a3"/>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a3"/>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a3"/>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a3"/>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a3"/>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a3"/>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a3"/>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a3"/>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a3"/>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a3"/>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a3"/>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a3"/>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96A57"/>
    <w:rsid w:val="0032380B"/>
    <w:rsid w:val="00370314"/>
    <w:rsid w:val="003D3172"/>
    <w:rsid w:val="00657572"/>
    <w:rsid w:val="00675168"/>
    <w:rsid w:val="006865A5"/>
    <w:rsid w:val="00FF15F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70314"/>
    <w:rPr>
      <w:color w:val="808080"/>
    </w:r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1709D4C-33DC-48CC-AC7E-130A245806EE}">
  <ds:schemaRefs>
    <ds:schemaRef ds:uri="http://purl.org/dc/elements/1.1/"/>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e82e0497-401b-493b-ab66-61f85c09ed30"/>
    <ds:schemaRef ds:uri="http://schemas.microsoft.com/sharepoint/v3"/>
    <ds:schemaRef ds:uri="http://purl.org/dc/dcmitype/"/>
    <ds:schemaRef ds:uri="http://purl.org/dc/terms/"/>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9ACCE445-7922-4D1B-BE42-6F744A0C758A}"/>
</file>

<file path=customXml/itemProps4.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9062</Words>
  <Characters>45310</Characters>
  <Application>Microsoft Office Word</Application>
  <DocSecurity>0</DocSecurity>
  <Lines>377</Lines>
  <Paragraphs>108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4</cp:revision>
  <dcterms:created xsi:type="dcterms:W3CDTF">2022-12-12T12:11:00Z</dcterms:created>
  <dcterms:modified xsi:type="dcterms:W3CDTF">2022-12-12T12:29:00Z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522ea4db-2b39-47d8-8c04-fbd55e660e81</vt:lpwstr>
  </property>
</Properties>
</file>