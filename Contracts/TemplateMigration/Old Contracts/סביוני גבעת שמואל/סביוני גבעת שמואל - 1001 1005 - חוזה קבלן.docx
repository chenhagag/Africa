
<file path=[Content_Types].xml><?xml version="1.0" encoding="utf-8"?>
<Types xmlns="http://schemas.openxmlformats.org/package/2006/content-types">
  <Default Extension="png" ContentType="image/png"/>
  <Default Extension="jpeg" ContentType="image/jpe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103941DB" w14:textId="77777777" w:rsidR="00D904AB" w:rsidRDefault="00D904AB" w:rsidP="00D904AB">
      <w:pPr>
        <w:spacing w:before="0" w:beforeAutospacing="0" w:after="0" w:afterAutospacing="0" w:line="240" w:lineRule="auto"/>
        <w:ind w:left="720" w:right="175"/>
        <w:jc w:val="right"/>
        <w:rPr>
          <w:rFonts w:ascii="David" w:eastAsia="Times New Roman" w:hAnsi="David" w:cs="רמת גן"/>
          <w:sz w:val="32"/>
          <w:szCs w:val="32"/>
          <w:u w:val="single"/>
          <w:rtl/>
        </w:rPr>
      </w:pPr>
    </w:p>
    <w:p w14:paraId="7FA01C43" w14:textId="77777777" w:rsidR="00D904AB" w:rsidRDefault="00D904AB" w:rsidP="00D904AB">
      <w:pPr>
        <w:spacing w:before="0" w:beforeAutospacing="0" w:after="0" w:afterAutospacing="0" w:line="240" w:lineRule="auto"/>
        <w:ind w:left="720" w:right="175"/>
        <w:jc w:val="right"/>
        <w:rPr>
          <w:rFonts w:ascii="David" w:eastAsia="Times New Roman" w:hAnsi="David" w:cs="רמת גן"/>
          <w:sz w:val="32"/>
          <w:szCs w:val="32"/>
          <w:u w:val="single"/>
          <w:rtl/>
        </w:rPr>
      </w:pPr>
      <w:r w:rsidRPr="00E56613">
        <w:rPr>
          <w:rFonts w:ascii="David" w:eastAsia="Times New Roman" w:hAnsi="David" w:cs="David"/>
          <w:noProof/>
          <w:sz w:val="26"/>
          <w:szCs w:val="26"/>
        </w:rPr>
        <w:drawing>
          <wp:anchor distT="0" distB="0" distL="114300" distR="114300" simplePos="0" relativeHeight="251670528" behindDoc="0" locked="0" layoutInCell="1" allowOverlap="1" wp14:anchorId="47FFE0B9" wp14:editId="3E5CFFA2">
            <wp:simplePos x="0" y="0"/>
            <wp:positionH relativeFrom="column">
              <wp:posOffset>1346200</wp:posOffset>
            </wp:positionH>
            <wp:positionV relativeFrom="paragraph">
              <wp:posOffset>20955</wp:posOffset>
            </wp:positionV>
            <wp:extent cx="2562225" cy="428625"/>
            <wp:effectExtent l="0" t="0" r="9525" b="9525"/>
            <wp:wrapNone/>
            <wp:docPr id="1" name="תמונה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תמונה 2"/>
                    <pic:cNvPicPr>
                      <a:picLocks noChangeAspect="1" noChangeArrowheads="1"/>
                    </pic:cNvPicPr>
                  </pic:nvPicPr>
                  <pic:blipFill>
                    <a:blip r:embed="rId12">
                      <a:extLst>
                        <a:ext uri="{28A0092B-C50C-407E-A947-70E740481C1C}">
                          <a14:useLocalDpi xmlns:a14="http://schemas.microsoft.com/office/drawing/2010/main" val="0"/>
                        </a:ext>
                      </a:extLst>
                    </a:blip>
                    <a:srcRect l="32912" t="33186" r="33038" b="29941"/>
                    <a:stretch>
                      <a:fillRect/>
                    </a:stretch>
                  </pic:blipFill>
                  <pic:spPr bwMode="auto">
                    <a:xfrm>
                      <a:off x="0" y="0"/>
                      <a:ext cx="2562225" cy="42862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3C692EE6" w14:textId="77777777" w:rsidR="00D904AB" w:rsidRDefault="00D904AB" w:rsidP="00D904AB">
      <w:pPr>
        <w:spacing w:before="0" w:beforeAutospacing="0" w:after="0" w:afterAutospacing="0" w:line="240" w:lineRule="auto"/>
        <w:ind w:left="720" w:right="175"/>
        <w:jc w:val="right"/>
        <w:rPr>
          <w:rFonts w:ascii="David" w:eastAsia="Times New Roman" w:hAnsi="David" w:cs="רמת גן"/>
          <w:sz w:val="32"/>
          <w:szCs w:val="32"/>
          <w:u w:val="single"/>
          <w:rtl/>
        </w:rPr>
      </w:pPr>
    </w:p>
    <w:p w14:paraId="2A391170" w14:textId="77777777" w:rsidR="00D904AB" w:rsidRDefault="00D904AB" w:rsidP="00D904AB">
      <w:pPr>
        <w:spacing w:before="0" w:beforeAutospacing="0" w:after="0" w:afterAutospacing="0" w:line="240" w:lineRule="auto"/>
        <w:ind w:left="720" w:right="175"/>
        <w:jc w:val="right"/>
        <w:rPr>
          <w:rFonts w:ascii="David" w:eastAsia="Times New Roman" w:hAnsi="David" w:cs="רמת גן"/>
          <w:sz w:val="32"/>
          <w:szCs w:val="32"/>
          <w:u w:val="single"/>
          <w:rtl/>
        </w:rPr>
      </w:pPr>
    </w:p>
    <w:p w14:paraId="6A5EAE08" w14:textId="77777777" w:rsidR="00D904AB" w:rsidRDefault="00D904AB" w:rsidP="00D904AB">
      <w:pPr>
        <w:spacing w:before="0" w:beforeAutospacing="0" w:after="0" w:afterAutospacing="0" w:line="240" w:lineRule="auto"/>
        <w:ind w:left="720" w:right="175"/>
        <w:jc w:val="right"/>
        <w:rPr>
          <w:rFonts w:ascii="David" w:eastAsia="Times New Roman" w:hAnsi="David" w:cs="רמת גן"/>
          <w:sz w:val="32"/>
          <w:szCs w:val="32"/>
          <w:u w:val="single"/>
          <w:rtl/>
        </w:rPr>
      </w:pPr>
    </w:p>
    <w:p w14:paraId="4D475986" w14:textId="77777777" w:rsidR="00D904AB" w:rsidRDefault="00D904AB" w:rsidP="00D904AB">
      <w:pPr>
        <w:spacing w:before="0" w:beforeAutospacing="0" w:after="0" w:afterAutospacing="0" w:line="240" w:lineRule="auto"/>
        <w:ind w:left="720" w:right="175"/>
        <w:jc w:val="right"/>
        <w:rPr>
          <w:rFonts w:ascii="David" w:eastAsia="Times New Roman" w:hAnsi="David" w:cs="רמת גן"/>
          <w:sz w:val="32"/>
          <w:szCs w:val="32"/>
          <w:u w:val="single"/>
          <w:rtl/>
        </w:rPr>
      </w:pPr>
    </w:p>
    <w:p w14:paraId="454243BE" w14:textId="77777777" w:rsidR="00D904AB" w:rsidRPr="00237720" w:rsidRDefault="00D904AB" w:rsidP="00D904AB">
      <w:pPr>
        <w:spacing w:before="0" w:beforeAutospacing="0" w:after="0" w:afterAutospacing="0" w:line="240" w:lineRule="auto"/>
        <w:ind w:left="720" w:right="175"/>
        <w:jc w:val="center"/>
        <w:rPr>
          <w:rFonts w:ascii="David" w:eastAsia="Times New Roman" w:hAnsi="David" w:cs="David"/>
          <w:b/>
          <w:bCs/>
          <w:sz w:val="32"/>
          <w:szCs w:val="32"/>
          <w:u w:val="single"/>
          <w:rtl/>
        </w:rPr>
      </w:pPr>
      <w:r w:rsidRPr="00237720">
        <w:rPr>
          <w:rFonts w:ascii="David" w:eastAsia="Times New Roman" w:hAnsi="David" w:cs="David"/>
          <w:b/>
          <w:bCs/>
          <w:sz w:val="32"/>
          <w:szCs w:val="32"/>
          <w:u w:val="single"/>
          <w:rtl/>
        </w:rPr>
        <w:t xml:space="preserve">תכולת מכרז קבלן </w:t>
      </w:r>
      <w:r w:rsidRPr="00237720">
        <w:rPr>
          <w:rFonts w:ascii="David" w:eastAsia="Times New Roman" w:hAnsi="David" w:cs="David" w:hint="cs"/>
          <w:b/>
          <w:bCs/>
          <w:sz w:val="32"/>
          <w:szCs w:val="32"/>
          <w:u w:val="single"/>
          <w:rtl/>
        </w:rPr>
        <w:t>ראשי</w:t>
      </w:r>
    </w:p>
    <w:p w14:paraId="1A2DB69A" w14:textId="77A49675" w:rsidR="00D904AB" w:rsidRPr="00237720" w:rsidRDefault="00D904AB" w:rsidP="00D904AB">
      <w:pPr>
        <w:spacing w:before="0" w:beforeAutospacing="0" w:after="0" w:afterAutospacing="0" w:line="240" w:lineRule="auto"/>
        <w:ind w:left="720" w:right="175"/>
        <w:jc w:val="center"/>
        <w:rPr>
          <w:rFonts w:ascii="David" w:eastAsia="Times New Roman" w:hAnsi="David" w:cs="David"/>
          <w:b/>
          <w:bCs/>
          <w:sz w:val="32"/>
          <w:szCs w:val="32"/>
          <w:u w:val="single"/>
          <w:rtl/>
        </w:rPr>
      </w:pPr>
      <w:r w:rsidRPr="00237720">
        <w:rPr>
          <w:rFonts w:ascii="David" w:eastAsia="Times New Roman" w:hAnsi="David" w:cs="David" w:hint="cs"/>
          <w:b/>
          <w:bCs/>
          <w:sz w:val="32"/>
          <w:szCs w:val="32"/>
          <w:u w:val="single"/>
          <w:rtl/>
        </w:rPr>
        <w:t>לפרויקט</w:t>
      </w:r>
      <w:r>
        <w:rPr>
          <w:rFonts w:ascii="David" w:eastAsia="Times New Roman" w:hAnsi="David" w:cs="David" w:hint="cs"/>
          <w:b/>
          <w:bCs/>
          <w:sz w:val="32"/>
          <w:szCs w:val="32"/>
          <w:u w:val="single"/>
          <w:rtl/>
        </w:rPr>
        <w:t xml:space="preserve">: </w:t>
      </w:r>
      <w:r w:rsidRPr="00237720">
        <w:rPr>
          <w:rFonts w:ascii="David" w:eastAsia="Times New Roman" w:hAnsi="David" w:cs="David" w:hint="cs"/>
          <w:b/>
          <w:bCs/>
          <w:sz w:val="32"/>
          <w:szCs w:val="32"/>
          <w:u w:val="single"/>
          <w:rtl/>
        </w:rPr>
        <w:t xml:space="preserve"> </w:t>
      </w:r>
      <w:sdt>
        <w:sdtPr>
          <w:rPr>
            <w:rFonts w:ascii="David" w:eastAsia="Times New Roman" w:hAnsi="David" w:cs="David"/>
            <w:b/>
            <w:bCs/>
            <w:sz w:val="32"/>
            <w:szCs w:val="32"/>
            <w:u w:val="single"/>
            <w:rtl/>
          </w:rPr>
          <w:alias w:val="שם הפרויקט"/>
          <w:tag w:val="cntProjectName"/>
          <w:id w:val="140310480"/>
          <w:placeholder>
            <w:docPart w:val="B63D527A5808483C8B3B4725368625DB"/>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ProjectName[1]" w:storeItemID="{81709D4C-33DC-48CC-AC7E-130A245806EE}"/>
          <w:text/>
        </w:sdtPr>
        <w:sdtEndPr/>
        <w:sdtContent>
          <w:ins w:id="0" w:author="Meryl Etman" w:date="2021-08-11T15:39:00Z">
            <w:r w:rsidR="00CE4703">
              <w:rPr>
                <w:rFonts w:ascii="David" w:eastAsia="Times New Roman" w:hAnsi="David" w:cs="David"/>
                <w:b/>
                <w:bCs/>
                <w:sz w:val="32"/>
                <w:szCs w:val="32"/>
                <w:u w:val="single"/>
                <w:rtl/>
              </w:rPr>
              <w:t>סביוני גבעת שמואל - מגרשים 1001, 1005</w:t>
            </w:r>
          </w:ins>
        </w:sdtContent>
      </w:sdt>
    </w:p>
    <w:p w14:paraId="66C2FEF8" w14:textId="77777777" w:rsidR="00237720" w:rsidRPr="00E56613" w:rsidRDefault="00237720" w:rsidP="00E56613">
      <w:pPr>
        <w:rPr>
          <w:rFonts w:ascii="David" w:eastAsia="Times New Roman" w:hAnsi="David" w:cs="David"/>
          <w:noProof/>
          <w:sz w:val="26"/>
          <w:szCs w:val="26"/>
        </w:rPr>
      </w:pPr>
    </w:p>
    <w:tbl>
      <w:tblPr>
        <w:tblpPr w:leftFromText="180" w:rightFromText="180" w:vertAnchor="text" w:horzAnchor="margin" w:tblpXSpec="center" w:tblpY="-1439"/>
        <w:bidiVisual/>
        <w:tblW w:w="11604" w:type="dxa"/>
        <w:tblLook w:val="04A0" w:firstRow="1" w:lastRow="0" w:firstColumn="1" w:lastColumn="0" w:noHBand="0" w:noVBand="1"/>
      </w:tblPr>
      <w:tblGrid>
        <w:gridCol w:w="754"/>
        <w:gridCol w:w="1884"/>
        <w:gridCol w:w="1756"/>
        <w:gridCol w:w="2810"/>
        <w:gridCol w:w="3124"/>
        <w:gridCol w:w="1276"/>
        <w:tblGridChange w:id="1">
          <w:tblGrid>
            <w:gridCol w:w="754"/>
            <w:gridCol w:w="1884"/>
            <w:gridCol w:w="1756"/>
            <w:gridCol w:w="2810"/>
            <w:gridCol w:w="3124"/>
            <w:gridCol w:w="1276"/>
          </w:tblGrid>
        </w:tblGridChange>
      </w:tblGrid>
      <w:tr w:rsidR="00237720" w:rsidRPr="00E56613" w14:paraId="139A7764" w14:textId="77777777" w:rsidTr="009B30C2">
        <w:trPr>
          <w:trHeight w:val="592"/>
        </w:trPr>
        <w:tc>
          <w:tcPr>
            <w:tcW w:w="11604" w:type="dxa"/>
            <w:gridSpan w:val="6"/>
            <w:tcBorders>
              <w:top w:val="nil"/>
              <w:left w:val="nil"/>
              <w:bottom w:val="nil"/>
              <w:right w:val="nil"/>
            </w:tcBorders>
            <w:shd w:val="clear" w:color="000000" w:fill="95B3D7"/>
            <w:noWrap/>
            <w:vAlign w:val="center"/>
            <w:hideMark/>
          </w:tcPr>
          <w:p w14:paraId="61BC65CE" w14:textId="2828A976" w:rsidR="00237720" w:rsidRPr="00E56613" w:rsidRDefault="00237720" w:rsidP="001F50AB">
            <w:pPr>
              <w:spacing w:before="0" w:beforeAutospacing="0" w:after="0" w:afterAutospacing="0" w:line="240" w:lineRule="auto"/>
              <w:jc w:val="center"/>
              <w:rPr>
                <w:rFonts w:ascii="David" w:eastAsia="Times New Roman" w:hAnsi="David" w:cs="David"/>
                <w:b/>
                <w:bCs/>
                <w:color w:val="000000"/>
                <w:sz w:val="28"/>
                <w:szCs w:val="28"/>
                <w:u w:val="single"/>
                <w:rtl/>
              </w:rPr>
            </w:pPr>
            <w:r w:rsidRPr="00E56613">
              <w:rPr>
                <w:rFonts w:ascii="David" w:eastAsia="Times New Roman" w:hAnsi="David" w:cs="David"/>
                <w:b/>
                <w:bCs/>
                <w:color w:val="000000"/>
                <w:sz w:val="28"/>
                <w:szCs w:val="28"/>
                <w:u w:val="single"/>
                <w:rtl/>
              </w:rPr>
              <w:lastRenderedPageBreak/>
              <w:t>תכולת מכרז קבלן לפרויקט:</w:t>
            </w:r>
            <w:r w:rsidR="001F50AB">
              <w:rPr>
                <w:rFonts w:ascii="David" w:eastAsia="Times New Roman" w:hAnsi="David" w:cs="David" w:hint="cs"/>
                <w:b/>
                <w:bCs/>
                <w:color w:val="000000"/>
                <w:sz w:val="28"/>
                <w:szCs w:val="28"/>
                <w:u w:val="single"/>
                <w:rtl/>
              </w:rPr>
              <w:t xml:space="preserve"> </w:t>
            </w:r>
            <w:sdt>
              <w:sdtPr>
                <w:rPr>
                  <w:rFonts w:ascii="David" w:eastAsia="Times New Roman" w:hAnsi="David" w:cs="David" w:hint="cs"/>
                  <w:b/>
                  <w:bCs/>
                  <w:color w:val="000000"/>
                  <w:sz w:val="28"/>
                  <w:szCs w:val="28"/>
                  <w:u w:val="single"/>
                  <w:rtl/>
                </w:rPr>
                <w:alias w:val="שם הפרויקט"/>
                <w:tag w:val="cntProjectName"/>
                <w:id w:val="-758676076"/>
                <w:placeholder>
                  <w:docPart w:val="19D30BA193C14867863A0D01FEED005C"/>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ProjectName[1]" w:storeItemID="{81709D4C-33DC-48CC-AC7E-130A245806EE}"/>
                <w:text/>
              </w:sdtPr>
              <w:sdtEndPr/>
              <w:sdtContent>
                <w:ins w:id="2" w:author="Meryl Etman" w:date="2021-08-11T15:39:00Z">
                  <w:r w:rsidR="00CE4703">
                    <w:rPr>
                      <w:rFonts w:ascii="David" w:eastAsia="Times New Roman" w:hAnsi="David" w:cs="David" w:hint="cs"/>
                      <w:b/>
                      <w:bCs/>
                      <w:color w:val="000000"/>
                      <w:sz w:val="28"/>
                      <w:szCs w:val="28"/>
                      <w:u w:val="single"/>
                      <w:rtl/>
                    </w:rPr>
                    <w:t>סביוני גבעת שמואל - מגרשים 1001, 1005</w:t>
                  </w:r>
                </w:ins>
              </w:sdtContent>
            </w:sdt>
            <w:r w:rsidR="001F50AB">
              <w:rPr>
                <w:rFonts w:ascii="David" w:eastAsia="Times New Roman" w:hAnsi="David" w:cs="David" w:hint="cs"/>
                <w:b/>
                <w:bCs/>
                <w:color w:val="000000"/>
                <w:sz w:val="28"/>
                <w:szCs w:val="28"/>
                <w:u w:val="single"/>
                <w:rtl/>
              </w:rPr>
              <w:t xml:space="preserve"> </w:t>
            </w:r>
            <w:r w:rsidRPr="00E56613">
              <w:rPr>
                <w:rFonts w:ascii="David" w:eastAsia="Times New Roman" w:hAnsi="David" w:cs="David" w:hint="cs"/>
                <w:b/>
                <w:bCs/>
                <w:color w:val="000000"/>
                <w:sz w:val="28"/>
                <w:szCs w:val="28"/>
                <w:u w:val="single"/>
                <w:rtl/>
              </w:rPr>
              <w:t>.</w:t>
            </w:r>
          </w:p>
        </w:tc>
      </w:tr>
      <w:tr w:rsidR="00237720" w:rsidRPr="00E56613" w14:paraId="2C78AC4F" w14:textId="77777777" w:rsidTr="009B30C2">
        <w:trPr>
          <w:trHeight w:val="482"/>
        </w:trPr>
        <w:tc>
          <w:tcPr>
            <w:tcW w:w="754" w:type="dxa"/>
            <w:tcBorders>
              <w:top w:val="single" w:sz="4" w:space="0" w:color="auto"/>
              <w:left w:val="single" w:sz="4" w:space="0" w:color="auto"/>
              <w:bottom w:val="double" w:sz="6" w:space="0" w:color="auto"/>
              <w:right w:val="single" w:sz="4" w:space="0" w:color="auto"/>
            </w:tcBorders>
            <w:shd w:val="clear" w:color="000000" w:fill="B8CCE4"/>
            <w:noWrap/>
            <w:vAlign w:val="center"/>
            <w:hideMark/>
          </w:tcPr>
          <w:p w14:paraId="27E2EBDB" w14:textId="77777777" w:rsidR="00237720" w:rsidRPr="00E56613" w:rsidRDefault="00237720" w:rsidP="00237720">
            <w:pPr>
              <w:spacing w:before="0" w:beforeAutospacing="0" w:after="0" w:afterAutospacing="0" w:line="240" w:lineRule="auto"/>
              <w:jc w:val="center"/>
              <w:rPr>
                <w:rFonts w:ascii="David" w:eastAsia="Times New Roman" w:hAnsi="David" w:cs="David"/>
                <w:b/>
                <w:bCs/>
                <w:color w:val="000000"/>
                <w:sz w:val="24"/>
                <w:szCs w:val="24"/>
                <w:u w:val="single"/>
                <w:rtl/>
              </w:rPr>
            </w:pPr>
            <w:r w:rsidRPr="00E56613">
              <w:rPr>
                <w:rFonts w:ascii="David" w:eastAsia="Times New Roman" w:hAnsi="David" w:cs="David"/>
                <w:b/>
                <w:bCs/>
                <w:color w:val="000000"/>
                <w:sz w:val="24"/>
                <w:szCs w:val="24"/>
                <w:u w:val="single"/>
                <w:rtl/>
              </w:rPr>
              <w:t>מסמך</w:t>
            </w:r>
          </w:p>
        </w:tc>
        <w:tc>
          <w:tcPr>
            <w:tcW w:w="1884" w:type="dxa"/>
            <w:tcBorders>
              <w:top w:val="single" w:sz="4" w:space="0" w:color="auto"/>
              <w:left w:val="single" w:sz="4" w:space="0" w:color="auto"/>
              <w:bottom w:val="double" w:sz="6" w:space="0" w:color="auto"/>
              <w:right w:val="single" w:sz="4" w:space="0" w:color="auto"/>
            </w:tcBorders>
            <w:shd w:val="clear" w:color="000000" w:fill="B8CCE4"/>
            <w:noWrap/>
            <w:vAlign w:val="center"/>
            <w:hideMark/>
          </w:tcPr>
          <w:p w14:paraId="477EF0B2" w14:textId="77777777" w:rsidR="00237720" w:rsidRPr="00E56613" w:rsidRDefault="00237720" w:rsidP="00237720">
            <w:pPr>
              <w:spacing w:before="0" w:beforeAutospacing="0" w:after="0" w:afterAutospacing="0" w:line="240" w:lineRule="auto"/>
              <w:jc w:val="center"/>
              <w:rPr>
                <w:rFonts w:ascii="David" w:eastAsia="Times New Roman" w:hAnsi="David" w:cs="David"/>
                <w:b/>
                <w:bCs/>
                <w:color w:val="000000"/>
                <w:sz w:val="24"/>
                <w:szCs w:val="24"/>
                <w:u w:val="single"/>
                <w:rtl/>
              </w:rPr>
            </w:pPr>
            <w:r w:rsidRPr="00E56613">
              <w:rPr>
                <w:rFonts w:ascii="David" w:eastAsia="Times New Roman" w:hAnsi="David" w:cs="David"/>
                <w:b/>
                <w:bCs/>
                <w:color w:val="000000"/>
                <w:sz w:val="24"/>
                <w:szCs w:val="24"/>
                <w:u w:val="single"/>
                <w:rtl/>
              </w:rPr>
              <w:t>נושא</w:t>
            </w:r>
          </w:p>
        </w:tc>
        <w:tc>
          <w:tcPr>
            <w:tcW w:w="1756" w:type="dxa"/>
            <w:tcBorders>
              <w:top w:val="single" w:sz="4" w:space="0" w:color="auto"/>
              <w:left w:val="single" w:sz="4" w:space="0" w:color="auto"/>
              <w:bottom w:val="double" w:sz="6" w:space="0" w:color="auto"/>
              <w:right w:val="single" w:sz="4" w:space="0" w:color="auto"/>
            </w:tcBorders>
            <w:shd w:val="clear" w:color="000000" w:fill="B8CCE4"/>
            <w:noWrap/>
            <w:vAlign w:val="center"/>
            <w:hideMark/>
          </w:tcPr>
          <w:p w14:paraId="6BE4C915" w14:textId="77777777" w:rsidR="00237720" w:rsidRPr="00E56613" w:rsidRDefault="00237720" w:rsidP="00237720">
            <w:pPr>
              <w:spacing w:before="0" w:beforeAutospacing="0" w:after="0" w:afterAutospacing="0" w:line="240" w:lineRule="auto"/>
              <w:jc w:val="center"/>
              <w:rPr>
                <w:rFonts w:ascii="David" w:eastAsia="Times New Roman" w:hAnsi="David" w:cs="David"/>
                <w:b/>
                <w:bCs/>
                <w:color w:val="000000"/>
                <w:sz w:val="24"/>
                <w:szCs w:val="24"/>
                <w:u w:val="single"/>
                <w:rtl/>
              </w:rPr>
            </w:pPr>
            <w:r w:rsidRPr="00E56613">
              <w:rPr>
                <w:rFonts w:ascii="David" w:eastAsia="Times New Roman" w:hAnsi="David" w:cs="David"/>
                <w:b/>
                <w:bCs/>
                <w:color w:val="000000"/>
                <w:sz w:val="24"/>
                <w:szCs w:val="24"/>
                <w:u w:val="single"/>
                <w:rtl/>
              </w:rPr>
              <w:t>אופן עריכה</w:t>
            </w:r>
          </w:p>
        </w:tc>
        <w:tc>
          <w:tcPr>
            <w:tcW w:w="2810" w:type="dxa"/>
            <w:tcBorders>
              <w:top w:val="single" w:sz="4" w:space="0" w:color="auto"/>
              <w:left w:val="single" w:sz="4" w:space="0" w:color="auto"/>
              <w:bottom w:val="double" w:sz="6" w:space="0" w:color="auto"/>
              <w:right w:val="nil"/>
            </w:tcBorders>
            <w:shd w:val="clear" w:color="000000" w:fill="B8CCE4"/>
            <w:vAlign w:val="center"/>
            <w:hideMark/>
          </w:tcPr>
          <w:p w14:paraId="43032476" w14:textId="77777777" w:rsidR="00237720" w:rsidRPr="00E56613" w:rsidRDefault="00237720" w:rsidP="00237720">
            <w:pPr>
              <w:spacing w:before="0" w:beforeAutospacing="0" w:after="0" w:afterAutospacing="0" w:line="240" w:lineRule="auto"/>
              <w:jc w:val="center"/>
              <w:rPr>
                <w:rFonts w:ascii="David" w:eastAsia="Times New Roman" w:hAnsi="David" w:cs="David"/>
                <w:b/>
                <w:bCs/>
                <w:color w:val="000000"/>
                <w:sz w:val="24"/>
                <w:szCs w:val="24"/>
                <w:u w:val="single"/>
                <w:rtl/>
              </w:rPr>
            </w:pPr>
            <w:r w:rsidRPr="00E56613">
              <w:rPr>
                <w:rFonts w:ascii="David" w:eastAsia="Times New Roman" w:hAnsi="David" w:cs="David"/>
                <w:b/>
                <w:bCs/>
                <w:color w:val="000000"/>
                <w:sz w:val="24"/>
                <w:szCs w:val="24"/>
                <w:u w:val="single"/>
                <w:rtl/>
              </w:rPr>
              <w:t xml:space="preserve">פרקים </w:t>
            </w:r>
          </w:p>
        </w:tc>
        <w:tc>
          <w:tcPr>
            <w:tcW w:w="3124" w:type="dxa"/>
            <w:tcBorders>
              <w:top w:val="single" w:sz="4" w:space="0" w:color="auto"/>
              <w:left w:val="single" w:sz="4" w:space="0" w:color="auto"/>
              <w:bottom w:val="double" w:sz="6" w:space="0" w:color="auto"/>
              <w:right w:val="nil"/>
            </w:tcBorders>
            <w:shd w:val="clear" w:color="000000" w:fill="B8CCE4"/>
            <w:noWrap/>
            <w:vAlign w:val="center"/>
            <w:hideMark/>
          </w:tcPr>
          <w:p w14:paraId="6A9AAA31" w14:textId="77777777" w:rsidR="00237720" w:rsidRPr="00E56613" w:rsidRDefault="00237720" w:rsidP="00237720">
            <w:pPr>
              <w:spacing w:before="0" w:beforeAutospacing="0" w:after="0" w:afterAutospacing="0" w:line="240" w:lineRule="auto"/>
              <w:jc w:val="center"/>
              <w:rPr>
                <w:rFonts w:ascii="David" w:eastAsia="Times New Roman" w:hAnsi="David" w:cs="David"/>
                <w:b/>
                <w:bCs/>
                <w:color w:val="000000"/>
                <w:sz w:val="24"/>
                <w:szCs w:val="24"/>
                <w:u w:val="single"/>
                <w:rtl/>
              </w:rPr>
            </w:pPr>
            <w:r w:rsidRPr="00E56613">
              <w:rPr>
                <w:rFonts w:ascii="David" w:eastAsia="Times New Roman" w:hAnsi="David" w:cs="David"/>
                <w:b/>
                <w:bCs/>
                <w:color w:val="000000"/>
                <w:sz w:val="24"/>
                <w:szCs w:val="24"/>
                <w:u w:val="single"/>
                <w:rtl/>
              </w:rPr>
              <w:t>פירוט/הערות</w:t>
            </w:r>
          </w:p>
        </w:tc>
        <w:tc>
          <w:tcPr>
            <w:tcW w:w="1276" w:type="dxa"/>
            <w:tcBorders>
              <w:top w:val="single" w:sz="4" w:space="0" w:color="auto"/>
              <w:left w:val="single" w:sz="4" w:space="0" w:color="auto"/>
              <w:bottom w:val="double" w:sz="6" w:space="0" w:color="auto"/>
              <w:right w:val="single" w:sz="4" w:space="0" w:color="auto"/>
            </w:tcBorders>
            <w:shd w:val="clear" w:color="000000" w:fill="B8CCE4"/>
            <w:vAlign w:val="center"/>
            <w:hideMark/>
          </w:tcPr>
          <w:p w14:paraId="4A800626" w14:textId="77777777" w:rsidR="00237720" w:rsidRPr="00E56613" w:rsidRDefault="00237720" w:rsidP="00237720">
            <w:pPr>
              <w:spacing w:before="0" w:beforeAutospacing="0" w:after="0" w:afterAutospacing="0" w:line="240" w:lineRule="auto"/>
              <w:jc w:val="center"/>
              <w:rPr>
                <w:rFonts w:ascii="David" w:eastAsia="Times New Roman" w:hAnsi="David" w:cs="David"/>
                <w:b/>
                <w:bCs/>
                <w:color w:val="000000"/>
                <w:sz w:val="24"/>
                <w:szCs w:val="24"/>
                <w:u w:val="single"/>
                <w:rtl/>
              </w:rPr>
            </w:pPr>
            <w:r w:rsidRPr="00E56613">
              <w:rPr>
                <w:rFonts w:ascii="David" w:eastAsia="Times New Roman" w:hAnsi="David" w:cs="David"/>
                <w:b/>
                <w:bCs/>
                <w:color w:val="000000"/>
                <w:sz w:val="24"/>
                <w:szCs w:val="24"/>
                <w:u w:val="single"/>
                <w:rtl/>
              </w:rPr>
              <w:t xml:space="preserve">סטאטוס </w:t>
            </w:r>
          </w:p>
        </w:tc>
      </w:tr>
      <w:tr w:rsidR="00237720" w:rsidRPr="00E56613" w14:paraId="6055AAD1" w14:textId="77777777" w:rsidTr="009B30C2">
        <w:trPr>
          <w:trHeight w:val="292"/>
        </w:trPr>
        <w:tc>
          <w:tcPr>
            <w:tcW w:w="754" w:type="dxa"/>
            <w:vMerge w:val="restart"/>
            <w:tcBorders>
              <w:top w:val="nil"/>
              <w:left w:val="single" w:sz="4" w:space="0" w:color="auto"/>
              <w:bottom w:val="single" w:sz="4" w:space="0" w:color="000000"/>
              <w:right w:val="single" w:sz="4" w:space="0" w:color="auto"/>
            </w:tcBorders>
            <w:shd w:val="clear" w:color="auto" w:fill="auto"/>
            <w:noWrap/>
            <w:vAlign w:val="center"/>
            <w:hideMark/>
          </w:tcPr>
          <w:p w14:paraId="2C7717A3" w14:textId="77777777" w:rsidR="00237720" w:rsidRPr="00E56613" w:rsidRDefault="00237720" w:rsidP="00237720">
            <w:pPr>
              <w:spacing w:before="0" w:beforeAutospacing="0" w:after="0" w:afterAutospacing="0" w:line="240" w:lineRule="auto"/>
              <w:jc w:val="center"/>
              <w:rPr>
                <w:rFonts w:ascii="David" w:eastAsia="Times New Roman" w:hAnsi="David" w:cs="David"/>
                <w:b/>
                <w:bCs/>
                <w:rtl/>
              </w:rPr>
            </w:pPr>
            <w:r w:rsidRPr="00E56613">
              <w:rPr>
                <w:rFonts w:ascii="David" w:eastAsia="Times New Roman" w:hAnsi="David" w:cs="David"/>
                <w:b/>
                <w:bCs/>
                <w:rtl/>
              </w:rPr>
              <w:t>מסמך א'</w:t>
            </w:r>
          </w:p>
        </w:tc>
        <w:tc>
          <w:tcPr>
            <w:tcW w:w="1884" w:type="dxa"/>
            <w:vMerge w:val="restart"/>
            <w:tcBorders>
              <w:top w:val="nil"/>
              <w:left w:val="single" w:sz="4" w:space="0" w:color="auto"/>
              <w:bottom w:val="single" w:sz="4" w:space="0" w:color="000000"/>
              <w:right w:val="single" w:sz="4" w:space="0" w:color="auto"/>
            </w:tcBorders>
            <w:shd w:val="clear" w:color="auto" w:fill="auto"/>
            <w:vAlign w:val="center"/>
            <w:hideMark/>
          </w:tcPr>
          <w:p w14:paraId="6FD27FE2" w14:textId="77777777" w:rsidR="00237720" w:rsidRPr="00E56613" w:rsidRDefault="00237720" w:rsidP="00237720">
            <w:pPr>
              <w:spacing w:before="0" w:beforeAutospacing="0" w:after="0" w:afterAutospacing="0" w:line="240" w:lineRule="auto"/>
              <w:rPr>
                <w:rFonts w:ascii="David" w:eastAsia="Times New Roman" w:hAnsi="David" w:cs="David"/>
                <w:b/>
                <w:bCs/>
                <w:u w:val="single"/>
                <w:rtl/>
              </w:rPr>
            </w:pPr>
            <w:r w:rsidRPr="00E56613">
              <w:rPr>
                <w:rFonts w:ascii="David" w:eastAsia="Times New Roman" w:hAnsi="David" w:cs="David"/>
                <w:b/>
                <w:bCs/>
                <w:u w:val="single"/>
                <w:rtl/>
              </w:rPr>
              <w:t>הזמנה לקבלת הצעות</w:t>
            </w:r>
          </w:p>
        </w:tc>
        <w:tc>
          <w:tcPr>
            <w:tcW w:w="1756" w:type="dxa"/>
            <w:vMerge w:val="restart"/>
            <w:tcBorders>
              <w:top w:val="nil"/>
              <w:left w:val="single" w:sz="4" w:space="0" w:color="auto"/>
              <w:bottom w:val="single" w:sz="4" w:space="0" w:color="000000"/>
              <w:right w:val="single" w:sz="4" w:space="0" w:color="auto"/>
            </w:tcBorders>
            <w:shd w:val="clear" w:color="auto" w:fill="auto"/>
            <w:vAlign w:val="center"/>
            <w:hideMark/>
          </w:tcPr>
          <w:p w14:paraId="7980FFBA" w14:textId="77777777" w:rsidR="00237720" w:rsidRPr="00E56613" w:rsidRDefault="00237720" w:rsidP="00237720">
            <w:pPr>
              <w:spacing w:before="0" w:beforeAutospacing="0" w:after="0" w:afterAutospacing="0" w:line="240" w:lineRule="auto"/>
              <w:jc w:val="center"/>
              <w:rPr>
                <w:rFonts w:ascii="David" w:eastAsia="Times New Roman" w:hAnsi="David" w:cs="David"/>
                <w:rtl/>
              </w:rPr>
            </w:pPr>
            <w:r w:rsidRPr="00E56613">
              <w:rPr>
                <w:rFonts w:ascii="David" w:eastAsia="Times New Roman" w:hAnsi="David" w:cs="David"/>
                <w:rtl/>
              </w:rPr>
              <w:t xml:space="preserve">כרוך בחוברת </w:t>
            </w:r>
          </w:p>
        </w:tc>
        <w:tc>
          <w:tcPr>
            <w:tcW w:w="2810" w:type="dxa"/>
            <w:tcBorders>
              <w:top w:val="double" w:sz="6" w:space="0" w:color="auto"/>
              <w:left w:val="nil"/>
              <w:right w:val="nil"/>
            </w:tcBorders>
            <w:shd w:val="clear" w:color="auto" w:fill="auto"/>
            <w:noWrap/>
            <w:vAlign w:val="center"/>
            <w:hideMark/>
          </w:tcPr>
          <w:p w14:paraId="64DF81DF" w14:textId="77777777" w:rsidR="00237720" w:rsidRPr="00E56613" w:rsidRDefault="00237720" w:rsidP="00237720">
            <w:pPr>
              <w:spacing w:before="0" w:beforeAutospacing="0" w:after="0" w:afterAutospacing="0" w:line="240" w:lineRule="auto"/>
              <w:rPr>
                <w:rFonts w:ascii="David" w:eastAsia="Times New Roman" w:hAnsi="David" w:cs="David"/>
                <w:rtl/>
              </w:rPr>
            </w:pPr>
          </w:p>
          <w:p w14:paraId="6D86393A" w14:textId="77777777" w:rsidR="00237720" w:rsidRPr="00E56613" w:rsidRDefault="00237720" w:rsidP="00237720">
            <w:pPr>
              <w:spacing w:before="0" w:beforeAutospacing="0" w:after="0" w:afterAutospacing="0" w:line="240" w:lineRule="auto"/>
              <w:rPr>
                <w:rFonts w:ascii="David" w:eastAsia="Times New Roman" w:hAnsi="David" w:cs="David"/>
                <w:rtl/>
              </w:rPr>
            </w:pPr>
            <w:r w:rsidRPr="00E56613">
              <w:rPr>
                <w:rFonts w:ascii="David" w:eastAsia="Times New Roman" w:hAnsi="David" w:cs="David" w:hint="cs"/>
                <w:rtl/>
              </w:rPr>
              <w:t>שער כריכת החוברת</w:t>
            </w:r>
          </w:p>
          <w:p w14:paraId="514E5184" w14:textId="77777777" w:rsidR="00237720" w:rsidRPr="00E56613" w:rsidRDefault="00237720" w:rsidP="00237720">
            <w:pPr>
              <w:spacing w:before="0" w:beforeAutospacing="0" w:after="0" w:afterAutospacing="0" w:line="240" w:lineRule="auto"/>
              <w:rPr>
                <w:rFonts w:ascii="David" w:eastAsia="Times New Roman" w:hAnsi="David" w:cs="David"/>
                <w:rtl/>
              </w:rPr>
            </w:pPr>
          </w:p>
          <w:p w14:paraId="449A2113" w14:textId="77777777" w:rsidR="00237720" w:rsidRPr="00E56613" w:rsidRDefault="00237720" w:rsidP="00237720">
            <w:pPr>
              <w:spacing w:before="0" w:beforeAutospacing="0" w:after="0" w:afterAutospacing="0" w:line="240" w:lineRule="auto"/>
              <w:rPr>
                <w:rFonts w:ascii="David" w:eastAsia="Times New Roman" w:hAnsi="David" w:cs="David"/>
                <w:rtl/>
              </w:rPr>
            </w:pPr>
          </w:p>
          <w:p w14:paraId="67F3B3DC" w14:textId="77777777" w:rsidR="00237720" w:rsidRPr="00E56613" w:rsidRDefault="00237720" w:rsidP="00237720">
            <w:pPr>
              <w:spacing w:before="0" w:beforeAutospacing="0" w:after="0" w:afterAutospacing="0" w:line="240" w:lineRule="auto"/>
              <w:rPr>
                <w:rFonts w:ascii="David" w:eastAsia="Times New Roman" w:hAnsi="David" w:cs="David"/>
                <w:rtl/>
              </w:rPr>
            </w:pPr>
            <w:r w:rsidRPr="00E56613">
              <w:rPr>
                <w:rFonts w:ascii="David" w:eastAsia="Times New Roman" w:hAnsi="David" w:cs="David"/>
                <w:rtl/>
              </w:rPr>
              <w:t>הוראות למשתתפים בהזמנה</w:t>
            </w:r>
          </w:p>
        </w:tc>
        <w:tc>
          <w:tcPr>
            <w:tcW w:w="3124" w:type="dxa"/>
            <w:vMerge w:val="restart"/>
            <w:tcBorders>
              <w:top w:val="nil"/>
              <w:left w:val="single" w:sz="4" w:space="0" w:color="auto"/>
              <w:right w:val="single" w:sz="4" w:space="0" w:color="auto"/>
            </w:tcBorders>
            <w:shd w:val="clear" w:color="auto" w:fill="auto"/>
            <w:hideMark/>
          </w:tcPr>
          <w:p w14:paraId="0B47F696" w14:textId="77777777" w:rsidR="00237720" w:rsidRPr="00E56613" w:rsidRDefault="00237720" w:rsidP="00237720">
            <w:pPr>
              <w:spacing w:before="0" w:beforeAutospacing="0" w:after="0" w:afterAutospacing="0" w:line="240" w:lineRule="auto"/>
              <w:rPr>
                <w:rFonts w:ascii="David" w:eastAsia="Times New Roman" w:hAnsi="David" w:cs="David"/>
              </w:rPr>
            </w:pPr>
            <w:r w:rsidRPr="00E56613">
              <w:rPr>
                <w:rFonts w:ascii="David" w:eastAsia="Times New Roman" w:hAnsi="David" w:cs="David"/>
                <w:rtl/>
              </w:rPr>
              <w:t>כריכה קבועה לכל המכרז</w:t>
            </w:r>
            <w:r w:rsidRPr="00E56613">
              <w:rPr>
                <w:rFonts w:ascii="David" w:eastAsia="Times New Roman" w:hAnsi="David" w:cs="David" w:hint="cs"/>
                <w:rtl/>
              </w:rPr>
              <w:t xml:space="preserve"> -</w:t>
            </w:r>
            <w:r w:rsidRPr="00E56613">
              <w:rPr>
                <w:rFonts w:ascii="David" w:eastAsia="Times New Roman" w:hAnsi="David" w:cs="David"/>
              </w:rPr>
              <w:t> </w:t>
            </w:r>
            <w:r w:rsidRPr="00E56613">
              <w:rPr>
                <w:rFonts w:ascii="David" w:eastAsia="Times New Roman" w:hAnsi="David" w:cs="David"/>
                <w:rtl/>
              </w:rPr>
              <w:t>בחזית של כל חוברת יחד עם לוגו החברה, שם ותמונת הפרויקט</w:t>
            </w:r>
          </w:p>
          <w:p w14:paraId="62CB8F0A" w14:textId="77777777" w:rsidR="00237720" w:rsidRPr="00E56613" w:rsidRDefault="00237720" w:rsidP="00237720">
            <w:pPr>
              <w:bidi w:val="0"/>
              <w:spacing w:before="0" w:beforeAutospacing="0" w:after="0" w:afterAutospacing="0" w:line="240" w:lineRule="auto"/>
              <w:rPr>
                <w:rFonts w:ascii="David" w:eastAsia="Times New Roman" w:hAnsi="David" w:cs="David"/>
                <w:rtl/>
              </w:rPr>
            </w:pPr>
            <w:r w:rsidRPr="00E56613">
              <w:rPr>
                <w:rFonts w:ascii="David" w:eastAsia="Times New Roman" w:hAnsi="David" w:cs="David"/>
              </w:rPr>
              <w:t> </w:t>
            </w:r>
          </w:p>
          <w:p w14:paraId="363B5577" w14:textId="77777777" w:rsidR="00237720" w:rsidRPr="00E56613" w:rsidRDefault="00237720" w:rsidP="00237720">
            <w:pPr>
              <w:bidi w:val="0"/>
              <w:spacing w:before="0" w:beforeAutospacing="0" w:after="0" w:afterAutospacing="0" w:line="240" w:lineRule="auto"/>
              <w:rPr>
                <w:rFonts w:ascii="David" w:eastAsia="Times New Roman" w:hAnsi="David" w:cs="David"/>
                <w:rtl/>
              </w:rPr>
            </w:pPr>
            <w:r w:rsidRPr="00E56613">
              <w:rPr>
                <w:rFonts w:ascii="David" w:eastAsia="Times New Roman" w:hAnsi="David" w:cs="David"/>
              </w:rPr>
              <w:t> </w:t>
            </w:r>
          </w:p>
          <w:p w14:paraId="1D4A801D" w14:textId="77777777" w:rsidR="00237720" w:rsidRPr="00E56613" w:rsidRDefault="00237720" w:rsidP="00237720">
            <w:pPr>
              <w:bidi w:val="0"/>
              <w:spacing w:before="0" w:beforeAutospacing="0" w:after="0" w:afterAutospacing="0" w:line="240" w:lineRule="auto"/>
              <w:rPr>
                <w:rFonts w:ascii="David" w:eastAsia="Times New Roman" w:hAnsi="David" w:cs="David"/>
                <w:rtl/>
              </w:rPr>
            </w:pPr>
            <w:r w:rsidRPr="00E56613">
              <w:rPr>
                <w:rFonts w:ascii="David" w:eastAsia="Times New Roman" w:hAnsi="David" w:cs="David"/>
              </w:rPr>
              <w:t> </w:t>
            </w:r>
          </w:p>
          <w:p w14:paraId="4E218FC2" w14:textId="77777777" w:rsidR="00237720" w:rsidRPr="00E56613" w:rsidRDefault="00237720" w:rsidP="00237720">
            <w:pPr>
              <w:bidi w:val="0"/>
              <w:spacing w:before="0" w:beforeAutospacing="0" w:after="0" w:afterAutospacing="0" w:line="240" w:lineRule="auto"/>
              <w:rPr>
                <w:rFonts w:ascii="David" w:eastAsia="Times New Roman" w:hAnsi="David" w:cs="David"/>
              </w:rPr>
            </w:pPr>
            <w:r w:rsidRPr="00E56613">
              <w:rPr>
                <w:rFonts w:ascii="David" w:eastAsia="Times New Roman" w:hAnsi="David" w:cs="David"/>
              </w:rPr>
              <w:t> </w:t>
            </w:r>
          </w:p>
        </w:tc>
        <w:tc>
          <w:tcPr>
            <w:tcW w:w="1276" w:type="dxa"/>
            <w:vMerge w:val="restart"/>
            <w:tcBorders>
              <w:top w:val="nil"/>
              <w:left w:val="single" w:sz="4" w:space="0" w:color="auto"/>
              <w:right w:val="single" w:sz="4" w:space="0" w:color="auto"/>
            </w:tcBorders>
            <w:shd w:val="clear" w:color="auto" w:fill="auto"/>
            <w:vAlign w:val="center"/>
            <w:hideMark/>
          </w:tcPr>
          <w:p w14:paraId="7894DA4B" w14:textId="77777777" w:rsidR="00237720" w:rsidRPr="00E56613" w:rsidRDefault="00237720" w:rsidP="00237720">
            <w:pPr>
              <w:bidi w:val="0"/>
              <w:spacing w:before="0" w:beforeAutospacing="0" w:after="0" w:afterAutospacing="0" w:line="240" w:lineRule="auto"/>
              <w:jc w:val="center"/>
              <w:rPr>
                <w:rFonts w:ascii="David" w:eastAsia="Times New Roman" w:hAnsi="David" w:cs="David"/>
                <w:rtl/>
              </w:rPr>
            </w:pPr>
            <w:r w:rsidRPr="00E56613">
              <w:rPr>
                <w:rFonts w:ascii="David" w:eastAsia="Times New Roman" w:hAnsi="David" w:cs="David"/>
              </w:rPr>
              <w:t> </w:t>
            </w:r>
          </w:p>
          <w:p w14:paraId="018760C4" w14:textId="77777777" w:rsidR="00237720" w:rsidRPr="00E56613" w:rsidRDefault="00237720" w:rsidP="00237720">
            <w:pPr>
              <w:bidi w:val="0"/>
              <w:spacing w:before="0" w:beforeAutospacing="0" w:after="0" w:afterAutospacing="0" w:line="240" w:lineRule="auto"/>
              <w:jc w:val="center"/>
              <w:rPr>
                <w:rFonts w:ascii="David" w:eastAsia="Times New Roman" w:hAnsi="David" w:cs="David"/>
              </w:rPr>
            </w:pPr>
            <w:r w:rsidRPr="00E56613">
              <w:rPr>
                <w:rFonts w:ascii="David" w:eastAsia="Times New Roman" w:hAnsi="David" w:cs="David"/>
              </w:rPr>
              <w:t> </w:t>
            </w:r>
          </w:p>
          <w:p w14:paraId="4197F9DF" w14:textId="77777777" w:rsidR="00237720" w:rsidRPr="00E56613" w:rsidRDefault="00237720" w:rsidP="00237720">
            <w:pPr>
              <w:bidi w:val="0"/>
              <w:spacing w:before="0" w:beforeAutospacing="0" w:after="0" w:afterAutospacing="0" w:line="240" w:lineRule="auto"/>
              <w:jc w:val="center"/>
              <w:rPr>
                <w:rFonts w:ascii="David" w:eastAsia="Times New Roman" w:hAnsi="David" w:cs="David"/>
              </w:rPr>
            </w:pPr>
            <w:r w:rsidRPr="00E56613">
              <w:rPr>
                <w:rFonts w:ascii="David" w:eastAsia="Times New Roman" w:hAnsi="David" w:cs="David"/>
              </w:rPr>
              <w:t> </w:t>
            </w:r>
          </w:p>
          <w:p w14:paraId="7E59C277" w14:textId="77777777" w:rsidR="00237720" w:rsidRPr="00E56613" w:rsidRDefault="00237720" w:rsidP="00237720">
            <w:pPr>
              <w:bidi w:val="0"/>
              <w:spacing w:before="0" w:beforeAutospacing="0" w:after="0" w:afterAutospacing="0" w:line="240" w:lineRule="auto"/>
              <w:jc w:val="center"/>
              <w:rPr>
                <w:rFonts w:ascii="David" w:eastAsia="Times New Roman" w:hAnsi="David" w:cs="David"/>
              </w:rPr>
            </w:pPr>
            <w:r w:rsidRPr="00E56613">
              <w:rPr>
                <w:rFonts w:ascii="David" w:eastAsia="Times New Roman" w:hAnsi="David" w:cs="David"/>
              </w:rPr>
              <w:t> </w:t>
            </w:r>
          </w:p>
          <w:p w14:paraId="54864E75" w14:textId="77777777" w:rsidR="00237720" w:rsidRPr="00E56613" w:rsidRDefault="00237720" w:rsidP="00237720">
            <w:pPr>
              <w:bidi w:val="0"/>
              <w:spacing w:before="0" w:beforeAutospacing="0" w:after="0" w:afterAutospacing="0" w:line="240" w:lineRule="auto"/>
              <w:jc w:val="center"/>
              <w:rPr>
                <w:rFonts w:ascii="David" w:eastAsia="Times New Roman" w:hAnsi="David" w:cs="David"/>
              </w:rPr>
            </w:pPr>
            <w:r w:rsidRPr="00E56613">
              <w:rPr>
                <w:rFonts w:ascii="David" w:eastAsia="Times New Roman" w:hAnsi="David" w:cs="David"/>
              </w:rPr>
              <w:t> </w:t>
            </w:r>
          </w:p>
          <w:p w14:paraId="3F7CC8D4" w14:textId="77777777" w:rsidR="00237720" w:rsidRPr="00E56613" w:rsidRDefault="00237720" w:rsidP="00237720">
            <w:pPr>
              <w:bidi w:val="0"/>
              <w:spacing w:before="0" w:beforeAutospacing="0" w:after="0" w:afterAutospacing="0" w:line="240" w:lineRule="auto"/>
              <w:jc w:val="center"/>
              <w:rPr>
                <w:rFonts w:ascii="David" w:eastAsia="Times New Roman" w:hAnsi="David" w:cs="David"/>
              </w:rPr>
            </w:pPr>
            <w:r w:rsidRPr="00E56613">
              <w:rPr>
                <w:rFonts w:ascii="David" w:eastAsia="Times New Roman" w:hAnsi="David" w:cs="David"/>
              </w:rPr>
              <w:t> </w:t>
            </w:r>
          </w:p>
          <w:p w14:paraId="31313D31" w14:textId="77777777" w:rsidR="00237720" w:rsidRPr="00E56613" w:rsidRDefault="00237720" w:rsidP="00237720">
            <w:pPr>
              <w:bidi w:val="0"/>
              <w:spacing w:before="0" w:beforeAutospacing="0" w:after="0" w:afterAutospacing="0" w:line="240" w:lineRule="auto"/>
              <w:rPr>
                <w:rFonts w:ascii="David" w:eastAsia="Times New Roman" w:hAnsi="David" w:cs="David"/>
              </w:rPr>
            </w:pPr>
            <w:r w:rsidRPr="00E56613">
              <w:rPr>
                <w:rFonts w:ascii="David" w:eastAsia="Times New Roman" w:hAnsi="David" w:cs="David"/>
              </w:rPr>
              <w:t> </w:t>
            </w:r>
          </w:p>
          <w:p w14:paraId="490541EA" w14:textId="77777777" w:rsidR="00237720" w:rsidRPr="00E56613" w:rsidRDefault="00237720" w:rsidP="00237720">
            <w:pPr>
              <w:bidi w:val="0"/>
              <w:spacing w:before="0" w:beforeAutospacing="0" w:after="0" w:afterAutospacing="0" w:line="240" w:lineRule="auto"/>
              <w:jc w:val="center"/>
              <w:rPr>
                <w:rFonts w:ascii="David" w:eastAsia="Times New Roman" w:hAnsi="David" w:cs="David"/>
              </w:rPr>
            </w:pPr>
            <w:r w:rsidRPr="00E56613">
              <w:rPr>
                <w:rFonts w:ascii="David" w:eastAsia="Times New Roman" w:hAnsi="David" w:cs="David"/>
              </w:rPr>
              <w:t> </w:t>
            </w:r>
          </w:p>
          <w:p w14:paraId="69BE81ED" w14:textId="77777777" w:rsidR="00237720" w:rsidRPr="00E56613" w:rsidRDefault="00237720" w:rsidP="00237720">
            <w:pPr>
              <w:bidi w:val="0"/>
              <w:spacing w:before="0" w:beforeAutospacing="0" w:after="0" w:afterAutospacing="0" w:line="240" w:lineRule="auto"/>
              <w:jc w:val="center"/>
              <w:rPr>
                <w:rFonts w:ascii="David" w:eastAsia="Times New Roman" w:hAnsi="David" w:cs="David"/>
              </w:rPr>
            </w:pPr>
            <w:r w:rsidRPr="00E56613">
              <w:rPr>
                <w:rFonts w:ascii="David" w:eastAsia="Times New Roman" w:hAnsi="David" w:cs="David"/>
              </w:rPr>
              <w:t> </w:t>
            </w:r>
          </w:p>
          <w:p w14:paraId="4C8B4BB8" w14:textId="77777777" w:rsidR="00237720" w:rsidRPr="00E56613" w:rsidRDefault="00237720" w:rsidP="00237720">
            <w:pPr>
              <w:bidi w:val="0"/>
              <w:spacing w:before="0" w:beforeAutospacing="0" w:after="0" w:afterAutospacing="0" w:line="240" w:lineRule="auto"/>
              <w:jc w:val="center"/>
              <w:rPr>
                <w:rFonts w:ascii="David" w:eastAsia="Times New Roman" w:hAnsi="David" w:cs="David"/>
              </w:rPr>
            </w:pPr>
            <w:r w:rsidRPr="00E56613">
              <w:rPr>
                <w:rFonts w:ascii="David" w:eastAsia="Times New Roman" w:hAnsi="David" w:cs="David"/>
              </w:rPr>
              <w:t> </w:t>
            </w:r>
          </w:p>
          <w:p w14:paraId="16E4BDE5" w14:textId="77777777" w:rsidR="00237720" w:rsidRPr="00E56613" w:rsidRDefault="00237720" w:rsidP="00237720">
            <w:pPr>
              <w:bidi w:val="0"/>
              <w:spacing w:before="0" w:beforeAutospacing="0" w:after="0" w:afterAutospacing="0" w:line="240" w:lineRule="auto"/>
              <w:jc w:val="center"/>
              <w:rPr>
                <w:rFonts w:ascii="David" w:eastAsia="Times New Roman" w:hAnsi="David" w:cs="David"/>
              </w:rPr>
            </w:pPr>
            <w:r w:rsidRPr="00E56613">
              <w:rPr>
                <w:rFonts w:ascii="David" w:eastAsia="Times New Roman" w:hAnsi="David" w:cs="David"/>
              </w:rPr>
              <w:t> </w:t>
            </w:r>
          </w:p>
        </w:tc>
      </w:tr>
      <w:tr w:rsidR="00237720" w:rsidRPr="00E56613" w14:paraId="45BB865B" w14:textId="77777777" w:rsidTr="009B30C2">
        <w:trPr>
          <w:trHeight w:val="286"/>
        </w:trPr>
        <w:tc>
          <w:tcPr>
            <w:tcW w:w="754" w:type="dxa"/>
            <w:vMerge/>
            <w:tcBorders>
              <w:top w:val="nil"/>
              <w:left w:val="single" w:sz="4" w:space="0" w:color="auto"/>
              <w:bottom w:val="single" w:sz="4" w:space="0" w:color="000000"/>
              <w:right w:val="single" w:sz="4" w:space="0" w:color="auto"/>
            </w:tcBorders>
            <w:vAlign w:val="center"/>
            <w:hideMark/>
          </w:tcPr>
          <w:p w14:paraId="51870FB5" w14:textId="77777777" w:rsidR="00237720" w:rsidRPr="00E56613" w:rsidRDefault="00237720" w:rsidP="00237720">
            <w:pPr>
              <w:spacing w:before="0" w:beforeAutospacing="0" w:after="0" w:afterAutospacing="0" w:line="240" w:lineRule="auto"/>
              <w:rPr>
                <w:rFonts w:ascii="David" w:eastAsia="Times New Roman" w:hAnsi="David" w:cs="David"/>
                <w:b/>
                <w:bCs/>
              </w:rPr>
            </w:pPr>
          </w:p>
        </w:tc>
        <w:tc>
          <w:tcPr>
            <w:tcW w:w="1884" w:type="dxa"/>
            <w:vMerge/>
            <w:tcBorders>
              <w:top w:val="nil"/>
              <w:left w:val="single" w:sz="4" w:space="0" w:color="auto"/>
              <w:bottom w:val="single" w:sz="4" w:space="0" w:color="000000"/>
              <w:right w:val="single" w:sz="4" w:space="0" w:color="auto"/>
            </w:tcBorders>
            <w:vAlign w:val="center"/>
            <w:hideMark/>
          </w:tcPr>
          <w:p w14:paraId="45726F4A" w14:textId="77777777" w:rsidR="00237720" w:rsidRPr="00E56613" w:rsidRDefault="00237720" w:rsidP="00237720">
            <w:pPr>
              <w:spacing w:before="0" w:beforeAutospacing="0" w:after="0" w:afterAutospacing="0" w:line="240" w:lineRule="auto"/>
              <w:rPr>
                <w:rFonts w:ascii="David" w:eastAsia="Times New Roman" w:hAnsi="David" w:cs="David"/>
                <w:b/>
                <w:bCs/>
                <w:u w:val="single"/>
              </w:rPr>
            </w:pPr>
          </w:p>
        </w:tc>
        <w:tc>
          <w:tcPr>
            <w:tcW w:w="1756" w:type="dxa"/>
            <w:vMerge/>
            <w:tcBorders>
              <w:top w:val="nil"/>
              <w:left w:val="single" w:sz="4" w:space="0" w:color="auto"/>
              <w:bottom w:val="single" w:sz="4" w:space="0" w:color="000000"/>
              <w:right w:val="single" w:sz="4" w:space="0" w:color="auto"/>
            </w:tcBorders>
            <w:vAlign w:val="center"/>
            <w:hideMark/>
          </w:tcPr>
          <w:p w14:paraId="5224503C" w14:textId="77777777" w:rsidR="00237720" w:rsidRPr="00E56613" w:rsidRDefault="00237720" w:rsidP="00237720">
            <w:pPr>
              <w:spacing w:before="0" w:beforeAutospacing="0" w:after="0" w:afterAutospacing="0" w:line="240" w:lineRule="auto"/>
              <w:rPr>
                <w:rFonts w:ascii="David" w:eastAsia="Times New Roman" w:hAnsi="David" w:cs="David"/>
              </w:rPr>
            </w:pPr>
          </w:p>
        </w:tc>
        <w:tc>
          <w:tcPr>
            <w:tcW w:w="2810" w:type="dxa"/>
            <w:tcBorders>
              <w:left w:val="single" w:sz="4" w:space="0" w:color="auto"/>
              <w:right w:val="single" w:sz="4" w:space="0" w:color="auto"/>
            </w:tcBorders>
            <w:shd w:val="clear" w:color="auto" w:fill="auto"/>
            <w:noWrap/>
            <w:vAlign w:val="bottom"/>
            <w:hideMark/>
          </w:tcPr>
          <w:p w14:paraId="5626EC48" w14:textId="77777777" w:rsidR="00237720" w:rsidRPr="00E56613" w:rsidRDefault="00237720" w:rsidP="00237720">
            <w:pPr>
              <w:spacing w:before="0" w:beforeAutospacing="0" w:after="0" w:afterAutospacing="0" w:line="240" w:lineRule="auto"/>
              <w:rPr>
                <w:rFonts w:ascii="David" w:eastAsia="Times New Roman" w:hAnsi="David" w:cs="David"/>
              </w:rPr>
            </w:pPr>
            <w:r w:rsidRPr="00E56613">
              <w:rPr>
                <w:rFonts w:ascii="David" w:eastAsia="Times New Roman" w:hAnsi="David" w:cs="David"/>
                <w:rtl/>
              </w:rPr>
              <w:t>פרטי הקבלן</w:t>
            </w:r>
          </w:p>
        </w:tc>
        <w:tc>
          <w:tcPr>
            <w:tcW w:w="3124" w:type="dxa"/>
            <w:vMerge/>
            <w:tcBorders>
              <w:left w:val="single" w:sz="4" w:space="0" w:color="auto"/>
              <w:right w:val="single" w:sz="4" w:space="0" w:color="auto"/>
            </w:tcBorders>
            <w:shd w:val="clear" w:color="auto" w:fill="auto"/>
            <w:noWrap/>
            <w:vAlign w:val="bottom"/>
            <w:hideMark/>
          </w:tcPr>
          <w:p w14:paraId="2E4361DF" w14:textId="77777777" w:rsidR="00237720" w:rsidRPr="00E56613" w:rsidRDefault="00237720" w:rsidP="00237720">
            <w:pPr>
              <w:bidi w:val="0"/>
              <w:spacing w:before="0" w:beforeAutospacing="0" w:after="0" w:afterAutospacing="0" w:line="240" w:lineRule="auto"/>
              <w:rPr>
                <w:rFonts w:ascii="David" w:eastAsia="Times New Roman" w:hAnsi="David" w:cs="David"/>
                <w:rtl/>
              </w:rPr>
            </w:pPr>
          </w:p>
        </w:tc>
        <w:tc>
          <w:tcPr>
            <w:tcW w:w="1276" w:type="dxa"/>
            <w:vMerge/>
            <w:tcBorders>
              <w:left w:val="single" w:sz="4" w:space="0" w:color="auto"/>
              <w:right w:val="single" w:sz="4" w:space="0" w:color="auto"/>
            </w:tcBorders>
            <w:shd w:val="clear" w:color="auto" w:fill="auto"/>
            <w:vAlign w:val="center"/>
            <w:hideMark/>
          </w:tcPr>
          <w:p w14:paraId="6A0E6813" w14:textId="77777777" w:rsidR="00237720" w:rsidRPr="00E56613" w:rsidRDefault="00237720" w:rsidP="00237720">
            <w:pPr>
              <w:bidi w:val="0"/>
              <w:spacing w:before="0" w:beforeAutospacing="0" w:after="0" w:afterAutospacing="0" w:line="240" w:lineRule="auto"/>
              <w:jc w:val="center"/>
              <w:rPr>
                <w:rFonts w:ascii="David" w:eastAsia="Times New Roman" w:hAnsi="David" w:cs="David"/>
              </w:rPr>
            </w:pPr>
          </w:p>
        </w:tc>
      </w:tr>
      <w:tr w:rsidR="00237720" w:rsidRPr="00E56613" w14:paraId="2CAF9413" w14:textId="77777777" w:rsidTr="009B30C2">
        <w:trPr>
          <w:trHeight w:val="286"/>
        </w:trPr>
        <w:tc>
          <w:tcPr>
            <w:tcW w:w="754" w:type="dxa"/>
            <w:vMerge/>
            <w:tcBorders>
              <w:top w:val="nil"/>
              <w:left w:val="single" w:sz="4" w:space="0" w:color="auto"/>
              <w:bottom w:val="single" w:sz="4" w:space="0" w:color="000000"/>
              <w:right w:val="single" w:sz="4" w:space="0" w:color="auto"/>
            </w:tcBorders>
            <w:vAlign w:val="center"/>
            <w:hideMark/>
          </w:tcPr>
          <w:p w14:paraId="461E28A6" w14:textId="77777777" w:rsidR="00237720" w:rsidRPr="00E56613" w:rsidRDefault="00237720" w:rsidP="00237720">
            <w:pPr>
              <w:spacing w:before="0" w:beforeAutospacing="0" w:after="0" w:afterAutospacing="0" w:line="240" w:lineRule="auto"/>
              <w:rPr>
                <w:rFonts w:ascii="David" w:eastAsia="Times New Roman" w:hAnsi="David" w:cs="David"/>
                <w:b/>
                <w:bCs/>
              </w:rPr>
            </w:pPr>
          </w:p>
        </w:tc>
        <w:tc>
          <w:tcPr>
            <w:tcW w:w="1884" w:type="dxa"/>
            <w:vMerge/>
            <w:tcBorders>
              <w:top w:val="nil"/>
              <w:left w:val="single" w:sz="4" w:space="0" w:color="auto"/>
              <w:bottom w:val="single" w:sz="4" w:space="0" w:color="000000"/>
              <w:right w:val="single" w:sz="4" w:space="0" w:color="auto"/>
            </w:tcBorders>
            <w:vAlign w:val="center"/>
            <w:hideMark/>
          </w:tcPr>
          <w:p w14:paraId="0E0A4F1C" w14:textId="77777777" w:rsidR="00237720" w:rsidRPr="00E56613" w:rsidRDefault="00237720" w:rsidP="00237720">
            <w:pPr>
              <w:spacing w:before="0" w:beforeAutospacing="0" w:after="0" w:afterAutospacing="0" w:line="240" w:lineRule="auto"/>
              <w:rPr>
                <w:rFonts w:ascii="David" w:eastAsia="Times New Roman" w:hAnsi="David" w:cs="David"/>
                <w:b/>
                <w:bCs/>
                <w:u w:val="single"/>
              </w:rPr>
            </w:pPr>
          </w:p>
        </w:tc>
        <w:tc>
          <w:tcPr>
            <w:tcW w:w="1756" w:type="dxa"/>
            <w:vMerge/>
            <w:tcBorders>
              <w:top w:val="nil"/>
              <w:left w:val="single" w:sz="4" w:space="0" w:color="auto"/>
              <w:bottom w:val="single" w:sz="4" w:space="0" w:color="000000"/>
              <w:right w:val="single" w:sz="4" w:space="0" w:color="auto"/>
            </w:tcBorders>
            <w:vAlign w:val="center"/>
            <w:hideMark/>
          </w:tcPr>
          <w:p w14:paraId="3C89A0BE" w14:textId="77777777" w:rsidR="00237720" w:rsidRPr="00E56613" w:rsidRDefault="00237720" w:rsidP="00237720">
            <w:pPr>
              <w:spacing w:before="0" w:beforeAutospacing="0" w:after="0" w:afterAutospacing="0" w:line="240" w:lineRule="auto"/>
              <w:rPr>
                <w:rFonts w:ascii="David" w:eastAsia="Times New Roman" w:hAnsi="David" w:cs="David"/>
              </w:rPr>
            </w:pPr>
          </w:p>
        </w:tc>
        <w:tc>
          <w:tcPr>
            <w:tcW w:w="2810" w:type="dxa"/>
            <w:tcBorders>
              <w:left w:val="single" w:sz="4" w:space="0" w:color="auto"/>
              <w:bottom w:val="nil"/>
              <w:right w:val="single" w:sz="4" w:space="0" w:color="auto"/>
            </w:tcBorders>
            <w:shd w:val="clear" w:color="auto" w:fill="auto"/>
            <w:noWrap/>
            <w:vAlign w:val="bottom"/>
            <w:hideMark/>
          </w:tcPr>
          <w:p w14:paraId="06E85C03" w14:textId="77777777" w:rsidR="00237720" w:rsidRPr="00E56613" w:rsidRDefault="00237720" w:rsidP="00237720">
            <w:pPr>
              <w:spacing w:before="0" w:beforeAutospacing="0" w:after="0" w:afterAutospacing="0" w:line="240" w:lineRule="auto"/>
              <w:rPr>
                <w:rFonts w:ascii="David" w:eastAsia="Times New Roman" w:hAnsi="David" w:cs="David"/>
              </w:rPr>
            </w:pPr>
            <w:r w:rsidRPr="00E56613">
              <w:rPr>
                <w:rFonts w:ascii="David" w:eastAsia="Times New Roman" w:hAnsi="David" w:cs="David"/>
                <w:rtl/>
              </w:rPr>
              <w:t>הצהרת הקבלן</w:t>
            </w:r>
          </w:p>
        </w:tc>
        <w:tc>
          <w:tcPr>
            <w:tcW w:w="3124" w:type="dxa"/>
            <w:vMerge/>
            <w:tcBorders>
              <w:left w:val="single" w:sz="4" w:space="0" w:color="auto"/>
              <w:right w:val="single" w:sz="4" w:space="0" w:color="auto"/>
            </w:tcBorders>
            <w:shd w:val="clear" w:color="auto" w:fill="auto"/>
            <w:vAlign w:val="center"/>
            <w:hideMark/>
          </w:tcPr>
          <w:p w14:paraId="1B1EA167" w14:textId="77777777" w:rsidR="00237720" w:rsidRPr="00E56613" w:rsidRDefault="00237720" w:rsidP="00237720">
            <w:pPr>
              <w:bidi w:val="0"/>
              <w:spacing w:before="0" w:beforeAutospacing="0" w:after="0" w:afterAutospacing="0" w:line="240" w:lineRule="auto"/>
              <w:rPr>
                <w:rFonts w:ascii="David" w:eastAsia="Times New Roman" w:hAnsi="David" w:cs="David"/>
                <w:rtl/>
              </w:rPr>
            </w:pPr>
          </w:p>
        </w:tc>
        <w:tc>
          <w:tcPr>
            <w:tcW w:w="1276" w:type="dxa"/>
            <w:vMerge/>
            <w:tcBorders>
              <w:left w:val="single" w:sz="4" w:space="0" w:color="auto"/>
              <w:right w:val="single" w:sz="4" w:space="0" w:color="auto"/>
            </w:tcBorders>
            <w:shd w:val="clear" w:color="auto" w:fill="auto"/>
            <w:vAlign w:val="center"/>
            <w:hideMark/>
          </w:tcPr>
          <w:p w14:paraId="0122BCBF" w14:textId="77777777" w:rsidR="00237720" w:rsidRPr="00E56613" w:rsidRDefault="00237720" w:rsidP="00237720">
            <w:pPr>
              <w:bidi w:val="0"/>
              <w:spacing w:before="0" w:beforeAutospacing="0" w:after="0" w:afterAutospacing="0" w:line="240" w:lineRule="auto"/>
              <w:jc w:val="center"/>
              <w:rPr>
                <w:rFonts w:ascii="David" w:eastAsia="Times New Roman" w:hAnsi="David" w:cs="David"/>
              </w:rPr>
            </w:pPr>
          </w:p>
        </w:tc>
      </w:tr>
      <w:tr w:rsidR="00237720" w:rsidRPr="00E56613" w14:paraId="3DAEAD6E" w14:textId="77777777" w:rsidTr="009B30C2">
        <w:trPr>
          <w:trHeight w:val="286"/>
        </w:trPr>
        <w:tc>
          <w:tcPr>
            <w:tcW w:w="754" w:type="dxa"/>
            <w:vMerge/>
            <w:tcBorders>
              <w:top w:val="nil"/>
              <w:left w:val="single" w:sz="4" w:space="0" w:color="auto"/>
              <w:bottom w:val="single" w:sz="4" w:space="0" w:color="000000"/>
              <w:right w:val="single" w:sz="4" w:space="0" w:color="auto"/>
            </w:tcBorders>
            <w:vAlign w:val="center"/>
            <w:hideMark/>
          </w:tcPr>
          <w:p w14:paraId="66D06894" w14:textId="77777777" w:rsidR="00237720" w:rsidRPr="00E56613" w:rsidRDefault="00237720" w:rsidP="00237720">
            <w:pPr>
              <w:spacing w:before="0" w:beforeAutospacing="0" w:after="0" w:afterAutospacing="0" w:line="240" w:lineRule="auto"/>
              <w:rPr>
                <w:rFonts w:ascii="David" w:eastAsia="Times New Roman" w:hAnsi="David" w:cs="David"/>
                <w:b/>
                <w:bCs/>
              </w:rPr>
            </w:pPr>
          </w:p>
        </w:tc>
        <w:tc>
          <w:tcPr>
            <w:tcW w:w="1884" w:type="dxa"/>
            <w:vMerge/>
            <w:tcBorders>
              <w:top w:val="nil"/>
              <w:left w:val="single" w:sz="4" w:space="0" w:color="auto"/>
              <w:bottom w:val="single" w:sz="4" w:space="0" w:color="000000"/>
              <w:right w:val="single" w:sz="4" w:space="0" w:color="auto"/>
            </w:tcBorders>
            <w:vAlign w:val="center"/>
            <w:hideMark/>
          </w:tcPr>
          <w:p w14:paraId="6448ECA3" w14:textId="77777777" w:rsidR="00237720" w:rsidRPr="00E56613" w:rsidRDefault="00237720" w:rsidP="00237720">
            <w:pPr>
              <w:spacing w:before="0" w:beforeAutospacing="0" w:after="0" w:afterAutospacing="0" w:line="240" w:lineRule="auto"/>
              <w:rPr>
                <w:rFonts w:ascii="David" w:eastAsia="Times New Roman" w:hAnsi="David" w:cs="David"/>
                <w:b/>
                <w:bCs/>
                <w:u w:val="single"/>
              </w:rPr>
            </w:pPr>
          </w:p>
        </w:tc>
        <w:tc>
          <w:tcPr>
            <w:tcW w:w="1756" w:type="dxa"/>
            <w:vMerge/>
            <w:tcBorders>
              <w:top w:val="nil"/>
              <w:left w:val="single" w:sz="4" w:space="0" w:color="auto"/>
              <w:bottom w:val="single" w:sz="4" w:space="0" w:color="000000"/>
              <w:right w:val="single" w:sz="4" w:space="0" w:color="auto"/>
            </w:tcBorders>
            <w:vAlign w:val="center"/>
            <w:hideMark/>
          </w:tcPr>
          <w:p w14:paraId="5CAB1CE7" w14:textId="77777777" w:rsidR="00237720" w:rsidRPr="00E56613" w:rsidRDefault="00237720" w:rsidP="00237720">
            <w:pPr>
              <w:spacing w:before="0" w:beforeAutospacing="0" w:after="0" w:afterAutospacing="0" w:line="240" w:lineRule="auto"/>
              <w:rPr>
                <w:rFonts w:ascii="David" w:eastAsia="Times New Roman" w:hAnsi="David" w:cs="David"/>
              </w:rPr>
            </w:pPr>
          </w:p>
        </w:tc>
        <w:tc>
          <w:tcPr>
            <w:tcW w:w="2810" w:type="dxa"/>
            <w:tcBorders>
              <w:top w:val="nil"/>
              <w:left w:val="single" w:sz="4" w:space="0" w:color="auto"/>
              <w:bottom w:val="nil"/>
              <w:right w:val="single" w:sz="4" w:space="0" w:color="auto"/>
            </w:tcBorders>
            <w:shd w:val="clear" w:color="auto" w:fill="auto"/>
            <w:vAlign w:val="center"/>
            <w:hideMark/>
          </w:tcPr>
          <w:p w14:paraId="2B80B524" w14:textId="77777777" w:rsidR="00237720" w:rsidRPr="00E56613" w:rsidRDefault="00237720" w:rsidP="00237720">
            <w:pPr>
              <w:spacing w:before="0" w:beforeAutospacing="0" w:after="0" w:afterAutospacing="0" w:line="240" w:lineRule="auto"/>
              <w:rPr>
                <w:rFonts w:ascii="David" w:eastAsia="Times New Roman" w:hAnsi="David" w:cs="David"/>
              </w:rPr>
            </w:pPr>
            <w:r w:rsidRPr="00E56613">
              <w:rPr>
                <w:rFonts w:ascii="David" w:eastAsia="Times New Roman" w:hAnsi="David" w:cs="David"/>
                <w:rtl/>
              </w:rPr>
              <w:t>לוחות זמנים</w:t>
            </w:r>
          </w:p>
        </w:tc>
        <w:tc>
          <w:tcPr>
            <w:tcW w:w="3124" w:type="dxa"/>
            <w:vMerge/>
            <w:tcBorders>
              <w:left w:val="single" w:sz="4" w:space="0" w:color="auto"/>
              <w:right w:val="single" w:sz="4" w:space="0" w:color="auto"/>
            </w:tcBorders>
            <w:shd w:val="clear" w:color="auto" w:fill="auto"/>
            <w:vAlign w:val="center"/>
            <w:hideMark/>
          </w:tcPr>
          <w:p w14:paraId="03B1FD26" w14:textId="77777777" w:rsidR="00237720" w:rsidRPr="00E56613" w:rsidRDefault="00237720" w:rsidP="00237720">
            <w:pPr>
              <w:bidi w:val="0"/>
              <w:spacing w:before="0" w:beforeAutospacing="0" w:after="0" w:afterAutospacing="0" w:line="240" w:lineRule="auto"/>
              <w:rPr>
                <w:rFonts w:ascii="David" w:eastAsia="Times New Roman" w:hAnsi="David" w:cs="David"/>
                <w:rtl/>
              </w:rPr>
            </w:pPr>
          </w:p>
        </w:tc>
        <w:tc>
          <w:tcPr>
            <w:tcW w:w="1276" w:type="dxa"/>
            <w:vMerge/>
            <w:tcBorders>
              <w:left w:val="single" w:sz="4" w:space="0" w:color="auto"/>
              <w:right w:val="single" w:sz="4" w:space="0" w:color="auto"/>
            </w:tcBorders>
            <w:shd w:val="clear" w:color="auto" w:fill="auto"/>
            <w:vAlign w:val="center"/>
            <w:hideMark/>
          </w:tcPr>
          <w:p w14:paraId="5E4950D4" w14:textId="77777777" w:rsidR="00237720" w:rsidRPr="00E56613" w:rsidRDefault="00237720" w:rsidP="00237720">
            <w:pPr>
              <w:bidi w:val="0"/>
              <w:spacing w:before="0" w:beforeAutospacing="0" w:after="0" w:afterAutospacing="0" w:line="240" w:lineRule="auto"/>
              <w:jc w:val="center"/>
              <w:rPr>
                <w:rFonts w:ascii="David" w:eastAsia="Times New Roman" w:hAnsi="David" w:cs="David"/>
              </w:rPr>
            </w:pPr>
          </w:p>
        </w:tc>
      </w:tr>
      <w:tr w:rsidR="00237720" w:rsidRPr="00E56613" w14:paraId="4CD1F392" w14:textId="77777777" w:rsidTr="009B30C2">
        <w:trPr>
          <w:trHeight w:val="286"/>
        </w:trPr>
        <w:tc>
          <w:tcPr>
            <w:tcW w:w="754" w:type="dxa"/>
            <w:vMerge/>
            <w:tcBorders>
              <w:top w:val="nil"/>
              <w:left w:val="single" w:sz="4" w:space="0" w:color="auto"/>
              <w:bottom w:val="single" w:sz="4" w:space="0" w:color="000000"/>
              <w:right w:val="single" w:sz="4" w:space="0" w:color="auto"/>
            </w:tcBorders>
            <w:vAlign w:val="center"/>
            <w:hideMark/>
          </w:tcPr>
          <w:p w14:paraId="71403BAF" w14:textId="77777777" w:rsidR="00237720" w:rsidRPr="00E56613" w:rsidRDefault="00237720" w:rsidP="00237720">
            <w:pPr>
              <w:spacing w:before="0" w:beforeAutospacing="0" w:after="0" w:afterAutospacing="0" w:line="240" w:lineRule="auto"/>
              <w:rPr>
                <w:rFonts w:ascii="David" w:eastAsia="Times New Roman" w:hAnsi="David" w:cs="David"/>
                <w:b/>
                <w:bCs/>
              </w:rPr>
            </w:pPr>
          </w:p>
        </w:tc>
        <w:tc>
          <w:tcPr>
            <w:tcW w:w="1884" w:type="dxa"/>
            <w:vMerge/>
            <w:tcBorders>
              <w:top w:val="nil"/>
              <w:left w:val="single" w:sz="4" w:space="0" w:color="auto"/>
              <w:bottom w:val="single" w:sz="4" w:space="0" w:color="000000"/>
              <w:right w:val="single" w:sz="4" w:space="0" w:color="auto"/>
            </w:tcBorders>
            <w:vAlign w:val="center"/>
            <w:hideMark/>
          </w:tcPr>
          <w:p w14:paraId="483EA9E6" w14:textId="77777777" w:rsidR="00237720" w:rsidRPr="00E56613" w:rsidRDefault="00237720" w:rsidP="00237720">
            <w:pPr>
              <w:spacing w:before="0" w:beforeAutospacing="0" w:after="0" w:afterAutospacing="0" w:line="240" w:lineRule="auto"/>
              <w:rPr>
                <w:rFonts w:ascii="David" w:eastAsia="Times New Roman" w:hAnsi="David" w:cs="David"/>
                <w:b/>
                <w:bCs/>
                <w:u w:val="single"/>
              </w:rPr>
            </w:pPr>
          </w:p>
        </w:tc>
        <w:tc>
          <w:tcPr>
            <w:tcW w:w="1756" w:type="dxa"/>
            <w:vMerge/>
            <w:tcBorders>
              <w:top w:val="nil"/>
              <w:left w:val="single" w:sz="4" w:space="0" w:color="auto"/>
              <w:bottom w:val="single" w:sz="4" w:space="0" w:color="000000"/>
              <w:right w:val="single" w:sz="4" w:space="0" w:color="auto"/>
            </w:tcBorders>
            <w:vAlign w:val="center"/>
            <w:hideMark/>
          </w:tcPr>
          <w:p w14:paraId="2708CA2D" w14:textId="77777777" w:rsidR="00237720" w:rsidRPr="00E56613" w:rsidRDefault="00237720" w:rsidP="00237720">
            <w:pPr>
              <w:spacing w:before="0" w:beforeAutospacing="0" w:after="0" w:afterAutospacing="0" w:line="240" w:lineRule="auto"/>
              <w:rPr>
                <w:rFonts w:ascii="David" w:eastAsia="Times New Roman" w:hAnsi="David" w:cs="David"/>
              </w:rPr>
            </w:pPr>
          </w:p>
        </w:tc>
        <w:tc>
          <w:tcPr>
            <w:tcW w:w="2810" w:type="dxa"/>
            <w:tcBorders>
              <w:top w:val="nil"/>
              <w:left w:val="single" w:sz="4" w:space="0" w:color="auto"/>
              <w:bottom w:val="nil"/>
              <w:right w:val="single" w:sz="4" w:space="0" w:color="auto"/>
            </w:tcBorders>
            <w:shd w:val="clear" w:color="auto" w:fill="auto"/>
            <w:vAlign w:val="center"/>
            <w:hideMark/>
          </w:tcPr>
          <w:p w14:paraId="1740F039" w14:textId="77777777" w:rsidR="00237720" w:rsidRPr="00E56613" w:rsidRDefault="00237720" w:rsidP="00237720">
            <w:pPr>
              <w:spacing w:before="0" w:beforeAutospacing="0" w:after="0" w:afterAutospacing="0" w:line="240" w:lineRule="auto"/>
              <w:rPr>
                <w:rFonts w:ascii="David" w:eastAsia="Times New Roman" w:hAnsi="David" w:cs="David"/>
              </w:rPr>
            </w:pPr>
            <w:r w:rsidRPr="00E56613">
              <w:rPr>
                <w:rFonts w:ascii="David" w:eastAsia="Times New Roman" w:hAnsi="David" w:cs="David"/>
                <w:rtl/>
              </w:rPr>
              <w:t xml:space="preserve">נוסח ערבות בנקאית </w:t>
            </w:r>
          </w:p>
        </w:tc>
        <w:tc>
          <w:tcPr>
            <w:tcW w:w="3124" w:type="dxa"/>
            <w:vMerge/>
            <w:tcBorders>
              <w:left w:val="single" w:sz="4" w:space="0" w:color="auto"/>
              <w:right w:val="single" w:sz="4" w:space="0" w:color="auto"/>
            </w:tcBorders>
            <w:shd w:val="clear" w:color="auto" w:fill="auto"/>
            <w:vAlign w:val="center"/>
            <w:hideMark/>
          </w:tcPr>
          <w:p w14:paraId="314C8650" w14:textId="77777777" w:rsidR="00237720" w:rsidRPr="00E56613" w:rsidRDefault="00237720" w:rsidP="00237720">
            <w:pPr>
              <w:bidi w:val="0"/>
              <w:spacing w:before="0" w:beforeAutospacing="0" w:after="0" w:afterAutospacing="0" w:line="240" w:lineRule="auto"/>
              <w:rPr>
                <w:rFonts w:ascii="David" w:eastAsia="Times New Roman" w:hAnsi="David" w:cs="David"/>
                <w:rtl/>
              </w:rPr>
            </w:pPr>
          </w:p>
        </w:tc>
        <w:tc>
          <w:tcPr>
            <w:tcW w:w="1276" w:type="dxa"/>
            <w:vMerge/>
            <w:tcBorders>
              <w:left w:val="single" w:sz="4" w:space="0" w:color="auto"/>
              <w:right w:val="single" w:sz="4" w:space="0" w:color="auto"/>
            </w:tcBorders>
            <w:shd w:val="clear" w:color="auto" w:fill="auto"/>
            <w:vAlign w:val="center"/>
            <w:hideMark/>
          </w:tcPr>
          <w:p w14:paraId="5FC9691A" w14:textId="77777777" w:rsidR="00237720" w:rsidRPr="00E56613" w:rsidRDefault="00237720" w:rsidP="00237720">
            <w:pPr>
              <w:bidi w:val="0"/>
              <w:spacing w:before="0" w:beforeAutospacing="0" w:after="0" w:afterAutospacing="0" w:line="240" w:lineRule="auto"/>
              <w:jc w:val="center"/>
              <w:rPr>
                <w:rFonts w:ascii="David" w:eastAsia="Times New Roman" w:hAnsi="David" w:cs="David"/>
              </w:rPr>
            </w:pPr>
          </w:p>
        </w:tc>
      </w:tr>
      <w:tr w:rsidR="00237720" w:rsidRPr="00E56613" w14:paraId="12983AB6" w14:textId="77777777" w:rsidTr="009B30C2">
        <w:trPr>
          <w:trHeight w:val="573"/>
        </w:trPr>
        <w:tc>
          <w:tcPr>
            <w:tcW w:w="754" w:type="dxa"/>
            <w:vMerge/>
            <w:tcBorders>
              <w:top w:val="nil"/>
              <w:left w:val="single" w:sz="4" w:space="0" w:color="auto"/>
              <w:bottom w:val="single" w:sz="4" w:space="0" w:color="000000"/>
              <w:right w:val="single" w:sz="4" w:space="0" w:color="auto"/>
            </w:tcBorders>
            <w:vAlign w:val="center"/>
            <w:hideMark/>
          </w:tcPr>
          <w:p w14:paraId="2D79FBCF" w14:textId="77777777" w:rsidR="00237720" w:rsidRPr="00E56613" w:rsidRDefault="00237720" w:rsidP="00237720">
            <w:pPr>
              <w:spacing w:before="0" w:beforeAutospacing="0" w:after="0" w:afterAutospacing="0" w:line="240" w:lineRule="auto"/>
              <w:rPr>
                <w:rFonts w:ascii="David" w:eastAsia="Times New Roman" w:hAnsi="David" w:cs="David"/>
                <w:b/>
                <w:bCs/>
              </w:rPr>
            </w:pPr>
          </w:p>
        </w:tc>
        <w:tc>
          <w:tcPr>
            <w:tcW w:w="1884" w:type="dxa"/>
            <w:vMerge/>
            <w:tcBorders>
              <w:top w:val="nil"/>
              <w:left w:val="single" w:sz="4" w:space="0" w:color="auto"/>
              <w:bottom w:val="single" w:sz="4" w:space="0" w:color="000000"/>
              <w:right w:val="single" w:sz="4" w:space="0" w:color="auto"/>
            </w:tcBorders>
            <w:vAlign w:val="center"/>
            <w:hideMark/>
          </w:tcPr>
          <w:p w14:paraId="3BBE10E3" w14:textId="77777777" w:rsidR="00237720" w:rsidRPr="00E56613" w:rsidRDefault="00237720" w:rsidP="00237720">
            <w:pPr>
              <w:spacing w:before="0" w:beforeAutospacing="0" w:after="0" w:afterAutospacing="0" w:line="240" w:lineRule="auto"/>
              <w:rPr>
                <w:rFonts w:ascii="David" w:eastAsia="Times New Roman" w:hAnsi="David" w:cs="David"/>
                <w:b/>
                <w:bCs/>
                <w:u w:val="single"/>
              </w:rPr>
            </w:pPr>
          </w:p>
        </w:tc>
        <w:tc>
          <w:tcPr>
            <w:tcW w:w="1756" w:type="dxa"/>
            <w:vMerge/>
            <w:tcBorders>
              <w:top w:val="nil"/>
              <w:left w:val="single" w:sz="4" w:space="0" w:color="auto"/>
              <w:bottom w:val="single" w:sz="4" w:space="0" w:color="000000"/>
              <w:right w:val="single" w:sz="4" w:space="0" w:color="auto"/>
            </w:tcBorders>
            <w:vAlign w:val="center"/>
            <w:hideMark/>
          </w:tcPr>
          <w:p w14:paraId="059AA265" w14:textId="77777777" w:rsidR="00237720" w:rsidRPr="00E56613" w:rsidRDefault="00237720" w:rsidP="00237720">
            <w:pPr>
              <w:spacing w:before="0" w:beforeAutospacing="0" w:after="0" w:afterAutospacing="0" w:line="240" w:lineRule="auto"/>
              <w:rPr>
                <w:rFonts w:ascii="David" w:eastAsia="Times New Roman" w:hAnsi="David" w:cs="David"/>
              </w:rPr>
            </w:pPr>
          </w:p>
        </w:tc>
        <w:tc>
          <w:tcPr>
            <w:tcW w:w="2810" w:type="dxa"/>
            <w:tcBorders>
              <w:top w:val="nil"/>
              <w:left w:val="single" w:sz="4" w:space="0" w:color="auto"/>
              <w:bottom w:val="nil"/>
              <w:right w:val="single" w:sz="4" w:space="0" w:color="auto"/>
            </w:tcBorders>
            <w:shd w:val="clear" w:color="auto" w:fill="auto"/>
            <w:vAlign w:val="center"/>
            <w:hideMark/>
          </w:tcPr>
          <w:p w14:paraId="1854AC93" w14:textId="77777777" w:rsidR="00237720" w:rsidRPr="00E56613" w:rsidRDefault="00237720" w:rsidP="00237720">
            <w:pPr>
              <w:spacing w:before="0" w:beforeAutospacing="0" w:after="0" w:afterAutospacing="0" w:line="240" w:lineRule="auto"/>
              <w:rPr>
                <w:rFonts w:ascii="David" w:eastAsia="Times New Roman" w:hAnsi="David" w:cs="David"/>
              </w:rPr>
            </w:pPr>
            <w:r w:rsidRPr="00E56613">
              <w:rPr>
                <w:rFonts w:ascii="David" w:eastAsia="Times New Roman" w:hAnsi="David" w:cs="David"/>
                <w:rtl/>
              </w:rPr>
              <w:t>כתב הצעת המחיר הכוללת ופירוט מרכיבי ההצעה:</w:t>
            </w:r>
          </w:p>
        </w:tc>
        <w:tc>
          <w:tcPr>
            <w:tcW w:w="3124" w:type="dxa"/>
            <w:vMerge/>
            <w:tcBorders>
              <w:left w:val="single" w:sz="4" w:space="0" w:color="auto"/>
              <w:right w:val="single" w:sz="4" w:space="0" w:color="auto"/>
            </w:tcBorders>
            <w:shd w:val="clear" w:color="auto" w:fill="auto"/>
            <w:noWrap/>
            <w:vAlign w:val="bottom"/>
            <w:hideMark/>
          </w:tcPr>
          <w:p w14:paraId="036D3981" w14:textId="77777777" w:rsidR="00237720" w:rsidRPr="00E56613" w:rsidRDefault="00237720" w:rsidP="00237720">
            <w:pPr>
              <w:bidi w:val="0"/>
              <w:spacing w:before="0" w:beforeAutospacing="0" w:after="0" w:afterAutospacing="0" w:line="240" w:lineRule="auto"/>
              <w:rPr>
                <w:rFonts w:ascii="David" w:eastAsia="Times New Roman" w:hAnsi="David" w:cs="David"/>
                <w:rtl/>
              </w:rPr>
            </w:pPr>
          </w:p>
        </w:tc>
        <w:tc>
          <w:tcPr>
            <w:tcW w:w="1276" w:type="dxa"/>
            <w:vMerge/>
            <w:tcBorders>
              <w:left w:val="single" w:sz="4" w:space="0" w:color="auto"/>
              <w:right w:val="single" w:sz="4" w:space="0" w:color="auto"/>
            </w:tcBorders>
            <w:shd w:val="clear" w:color="auto" w:fill="auto"/>
            <w:noWrap/>
            <w:vAlign w:val="bottom"/>
            <w:hideMark/>
          </w:tcPr>
          <w:p w14:paraId="1043C2E3" w14:textId="77777777" w:rsidR="00237720" w:rsidRPr="00E56613" w:rsidRDefault="00237720" w:rsidP="00237720">
            <w:pPr>
              <w:bidi w:val="0"/>
              <w:spacing w:before="0" w:beforeAutospacing="0" w:after="0" w:afterAutospacing="0" w:line="240" w:lineRule="auto"/>
              <w:jc w:val="center"/>
              <w:rPr>
                <w:rFonts w:ascii="David" w:eastAsia="Times New Roman" w:hAnsi="David" w:cs="David"/>
              </w:rPr>
            </w:pPr>
          </w:p>
        </w:tc>
      </w:tr>
      <w:tr w:rsidR="00237720" w:rsidRPr="00E56613" w14:paraId="44C15BEB" w14:textId="77777777" w:rsidTr="009B30C2">
        <w:trPr>
          <w:trHeight w:val="286"/>
        </w:trPr>
        <w:tc>
          <w:tcPr>
            <w:tcW w:w="754" w:type="dxa"/>
            <w:vMerge/>
            <w:tcBorders>
              <w:top w:val="nil"/>
              <w:left w:val="single" w:sz="4" w:space="0" w:color="auto"/>
              <w:bottom w:val="single" w:sz="4" w:space="0" w:color="000000"/>
              <w:right w:val="single" w:sz="4" w:space="0" w:color="auto"/>
            </w:tcBorders>
            <w:vAlign w:val="center"/>
            <w:hideMark/>
          </w:tcPr>
          <w:p w14:paraId="75110D17" w14:textId="77777777" w:rsidR="00237720" w:rsidRPr="00E56613" w:rsidRDefault="00237720" w:rsidP="00237720">
            <w:pPr>
              <w:spacing w:before="0" w:beforeAutospacing="0" w:after="0" w:afterAutospacing="0" w:line="240" w:lineRule="auto"/>
              <w:rPr>
                <w:rFonts w:ascii="David" w:eastAsia="Times New Roman" w:hAnsi="David" w:cs="David"/>
                <w:b/>
                <w:bCs/>
              </w:rPr>
            </w:pPr>
          </w:p>
        </w:tc>
        <w:tc>
          <w:tcPr>
            <w:tcW w:w="1884" w:type="dxa"/>
            <w:vMerge/>
            <w:tcBorders>
              <w:top w:val="nil"/>
              <w:left w:val="single" w:sz="4" w:space="0" w:color="auto"/>
              <w:bottom w:val="single" w:sz="4" w:space="0" w:color="000000"/>
              <w:right w:val="single" w:sz="4" w:space="0" w:color="auto"/>
            </w:tcBorders>
            <w:vAlign w:val="center"/>
            <w:hideMark/>
          </w:tcPr>
          <w:p w14:paraId="2A30154E" w14:textId="77777777" w:rsidR="00237720" w:rsidRPr="00E56613" w:rsidRDefault="00237720" w:rsidP="00237720">
            <w:pPr>
              <w:spacing w:before="0" w:beforeAutospacing="0" w:after="0" w:afterAutospacing="0" w:line="240" w:lineRule="auto"/>
              <w:rPr>
                <w:rFonts w:ascii="David" w:eastAsia="Times New Roman" w:hAnsi="David" w:cs="David"/>
                <w:b/>
                <w:bCs/>
                <w:u w:val="single"/>
              </w:rPr>
            </w:pPr>
          </w:p>
        </w:tc>
        <w:tc>
          <w:tcPr>
            <w:tcW w:w="1756" w:type="dxa"/>
            <w:vMerge/>
            <w:tcBorders>
              <w:top w:val="nil"/>
              <w:left w:val="single" w:sz="4" w:space="0" w:color="auto"/>
              <w:bottom w:val="single" w:sz="4" w:space="0" w:color="000000"/>
              <w:right w:val="single" w:sz="4" w:space="0" w:color="auto"/>
            </w:tcBorders>
            <w:vAlign w:val="center"/>
            <w:hideMark/>
          </w:tcPr>
          <w:p w14:paraId="11AE252F" w14:textId="77777777" w:rsidR="00237720" w:rsidRPr="00E56613" w:rsidRDefault="00237720" w:rsidP="00237720">
            <w:pPr>
              <w:spacing w:before="0" w:beforeAutospacing="0" w:after="0" w:afterAutospacing="0" w:line="240" w:lineRule="auto"/>
              <w:rPr>
                <w:rFonts w:ascii="David" w:eastAsia="Times New Roman" w:hAnsi="David" w:cs="David"/>
              </w:rPr>
            </w:pPr>
          </w:p>
        </w:tc>
        <w:tc>
          <w:tcPr>
            <w:tcW w:w="2810" w:type="dxa"/>
            <w:tcBorders>
              <w:top w:val="nil"/>
              <w:left w:val="single" w:sz="4" w:space="0" w:color="auto"/>
              <w:bottom w:val="nil"/>
              <w:right w:val="single" w:sz="4" w:space="0" w:color="auto"/>
            </w:tcBorders>
            <w:shd w:val="clear" w:color="auto" w:fill="auto"/>
            <w:vAlign w:val="center"/>
            <w:hideMark/>
          </w:tcPr>
          <w:p w14:paraId="60D5395D" w14:textId="77777777" w:rsidR="00237720" w:rsidRPr="00E56613" w:rsidRDefault="00237720" w:rsidP="00237720">
            <w:pPr>
              <w:spacing w:before="0" w:beforeAutospacing="0" w:after="0" w:afterAutospacing="0" w:line="240" w:lineRule="auto"/>
              <w:rPr>
                <w:rFonts w:ascii="David" w:eastAsia="Times New Roman" w:hAnsi="David" w:cs="David"/>
              </w:rPr>
            </w:pPr>
            <w:r w:rsidRPr="00E56613">
              <w:rPr>
                <w:rFonts w:ascii="David" w:eastAsia="Times New Roman" w:hAnsi="David" w:cs="David"/>
                <w:rtl/>
              </w:rPr>
              <w:t>מחיר כללי (מחיר פאושלי)</w:t>
            </w:r>
          </w:p>
        </w:tc>
        <w:tc>
          <w:tcPr>
            <w:tcW w:w="3124" w:type="dxa"/>
            <w:vMerge/>
            <w:tcBorders>
              <w:left w:val="single" w:sz="4" w:space="0" w:color="auto"/>
              <w:right w:val="single" w:sz="4" w:space="0" w:color="auto"/>
            </w:tcBorders>
            <w:shd w:val="clear" w:color="auto" w:fill="auto"/>
            <w:vAlign w:val="center"/>
            <w:hideMark/>
          </w:tcPr>
          <w:p w14:paraId="6F0694F3" w14:textId="77777777" w:rsidR="00237720" w:rsidRPr="00E56613" w:rsidRDefault="00237720" w:rsidP="00237720">
            <w:pPr>
              <w:bidi w:val="0"/>
              <w:spacing w:before="0" w:beforeAutospacing="0" w:after="0" w:afterAutospacing="0" w:line="240" w:lineRule="auto"/>
              <w:rPr>
                <w:rFonts w:ascii="David" w:eastAsia="Times New Roman" w:hAnsi="David" w:cs="David"/>
                <w:rtl/>
              </w:rPr>
            </w:pPr>
          </w:p>
        </w:tc>
        <w:tc>
          <w:tcPr>
            <w:tcW w:w="1276" w:type="dxa"/>
            <w:vMerge/>
            <w:tcBorders>
              <w:left w:val="single" w:sz="4" w:space="0" w:color="auto"/>
              <w:right w:val="single" w:sz="4" w:space="0" w:color="auto"/>
            </w:tcBorders>
            <w:shd w:val="clear" w:color="auto" w:fill="auto"/>
            <w:vAlign w:val="center"/>
            <w:hideMark/>
          </w:tcPr>
          <w:p w14:paraId="6A8D2B41" w14:textId="77777777" w:rsidR="00237720" w:rsidRPr="00E56613" w:rsidRDefault="00237720" w:rsidP="00237720">
            <w:pPr>
              <w:bidi w:val="0"/>
              <w:spacing w:before="0" w:beforeAutospacing="0" w:after="0" w:afterAutospacing="0" w:line="240" w:lineRule="auto"/>
              <w:jc w:val="center"/>
              <w:rPr>
                <w:rFonts w:ascii="David" w:eastAsia="Times New Roman" w:hAnsi="David" w:cs="David"/>
              </w:rPr>
            </w:pPr>
          </w:p>
        </w:tc>
      </w:tr>
      <w:tr w:rsidR="00237720" w:rsidRPr="00E56613" w14:paraId="06352E7A" w14:textId="77777777" w:rsidTr="009B30C2">
        <w:trPr>
          <w:trHeight w:val="286"/>
        </w:trPr>
        <w:tc>
          <w:tcPr>
            <w:tcW w:w="754" w:type="dxa"/>
            <w:vMerge/>
            <w:tcBorders>
              <w:top w:val="nil"/>
              <w:left w:val="single" w:sz="4" w:space="0" w:color="auto"/>
              <w:bottom w:val="single" w:sz="4" w:space="0" w:color="000000"/>
              <w:right w:val="single" w:sz="4" w:space="0" w:color="auto"/>
            </w:tcBorders>
            <w:vAlign w:val="center"/>
            <w:hideMark/>
          </w:tcPr>
          <w:p w14:paraId="48F01126" w14:textId="77777777" w:rsidR="00237720" w:rsidRPr="00E56613" w:rsidRDefault="00237720" w:rsidP="00237720">
            <w:pPr>
              <w:spacing w:before="0" w:beforeAutospacing="0" w:after="0" w:afterAutospacing="0" w:line="240" w:lineRule="auto"/>
              <w:rPr>
                <w:rFonts w:ascii="David" w:eastAsia="Times New Roman" w:hAnsi="David" w:cs="David"/>
                <w:b/>
                <w:bCs/>
              </w:rPr>
            </w:pPr>
          </w:p>
        </w:tc>
        <w:tc>
          <w:tcPr>
            <w:tcW w:w="1884" w:type="dxa"/>
            <w:vMerge/>
            <w:tcBorders>
              <w:top w:val="nil"/>
              <w:left w:val="single" w:sz="4" w:space="0" w:color="auto"/>
              <w:bottom w:val="single" w:sz="4" w:space="0" w:color="000000"/>
              <w:right w:val="single" w:sz="4" w:space="0" w:color="auto"/>
            </w:tcBorders>
            <w:vAlign w:val="center"/>
            <w:hideMark/>
          </w:tcPr>
          <w:p w14:paraId="3CCEC349" w14:textId="77777777" w:rsidR="00237720" w:rsidRPr="00E56613" w:rsidRDefault="00237720" w:rsidP="00237720">
            <w:pPr>
              <w:spacing w:before="0" w:beforeAutospacing="0" w:after="0" w:afterAutospacing="0" w:line="240" w:lineRule="auto"/>
              <w:rPr>
                <w:rFonts w:ascii="David" w:eastAsia="Times New Roman" w:hAnsi="David" w:cs="David"/>
                <w:b/>
                <w:bCs/>
                <w:u w:val="single"/>
              </w:rPr>
            </w:pPr>
          </w:p>
        </w:tc>
        <w:tc>
          <w:tcPr>
            <w:tcW w:w="1756" w:type="dxa"/>
            <w:vMerge/>
            <w:tcBorders>
              <w:top w:val="nil"/>
              <w:left w:val="single" w:sz="4" w:space="0" w:color="auto"/>
              <w:bottom w:val="single" w:sz="4" w:space="0" w:color="000000"/>
              <w:right w:val="single" w:sz="4" w:space="0" w:color="auto"/>
            </w:tcBorders>
            <w:vAlign w:val="center"/>
            <w:hideMark/>
          </w:tcPr>
          <w:p w14:paraId="6326913F" w14:textId="77777777" w:rsidR="00237720" w:rsidRPr="00E56613" w:rsidRDefault="00237720" w:rsidP="00237720">
            <w:pPr>
              <w:spacing w:before="0" w:beforeAutospacing="0" w:after="0" w:afterAutospacing="0" w:line="240" w:lineRule="auto"/>
              <w:rPr>
                <w:rFonts w:ascii="David" w:eastAsia="Times New Roman" w:hAnsi="David" w:cs="David"/>
              </w:rPr>
            </w:pPr>
          </w:p>
        </w:tc>
        <w:tc>
          <w:tcPr>
            <w:tcW w:w="2810" w:type="dxa"/>
            <w:tcBorders>
              <w:top w:val="nil"/>
              <w:left w:val="single" w:sz="4" w:space="0" w:color="auto"/>
              <w:bottom w:val="nil"/>
              <w:right w:val="single" w:sz="4" w:space="0" w:color="auto"/>
            </w:tcBorders>
            <w:shd w:val="clear" w:color="auto" w:fill="auto"/>
            <w:vAlign w:val="center"/>
            <w:hideMark/>
          </w:tcPr>
          <w:p w14:paraId="599F13E6" w14:textId="77777777" w:rsidR="00237720" w:rsidRPr="00E56613" w:rsidRDefault="00237720" w:rsidP="00237720">
            <w:pPr>
              <w:spacing w:before="0" w:beforeAutospacing="0" w:after="0" w:afterAutospacing="0" w:line="240" w:lineRule="auto"/>
              <w:rPr>
                <w:rFonts w:ascii="David" w:eastAsia="Times New Roman" w:hAnsi="David" w:cs="David"/>
              </w:rPr>
            </w:pPr>
            <w:r w:rsidRPr="00E56613">
              <w:rPr>
                <w:rFonts w:ascii="David" w:eastAsia="Times New Roman" w:hAnsi="David" w:cs="David"/>
                <w:rtl/>
              </w:rPr>
              <w:t>מחיר לפי פרקים</w:t>
            </w:r>
          </w:p>
        </w:tc>
        <w:tc>
          <w:tcPr>
            <w:tcW w:w="3124" w:type="dxa"/>
            <w:vMerge/>
            <w:tcBorders>
              <w:left w:val="single" w:sz="4" w:space="0" w:color="auto"/>
              <w:right w:val="single" w:sz="4" w:space="0" w:color="auto"/>
            </w:tcBorders>
            <w:shd w:val="clear" w:color="auto" w:fill="auto"/>
            <w:vAlign w:val="center"/>
            <w:hideMark/>
          </w:tcPr>
          <w:p w14:paraId="46CB3B9E" w14:textId="77777777" w:rsidR="00237720" w:rsidRPr="00E56613" w:rsidRDefault="00237720" w:rsidP="00237720">
            <w:pPr>
              <w:bidi w:val="0"/>
              <w:spacing w:before="0" w:beforeAutospacing="0" w:after="0" w:afterAutospacing="0" w:line="240" w:lineRule="auto"/>
              <w:rPr>
                <w:rFonts w:ascii="David" w:eastAsia="Times New Roman" w:hAnsi="David" w:cs="David"/>
                <w:rtl/>
              </w:rPr>
            </w:pPr>
          </w:p>
        </w:tc>
        <w:tc>
          <w:tcPr>
            <w:tcW w:w="1276" w:type="dxa"/>
            <w:vMerge/>
            <w:tcBorders>
              <w:left w:val="single" w:sz="4" w:space="0" w:color="auto"/>
              <w:right w:val="single" w:sz="4" w:space="0" w:color="auto"/>
            </w:tcBorders>
            <w:shd w:val="clear" w:color="auto" w:fill="auto"/>
            <w:vAlign w:val="center"/>
            <w:hideMark/>
          </w:tcPr>
          <w:p w14:paraId="7DBAE6CC" w14:textId="77777777" w:rsidR="00237720" w:rsidRPr="00E56613" w:rsidRDefault="00237720" w:rsidP="00237720">
            <w:pPr>
              <w:bidi w:val="0"/>
              <w:spacing w:before="0" w:beforeAutospacing="0" w:after="0" w:afterAutospacing="0" w:line="240" w:lineRule="auto"/>
              <w:jc w:val="center"/>
              <w:rPr>
                <w:rFonts w:ascii="David" w:eastAsia="Times New Roman" w:hAnsi="David" w:cs="David"/>
              </w:rPr>
            </w:pPr>
          </w:p>
        </w:tc>
      </w:tr>
      <w:tr w:rsidR="00237720" w:rsidRPr="00E56613" w14:paraId="23D72E70" w14:textId="77777777" w:rsidTr="009B30C2">
        <w:trPr>
          <w:trHeight w:val="286"/>
        </w:trPr>
        <w:tc>
          <w:tcPr>
            <w:tcW w:w="754" w:type="dxa"/>
            <w:vMerge/>
            <w:tcBorders>
              <w:top w:val="nil"/>
              <w:left w:val="single" w:sz="4" w:space="0" w:color="auto"/>
              <w:bottom w:val="single" w:sz="4" w:space="0" w:color="000000"/>
              <w:right w:val="single" w:sz="4" w:space="0" w:color="auto"/>
            </w:tcBorders>
            <w:vAlign w:val="center"/>
            <w:hideMark/>
          </w:tcPr>
          <w:p w14:paraId="4144B64B" w14:textId="77777777" w:rsidR="00237720" w:rsidRPr="00E56613" w:rsidRDefault="00237720" w:rsidP="00237720">
            <w:pPr>
              <w:spacing w:before="0" w:beforeAutospacing="0" w:after="0" w:afterAutospacing="0" w:line="240" w:lineRule="auto"/>
              <w:rPr>
                <w:rFonts w:ascii="David" w:eastAsia="Times New Roman" w:hAnsi="David" w:cs="David"/>
                <w:b/>
                <w:bCs/>
              </w:rPr>
            </w:pPr>
          </w:p>
        </w:tc>
        <w:tc>
          <w:tcPr>
            <w:tcW w:w="1884" w:type="dxa"/>
            <w:vMerge/>
            <w:tcBorders>
              <w:top w:val="nil"/>
              <w:left w:val="single" w:sz="4" w:space="0" w:color="auto"/>
              <w:bottom w:val="single" w:sz="4" w:space="0" w:color="000000"/>
              <w:right w:val="single" w:sz="4" w:space="0" w:color="auto"/>
            </w:tcBorders>
            <w:vAlign w:val="center"/>
            <w:hideMark/>
          </w:tcPr>
          <w:p w14:paraId="04122907" w14:textId="77777777" w:rsidR="00237720" w:rsidRPr="00E56613" w:rsidRDefault="00237720" w:rsidP="00237720">
            <w:pPr>
              <w:spacing w:before="0" w:beforeAutospacing="0" w:after="0" w:afterAutospacing="0" w:line="240" w:lineRule="auto"/>
              <w:rPr>
                <w:rFonts w:ascii="David" w:eastAsia="Times New Roman" w:hAnsi="David" w:cs="David"/>
                <w:b/>
                <w:bCs/>
                <w:u w:val="single"/>
              </w:rPr>
            </w:pPr>
          </w:p>
        </w:tc>
        <w:tc>
          <w:tcPr>
            <w:tcW w:w="1756" w:type="dxa"/>
            <w:vMerge/>
            <w:tcBorders>
              <w:top w:val="nil"/>
              <w:left w:val="single" w:sz="4" w:space="0" w:color="auto"/>
              <w:bottom w:val="single" w:sz="4" w:space="0" w:color="000000"/>
              <w:right w:val="single" w:sz="4" w:space="0" w:color="auto"/>
            </w:tcBorders>
            <w:vAlign w:val="center"/>
            <w:hideMark/>
          </w:tcPr>
          <w:p w14:paraId="47BC937C" w14:textId="77777777" w:rsidR="00237720" w:rsidRPr="00E56613" w:rsidRDefault="00237720" w:rsidP="00237720">
            <w:pPr>
              <w:spacing w:before="0" w:beforeAutospacing="0" w:after="0" w:afterAutospacing="0" w:line="240" w:lineRule="auto"/>
              <w:rPr>
                <w:rFonts w:ascii="David" w:eastAsia="Times New Roman" w:hAnsi="David" w:cs="David"/>
              </w:rPr>
            </w:pPr>
          </w:p>
        </w:tc>
        <w:tc>
          <w:tcPr>
            <w:tcW w:w="2810" w:type="dxa"/>
            <w:tcBorders>
              <w:top w:val="nil"/>
              <w:left w:val="single" w:sz="4" w:space="0" w:color="auto"/>
              <w:bottom w:val="nil"/>
              <w:right w:val="single" w:sz="4" w:space="0" w:color="auto"/>
            </w:tcBorders>
            <w:shd w:val="clear" w:color="auto" w:fill="auto"/>
            <w:vAlign w:val="center"/>
            <w:hideMark/>
          </w:tcPr>
          <w:p w14:paraId="2872E0C1" w14:textId="77777777" w:rsidR="00237720" w:rsidRPr="00E56613" w:rsidRDefault="00237720" w:rsidP="00237720">
            <w:pPr>
              <w:spacing w:before="0" w:beforeAutospacing="0" w:after="0" w:afterAutospacing="0" w:line="240" w:lineRule="auto"/>
              <w:rPr>
                <w:rFonts w:ascii="David" w:eastAsia="Times New Roman" w:hAnsi="David" w:cs="David"/>
              </w:rPr>
            </w:pPr>
            <w:r w:rsidRPr="00E56613">
              <w:rPr>
                <w:rFonts w:ascii="David" w:eastAsia="Times New Roman" w:hAnsi="David" w:cs="David"/>
                <w:rtl/>
              </w:rPr>
              <w:t>מחיר לפי חלקי מבנה</w:t>
            </w:r>
          </w:p>
        </w:tc>
        <w:tc>
          <w:tcPr>
            <w:tcW w:w="3124" w:type="dxa"/>
            <w:vMerge/>
            <w:tcBorders>
              <w:left w:val="single" w:sz="4" w:space="0" w:color="auto"/>
              <w:right w:val="single" w:sz="4" w:space="0" w:color="auto"/>
            </w:tcBorders>
            <w:shd w:val="clear" w:color="auto" w:fill="auto"/>
            <w:vAlign w:val="center"/>
            <w:hideMark/>
          </w:tcPr>
          <w:p w14:paraId="5A250462" w14:textId="77777777" w:rsidR="00237720" w:rsidRPr="00E56613" w:rsidRDefault="00237720" w:rsidP="00237720">
            <w:pPr>
              <w:bidi w:val="0"/>
              <w:spacing w:before="0" w:beforeAutospacing="0" w:after="0" w:afterAutospacing="0" w:line="240" w:lineRule="auto"/>
              <w:rPr>
                <w:rFonts w:ascii="David" w:eastAsia="Times New Roman" w:hAnsi="David" w:cs="David"/>
                <w:rtl/>
              </w:rPr>
            </w:pPr>
          </w:p>
        </w:tc>
        <w:tc>
          <w:tcPr>
            <w:tcW w:w="1276" w:type="dxa"/>
            <w:vMerge/>
            <w:tcBorders>
              <w:left w:val="single" w:sz="4" w:space="0" w:color="auto"/>
              <w:right w:val="single" w:sz="4" w:space="0" w:color="auto"/>
            </w:tcBorders>
            <w:shd w:val="clear" w:color="auto" w:fill="auto"/>
            <w:vAlign w:val="center"/>
            <w:hideMark/>
          </w:tcPr>
          <w:p w14:paraId="59260D40" w14:textId="77777777" w:rsidR="00237720" w:rsidRPr="00E56613" w:rsidRDefault="00237720" w:rsidP="00237720">
            <w:pPr>
              <w:bidi w:val="0"/>
              <w:spacing w:before="0" w:beforeAutospacing="0" w:after="0" w:afterAutospacing="0" w:line="240" w:lineRule="auto"/>
              <w:jc w:val="center"/>
              <w:rPr>
                <w:rFonts w:ascii="David" w:eastAsia="Times New Roman" w:hAnsi="David" w:cs="David"/>
              </w:rPr>
            </w:pPr>
          </w:p>
        </w:tc>
      </w:tr>
      <w:tr w:rsidR="00237720" w:rsidRPr="00E56613" w14:paraId="6CA0E7D5" w14:textId="77777777" w:rsidTr="009B30C2">
        <w:trPr>
          <w:trHeight w:val="286"/>
        </w:trPr>
        <w:tc>
          <w:tcPr>
            <w:tcW w:w="754" w:type="dxa"/>
            <w:vMerge/>
            <w:tcBorders>
              <w:top w:val="nil"/>
              <w:left w:val="single" w:sz="4" w:space="0" w:color="auto"/>
              <w:bottom w:val="single" w:sz="4" w:space="0" w:color="000000"/>
              <w:right w:val="single" w:sz="4" w:space="0" w:color="auto"/>
            </w:tcBorders>
            <w:vAlign w:val="center"/>
            <w:hideMark/>
          </w:tcPr>
          <w:p w14:paraId="111D3E88" w14:textId="77777777" w:rsidR="00237720" w:rsidRPr="00E56613" w:rsidRDefault="00237720" w:rsidP="00237720">
            <w:pPr>
              <w:spacing w:before="0" w:beforeAutospacing="0" w:after="0" w:afterAutospacing="0" w:line="240" w:lineRule="auto"/>
              <w:rPr>
                <w:rFonts w:ascii="David" w:eastAsia="Times New Roman" w:hAnsi="David" w:cs="David"/>
                <w:b/>
                <w:bCs/>
              </w:rPr>
            </w:pPr>
          </w:p>
        </w:tc>
        <w:tc>
          <w:tcPr>
            <w:tcW w:w="1884" w:type="dxa"/>
            <w:vMerge/>
            <w:tcBorders>
              <w:top w:val="nil"/>
              <w:left w:val="single" w:sz="4" w:space="0" w:color="auto"/>
              <w:bottom w:val="single" w:sz="4" w:space="0" w:color="000000"/>
              <w:right w:val="single" w:sz="4" w:space="0" w:color="auto"/>
            </w:tcBorders>
            <w:vAlign w:val="center"/>
            <w:hideMark/>
          </w:tcPr>
          <w:p w14:paraId="29F49198" w14:textId="77777777" w:rsidR="00237720" w:rsidRPr="00E56613" w:rsidRDefault="00237720" w:rsidP="00237720">
            <w:pPr>
              <w:spacing w:before="0" w:beforeAutospacing="0" w:after="0" w:afterAutospacing="0" w:line="240" w:lineRule="auto"/>
              <w:rPr>
                <w:rFonts w:ascii="David" w:eastAsia="Times New Roman" w:hAnsi="David" w:cs="David"/>
                <w:b/>
                <w:bCs/>
                <w:u w:val="single"/>
              </w:rPr>
            </w:pPr>
          </w:p>
        </w:tc>
        <w:tc>
          <w:tcPr>
            <w:tcW w:w="1756" w:type="dxa"/>
            <w:vMerge/>
            <w:tcBorders>
              <w:top w:val="nil"/>
              <w:left w:val="single" w:sz="4" w:space="0" w:color="auto"/>
              <w:bottom w:val="single" w:sz="4" w:space="0" w:color="000000"/>
              <w:right w:val="single" w:sz="4" w:space="0" w:color="auto"/>
            </w:tcBorders>
            <w:vAlign w:val="center"/>
            <w:hideMark/>
          </w:tcPr>
          <w:p w14:paraId="268231D0" w14:textId="77777777" w:rsidR="00237720" w:rsidRPr="00E56613" w:rsidRDefault="00237720" w:rsidP="00237720">
            <w:pPr>
              <w:spacing w:before="0" w:beforeAutospacing="0" w:after="0" w:afterAutospacing="0" w:line="240" w:lineRule="auto"/>
              <w:rPr>
                <w:rFonts w:ascii="David" w:eastAsia="Times New Roman" w:hAnsi="David" w:cs="David"/>
              </w:rPr>
            </w:pPr>
          </w:p>
        </w:tc>
        <w:tc>
          <w:tcPr>
            <w:tcW w:w="2810" w:type="dxa"/>
            <w:tcBorders>
              <w:top w:val="nil"/>
              <w:left w:val="single" w:sz="4" w:space="0" w:color="auto"/>
              <w:bottom w:val="single" w:sz="4" w:space="0" w:color="auto"/>
              <w:right w:val="single" w:sz="4" w:space="0" w:color="auto"/>
            </w:tcBorders>
            <w:shd w:val="clear" w:color="auto" w:fill="auto"/>
            <w:vAlign w:val="center"/>
            <w:hideMark/>
          </w:tcPr>
          <w:p w14:paraId="6BBDB7E0" w14:textId="77777777" w:rsidR="00237720" w:rsidRPr="00E56613" w:rsidRDefault="00237720" w:rsidP="00237720">
            <w:pPr>
              <w:spacing w:before="0" w:beforeAutospacing="0" w:after="0" w:afterAutospacing="0" w:line="240" w:lineRule="auto"/>
              <w:rPr>
                <w:rFonts w:ascii="David" w:eastAsia="Times New Roman" w:hAnsi="David" w:cs="David"/>
              </w:rPr>
            </w:pPr>
            <w:r w:rsidRPr="00E56613">
              <w:rPr>
                <w:rFonts w:ascii="David" w:eastAsia="Times New Roman" w:hAnsi="David" w:cs="David"/>
                <w:rtl/>
              </w:rPr>
              <w:t>מחירון לתוספות/הפחתות</w:t>
            </w:r>
          </w:p>
        </w:tc>
        <w:tc>
          <w:tcPr>
            <w:tcW w:w="3124" w:type="dxa"/>
            <w:vMerge/>
            <w:tcBorders>
              <w:left w:val="single" w:sz="4" w:space="0" w:color="auto"/>
              <w:bottom w:val="single" w:sz="4" w:space="0" w:color="auto"/>
              <w:right w:val="single" w:sz="4" w:space="0" w:color="auto"/>
            </w:tcBorders>
            <w:shd w:val="clear" w:color="auto" w:fill="auto"/>
            <w:vAlign w:val="center"/>
            <w:hideMark/>
          </w:tcPr>
          <w:p w14:paraId="6843F8DE" w14:textId="77777777" w:rsidR="00237720" w:rsidRPr="00E56613" w:rsidRDefault="00237720" w:rsidP="00237720">
            <w:pPr>
              <w:bidi w:val="0"/>
              <w:spacing w:before="0" w:beforeAutospacing="0" w:after="0" w:afterAutospacing="0" w:line="240" w:lineRule="auto"/>
              <w:rPr>
                <w:rFonts w:ascii="David" w:eastAsia="Times New Roman" w:hAnsi="David" w:cs="David"/>
                <w:rtl/>
              </w:rPr>
            </w:pPr>
          </w:p>
        </w:tc>
        <w:tc>
          <w:tcPr>
            <w:tcW w:w="1276" w:type="dxa"/>
            <w:vMerge/>
            <w:tcBorders>
              <w:left w:val="single" w:sz="4" w:space="0" w:color="auto"/>
              <w:bottom w:val="single" w:sz="4" w:space="0" w:color="auto"/>
              <w:right w:val="single" w:sz="4" w:space="0" w:color="auto"/>
            </w:tcBorders>
            <w:shd w:val="clear" w:color="auto" w:fill="auto"/>
            <w:vAlign w:val="center"/>
            <w:hideMark/>
          </w:tcPr>
          <w:p w14:paraId="12AF5D74" w14:textId="77777777" w:rsidR="00237720" w:rsidRPr="00E56613" w:rsidRDefault="00237720" w:rsidP="00237720">
            <w:pPr>
              <w:bidi w:val="0"/>
              <w:spacing w:before="0" w:beforeAutospacing="0" w:after="0" w:afterAutospacing="0" w:line="240" w:lineRule="auto"/>
              <w:jc w:val="center"/>
              <w:rPr>
                <w:rFonts w:ascii="David" w:eastAsia="Times New Roman" w:hAnsi="David" w:cs="David"/>
              </w:rPr>
            </w:pPr>
          </w:p>
        </w:tc>
      </w:tr>
      <w:tr w:rsidR="00237720" w:rsidRPr="00E56613" w14:paraId="78ED3930" w14:textId="77777777" w:rsidTr="009B30C2">
        <w:trPr>
          <w:trHeight w:val="303"/>
        </w:trPr>
        <w:tc>
          <w:tcPr>
            <w:tcW w:w="754" w:type="dxa"/>
            <w:vMerge w:val="restart"/>
            <w:tcBorders>
              <w:top w:val="nil"/>
              <w:left w:val="single" w:sz="4" w:space="0" w:color="auto"/>
              <w:bottom w:val="nil"/>
              <w:right w:val="single" w:sz="4" w:space="0" w:color="auto"/>
            </w:tcBorders>
            <w:shd w:val="clear" w:color="auto" w:fill="auto"/>
            <w:hideMark/>
          </w:tcPr>
          <w:p w14:paraId="73EAB529" w14:textId="77777777" w:rsidR="00237720" w:rsidRPr="00E56613" w:rsidRDefault="00237720" w:rsidP="00237720">
            <w:pPr>
              <w:spacing w:before="0" w:beforeAutospacing="0" w:after="0" w:afterAutospacing="0" w:line="240" w:lineRule="auto"/>
              <w:jc w:val="center"/>
              <w:rPr>
                <w:rFonts w:ascii="David" w:eastAsia="Times New Roman" w:hAnsi="David" w:cs="David"/>
                <w:b/>
                <w:bCs/>
              </w:rPr>
            </w:pPr>
            <w:r w:rsidRPr="00E56613">
              <w:rPr>
                <w:rFonts w:ascii="David" w:eastAsia="Times New Roman" w:hAnsi="David" w:cs="David"/>
                <w:b/>
                <w:bCs/>
                <w:rtl/>
              </w:rPr>
              <w:br/>
              <w:t>מסמך ב'</w:t>
            </w:r>
          </w:p>
        </w:tc>
        <w:tc>
          <w:tcPr>
            <w:tcW w:w="1884" w:type="dxa"/>
            <w:vMerge w:val="restart"/>
            <w:tcBorders>
              <w:top w:val="nil"/>
              <w:left w:val="single" w:sz="4" w:space="0" w:color="auto"/>
              <w:bottom w:val="nil"/>
              <w:right w:val="single" w:sz="4" w:space="0" w:color="auto"/>
            </w:tcBorders>
            <w:shd w:val="clear" w:color="auto" w:fill="auto"/>
            <w:hideMark/>
          </w:tcPr>
          <w:p w14:paraId="0E34DD8F" w14:textId="77777777" w:rsidR="00237720" w:rsidRPr="00E56613" w:rsidRDefault="00237720" w:rsidP="00237720">
            <w:pPr>
              <w:spacing w:before="0" w:beforeAutospacing="0" w:after="0" w:afterAutospacing="0" w:line="240" w:lineRule="auto"/>
              <w:rPr>
                <w:rFonts w:ascii="David" w:eastAsia="Times New Roman" w:hAnsi="David" w:cs="David"/>
                <w:b/>
                <w:bCs/>
                <w:u w:val="single"/>
                <w:rtl/>
              </w:rPr>
            </w:pPr>
            <w:r w:rsidRPr="00E56613">
              <w:rPr>
                <w:rFonts w:ascii="David" w:eastAsia="Times New Roman" w:hAnsi="David" w:cs="David"/>
                <w:b/>
                <w:bCs/>
                <w:u w:val="single"/>
                <w:rtl/>
              </w:rPr>
              <w:br/>
              <w:t>נוסח החוזה</w:t>
            </w:r>
            <w:r w:rsidRPr="00E56613">
              <w:rPr>
                <w:rFonts w:ascii="David" w:eastAsia="Times New Roman" w:hAnsi="David" w:cs="David"/>
                <w:b/>
                <w:bCs/>
                <w:strike/>
                <w:u w:val="single"/>
                <w:rtl/>
              </w:rPr>
              <w:br/>
            </w:r>
            <w:r w:rsidRPr="00E56613">
              <w:rPr>
                <w:rFonts w:ascii="David" w:eastAsia="Times New Roman" w:hAnsi="David" w:cs="David"/>
                <w:b/>
                <w:bCs/>
                <w:u w:val="single"/>
                <w:rtl/>
              </w:rPr>
              <w:t>ונספחיו</w:t>
            </w:r>
          </w:p>
        </w:tc>
        <w:tc>
          <w:tcPr>
            <w:tcW w:w="1756" w:type="dxa"/>
            <w:vMerge w:val="restart"/>
            <w:tcBorders>
              <w:top w:val="nil"/>
              <w:left w:val="single" w:sz="4" w:space="0" w:color="auto"/>
              <w:bottom w:val="nil"/>
              <w:right w:val="single" w:sz="4" w:space="0" w:color="auto"/>
            </w:tcBorders>
            <w:shd w:val="clear" w:color="auto" w:fill="auto"/>
            <w:hideMark/>
          </w:tcPr>
          <w:p w14:paraId="1D246D93" w14:textId="77777777" w:rsidR="00237720" w:rsidRPr="00E56613" w:rsidRDefault="00237720" w:rsidP="00237720">
            <w:pPr>
              <w:spacing w:before="0" w:beforeAutospacing="0" w:after="0" w:afterAutospacing="0" w:line="240" w:lineRule="auto"/>
              <w:rPr>
                <w:rFonts w:ascii="David" w:eastAsia="Times New Roman" w:hAnsi="David" w:cs="David"/>
                <w:rtl/>
              </w:rPr>
            </w:pPr>
            <w:r w:rsidRPr="00E56613">
              <w:rPr>
                <w:rFonts w:ascii="David" w:eastAsia="Times New Roman" w:hAnsi="David" w:cs="David"/>
                <w:rtl/>
              </w:rPr>
              <w:br/>
              <w:t xml:space="preserve">כרוך בחוברת  </w:t>
            </w:r>
            <w:r w:rsidRPr="00E56613">
              <w:rPr>
                <w:rFonts w:ascii="David" w:eastAsia="Times New Roman" w:hAnsi="David" w:cs="David"/>
                <w:rtl/>
              </w:rPr>
              <w:br/>
            </w:r>
          </w:p>
        </w:tc>
        <w:tc>
          <w:tcPr>
            <w:tcW w:w="2810" w:type="dxa"/>
            <w:tcBorders>
              <w:top w:val="single" w:sz="4" w:space="0" w:color="auto"/>
              <w:left w:val="single" w:sz="4" w:space="0" w:color="auto"/>
              <w:right w:val="single" w:sz="4" w:space="0" w:color="auto"/>
            </w:tcBorders>
            <w:shd w:val="clear" w:color="auto" w:fill="auto"/>
            <w:vAlign w:val="center"/>
            <w:hideMark/>
          </w:tcPr>
          <w:p w14:paraId="198C63D7" w14:textId="77777777" w:rsidR="00237720" w:rsidRPr="00E56613" w:rsidRDefault="00237720" w:rsidP="00237720">
            <w:pPr>
              <w:spacing w:before="0" w:beforeAutospacing="0" w:after="0" w:afterAutospacing="0" w:line="240" w:lineRule="auto"/>
              <w:rPr>
                <w:rFonts w:ascii="David" w:eastAsia="Times New Roman" w:hAnsi="David" w:cs="David"/>
                <w:rtl/>
              </w:rPr>
            </w:pPr>
          </w:p>
          <w:p w14:paraId="39DEF4DD" w14:textId="77777777" w:rsidR="00237720" w:rsidRPr="00E56613" w:rsidRDefault="00237720" w:rsidP="00237720">
            <w:pPr>
              <w:spacing w:before="0" w:beforeAutospacing="0" w:after="0" w:afterAutospacing="0" w:line="240" w:lineRule="auto"/>
              <w:rPr>
                <w:rFonts w:ascii="David" w:eastAsia="Times New Roman" w:hAnsi="David" w:cs="David"/>
                <w:rtl/>
              </w:rPr>
            </w:pPr>
            <w:r w:rsidRPr="00E56613">
              <w:rPr>
                <w:rFonts w:ascii="David" w:eastAsia="Times New Roman" w:hAnsi="David" w:cs="David" w:hint="cs"/>
                <w:rtl/>
              </w:rPr>
              <w:t>שער כריכת החוברת</w:t>
            </w:r>
          </w:p>
        </w:tc>
        <w:tc>
          <w:tcPr>
            <w:tcW w:w="3124" w:type="dxa"/>
            <w:vMerge w:val="restart"/>
            <w:tcBorders>
              <w:top w:val="nil"/>
              <w:left w:val="single" w:sz="4" w:space="0" w:color="auto"/>
              <w:right w:val="single" w:sz="4" w:space="0" w:color="auto"/>
            </w:tcBorders>
            <w:shd w:val="clear" w:color="auto" w:fill="auto"/>
          </w:tcPr>
          <w:p w14:paraId="3964A03F" w14:textId="77777777" w:rsidR="00237720" w:rsidRPr="00E56613" w:rsidRDefault="00237720" w:rsidP="00237720">
            <w:pPr>
              <w:spacing w:before="0" w:beforeAutospacing="0" w:after="0" w:afterAutospacing="0" w:line="240" w:lineRule="auto"/>
              <w:rPr>
                <w:rFonts w:ascii="David" w:eastAsia="Times New Roman" w:hAnsi="David" w:cs="David"/>
              </w:rPr>
            </w:pPr>
            <w:r w:rsidRPr="00E56613">
              <w:rPr>
                <w:rFonts w:ascii="David" w:eastAsia="Times New Roman" w:hAnsi="David" w:cs="David"/>
                <w:rtl/>
              </w:rPr>
              <w:t>כריכה קבועה לכל המכרז</w:t>
            </w:r>
            <w:r w:rsidRPr="00E56613">
              <w:rPr>
                <w:rFonts w:ascii="David" w:eastAsia="Times New Roman" w:hAnsi="David" w:cs="David" w:hint="cs"/>
                <w:rtl/>
              </w:rPr>
              <w:t xml:space="preserve"> - </w:t>
            </w:r>
            <w:r w:rsidRPr="00E56613">
              <w:rPr>
                <w:rFonts w:ascii="David" w:eastAsia="Times New Roman" w:hAnsi="David" w:cs="David"/>
                <w:rtl/>
              </w:rPr>
              <w:t>בחזית של כל חוברת יחד עם לוגו החברה, שם ותמונת הפרויקט</w:t>
            </w:r>
          </w:p>
          <w:p w14:paraId="6464622F" w14:textId="77777777" w:rsidR="00237720" w:rsidRPr="00E56613" w:rsidRDefault="00237720" w:rsidP="00237720">
            <w:pPr>
              <w:spacing w:before="0" w:beforeAutospacing="0" w:after="0" w:afterAutospacing="0" w:line="240" w:lineRule="auto"/>
              <w:rPr>
                <w:rFonts w:ascii="David" w:eastAsia="Times New Roman" w:hAnsi="David" w:cs="David"/>
                <w:rtl/>
              </w:rPr>
            </w:pPr>
            <w:r w:rsidRPr="00E56613">
              <w:rPr>
                <w:rFonts w:ascii="David" w:eastAsia="Times New Roman" w:hAnsi="David" w:cs="David"/>
                <w:rtl/>
              </w:rPr>
              <w:t>לרבות הנספחים הקבועים</w:t>
            </w:r>
          </w:p>
          <w:p w14:paraId="7A1781FB" w14:textId="77777777" w:rsidR="00237720" w:rsidRPr="00E56613" w:rsidRDefault="00237720" w:rsidP="00237720">
            <w:pPr>
              <w:spacing w:before="0" w:beforeAutospacing="0" w:after="0" w:afterAutospacing="0" w:line="240" w:lineRule="auto"/>
              <w:rPr>
                <w:rFonts w:ascii="David" w:eastAsia="Times New Roman" w:hAnsi="David" w:cs="David"/>
                <w:rtl/>
              </w:rPr>
            </w:pPr>
          </w:p>
          <w:p w14:paraId="72E28360" w14:textId="77777777" w:rsidR="00237720" w:rsidRPr="00E56613" w:rsidRDefault="00237720" w:rsidP="00237720">
            <w:pPr>
              <w:spacing w:before="0" w:beforeAutospacing="0" w:after="0" w:afterAutospacing="0" w:line="240" w:lineRule="auto"/>
              <w:rPr>
                <w:rFonts w:ascii="David" w:eastAsia="Times New Roman" w:hAnsi="David" w:cs="David"/>
                <w:rtl/>
              </w:rPr>
            </w:pPr>
            <w:r w:rsidRPr="00E56613">
              <w:rPr>
                <w:rFonts w:ascii="David" w:eastAsia="Times New Roman" w:hAnsi="David" w:cs="David" w:hint="cs"/>
                <w:rtl/>
              </w:rPr>
              <w:t xml:space="preserve">יצורף בנפרד </w:t>
            </w:r>
          </w:p>
          <w:p w14:paraId="76D6EA31" w14:textId="77777777" w:rsidR="00237720" w:rsidRPr="00E56613" w:rsidRDefault="00237720" w:rsidP="00237720">
            <w:pPr>
              <w:bidi w:val="0"/>
              <w:spacing w:before="0" w:beforeAutospacing="0" w:after="0" w:afterAutospacing="0" w:line="240" w:lineRule="auto"/>
              <w:jc w:val="right"/>
              <w:rPr>
                <w:rFonts w:ascii="David" w:eastAsia="Times New Roman" w:hAnsi="David" w:cs="David"/>
                <w:rtl/>
              </w:rPr>
            </w:pPr>
          </w:p>
          <w:p w14:paraId="2DE33E6E" w14:textId="77777777" w:rsidR="00237720" w:rsidRPr="00E56613" w:rsidRDefault="00237720" w:rsidP="00237720">
            <w:pPr>
              <w:bidi w:val="0"/>
              <w:spacing w:before="0" w:beforeAutospacing="0" w:after="0" w:afterAutospacing="0" w:line="240" w:lineRule="auto"/>
              <w:jc w:val="right"/>
              <w:rPr>
                <w:rFonts w:ascii="David" w:eastAsia="Times New Roman" w:hAnsi="David" w:cs="David"/>
                <w:rtl/>
              </w:rPr>
            </w:pPr>
          </w:p>
          <w:p w14:paraId="01DED9B5" w14:textId="77777777" w:rsidR="00237720" w:rsidRPr="00E56613" w:rsidRDefault="00237720" w:rsidP="00237720">
            <w:pPr>
              <w:bidi w:val="0"/>
              <w:spacing w:before="0" w:beforeAutospacing="0" w:after="0" w:afterAutospacing="0" w:line="240" w:lineRule="auto"/>
              <w:jc w:val="right"/>
              <w:rPr>
                <w:rFonts w:ascii="David" w:eastAsia="Times New Roman" w:hAnsi="David" w:cs="David"/>
                <w:rtl/>
              </w:rPr>
            </w:pPr>
          </w:p>
          <w:p w14:paraId="5D529CC4" w14:textId="77777777" w:rsidR="00237720" w:rsidRPr="00E56613" w:rsidRDefault="00237720" w:rsidP="00237720">
            <w:pPr>
              <w:bidi w:val="0"/>
              <w:spacing w:before="0" w:beforeAutospacing="0" w:after="0" w:afterAutospacing="0" w:line="240" w:lineRule="auto"/>
              <w:jc w:val="right"/>
              <w:rPr>
                <w:rFonts w:ascii="David" w:eastAsia="Times New Roman" w:hAnsi="David" w:cs="David"/>
                <w:rtl/>
              </w:rPr>
            </w:pPr>
          </w:p>
          <w:p w14:paraId="4554E4E5" w14:textId="77777777" w:rsidR="00237720" w:rsidRPr="00E56613" w:rsidRDefault="00237720" w:rsidP="00237720">
            <w:pPr>
              <w:bidi w:val="0"/>
              <w:spacing w:before="0" w:beforeAutospacing="0" w:after="0" w:afterAutospacing="0" w:line="240" w:lineRule="auto"/>
              <w:jc w:val="right"/>
              <w:rPr>
                <w:rFonts w:ascii="David" w:eastAsia="Times New Roman" w:hAnsi="David" w:cs="David"/>
                <w:rtl/>
              </w:rPr>
            </w:pPr>
          </w:p>
          <w:p w14:paraId="64DDFFED" w14:textId="77777777" w:rsidR="00237720" w:rsidRPr="00E56613" w:rsidRDefault="00237720" w:rsidP="00237720">
            <w:pPr>
              <w:bidi w:val="0"/>
              <w:spacing w:before="0" w:beforeAutospacing="0" w:after="0" w:afterAutospacing="0" w:line="240" w:lineRule="auto"/>
              <w:jc w:val="right"/>
              <w:rPr>
                <w:rFonts w:ascii="David" w:eastAsia="Times New Roman" w:hAnsi="David" w:cs="David"/>
                <w:rtl/>
              </w:rPr>
            </w:pPr>
          </w:p>
          <w:p w14:paraId="33B02607" w14:textId="77777777" w:rsidR="00237720" w:rsidRPr="00E56613" w:rsidRDefault="00237720" w:rsidP="00237720">
            <w:pPr>
              <w:bidi w:val="0"/>
              <w:spacing w:before="0" w:beforeAutospacing="0" w:after="0" w:afterAutospacing="0" w:line="240" w:lineRule="auto"/>
              <w:jc w:val="right"/>
              <w:rPr>
                <w:rFonts w:ascii="David" w:eastAsia="Times New Roman" w:hAnsi="David" w:cs="David"/>
                <w:rtl/>
              </w:rPr>
            </w:pPr>
            <w:r w:rsidRPr="00E56613">
              <w:rPr>
                <w:rFonts w:ascii="David" w:eastAsia="Times New Roman" w:hAnsi="David" w:cs="David"/>
                <w:rtl/>
              </w:rPr>
              <w:t>לרבות הערך של כל מרכיב בבנייה לצורך ההתחשבנות במהלך הביצוע</w:t>
            </w:r>
            <w:r w:rsidRPr="00E56613">
              <w:rPr>
                <w:rFonts w:ascii="David" w:eastAsia="Times New Roman" w:hAnsi="David" w:cs="David"/>
              </w:rPr>
              <w:t> </w:t>
            </w:r>
          </w:p>
        </w:tc>
        <w:tc>
          <w:tcPr>
            <w:tcW w:w="1276" w:type="dxa"/>
            <w:tcBorders>
              <w:top w:val="nil"/>
              <w:left w:val="single" w:sz="4" w:space="0" w:color="auto"/>
              <w:bottom w:val="nil"/>
              <w:right w:val="single" w:sz="4" w:space="0" w:color="auto"/>
            </w:tcBorders>
            <w:shd w:val="clear" w:color="auto" w:fill="auto"/>
            <w:vAlign w:val="center"/>
            <w:hideMark/>
          </w:tcPr>
          <w:p w14:paraId="07AFA8D9" w14:textId="77777777" w:rsidR="00237720" w:rsidRPr="00E56613" w:rsidRDefault="00237720" w:rsidP="00237720">
            <w:pPr>
              <w:bidi w:val="0"/>
              <w:spacing w:before="0" w:beforeAutospacing="0" w:after="0" w:afterAutospacing="0" w:line="240" w:lineRule="auto"/>
              <w:rPr>
                <w:rFonts w:ascii="David" w:eastAsia="Times New Roman" w:hAnsi="David" w:cs="David"/>
                <w:rtl/>
              </w:rPr>
            </w:pPr>
            <w:r w:rsidRPr="00E56613">
              <w:rPr>
                <w:rFonts w:ascii="David" w:eastAsia="Times New Roman" w:hAnsi="David" w:cs="David"/>
              </w:rPr>
              <w:t> </w:t>
            </w:r>
          </w:p>
        </w:tc>
      </w:tr>
      <w:tr w:rsidR="00237720" w:rsidRPr="00E56613" w14:paraId="3853EC2C" w14:textId="77777777" w:rsidTr="009B30C2">
        <w:trPr>
          <w:trHeight w:val="286"/>
        </w:trPr>
        <w:tc>
          <w:tcPr>
            <w:tcW w:w="754" w:type="dxa"/>
            <w:vMerge/>
            <w:tcBorders>
              <w:top w:val="nil"/>
              <w:left w:val="single" w:sz="4" w:space="0" w:color="auto"/>
              <w:bottom w:val="nil"/>
              <w:right w:val="single" w:sz="4" w:space="0" w:color="auto"/>
            </w:tcBorders>
            <w:vAlign w:val="center"/>
            <w:hideMark/>
          </w:tcPr>
          <w:p w14:paraId="3FB7D4A8" w14:textId="77777777" w:rsidR="00237720" w:rsidRPr="00E56613" w:rsidRDefault="00237720" w:rsidP="00237720">
            <w:pPr>
              <w:spacing w:before="0" w:beforeAutospacing="0" w:after="0" w:afterAutospacing="0" w:line="240" w:lineRule="auto"/>
              <w:rPr>
                <w:rFonts w:ascii="David" w:eastAsia="Times New Roman" w:hAnsi="David" w:cs="David"/>
                <w:b/>
                <w:bCs/>
              </w:rPr>
            </w:pPr>
          </w:p>
        </w:tc>
        <w:tc>
          <w:tcPr>
            <w:tcW w:w="1884" w:type="dxa"/>
            <w:vMerge/>
            <w:tcBorders>
              <w:top w:val="nil"/>
              <w:left w:val="single" w:sz="4" w:space="0" w:color="auto"/>
              <w:bottom w:val="nil"/>
              <w:right w:val="single" w:sz="4" w:space="0" w:color="auto"/>
            </w:tcBorders>
            <w:vAlign w:val="center"/>
            <w:hideMark/>
          </w:tcPr>
          <w:p w14:paraId="0A66125E" w14:textId="77777777" w:rsidR="00237720" w:rsidRPr="00E56613" w:rsidRDefault="00237720" w:rsidP="00237720">
            <w:pPr>
              <w:spacing w:before="0" w:beforeAutospacing="0" w:after="0" w:afterAutospacing="0" w:line="240" w:lineRule="auto"/>
              <w:rPr>
                <w:rFonts w:ascii="David" w:eastAsia="Times New Roman" w:hAnsi="David" w:cs="David"/>
                <w:b/>
                <w:bCs/>
                <w:u w:val="single"/>
              </w:rPr>
            </w:pPr>
          </w:p>
        </w:tc>
        <w:tc>
          <w:tcPr>
            <w:tcW w:w="1756" w:type="dxa"/>
            <w:vMerge/>
            <w:tcBorders>
              <w:top w:val="nil"/>
              <w:left w:val="single" w:sz="4" w:space="0" w:color="auto"/>
              <w:bottom w:val="nil"/>
              <w:right w:val="single" w:sz="4" w:space="0" w:color="auto"/>
            </w:tcBorders>
            <w:vAlign w:val="center"/>
            <w:hideMark/>
          </w:tcPr>
          <w:p w14:paraId="08DB51C1" w14:textId="77777777" w:rsidR="00237720" w:rsidRPr="00E56613" w:rsidRDefault="00237720" w:rsidP="00237720">
            <w:pPr>
              <w:spacing w:before="0" w:beforeAutospacing="0" w:after="0" w:afterAutospacing="0" w:line="240" w:lineRule="auto"/>
              <w:rPr>
                <w:rFonts w:ascii="David" w:eastAsia="Times New Roman" w:hAnsi="David" w:cs="David"/>
              </w:rPr>
            </w:pPr>
          </w:p>
        </w:tc>
        <w:tc>
          <w:tcPr>
            <w:tcW w:w="2810" w:type="dxa"/>
            <w:tcBorders>
              <w:left w:val="single" w:sz="4" w:space="0" w:color="auto"/>
              <w:bottom w:val="nil"/>
              <w:right w:val="single" w:sz="4" w:space="0" w:color="auto"/>
            </w:tcBorders>
            <w:shd w:val="clear" w:color="auto" w:fill="auto"/>
            <w:vAlign w:val="center"/>
          </w:tcPr>
          <w:p w14:paraId="60DC1607" w14:textId="77777777" w:rsidR="00237720" w:rsidRPr="00E56613" w:rsidRDefault="00237720" w:rsidP="00237720">
            <w:pPr>
              <w:spacing w:before="0" w:beforeAutospacing="0" w:after="0" w:afterAutospacing="0" w:line="240" w:lineRule="auto"/>
              <w:rPr>
                <w:rFonts w:ascii="David" w:eastAsia="Times New Roman" w:hAnsi="David" w:cs="David"/>
              </w:rPr>
            </w:pPr>
          </w:p>
        </w:tc>
        <w:tc>
          <w:tcPr>
            <w:tcW w:w="3124" w:type="dxa"/>
            <w:vMerge/>
            <w:tcBorders>
              <w:left w:val="single" w:sz="4" w:space="0" w:color="auto"/>
              <w:right w:val="single" w:sz="4" w:space="0" w:color="auto"/>
            </w:tcBorders>
            <w:shd w:val="clear" w:color="auto" w:fill="auto"/>
            <w:vAlign w:val="center"/>
          </w:tcPr>
          <w:p w14:paraId="7645FE3B" w14:textId="77777777" w:rsidR="00237720" w:rsidRPr="00E56613" w:rsidRDefault="00237720" w:rsidP="00237720">
            <w:pPr>
              <w:bidi w:val="0"/>
              <w:spacing w:before="0" w:beforeAutospacing="0" w:after="0" w:afterAutospacing="0" w:line="240" w:lineRule="auto"/>
              <w:jc w:val="right"/>
              <w:rPr>
                <w:rFonts w:ascii="David" w:eastAsia="Times New Roman" w:hAnsi="David" w:cs="David"/>
                <w:rtl/>
              </w:rPr>
            </w:pPr>
          </w:p>
        </w:tc>
        <w:tc>
          <w:tcPr>
            <w:tcW w:w="1276" w:type="dxa"/>
            <w:tcBorders>
              <w:top w:val="nil"/>
              <w:left w:val="single" w:sz="4" w:space="0" w:color="auto"/>
              <w:bottom w:val="nil"/>
              <w:right w:val="single" w:sz="4" w:space="0" w:color="auto"/>
            </w:tcBorders>
            <w:shd w:val="clear" w:color="auto" w:fill="auto"/>
            <w:vAlign w:val="center"/>
            <w:hideMark/>
          </w:tcPr>
          <w:p w14:paraId="763708A7" w14:textId="77777777" w:rsidR="00237720" w:rsidRPr="00E56613" w:rsidRDefault="00237720" w:rsidP="00237720">
            <w:pPr>
              <w:bidi w:val="0"/>
              <w:spacing w:before="0" w:beforeAutospacing="0" w:after="0" w:afterAutospacing="0" w:line="240" w:lineRule="auto"/>
              <w:rPr>
                <w:rFonts w:ascii="David" w:eastAsia="Times New Roman" w:hAnsi="David" w:cs="David"/>
                <w:rtl/>
              </w:rPr>
            </w:pPr>
            <w:r w:rsidRPr="00E56613">
              <w:rPr>
                <w:rFonts w:ascii="David" w:eastAsia="Times New Roman" w:hAnsi="David" w:cs="David"/>
              </w:rPr>
              <w:t> </w:t>
            </w:r>
          </w:p>
        </w:tc>
      </w:tr>
      <w:tr w:rsidR="00237720" w:rsidRPr="00E56613" w14:paraId="72EA05C5" w14:textId="77777777" w:rsidTr="009B30C2">
        <w:trPr>
          <w:trHeight w:val="286"/>
        </w:trPr>
        <w:tc>
          <w:tcPr>
            <w:tcW w:w="754" w:type="dxa"/>
            <w:vMerge/>
            <w:tcBorders>
              <w:top w:val="nil"/>
              <w:left w:val="single" w:sz="4" w:space="0" w:color="auto"/>
              <w:bottom w:val="nil"/>
              <w:right w:val="single" w:sz="4" w:space="0" w:color="auto"/>
            </w:tcBorders>
            <w:vAlign w:val="center"/>
            <w:hideMark/>
          </w:tcPr>
          <w:p w14:paraId="0698376B" w14:textId="77777777" w:rsidR="00237720" w:rsidRPr="00E56613" w:rsidRDefault="00237720" w:rsidP="00237720">
            <w:pPr>
              <w:spacing w:before="0" w:beforeAutospacing="0" w:after="0" w:afterAutospacing="0" w:line="240" w:lineRule="auto"/>
              <w:rPr>
                <w:rFonts w:ascii="David" w:eastAsia="Times New Roman" w:hAnsi="David" w:cs="David"/>
                <w:b/>
                <w:bCs/>
              </w:rPr>
            </w:pPr>
          </w:p>
        </w:tc>
        <w:tc>
          <w:tcPr>
            <w:tcW w:w="1884" w:type="dxa"/>
            <w:vMerge/>
            <w:tcBorders>
              <w:top w:val="nil"/>
              <w:left w:val="single" w:sz="4" w:space="0" w:color="auto"/>
              <w:bottom w:val="nil"/>
              <w:right w:val="single" w:sz="4" w:space="0" w:color="auto"/>
            </w:tcBorders>
            <w:vAlign w:val="center"/>
            <w:hideMark/>
          </w:tcPr>
          <w:p w14:paraId="1892B8C6" w14:textId="77777777" w:rsidR="00237720" w:rsidRPr="00E56613" w:rsidRDefault="00237720" w:rsidP="00237720">
            <w:pPr>
              <w:spacing w:before="0" w:beforeAutospacing="0" w:after="0" w:afterAutospacing="0" w:line="240" w:lineRule="auto"/>
              <w:rPr>
                <w:rFonts w:ascii="David" w:eastAsia="Times New Roman" w:hAnsi="David" w:cs="David"/>
                <w:b/>
                <w:bCs/>
                <w:u w:val="single"/>
              </w:rPr>
            </w:pPr>
          </w:p>
        </w:tc>
        <w:tc>
          <w:tcPr>
            <w:tcW w:w="1756" w:type="dxa"/>
            <w:vMerge/>
            <w:tcBorders>
              <w:top w:val="nil"/>
              <w:left w:val="single" w:sz="4" w:space="0" w:color="auto"/>
              <w:bottom w:val="nil"/>
              <w:right w:val="single" w:sz="4" w:space="0" w:color="auto"/>
            </w:tcBorders>
            <w:vAlign w:val="center"/>
            <w:hideMark/>
          </w:tcPr>
          <w:p w14:paraId="4FC7408C" w14:textId="77777777" w:rsidR="00237720" w:rsidRPr="00E56613" w:rsidRDefault="00237720" w:rsidP="00237720">
            <w:pPr>
              <w:spacing w:before="0" w:beforeAutospacing="0" w:after="0" w:afterAutospacing="0" w:line="240" w:lineRule="auto"/>
              <w:rPr>
                <w:rFonts w:ascii="David" w:eastAsia="Times New Roman" w:hAnsi="David" w:cs="David"/>
              </w:rPr>
            </w:pPr>
          </w:p>
        </w:tc>
        <w:tc>
          <w:tcPr>
            <w:tcW w:w="2810" w:type="dxa"/>
            <w:tcBorders>
              <w:top w:val="nil"/>
              <w:left w:val="single" w:sz="4" w:space="0" w:color="auto"/>
              <w:bottom w:val="nil"/>
              <w:right w:val="single" w:sz="4" w:space="0" w:color="auto"/>
            </w:tcBorders>
            <w:shd w:val="clear" w:color="auto" w:fill="auto"/>
            <w:vAlign w:val="center"/>
          </w:tcPr>
          <w:p w14:paraId="2A0412AD" w14:textId="77777777" w:rsidR="00237720" w:rsidRPr="00E56613" w:rsidRDefault="00237720" w:rsidP="00237720">
            <w:pPr>
              <w:spacing w:before="0" w:beforeAutospacing="0" w:after="0" w:afterAutospacing="0" w:line="240" w:lineRule="auto"/>
              <w:rPr>
                <w:rFonts w:ascii="David" w:eastAsia="Times New Roman" w:hAnsi="David" w:cs="David"/>
              </w:rPr>
            </w:pPr>
          </w:p>
        </w:tc>
        <w:tc>
          <w:tcPr>
            <w:tcW w:w="3124" w:type="dxa"/>
            <w:vMerge/>
            <w:tcBorders>
              <w:left w:val="single" w:sz="4" w:space="0" w:color="auto"/>
              <w:right w:val="single" w:sz="4" w:space="0" w:color="auto"/>
            </w:tcBorders>
            <w:shd w:val="clear" w:color="auto" w:fill="auto"/>
            <w:vAlign w:val="center"/>
            <w:hideMark/>
          </w:tcPr>
          <w:p w14:paraId="794D4C30" w14:textId="77777777" w:rsidR="00237720" w:rsidRPr="00E56613" w:rsidRDefault="00237720" w:rsidP="00237720">
            <w:pPr>
              <w:bidi w:val="0"/>
              <w:spacing w:before="0" w:beforeAutospacing="0" w:after="0" w:afterAutospacing="0" w:line="240" w:lineRule="auto"/>
              <w:jc w:val="right"/>
              <w:rPr>
                <w:rFonts w:ascii="David" w:eastAsia="Times New Roman" w:hAnsi="David" w:cs="David"/>
                <w:rtl/>
              </w:rPr>
            </w:pPr>
          </w:p>
        </w:tc>
        <w:tc>
          <w:tcPr>
            <w:tcW w:w="1276" w:type="dxa"/>
            <w:tcBorders>
              <w:top w:val="nil"/>
              <w:left w:val="single" w:sz="4" w:space="0" w:color="auto"/>
              <w:bottom w:val="nil"/>
              <w:right w:val="single" w:sz="4" w:space="0" w:color="auto"/>
            </w:tcBorders>
            <w:shd w:val="clear" w:color="auto" w:fill="auto"/>
            <w:vAlign w:val="center"/>
            <w:hideMark/>
          </w:tcPr>
          <w:p w14:paraId="2570C95F" w14:textId="77777777" w:rsidR="00237720" w:rsidRPr="00E56613" w:rsidRDefault="00237720" w:rsidP="00237720">
            <w:pPr>
              <w:bidi w:val="0"/>
              <w:spacing w:before="0" w:beforeAutospacing="0" w:after="0" w:afterAutospacing="0" w:line="240" w:lineRule="auto"/>
              <w:rPr>
                <w:rFonts w:ascii="David" w:eastAsia="Times New Roman" w:hAnsi="David" w:cs="David"/>
              </w:rPr>
            </w:pPr>
            <w:r w:rsidRPr="00E56613">
              <w:rPr>
                <w:rFonts w:ascii="David" w:eastAsia="Times New Roman" w:hAnsi="David" w:cs="David"/>
              </w:rPr>
              <w:t> </w:t>
            </w:r>
          </w:p>
        </w:tc>
      </w:tr>
      <w:tr w:rsidR="00237720" w:rsidRPr="00E56613" w14:paraId="5AF7ABF7" w14:textId="77777777" w:rsidTr="009B30C2">
        <w:trPr>
          <w:trHeight w:val="286"/>
        </w:trPr>
        <w:tc>
          <w:tcPr>
            <w:tcW w:w="754" w:type="dxa"/>
            <w:vMerge/>
            <w:tcBorders>
              <w:top w:val="nil"/>
              <w:left w:val="single" w:sz="4" w:space="0" w:color="auto"/>
              <w:bottom w:val="nil"/>
              <w:right w:val="single" w:sz="4" w:space="0" w:color="auto"/>
            </w:tcBorders>
            <w:vAlign w:val="center"/>
            <w:hideMark/>
          </w:tcPr>
          <w:p w14:paraId="16EC429E" w14:textId="77777777" w:rsidR="00237720" w:rsidRPr="00E56613" w:rsidRDefault="00237720" w:rsidP="00237720">
            <w:pPr>
              <w:spacing w:before="0" w:beforeAutospacing="0" w:after="0" w:afterAutospacing="0" w:line="240" w:lineRule="auto"/>
              <w:rPr>
                <w:rFonts w:ascii="David" w:eastAsia="Times New Roman" w:hAnsi="David" w:cs="David"/>
                <w:b/>
                <w:bCs/>
              </w:rPr>
            </w:pPr>
          </w:p>
        </w:tc>
        <w:tc>
          <w:tcPr>
            <w:tcW w:w="1884" w:type="dxa"/>
            <w:vMerge/>
            <w:tcBorders>
              <w:top w:val="nil"/>
              <w:left w:val="single" w:sz="4" w:space="0" w:color="auto"/>
              <w:bottom w:val="nil"/>
              <w:right w:val="single" w:sz="4" w:space="0" w:color="auto"/>
            </w:tcBorders>
            <w:vAlign w:val="center"/>
            <w:hideMark/>
          </w:tcPr>
          <w:p w14:paraId="00C4582E" w14:textId="77777777" w:rsidR="00237720" w:rsidRPr="00E56613" w:rsidRDefault="00237720" w:rsidP="00237720">
            <w:pPr>
              <w:spacing w:before="0" w:beforeAutospacing="0" w:after="0" w:afterAutospacing="0" w:line="240" w:lineRule="auto"/>
              <w:rPr>
                <w:rFonts w:ascii="David" w:eastAsia="Times New Roman" w:hAnsi="David" w:cs="David"/>
                <w:b/>
                <w:bCs/>
                <w:u w:val="single"/>
              </w:rPr>
            </w:pPr>
          </w:p>
        </w:tc>
        <w:tc>
          <w:tcPr>
            <w:tcW w:w="1756" w:type="dxa"/>
            <w:vMerge/>
            <w:tcBorders>
              <w:top w:val="nil"/>
              <w:left w:val="single" w:sz="4" w:space="0" w:color="auto"/>
              <w:bottom w:val="nil"/>
              <w:right w:val="single" w:sz="4" w:space="0" w:color="auto"/>
            </w:tcBorders>
            <w:vAlign w:val="center"/>
            <w:hideMark/>
          </w:tcPr>
          <w:p w14:paraId="077799B5" w14:textId="77777777" w:rsidR="00237720" w:rsidRPr="00E56613" w:rsidRDefault="00237720" w:rsidP="00237720">
            <w:pPr>
              <w:spacing w:before="0" w:beforeAutospacing="0" w:after="0" w:afterAutospacing="0" w:line="240" w:lineRule="auto"/>
              <w:rPr>
                <w:rFonts w:ascii="David" w:eastAsia="Times New Roman" w:hAnsi="David" w:cs="David"/>
              </w:rPr>
            </w:pPr>
          </w:p>
        </w:tc>
        <w:tc>
          <w:tcPr>
            <w:tcW w:w="2810" w:type="dxa"/>
            <w:tcBorders>
              <w:top w:val="nil"/>
              <w:left w:val="single" w:sz="4" w:space="0" w:color="auto"/>
              <w:bottom w:val="nil"/>
              <w:right w:val="single" w:sz="4" w:space="0" w:color="auto"/>
            </w:tcBorders>
            <w:shd w:val="clear" w:color="auto" w:fill="auto"/>
            <w:vAlign w:val="center"/>
            <w:hideMark/>
          </w:tcPr>
          <w:p w14:paraId="125062B0" w14:textId="77777777" w:rsidR="00237720" w:rsidRPr="00E56613" w:rsidRDefault="00237720" w:rsidP="00237720">
            <w:pPr>
              <w:spacing w:before="0" w:beforeAutospacing="0" w:after="0" w:afterAutospacing="0" w:line="240" w:lineRule="auto"/>
              <w:rPr>
                <w:rFonts w:ascii="David" w:eastAsia="Times New Roman" w:hAnsi="David" w:cs="David"/>
              </w:rPr>
            </w:pPr>
            <w:r w:rsidRPr="00E56613">
              <w:rPr>
                <w:rFonts w:ascii="David" w:eastAsia="Times New Roman" w:hAnsi="David" w:cs="David"/>
                <w:rtl/>
              </w:rPr>
              <w:t>רשימת יועצים ופרטיהם</w:t>
            </w:r>
            <w:r w:rsidRPr="00E56613">
              <w:rPr>
                <w:rFonts w:ascii="David" w:eastAsia="Times New Roman" w:hAnsi="David" w:cs="David" w:hint="cs"/>
                <w:rtl/>
              </w:rPr>
              <w:t xml:space="preserve"> </w:t>
            </w:r>
          </w:p>
        </w:tc>
        <w:tc>
          <w:tcPr>
            <w:tcW w:w="3124" w:type="dxa"/>
            <w:vMerge/>
            <w:tcBorders>
              <w:left w:val="single" w:sz="4" w:space="0" w:color="auto"/>
              <w:right w:val="single" w:sz="4" w:space="0" w:color="auto"/>
            </w:tcBorders>
            <w:shd w:val="clear" w:color="auto" w:fill="auto"/>
            <w:vAlign w:val="center"/>
            <w:hideMark/>
          </w:tcPr>
          <w:p w14:paraId="30E6C62E" w14:textId="77777777" w:rsidR="00237720" w:rsidRPr="00E56613" w:rsidRDefault="00237720" w:rsidP="00237720">
            <w:pPr>
              <w:bidi w:val="0"/>
              <w:spacing w:before="0" w:beforeAutospacing="0" w:after="0" w:afterAutospacing="0" w:line="240" w:lineRule="auto"/>
              <w:jc w:val="right"/>
              <w:rPr>
                <w:rFonts w:ascii="David" w:eastAsia="Times New Roman" w:hAnsi="David" w:cs="David"/>
                <w:rtl/>
              </w:rPr>
            </w:pPr>
          </w:p>
        </w:tc>
        <w:tc>
          <w:tcPr>
            <w:tcW w:w="1276" w:type="dxa"/>
            <w:tcBorders>
              <w:top w:val="nil"/>
              <w:left w:val="single" w:sz="4" w:space="0" w:color="auto"/>
              <w:bottom w:val="nil"/>
              <w:right w:val="single" w:sz="4" w:space="0" w:color="auto"/>
            </w:tcBorders>
            <w:shd w:val="clear" w:color="auto" w:fill="auto"/>
            <w:vAlign w:val="center"/>
            <w:hideMark/>
          </w:tcPr>
          <w:p w14:paraId="204D9271" w14:textId="77777777" w:rsidR="00237720" w:rsidRPr="00E56613" w:rsidRDefault="00237720" w:rsidP="00237720">
            <w:pPr>
              <w:bidi w:val="0"/>
              <w:spacing w:before="0" w:beforeAutospacing="0" w:after="0" w:afterAutospacing="0" w:line="240" w:lineRule="auto"/>
              <w:rPr>
                <w:rFonts w:ascii="David" w:eastAsia="Times New Roman" w:hAnsi="David" w:cs="David"/>
              </w:rPr>
            </w:pPr>
            <w:r w:rsidRPr="00E56613">
              <w:rPr>
                <w:rFonts w:ascii="David" w:eastAsia="Times New Roman" w:hAnsi="David" w:cs="David"/>
              </w:rPr>
              <w:t> </w:t>
            </w:r>
          </w:p>
        </w:tc>
      </w:tr>
      <w:tr w:rsidR="00237720" w:rsidRPr="00E56613" w14:paraId="7820D1EB" w14:textId="77777777" w:rsidTr="009B30C2">
        <w:trPr>
          <w:trHeight w:val="286"/>
        </w:trPr>
        <w:tc>
          <w:tcPr>
            <w:tcW w:w="754" w:type="dxa"/>
            <w:vMerge/>
            <w:tcBorders>
              <w:top w:val="nil"/>
              <w:left w:val="single" w:sz="4" w:space="0" w:color="auto"/>
              <w:bottom w:val="nil"/>
              <w:right w:val="single" w:sz="4" w:space="0" w:color="auto"/>
            </w:tcBorders>
            <w:vAlign w:val="center"/>
            <w:hideMark/>
          </w:tcPr>
          <w:p w14:paraId="6A8CF9AF" w14:textId="77777777" w:rsidR="00237720" w:rsidRPr="00E56613" w:rsidRDefault="00237720" w:rsidP="00237720">
            <w:pPr>
              <w:spacing w:before="0" w:beforeAutospacing="0" w:after="0" w:afterAutospacing="0" w:line="240" w:lineRule="auto"/>
              <w:rPr>
                <w:rFonts w:ascii="David" w:eastAsia="Times New Roman" w:hAnsi="David" w:cs="David"/>
                <w:b/>
                <w:bCs/>
              </w:rPr>
            </w:pPr>
          </w:p>
        </w:tc>
        <w:tc>
          <w:tcPr>
            <w:tcW w:w="1884" w:type="dxa"/>
            <w:vMerge/>
            <w:tcBorders>
              <w:top w:val="nil"/>
              <w:left w:val="single" w:sz="4" w:space="0" w:color="auto"/>
              <w:bottom w:val="nil"/>
              <w:right w:val="single" w:sz="4" w:space="0" w:color="auto"/>
            </w:tcBorders>
            <w:vAlign w:val="center"/>
            <w:hideMark/>
          </w:tcPr>
          <w:p w14:paraId="3D5393BA" w14:textId="77777777" w:rsidR="00237720" w:rsidRPr="00E56613" w:rsidRDefault="00237720" w:rsidP="00237720">
            <w:pPr>
              <w:spacing w:before="0" w:beforeAutospacing="0" w:after="0" w:afterAutospacing="0" w:line="240" w:lineRule="auto"/>
              <w:rPr>
                <w:rFonts w:ascii="David" w:eastAsia="Times New Roman" w:hAnsi="David" w:cs="David"/>
                <w:b/>
                <w:bCs/>
                <w:u w:val="single"/>
              </w:rPr>
            </w:pPr>
          </w:p>
        </w:tc>
        <w:tc>
          <w:tcPr>
            <w:tcW w:w="1756" w:type="dxa"/>
            <w:vMerge/>
            <w:tcBorders>
              <w:top w:val="nil"/>
              <w:left w:val="single" w:sz="4" w:space="0" w:color="auto"/>
              <w:bottom w:val="nil"/>
              <w:right w:val="single" w:sz="4" w:space="0" w:color="auto"/>
            </w:tcBorders>
            <w:vAlign w:val="center"/>
            <w:hideMark/>
          </w:tcPr>
          <w:p w14:paraId="4A5728A7" w14:textId="77777777" w:rsidR="00237720" w:rsidRPr="00E56613" w:rsidRDefault="00237720" w:rsidP="00237720">
            <w:pPr>
              <w:spacing w:before="0" w:beforeAutospacing="0" w:after="0" w:afterAutospacing="0" w:line="240" w:lineRule="auto"/>
              <w:rPr>
                <w:rFonts w:ascii="David" w:eastAsia="Times New Roman" w:hAnsi="David" w:cs="David"/>
              </w:rPr>
            </w:pPr>
          </w:p>
        </w:tc>
        <w:tc>
          <w:tcPr>
            <w:tcW w:w="2810" w:type="dxa"/>
            <w:tcBorders>
              <w:top w:val="nil"/>
              <w:left w:val="single" w:sz="4" w:space="0" w:color="auto"/>
              <w:bottom w:val="nil"/>
              <w:right w:val="single" w:sz="4" w:space="0" w:color="auto"/>
            </w:tcBorders>
            <w:shd w:val="clear" w:color="auto" w:fill="auto"/>
            <w:vAlign w:val="center"/>
            <w:hideMark/>
          </w:tcPr>
          <w:p w14:paraId="0CBF5F98" w14:textId="77777777" w:rsidR="00237720" w:rsidRPr="00E56613" w:rsidRDefault="00237720" w:rsidP="00237720">
            <w:pPr>
              <w:spacing w:before="0" w:beforeAutospacing="0" w:after="0" w:afterAutospacing="0" w:line="240" w:lineRule="auto"/>
              <w:rPr>
                <w:rFonts w:ascii="David" w:eastAsia="Times New Roman" w:hAnsi="David" w:cs="David"/>
                <w:rtl/>
              </w:rPr>
            </w:pPr>
            <w:r w:rsidRPr="00E56613">
              <w:rPr>
                <w:rFonts w:ascii="David" w:eastAsia="Times New Roman" w:hAnsi="David" w:cs="David"/>
                <w:rtl/>
              </w:rPr>
              <w:t>נספח התאמות כללי לחוזה.</w:t>
            </w:r>
          </w:p>
          <w:p w14:paraId="24C3044A" w14:textId="77777777" w:rsidR="00237720" w:rsidRPr="00E56613" w:rsidRDefault="00237720" w:rsidP="00237720">
            <w:pPr>
              <w:spacing w:before="0" w:beforeAutospacing="0" w:after="0" w:afterAutospacing="0" w:line="240" w:lineRule="auto"/>
              <w:rPr>
                <w:rFonts w:ascii="David" w:eastAsia="Times New Roman" w:hAnsi="David" w:cs="David"/>
                <w:rtl/>
              </w:rPr>
            </w:pPr>
          </w:p>
        </w:tc>
        <w:tc>
          <w:tcPr>
            <w:tcW w:w="3124" w:type="dxa"/>
            <w:vMerge/>
            <w:tcBorders>
              <w:left w:val="single" w:sz="4" w:space="0" w:color="auto"/>
              <w:right w:val="single" w:sz="4" w:space="0" w:color="auto"/>
            </w:tcBorders>
            <w:shd w:val="clear" w:color="auto" w:fill="auto"/>
            <w:vAlign w:val="center"/>
            <w:hideMark/>
          </w:tcPr>
          <w:p w14:paraId="68885BF4" w14:textId="77777777" w:rsidR="00237720" w:rsidRPr="00E56613" w:rsidRDefault="00237720" w:rsidP="00237720">
            <w:pPr>
              <w:bidi w:val="0"/>
              <w:spacing w:before="0" w:beforeAutospacing="0" w:after="0" w:afterAutospacing="0" w:line="240" w:lineRule="auto"/>
              <w:jc w:val="right"/>
              <w:rPr>
                <w:rFonts w:ascii="David" w:eastAsia="Times New Roman" w:hAnsi="David" w:cs="David"/>
                <w:rtl/>
              </w:rPr>
            </w:pPr>
          </w:p>
        </w:tc>
        <w:tc>
          <w:tcPr>
            <w:tcW w:w="1276" w:type="dxa"/>
            <w:tcBorders>
              <w:top w:val="nil"/>
              <w:left w:val="single" w:sz="4" w:space="0" w:color="auto"/>
              <w:bottom w:val="nil"/>
              <w:right w:val="single" w:sz="4" w:space="0" w:color="auto"/>
            </w:tcBorders>
            <w:shd w:val="clear" w:color="auto" w:fill="auto"/>
            <w:vAlign w:val="center"/>
            <w:hideMark/>
          </w:tcPr>
          <w:p w14:paraId="523C8E02" w14:textId="77777777" w:rsidR="00237720" w:rsidRPr="00E56613" w:rsidRDefault="00237720" w:rsidP="00237720">
            <w:pPr>
              <w:bidi w:val="0"/>
              <w:spacing w:before="0" w:beforeAutospacing="0" w:after="0" w:afterAutospacing="0" w:line="240" w:lineRule="auto"/>
              <w:rPr>
                <w:rFonts w:ascii="David" w:eastAsia="Times New Roman" w:hAnsi="David" w:cs="David"/>
              </w:rPr>
            </w:pPr>
            <w:r w:rsidRPr="00E56613">
              <w:rPr>
                <w:rFonts w:ascii="David" w:eastAsia="Times New Roman" w:hAnsi="David" w:cs="David"/>
              </w:rPr>
              <w:t> </w:t>
            </w:r>
          </w:p>
        </w:tc>
      </w:tr>
      <w:tr w:rsidR="00237720" w:rsidRPr="00E56613" w14:paraId="292A2A4B" w14:textId="77777777" w:rsidTr="009B30C2">
        <w:trPr>
          <w:trHeight w:val="286"/>
        </w:trPr>
        <w:tc>
          <w:tcPr>
            <w:tcW w:w="754" w:type="dxa"/>
            <w:vMerge/>
            <w:tcBorders>
              <w:top w:val="nil"/>
              <w:left w:val="single" w:sz="4" w:space="0" w:color="auto"/>
              <w:bottom w:val="nil"/>
              <w:right w:val="single" w:sz="4" w:space="0" w:color="auto"/>
            </w:tcBorders>
            <w:vAlign w:val="center"/>
            <w:hideMark/>
          </w:tcPr>
          <w:p w14:paraId="1E22137E" w14:textId="77777777" w:rsidR="00237720" w:rsidRPr="00E56613" w:rsidRDefault="00237720" w:rsidP="00237720">
            <w:pPr>
              <w:spacing w:before="0" w:beforeAutospacing="0" w:after="0" w:afterAutospacing="0" w:line="240" w:lineRule="auto"/>
              <w:rPr>
                <w:rFonts w:ascii="David" w:eastAsia="Times New Roman" w:hAnsi="David" w:cs="David"/>
                <w:b/>
                <w:bCs/>
              </w:rPr>
            </w:pPr>
          </w:p>
        </w:tc>
        <w:tc>
          <w:tcPr>
            <w:tcW w:w="1884" w:type="dxa"/>
            <w:vMerge/>
            <w:tcBorders>
              <w:top w:val="nil"/>
              <w:left w:val="single" w:sz="4" w:space="0" w:color="auto"/>
              <w:bottom w:val="nil"/>
              <w:right w:val="single" w:sz="4" w:space="0" w:color="auto"/>
            </w:tcBorders>
            <w:vAlign w:val="center"/>
            <w:hideMark/>
          </w:tcPr>
          <w:p w14:paraId="1C528AA3" w14:textId="77777777" w:rsidR="00237720" w:rsidRPr="00E56613" w:rsidRDefault="00237720" w:rsidP="00237720">
            <w:pPr>
              <w:spacing w:before="0" w:beforeAutospacing="0" w:after="0" w:afterAutospacing="0" w:line="240" w:lineRule="auto"/>
              <w:rPr>
                <w:rFonts w:ascii="David" w:eastAsia="Times New Roman" w:hAnsi="David" w:cs="David"/>
                <w:b/>
                <w:bCs/>
                <w:u w:val="single"/>
              </w:rPr>
            </w:pPr>
          </w:p>
        </w:tc>
        <w:tc>
          <w:tcPr>
            <w:tcW w:w="1756" w:type="dxa"/>
            <w:vMerge/>
            <w:tcBorders>
              <w:top w:val="nil"/>
              <w:left w:val="single" w:sz="4" w:space="0" w:color="auto"/>
              <w:bottom w:val="nil"/>
              <w:right w:val="single" w:sz="4" w:space="0" w:color="auto"/>
            </w:tcBorders>
            <w:vAlign w:val="center"/>
            <w:hideMark/>
          </w:tcPr>
          <w:p w14:paraId="259D5C18" w14:textId="77777777" w:rsidR="00237720" w:rsidRPr="00E56613" w:rsidRDefault="00237720" w:rsidP="00237720">
            <w:pPr>
              <w:spacing w:before="0" w:beforeAutospacing="0" w:after="0" w:afterAutospacing="0" w:line="240" w:lineRule="auto"/>
              <w:rPr>
                <w:rFonts w:ascii="David" w:eastAsia="Times New Roman" w:hAnsi="David" w:cs="David"/>
              </w:rPr>
            </w:pPr>
          </w:p>
        </w:tc>
        <w:tc>
          <w:tcPr>
            <w:tcW w:w="2810" w:type="dxa"/>
            <w:tcBorders>
              <w:top w:val="nil"/>
              <w:left w:val="single" w:sz="4" w:space="0" w:color="auto"/>
              <w:bottom w:val="nil"/>
              <w:right w:val="single" w:sz="4" w:space="0" w:color="auto"/>
            </w:tcBorders>
            <w:shd w:val="clear" w:color="auto" w:fill="auto"/>
            <w:vAlign w:val="center"/>
            <w:hideMark/>
          </w:tcPr>
          <w:p w14:paraId="20E2C622" w14:textId="77777777" w:rsidR="00237720" w:rsidRPr="00E56613" w:rsidRDefault="00237720" w:rsidP="00237720">
            <w:pPr>
              <w:spacing w:before="0" w:beforeAutospacing="0" w:after="0" w:afterAutospacing="0" w:line="240" w:lineRule="auto"/>
              <w:rPr>
                <w:rFonts w:ascii="David" w:eastAsia="Times New Roman" w:hAnsi="David" w:cs="David"/>
              </w:rPr>
            </w:pPr>
          </w:p>
        </w:tc>
        <w:tc>
          <w:tcPr>
            <w:tcW w:w="3124" w:type="dxa"/>
            <w:vMerge/>
            <w:tcBorders>
              <w:left w:val="single" w:sz="4" w:space="0" w:color="auto"/>
              <w:right w:val="single" w:sz="4" w:space="0" w:color="auto"/>
            </w:tcBorders>
            <w:shd w:val="clear" w:color="auto" w:fill="auto"/>
            <w:vAlign w:val="center"/>
            <w:hideMark/>
          </w:tcPr>
          <w:p w14:paraId="36D7CFC8" w14:textId="77777777" w:rsidR="00237720" w:rsidRPr="00E56613" w:rsidRDefault="00237720" w:rsidP="00237720">
            <w:pPr>
              <w:bidi w:val="0"/>
              <w:spacing w:before="0" w:beforeAutospacing="0" w:after="0" w:afterAutospacing="0" w:line="240" w:lineRule="auto"/>
              <w:jc w:val="right"/>
              <w:rPr>
                <w:rFonts w:ascii="David" w:eastAsia="Times New Roman" w:hAnsi="David" w:cs="David"/>
                <w:rtl/>
              </w:rPr>
            </w:pPr>
          </w:p>
        </w:tc>
        <w:tc>
          <w:tcPr>
            <w:tcW w:w="1276" w:type="dxa"/>
            <w:tcBorders>
              <w:top w:val="nil"/>
              <w:left w:val="single" w:sz="4" w:space="0" w:color="auto"/>
              <w:bottom w:val="nil"/>
              <w:right w:val="single" w:sz="4" w:space="0" w:color="auto"/>
            </w:tcBorders>
            <w:shd w:val="clear" w:color="auto" w:fill="auto"/>
            <w:vAlign w:val="center"/>
            <w:hideMark/>
          </w:tcPr>
          <w:p w14:paraId="104B05CC" w14:textId="77777777" w:rsidR="00237720" w:rsidRPr="00E56613" w:rsidRDefault="00237720" w:rsidP="00237720">
            <w:pPr>
              <w:bidi w:val="0"/>
              <w:spacing w:before="0" w:beforeAutospacing="0" w:after="0" w:afterAutospacing="0" w:line="240" w:lineRule="auto"/>
              <w:rPr>
                <w:rFonts w:ascii="David" w:eastAsia="Times New Roman" w:hAnsi="David" w:cs="David"/>
              </w:rPr>
            </w:pPr>
            <w:r w:rsidRPr="00E56613">
              <w:rPr>
                <w:rFonts w:ascii="David" w:eastAsia="Times New Roman" w:hAnsi="David" w:cs="David"/>
              </w:rPr>
              <w:t> </w:t>
            </w:r>
          </w:p>
        </w:tc>
      </w:tr>
      <w:tr w:rsidR="00237720" w:rsidRPr="00E56613" w14:paraId="3DAD56EA" w14:textId="77777777" w:rsidTr="009B30C2">
        <w:trPr>
          <w:trHeight w:val="1276"/>
        </w:trPr>
        <w:tc>
          <w:tcPr>
            <w:tcW w:w="754" w:type="dxa"/>
            <w:vMerge/>
            <w:tcBorders>
              <w:top w:val="nil"/>
              <w:left w:val="single" w:sz="4" w:space="0" w:color="auto"/>
              <w:bottom w:val="nil"/>
              <w:right w:val="single" w:sz="4" w:space="0" w:color="auto"/>
            </w:tcBorders>
            <w:vAlign w:val="center"/>
            <w:hideMark/>
          </w:tcPr>
          <w:p w14:paraId="51A54827" w14:textId="77777777" w:rsidR="00237720" w:rsidRPr="00E56613" w:rsidRDefault="00237720" w:rsidP="00237720">
            <w:pPr>
              <w:spacing w:before="0" w:beforeAutospacing="0" w:after="0" w:afterAutospacing="0" w:line="240" w:lineRule="auto"/>
              <w:rPr>
                <w:rFonts w:ascii="David" w:eastAsia="Times New Roman" w:hAnsi="David" w:cs="David"/>
                <w:b/>
                <w:bCs/>
              </w:rPr>
            </w:pPr>
          </w:p>
        </w:tc>
        <w:tc>
          <w:tcPr>
            <w:tcW w:w="1884" w:type="dxa"/>
            <w:vMerge/>
            <w:tcBorders>
              <w:top w:val="nil"/>
              <w:left w:val="single" w:sz="4" w:space="0" w:color="auto"/>
              <w:bottom w:val="nil"/>
              <w:right w:val="single" w:sz="4" w:space="0" w:color="auto"/>
            </w:tcBorders>
            <w:vAlign w:val="center"/>
            <w:hideMark/>
          </w:tcPr>
          <w:p w14:paraId="4CCDCFE4" w14:textId="77777777" w:rsidR="00237720" w:rsidRPr="00E56613" w:rsidRDefault="00237720" w:rsidP="00237720">
            <w:pPr>
              <w:spacing w:before="0" w:beforeAutospacing="0" w:after="0" w:afterAutospacing="0" w:line="240" w:lineRule="auto"/>
              <w:rPr>
                <w:rFonts w:ascii="David" w:eastAsia="Times New Roman" w:hAnsi="David" w:cs="David"/>
                <w:b/>
                <w:bCs/>
                <w:u w:val="single"/>
              </w:rPr>
            </w:pPr>
          </w:p>
        </w:tc>
        <w:tc>
          <w:tcPr>
            <w:tcW w:w="1756" w:type="dxa"/>
            <w:vMerge/>
            <w:tcBorders>
              <w:top w:val="nil"/>
              <w:left w:val="single" w:sz="4" w:space="0" w:color="auto"/>
              <w:bottom w:val="nil"/>
              <w:right w:val="single" w:sz="4" w:space="0" w:color="auto"/>
            </w:tcBorders>
            <w:vAlign w:val="center"/>
            <w:hideMark/>
          </w:tcPr>
          <w:p w14:paraId="0EAD41DC" w14:textId="77777777" w:rsidR="00237720" w:rsidRPr="00E56613" w:rsidRDefault="00237720" w:rsidP="00237720">
            <w:pPr>
              <w:spacing w:before="0" w:beforeAutospacing="0" w:after="0" w:afterAutospacing="0" w:line="240" w:lineRule="auto"/>
              <w:rPr>
                <w:rFonts w:ascii="David" w:eastAsia="Times New Roman" w:hAnsi="David" w:cs="David"/>
              </w:rPr>
            </w:pPr>
          </w:p>
        </w:tc>
        <w:tc>
          <w:tcPr>
            <w:tcW w:w="2810" w:type="dxa"/>
            <w:tcBorders>
              <w:top w:val="nil"/>
              <w:left w:val="single" w:sz="4" w:space="0" w:color="auto"/>
              <w:bottom w:val="single" w:sz="4" w:space="0" w:color="auto"/>
              <w:right w:val="single" w:sz="4" w:space="0" w:color="auto"/>
            </w:tcBorders>
            <w:shd w:val="clear" w:color="auto" w:fill="auto"/>
            <w:vAlign w:val="center"/>
            <w:hideMark/>
          </w:tcPr>
          <w:p w14:paraId="27C45B35" w14:textId="77777777" w:rsidR="00237720" w:rsidRPr="00E56613" w:rsidRDefault="00237720" w:rsidP="00237720">
            <w:pPr>
              <w:spacing w:before="0" w:beforeAutospacing="0" w:after="0" w:afterAutospacing="0" w:line="240" w:lineRule="auto"/>
              <w:rPr>
                <w:rFonts w:ascii="David" w:eastAsia="Times New Roman" w:hAnsi="David" w:cs="David"/>
                <w:rtl/>
              </w:rPr>
            </w:pPr>
          </w:p>
          <w:p w14:paraId="32EBC244" w14:textId="77777777" w:rsidR="00237720" w:rsidRPr="00E56613" w:rsidRDefault="00237720" w:rsidP="00237720">
            <w:pPr>
              <w:spacing w:before="0" w:beforeAutospacing="0" w:after="0" w:afterAutospacing="0" w:line="240" w:lineRule="auto"/>
              <w:rPr>
                <w:rFonts w:ascii="David" w:eastAsia="Times New Roman" w:hAnsi="David" w:cs="David"/>
                <w:rtl/>
              </w:rPr>
            </w:pPr>
            <w:r w:rsidRPr="00E56613">
              <w:rPr>
                <w:rFonts w:ascii="David" w:eastAsia="Times New Roman" w:hAnsi="David" w:cs="David"/>
                <w:rtl/>
              </w:rPr>
              <w:t>לוח זמנים כללי - יוכן ע"י הקבלן ויאושר ע"י המזמין</w:t>
            </w:r>
            <w:r w:rsidRPr="00E56613">
              <w:rPr>
                <w:rFonts w:ascii="David" w:eastAsia="Times New Roman" w:hAnsi="David" w:cs="David" w:hint="cs"/>
                <w:rtl/>
              </w:rPr>
              <w:t>.</w:t>
            </w:r>
          </w:p>
          <w:p w14:paraId="19888585" w14:textId="77777777" w:rsidR="00237720" w:rsidRPr="00E56613" w:rsidRDefault="00237720" w:rsidP="00237720">
            <w:pPr>
              <w:spacing w:before="0" w:beforeAutospacing="0" w:after="0" w:afterAutospacing="0" w:line="240" w:lineRule="auto"/>
              <w:rPr>
                <w:rFonts w:ascii="David" w:eastAsia="Times New Roman" w:hAnsi="David" w:cs="David"/>
                <w:rtl/>
              </w:rPr>
            </w:pPr>
            <w:r w:rsidRPr="00E56613">
              <w:rPr>
                <w:rFonts w:ascii="David" w:eastAsia="Times New Roman" w:hAnsi="David" w:cs="David"/>
                <w:rtl/>
              </w:rPr>
              <w:t>לוח תשלומים (על בסיס אחוזים מתוך המחיר הכולל)</w:t>
            </w:r>
            <w:r w:rsidRPr="00E56613">
              <w:rPr>
                <w:rFonts w:ascii="David" w:eastAsia="Times New Roman" w:hAnsi="David" w:cs="David" w:hint="cs"/>
                <w:rtl/>
              </w:rPr>
              <w:t>.</w:t>
            </w:r>
          </w:p>
          <w:p w14:paraId="2576F87D" w14:textId="77777777" w:rsidR="00237720" w:rsidRPr="00E56613" w:rsidRDefault="00237720" w:rsidP="00237720">
            <w:pPr>
              <w:spacing w:before="0" w:beforeAutospacing="0" w:after="0" w:afterAutospacing="0" w:line="240" w:lineRule="auto"/>
              <w:rPr>
                <w:rFonts w:ascii="David" w:eastAsia="Times New Roman" w:hAnsi="David" w:cs="David"/>
                <w:rtl/>
              </w:rPr>
            </w:pPr>
            <w:r w:rsidRPr="00E56613">
              <w:rPr>
                <w:rFonts w:ascii="David" w:eastAsia="Times New Roman" w:hAnsi="David" w:cs="David"/>
                <w:rtl/>
              </w:rPr>
              <w:t>נוסח ערבויות בנקאיות</w:t>
            </w:r>
            <w:r w:rsidRPr="00E56613">
              <w:rPr>
                <w:rFonts w:ascii="David" w:eastAsia="Times New Roman" w:hAnsi="David" w:cs="David" w:hint="cs"/>
                <w:rtl/>
              </w:rPr>
              <w:t>.</w:t>
            </w:r>
          </w:p>
          <w:p w14:paraId="60279D96" w14:textId="77777777" w:rsidR="00237720" w:rsidRPr="00E56613" w:rsidRDefault="00237720" w:rsidP="00237720">
            <w:pPr>
              <w:spacing w:before="0" w:beforeAutospacing="0" w:after="0" w:afterAutospacing="0" w:line="240" w:lineRule="auto"/>
              <w:rPr>
                <w:rFonts w:ascii="David" w:eastAsia="Times New Roman" w:hAnsi="David" w:cs="David"/>
                <w:rtl/>
              </w:rPr>
            </w:pPr>
            <w:r w:rsidRPr="00E56613">
              <w:rPr>
                <w:rFonts w:ascii="David" w:eastAsia="Times New Roman" w:hAnsi="David" w:cs="David"/>
                <w:rtl/>
              </w:rPr>
              <w:t>נוסח חוזה משולש</w:t>
            </w:r>
            <w:r w:rsidRPr="00E56613">
              <w:rPr>
                <w:rFonts w:ascii="David" w:eastAsia="Times New Roman" w:hAnsi="David" w:cs="David" w:hint="cs"/>
                <w:rtl/>
              </w:rPr>
              <w:t>.</w:t>
            </w:r>
          </w:p>
          <w:p w14:paraId="6AD57CF3" w14:textId="77777777" w:rsidR="00237720" w:rsidRPr="00E56613" w:rsidRDefault="00237720" w:rsidP="00237720">
            <w:pPr>
              <w:spacing w:before="0" w:beforeAutospacing="0" w:after="0" w:afterAutospacing="0" w:line="240" w:lineRule="auto"/>
              <w:rPr>
                <w:rFonts w:ascii="David" w:eastAsia="Times New Roman" w:hAnsi="David" w:cs="David"/>
                <w:rtl/>
              </w:rPr>
            </w:pPr>
            <w:r w:rsidRPr="00E56613">
              <w:rPr>
                <w:rFonts w:ascii="David" w:eastAsia="Times New Roman" w:hAnsi="David" w:cs="David"/>
                <w:rtl/>
              </w:rPr>
              <w:t>אישור ביטוח</w:t>
            </w:r>
            <w:r w:rsidRPr="00E56613">
              <w:rPr>
                <w:rFonts w:ascii="David" w:eastAsia="Times New Roman" w:hAnsi="David" w:cs="David" w:hint="cs"/>
                <w:rtl/>
              </w:rPr>
              <w:t>.</w:t>
            </w:r>
          </w:p>
          <w:p w14:paraId="1B2760FA" w14:textId="77777777" w:rsidR="00237720" w:rsidRPr="00E56613" w:rsidRDefault="00237720" w:rsidP="00237720">
            <w:pPr>
              <w:spacing w:before="0" w:beforeAutospacing="0" w:after="0" w:afterAutospacing="0" w:line="240" w:lineRule="auto"/>
              <w:rPr>
                <w:rFonts w:ascii="David" w:eastAsia="Times New Roman" w:hAnsi="David" w:cs="David"/>
                <w:rtl/>
              </w:rPr>
            </w:pPr>
            <w:r w:rsidRPr="00E56613">
              <w:rPr>
                <w:rFonts w:ascii="David" w:eastAsia="Times New Roman" w:hAnsi="David" w:cs="David"/>
                <w:rtl/>
              </w:rPr>
              <w:t>הסכם נטילת ייצוג</w:t>
            </w:r>
            <w:r w:rsidRPr="00E56613">
              <w:rPr>
                <w:rFonts w:ascii="David" w:eastAsia="Times New Roman" w:hAnsi="David" w:cs="David" w:hint="cs"/>
                <w:rtl/>
              </w:rPr>
              <w:t>.</w:t>
            </w:r>
          </w:p>
          <w:p w14:paraId="50C02379" w14:textId="77777777" w:rsidR="00237720" w:rsidRPr="00E56613" w:rsidRDefault="00237720" w:rsidP="00237720">
            <w:pPr>
              <w:spacing w:before="0" w:beforeAutospacing="0" w:after="0" w:afterAutospacing="0" w:line="240" w:lineRule="auto"/>
              <w:rPr>
                <w:rFonts w:ascii="David" w:eastAsia="Times New Roman" w:hAnsi="David" w:cs="David"/>
                <w:rtl/>
              </w:rPr>
            </w:pPr>
            <w:r w:rsidRPr="00E56613">
              <w:rPr>
                <w:rFonts w:ascii="David" w:eastAsia="Times New Roman" w:hAnsi="David" w:cs="David"/>
                <w:rtl/>
              </w:rPr>
              <w:t>הצהרת היעדר תביעות</w:t>
            </w:r>
            <w:r w:rsidRPr="00E56613">
              <w:rPr>
                <w:rFonts w:ascii="David" w:eastAsia="Times New Roman" w:hAnsi="David" w:cs="David" w:hint="cs"/>
                <w:rtl/>
              </w:rPr>
              <w:t>.</w:t>
            </w:r>
          </w:p>
          <w:p w14:paraId="761DABD3" w14:textId="77777777" w:rsidR="00237720" w:rsidRPr="00E56613" w:rsidRDefault="00237720" w:rsidP="00237720">
            <w:pPr>
              <w:spacing w:before="0" w:beforeAutospacing="0" w:after="0" w:afterAutospacing="0" w:line="240" w:lineRule="auto"/>
              <w:rPr>
                <w:rFonts w:ascii="David" w:eastAsia="Times New Roman" w:hAnsi="David" w:cs="David"/>
                <w:rtl/>
              </w:rPr>
            </w:pPr>
            <w:r w:rsidRPr="00E56613">
              <w:rPr>
                <w:rFonts w:ascii="David" w:eastAsia="Times New Roman" w:hAnsi="David" w:cs="David"/>
                <w:rtl/>
              </w:rPr>
              <w:t>העתק רישיון קבלן - יצורף לחוזה ע"י הקבלן הראשי</w:t>
            </w:r>
            <w:r w:rsidRPr="00E56613">
              <w:rPr>
                <w:rFonts w:ascii="David" w:eastAsia="Times New Roman" w:hAnsi="David" w:cs="David" w:hint="cs"/>
                <w:rtl/>
              </w:rPr>
              <w:t>.</w:t>
            </w:r>
          </w:p>
          <w:p w14:paraId="6B55B9CE" w14:textId="77777777" w:rsidR="00237720" w:rsidRPr="00E56613" w:rsidRDefault="00237720" w:rsidP="00237720">
            <w:pPr>
              <w:spacing w:before="0" w:beforeAutospacing="0" w:after="0" w:afterAutospacing="0" w:line="240" w:lineRule="auto"/>
              <w:rPr>
                <w:rFonts w:ascii="David" w:eastAsia="Times New Roman" w:hAnsi="David" w:cs="David"/>
                <w:rtl/>
              </w:rPr>
            </w:pPr>
            <w:r w:rsidRPr="00E56613">
              <w:rPr>
                <w:rFonts w:ascii="David" w:eastAsia="Times New Roman" w:hAnsi="David" w:cs="David"/>
                <w:rtl/>
              </w:rPr>
              <w:t>נוהל ביצוע עבודות בחום</w:t>
            </w:r>
            <w:r w:rsidRPr="00E56613">
              <w:rPr>
                <w:rFonts w:ascii="David" w:eastAsia="Times New Roman" w:hAnsi="David" w:cs="David" w:hint="cs"/>
                <w:rtl/>
              </w:rPr>
              <w:t>.</w:t>
            </w:r>
          </w:p>
          <w:p w14:paraId="52C6134A" w14:textId="77777777" w:rsidR="00237720" w:rsidRPr="00E56613" w:rsidRDefault="00237720" w:rsidP="00237720">
            <w:pPr>
              <w:spacing w:before="0" w:beforeAutospacing="0" w:after="0" w:afterAutospacing="0" w:line="240" w:lineRule="auto"/>
              <w:rPr>
                <w:rFonts w:ascii="David" w:eastAsia="Times New Roman" w:hAnsi="David" w:cs="David"/>
                <w:rtl/>
              </w:rPr>
            </w:pPr>
            <w:r w:rsidRPr="00E56613">
              <w:rPr>
                <w:rFonts w:ascii="David" w:eastAsia="Times New Roman" w:hAnsi="David" w:cs="David"/>
                <w:rtl/>
              </w:rPr>
              <w:t>הצהרת הממונה על הבטיחות המופנית למזמין</w:t>
            </w:r>
            <w:r w:rsidRPr="00E56613">
              <w:rPr>
                <w:rFonts w:ascii="David" w:eastAsia="Times New Roman" w:hAnsi="David" w:cs="David" w:hint="cs"/>
                <w:rtl/>
              </w:rPr>
              <w:t>.</w:t>
            </w:r>
          </w:p>
          <w:p w14:paraId="13DED6AD" w14:textId="77777777" w:rsidR="00237720" w:rsidRPr="00E56613" w:rsidRDefault="00237720" w:rsidP="00237720">
            <w:pPr>
              <w:spacing w:before="0" w:beforeAutospacing="0" w:after="0" w:afterAutospacing="0" w:line="240" w:lineRule="auto"/>
              <w:rPr>
                <w:rFonts w:ascii="David" w:eastAsia="Times New Roman" w:hAnsi="David" w:cs="David"/>
                <w:rtl/>
              </w:rPr>
            </w:pPr>
            <w:r w:rsidRPr="00E56613">
              <w:rPr>
                <w:rFonts w:ascii="David" w:eastAsia="Times New Roman" w:hAnsi="David" w:cs="David"/>
                <w:rtl/>
              </w:rPr>
              <w:t>מפרט מבנה מפקח בהתאם לסעיף 18.2.6 להלן.</w:t>
            </w:r>
          </w:p>
          <w:p w14:paraId="66DE67B0" w14:textId="77777777" w:rsidR="00237720" w:rsidRPr="00E56613" w:rsidRDefault="00237720" w:rsidP="00237720">
            <w:pPr>
              <w:spacing w:before="0" w:beforeAutospacing="0" w:after="0" w:afterAutospacing="0" w:line="240" w:lineRule="auto"/>
              <w:rPr>
                <w:rFonts w:ascii="David" w:eastAsia="Times New Roman" w:hAnsi="David" w:cs="David"/>
                <w:rtl/>
              </w:rPr>
            </w:pPr>
            <w:r w:rsidRPr="00E56613">
              <w:rPr>
                <w:rFonts w:ascii="David" w:eastAsia="Times New Roman" w:hAnsi="David" w:cs="David"/>
                <w:rtl/>
              </w:rPr>
              <w:t>הסכם לביצוע שינויים בין הקבלן לרוכשים.</w:t>
            </w:r>
          </w:p>
          <w:p w14:paraId="7D3CB7A8" w14:textId="77777777" w:rsidR="00237720" w:rsidRPr="00E56613" w:rsidRDefault="00237720" w:rsidP="00237720">
            <w:pPr>
              <w:spacing w:before="0" w:beforeAutospacing="0" w:after="0" w:afterAutospacing="0" w:line="240" w:lineRule="auto"/>
              <w:rPr>
                <w:rFonts w:ascii="David" w:eastAsia="Times New Roman" w:hAnsi="David" w:cs="David"/>
                <w:rtl/>
              </w:rPr>
            </w:pPr>
            <w:r w:rsidRPr="00E56613">
              <w:rPr>
                <w:rFonts w:ascii="David" w:eastAsia="Times New Roman" w:hAnsi="David" w:cs="David"/>
                <w:rtl/>
              </w:rPr>
              <w:t>תנאים מיוחדים לאספקת אריחי ריצוף וחיפוי לכלים סניטריים - ברזים וארונות אמבטיה</w:t>
            </w:r>
            <w:r w:rsidRPr="00E56613">
              <w:rPr>
                <w:rFonts w:ascii="David" w:eastAsia="Times New Roman" w:hAnsi="David" w:cs="David" w:hint="cs"/>
                <w:rtl/>
              </w:rPr>
              <w:t>.</w:t>
            </w:r>
          </w:p>
          <w:p w14:paraId="1D5E9761" w14:textId="77777777" w:rsidR="00237720" w:rsidRPr="00E56613" w:rsidRDefault="00237720" w:rsidP="00237720">
            <w:pPr>
              <w:spacing w:before="0" w:beforeAutospacing="0" w:after="0" w:afterAutospacing="0" w:line="240" w:lineRule="auto"/>
              <w:rPr>
                <w:rFonts w:ascii="David" w:eastAsia="Times New Roman" w:hAnsi="David" w:cs="David"/>
                <w:rtl/>
              </w:rPr>
            </w:pPr>
            <w:r w:rsidRPr="00E56613">
              <w:rPr>
                <w:rFonts w:ascii="David" w:eastAsia="Times New Roman" w:hAnsi="David" w:cs="David"/>
                <w:rtl/>
              </w:rPr>
              <w:t>תנאים מיוחדים לאספקת והתקנת ארונות מטבח ו/או ארונות אמבטיה</w:t>
            </w:r>
            <w:r w:rsidRPr="00E56613">
              <w:rPr>
                <w:rFonts w:ascii="David" w:eastAsia="Times New Roman" w:hAnsi="David" w:cs="David" w:hint="cs"/>
                <w:rtl/>
              </w:rPr>
              <w:t>.</w:t>
            </w:r>
          </w:p>
          <w:p w14:paraId="50E214B7" w14:textId="77777777" w:rsidR="00237720" w:rsidRPr="00E56613" w:rsidRDefault="00237720" w:rsidP="00237720">
            <w:pPr>
              <w:spacing w:before="0" w:beforeAutospacing="0" w:after="0" w:afterAutospacing="0" w:line="240" w:lineRule="auto"/>
              <w:rPr>
                <w:rFonts w:ascii="David" w:eastAsia="Times New Roman" w:hAnsi="David" w:cs="David"/>
                <w:rtl/>
              </w:rPr>
            </w:pPr>
            <w:r w:rsidRPr="00E56613">
              <w:rPr>
                <w:rFonts w:ascii="David" w:eastAsia="Times New Roman" w:hAnsi="David" w:cs="David"/>
                <w:rtl/>
              </w:rPr>
              <w:t>תנאים מיוחדים לאספקת והרכבת דלתות פנים</w:t>
            </w:r>
            <w:r w:rsidRPr="00E56613">
              <w:rPr>
                <w:rFonts w:ascii="David" w:eastAsia="Times New Roman" w:hAnsi="David" w:cs="David" w:hint="cs"/>
                <w:rtl/>
              </w:rPr>
              <w:t>.</w:t>
            </w:r>
          </w:p>
          <w:p w14:paraId="0C419E54" w14:textId="77777777" w:rsidR="00237720" w:rsidRPr="00E56613" w:rsidRDefault="00237720" w:rsidP="00237720">
            <w:pPr>
              <w:spacing w:before="0" w:beforeAutospacing="0" w:after="0" w:afterAutospacing="0" w:line="240" w:lineRule="auto"/>
              <w:rPr>
                <w:rFonts w:ascii="David" w:eastAsia="Times New Roman" w:hAnsi="David" w:cs="David"/>
                <w:rtl/>
              </w:rPr>
            </w:pPr>
            <w:r w:rsidRPr="00E56613">
              <w:rPr>
                <w:rFonts w:ascii="David" w:eastAsia="Times New Roman" w:hAnsi="David" w:cs="David"/>
                <w:rtl/>
              </w:rPr>
              <w:t>תנאים מיוחדים לאספקת והתקנת חיפויי פרקט</w:t>
            </w:r>
            <w:r w:rsidRPr="00E56613">
              <w:rPr>
                <w:rFonts w:ascii="David" w:eastAsia="Times New Roman" w:hAnsi="David" w:cs="David" w:hint="cs"/>
                <w:rtl/>
              </w:rPr>
              <w:t>.</w:t>
            </w:r>
          </w:p>
          <w:p w14:paraId="4C63BAEE" w14:textId="77777777" w:rsidR="00237720" w:rsidRPr="00E56613" w:rsidRDefault="00237720" w:rsidP="00237720">
            <w:pPr>
              <w:spacing w:before="0" w:beforeAutospacing="0" w:after="0" w:afterAutospacing="0" w:line="240" w:lineRule="auto"/>
              <w:rPr>
                <w:rFonts w:ascii="David" w:eastAsia="Times New Roman" w:hAnsi="David" w:cs="David"/>
                <w:rtl/>
              </w:rPr>
            </w:pPr>
            <w:r w:rsidRPr="00E56613">
              <w:rPr>
                <w:rFonts w:ascii="David" w:eastAsia="Times New Roman" w:hAnsi="David" w:cs="David"/>
                <w:rtl/>
              </w:rPr>
              <w:t>פרוגראמה לבדיקות מעבדה</w:t>
            </w:r>
            <w:r w:rsidRPr="00E56613">
              <w:rPr>
                <w:rFonts w:ascii="David" w:eastAsia="Times New Roman" w:hAnsi="David" w:cs="David" w:hint="cs"/>
                <w:rtl/>
              </w:rPr>
              <w:t>.</w:t>
            </w:r>
          </w:p>
          <w:p w14:paraId="29072211" w14:textId="77777777" w:rsidR="00237720" w:rsidRPr="00E56613" w:rsidRDefault="00237720" w:rsidP="00237720">
            <w:pPr>
              <w:spacing w:before="0" w:beforeAutospacing="0" w:after="0" w:afterAutospacing="0" w:line="240" w:lineRule="auto"/>
              <w:rPr>
                <w:rFonts w:ascii="David" w:eastAsia="Times New Roman" w:hAnsi="David" w:cs="David"/>
                <w:rtl/>
              </w:rPr>
            </w:pPr>
            <w:r w:rsidRPr="00E56613">
              <w:rPr>
                <w:rFonts w:ascii="David" w:eastAsia="Times New Roman" w:hAnsi="David" w:cs="David"/>
                <w:rtl/>
              </w:rPr>
              <w:t>מפרט לגידור אתר הפרויקט</w:t>
            </w:r>
            <w:r w:rsidRPr="00E56613">
              <w:rPr>
                <w:rFonts w:ascii="David" w:eastAsia="Times New Roman" w:hAnsi="David" w:cs="David" w:hint="cs"/>
                <w:rtl/>
              </w:rPr>
              <w:t>.</w:t>
            </w:r>
          </w:p>
          <w:p w14:paraId="11B2A558" w14:textId="77777777" w:rsidR="00237720" w:rsidRPr="00E56613" w:rsidRDefault="00237720" w:rsidP="00237720">
            <w:pPr>
              <w:spacing w:before="0" w:beforeAutospacing="0" w:after="0" w:afterAutospacing="0" w:line="240" w:lineRule="auto"/>
              <w:rPr>
                <w:rFonts w:ascii="David" w:eastAsia="Times New Roman" w:hAnsi="David" w:cs="David"/>
                <w:rtl/>
              </w:rPr>
            </w:pPr>
            <w:r w:rsidRPr="00E56613">
              <w:rPr>
                <w:rFonts w:ascii="David" w:eastAsia="Times New Roman" w:hAnsi="David" w:cs="David"/>
                <w:rtl/>
              </w:rPr>
              <w:t>מפרט שילוט הפרויקט</w:t>
            </w:r>
            <w:r w:rsidRPr="00E56613">
              <w:rPr>
                <w:rFonts w:ascii="David" w:eastAsia="Times New Roman" w:hAnsi="David" w:cs="David" w:hint="cs"/>
                <w:rtl/>
              </w:rPr>
              <w:t>.</w:t>
            </w:r>
          </w:p>
          <w:p w14:paraId="0D7DD92B" w14:textId="77777777" w:rsidR="00237720" w:rsidRPr="00E56613" w:rsidRDefault="00237720" w:rsidP="00237720">
            <w:pPr>
              <w:spacing w:before="0" w:beforeAutospacing="0" w:after="0" w:afterAutospacing="0" w:line="240" w:lineRule="auto"/>
              <w:rPr>
                <w:rFonts w:ascii="David" w:eastAsia="Times New Roman" w:hAnsi="David" w:cs="David"/>
                <w:rtl/>
              </w:rPr>
            </w:pPr>
            <w:r w:rsidRPr="00E56613">
              <w:rPr>
                <w:rFonts w:ascii="David" w:eastAsia="Times New Roman" w:hAnsi="David" w:cs="David"/>
                <w:rtl/>
              </w:rPr>
              <w:t>שלט יועצים</w:t>
            </w:r>
            <w:r w:rsidRPr="00E56613">
              <w:rPr>
                <w:rFonts w:ascii="David" w:eastAsia="Times New Roman" w:hAnsi="David" w:cs="David" w:hint="cs"/>
                <w:rtl/>
              </w:rPr>
              <w:t>.</w:t>
            </w:r>
          </w:p>
          <w:p w14:paraId="300102F1" w14:textId="77777777" w:rsidR="00237720" w:rsidRPr="00E56613" w:rsidRDefault="00237720" w:rsidP="00237720">
            <w:pPr>
              <w:spacing w:before="0" w:beforeAutospacing="0" w:after="0" w:afterAutospacing="0" w:line="240" w:lineRule="auto"/>
              <w:rPr>
                <w:rFonts w:ascii="David" w:eastAsia="Times New Roman" w:hAnsi="David" w:cs="David"/>
                <w:rtl/>
              </w:rPr>
            </w:pPr>
            <w:r w:rsidRPr="00E56613">
              <w:rPr>
                <w:rFonts w:ascii="David" w:eastAsia="Times New Roman" w:hAnsi="David" w:cs="David"/>
                <w:rtl/>
              </w:rPr>
              <w:t>מפרט ותכנון עקרוני של שוט אשפה וטיפול בו - יוכן ע"י הקבלן</w:t>
            </w:r>
            <w:r w:rsidRPr="00E56613">
              <w:rPr>
                <w:rFonts w:ascii="David" w:eastAsia="Times New Roman" w:hAnsi="David" w:cs="David" w:hint="cs"/>
                <w:rtl/>
              </w:rPr>
              <w:t>.</w:t>
            </w:r>
          </w:p>
          <w:p w14:paraId="31DA937F" w14:textId="77777777" w:rsidR="00237720" w:rsidRPr="00E56613" w:rsidRDefault="00237720" w:rsidP="00237720">
            <w:pPr>
              <w:spacing w:before="0" w:beforeAutospacing="0" w:after="0" w:afterAutospacing="0" w:line="240" w:lineRule="auto"/>
              <w:rPr>
                <w:rFonts w:ascii="David" w:eastAsia="Times New Roman" w:hAnsi="David" w:cs="David"/>
                <w:rtl/>
              </w:rPr>
            </w:pPr>
            <w:r w:rsidRPr="00E56613">
              <w:rPr>
                <w:rFonts w:ascii="David" w:eastAsia="Times New Roman" w:hAnsi="David" w:cs="David"/>
                <w:rtl/>
              </w:rPr>
              <w:t>נספח שכר טרחת יועצים בגין שינויי דיירים</w:t>
            </w:r>
            <w:r w:rsidRPr="00E56613">
              <w:rPr>
                <w:rFonts w:ascii="David" w:eastAsia="Times New Roman" w:hAnsi="David" w:cs="David" w:hint="cs"/>
                <w:rtl/>
              </w:rPr>
              <w:t>.</w:t>
            </w:r>
            <w:r w:rsidRPr="00E56613">
              <w:rPr>
                <w:rFonts w:ascii="David" w:eastAsia="Times New Roman" w:hAnsi="David" w:cs="David"/>
                <w:rtl/>
              </w:rPr>
              <w:t xml:space="preserve"> </w:t>
            </w:r>
          </w:p>
          <w:p w14:paraId="29592E9A" w14:textId="77777777" w:rsidR="00237720" w:rsidRPr="00E56613" w:rsidRDefault="00237720" w:rsidP="00237720">
            <w:pPr>
              <w:spacing w:before="0" w:beforeAutospacing="0" w:after="0" w:afterAutospacing="0" w:line="240" w:lineRule="auto"/>
              <w:rPr>
                <w:rFonts w:ascii="David" w:eastAsia="Times New Roman" w:hAnsi="David" w:cs="David"/>
                <w:rtl/>
              </w:rPr>
            </w:pPr>
            <w:r w:rsidRPr="00E56613">
              <w:rPr>
                <w:rFonts w:ascii="David" w:eastAsia="Times New Roman" w:hAnsi="David" w:cs="David"/>
                <w:rtl/>
              </w:rPr>
              <w:t>טופס אישור סיום</w:t>
            </w:r>
            <w:r w:rsidRPr="00E56613">
              <w:rPr>
                <w:rFonts w:ascii="David" w:eastAsia="Times New Roman" w:hAnsi="David" w:cs="David" w:hint="cs"/>
                <w:rtl/>
              </w:rPr>
              <w:t xml:space="preserve"> בדירה</w:t>
            </w:r>
            <w:r w:rsidRPr="00E56613">
              <w:rPr>
                <w:rFonts w:ascii="David" w:eastAsia="Times New Roman" w:hAnsi="David" w:cs="David"/>
                <w:rtl/>
              </w:rPr>
              <w:t xml:space="preserve"> </w:t>
            </w:r>
            <w:r w:rsidRPr="00E56613">
              <w:rPr>
                <w:rFonts w:ascii="David" w:eastAsia="Times New Roman" w:hAnsi="David" w:cs="David" w:hint="cs"/>
                <w:rtl/>
              </w:rPr>
              <w:t xml:space="preserve">וטופס </w:t>
            </w:r>
            <w:r w:rsidRPr="00E56613">
              <w:rPr>
                <w:rFonts w:ascii="David" w:eastAsia="Times New Roman" w:hAnsi="David" w:cs="David"/>
                <w:rtl/>
              </w:rPr>
              <w:t>אישור סיום עבודות ברכוש המשותף</w:t>
            </w:r>
            <w:r w:rsidRPr="00E56613">
              <w:rPr>
                <w:rFonts w:ascii="David" w:eastAsia="Times New Roman" w:hAnsi="David" w:cs="David" w:hint="cs"/>
                <w:rtl/>
              </w:rPr>
              <w:t>.</w:t>
            </w:r>
          </w:p>
          <w:p w14:paraId="5D5D9E03" w14:textId="77777777" w:rsidR="00237720" w:rsidRPr="00E56613" w:rsidRDefault="00237720" w:rsidP="009B30C2">
            <w:pPr>
              <w:spacing w:before="0" w:beforeAutospacing="0" w:after="0" w:afterAutospacing="0" w:line="240" w:lineRule="auto"/>
              <w:rPr>
                <w:rFonts w:ascii="David" w:eastAsia="Times New Roman" w:hAnsi="David" w:cs="David"/>
              </w:rPr>
            </w:pPr>
            <w:r w:rsidRPr="00E56613">
              <w:rPr>
                <w:rFonts w:ascii="David" w:eastAsia="Times New Roman" w:hAnsi="David" w:cs="David"/>
                <w:rtl/>
              </w:rPr>
              <w:t>מפרט למעבר בטוח להולכי רגל</w:t>
            </w:r>
          </w:p>
        </w:tc>
        <w:tc>
          <w:tcPr>
            <w:tcW w:w="3124" w:type="dxa"/>
            <w:vMerge/>
            <w:tcBorders>
              <w:left w:val="single" w:sz="4" w:space="0" w:color="auto"/>
              <w:bottom w:val="single" w:sz="4" w:space="0" w:color="auto"/>
              <w:right w:val="single" w:sz="4" w:space="0" w:color="auto"/>
            </w:tcBorders>
            <w:shd w:val="clear" w:color="auto" w:fill="auto"/>
            <w:hideMark/>
          </w:tcPr>
          <w:p w14:paraId="6B83D1A6" w14:textId="77777777" w:rsidR="00237720" w:rsidRPr="00E56613" w:rsidRDefault="00237720" w:rsidP="00237720">
            <w:pPr>
              <w:bidi w:val="0"/>
              <w:spacing w:before="0" w:beforeAutospacing="0" w:after="0" w:afterAutospacing="0" w:line="240" w:lineRule="auto"/>
              <w:jc w:val="right"/>
              <w:rPr>
                <w:rFonts w:ascii="David" w:eastAsia="Times New Roman" w:hAnsi="David" w:cs="David"/>
                <w:rtl/>
              </w:rPr>
            </w:pPr>
          </w:p>
        </w:tc>
        <w:tc>
          <w:tcPr>
            <w:tcW w:w="1276" w:type="dxa"/>
            <w:tcBorders>
              <w:top w:val="nil"/>
              <w:left w:val="single" w:sz="4" w:space="0" w:color="auto"/>
              <w:bottom w:val="nil"/>
              <w:right w:val="single" w:sz="4" w:space="0" w:color="auto"/>
            </w:tcBorders>
            <w:shd w:val="clear" w:color="auto" w:fill="auto"/>
            <w:vAlign w:val="center"/>
            <w:hideMark/>
          </w:tcPr>
          <w:p w14:paraId="3B0EB11C" w14:textId="77777777" w:rsidR="00237720" w:rsidRPr="00E56613" w:rsidRDefault="00237720" w:rsidP="00237720">
            <w:pPr>
              <w:bidi w:val="0"/>
              <w:spacing w:before="0" w:beforeAutospacing="0" w:after="0" w:afterAutospacing="0" w:line="240" w:lineRule="auto"/>
              <w:jc w:val="right"/>
              <w:rPr>
                <w:rFonts w:ascii="David" w:eastAsia="Times New Roman" w:hAnsi="David" w:cs="David"/>
              </w:rPr>
            </w:pPr>
            <w:r w:rsidRPr="00E56613">
              <w:rPr>
                <w:rFonts w:ascii="David" w:eastAsia="Times New Roman" w:hAnsi="David" w:cs="David"/>
              </w:rPr>
              <w:t> </w:t>
            </w:r>
          </w:p>
        </w:tc>
      </w:tr>
      <w:tr w:rsidR="00237720" w:rsidRPr="00E56613" w14:paraId="2E697DCE" w14:textId="77777777" w:rsidTr="009B30C2">
        <w:trPr>
          <w:trHeight w:val="978"/>
        </w:trPr>
        <w:tc>
          <w:tcPr>
            <w:tcW w:w="754" w:type="dxa"/>
            <w:vMerge w:val="restart"/>
            <w:tcBorders>
              <w:top w:val="single" w:sz="4" w:space="0" w:color="auto"/>
              <w:left w:val="single" w:sz="4" w:space="0" w:color="auto"/>
              <w:bottom w:val="single" w:sz="4" w:space="0" w:color="000000"/>
              <w:right w:val="single" w:sz="4" w:space="0" w:color="auto"/>
            </w:tcBorders>
            <w:shd w:val="clear" w:color="auto" w:fill="auto"/>
            <w:hideMark/>
          </w:tcPr>
          <w:p w14:paraId="3DEC1D62" w14:textId="77777777" w:rsidR="00237720" w:rsidRPr="00E56613" w:rsidRDefault="00237720" w:rsidP="00237720">
            <w:pPr>
              <w:spacing w:before="0" w:beforeAutospacing="0" w:after="0" w:afterAutospacing="0" w:line="240" w:lineRule="auto"/>
              <w:jc w:val="center"/>
              <w:rPr>
                <w:rFonts w:ascii="David" w:eastAsia="Times New Roman" w:hAnsi="David" w:cs="David"/>
                <w:b/>
                <w:bCs/>
              </w:rPr>
            </w:pPr>
            <w:r w:rsidRPr="00E56613">
              <w:rPr>
                <w:rFonts w:ascii="David" w:eastAsia="Times New Roman" w:hAnsi="David" w:cs="David"/>
                <w:b/>
                <w:bCs/>
                <w:rtl/>
              </w:rPr>
              <w:br/>
            </w:r>
            <w:r w:rsidRPr="00E56613">
              <w:rPr>
                <w:rFonts w:ascii="David" w:eastAsia="Times New Roman" w:hAnsi="David" w:cs="David"/>
                <w:b/>
                <w:bCs/>
                <w:rtl/>
              </w:rPr>
              <w:br/>
              <w:t>מסמך ג'</w:t>
            </w:r>
          </w:p>
        </w:tc>
        <w:tc>
          <w:tcPr>
            <w:tcW w:w="1884" w:type="dxa"/>
            <w:tcBorders>
              <w:top w:val="single" w:sz="4" w:space="0" w:color="auto"/>
              <w:left w:val="single" w:sz="4" w:space="0" w:color="auto"/>
              <w:bottom w:val="nil"/>
              <w:right w:val="single" w:sz="4" w:space="0" w:color="auto"/>
            </w:tcBorders>
            <w:shd w:val="clear" w:color="auto" w:fill="auto"/>
            <w:vAlign w:val="center"/>
            <w:hideMark/>
          </w:tcPr>
          <w:p w14:paraId="2630124B" w14:textId="77777777" w:rsidR="00237720" w:rsidRPr="00E56613" w:rsidRDefault="00237720" w:rsidP="00237720">
            <w:pPr>
              <w:spacing w:before="0" w:beforeAutospacing="0" w:after="0" w:afterAutospacing="0" w:line="240" w:lineRule="auto"/>
              <w:rPr>
                <w:rFonts w:ascii="David" w:eastAsia="Times New Roman" w:hAnsi="David" w:cs="David"/>
                <w:b/>
                <w:bCs/>
                <w:u w:val="single"/>
                <w:rtl/>
              </w:rPr>
            </w:pPr>
            <w:r w:rsidRPr="00E56613">
              <w:rPr>
                <w:rFonts w:ascii="David" w:eastAsia="Times New Roman" w:hAnsi="David" w:cs="David"/>
                <w:b/>
                <w:bCs/>
                <w:u w:val="single"/>
                <w:rtl/>
              </w:rPr>
              <w:t>מפרטים מיוחדים ומפרטים טכניים לעבודות</w:t>
            </w:r>
          </w:p>
        </w:tc>
        <w:tc>
          <w:tcPr>
            <w:tcW w:w="1756" w:type="dxa"/>
            <w:vMerge w:val="restart"/>
            <w:tcBorders>
              <w:top w:val="single" w:sz="4" w:space="0" w:color="auto"/>
              <w:left w:val="single" w:sz="4" w:space="0" w:color="auto"/>
              <w:bottom w:val="single" w:sz="4" w:space="0" w:color="000000"/>
              <w:right w:val="single" w:sz="4" w:space="0" w:color="auto"/>
            </w:tcBorders>
            <w:shd w:val="clear" w:color="auto" w:fill="auto"/>
            <w:hideMark/>
          </w:tcPr>
          <w:p w14:paraId="1D3A8AFC" w14:textId="77777777" w:rsidR="00237720" w:rsidRPr="00E56613" w:rsidRDefault="00237720" w:rsidP="00237720">
            <w:pPr>
              <w:spacing w:before="0" w:beforeAutospacing="0" w:after="0" w:afterAutospacing="0" w:line="240" w:lineRule="auto"/>
              <w:rPr>
                <w:rFonts w:ascii="David" w:eastAsia="Times New Roman" w:hAnsi="David" w:cs="David"/>
                <w:b/>
                <w:bCs/>
                <w:rtl/>
              </w:rPr>
            </w:pPr>
            <w:r w:rsidRPr="00E56613">
              <w:rPr>
                <w:rFonts w:ascii="David" w:eastAsia="Times New Roman" w:hAnsi="David" w:cs="David"/>
                <w:rtl/>
              </w:rPr>
              <w:br/>
            </w:r>
            <w:r w:rsidRPr="00E56613">
              <w:rPr>
                <w:rFonts w:ascii="David" w:eastAsia="Times New Roman" w:hAnsi="David" w:cs="David" w:hint="cs"/>
                <w:b/>
                <w:bCs/>
                <w:rtl/>
              </w:rPr>
              <w:t xml:space="preserve">יש לכרוך </w:t>
            </w:r>
            <w:r w:rsidRPr="00E56613">
              <w:rPr>
                <w:rFonts w:ascii="David" w:eastAsia="Times New Roman" w:hAnsi="David" w:cs="David"/>
                <w:b/>
                <w:bCs/>
                <w:rtl/>
              </w:rPr>
              <w:t xml:space="preserve">כל מפרט בחוברת נפרדת </w:t>
            </w:r>
            <w:r w:rsidRPr="00E56613">
              <w:rPr>
                <w:rFonts w:ascii="David" w:eastAsia="Times New Roman" w:hAnsi="David" w:cs="David"/>
                <w:b/>
                <w:bCs/>
                <w:rtl/>
              </w:rPr>
              <w:br/>
            </w:r>
          </w:p>
        </w:tc>
        <w:tc>
          <w:tcPr>
            <w:tcW w:w="2810" w:type="dxa"/>
            <w:tcBorders>
              <w:top w:val="nil"/>
              <w:left w:val="single" w:sz="4" w:space="0" w:color="auto"/>
              <w:bottom w:val="nil"/>
              <w:right w:val="single" w:sz="4" w:space="0" w:color="auto"/>
            </w:tcBorders>
            <w:shd w:val="clear" w:color="auto" w:fill="auto"/>
            <w:vAlign w:val="center"/>
            <w:hideMark/>
          </w:tcPr>
          <w:p w14:paraId="69F2A0D0" w14:textId="77777777" w:rsidR="00237720" w:rsidRPr="00E56613" w:rsidRDefault="00237720" w:rsidP="00237720">
            <w:pPr>
              <w:spacing w:before="0" w:beforeAutospacing="0" w:after="0" w:afterAutospacing="0" w:line="240" w:lineRule="auto"/>
              <w:rPr>
                <w:rFonts w:ascii="David" w:eastAsia="Times New Roman" w:hAnsi="David" w:cs="David"/>
                <w:rtl/>
              </w:rPr>
            </w:pPr>
            <w:r w:rsidRPr="00E56613">
              <w:rPr>
                <w:rFonts w:ascii="David" w:eastAsia="Times New Roman" w:hAnsi="David" w:cs="David" w:hint="cs"/>
                <w:rtl/>
              </w:rPr>
              <w:t>שער כריכת החוברת</w:t>
            </w:r>
          </w:p>
        </w:tc>
        <w:tc>
          <w:tcPr>
            <w:tcW w:w="3124" w:type="dxa"/>
            <w:tcBorders>
              <w:top w:val="nil"/>
              <w:left w:val="single" w:sz="4" w:space="0" w:color="auto"/>
              <w:bottom w:val="nil"/>
              <w:right w:val="single" w:sz="4" w:space="0" w:color="auto"/>
            </w:tcBorders>
            <w:shd w:val="clear" w:color="auto" w:fill="auto"/>
            <w:vAlign w:val="center"/>
            <w:hideMark/>
          </w:tcPr>
          <w:p w14:paraId="1C103F67" w14:textId="77777777" w:rsidR="00237720" w:rsidRPr="00E56613" w:rsidRDefault="00237720" w:rsidP="00237720">
            <w:pPr>
              <w:spacing w:before="0" w:beforeAutospacing="0" w:after="0" w:afterAutospacing="0" w:line="240" w:lineRule="auto"/>
              <w:rPr>
                <w:rFonts w:ascii="David" w:eastAsia="Times New Roman" w:hAnsi="David" w:cs="David"/>
                <w:rtl/>
              </w:rPr>
            </w:pPr>
            <w:r w:rsidRPr="00E56613">
              <w:rPr>
                <w:rFonts w:ascii="David" w:eastAsia="Times New Roman" w:hAnsi="David" w:cs="David"/>
                <w:rtl/>
              </w:rPr>
              <w:t>כריכה קבועה לכל המכרז</w:t>
            </w:r>
            <w:r w:rsidRPr="00E56613">
              <w:rPr>
                <w:rFonts w:ascii="David" w:eastAsia="Times New Roman" w:hAnsi="David" w:cs="David" w:hint="cs"/>
                <w:rtl/>
              </w:rPr>
              <w:t xml:space="preserve"> - </w:t>
            </w:r>
            <w:r w:rsidRPr="00E56613">
              <w:rPr>
                <w:rFonts w:ascii="David" w:eastAsia="Times New Roman" w:hAnsi="David" w:cs="David"/>
                <w:rtl/>
              </w:rPr>
              <w:t>בחזית של כל חוברת יחד עם לוגו החברה, שם ותמונת הפרויקט</w:t>
            </w:r>
          </w:p>
        </w:tc>
        <w:tc>
          <w:tcPr>
            <w:tcW w:w="1276" w:type="dxa"/>
            <w:tcBorders>
              <w:top w:val="single" w:sz="4" w:space="0" w:color="auto"/>
              <w:left w:val="single" w:sz="4" w:space="0" w:color="auto"/>
              <w:bottom w:val="nil"/>
              <w:right w:val="single" w:sz="4" w:space="0" w:color="auto"/>
            </w:tcBorders>
            <w:shd w:val="clear" w:color="auto" w:fill="auto"/>
            <w:vAlign w:val="center"/>
            <w:hideMark/>
          </w:tcPr>
          <w:p w14:paraId="365D2537" w14:textId="77777777" w:rsidR="00237720" w:rsidRPr="00E56613" w:rsidRDefault="00237720" w:rsidP="00237720">
            <w:pPr>
              <w:bidi w:val="0"/>
              <w:spacing w:before="0" w:beforeAutospacing="0" w:after="0" w:afterAutospacing="0" w:line="240" w:lineRule="auto"/>
              <w:jc w:val="center"/>
              <w:rPr>
                <w:rFonts w:ascii="David" w:eastAsia="Times New Roman" w:hAnsi="David" w:cs="David"/>
                <w:rtl/>
              </w:rPr>
            </w:pPr>
            <w:r w:rsidRPr="00E56613">
              <w:rPr>
                <w:rFonts w:ascii="David" w:eastAsia="Times New Roman" w:hAnsi="David" w:cs="David"/>
              </w:rPr>
              <w:t> </w:t>
            </w:r>
          </w:p>
        </w:tc>
      </w:tr>
      <w:tr w:rsidR="00237720" w:rsidRPr="00E56613" w14:paraId="2AD0E8F0" w14:textId="77777777" w:rsidTr="009B30C2">
        <w:trPr>
          <w:trHeight w:val="301"/>
        </w:trPr>
        <w:tc>
          <w:tcPr>
            <w:tcW w:w="754" w:type="dxa"/>
            <w:vMerge/>
            <w:tcBorders>
              <w:top w:val="single" w:sz="4" w:space="0" w:color="auto"/>
              <w:left w:val="single" w:sz="4" w:space="0" w:color="auto"/>
              <w:bottom w:val="single" w:sz="4" w:space="0" w:color="000000"/>
              <w:right w:val="single" w:sz="4" w:space="0" w:color="auto"/>
            </w:tcBorders>
            <w:vAlign w:val="center"/>
            <w:hideMark/>
          </w:tcPr>
          <w:p w14:paraId="200C24F9" w14:textId="77777777" w:rsidR="00237720" w:rsidRPr="00E56613" w:rsidRDefault="00237720" w:rsidP="00237720">
            <w:pPr>
              <w:spacing w:before="0" w:beforeAutospacing="0" w:after="0" w:afterAutospacing="0" w:line="240" w:lineRule="auto"/>
              <w:rPr>
                <w:rFonts w:ascii="David" w:eastAsia="Times New Roman" w:hAnsi="David" w:cs="David"/>
                <w:b/>
                <w:bCs/>
              </w:rPr>
            </w:pPr>
          </w:p>
        </w:tc>
        <w:tc>
          <w:tcPr>
            <w:tcW w:w="1884" w:type="dxa"/>
            <w:tcBorders>
              <w:top w:val="nil"/>
              <w:left w:val="single" w:sz="4" w:space="0" w:color="auto"/>
              <w:bottom w:val="nil"/>
              <w:right w:val="single" w:sz="4" w:space="0" w:color="auto"/>
            </w:tcBorders>
            <w:shd w:val="clear" w:color="auto" w:fill="auto"/>
            <w:vAlign w:val="center"/>
            <w:hideMark/>
          </w:tcPr>
          <w:p w14:paraId="0CF335D5" w14:textId="77777777" w:rsidR="00237720" w:rsidRPr="00E56613" w:rsidRDefault="00237720" w:rsidP="00237720">
            <w:pPr>
              <w:spacing w:before="0" w:beforeAutospacing="0" w:after="0" w:afterAutospacing="0" w:line="240" w:lineRule="auto"/>
              <w:rPr>
                <w:rFonts w:ascii="David" w:eastAsia="Times New Roman" w:hAnsi="David" w:cs="David"/>
                <w:b/>
                <w:bCs/>
              </w:rPr>
            </w:pPr>
          </w:p>
        </w:tc>
        <w:tc>
          <w:tcPr>
            <w:tcW w:w="1756" w:type="dxa"/>
            <w:vMerge/>
            <w:tcBorders>
              <w:top w:val="single" w:sz="4" w:space="0" w:color="auto"/>
              <w:left w:val="single" w:sz="4" w:space="0" w:color="auto"/>
              <w:bottom w:val="single" w:sz="4" w:space="0" w:color="000000"/>
              <w:right w:val="single" w:sz="4" w:space="0" w:color="auto"/>
            </w:tcBorders>
            <w:vAlign w:val="center"/>
            <w:hideMark/>
          </w:tcPr>
          <w:p w14:paraId="6964E9E5" w14:textId="77777777" w:rsidR="00237720" w:rsidRPr="00E56613" w:rsidRDefault="00237720" w:rsidP="00237720">
            <w:pPr>
              <w:spacing w:before="0" w:beforeAutospacing="0" w:after="0" w:afterAutospacing="0" w:line="240" w:lineRule="auto"/>
              <w:rPr>
                <w:rFonts w:ascii="David" w:eastAsia="Times New Roman" w:hAnsi="David" w:cs="David"/>
              </w:rPr>
            </w:pPr>
          </w:p>
        </w:tc>
        <w:tc>
          <w:tcPr>
            <w:tcW w:w="2810" w:type="dxa"/>
            <w:tcBorders>
              <w:top w:val="nil"/>
              <w:left w:val="single" w:sz="4" w:space="0" w:color="auto"/>
              <w:bottom w:val="nil"/>
              <w:right w:val="single" w:sz="4" w:space="0" w:color="auto"/>
            </w:tcBorders>
            <w:shd w:val="clear" w:color="auto" w:fill="auto"/>
            <w:vAlign w:val="center"/>
            <w:hideMark/>
          </w:tcPr>
          <w:p w14:paraId="5F6DD4E6" w14:textId="77777777" w:rsidR="00237720" w:rsidRPr="00E56613" w:rsidRDefault="00237720" w:rsidP="00237720">
            <w:pPr>
              <w:spacing w:before="0" w:beforeAutospacing="0" w:after="0" w:afterAutospacing="0" w:line="240" w:lineRule="auto"/>
              <w:rPr>
                <w:rFonts w:ascii="David" w:eastAsia="Times New Roman" w:hAnsi="David" w:cs="David"/>
                <w:rtl/>
              </w:rPr>
            </w:pPr>
            <w:r w:rsidRPr="00E56613">
              <w:rPr>
                <w:rFonts w:ascii="David" w:eastAsia="Times New Roman" w:hAnsi="David" w:cs="David"/>
                <w:rtl/>
              </w:rPr>
              <w:t xml:space="preserve">מפרט טכני אפ"י </w:t>
            </w:r>
          </w:p>
        </w:tc>
        <w:tc>
          <w:tcPr>
            <w:tcW w:w="3124" w:type="dxa"/>
            <w:tcBorders>
              <w:top w:val="nil"/>
              <w:left w:val="nil"/>
              <w:bottom w:val="nil"/>
              <w:right w:val="nil"/>
            </w:tcBorders>
            <w:shd w:val="clear" w:color="auto" w:fill="auto"/>
            <w:vAlign w:val="center"/>
            <w:hideMark/>
          </w:tcPr>
          <w:p w14:paraId="138D6C2D" w14:textId="77777777" w:rsidR="00237720" w:rsidRPr="00E56613" w:rsidRDefault="00237720" w:rsidP="00237720">
            <w:pPr>
              <w:spacing w:before="0" w:beforeAutospacing="0" w:after="0" w:afterAutospacing="0" w:line="240" w:lineRule="auto"/>
              <w:rPr>
                <w:rFonts w:ascii="David" w:eastAsia="Times New Roman" w:hAnsi="David" w:cs="David"/>
                <w:rtl/>
              </w:rPr>
            </w:pPr>
            <w:r w:rsidRPr="00E56613">
              <w:rPr>
                <w:rFonts w:ascii="David" w:eastAsia="Times New Roman" w:hAnsi="David" w:cs="David"/>
                <w:rtl/>
              </w:rPr>
              <w:t>לרבות תכולת העבודה</w:t>
            </w:r>
          </w:p>
        </w:tc>
        <w:tc>
          <w:tcPr>
            <w:tcW w:w="1276" w:type="dxa"/>
            <w:tcBorders>
              <w:top w:val="nil"/>
              <w:left w:val="single" w:sz="4" w:space="0" w:color="auto"/>
              <w:bottom w:val="nil"/>
              <w:right w:val="single" w:sz="4" w:space="0" w:color="auto"/>
            </w:tcBorders>
            <w:shd w:val="clear" w:color="auto" w:fill="auto"/>
            <w:vAlign w:val="center"/>
            <w:hideMark/>
          </w:tcPr>
          <w:p w14:paraId="337BAE0D" w14:textId="77777777" w:rsidR="00237720" w:rsidRPr="00E56613" w:rsidRDefault="00237720" w:rsidP="00237720">
            <w:pPr>
              <w:bidi w:val="0"/>
              <w:spacing w:before="0" w:beforeAutospacing="0" w:after="0" w:afterAutospacing="0" w:line="240" w:lineRule="auto"/>
              <w:jc w:val="center"/>
              <w:rPr>
                <w:rFonts w:ascii="David" w:eastAsia="Times New Roman" w:hAnsi="David" w:cs="David"/>
                <w:rtl/>
              </w:rPr>
            </w:pPr>
            <w:r w:rsidRPr="00E56613">
              <w:rPr>
                <w:rFonts w:ascii="David" w:eastAsia="Times New Roman" w:hAnsi="David" w:cs="David"/>
              </w:rPr>
              <w:t> </w:t>
            </w:r>
          </w:p>
        </w:tc>
      </w:tr>
      <w:tr w:rsidR="00237720" w:rsidRPr="00E56613" w14:paraId="04FEC17D" w14:textId="77777777" w:rsidTr="009B30C2">
        <w:trPr>
          <w:trHeight w:val="603"/>
        </w:trPr>
        <w:tc>
          <w:tcPr>
            <w:tcW w:w="754" w:type="dxa"/>
            <w:vMerge/>
            <w:tcBorders>
              <w:top w:val="single" w:sz="4" w:space="0" w:color="auto"/>
              <w:left w:val="single" w:sz="4" w:space="0" w:color="auto"/>
              <w:bottom w:val="single" w:sz="4" w:space="0" w:color="000000"/>
              <w:right w:val="single" w:sz="4" w:space="0" w:color="auto"/>
            </w:tcBorders>
            <w:vAlign w:val="center"/>
            <w:hideMark/>
          </w:tcPr>
          <w:p w14:paraId="2B850C37" w14:textId="77777777" w:rsidR="00237720" w:rsidRPr="00E56613" w:rsidRDefault="00237720" w:rsidP="00237720">
            <w:pPr>
              <w:spacing w:before="0" w:beforeAutospacing="0" w:after="0" w:afterAutospacing="0" w:line="240" w:lineRule="auto"/>
              <w:rPr>
                <w:rFonts w:ascii="David" w:eastAsia="Times New Roman" w:hAnsi="David" w:cs="David"/>
                <w:b/>
                <w:bCs/>
              </w:rPr>
            </w:pPr>
          </w:p>
        </w:tc>
        <w:tc>
          <w:tcPr>
            <w:tcW w:w="1884" w:type="dxa"/>
            <w:tcBorders>
              <w:top w:val="nil"/>
              <w:left w:val="single" w:sz="4" w:space="0" w:color="auto"/>
              <w:bottom w:val="nil"/>
              <w:right w:val="single" w:sz="4" w:space="0" w:color="auto"/>
            </w:tcBorders>
            <w:shd w:val="clear" w:color="auto" w:fill="auto"/>
            <w:vAlign w:val="center"/>
          </w:tcPr>
          <w:p w14:paraId="2A326955" w14:textId="77777777" w:rsidR="00237720" w:rsidRPr="00E56613" w:rsidRDefault="00237720" w:rsidP="00237720">
            <w:pPr>
              <w:spacing w:before="0" w:beforeAutospacing="0" w:after="0" w:afterAutospacing="0" w:line="240" w:lineRule="auto"/>
              <w:rPr>
                <w:rFonts w:ascii="David" w:eastAsia="Times New Roman" w:hAnsi="David" w:cs="David"/>
                <w:b/>
                <w:bCs/>
              </w:rPr>
            </w:pPr>
          </w:p>
        </w:tc>
        <w:tc>
          <w:tcPr>
            <w:tcW w:w="1756" w:type="dxa"/>
            <w:vMerge/>
            <w:tcBorders>
              <w:top w:val="single" w:sz="4" w:space="0" w:color="auto"/>
              <w:left w:val="single" w:sz="4" w:space="0" w:color="auto"/>
              <w:bottom w:val="single" w:sz="4" w:space="0" w:color="000000"/>
              <w:right w:val="single" w:sz="4" w:space="0" w:color="auto"/>
            </w:tcBorders>
            <w:vAlign w:val="center"/>
            <w:hideMark/>
          </w:tcPr>
          <w:p w14:paraId="6AFFA310" w14:textId="77777777" w:rsidR="00237720" w:rsidRPr="00E56613" w:rsidRDefault="00237720" w:rsidP="00237720">
            <w:pPr>
              <w:spacing w:before="0" w:beforeAutospacing="0" w:after="0" w:afterAutospacing="0" w:line="240" w:lineRule="auto"/>
              <w:rPr>
                <w:rFonts w:ascii="David" w:eastAsia="Times New Roman" w:hAnsi="David" w:cs="David"/>
              </w:rPr>
            </w:pPr>
          </w:p>
        </w:tc>
        <w:tc>
          <w:tcPr>
            <w:tcW w:w="2810" w:type="dxa"/>
            <w:tcBorders>
              <w:top w:val="nil"/>
              <w:left w:val="single" w:sz="4" w:space="0" w:color="auto"/>
              <w:bottom w:val="nil"/>
              <w:right w:val="single" w:sz="4" w:space="0" w:color="auto"/>
            </w:tcBorders>
            <w:shd w:val="clear" w:color="auto" w:fill="auto"/>
            <w:vAlign w:val="center"/>
            <w:hideMark/>
          </w:tcPr>
          <w:p w14:paraId="6C1F9E10" w14:textId="77777777" w:rsidR="00237720" w:rsidRPr="00E56613" w:rsidRDefault="00237720" w:rsidP="00237720">
            <w:pPr>
              <w:spacing w:before="0" w:beforeAutospacing="0" w:after="0" w:afterAutospacing="0" w:line="240" w:lineRule="auto"/>
              <w:jc w:val="both"/>
              <w:rPr>
                <w:rFonts w:ascii="David" w:eastAsia="Times New Roman" w:hAnsi="David" w:cs="David"/>
                <w:rtl/>
              </w:rPr>
            </w:pPr>
          </w:p>
          <w:p w14:paraId="13FFB264" w14:textId="77777777" w:rsidR="00237720" w:rsidRPr="00E56613" w:rsidRDefault="00237720" w:rsidP="00237720">
            <w:pPr>
              <w:spacing w:before="0" w:beforeAutospacing="0" w:after="0" w:afterAutospacing="0" w:line="240" w:lineRule="auto"/>
              <w:jc w:val="both"/>
              <w:rPr>
                <w:rFonts w:ascii="David" w:eastAsia="Times New Roman" w:hAnsi="David" w:cs="David"/>
                <w:rtl/>
              </w:rPr>
            </w:pPr>
          </w:p>
          <w:p w14:paraId="536B736E" w14:textId="77777777" w:rsidR="00237720" w:rsidRPr="00E56613" w:rsidRDefault="00237720" w:rsidP="00237720">
            <w:pPr>
              <w:spacing w:before="0" w:beforeAutospacing="0" w:after="0" w:afterAutospacing="0" w:line="240" w:lineRule="auto"/>
              <w:jc w:val="both"/>
              <w:rPr>
                <w:rFonts w:ascii="David" w:eastAsia="Times New Roman" w:hAnsi="David" w:cs="David"/>
              </w:rPr>
            </w:pPr>
            <w:r w:rsidRPr="00E56613">
              <w:rPr>
                <w:rFonts w:ascii="David" w:eastAsia="Times New Roman" w:hAnsi="David" w:cs="David"/>
                <w:rtl/>
              </w:rPr>
              <w:t>מפרט תגמירים אפ"י (סטנדרט יזם)</w:t>
            </w:r>
          </w:p>
          <w:p w14:paraId="5C381947" w14:textId="77777777" w:rsidR="00237720" w:rsidRPr="00E56613" w:rsidRDefault="00237720" w:rsidP="00237720">
            <w:pPr>
              <w:spacing w:before="0" w:beforeAutospacing="0" w:after="0" w:afterAutospacing="0" w:line="240" w:lineRule="auto"/>
              <w:jc w:val="both"/>
              <w:rPr>
                <w:rFonts w:ascii="David" w:eastAsia="Times New Roman" w:hAnsi="David" w:cs="David"/>
                <w:rtl/>
              </w:rPr>
            </w:pPr>
          </w:p>
          <w:p w14:paraId="6F2E9C38" w14:textId="77777777" w:rsidR="00237720" w:rsidRPr="00E56613" w:rsidRDefault="00237720" w:rsidP="00237720">
            <w:pPr>
              <w:spacing w:before="0" w:beforeAutospacing="0" w:after="0" w:afterAutospacing="0" w:line="240" w:lineRule="auto"/>
              <w:jc w:val="both"/>
              <w:rPr>
                <w:rFonts w:ascii="David" w:eastAsia="Times New Roman" w:hAnsi="David" w:cs="David"/>
              </w:rPr>
            </w:pPr>
            <w:r w:rsidRPr="00E56613">
              <w:rPr>
                <w:rFonts w:ascii="David" w:eastAsia="Times New Roman" w:hAnsi="David" w:cs="David"/>
                <w:rtl/>
              </w:rPr>
              <w:t>מפרטי מכר ותכניות מכר</w:t>
            </w:r>
          </w:p>
          <w:p w14:paraId="6A2C11F8" w14:textId="77777777" w:rsidR="00237720" w:rsidRPr="00E56613" w:rsidRDefault="00237720" w:rsidP="00237720">
            <w:pPr>
              <w:spacing w:before="0" w:beforeAutospacing="0" w:after="0" w:afterAutospacing="0" w:line="240" w:lineRule="auto"/>
              <w:rPr>
                <w:rFonts w:ascii="David" w:eastAsia="Times New Roman" w:hAnsi="David" w:cs="David"/>
                <w:rtl/>
              </w:rPr>
            </w:pPr>
          </w:p>
          <w:p w14:paraId="37BA3A3A" w14:textId="77777777" w:rsidR="00237720" w:rsidRPr="00E56613" w:rsidRDefault="00237720" w:rsidP="00237720">
            <w:pPr>
              <w:spacing w:before="0" w:beforeAutospacing="0" w:after="0" w:afterAutospacing="0" w:line="240" w:lineRule="auto"/>
              <w:rPr>
                <w:rFonts w:ascii="David" w:eastAsia="Times New Roman" w:hAnsi="David" w:cs="David"/>
                <w:rtl/>
              </w:rPr>
            </w:pPr>
            <w:r w:rsidRPr="00E56613">
              <w:rPr>
                <w:rFonts w:ascii="David" w:eastAsia="Times New Roman" w:hAnsi="David" w:cs="David"/>
                <w:rtl/>
              </w:rPr>
              <w:t xml:space="preserve">מפרטי היועצים לפי פרקים </w:t>
            </w:r>
          </w:p>
        </w:tc>
        <w:tc>
          <w:tcPr>
            <w:tcW w:w="3124" w:type="dxa"/>
            <w:tcBorders>
              <w:top w:val="nil"/>
              <w:left w:val="nil"/>
              <w:bottom w:val="nil"/>
              <w:right w:val="nil"/>
            </w:tcBorders>
            <w:shd w:val="clear" w:color="auto" w:fill="auto"/>
            <w:vAlign w:val="center"/>
            <w:hideMark/>
          </w:tcPr>
          <w:p w14:paraId="7E588275" w14:textId="77777777" w:rsidR="00237720" w:rsidRPr="00E56613" w:rsidRDefault="00237720" w:rsidP="00237720">
            <w:pPr>
              <w:spacing w:before="0" w:beforeAutospacing="0" w:after="0" w:afterAutospacing="0" w:line="240" w:lineRule="auto"/>
              <w:rPr>
                <w:rFonts w:ascii="David" w:eastAsia="Times New Roman" w:hAnsi="David" w:cs="David"/>
                <w:rtl/>
              </w:rPr>
            </w:pPr>
            <w:r w:rsidRPr="00E56613">
              <w:rPr>
                <w:rFonts w:ascii="David" w:eastAsia="Times New Roman" w:hAnsi="David" w:cs="David"/>
                <w:rtl/>
              </w:rPr>
              <w:t>לרבות מחירי יסוד</w:t>
            </w:r>
          </w:p>
        </w:tc>
        <w:tc>
          <w:tcPr>
            <w:tcW w:w="1276" w:type="dxa"/>
            <w:tcBorders>
              <w:top w:val="nil"/>
              <w:left w:val="single" w:sz="4" w:space="0" w:color="auto"/>
              <w:bottom w:val="nil"/>
              <w:right w:val="single" w:sz="4" w:space="0" w:color="auto"/>
            </w:tcBorders>
            <w:shd w:val="clear" w:color="auto" w:fill="auto"/>
            <w:vAlign w:val="center"/>
            <w:hideMark/>
          </w:tcPr>
          <w:p w14:paraId="2491B5F8" w14:textId="77777777" w:rsidR="00237720" w:rsidRPr="00E56613" w:rsidRDefault="00237720" w:rsidP="00237720">
            <w:pPr>
              <w:bidi w:val="0"/>
              <w:spacing w:before="0" w:beforeAutospacing="0" w:after="0" w:afterAutospacing="0" w:line="240" w:lineRule="auto"/>
              <w:jc w:val="center"/>
              <w:rPr>
                <w:rFonts w:ascii="David" w:eastAsia="Times New Roman" w:hAnsi="David" w:cs="David"/>
                <w:rtl/>
              </w:rPr>
            </w:pPr>
            <w:r w:rsidRPr="00E56613">
              <w:rPr>
                <w:rFonts w:ascii="David" w:eastAsia="Times New Roman" w:hAnsi="David" w:cs="David"/>
              </w:rPr>
              <w:t> </w:t>
            </w:r>
          </w:p>
        </w:tc>
      </w:tr>
      <w:tr w:rsidR="00237720" w:rsidRPr="00E56613" w14:paraId="234B1A8E" w14:textId="77777777" w:rsidTr="009B30C2">
        <w:trPr>
          <w:trHeight w:val="603"/>
        </w:trPr>
        <w:tc>
          <w:tcPr>
            <w:tcW w:w="754" w:type="dxa"/>
            <w:vMerge/>
            <w:tcBorders>
              <w:top w:val="single" w:sz="4" w:space="0" w:color="auto"/>
              <w:left w:val="single" w:sz="4" w:space="0" w:color="auto"/>
              <w:bottom w:val="single" w:sz="4" w:space="0" w:color="000000"/>
              <w:right w:val="single" w:sz="4" w:space="0" w:color="auto"/>
            </w:tcBorders>
            <w:vAlign w:val="center"/>
            <w:hideMark/>
          </w:tcPr>
          <w:p w14:paraId="3C519C72" w14:textId="77777777" w:rsidR="00237720" w:rsidRPr="00E56613" w:rsidRDefault="00237720" w:rsidP="00237720">
            <w:pPr>
              <w:spacing w:before="0" w:beforeAutospacing="0" w:after="0" w:afterAutospacing="0" w:line="240" w:lineRule="auto"/>
              <w:rPr>
                <w:rFonts w:ascii="David" w:eastAsia="Times New Roman" w:hAnsi="David" w:cs="David"/>
                <w:b/>
                <w:bCs/>
              </w:rPr>
            </w:pPr>
          </w:p>
        </w:tc>
        <w:tc>
          <w:tcPr>
            <w:tcW w:w="1884" w:type="dxa"/>
            <w:tcBorders>
              <w:top w:val="nil"/>
              <w:left w:val="single" w:sz="4" w:space="0" w:color="auto"/>
              <w:bottom w:val="nil"/>
              <w:right w:val="single" w:sz="4" w:space="0" w:color="auto"/>
            </w:tcBorders>
            <w:shd w:val="clear" w:color="auto" w:fill="auto"/>
            <w:vAlign w:val="center"/>
          </w:tcPr>
          <w:p w14:paraId="21EB988F" w14:textId="77777777" w:rsidR="00237720" w:rsidRPr="00E56613" w:rsidRDefault="00237720" w:rsidP="00237720">
            <w:pPr>
              <w:spacing w:before="0" w:beforeAutospacing="0" w:after="0" w:afterAutospacing="0" w:line="240" w:lineRule="auto"/>
              <w:rPr>
                <w:rFonts w:ascii="David" w:eastAsia="Times New Roman" w:hAnsi="David" w:cs="David"/>
                <w:b/>
                <w:bCs/>
              </w:rPr>
            </w:pPr>
          </w:p>
        </w:tc>
        <w:tc>
          <w:tcPr>
            <w:tcW w:w="1756" w:type="dxa"/>
            <w:vMerge/>
            <w:tcBorders>
              <w:top w:val="single" w:sz="4" w:space="0" w:color="auto"/>
              <w:left w:val="single" w:sz="4" w:space="0" w:color="auto"/>
              <w:bottom w:val="single" w:sz="4" w:space="0" w:color="000000"/>
              <w:right w:val="single" w:sz="4" w:space="0" w:color="auto"/>
            </w:tcBorders>
            <w:vAlign w:val="center"/>
            <w:hideMark/>
          </w:tcPr>
          <w:p w14:paraId="664862F0" w14:textId="77777777" w:rsidR="00237720" w:rsidRPr="00E56613" w:rsidRDefault="00237720" w:rsidP="00237720">
            <w:pPr>
              <w:spacing w:before="0" w:beforeAutospacing="0" w:after="0" w:afterAutospacing="0" w:line="240" w:lineRule="auto"/>
              <w:rPr>
                <w:rFonts w:ascii="David" w:eastAsia="Times New Roman" w:hAnsi="David" w:cs="David"/>
              </w:rPr>
            </w:pPr>
          </w:p>
        </w:tc>
        <w:tc>
          <w:tcPr>
            <w:tcW w:w="2810" w:type="dxa"/>
            <w:tcBorders>
              <w:top w:val="nil"/>
              <w:left w:val="single" w:sz="4" w:space="0" w:color="auto"/>
              <w:bottom w:val="nil"/>
              <w:right w:val="single" w:sz="4" w:space="0" w:color="auto"/>
            </w:tcBorders>
            <w:shd w:val="clear" w:color="auto" w:fill="auto"/>
            <w:vAlign w:val="center"/>
            <w:hideMark/>
          </w:tcPr>
          <w:p w14:paraId="02088BD9" w14:textId="77777777" w:rsidR="00237720" w:rsidRPr="00E56613" w:rsidRDefault="00237720" w:rsidP="00237720">
            <w:pPr>
              <w:bidi w:val="0"/>
              <w:spacing w:before="0" w:beforeAutospacing="0" w:after="0" w:afterAutospacing="0" w:line="240" w:lineRule="auto"/>
              <w:jc w:val="right"/>
              <w:rPr>
                <w:rFonts w:ascii="David" w:eastAsia="Times New Roman" w:hAnsi="David" w:cs="David"/>
              </w:rPr>
            </w:pPr>
            <w:r w:rsidRPr="00E56613">
              <w:rPr>
                <w:rFonts w:ascii="David" w:eastAsia="Times New Roman" w:hAnsi="David" w:cs="David"/>
              </w:rPr>
              <w:t> </w:t>
            </w:r>
          </w:p>
        </w:tc>
        <w:tc>
          <w:tcPr>
            <w:tcW w:w="3124" w:type="dxa"/>
            <w:tcBorders>
              <w:top w:val="nil"/>
              <w:left w:val="nil"/>
              <w:bottom w:val="nil"/>
              <w:right w:val="nil"/>
            </w:tcBorders>
            <w:shd w:val="clear" w:color="auto" w:fill="auto"/>
            <w:vAlign w:val="center"/>
            <w:hideMark/>
          </w:tcPr>
          <w:p w14:paraId="1CE9C493" w14:textId="77777777" w:rsidR="00237720" w:rsidRPr="00E56613" w:rsidRDefault="00237720" w:rsidP="00237720">
            <w:pPr>
              <w:bidi w:val="0"/>
              <w:spacing w:before="0" w:beforeAutospacing="0" w:after="0" w:afterAutospacing="0" w:line="240" w:lineRule="auto"/>
              <w:jc w:val="right"/>
              <w:rPr>
                <w:rFonts w:ascii="David" w:eastAsia="Times New Roman" w:hAnsi="David" w:cs="David"/>
              </w:rPr>
            </w:pPr>
          </w:p>
        </w:tc>
        <w:tc>
          <w:tcPr>
            <w:tcW w:w="1276" w:type="dxa"/>
            <w:tcBorders>
              <w:top w:val="nil"/>
              <w:left w:val="single" w:sz="4" w:space="0" w:color="auto"/>
              <w:bottom w:val="nil"/>
              <w:right w:val="single" w:sz="4" w:space="0" w:color="auto"/>
            </w:tcBorders>
            <w:shd w:val="clear" w:color="auto" w:fill="auto"/>
            <w:vAlign w:val="center"/>
            <w:hideMark/>
          </w:tcPr>
          <w:p w14:paraId="4F26EC7B" w14:textId="77777777" w:rsidR="00237720" w:rsidRPr="00E56613" w:rsidRDefault="00237720" w:rsidP="00237720">
            <w:pPr>
              <w:bidi w:val="0"/>
              <w:spacing w:before="0" w:beforeAutospacing="0" w:after="0" w:afterAutospacing="0" w:line="240" w:lineRule="auto"/>
              <w:rPr>
                <w:rFonts w:ascii="David" w:eastAsia="Times New Roman" w:hAnsi="David" w:cs="David"/>
              </w:rPr>
            </w:pPr>
            <w:r w:rsidRPr="00E56613">
              <w:rPr>
                <w:rFonts w:ascii="David" w:eastAsia="Times New Roman" w:hAnsi="David" w:cs="David"/>
              </w:rPr>
              <w:t> </w:t>
            </w:r>
          </w:p>
        </w:tc>
      </w:tr>
      <w:tr w:rsidR="00237720" w:rsidRPr="00E56613" w14:paraId="40C3E7AE" w14:textId="77777777" w:rsidTr="009B30C2">
        <w:trPr>
          <w:trHeight w:val="70"/>
        </w:trPr>
        <w:tc>
          <w:tcPr>
            <w:tcW w:w="754" w:type="dxa"/>
            <w:vMerge/>
            <w:tcBorders>
              <w:top w:val="single" w:sz="4" w:space="0" w:color="auto"/>
              <w:left w:val="single" w:sz="4" w:space="0" w:color="auto"/>
              <w:bottom w:val="single" w:sz="4" w:space="0" w:color="000000"/>
              <w:right w:val="single" w:sz="4" w:space="0" w:color="auto"/>
            </w:tcBorders>
            <w:vAlign w:val="center"/>
            <w:hideMark/>
          </w:tcPr>
          <w:p w14:paraId="13467455" w14:textId="77777777" w:rsidR="00237720" w:rsidRPr="00E56613" w:rsidRDefault="00237720" w:rsidP="00237720">
            <w:pPr>
              <w:spacing w:before="0" w:beforeAutospacing="0" w:after="0" w:afterAutospacing="0" w:line="240" w:lineRule="auto"/>
              <w:rPr>
                <w:rFonts w:ascii="David" w:eastAsia="Times New Roman" w:hAnsi="David" w:cs="David"/>
                <w:b/>
                <w:bCs/>
              </w:rPr>
            </w:pPr>
          </w:p>
        </w:tc>
        <w:tc>
          <w:tcPr>
            <w:tcW w:w="1884" w:type="dxa"/>
            <w:tcBorders>
              <w:top w:val="nil"/>
              <w:left w:val="single" w:sz="4" w:space="0" w:color="auto"/>
              <w:bottom w:val="single" w:sz="4" w:space="0" w:color="auto"/>
              <w:right w:val="single" w:sz="4" w:space="0" w:color="auto"/>
            </w:tcBorders>
            <w:shd w:val="clear" w:color="auto" w:fill="auto"/>
            <w:vAlign w:val="center"/>
          </w:tcPr>
          <w:p w14:paraId="10E9A3F1" w14:textId="77777777" w:rsidR="00237720" w:rsidRPr="00E56613" w:rsidRDefault="00237720" w:rsidP="00237720">
            <w:pPr>
              <w:spacing w:before="0" w:beforeAutospacing="0" w:after="0" w:afterAutospacing="0" w:line="240" w:lineRule="auto"/>
              <w:rPr>
                <w:rFonts w:ascii="David" w:eastAsia="Times New Roman" w:hAnsi="David" w:cs="David"/>
                <w:b/>
                <w:bCs/>
              </w:rPr>
            </w:pPr>
          </w:p>
        </w:tc>
        <w:tc>
          <w:tcPr>
            <w:tcW w:w="1756" w:type="dxa"/>
            <w:vMerge/>
            <w:tcBorders>
              <w:top w:val="single" w:sz="4" w:space="0" w:color="auto"/>
              <w:left w:val="single" w:sz="4" w:space="0" w:color="auto"/>
              <w:bottom w:val="single" w:sz="4" w:space="0" w:color="000000"/>
              <w:right w:val="single" w:sz="4" w:space="0" w:color="auto"/>
            </w:tcBorders>
            <w:vAlign w:val="center"/>
            <w:hideMark/>
          </w:tcPr>
          <w:p w14:paraId="6E431DD4" w14:textId="77777777" w:rsidR="00237720" w:rsidRPr="00E56613" w:rsidRDefault="00237720" w:rsidP="00237720">
            <w:pPr>
              <w:spacing w:before="0" w:beforeAutospacing="0" w:after="0" w:afterAutospacing="0" w:line="240" w:lineRule="auto"/>
              <w:rPr>
                <w:rFonts w:ascii="David" w:eastAsia="Times New Roman" w:hAnsi="David" w:cs="David"/>
              </w:rPr>
            </w:pPr>
          </w:p>
        </w:tc>
        <w:tc>
          <w:tcPr>
            <w:tcW w:w="2810" w:type="dxa"/>
            <w:tcBorders>
              <w:top w:val="nil"/>
              <w:left w:val="single" w:sz="4" w:space="0" w:color="auto"/>
              <w:bottom w:val="single" w:sz="4" w:space="0" w:color="auto"/>
              <w:right w:val="single" w:sz="4" w:space="0" w:color="auto"/>
            </w:tcBorders>
            <w:shd w:val="clear" w:color="auto" w:fill="auto"/>
            <w:vAlign w:val="center"/>
            <w:hideMark/>
          </w:tcPr>
          <w:p w14:paraId="1FDC4095" w14:textId="77777777" w:rsidR="00237720" w:rsidRPr="00E56613" w:rsidRDefault="00237720" w:rsidP="00237720">
            <w:pPr>
              <w:bidi w:val="0"/>
              <w:spacing w:before="0" w:beforeAutospacing="0" w:after="0" w:afterAutospacing="0" w:line="240" w:lineRule="auto"/>
              <w:jc w:val="both"/>
              <w:rPr>
                <w:rFonts w:ascii="David" w:eastAsia="Times New Roman" w:hAnsi="David" w:cs="David"/>
                <w:rtl/>
              </w:rPr>
            </w:pPr>
            <w:r w:rsidRPr="00E56613">
              <w:rPr>
                <w:rFonts w:ascii="David" w:eastAsia="Times New Roman" w:hAnsi="David" w:cs="David"/>
              </w:rPr>
              <w:t> </w:t>
            </w:r>
          </w:p>
        </w:tc>
        <w:tc>
          <w:tcPr>
            <w:tcW w:w="3124" w:type="dxa"/>
            <w:tcBorders>
              <w:top w:val="nil"/>
              <w:left w:val="nil"/>
              <w:bottom w:val="single" w:sz="4" w:space="0" w:color="auto"/>
              <w:right w:val="nil"/>
            </w:tcBorders>
            <w:shd w:val="clear" w:color="auto" w:fill="auto"/>
            <w:vAlign w:val="center"/>
            <w:hideMark/>
          </w:tcPr>
          <w:p w14:paraId="5FA663A0" w14:textId="77777777" w:rsidR="00237720" w:rsidRPr="00E56613" w:rsidRDefault="00237720" w:rsidP="00237720">
            <w:pPr>
              <w:bidi w:val="0"/>
              <w:spacing w:before="0" w:beforeAutospacing="0" w:after="0" w:afterAutospacing="0" w:line="240" w:lineRule="auto"/>
              <w:rPr>
                <w:rFonts w:ascii="David" w:eastAsia="Times New Roman" w:hAnsi="David" w:cs="David"/>
              </w:rPr>
            </w:pPr>
            <w:r w:rsidRPr="00E56613">
              <w:rPr>
                <w:rFonts w:ascii="David" w:eastAsia="Times New Roman" w:hAnsi="David" w:cs="David"/>
              </w:rPr>
              <w:t> </w:t>
            </w:r>
          </w:p>
        </w:tc>
        <w:tc>
          <w:tcPr>
            <w:tcW w:w="1276" w:type="dxa"/>
            <w:tcBorders>
              <w:top w:val="nil"/>
              <w:left w:val="single" w:sz="4" w:space="0" w:color="auto"/>
              <w:bottom w:val="single" w:sz="4" w:space="0" w:color="auto"/>
              <w:right w:val="single" w:sz="4" w:space="0" w:color="auto"/>
            </w:tcBorders>
            <w:shd w:val="clear" w:color="auto" w:fill="auto"/>
            <w:vAlign w:val="center"/>
            <w:hideMark/>
          </w:tcPr>
          <w:p w14:paraId="0D48E69E" w14:textId="77777777" w:rsidR="00237720" w:rsidRPr="00E56613" w:rsidRDefault="00237720" w:rsidP="00237720">
            <w:pPr>
              <w:bidi w:val="0"/>
              <w:spacing w:before="0" w:beforeAutospacing="0" w:after="0" w:afterAutospacing="0" w:line="240" w:lineRule="auto"/>
              <w:rPr>
                <w:rFonts w:ascii="David" w:eastAsia="Times New Roman" w:hAnsi="David" w:cs="David"/>
              </w:rPr>
            </w:pPr>
            <w:r w:rsidRPr="00E56613">
              <w:rPr>
                <w:rFonts w:ascii="David" w:eastAsia="Times New Roman" w:hAnsi="David" w:cs="David"/>
              </w:rPr>
              <w:t> </w:t>
            </w:r>
          </w:p>
        </w:tc>
      </w:tr>
      <w:tr w:rsidR="00237720" w:rsidRPr="00E56613" w14:paraId="0D82AFE5" w14:textId="77777777" w:rsidTr="009B30C2">
        <w:trPr>
          <w:trHeight w:val="944"/>
        </w:trPr>
        <w:tc>
          <w:tcPr>
            <w:tcW w:w="754" w:type="dxa"/>
            <w:vMerge w:val="restart"/>
            <w:tcBorders>
              <w:top w:val="nil"/>
              <w:left w:val="single" w:sz="4" w:space="0" w:color="auto"/>
              <w:bottom w:val="single" w:sz="4" w:space="0" w:color="000000"/>
              <w:right w:val="single" w:sz="4" w:space="0" w:color="auto"/>
            </w:tcBorders>
            <w:shd w:val="clear" w:color="auto" w:fill="auto"/>
            <w:hideMark/>
          </w:tcPr>
          <w:p w14:paraId="369BE577" w14:textId="77777777" w:rsidR="00237720" w:rsidRPr="00E56613" w:rsidRDefault="00237720" w:rsidP="00237720">
            <w:pPr>
              <w:spacing w:before="0" w:beforeAutospacing="0" w:after="0" w:afterAutospacing="0" w:line="240" w:lineRule="auto"/>
              <w:jc w:val="center"/>
              <w:rPr>
                <w:rFonts w:ascii="David" w:eastAsia="Times New Roman" w:hAnsi="David" w:cs="David"/>
                <w:b/>
                <w:bCs/>
                <w:rtl/>
              </w:rPr>
            </w:pPr>
          </w:p>
          <w:p w14:paraId="15BEC540" w14:textId="77777777" w:rsidR="00237720" w:rsidRPr="00E56613" w:rsidRDefault="00237720" w:rsidP="00237720">
            <w:pPr>
              <w:spacing w:before="0" w:beforeAutospacing="0" w:after="0" w:afterAutospacing="0" w:line="240" w:lineRule="auto"/>
              <w:jc w:val="center"/>
              <w:rPr>
                <w:rFonts w:ascii="David" w:eastAsia="Times New Roman" w:hAnsi="David" w:cs="David"/>
                <w:b/>
                <w:bCs/>
              </w:rPr>
            </w:pPr>
            <w:r w:rsidRPr="00E56613">
              <w:rPr>
                <w:rFonts w:ascii="David" w:eastAsia="Times New Roman" w:hAnsi="David" w:cs="David"/>
                <w:b/>
                <w:bCs/>
                <w:rtl/>
              </w:rPr>
              <w:br/>
              <w:t>מסמך ד'</w:t>
            </w:r>
          </w:p>
        </w:tc>
        <w:tc>
          <w:tcPr>
            <w:tcW w:w="1884" w:type="dxa"/>
            <w:tcBorders>
              <w:top w:val="nil"/>
              <w:left w:val="single" w:sz="4" w:space="0" w:color="auto"/>
              <w:bottom w:val="nil"/>
              <w:right w:val="single" w:sz="4" w:space="0" w:color="auto"/>
            </w:tcBorders>
            <w:shd w:val="clear" w:color="000000" w:fill="FFFFFF"/>
            <w:vAlign w:val="center"/>
            <w:hideMark/>
          </w:tcPr>
          <w:p w14:paraId="52A1D282" w14:textId="77777777" w:rsidR="00237720" w:rsidRPr="00E56613" w:rsidRDefault="00237720" w:rsidP="00237720">
            <w:pPr>
              <w:spacing w:before="0" w:beforeAutospacing="0" w:after="0" w:afterAutospacing="0" w:line="240" w:lineRule="auto"/>
              <w:rPr>
                <w:rFonts w:ascii="David" w:eastAsia="Times New Roman" w:hAnsi="David" w:cs="David"/>
                <w:b/>
                <w:bCs/>
                <w:u w:val="single"/>
                <w:rtl/>
              </w:rPr>
            </w:pPr>
            <w:r w:rsidRPr="00E56613">
              <w:rPr>
                <w:rFonts w:ascii="David" w:eastAsia="Times New Roman" w:hAnsi="David" w:cs="David"/>
                <w:b/>
                <w:bCs/>
                <w:u w:val="single"/>
                <w:rtl/>
              </w:rPr>
              <w:t>תכניות ונספחים טכניים</w:t>
            </w:r>
          </w:p>
        </w:tc>
        <w:tc>
          <w:tcPr>
            <w:tcW w:w="1756" w:type="dxa"/>
            <w:tcBorders>
              <w:top w:val="nil"/>
              <w:left w:val="single" w:sz="4" w:space="0" w:color="auto"/>
              <w:right w:val="single" w:sz="4" w:space="0" w:color="auto"/>
            </w:tcBorders>
            <w:shd w:val="clear" w:color="auto" w:fill="auto"/>
            <w:hideMark/>
          </w:tcPr>
          <w:p w14:paraId="2515B027" w14:textId="77777777" w:rsidR="00237720" w:rsidRPr="00E56613" w:rsidRDefault="00237720" w:rsidP="00237720">
            <w:pPr>
              <w:spacing w:before="0" w:beforeAutospacing="0" w:after="0" w:afterAutospacing="0" w:line="240" w:lineRule="auto"/>
              <w:rPr>
                <w:rFonts w:ascii="David" w:eastAsia="Times New Roman" w:hAnsi="David" w:cs="David"/>
                <w:rtl/>
              </w:rPr>
            </w:pPr>
          </w:p>
          <w:p w14:paraId="4C13835C" w14:textId="77777777" w:rsidR="00237720" w:rsidRPr="00E56613" w:rsidRDefault="00237720" w:rsidP="00237720">
            <w:pPr>
              <w:spacing w:before="0" w:beforeAutospacing="0" w:after="0" w:afterAutospacing="0" w:line="240" w:lineRule="auto"/>
              <w:rPr>
                <w:rFonts w:ascii="David" w:eastAsia="Times New Roman" w:hAnsi="David" w:cs="David"/>
                <w:rtl/>
              </w:rPr>
            </w:pPr>
            <w:r w:rsidRPr="00E56613">
              <w:rPr>
                <w:rFonts w:ascii="David" w:eastAsia="Times New Roman" w:hAnsi="David" w:cs="David"/>
                <w:rtl/>
              </w:rPr>
              <w:t xml:space="preserve">כרוך בחוברת </w:t>
            </w:r>
            <w:r w:rsidRPr="00E56613">
              <w:rPr>
                <w:rFonts w:ascii="David" w:eastAsia="Times New Roman" w:hAnsi="David" w:cs="David"/>
                <w:rtl/>
              </w:rPr>
              <w:br/>
            </w:r>
          </w:p>
        </w:tc>
        <w:tc>
          <w:tcPr>
            <w:tcW w:w="2810" w:type="dxa"/>
            <w:tcBorders>
              <w:top w:val="nil"/>
              <w:left w:val="nil"/>
              <w:right w:val="nil"/>
            </w:tcBorders>
            <w:shd w:val="clear" w:color="auto" w:fill="auto"/>
            <w:vAlign w:val="center"/>
            <w:hideMark/>
          </w:tcPr>
          <w:p w14:paraId="23A34D4B" w14:textId="77777777" w:rsidR="00237720" w:rsidRPr="00E56613" w:rsidRDefault="00237720" w:rsidP="00237720">
            <w:pPr>
              <w:spacing w:before="0" w:beforeAutospacing="0" w:after="0" w:afterAutospacing="0" w:line="240" w:lineRule="auto"/>
              <w:rPr>
                <w:rFonts w:ascii="David" w:eastAsia="Times New Roman" w:hAnsi="David" w:cs="David"/>
                <w:rtl/>
              </w:rPr>
            </w:pPr>
            <w:r w:rsidRPr="00E56613">
              <w:rPr>
                <w:rFonts w:ascii="David" w:eastAsia="Times New Roman" w:hAnsi="David" w:cs="David" w:hint="cs"/>
                <w:rtl/>
              </w:rPr>
              <w:t>שער כריכת החוברת</w:t>
            </w:r>
          </w:p>
          <w:p w14:paraId="4AD90D2A" w14:textId="77777777" w:rsidR="00237720" w:rsidRPr="00E56613" w:rsidRDefault="00237720" w:rsidP="00237720">
            <w:pPr>
              <w:spacing w:before="0" w:beforeAutospacing="0" w:after="0" w:afterAutospacing="0" w:line="240" w:lineRule="auto"/>
              <w:rPr>
                <w:rFonts w:ascii="David" w:eastAsia="Times New Roman" w:hAnsi="David" w:cs="David"/>
                <w:rtl/>
              </w:rPr>
            </w:pPr>
            <w:r w:rsidRPr="00E56613">
              <w:rPr>
                <w:rFonts w:ascii="David" w:eastAsia="Times New Roman" w:hAnsi="David" w:cs="David"/>
                <w:rtl/>
              </w:rPr>
              <w:t>רשימת תכניות לפי פרקים</w:t>
            </w:r>
          </w:p>
        </w:tc>
        <w:tc>
          <w:tcPr>
            <w:tcW w:w="3124" w:type="dxa"/>
            <w:tcBorders>
              <w:top w:val="nil"/>
              <w:left w:val="single" w:sz="4" w:space="0" w:color="auto"/>
              <w:right w:val="single" w:sz="4" w:space="0" w:color="auto"/>
            </w:tcBorders>
            <w:shd w:val="clear" w:color="auto" w:fill="auto"/>
            <w:vAlign w:val="center"/>
            <w:hideMark/>
          </w:tcPr>
          <w:p w14:paraId="03DAD2B6" w14:textId="77777777" w:rsidR="00237720" w:rsidRPr="00E56613" w:rsidRDefault="00237720" w:rsidP="00237720">
            <w:pPr>
              <w:spacing w:before="0" w:beforeAutospacing="0" w:after="0" w:afterAutospacing="0" w:line="240" w:lineRule="auto"/>
              <w:rPr>
                <w:rFonts w:ascii="David" w:eastAsia="Times New Roman" w:hAnsi="David" w:cs="David"/>
                <w:rtl/>
              </w:rPr>
            </w:pPr>
            <w:r w:rsidRPr="00E56613">
              <w:rPr>
                <w:rFonts w:ascii="David" w:eastAsia="Times New Roman" w:hAnsi="David" w:cs="David"/>
                <w:rtl/>
              </w:rPr>
              <w:t>כריכה קבועה לכל המכרז</w:t>
            </w:r>
            <w:r w:rsidRPr="00E56613">
              <w:rPr>
                <w:rFonts w:ascii="David" w:eastAsia="Times New Roman" w:hAnsi="David" w:cs="David" w:hint="cs"/>
                <w:rtl/>
              </w:rPr>
              <w:t xml:space="preserve"> - </w:t>
            </w:r>
            <w:r w:rsidRPr="00E56613">
              <w:rPr>
                <w:rFonts w:ascii="David" w:eastAsia="Times New Roman" w:hAnsi="David" w:cs="David"/>
                <w:rtl/>
              </w:rPr>
              <w:t>בחזית של כל חוברת יחד עם לוגו החברה, שם ותמונת הפרויקט</w:t>
            </w:r>
          </w:p>
        </w:tc>
        <w:tc>
          <w:tcPr>
            <w:tcW w:w="1276" w:type="dxa"/>
            <w:tcBorders>
              <w:top w:val="single" w:sz="4" w:space="0" w:color="auto"/>
              <w:left w:val="single" w:sz="4" w:space="0" w:color="auto"/>
              <w:right w:val="single" w:sz="4" w:space="0" w:color="auto"/>
            </w:tcBorders>
            <w:shd w:val="clear" w:color="000000" w:fill="FFFFFF"/>
            <w:vAlign w:val="center"/>
            <w:hideMark/>
          </w:tcPr>
          <w:p w14:paraId="7CD24A68" w14:textId="77777777" w:rsidR="00237720" w:rsidRPr="00E56613" w:rsidRDefault="00237720" w:rsidP="00237720">
            <w:pPr>
              <w:bidi w:val="0"/>
              <w:spacing w:before="0" w:beforeAutospacing="0" w:after="0" w:afterAutospacing="0" w:line="240" w:lineRule="auto"/>
              <w:rPr>
                <w:rFonts w:ascii="David" w:eastAsia="Times New Roman" w:hAnsi="David" w:cs="David"/>
              </w:rPr>
            </w:pPr>
            <w:r w:rsidRPr="00E56613">
              <w:rPr>
                <w:rFonts w:ascii="David" w:eastAsia="Times New Roman" w:hAnsi="David" w:cs="David"/>
              </w:rPr>
              <w:t> </w:t>
            </w:r>
          </w:p>
          <w:p w14:paraId="2A7D8420" w14:textId="77777777" w:rsidR="00237720" w:rsidRPr="00E56613" w:rsidRDefault="00237720" w:rsidP="00237720">
            <w:pPr>
              <w:bidi w:val="0"/>
              <w:spacing w:before="0" w:beforeAutospacing="0" w:after="0" w:afterAutospacing="0" w:line="360" w:lineRule="auto"/>
              <w:jc w:val="both"/>
              <w:rPr>
                <w:rFonts w:ascii="David" w:eastAsia="Times New Roman" w:hAnsi="David" w:cs="David"/>
              </w:rPr>
            </w:pPr>
          </w:p>
          <w:p w14:paraId="2C427B58" w14:textId="77777777" w:rsidR="00237720" w:rsidRPr="00E56613" w:rsidRDefault="00237720" w:rsidP="00237720">
            <w:pPr>
              <w:bidi w:val="0"/>
              <w:spacing w:before="0" w:beforeAutospacing="0" w:after="0" w:afterAutospacing="0" w:line="360" w:lineRule="auto"/>
              <w:jc w:val="both"/>
              <w:rPr>
                <w:rFonts w:ascii="David" w:eastAsia="Times New Roman" w:hAnsi="David" w:cs="David"/>
              </w:rPr>
            </w:pPr>
          </w:p>
        </w:tc>
      </w:tr>
      <w:tr w:rsidR="00237720" w:rsidRPr="00E56613" w14:paraId="76E7D589" w14:textId="77777777" w:rsidTr="009B30C2">
        <w:trPr>
          <w:trHeight w:val="471"/>
        </w:trPr>
        <w:tc>
          <w:tcPr>
            <w:tcW w:w="754" w:type="dxa"/>
            <w:vMerge/>
            <w:tcBorders>
              <w:top w:val="nil"/>
              <w:left w:val="single" w:sz="4" w:space="0" w:color="auto"/>
              <w:bottom w:val="single" w:sz="4" w:space="0" w:color="000000"/>
              <w:right w:val="single" w:sz="4" w:space="0" w:color="auto"/>
            </w:tcBorders>
            <w:vAlign w:val="center"/>
            <w:hideMark/>
          </w:tcPr>
          <w:p w14:paraId="69A29E42" w14:textId="77777777" w:rsidR="00237720" w:rsidRPr="00E56613" w:rsidRDefault="00237720" w:rsidP="00237720">
            <w:pPr>
              <w:spacing w:before="0" w:beforeAutospacing="0" w:after="0" w:afterAutospacing="0" w:line="240" w:lineRule="auto"/>
              <w:rPr>
                <w:rFonts w:ascii="David" w:eastAsia="Times New Roman" w:hAnsi="David" w:cs="David"/>
                <w:b/>
                <w:bCs/>
              </w:rPr>
            </w:pPr>
          </w:p>
        </w:tc>
        <w:tc>
          <w:tcPr>
            <w:tcW w:w="1884" w:type="dxa"/>
            <w:tcBorders>
              <w:top w:val="nil"/>
              <w:left w:val="single" w:sz="4" w:space="0" w:color="auto"/>
              <w:bottom w:val="nil"/>
              <w:right w:val="single" w:sz="4" w:space="0" w:color="auto"/>
            </w:tcBorders>
            <w:shd w:val="clear" w:color="auto" w:fill="auto"/>
            <w:vAlign w:val="center"/>
            <w:hideMark/>
          </w:tcPr>
          <w:p w14:paraId="1E9E416A" w14:textId="77777777" w:rsidR="00237720" w:rsidRPr="00E56613" w:rsidRDefault="00237720" w:rsidP="00237720">
            <w:pPr>
              <w:bidi w:val="0"/>
              <w:spacing w:before="0" w:beforeAutospacing="0" w:after="0" w:afterAutospacing="0" w:line="240" w:lineRule="auto"/>
              <w:ind w:firstLineChars="100" w:firstLine="220"/>
              <w:jc w:val="right"/>
              <w:rPr>
                <w:rFonts w:ascii="David" w:eastAsia="Times New Roman" w:hAnsi="David" w:cs="David"/>
                <w:b/>
                <w:bCs/>
              </w:rPr>
            </w:pPr>
            <w:r w:rsidRPr="00E56613">
              <w:rPr>
                <w:rFonts w:ascii="David" w:eastAsia="Times New Roman" w:hAnsi="David" w:cs="David"/>
                <w:b/>
                <w:bCs/>
              </w:rPr>
              <w:t> </w:t>
            </w:r>
          </w:p>
        </w:tc>
        <w:tc>
          <w:tcPr>
            <w:tcW w:w="1756" w:type="dxa"/>
            <w:vMerge w:val="restart"/>
            <w:tcBorders>
              <w:left w:val="single" w:sz="4" w:space="0" w:color="auto"/>
              <w:bottom w:val="single" w:sz="4" w:space="0" w:color="000000"/>
              <w:right w:val="single" w:sz="4" w:space="0" w:color="auto"/>
            </w:tcBorders>
            <w:shd w:val="clear" w:color="auto" w:fill="auto"/>
            <w:hideMark/>
          </w:tcPr>
          <w:p w14:paraId="38404784" w14:textId="77777777" w:rsidR="00237720" w:rsidRPr="00E56613" w:rsidRDefault="00237720" w:rsidP="00237720">
            <w:pPr>
              <w:spacing w:before="0" w:beforeAutospacing="0" w:after="0" w:afterAutospacing="0" w:line="240" w:lineRule="auto"/>
              <w:rPr>
                <w:rFonts w:ascii="David" w:eastAsia="Times New Roman" w:hAnsi="David" w:cs="David"/>
              </w:rPr>
            </w:pPr>
            <w:r w:rsidRPr="00E56613">
              <w:rPr>
                <w:rFonts w:ascii="David" w:eastAsia="Times New Roman" w:hAnsi="David" w:cs="David"/>
                <w:rtl/>
              </w:rPr>
              <w:t xml:space="preserve">תכניות ירוכזו בארגזים/קלסרים גדולים הכוללים את לוגו החברה, שם </w:t>
            </w:r>
            <w:r w:rsidRPr="00E56613">
              <w:rPr>
                <w:rFonts w:ascii="David" w:eastAsia="Times New Roman" w:hAnsi="David" w:cs="David"/>
                <w:rtl/>
              </w:rPr>
              <w:lastRenderedPageBreak/>
              <w:t>ותמונת הפרויקט.</w:t>
            </w:r>
            <w:r w:rsidRPr="00E56613">
              <w:rPr>
                <w:rFonts w:ascii="David" w:eastAsia="Times New Roman" w:hAnsi="David" w:cs="David"/>
                <w:rtl/>
              </w:rPr>
              <w:br/>
            </w:r>
            <w:r w:rsidRPr="00E56613">
              <w:rPr>
                <w:rFonts w:ascii="David" w:eastAsia="Times New Roman" w:hAnsi="David" w:cs="David"/>
                <w:rtl/>
              </w:rPr>
              <w:br/>
              <w:t xml:space="preserve">מפרטים/דו"חות ורשימות שונות יכרכו בחוברת </w:t>
            </w:r>
          </w:p>
        </w:tc>
        <w:tc>
          <w:tcPr>
            <w:tcW w:w="2810" w:type="dxa"/>
            <w:tcBorders>
              <w:left w:val="single" w:sz="4" w:space="0" w:color="auto"/>
              <w:bottom w:val="nil"/>
              <w:right w:val="single" w:sz="4" w:space="0" w:color="auto"/>
            </w:tcBorders>
            <w:shd w:val="clear" w:color="auto" w:fill="auto"/>
            <w:vAlign w:val="center"/>
            <w:hideMark/>
          </w:tcPr>
          <w:p w14:paraId="15045BC9" w14:textId="77777777" w:rsidR="00237720" w:rsidRPr="00E56613" w:rsidRDefault="00237720" w:rsidP="00237720">
            <w:pPr>
              <w:spacing w:before="0" w:beforeAutospacing="0" w:after="0" w:afterAutospacing="0" w:line="240" w:lineRule="auto"/>
              <w:rPr>
                <w:rFonts w:ascii="David" w:eastAsia="Times New Roman" w:hAnsi="David" w:cs="David"/>
                <w:rtl/>
              </w:rPr>
            </w:pPr>
            <w:r w:rsidRPr="00E56613">
              <w:rPr>
                <w:rFonts w:ascii="David" w:eastAsia="Times New Roman" w:hAnsi="David" w:cs="David"/>
                <w:rtl/>
              </w:rPr>
              <w:lastRenderedPageBreak/>
              <w:t>תכניות פיתוח</w:t>
            </w:r>
          </w:p>
        </w:tc>
        <w:tc>
          <w:tcPr>
            <w:tcW w:w="3124" w:type="dxa"/>
            <w:tcBorders>
              <w:left w:val="nil"/>
              <w:bottom w:val="nil"/>
              <w:right w:val="nil"/>
            </w:tcBorders>
            <w:shd w:val="clear" w:color="auto" w:fill="auto"/>
            <w:noWrap/>
            <w:vAlign w:val="bottom"/>
            <w:hideMark/>
          </w:tcPr>
          <w:p w14:paraId="6341F6C6" w14:textId="77777777" w:rsidR="00237720" w:rsidRPr="00E56613" w:rsidRDefault="00237720" w:rsidP="00237720">
            <w:pPr>
              <w:spacing w:before="0" w:beforeAutospacing="0" w:after="0" w:afterAutospacing="0" w:line="240" w:lineRule="auto"/>
              <w:rPr>
                <w:rFonts w:ascii="David" w:eastAsia="Times New Roman" w:hAnsi="David" w:cs="David"/>
                <w:rtl/>
              </w:rPr>
            </w:pPr>
          </w:p>
        </w:tc>
        <w:tc>
          <w:tcPr>
            <w:tcW w:w="1276" w:type="dxa"/>
            <w:tcBorders>
              <w:left w:val="single" w:sz="4" w:space="0" w:color="auto"/>
              <w:bottom w:val="nil"/>
              <w:right w:val="single" w:sz="4" w:space="0" w:color="auto"/>
            </w:tcBorders>
            <w:shd w:val="clear" w:color="auto" w:fill="auto"/>
            <w:vAlign w:val="center"/>
            <w:hideMark/>
          </w:tcPr>
          <w:p w14:paraId="74A4F214" w14:textId="77777777" w:rsidR="00237720" w:rsidRPr="00E56613" w:rsidRDefault="00237720" w:rsidP="00237720">
            <w:pPr>
              <w:bidi w:val="0"/>
              <w:spacing w:before="0" w:beforeAutospacing="0" w:after="0" w:afterAutospacing="0" w:line="240" w:lineRule="auto"/>
              <w:jc w:val="center"/>
              <w:rPr>
                <w:rFonts w:ascii="David" w:eastAsia="Times New Roman" w:hAnsi="David" w:cs="David"/>
              </w:rPr>
            </w:pPr>
            <w:r w:rsidRPr="00E56613">
              <w:rPr>
                <w:rFonts w:ascii="David" w:eastAsia="Times New Roman" w:hAnsi="David" w:cs="David"/>
              </w:rPr>
              <w:t> </w:t>
            </w:r>
          </w:p>
        </w:tc>
      </w:tr>
      <w:tr w:rsidR="00237720" w:rsidRPr="00E56613" w14:paraId="6533B1C3" w14:textId="77777777" w:rsidTr="009B30C2">
        <w:trPr>
          <w:trHeight w:val="471"/>
        </w:trPr>
        <w:tc>
          <w:tcPr>
            <w:tcW w:w="754" w:type="dxa"/>
            <w:vMerge/>
            <w:tcBorders>
              <w:top w:val="nil"/>
              <w:left w:val="single" w:sz="4" w:space="0" w:color="auto"/>
              <w:bottom w:val="single" w:sz="4" w:space="0" w:color="000000"/>
              <w:right w:val="single" w:sz="4" w:space="0" w:color="auto"/>
            </w:tcBorders>
            <w:vAlign w:val="center"/>
            <w:hideMark/>
          </w:tcPr>
          <w:p w14:paraId="36F7D4BE" w14:textId="77777777" w:rsidR="00237720" w:rsidRPr="00E56613" w:rsidRDefault="00237720" w:rsidP="00237720">
            <w:pPr>
              <w:spacing w:before="0" w:beforeAutospacing="0" w:after="0" w:afterAutospacing="0" w:line="240" w:lineRule="auto"/>
              <w:rPr>
                <w:rFonts w:ascii="David" w:eastAsia="Times New Roman" w:hAnsi="David" w:cs="David"/>
                <w:b/>
                <w:bCs/>
              </w:rPr>
            </w:pPr>
          </w:p>
        </w:tc>
        <w:tc>
          <w:tcPr>
            <w:tcW w:w="1884" w:type="dxa"/>
            <w:tcBorders>
              <w:top w:val="nil"/>
              <w:left w:val="single" w:sz="4" w:space="0" w:color="auto"/>
              <w:bottom w:val="nil"/>
              <w:right w:val="single" w:sz="4" w:space="0" w:color="auto"/>
            </w:tcBorders>
            <w:shd w:val="clear" w:color="000000" w:fill="FFFFFF"/>
            <w:vAlign w:val="center"/>
            <w:hideMark/>
          </w:tcPr>
          <w:p w14:paraId="5CA94D1F" w14:textId="77777777" w:rsidR="00237720" w:rsidRPr="00E56613" w:rsidRDefault="00237720" w:rsidP="00237720">
            <w:pPr>
              <w:bidi w:val="0"/>
              <w:spacing w:before="0" w:beforeAutospacing="0" w:after="0" w:afterAutospacing="0" w:line="240" w:lineRule="auto"/>
              <w:ind w:firstLineChars="100" w:firstLine="220"/>
              <w:jc w:val="right"/>
              <w:rPr>
                <w:rFonts w:ascii="David" w:eastAsia="Times New Roman" w:hAnsi="David" w:cs="David"/>
                <w:b/>
                <w:bCs/>
              </w:rPr>
            </w:pPr>
            <w:r w:rsidRPr="00E56613">
              <w:rPr>
                <w:rFonts w:ascii="David" w:eastAsia="Times New Roman" w:hAnsi="David" w:cs="David"/>
                <w:b/>
                <w:bCs/>
              </w:rPr>
              <w:t> </w:t>
            </w:r>
          </w:p>
        </w:tc>
        <w:tc>
          <w:tcPr>
            <w:tcW w:w="1756" w:type="dxa"/>
            <w:vMerge/>
            <w:tcBorders>
              <w:top w:val="nil"/>
              <w:left w:val="single" w:sz="4" w:space="0" w:color="auto"/>
              <w:bottom w:val="single" w:sz="4" w:space="0" w:color="000000"/>
              <w:right w:val="single" w:sz="4" w:space="0" w:color="auto"/>
            </w:tcBorders>
            <w:vAlign w:val="center"/>
            <w:hideMark/>
          </w:tcPr>
          <w:p w14:paraId="66007EC4" w14:textId="77777777" w:rsidR="00237720" w:rsidRPr="00E56613" w:rsidRDefault="00237720" w:rsidP="00237720">
            <w:pPr>
              <w:spacing w:before="0" w:beforeAutospacing="0" w:after="0" w:afterAutospacing="0" w:line="240" w:lineRule="auto"/>
              <w:rPr>
                <w:rFonts w:ascii="David" w:eastAsia="Times New Roman" w:hAnsi="David" w:cs="David"/>
              </w:rPr>
            </w:pPr>
          </w:p>
        </w:tc>
        <w:tc>
          <w:tcPr>
            <w:tcW w:w="2810" w:type="dxa"/>
            <w:tcBorders>
              <w:top w:val="nil"/>
              <w:left w:val="single" w:sz="4" w:space="0" w:color="auto"/>
              <w:bottom w:val="nil"/>
              <w:right w:val="single" w:sz="4" w:space="0" w:color="auto"/>
            </w:tcBorders>
            <w:shd w:val="clear" w:color="auto" w:fill="auto"/>
            <w:vAlign w:val="center"/>
            <w:hideMark/>
          </w:tcPr>
          <w:p w14:paraId="3C0C239C" w14:textId="7E4E075E" w:rsidR="00237720" w:rsidRPr="00E56613" w:rsidRDefault="00237720" w:rsidP="00237720">
            <w:pPr>
              <w:spacing w:before="0" w:beforeAutospacing="0" w:after="0" w:afterAutospacing="0" w:line="240" w:lineRule="auto"/>
              <w:rPr>
                <w:rFonts w:ascii="David" w:eastAsia="Times New Roman" w:hAnsi="David" w:cs="David"/>
              </w:rPr>
            </w:pPr>
            <w:del w:id="3" w:author="Meryl Etman" w:date="2021-08-11T15:46:00Z">
              <w:r w:rsidRPr="00E56613" w:rsidDel="00C5668D">
                <w:rPr>
                  <w:rFonts w:ascii="David" w:eastAsia="Times New Roman" w:hAnsi="David" w:cs="David"/>
                  <w:rtl/>
                </w:rPr>
                <w:delText>תכניות אדריכלות פנים לשטחים ציבוריים</w:delText>
              </w:r>
            </w:del>
          </w:p>
        </w:tc>
        <w:tc>
          <w:tcPr>
            <w:tcW w:w="3124" w:type="dxa"/>
            <w:tcBorders>
              <w:top w:val="nil"/>
              <w:left w:val="nil"/>
              <w:bottom w:val="nil"/>
              <w:right w:val="nil"/>
            </w:tcBorders>
            <w:shd w:val="clear" w:color="auto" w:fill="auto"/>
            <w:noWrap/>
            <w:vAlign w:val="bottom"/>
            <w:hideMark/>
          </w:tcPr>
          <w:p w14:paraId="38BEDB8F" w14:textId="77777777" w:rsidR="00237720" w:rsidRPr="00E56613" w:rsidRDefault="00237720" w:rsidP="00237720">
            <w:pPr>
              <w:spacing w:before="0" w:beforeAutospacing="0" w:after="0" w:afterAutospacing="0" w:line="240" w:lineRule="auto"/>
              <w:rPr>
                <w:rFonts w:ascii="David" w:eastAsia="Times New Roman" w:hAnsi="David" w:cs="David"/>
                <w:rtl/>
              </w:rPr>
            </w:pPr>
          </w:p>
        </w:tc>
        <w:tc>
          <w:tcPr>
            <w:tcW w:w="1276" w:type="dxa"/>
            <w:tcBorders>
              <w:top w:val="nil"/>
              <w:left w:val="single" w:sz="4" w:space="0" w:color="auto"/>
              <w:bottom w:val="nil"/>
              <w:right w:val="single" w:sz="4" w:space="0" w:color="auto"/>
            </w:tcBorders>
            <w:shd w:val="clear" w:color="auto" w:fill="auto"/>
            <w:vAlign w:val="center"/>
            <w:hideMark/>
          </w:tcPr>
          <w:p w14:paraId="0CF9C628" w14:textId="77777777" w:rsidR="00237720" w:rsidRPr="00E56613" w:rsidRDefault="00237720" w:rsidP="00237720">
            <w:pPr>
              <w:bidi w:val="0"/>
              <w:spacing w:before="0" w:beforeAutospacing="0" w:after="0" w:afterAutospacing="0" w:line="240" w:lineRule="auto"/>
              <w:jc w:val="center"/>
              <w:rPr>
                <w:rFonts w:ascii="David" w:eastAsia="Times New Roman" w:hAnsi="David" w:cs="David"/>
              </w:rPr>
            </w:pPr>
            <w:r w:rsidRPr="00E56613">
              <w:rPr>
                <w:rFonts w:ascii="David" w:eastAsia="Times New Roman" w:hAnsi="David" w:cs="David"/>
              </w:rPr>
              <w:t> </w:t>
            </w:r>
          </w:p>
        </w:tc>
      </w:tr>
      <w:tr w:rsidR="00237720" w:rsidRPr="00E56613" w14:paraId="695C528C" w14:textId="77777777" w:rsidTr="009B30C2">
        <w:trPr>
          <w:trHeight w:val="471"/>
        </w:trPr>
        <w:tc>
          <w:tcPr>
            <w:tcW w:w="754" w:type="dxa"/>
            <w:vMerge/>
            <w:tcBorders>
              <w:top w:val="nil"/>
              <w:left w:val="single" w:sz="4" w:space="0" w:color="auto"/>
              <w:bottom w:val="single" w:sz="4" w:space="0" w:color="000000"/>
              <w:right w:val="single" w:sz="4" w:space="0" w:color="auto"/>
            </w:tcBorders>
            <w:vAlign w:val="center"/>
            <w:hideMark/>
          </w:tcPr>
          <w:p w14:paraId="0B377FC0" w14:textId="77777777" w:rsidR="00237720" w:rsidRPr="00E56613" w:rsidRDefault="00237720" w:rsidP="00237720">
            <w:pPr>
              <w:spacing w:before="0" w:beforeAutospacing="0" w:after="0" w:afterAutospacing="0" w:line="240" w:lineRule="auto"/>
              <w:rPr>
                <w:rFonts w:ascii="David" w:eastAsia="Times New Roman" w:hAnsi="David" w:cs="David"/>
                <w:b/>
                <w:bCs/>
              </w:rPr>
            </w:pPr>
          </w:p>
        </w:tc>
        <w:tc>
          <w:tcPr>
            <w:tcW w:w="1884" w:type="dxa"/>
            <w:tcBorders>
              <w:top w:val="nil"/>
              <w:left w:val="single" w:sz="4" w:space="0" w:color="auto"/>
              <w:bottom w:val="nil"/>
              <w:right w:val="single" w:sz="4" w:space="0" w:color="auto"/>
            </w:tcBorders>
            <w:shd w:val="clear" w:color="000000" w:fill="FFFFFF"/>
            <w:vAlign w:val="center"/>
            <w:hideMark/>
          </w:tcPr>
          <w:p w14:paraId="6B2CB087" w14:textId="77777777" w:rsidR="00237720" w:rsidRPr="00E56613" w:rsidRDefault="00237720" w:rsidP="00237720">
            <w:pPr>
              <w:bidi w:val="0"/>
              <w:spacing w:before="0" w:beforeAutospacing="0" w:after="0" w:afterAutospacing="0" w:line="240" w:lineRule="auto"/>
              <w:ind w:firstLineChars="100" w:firstLine="220"/>
              <w:jc w:val="right"/>
              <w:rPr>
                <w:rFonts w:ascii="David" w:eastAsia="Times New Roman" w:hAnsi="David" w:cs="David"/>
                <w:b/>
                <w:bCs/>
              </w:rPr>
            </w:pPr>
            <w:r w:rsidRPr="00E56613">
              <w:rPr>
                <w:rFonts w:ascii="David" w:eastAsia="Times New Roman" w:hAnsi="David" w:cs="David"/>
                <w:b/>
                <w:bCs/>
              </w:rPr>
              <w:t> </w:t>
            </w:r>
          </w:p>
        </w:tc>
        <w:tc>
          <w:tcPr>
            <w:tcW w:w="1756" w:type="dxa"/>
            <w:vMerge/>
            <w:tcBorders>
              <w:top w:val="nil"/>
              <w:left w:val="single" w:sz="4" w:space="0" w:color="auto"/>
              <w:bottom w:val="single" w:sz="4" w:space="0" w:color="000000"/>
              <w:right w:val="single" w:sz="4" w:space="0" w:color="auto"/>
            </w:tcBorders>
            <w:vAlign w:val="center"/>
            <w:hideMark/>
          </w:tcPr>
          <w:p w14:paraId="2C7D2BB2" w14:textId="77777777" w:rsidR="00237720" w:rsidRPr="00E56613" w:rsidRDefault="00237720" w:rsidP="00237720">
            <w:pPr>
              <w:spacing w:before="0" w:beforeAutospacing="0" w:after="0" w:afterAutospacing="0" w:line="240" w:lineRule="auto"/>
              <w:rPr>
                <w:rFonts w:ascii="David" w:eastAsia="Times New Roman" w:hAnsi="David" w:cs="David"/>
              </w:rPr>
            </w:pPr>
          </w:p>
        </w:tc>
        <w:tc>
          <w:tcPr>
            <w:tcW w:w="2810" w:type="dxa"/>
            <w:tcBorders>
              <w:top w:val="nil"/>
              <w:left w:val="single" w:sz="4" w:space="0" w:color="auto"/>
              <w:bottom w:val="nil"/>
              <w:right w:val="single" w:sz="4" w:space="0" w:color="auto"/>
            </w:tcBorders>
            <w:shd w:val="clear" w:color="auto" w:fill="auto"/>
            <w:vAlign w:val="center"/>
            <w:hideMark/>
          </w:tcPr>
          <w:p w14:paraId="590220DB" w14:textId="77777777" w:rsidR="00237720" w:rsidRPr="00E56613" w:rsidRDefault="00237720" w:rsidP="00237720">
            <w:pPr>
              <w:spacing w:before="0" w:beforeAutospacing="0" w:after="0" w:afterAutospacing="0" w:line="240" w:lineRule="auto"/>
              <w:rPr>
                <w:rFonts w:ascii="David" w:eastAsia="Times New Roman" w:hAnsi="David" w:cs="David"/>
              </w:rPr>
            </w:pPr>
            <w:r w:rsidRPr="00E56613">
              <w:rPr>
                <w:rFonts w:ascii="David" w:eastAsia="Times New Roman" w:hAnsi="David" w:cs="David"/>
                <w:rtl/>
              </w:rPr>
              <w:t>רשימת מסגרות</w:t>
            </w:r>
          </w:p>
        </w:tc>
        <w:tc>
          <w:tcPr>
            <w:tcW w:w="3124" w:type="dxa"/>
            <w:tcBorders>
              <w:top w:val="nil"/>
              <w:left w:val="nil"/>
              <w:bottom w:val="nil"/>
              <w:right w:val="nil"/>
            </w:tcBorders>
            <w:shd w:val="clear" w:color="auto" w:fill="auto"/>
            <w:vAlign w:val="center"/>
            <w:hideMark/>
          </w:tcPr>
          <w:p w14:paraId="41B35F8E" w14:textId="77777777" w:rsidR="00237720" w:rsidRPr="00E56613" w:rsidRDefault="00237720" w:rsidP="00237720">
            <w:pPr>
              <w:spacing w:before="0" w:beforeAutospacing="0" w:after="0" w:afterAutospacing="0" w:line="240" w:lineRule="auto"/>
              <w:rPr>
                <w:rFonts w:ascii="David" w:eastAsia="Times New Roman" w:hAnsi="David" w:cs="David"/>
                <w:rtl/>
              </w:rPr>
            </w:pPr>
          </w:p>
        </w:tc>
        <w:tc>
          <w:tcPr>
            <w:tcW w:w="1276" w:type="dxa"/>
            <w:tcBorders>
              <w:top w:val="nil"/>
              <w:left w:val="single" w:sz="4" w:space="0" w:color="auto"/>
              <w:bottom w:val="nil"/>
              <w:right w:val="single" w:sz="4" w:space="0" w:color="auto"/>
            </w:tcBorders>
            <w:shd w:val="clear" w:color="auto" w:fill="auto"/>
            <w:vAlign w:val="center"/>
            <w:hideMark/>
          </w:tcPr>
          <w:p w14:paraId="196596F1" w14:textId="77777777" w:rsidR="00237720" w:rsidRPr="00E56613" w:rsidRDefault="00237720" w:rsidP="00237720">
            <w:pPr>
              <w:bidi w:val="0"/>
              <w:spacing w:before="0" w:beforeAutospacing="0" w:after="0" w:afterAutospacing="0" w:line="240" w:lineRule="auto"/>
              <w:jc w:val="center"/>
              <w:rPr>
                <w:rFonts w:ascii="David" w:eastAsia="Times New Roman" w:hAnsi="David" w:cs="David"/>
              </w:rPr>
            </w:pPr>
            <w:r w:rsidRPr="00E56613">
              <w:rPr>
                <w:rFonts w:ascii="David" w:eastAsia="Times New Roman" w:hAnsi="David" w:cs="David"/>
              </w:rPr>
              <w:t> </w:t>
            </w:r>
          </w:p>
        </w:tc>
      </w:tr>
      <w:tr w:rsidR="00237720" w:rsidRPr="00E56613" w14:paraId="6546915D" w14:textId="77777777" w:rsidTr="009B30C2">
        <w:trPr>
          <w:trHeight w:val="286"/>
        </w:trPr>
        <w:tc>
          <w:tcPr>
            <w:tcW w:w="754" w:type="dxa"/>
            <w:vMerge/>
            <w:tcBorders>
              <w:top w:val="nil"/>
              <w:left w:val="single" w:sz="4" w:space="0" w:color="auto"/>
              <w:bottom w:val="single" w:sz="4" w:space="0" w:color="000000"/>
              <w:right w:val="single" w:sz="4" w:space="0" w:color="auto"/>
            </w:tcBorders>
            <w:vAlign w:val="center"/>
            <w:hideMark/>
          </w:tcPr>
          <w:p w14:paraId="15D7AB24" w14:textId="77777777" w:rsidR="00237720" w:rsidRPr="00E56613" w:rsidRDefault="00237720" w:rsidP="00237720">
            <w:pPr>
              <w:spacing w:before="0" w:beforeAutospacing="0" w:after="0" w:afterAutospacing="0" w:line="240" w:lineRule="auto"/>
              <w:rPr>
                <w:rFonts w:ascii="David" w:eastAsia="Times New Roman" w:hAnsi="David" w:cs="David"/>
                <w:b/>
                <w:bCs/>
              </w:rPr>
            </w:pPr>
          </w:p>
        </w:tc>
        <w:tc>
          <w:tcPr>
            <w:tcW w:w="1884" w:type="dxa"/>
            <w:tcBorders>
              <w:top w:val="nil"/>
              <w:left w:val="single" w:sz="4" w:space="0" w:color="auto"/>
              <w:bottom w:val="nil"/>
              <w:right w:val="single" w:sz="4" w:space="0" w:color="auto"/>
            </w:tcBorders>
            <w:shd w:val="clear" w:color="000000" w:fill="FFFFFF"/>
            <w:noWrap/>
            <w:vAlign w:val="center"/>
            <w:hideMark/>
          </w:tcPr>
          <w:p w14:paraId="0DCD353C" w14:textId="77777777" w:rsidR="00237720" w:rsidRPr="00E56613" w:rsidRDefault="00237720" w:rsidP="00237720">
            <w:pPr>
              <w:bidi w:val="0"/>
              <w:spacing w:before="0" w:beforeAutospacing="0" w:after="0" w:afterAutospacing="0" w:line="240" w:lineRule="auto"/>
              <w:ind w:firstLineChars="100" w:firstLine="220"/>
              <w:jc w:val="right"/>
              <w:rPr>
                <w:rFonts w:ascii="David" w:eastAsia="Times New Roman" w:hAnsi="David" w:cs="David"/>
              </w:rPr>
            </w:pPr>
            <w:r w:rsidRPr="00E56613">
              <w:rPr>
                <w:rFonts w:ascii="David" w:eastAsia="Times New Roman" w:hAnsi="David" w:cs="David"/>
              </w:rPr>
              <w:t> </w:t>
            </w:r>
          </w:p>
        </w:tc>
        <w:tc>
          <w:tcPr>
            <w:tcW w:w="1756" w:type="dxa"/>
            <w:vMerge/>
            <w:tcBorders>
              <w:top w:val="nil"/>
              <w:left w:val="single" w:sz="4" w:space="0" w:color="auto"/>
              <w:bottom w:val="single" w:sz="4" w:space="0" w:color="000000"/>
              <w:right w:val="single" w:sz="4" w:space="0" w:color="auto"/>
            </w:tcBorders>
            <w:vAlign w:val="center"/>
            <w:hideMark/>
          </w:tcPr>
          <w:p w14:paraId="147FF845" w14:textId="77777777" w:rsidR="00237720" w:rsidRPr="00E56613" w:rsidRDefault="00237720" w:rsidP="00237720">
            <w:pPr>
              <w:spacing w:before="0" w:beforeAutospacing="0" w:after="0" w:afterAutospacing="0" w:line="240" w:lineRule="auto"/>
              <w:rPr>
                <w:rFonts w:ascii="David" w:eastAsia="Times New Roman" w:hAnsi="David" w:cs="David"/>
              </w:rPr>
            </w:pPr>
          </w:p>
        </w:tc>
        <w:tc>
          <w:tcPr>
            <w:tcW w:w="2810" w:type="dxa"/>
            <w:tcBorders>
              <w:top w:val="nil"/>
              <w:left w:val="single" w:sz="4" w:space="0" w:color="auto"/>
              <w:bottom w:val="nil"/>
              <w:right w:val="single" w:sz="4" w:space="0" w:color="auto"/>
            </w:tcBorders>
            <w:shd w:val="clear" w:color="auto" w:fill="auto"/>
            <w:vAlign w:val="center"/>
            <w:hideMark/>
          </w:tcPr>
          <w:p w14:paraId="0C642EC2" w14:textId="77777777" w:rsidR="00237720" w:rsidRPr="00E56613" w:rsidRDefault="00237720" w:rsidP="00237720">
            <w:pPr>
              <w:spacing w:before="0" w:beforeAutospacing="0" w:after="0" w:afterAutospacing="0" w:line="240" w:lineRule="auto"/>
              <w:rPr>
                <w:rFonts w:ascii="David" w:eastAsia="Times New Roman" w:hAnsi="David" w:cs="David"/>
              </w:rPr>
            </w:pPr>
            <w:r w:rsidRPr="00E56613">
              <w:rPr>
                <w:rFonts w:ascii="David" w:eastAsia="Times New Roman" w:hAnsi="David" w:cs="David"/>
                <w:rtl/>
              </w:rPr>
              <w:t>רשימת נגרות</w:t>
            </w:r>
          </w:p>
        </w:tc>
        <w:tc>
          <w:tcPr>
            <w:tcW w:w="3124" w:type="dxa"/>
            <w:tcBorders>
              <w:top w:val="nil"/>
              <w:left w:val="nil"/>
              <w:bottom w:val="nil"/>
              <w:right w:val="nil"/>
            </w:tcBorders>
            <w:shd w:val="clear" w:color="auto" w:fill="auto"/>
            <w:vAlign w:val="center"/>
            <w:hideMark/>
          </w:tcPr>
          <w:p w14:paraId="7A628B16" w14:textId="77777777" w:rsidR="00237720" w:rsidRPr="00E56613" w:rsidRDefault="00237720" w:rsidP="00237720">
            <w:pPr>
              <w:spacing w:before="0" w:beforeAutospacing="0" w:after="0" w:afterAutospacing="0" w:line="240" w:lineRule="auto"/>
              <w:rPr>
                <w:rFonts w:ascii="David" w:eastAsia="Times New Roman" w:hAnsi="David" w:cs="David"/>
                <w:rtl/>
              </w:rPr>
            </w:pPr>
          </w:p>
        </w:tc>
        <w:tc>
          <w:tcPr>
            <w:tcW w:w="1276" w:type="dxa"/>
            <w:tcBorders>
              <w:top w:val="nil"/>
              <w:left w:val="single" w:sz="4" w:space="0" w:color="auto"/>
              <w:bottom w:val="nil"/>
              <w:right w:val="single" w:sz="4" w:space="0" w:color="auto"/>
            </w:tcBorders>
            <w:shd w:val="clear" w:color="auto" w:fill="auto"/>
            <w:vAlign w:val="center"/>
            <w:hideMark/>
          </w:tcPr>
          <w:p w14:paraId="317EB731" w14:textId="77777777" w:rsidR="00237720" w:rsidRPr="00E56613" w:rsidRDefault="00237720" w:rsidP="00237720">
            <w:pPr>
              <w:bidi w:val="0"/>
              <w:spacing w:before="0" w:beforeAutospacing="0" w:after="0" w:afterAutospacing="0" w:line="240" w:lineRule="auto"/>
              <w:jc w:val="center"/>
              <w:rPr>
                <w:rFonts w:ascii="David" w:eastAsia="Times New Roman" w:hAnsi="David" w:cs="David"/>
              </w:rPr>
            </w:pPr>
            <w:r w:rsidRPr="00E56613">
              <w:rPr>
                <w:rFonts w:ascii="David" w:eastAsia="Times New Roman" w:hAnsi="David" w:cs="David"/>
              </w:rPr>
              <w:t> </w:t>
            </w:r>
          </w:p>
        </w:tc>
      </w:tr>
      <w:tr w:rsidR="00237720" w:rsidRPr="00E56613" w14:paraId="53B912D9" w14:textId="77777777" w:rsidTr="009B30C2">
        <w:trPr>
          <w:trHeight w:val="286"/>
        </w:trPr>
        <w:tc>
          <w:tcPr>
            <w:tcW w:w="754" w:type="dxa"/>
            <w:vMerge/>
            <w:tcBorders>
              <w:top w:val="nil"/>
              <w:left w:val="single" w:sz="4" w:space="0" w:color="auto"/>
              <w:bottom w:val="single" w:sz="4" w:space="0" w:color="000000"/>
              <w:right w:val="single" w:sz="4" w:space="0" w:color="auto"/>
            </w:tcBorders>
            <w:vAlign w:val="center"/>
            <w:hideMark/>
          </w:tcPr>
          <w:p w14:paraId="5F439053" w14:textId="77777777" w:rsidR="00237720" w:rsidRPr="00E56613" w:rsidRDefault="00237720" w:rsidP="00237720">
            <w:pPr>
              <w:spacing w:before="0" w:beforeAutospacing="0" w:after="0" w:afterAutospacing="0" w:line="240" w:lineRule="auto"/>
              <w:rPr>
                <w:rFonts w:ascii="David" w:eastAsia="Times New Roman" w:hAnsi="David" w:cs="David"/>
                <w:b/>
                <w:bCs/>
              </w:rPr>
            </w:pPr>
          </w:p>
        </w:tc>
        <w:tc>
          <w:tcPr>
            <w:tcW w:w="1884" w:type="dxa"/>
            <w:tcBorders>
              <w:top w:val="nil"/>
              <w:left w:val="single" w:sz="4" w:space="0" w:color="auto"/>
              <w:bottom w:val="nil"/>
              <w:right w:val="single" w:sz="4" w:space="0" w:color="auto"/>
            </w:tcBorders>
            <w:shd w:val="clear" w:color="000000" w:fill="FFFFFF"/>
            <w:noWrap/>
            <w:vAlign w:val="center"/>
            <w:hideMark/>
          </w:tcPr>
          <w:p w14:paraId="3E049D70" w14:textId="77777777" w:rsidR="00237720" w:rsidRPr="00E56613" w:rsidRDefault="00237720" w:rsidP="00237720">
            <w:pPr>
              <w:bidi w:val="0"/>
              <w:spacing w:before="0" w:beforeAutospacing="0" w:after="0" w:afterAutospacing="0" w:line="240" w:lineRule="auto"/>
              <w:ind w:firstLineChars="100" w:firstLine="220"/>
              <w:jc w:val="right"/>
              <w:rPr>
                <w:rFonts w:ascii="David" w:eastAsia="Times New Roman" w:hAnsi="David" w:cs="David"/>
              </w:rPr>
            </w:pPr>
            <w:r w:rsidRPr="00E56613">
              <w:rPr>
                <w:rFonts w:ascii="David" w:eastAsia="Times New Roman" w:hAnsi="David" w:cs="David"/>
              </w:rPr>
              <w:t> </w:t>
            </w:r>
          </w:p>
        </w:tc>
        <w:tc>
          <w:tcPr>
            <w:tcW w:w="1756" w:type="dxa"/>
            <w:vMerge/>
            <w:tcBorders>
              <w:top w:val="nil"/>
              <w:left w:val="single" w:sz="4" w:space="0" w:color="auto"/>
              <w:bottom w:val="single" w:sz="4" w:space="0" w:color="000000"/>
              <w:right w:val="single" w:sz="4" w:space="0" w:color="auto"/>
            </w:tcBorders>
            <w:vAlign w:val="center"/>
            <w:hideMark/>
          </w:tcPr>
          <w:p w14:paraId="5218B0FF" w14:textId="77777777" w:rsidR="00237720" w:rsidRPr="00E56613" w:rsidRDefault="00237720" w:rsidP="00237720">
            <w:pPr>
              <w:spacing w:before="0" w:beforeAutospacing="0" w:after="0" w:afterAutospacing="0" w:line="240" w:lineRule="auto"/>
              <w:rPr>
                <w:rFonts w:ascii="David" w:eastAsia="Times New Roman" w:hAnsi="David" w:cs="David"/>
              </w:rPr>
            </w:pPr>
          </w:p>
        </w:tc>
        <w:tc>
          <w:tcPr>
            <w:tcW w:w="2810" w:type="dxa"/>
            <w:tcBorders>
              <w:top w:val="nil"/>
              <w:left w:val="single" w:sz="4" w:space="0" w:color="auto"/>
              <w:bottom w:val="nil"/>
              <w:right w:val="single" w:sz="4" w:space="0" w:color="auto"/>
            </w:tcBorders>
            <w:shd w:val="clear" w:color="auto" w:fill="auto"/>
            <w:vAlign w:val="center"/>
            <w:hideMark/>
          </w:tcPr>
          <w:p w14:paraId="184B0247" w14:textId="77777777" w:rsidR="00237720" w:rsidRPr="00E56613" w:rsidRDefault="00237720" w:rsidP="00237720">
            <w:pPr>
              <w:spacing w:before="0" w:beforeAutospacing="0" w:after="0" w:afterAutospacing="0" w:line="240" w:lineRule="auto"/>
              <w:rPr>
                <w:rFonts w:ascii="David" w:eastAsia="Times New Roman" w:hAnsi="David" w:cs="David"/>
              </w:rPr>
            </w:pPr>
            <w:r w:rsidRPr="00E56613">
              <w:rPr>
                <w:rFonts w:ascii="David" w:eastAsia="Times New Roman" w:hAnsi="David" w:cs="David"/>
                <w:rtl/>
              </w:rPr>
              <w:t>רשימת אלומ</w:t>
            </w:r>
            <w:r w:rsidR="001F50AB">
              <w:rPr>
                <w:rFonts w:ascii="David" w:eastAsia="Times New Roman" w:hAnsi="David" w:cs="David" w:hint="cs"/>
                <w:rtl/>
              </w:rPr>
              <w:t>י</w:t>
            </w:r>
            <w:r w:rsidRPr="00E56613">
              <w:rPr>
                <w:rFonts w:ascii="David" w:eastAsia="Times New Roman" w:hAnsi="David" w:cs="David"/>
                <w:rtl/>
              </w:rPr>
              <w:t>ניום</w:t>
            </w:r>
          </w:p>
        </w:tc>
        <w:tc>
          <w:tcPr>
            <w:tcW w:w="3124" w:type="dxa"/>
            <w:tcBorders>
              <w:top w:val="nil"/>
              <w:left w:val="nil"/>
              <w:bottom w:val="nil"/>
              <w:right w:val="nil"/>
            </w:tcBorders>
            <w:shd w:val="clear" w:color="auto" w:fill="auto"/>
            <w:vAlign w:val="center"/>
            <w:hideMark/>
          </w:tcPr>
          <w:p w14:paraId="10A316E4" w14:textId="77777777" w:rsidR="00237720" w:rsidRPr="00E56613" w:rsidRDefault="00237720" w:rsidP="00237720">
            <w:pPr>
              <w:spacing w:before="0" w:beforeAutospacing="0" w:after="0" w:afterAutospacing="0" w:line="240" w:lineRule="auto"/>
              <w:rPr>
                <w:rFonts w:ascii="David" w:eastAsia="Times New Roman" w:hAnsi="David" w:cs="David"/>
                <w:rtl/>
              </w:rPr>
            </w:pPr>
          </w:p>
        </w:tc>
        <w:tc>
          <w:tcPr>
            <w:tcW w:w="1276" w:type="dxa"/>
            <w:tcBorders>
              <w:top w:val="nil"/>
              <w:left w:val="single" w:sz="4" w:space="0" w:color="auto"/>
              <w:bottom w:val="nil"/>
              <w:right w:val="single" w:sz="4" w:space="0" w:color="auto"/>
            </w:tcBorders>
            <w:shd w:val="clear" w:color="auto" w:fill="auto"/>
            <w:vAlign w:val="center"/>
            <w:hideMark/>
          </w:tcPr>
          <w:p w14:paraId="5BB1EC0A" w14:textId="77777777" w:rsidR="00237720" w:rsidRPr="00E56613" w:rsidRDefault="00237720" w:rsidP="00237720">
            <w:pPr>
              <w:bidi w:val="0"/>
              <w:spacing w:before="0" w:beforeAutospacing="0" w:after="0" w:afterAutospacing="0" w:line="240" w:lineRule="auto"/>
              <w:jc w:val="center"/>
              <w:rPr>
                <w:rFonts w:ascii="David" w:eastAsia="Times New Roman" w:hAnsi="David" w:cs="David"/>
              </w:rPr>
            </w:pPr>
            <w:r w:rsidRPr="00E56613">
              <w:rPr>
                <w:rFonts w:ascii="David" w:eastAsia="Times New Roman" w:hAnsi="David" w:cs="David"/>
              </w:rPr>
              <w:t> </w:t>
            </w:r>
          </w:p>
        </w:tc>
      </w:tr>
      <w:tr w:rsidR="00237720" w:rsidRPr="00E56613" w14:paraId="19E9258C" w14:textId="77777777" w:rsidTr="009B30C2">
        <w:trPr>
          <w:trHeight w:val="286"/>
        </w:trPr>
        <w:tc>
          <w:tcPr>
            <w:tcW w:w="754" w:type="dxa"/>
            <w:vMerge/>
            <w:tcBorders>
              <w:top w:val="nil"/>
              <w:left w:val="single" w:sz="4" w:space="0" w:color="auto"/>
              <w:bottom w:val="single" w:sz="4" w:space="0" w:color="000000"/>
              <w:right w:val="single" w:sz="4" w:space="0" w:color="auto"/>
            </w:tcBorders>
            <w:vAlign w:val="center"/>
            <w:hideMark/>
          </w:tcPr>
          <w:p w14:paraId="7E14F927" w14:textId="77777777" w:rsidR="00237720" w:rsidRPr="00E56613" w:rsidRDefault="00237720" w:rsidP="00237720">
            <w:pPr>
              <w:spacing w:before="0" w:beforeAutospacing="0" w:after="0" w:afterAutospacing="0" w:line="240" w:lineRule="auto"/>
              <w:rPr>
                <w:rFonts w:ascii="David" w:eastAsia="Times New Roman" w:hAnsi="David" w:cs="David"/>
                <w:b/>
                <w:bCs/>
              </w:rPr>
            </w:pPr>
          </w:p>
        </w:tc>
        <w:tc>
          <w:tcPr>
            <w:tcW w:w="1884" w:type="dxa"/>
            <w:tcBorders>
              <w:top w:val="nil"/>
              <w:left w:val="single" w:sz="4" w:space="0" w:color="auto"/>
              <w:bottom w:val="nil"/>
              <w:right w:val="single" w:sz="4" w:space="0" w:color="auto"/>
            </w:tcBorders>
            <w:shd w:val="clear" w:color="000000" w:fill="FFFFFF"/>
            <w:noWrap/>
            <w:vAlign w:val="center"/>
            <w:hideMark/>
          </w:tcPr>
          <w:p w14:paraId="05A743B5" w14:textId="77777777" w:rsidR="00237720" w:rsidRPr="00E56613" w:rsidRDefault="00237720" w:rsidP="00237720">
            <w:pPr>
              <w:bidi w:val="0"/>
              <w:spacing w:before="0" w:beforeAutospacing="0" w:after="0" w:afterAutospacing="0" w:line="240" w:lineRule="auto"/>
              <w:ind w:firstLineChars="100" w:firstLine="220"/>
              <w:jc w:val="right"/>
              <w:rPr>
                <w:rFonts w:ascii="David" w:eastAsia="Times New Roman" w:hAnsi="David" w:cs="David"/>
              </w:rPr>
            </w:pPr>
            <w:r w:rsidRPr="00E56613">
              <w:rPr>
                <w:rFonts w:ascii="David" w:eastAsia="Times New Roman" w:hAnsi="David" w:cs="David"/>
              </w:rPr>
              <w:t> </w:t>
            </w:r>
          </w:p>
        </w:tc>
        <w:tc>
          <w:tcPr>
            <w:tcW w:w="1756" w:type="dxa"/>
            <w:vMerge/>
            <w:tcBorders>
              <w:top w:val="nil"/>
              <w:left w:val="single" w:sz="4" w:space="0" w:color="auto"/>
              <w:bottom w:val="single" w:sz="4" w:space="0" w:color="000000"/>
              <w:right w:val="single" w:sz="4" w:space="0" w:color="auto"/>
            </w:tcBorders>
            <w:vAlign w:val="center"/>
            <w:hideMark/>
          </w:tcPr>
          <w:p w14:paraId="7CDD3803" w14:textId="77777777" w:rsidR="00237720" w:rsidRPr="00E56613" w:rsidRDefault="00237720" w:rsidP="00237720">
            <w:pPr>
              <w:spacing w:before="0" w:beforeAutospacing="0" w:after="0" w:afterAutospacing="0" w:line="240" w:lineRule="auto"/>
              <w:rPr>
                <w:rFonts w:ascii="David" w:eastAsia="Times New Roman" w:hAnsi="David" w:cs="David"/>
              </w:rPr>
            </w:pPr>
          </w:p>
        </w:tc>
        <w:tc>
          <w:tcPr>
            <w:tcW w:w="2810" w:type="dxa"/>
            <w:tcBorders>
              <w:top w:val="nil"/>
              <w:left w:val="single" w:sz="4" w:space="0" w:color="auto"/>
              <w:bottom w:val="nil"/>
              <w:right w:val="single" w:sz="4" w:space="0" w:color="auto"/>
            </w:tcBorders>
            <w:shd w:val="clear" w:color="auto" w:fill="auto"/>
            <w:vAlign w:val="center"/>
            <w:hideMark/>
          </w:tcPr>
          <w:p w14:paraId="4DBAD34F" w14:textId="77777777" w:rsidR="00237720" w:rsidRPr="00E56613" w:rsidRDefault="00237720" w:rsidP="00237720">
            <w:pPr>
              <w:spacing w:before="0" w:beforeAutospacing="0" w:after="0" w:afterAutospacing="0" w:line="240" w:lineRule="auto"/>
              <w:rPr>
                <w:rFonts w:ascii="David" w:eastAsia="Times New Roman" w:hAnsi="David" w:cs="David"/>
              </w:rPr>
            </w:pPr>
            <w:r w:rsidRPr="00E56613">
              <w:rPr>
                <w:rFonts w:ascii="David" w:eastAsia="Times New Roman" w:hAnsi="David" w:cs="David"/>
                <w:rtl/>
              </w:rPr>
              <w:t>חוברת מטבחים</w:t>
            </w:r>
          </w:p>
        </w:tc>
        <w:tc>
          <w:tcPr>
            <w:tcW w:w="3124" w:type="dxa"/>
            <w:tcBorders>
              <w:top w:val="nil"/>
              <w:left w:val="nil"/>
              <w:bottom w:val="nil"/>
              <w:right w:val="nil"/>
            </w:tcBorders>
            <w:shd w:val="clear" w:color="auto" w:fill="auto"/>
            <w:vAlign w:val="center"/>
            <w:hideMark/>
          </w:tcPr>
          <w:p w14:paraId="1349603C" w14:textId="77777777" w:rsidR="00237720" w:rsidRPr="00E56613" w:rsidRDefault="00237720" w:rsidP="00237720">
            <w:pPr>
              <w:spacing w:before="0" w:beforeAutospacing="0" w:after="0" w:afterAutospacing="0" w:line="240" w:lineRule="auto"/>
              <w:rPr>
                <w:rFonts w:ascii="David" w:eastAsia="Times New Roman" w:hAnsi="David" w:cs="David"/>
                <w:rtl/>
              </w:rPr>
            </w:pPr>
          </w:p>
        </w:tc>
        <w:tc>
          <w:tcPr>
            <w:tcW w:w="1276" w:type="dxa"/>
            <w:tcBorders>
              <w:top w:val="nil"/>
              <w:left w:val="single" w:sz="4" w:space="0" w:color="auto"/>
              <w:bottom w:val="nil"/>
              <w:right w:val="single" w:sz="4" w:space="0" w:color="auto"/>
            </w:tcBorders>
            <w:shd w:val="clear" w:color="auto" w:fill="auto"/>
            <w:vAlign w:val="center"/>
            <w:hideMark/>
          </w:tcPr>
          <w:p w14:paraId="00FD8BCF" w14:textId="77777777" w:rsidR="00237720" w:rsidRPr="00E56613" w:rsidRDefault="00237720" w:rsidP="00237720">
            <w:pPr>
              <w:bidi w:val="0"/>
              <w:spacing w:before="0" w:beforeAutospacing="0" w:after="0" w:afterAutospacing="0" w:line="240" w:lineRule="auto"/>
              <w:jc w:val="center"/>
              <w:rPr>
                <w:rFonts w:ascii="David" w:eastAsia="Times New Roman" w:hAnsi="David" w:cs="David"/>
              </w:rPr>
            </w:pPr>
            <w:r w:rsidRPr="00E56613">
              <w:rPr>
                <w:rFonts w:ascii="David" w:eastAsia="Times New Roman" w:hAnsi="David" w:cs="David"/>
              </w:rPr>
              <w:t> </w:t>
            </w:r>
          </w:p>
        </w:tc>
      </w:tr>
      <w:tr w:rsidR="00237720" w:rsidRPr="00E56613" w14:paraId="17AC470E" w14:textId="77777777" w:rsidTr="009B30C2">
        <w:trPr>
          <w:trHeight w:val="301"/>
        </w:trPr>
        <w:tc>
          <w:tcPr>
            <w:tcW w:w="754" w:type="dxa"/>
            <w:vMerge/>
            <w:tcBorders>
              <w:top w:val="nil"/>
              <w:left w:val="single" w:sz="4" w:space="0" w:color="auto"/>
              <w:bottom w:val="single" w:sz="4" w:space="0" w:color="000000"/>
              <w:right w:val="single" w:sz="4" w:space="0" w:color="auto"/>
            </w:tcBorders>
            <w:vAlign w:val="center"/>
            <w:hideMark/>
          </w:tcPr>
          <w:p w14:paraId="205218D2" w14:textId="77777777" w:rsidR="00237720" w:rsidRPr="00E56613" w:rsidRDefault="00237720" w:rsidP="00237720">
            <w:pPr>
              <w:spacing w:before="0" w:beforeAutospacing="0" w:after="0" w:afterAutospacing="0" w:line="240" w:lineRule="auto"/>
              <w:rPr>
                <w:rFonts w:ascii="David" w:eastAsia="Times New Roman" w:hAnsi="David" w:cs="David"/>
                <w:b/>
                <w:bCs/>
              </w:rPr>
            </w:pPr>
          </w:p>
        </w:tc>
        <w:tc>
          <w:tcPr>
            <w:tcW w:w="1884" w:type="dxa"/>
            <w:tcBorders>
              <w:top w:val="nil"/>
              <w:left w:val="single" w:sz="4" w:space="0" w:color="auto"/>
              <w:bottom w:val="nil"/>
              <w:right w:val="single" w:sz="4" w:space="0" w:color="auto"/>
            </w:tcBorders>
            <w:shd w:val="clear" w:color="000000" w:fill="FFFFFF"/>
            <w:vAlign w:val="center"/>
            <w:hideMark/>
          </w:tcPr>
          <w:p w14:paraId="088EEEAC" w14:textId="77777777" w:rsidR="00237720" w:rsidRPr="00E56613" w:rsidRDefault="00237720" w:rsidP="00237720">
            <w:pPr>
              <w:bidi w:val="0"/>
              <w:spacing w:before="0" w:beforeAutospacing="0" w:after="0" w:afterAutospacing="0" w:line="240" w:lineRule="auto"/>
              <w:rPr>
                <w:rFonts w:ascii="David" w:eastAsia="Times New Roman" w:hAnsi="David" w:cs="David"/>
                <w:b/>
                <w:bCs/>
              </w:rPr>
            </w:pPr>
            <w:r w:rsidRPr="00E56613">
              <w:rPr>
                <w:rFonts w:ascii="David" w:eastAsia="Times New Roman" w:hAnsi="David" w:cs="David"/>
                <w:b/>
                <w:bCs/>
                <w:strike/>
              </w:rPr>
              <w:t> </w:t>
            </w:r>
          </w:p>
        </w:tc>
        <w:tc>
          <w:tcPr>
            <w:tcW w:w="1756" w:type="dxa"/>
            <w:vMerge/>
            <w:tcBorders>
              <w:top w:val="nil"/>
              <w:left w:val="single" w:sz="4" w:space="0" w:color="auto"/>
              <w:bottom w:val="single" w:sz="4" w:space="0" w:color="000000"/>
              <w:right w:val="single" w:sz="4" w:space="0" w:color="auto"/>
            </w:tcBorders>
            <w:vAlign w:val="center"/>
            <w:hideMark/>
          </w:tcPr>
          <w:p w14:paraId="6E66E50E" w14:textId="77777777" w:rsidR="00237720" w:rsidRPr="00E56613" w:rsidRDefault="00237720" w:rsidP="00237720">
            <w:pPr>
              <w:spacing w:before="0" w:beforeAutospacing="0" w:after="0" w:afterAutospacing="0" w:line="240" w:lineRule="auto"/>
              <w:rPr>
                <w:rFonts w:ascii="David" w:eastAsia="Times New Roman" w:hAnsi="David" w:cs="David"/>
              </w:rPr>
            </w:pPr>
          </w:p>
        </w:tc>
        <w:tc>
          <w:tcPr>
            <w:tcW w:w="2810" w:type="dxa"/>
            <w:tcBorders>
              <w:top w:val="nil"/>
              <w:left w:val="single" w:sz="4" w:space="0" w:color="auto"/>
              <w:bottom w:val="nil"/>
              <w:right w:val="single" w:sz="4" w:space="0" w:color="auto"/>
            </w:tcBorders>
            <w:shd w:val="clear" w:color="auto" w:fill="auto"/>
            <w:vAlign w:val="center"/>
            <w:hideMark/>
          </w:tcPr>
          <w:p w14:paraId="7C6E44DA" w14:textId="77777777" w:rsidR="00237720" w:rsidRPr="00E56613" w:rsidRDefault="00237720" w:rsidP="00237720">
            <w:pPr>
              <w:spacing w:before="0" w:beforeAutospacing="0" w:after="0" w:afterAutospacing="0" w:line="240" w:lineRule="auto"/>
              <w:rPr>
                <w:rFonts w:ascii="David" w:eastAsia="Times New Roman" w:hAnsi="David" w:cs="David"/>
              </w:rPr>
            </w:pPr>
            <w:r w:rsidRPr="00E56613">
              <w:rPr>
                <w:rFonts w:ascii="David" w:eastAsia="Times New Roman" w:hAnsi="David" w:cs="David"/>
                <w:rtl/>
              </w:rPr>
              <w:t>עותק מהיתר הבניה/הבקשה להיתר</w:t>
            </w:r>
          </w:p>
        </w:tc>
        <w:tc>
          <w:tcPr>
            <w:tcW w:w="3124" w:type="dxa"/>
            <w:tcBorders>
              <w:top w:val="nil"/>
              <w:left w:val="nil"/>
              <w:bottom w:val="nil"/>
              <w:right w:val="nil"/>
            </w:tcBorders>
            <w:shd w:val="clear" w:color="auto" w:fill="auto"/>
            <w:vAlign w:val="center"/>
            <w:hideMark/>
          </w:tcPr>
          <w:p w14:paraId="2D54640B" w14:textId="77777777" w:rsidR="00237720" w:rsidRPr="00E56613" w:rsidRDefault="00237720" w:rsidP="00237720">
            <w:pPr>
              <w:spacing w:before="0" w:beforeAutospacing="0" w:after="0" w:afterAutospacing="0" w:line="240" w:lineRule="auto"/>
              <w:rPr>
                <w:rFonts w:ascii="David" w:eastAsia="Times New Roman" w:hAnsi="David" w:cs="David"/>
                <w:rtl/>
              </w:rPr>
            </w:pPr>
          </w:p>
        </w:tc>
        <w:tc>
          <w:tcPr>
            <w:tcW w:w="1276" w:type="dxa"/>
            <w:tcBorders>
              <w:top w:val="nil"/>
              <w:left w:val="single" w:sz="4" w:space="0" w:color="auto"/>
              <w:bottom w:val="nil"/>
              <w:right w:val="single" w:sz="4" w:space="0" w:color="auto"/>
            </w:tcBorders>
            <w:shd w:val="clear" w:color="auto" w:fill="auto"/>
            <w:vAlign w:val="center"/>
            <w:hideMark/>
          </w:tcPr>
          <w:p w14:paraId="198ED5C9" w14:textId="77777777" w:rsidR="00237720" w:rsidRPr="00E56613" w:rsidRDefault="00237720" w:rsidP="00237720">
            <w:pPr>
              <w:bidi w:val="0"/>
              <w:spacing w:before="0" w:beforeAutospacing="0" w:after="0" w:afterAutospacing="0" w:line="240" w:lineRule="auto"/>
              <w:jc w:val="center"/>
              <w:rPr>
                <w:rFonts w:ascii="David" w:eastAsia="Times New Roman" w:hAnsi="David" w:cs="David"/>
              </w:rPr>
            </w:pPr>
            <w:r w:rsidRPr="00E56613">
              <w:rPr>
                <w:rFonts w:ascii="David" w:eastAsia="Times New Roman" w:hAnsi="David" w:cs="David"/>
              </w:rPr>
              <w:t> </w:t>
            </w:r>
          </w:p>
        </w:tc>
      </w:tr>
      <w:tr w:rsidR="00237720" w:rsidRPr="00E56613" w14:paraId="3BA79887" w14:textId="77777777" w:rsidTr="009B30C2">
        <w:trPr>
          <w:trHeight w:val="286"/>
        </w:trPr>
        <w:tc>
          <w:tcPr>
            <w:tcW w:w="754" w:type="dxa"/>
            <w:vMerge/>
            <w:tcBorders>
              <w:top w:val="nil"/>
              <w:left w:val="single" w:sz="4" w:space="0" w:color="auto"/>
              <w:bottom w:val="single" w:sz="4" w:space="0" w:color="000000"/>
              <w:right w:val="single" w:sz="4" w:space="0" w:color="auto"/>
            </w:tcBorders>
            <w:vAlign w:val="center"/>
            <w:hideMark/>
          </w:tcPr>
          <w:p w14:paraId="472E9F0E" w14:textId="77777777" w:rsidR="00237720" w:rsidRPr="00E56613" w:rsidRDefault="00237720" w:rsidP="00237720">
            <w:pPr>
              <w:spacing w:before="0" w:beforeAutospacing="0" w:after="0" w:afterAutospacing="0" w:line="240" w:lineRule="auto"/>
              <w:rPr>
                <w:rFonts w:ascii="David" w:eastAsia="Times New Roman" w:hAnsi="David" w:cs="David"/>
                <w:b/>
                <w:bCs/>
              </w:rPr>
            </w:pPr>
          </w:p>
        </w:tc>
        <w:tc>
          <w:tcPr>
            <w:tcW w:w="1884" w:type="dxa"/>
            <w:tcBorders>
              <w:top w:val="nil"/>
              <w:left w:val="single" w:sz="4" w:space="0" w:color="auto"/>
              <w:bottom w:val="nil"/>
              <w:right w:val="single" w:sz="4" w:space="0" w:color="auto"/>
            </w:tcBorders>
            <w:shd w:val="clear" w:color="000000" w:fill="FFFFFF"/>
            <w:noWrap/>
            <w:vAlign w:val="bottom"/>
            <w:hideMark/>
          </w:tcPr>
          <w:p w14:paraId="6298B40D" w14:textId="77777777" w:rsidR="00237720" w:rsidRPr="00E56613" w:rsidRDefault="00237720" w:rsidP="00237720">
            <w:pPr>
              <w:bidi w:val="0"/>
              <w:spacing w:before="0" w:beforeAutospacing="0" w:after="0" w:afterAutospacing="0" w:line="240" w:lineRule="auto"/>
              <w:rPr>
                <w:rFonts w:ascii="David" w:eastAsia="Times New Roman" w:hAnsi="David" w:cs="David"/>
              </w:rPr>
            </w:pPr>
            <w:r w:rsidRPr="00E56613">
              <w:rPr>
                <w:rFonts w:ascii="David" w:eastAsia="Times New Roman" w:hAnsi="David" w:cs="David"/>
              </w:rPr>
              <w:t> </w:t>
            </w:r>
          </w:p>
        </w:tc>
        <w:tc>
          <w:tcPr>
            <w:tcW w:w="1756" w:type="dxa"/>
            <w:vMerge/>
            <w:tcBorders>
              <w:top w:val="nil"/>
              <w:left w:val="single" w:sz="4" w:space="0" w:color="auto"/>
              <w:bottom w:val="single" w:sz="4" w:space="0" w:color="000000"/>
              <w:right w:val="single" w:sz="4" w:space="0" w:color="auto"/>
            </w:tcBorders>
            <w:vAlign w:val="center"/>
            <w:hideMark/>
          </w:tcPr>
          <w:p w14:paraId="17403A01" w14:textId="77777777" w:rsidR="00237720" w:rsidRPr="00E56613" w:rsidRDefault="00237720" w:rsidP="00237720">
            <w:pPr>
              <w:spacing w:before="0" w:beforeAutospacing="0" w:after="0" w:afterAutospacing="0" w:line="240" w:lineRule="auto"/>
              <w:rPr>
                <w:rFonts w:ascii="David" w:eastAsia="Times New Roman" w:hAnsi="David" w:cs="David"/>
              </w:rPr>
            </w:pPr>
          </w:p>
        </w:tc>
        <w:tc>
          <w:tcPr>
            <w:tcW w:w="2810" w:type="dxa"/>
            <w:tcBorders>
              <w:top w:val="nil"/>
              <w:left w:val="single" w:sz="4" w:space="0" w:color="auto"/>
              <w:bottom w:val="nil"/>
              <w:right w:val="single" w:sz="4" w:space="0" w:color="auto"/>
            </w:tcBorders>
            <w:shd w:val="clear" w:color="auto" w:fill="auto"/>
            <w:vAlign w:val="center"/>
            <w:hideMark/>
          </w:tcPr>
          <w:p w14:paraId="15FE05B1" w14:textId="6E3174B8" w:rsidR="00237720" w:rsidRPr="00E56613" w:rsidRDefault="00237720" w:rsidP="00C5668D">
            <w:pPr>
              <w:spacing w:before="0" w:beforeAutospacing="0" w:after="0" w:afterAutospacing="0" w:line="240" w:lineRule="auto"/>
              <w:rPr>
                <w:rFonts w:ascii="David" w:eastAsia="Times New Roman" w:hAnsi="David" w:cs="David"/>
                <w:rtl/>
              </w:rPr>
            </w:pPr>
            <w:r w:rsidRPr="00E56613">
              <w:rPr>
                <w:rFonts w:ascii="David" w:eastAsia="Times New Roman" w:hAnsi="David" w:cs="David"/>
                <w:rtl/>
              </w:rPr>
              <w:t xml:space="preserve">הנחיות יועץ בטיחות + תכנית בקשה להיתר </w:t>
            </w:r>
            <w:del w:id="4" w:author="Meryl Etman" w:date="2021-08-11T15:46:00Z">
              <w:r w:rsidRPr="00E56613" w:rsidDel="00C5668D">
                <w:rPr>
                  <w:rFonts w:ascii="David" w:eastAsia="Times New Roman" w:hAnsi="David" w:cs="David"/>
                  <w:rtl/>
                </w:rPr>
                <w:delText>המאושרת ע"י</w:delText>
              </w:r>
            </w:del>
            <w:ins w:id="5" w:author="Meryl Etman" w:date="2021-08-11T15:46:00Z">
              <w:r w:rsidR="00C5668D">
                <w:rPr>
                  <w:rFonts w:ascii="David" w:eastAsia="Times New Roman" w:hAnsi="David" w:cs="David" w:hint="cs"/>
                  <w:rtl/>
                </w:rPr>
                <w:t>שהוגשה</w:t>
              </w:r>
            </w:ins>
            <w:r w:rsidRPr="00E56613">
              <w:rPr>
                <w:rFonts w:ascii="David" w:eastAsia="Times New Roman" w:hAnsi="David" w:cs="David"/>
                <w:rtl/>
              </w:rPr>
              <w:t xml:space="preserve"> </w:t>
            </w:r>
            <w:ins w:id="6" w:author="Meryl Etman" w:date="2021-08-11T15:46:00Z">
              <w:r w:rsidR="00C5668D">
                <w:rPr>
                  <w:rFonts w:ascii="David" w:eastAsia="Times New Roman" w:hAnsi="David" w:cs="David" w:hint="cs"/>
                  <w:rtl/>
                </w:rPr>
                <w:t xml:space="preserve">לרשות </w:t>
              </w:r>
            </w:ins>
            <w:r w:rsidRPr="00E56613">
              <w:rPr>
                <w:rFonts w:ascii="David" w:eastAsia="Times New Roman" w:hAnsi="David" w:cs="David"/>
                <w:rtl/>
              </w:rPr>
              <w:t>כיבוי אש</w:t>
            </w:r>
            <w:r w:rsidRPr="00E56613">
              <w:rPr>
                <w:rFonts w:ascii="David" w:eastAsia="Times New Roman" w:hAnsi="David" w:cs="David" w:hint="cs"/>
                <w:rtl/>
              </w:rPr>
              <w:t>.</w:t>
            </w:r>
          </w:p>
          <w:p w14:paraId="4D2D1C29" w14:textId="77777777" w:rsidR="00237720" w:rsidRPr="00E56613" w:rsidRDefault="00237720" w:rsidP="00237720">
            <w:pPr>
              <w:spacing w:before="0" w:beforeAutospacing="0" w:after="0" w:afterAutospacing="0" w:line="240" w:lineRule="auto"/>
              <w:rPr>
                <w:rFonts w:ascii="David" w:eastAsia="Times New Roman" w:hAnsi="David" w:cs="David"/>
              </w:rPr>
            </w:pPr>
            <w:r w:rsidRPr="00E56613">
              <w:rPr>
                <w:rFonts w:ascii="David" w:eastAsia="Times New Roman" w:hAnsi="David" w:cs="David"/>
                <w:rtl/>
              </w:rPr>
              <w:t>עותק מנספח הבטיחות</w:t>
            </w:r>
          </w:p>
        </w:tc>
        <w:tc>
          <w:tcPr>
            <w:tcW w:w="3124" w:type="dxa"/>
            <w:tcBorders>
              <w:top w:val="nil"/>
              <w:left w:val="nil"/>
              <w:bottom w:val="nil"/>
              <w:right w:val="nil"/>
            </w:tcBorders>
            <w:shd w:val="clear" w:color="auto" w:fill="auto"/>
            <w:vAlign w:val="center"/>
            <w:hideMark/>
          </w:tcPr>
          <w:p w14:paraId="569E27F6" w14:textId="77777777" w:rsidR="00237720" w:rsidRPr="00E56613" w:rsidRDefault="00237720" w:rsidP="00237720">
            <w:pPr>
              <w:spacing w:before="0" w:beforeAutospacing="0" w:after="0" w:afterAutospacing="0" w:line="240" w:lineRule="auto"/>
              <w:rPr>
                <w:rFonts w:ascii="David" w:eastAsia="Times New Roman" w:hAnsi="David" w:cs="David"/>
                <w:rtl/>
              </w:rPr>
            </w:pPr>
          </w:p>
        </w:tc>
        <w:tc>
          <w:tcPr>
            <w:tcW w:w="1276" w:type="dxa"/>
            <w:tcBorders>
              <w:top w:val="nil"/>
              <w:left w:val="single" w:sz="4" w:space="0" w:color="auto"/>
              <w:bottom w:val="nil"/>
              <w:right w:val="single" w:sz="4" w:space="0" w:color="auto"/>
            </w:tcBorders>
            <w:shd w:val="clear" w:color="auto" w:fill="auto"/>
            <w:vAlign w:val="center"/>
            <w:hideMark/>
          </w:tcPr>
          <w:p w14:paraId="0C6FE4C2" w14:textId="77777777" w:rsidR="00237720" w:rsidRPr="00E56613" w:rsidRDefault="00237720" w:rsidP="00237720">
            <w:pPr>
              <w:bidi w:val="0"/>
              <w:spacing w:before="0" w:beforeAutospacing="0" w:after="0" w:afterAutospacing="0" w:line="240" w:lineRule="auto"/>
              <w:jc w:val="center"/>
              <w:rPr>
                <w:rFonts w:ascii="David" w:eastAsia="Times New Roman" w:hAnsi="David" w:cs="David"/>
              </w:rPr>
            </w:pPr>
            <w:r w:rsidRPr="00E56613">
              <w:rPr>
                <w:rFonts w:ascii="David" w:eastAsia="Times New Roman" w:hAnsi="David" w:cs="David"/>
              </w:rPr>
              <w:t> </w:t>
            </w:r>
          </w:p>
        </w:tc>
      </w:tr>
      <w:tr w:rsidR="00237720" w:rsidRPr="00E56613" w14:paraId="730844E1" w14:textId="77777777" w:rsidTr="009B30C2">
        <w:trPr>
          <w:trHeight w:val="286"/>
        </w:trPr>
        <w:tc>
          <w:tcPr>
            <w:tcW w:w="754" w:type="dxa"/>
            <w:vMerge/>
            <w:tcBorders>
              <w:top w:val="nil"/>
              <w:left w:val="single" w:sz="4" w:space="0" w:color="auto"/>
              <w:bottom w:val="single" w:sz="4" w:space="0" w:color="000000"/>
              <w:right w:val="single" w:sz="4" w:space="0" w:color="auto"/>
            </w:tcBorders>
            <w:vAlign w:val="center"/>
            <w:hideMark/>
          </w:tcPr>
          <w:p w14:paraId="279359C5" w14:textId="77777777" w:rsidR="00237720" w:rsidRPr="00E56613" w:rsidRDefault="00237720" w:rsidP="00237720">
            <w:pPr>
              <w:spacing w:before="0" w:beforeAutospacing="0" w:after="0" w:afterAutospacing="0" w:line="240" w:lineRule="auto"/>
              <w:rPr>
                <w:rFonts w:ascii="David" w:eastAsia="Times New Roman" w:hAnsi="David" w:cs="David"/>
                <w:b/>
                <w:bCs/>
              </w:rPr>
            </w:pPr>
          </w:p>
        </w:tc>
        <w:tc>
          <w:tcPr>
            <w:tcW w:w="1884" w:type="dxa"/>
            <w:tcBorders>
              <w:top w:val="nil"/>
              <w:left w:val="single" w:sz="4" w:space="0" w:color="auto"/>
              <w:bottom w:val="nil"/>
              <w:right w:val="single" w:sz="4" w:space="0" w:color="auto"/>
            </w:tcBorders>
            <w:shd w:val="clear" w:color="000000" w:fill="FFFFFF"/>
            <w:vAlign w:val="center"/>
            <w:hideMark/>
          </w:tcPr>
          <w:p w14:paraId="5AE7B587" w14:textId="77777777" w:rsidR="00237720" w:rsidRPr="00E56613" w:rsidRDefault="00237720" w:rsidP="00237720">
            <w:pPr>
              <w:bidi w:val="0"/>
              <w:spacing w:before="0" w:beforeAutospacing="0" w:after="0" w:afterAutospacing="0" w:line="240" w:lineRule="auto"/>
              <w:rPr>
                <w:rFonts w:ascii="David" w:eastAsia="Times New Roman" w:hAnsi="David" w:cs="David"/>
              </w:rPr>
            </w:pPr>
            <w:r w:rsidRPr="00E56613">
              <w:rPr>
                <w:rFonts w:ascii="David" w:eastAsia="Times New Roman" w:hAnsi="David" w:cs="David"/>
              </w:rPr>
              <w:t> </w:t>
            </w:r>
          </w:p>
        </w:tc>
        <w:tc>
          <w:tcPr>
            <w:tcW w:w="1756" w:type="dxa"/>
            <w:vMerge/>
            <w:tcBorders>
              <w:top w:val="nil"/>
              <w:left w:val="single" w:sz="4" w:space="0" w:color="auto"/>
              <w:bottom w:val="single" w:sz="4" w:space="0" w:color="000000"/>
              <w:right w:val="single" w:sz="4" w:space="0" w:color="auto"/>
            </w:tcBorders>
            <w:vAlign w:val="center"/>
            <w:hideMark/>
          </w:tcPr>
          <w:p w14:paraId="062BE984" w14:textId="77777777" w:rsidR="00237720" w:rsidRPr="00E56613" w:rsidRDefault="00237720" w:rsidP="00237720">
            <w:pPr>
              <w:spacing w:before="0" w:beforeAutospacing="0" w:after="0" w:afterAutospacing="0" w:line="240" w:lineRule="auto"/>
              <w:rPr>
                <w:rFonts w:ascii="David" w:eastAsia="Times New Roman" w:hAnsi="David" w:cs="David"/>
              </w:rPr>
            </w:pPr>
          </w:p>
        </w:tc>
        <w:tc>
          <w:tcPr>
            <w:tcW w:w="2810" w:type="dxa"/>
            <w:tcBorders>
              <w:top w:val="nil"/>
              <w:left w:val="single" w:sz="4" w:space="0" w:color="auto"/>
              <w:bottom w:val="nil"/>
              <w:right w:val="single" w:sz="4" w:space="0" w:color="auto"/>
            </w:tcBorders>
            <w:shd w:val="clear" w:color="auto" w:fill="auto"/>
            <w:vAlign w:val="center"/>
            <w:hideMark/>
          </w:tcPr>
          <w:p w14:paraId="5DAA2EE3" w14:textId="77777777" w:rsidR="00237720" w:rsidRPr="00E56613" w:rsidRDefault="00237720" w:rsidP="00237720">
            <w:pPr>
              <w:spacing w:before="0" w:beforeAutospacing="0" w:after="0" w:afterAutospacing="0" w:line="240" w:lineRule="auto"/>
              <w:rPr>
                <w:rFonts w:ascii="David" w:eastAsia="Times New Roman" w:hAnsi="David" w:cs="David"/>
              </w:rPr>
            </w:pPr>
            <w:r w:rsidRPr="00E56613">
              <w:rPr>
                <w:rFonts w:ascii="David" w:eastAsia="Times New Roman" w:hAnsi="David" w:cs="David"/>
                <w:rtl/>
              </w:rPr>
              <w:t>עותק מהנספח הסניטרי</w:t>
            </w:r>
          </w:p>
        </w:tc>
        <w:tc>
          <w:tcPr>
            <w:tcW w:w="3124" w:type="dxa"/>
            <w:tcBorders>
              <w:top w:val="nil"/>
              <w:left w:val="nil"/>
              <w:bottom w:val="nil"/>
              <w:right w:val="nil"/>
            </w:tcBorders>
            <w:shd w:val="clear" w:color="auto" w:fill="auto"/>
            <w:vAlign w:val="center"/>
            <w:hideMark/>
          </w:tcPr>
          <w:p w14:paraId="64D5B4AC" w14:textId="77777777" w:rsidR="00237720" w:rsidRPr="00E56613" w:rsidRDefault="00237720" w:rsidP="00237720">
            <w:pPr>
              <w:spacing w:before="0" w:beforeAutospacing="0" w:after="0" w:afterAutospacing="0" w:line="240" w:lineRule="auto"/>
              <w:rPr>
                <w:rFonts w:ascii="David" w:eastAsia="Times New Roman" w:hAnsi="David" w:cs="David"/>
                <w:rtl/>
              </w:rPr>
            </w:pPr>
          </w:p>
        </w:tc>
        <w:tc>
          <w:tcPr>
            <w:tcW w:w="1276" w:type="dxa"/>
            <w:tcBorders>
              <w:top w:val="nil"/>
              <w:left w:val="single" w:sz="4" w:space="0" w:color="auto"/>
              <w:bottom w:val="nil"/>
              <w:right w:val="single" w:sz="4" w:space="0" w:color="auto"/>
            </w:tcBorders>
            <w:shd w:val="clear" w:color="auto" w:fill="auto"/>
            <w:vAlign w:val="center"/>
            <w:hideMark/>
          </w:tcPr>
          <w:p w14:paraId="75810E23" w14:textId="77777777" w:rsidR="00237720" w:rsidRPr="00E56613" w:rsidRDefault="00237720" w:rsidP="00237720">
            <w:pPr>
              <w:bidi w:val="0"/>
              <w:spacing w:before="0" w:beforeAutospacing="0" w:after="0" w:afterAutospacing="0" w:line="240" w:lineRule="auto"/>
              <w:jc w:val="center"/>
              <w:rPr>
                <w:rFonts w:ascii="David" w:eastAsia="Times New Roman" w:hAnsi="David" w:cs="David"/>
              </w:rPr>
            </w:pPr>
            <w:r w:rsidRPr="00E56613">
              <w:rPr>
                <w:rFonts w:ascii="David" w:eastAsia="Times New Roman" w:hAnsi="David" w:cs="David"/>
              </w:rPr>
              <w:t> </w:t>
            </w:r>
          </w:p>
        </w:tc>
      </w:tr>
      <w:tr w:rsidR="00237720" w:rsidRPr="00E56613" w14:paraId="78B41F32" w14:textId="77777777" w:rsidTr="009B30C2">
        <w:trPr>
          <w:trHeight w:val="286"/>
        </w:trPr>
        <w:tc>
          <w:tcPr>
            <w:tcW w:w="754" w:type="dxa"/>
            <w:vMerge/>
            <w:tcBorders>
              <w:top w:val="nil"/>
              <w:left w:val="single" w:sz="4" w:space="0" w:color="auto"/>
              <w:bottom w:val="single" w:sz="4" w:space="0" w:color="000000"/>
              <w:right w:val="single" w:sz="4" w:space="0" w:color="auto"/>
            </w:tcBorders>
            <w:vAlign w:val="center"/>
            <w:hideMark/>
          </w:tcPr>
          <w:p w14:paraId="1F4768CC" w14:textId="77777777" w:rsidR="00237720" w:rsidRPr="00E56613" w:rsidRDefault="00237720" w:rsidP="00237720">
            <w:pPr>
              <w:spacing w:before="0" w:beforeAutospacing="0" w:after="0" w:afterAutospacing="0" w:line="240" w:lineRule="auto"/>
              <w:rPr>
                <w:rFonts w:ascii="David" w:eastAsia="Times New Roman" w:hAnsi="David" w:cs="David"/>
                <w:b/>
                <w:bCs/>
              </w:rPr>
            </w:pPr>
          </w:p>
        </w:tc>
        <w:tc>
          <w:tcPr>
            <w:tcW w:w="1884" w:type="dxa"/>
            <w:tcBorders>
              <w:top w:val="nil"/>
              <w:left w:val="single" w:sz="4" w:space="0" w:color="auto"/>
              <w:bottom w:val="nil"/>
              <w:right w:val="single" w:sz="4" w:space="0" w:color="auto"/>
            </w:tcBorders>
            <w:shd w:val="clear" w:color="000000" w:fill="FFFFFF"/>
            <w:vAlign w:val="center"/>
            <w:hideMark/>
          </w:tcPr>
          <w:p w14:paraId="118C13BB" w14:textId="77777777" w:rsidR="00237720" w:rsidRPr="00E56613" w:rsidRDefault="00237720" w:rsidP="00237720">
            <w:pPr>
              <w:bidi w:val="0"/>
              <w:spacing w:before="0" w:beforeAutospacing="0" w:after="0" w:afterAutospacing="0" w:line="240" w:lineRule="auto"/>
              <w:rPr>
                <w:rFonts w:ascii="David" w:eastAsia="Times New Roman" w:hAnsi="David" w:cs="David"/>
              </w:rPr>
            </w:pPr>
            <w:r w:rsidRPr="00E56613">
              <w:rPr>
                <w:rFonts w:ascii="David" w:eastAsia="Times New Roman" w:hAnsi="David" w:cs="David"/>
              </w:rPr>
              <w:t> </w:t>
            </w:r>
          </w:p>
        </w:tc>
        <w:tc>
          <w:tcPr>
            <w:tcW w:w="1756" w:type="dxa"/>
            <w:vMerge/>
            <w:tcBorders>
              <w:top w:val="nil"/>
              <w:left w:val="single" w:sz="4" w:space="0" w:color="auto"/>
              <w:bottom w:val="single" w:sz="4" w:space="0" w:color="000000"/>
              <w:right w:val="single" w:sz="4" w:space="0" w:color="auto"/>
            </w:tcBorders>
            <w:vAlign w:val="center"/>
            <w:hideMark/>
          </w:tcPr>
          <w:p w14:paraId="45DDBA8F" w14:textId="77777777" w:rsidR="00237720" w:rsidRPr="00E56613" w:rsidRDefault="00237720" w:rsidP="00237720">
            <w:pPr>
              <w:spacing w:before="0" w:beforeAutospacing="0" w:after="0" w:afterAutospacing="0" w:line="240" w:lineRule="auto"/>
              <w:rPr>
                <w:rFonts w:ascii="David" w:eastAsia="Times New Roman" w:hAnsi="David" w:cs="David"/>
              </w:rPr>
            </w:pPr>
          </w:p>
        </w:tc>
        <w:tc>
          <w:tcPr>
            <w:tcW w:w="2810" w:type="dxa"/>
            <w:tcBorders>
              <w:top w:val="nil"/>
              <w:left w:val="single" w:sz="4" w:space="0" w:color="auto"/>
              <w:bottom w:val="nil"/>
              <w:right w:val="single" w:sz="4" w:space="0" w:color="auto"/>
            </w:tcBorders>
            <w:shd w:val="clear" w:color="auto" w:fill="auto"/>
            <w:vAlign w:val="center"/>
            <w:hideMark/>
          </w:tcPr>
          <w:p w14:paraId="664AE0AE" w14:textId="7CDA4684" w:rsidR="00237720" w:rsidRPr="00E56613" w:rsidRDefault="00237720" w:rsidP="00C5668D">
            <w:pPr>
              <w:spacing w:before="0" w:beforeAutospacing="0" w:after="0" w:afterAutospacing="0" w:line="240" w:lineRule="auto"/>
              <w:rPr>
                <w:rFonts w:ascii="David" w:eastAsia="Times New Roman" w:hAnsi="David" w:cs="David"/>
              </w:rPr>
            </w:pPr>
            <w:r w:rsidRPr="00E56613">
              <w:rPr>
                <w:rFonts w:ascii="David" w:eastAsia="Times New Roman" w:hAnsi="David" w:cs="David"/>
                <w:rtl/>
              </w:rPr>
              <w:t xml:space="preserve">עותק מנספח </w:t>
            </w:r>
            <w:del w:id="7" w:author="Meryl Etman" w:date="2021-08-11T15:46:00Z">
              <w:r w:rsidRPr="00E56613" w:rsidDel="00C5668D">
                <w:rPr>
                  <w:rFonts w:ascii="David" w:eastAsia="Times New Roman" w:hAnsi="David" w:cs="David"/>
                  <w:rtl/>
                </w:rPr>
                <w:delText>הגא</w:delText>
              </w:r>
            </w:del>
            <w:ins w:id="8" w:author="Meryl Etman" w:date="2021-08-11T15:46:00Z">
              <w:r w:rsidR="00C5668D">
                <w:rPr>
                  <w:rFonts w:ascii="David" w:eastAsia="Times New Roman" w:hAnsi="David" w:cs="David" w:hint="cs"/>
                  <w:rtl/>
                </w:rPr>
                <w:t>פקע"ר</w:t>
              </w:r>
            </w:ins>
          </w:p>
        </w:tc>
        <w:tc>
          <w:tcPr>
            <w:tcW w:w="3124" w:type="dxa"/>
            <w:tcBorders>
              <w:top w:val="nil"/>
              <w:left w:val="nil"/>
              <w:bottom w:val="nil"/>
              <w:right w:val="nil"/>
            </w:tcBorders>
            <w:shd w:val="clear" w:color="auto" w:fill="auto"/>
            <w:vAlign w:val="center"/>
            <w:hideMark/>
          </w:tcPr>
          <w:p w14:paraId="619A6028" w14:textId="77777777" w:rsidR="00237720" w:rsidRPr="00E56613" w:rsidRDefault="00237720" w:rsidP="00237720">
            <w:pPr>
              <w:spacing w:before="0" w:beforeAutospacing="0" w:after="0" w:afterAutospacing="0" w:line="240" w:lineRule="auto"/>
              <w:rPr>
                <w:rFonts w:ascii="David" w:eastAsia="Times New Roman" w:hAnsi="David" w:cs="David"/>
                <w:rtl/>
              </w:rPr>
            </w:pPr>
          </w:p>
        </w:tc>
        <w:tc>
          <w:tcPr>
            <w:tcW w:w="1276" w:type="dxa"/>
            <w:tcBorders>
              <w:top w:val="nil"/>
              <w:left w:val="single" w:sz="4" w:space="0" w:color="auto"/>
              <w:bottom w:val="nil"/>
              <w:right w:val="single" w:sz="4" w:space="0" w:color="auto"/>
            </w:tcBorders>
            <w:shd w:val="clear" w:color="auto" w:fill="auto"/>
            <w:vAlign w:val="center"/>
            <w:hideMark/>
          </w:tcPr>
          <w:p w14:paraId="7A67BC6A" w14:textId="77777777" w:rsidR="00237720" w:rsidRPr="00E56613" w:rsidRDefault="00237720" w:rsidP="00237720">
            <w:pPr>
              <w:bidi w:val="0"/>
              <w:spacing w:before="0" w:beforeAutospacing="0" w:after="0" w:afterAutospacing="0" w:line="240" w:lineRule="auto"/>
              <w:jc w:val="center"/>
              <w:rPr>
                <w:rFonts w:ascii="David" w:eastAsia="Times New Roman" w:hAnsi="David" w:cs="David"/>
              </w:rPr>
            </w:pPr>
            <w:r w:rsidRPr="00E56613">
              <w:rPr>
                <w:rFonts w:ascii="David" w:eastAsia="Times New Roman" w:hAnsi="David" w:cs="David"/>
              </w:rPr>
              <w:t> </w:t>
            </w:r>
          </w:p>
        </w:tc>
      </w:tr>
      <w:tr w:rsidR="00237720" w:rsidRPr="00E56613" w14:paraId="72DB9C28" w14:textId="77777777" w:rsidTr="009B30C2">
        <w:trPr>
          <w:trHeight w:val="286"/>
        </w:trPr>
        <w:tc>
          <w:tcPr>
            <w:tcW w:w="754" w:type="dxa"/>
            <w:vMerge/>
            <w:tcBorders>
              <w:top w:val="nil"/>
              <w:left w:val="single" w:sz="4" w:space="0" w:color="auto"/>
              <w:bottom w:val="single" w:sz="4" w:space="0" w:color="000000"/>
              <w:right w:val="single" w:sz="4" w:space="0" w:color="auto"/>
            </w:tcBorders>
            <w:vAlign w:val="center"/>
            <w:hideMark/>
          </w:tcPr>
          <w:p w14:paraId="311DC890" w14:textId="77777777" w:rsidR="00237720" w:rsidRPr="00E56613" w:rsidRDefault="00237720" w:rsidP="00237720">
            <w:pPr>
              <w:spacing w:before="0" w:beforeAutospacing="0" w:after="0" w:afterAutospacing="0" w:line="240" w:lineRule="auto"/>
              <w:rPr>
                <w:rFonts w:ascii="David" w:eastAsia="Times New Roman" w:hAnsi="David" w:cs="David"/>
                <w:b/>
                <w:bCs/>
              </w:rPr>
            </w:pPr>
          </w:p>
        </w:tc>
        <w:tc>
          <w:tcPr>
            <w:tcW w:w="1884" w:type="dxa"/>
            <w:tcBorders>
              <w:top w:val="nil"/>
              <w:left w:val="single" w:sz="4" w:space="0" w:color="auto"/>
              <w:bottom w:val="nil"/>
              <w:right w:val="single" w:sz="4" w:space="0" w:color="auto"/>
            </w:tcBorders>
            <w:shd w:val="clear" w:color="000000" w:fill="FFFFFF"/>
            <w:vAlign w:val="center"/>
            <w:hideMark/>
          </w:tcPr>
          <w:p w14:paraId="5EA3F87A" w14:textId="77777777" w:rsidR="00237720" w:rsidRPr="00E56613" w:rsidRDefault="00237720" w:rsidP="00237720">
            <w:pPr>
              <w:bidi w:val="0"/>
              <w:spacing w:before="0" w:beforeAutospacing="0" w:after="0" w:afterAutospacing="0" w:line="240" w:lineRule="auto"/>
              <w:rPr>
                <w:rFonts w:ascii="David" w:eastAsia="Times New Roman" w:hAnsi="David" w:cs="David"/>
              </w:rPr>
            </w:pPr>
            <w:r w:rsidRPr="00E56613">
              <w:rPr>
                <w:rFonts w:ascii="David" w:eastAsia="Times New Roman" w:hAnsi="David" w:cs="David"/>
              </w:rPr>
              <w:t> </w:t>
            </w:r>
          </w:p>
        </w:tc>
        <w:tc>
          <w:tcPr>
            <w:tcW w:w="1756" w:type="dxa"/>
            <w:vMerge/>
            <w:tcBorders>
              <w:top w:val="nil"/>
              <w:left w:val="single" w:sz="4" w:space="0" w:color="auto"/>
              <w:bottom w:val="single" w:sz="4" w:space="0" w:color="000000"/>
              <w:right w:val="single" w:sz="4" w:space="0" w:color="auto"/>
            </w:tcBorders>
            <w:vAlign w:val="center"/>
            <w:hideMark/>
          </w:tcPr>
          <w:p w14:paraId="53805B0D" w14:textId="77777777" w:rsidR="00237720" w:rsidRPr="00E56613" w:rsidRDefault="00237720" w:rsidP="00237720">
            <w:pPr>
              <w:spacing w:before="0" w:beforeAutospacing="0" w:after="0" w:afterAutospacing="0" w:line="240" w:lineRule="auto"/>
              <w:rPr>
                <w:rFonts w:ascii="David" w:eastAsia="Times New Roman" w:hAnsi="David" w:cs="David"/>
              </w:rPr>
            </w:pPr>
          </w:p>
        </w:tc>
        <w:tc>
          <w:tcPr>
            <w:tcW w:w="2810" w:type="dxa"/>
            <w:tcBorders>
              <w:top w:val="nil"/>
              <w:left w:val="single" w:sz="4" w:space="0" w:color="auto"/>
              <w:bottom w:val="nil"/>
              <w:right w:val="single" w:sz="4" w:space="0" w:color="auto"/>
            </w:tcBorders>
            <w:shd w:val="clear" w:color="auto" w:fill="auto"/>
            <w:vAlign w:val="center"/>
            <w:hideMark/>
          </w:tcPr>
          <w:p w14:paraId="7253EF7F" w14:textId="77777777" w:rsidR="00237720" w:rsidRDefault="00237720" w:rsidP="00237720">
            <w:pPr>
              <w:spacing w:before="0" w:beforeAutospacing="0" w:after="0" w:afterAutospacing="0" w:line="240" w:lineRule="auto"/>
              <w:rPr>
                <w:ins w:id="9" w:author="Meryl Etman" w:date="2021-08-11T15:45:00Z"/>
                <w:rFonts w:ascii="David" w:eastAsia="Times New Roman" w:hAnsi="David" w:cs="David"/>
                <w:rtl/>
              </w:rPr>
            </w:pPr>
            <w:r w:rsidRPr="00E56613">
              <w:rPr>
                <w:rFonts w:ascii="David" w:eastAsia="Times New Roman" w:hAnsi="David" w:cs="David"/>
                <w:rtl/>
              </w:rPr>
              <w:t>עותק מנספח נגישות</w:t>
            </w:r>
          </w:p>
          <w:p w14:paraId="288463B3" w14:textId="77777777" w:rsidR="00C5668D" w:rsidRPr="00C5668D" w:rsidRDefault="00C5668D" w:rsidP="00C5668D">
            <w:pPr>
              <w:spacing w:before="0" w:beforeAutospacing="0" w:after="0" w:afterAutospacing="0" w:line="240" w:lineRule="auto"/>
              <w:rPr>
                <w:ins w:id="10" w:author="Meryl Etman" w:date="2021-08-11T15:45:00Z"/>
                <w:rFonts w:ascii="David" w:eastAsia="Times New Roman" w:hAnsi="David" w:cs="David"/>
                <w:rtl/>
              </w:rPr>
            </w:pPr>
            <w:ins w:id="11" w:author="Meryl Etman" w:date="2021-08-11T15:45:00Z">
              <w:r w:rsidRPr="00C5668D">
                <w:rPr>
                  <w:rFonts w:ascii="David" w:eastAsia="Times New Roman" w:hAnsi="David" w:cs="David"/>
                  <w:rtl/>
                </w:rPr>
                <w:t>עותק מנספח תברואה</w:t>
              </w:r>
            </w:ins>
          </w:p>
          <w:p w14:paraId="79F193FA" w14:textId="77777777" w:rsidR="00C5668D" w:rsidRPr="00C5668D" w:rsidRDefault="00C5668D" w:rsidP="00C5668D">
            <w:pPr>
              <w:spacing w:before="0" w:beforeAutospacing="0" w:after="0" w:afterAutospacing="0" w:line="240" w:lineRule="auto"/>
              <w:rPr>
                <w:ins w:id="12" w:author="Meryl Etman" w:date="2021-08-11T15:45:00Z"/>
                <w:rFonts w:ascii="David" w:eastAsia="Times New Roman" w:hAnsi="David" w:cs="David"/>
                <w:rtl/>
              </w:rPr>
            </w:pPr>
            <w:ins w:id="13" w:author="Meryl Etman" w:date="2021-08-11T15:45:00Z">
              <w:r w:rsidRPr="00C5668D">
                <w:rPr>
                  <w:rFonts w:ascii="David" w:eastAsia="Times New Roman" w:hAnsi="David" w:cs="David"/>
                  <w:rtl/>
                </w:rPr>
                <w:t>עותק מנספח ניקוז</w:t>
              </w:r>
            </w:ins>
          </w:p>
          <w:p w14:paraId="43C6E8BD" w14:textId="77777777" w:rsidR="00C5668D" w:rsidRPr="00C5668D" w:rsidRDefault="00C5668D" w:rsidP="00C5668D">
            <w:pPr>
              <w:spacing w:before="0" w:beforeAutospacing="0" w:after="0" w:afterAutospacing="0" w:line="240" w:lineRule="auto"/>
              <w:rPr>
                <w:ins w:id="14" w:author="Meryl Etman" w:date="2021-08-11T15:45:00Z"/>
                <w:rFonts w:ascii="David" w:eastAsia="Times New Roman" w:hAnsi="David" w:cs="David"/>
                <w:rtl/>
              </w:rPr>
            </w:pPr>
            <w:ins w:id="15" w:author="Meryl Etman" w:date="2021-08-11T15:45:00Z">
              <w:r w:rsidRPr="00C5668D">
                <w:rPr>
                  <w:rFonts w:ascii="David" w:eastAsia="Times New Roman" w:hAnsi="David" w:cs="David"/>
                  <w:rtl/>
                </w:rPr>
                <w:t>עותק מנספח פתוח</w:t>
              </w:r>
            </w:ins>
          </w:p>
          <w:p w14:paraId="21D73F8E" w14:textId="77777777" w:rsidR="00C5668D" w:rsidRDefault="00C5668D" w:rsidP="00C5668D">
            <w:pPr>
              <w:spacing w:before="0" w:beforeAutospacing="0" w:after="0" w:afterAutospacing="0" w:line="240" w:lineRule="auto"/>
              <w:rPr>
                <w:ins w:id="16" w:author="Meryl Etman" w:date="2021-08-11T16:34:00Z"/>
                <w:rFonts w:ascii="David" w:eastAsia="Times New Roman" w:hAnsi="David" w:cs="David"/>
                <w:rtl/>
              </w:rPr>
            </w:pPr>
            <w:ins w:id="17" w:author="Meryl Etman" w:date="2021-08-11T15:45:00Z">
              <w:r w:rsidRPr="00C5668D">
                <w:rPr>
                  <w:rFonts w:ascii="David" w:eastAsia="Times New Roman" w:hAnsi="David" w:cs="David"/>
                  <w:rtl/>
                </w:rPr>
                <w:t>עותק מנספח גז</w:t>
              </w:r>
            </w:ins>
          </w:p>
          <w:p w14:paraId="7E31EFCA" w14:textId="6CCC9864" w:rsidR="000A71D0" w:rsidRPr="00E56613" w:rsidRDefault="000A71D0" w:rsidP="00C5668D">
            <w:pPr>
              <w:spacing w:before="0" w:beforeAutospacing="0" w:after="0" w:afterAutospacing="0" w:line="240" w:lineRule="auto"/>
              <w:rPr>
                <w:rFonts w:ascii="David" w:eastAsia="Times New Roman" w:hAnsi="David" w:cs="David"/>
              </w:rPr>
            </w:pPr>
            <w:ins w:id="18" w:author="Meryl Etman" w:date="2021-08-11T16:34:00Z">
              <w:r>
                <w:rPr>
                  <w:rFonts w:ascii="David" w:eastAsia="Times New Roman" w:hAnsi="David" w:cs="David" w:hint="cs"/>
                  <w:rtl/>
                </w:rPr>
                <w:t>עותק מנספח קרינה</w:t>
              </w:r>
            </w:ins>
          </w:p>
        </w:tc>
        <w:tc>
          <w:tcPr>
            <w:tcW w:w="3124" w:type="dxa"/>
            <w:tcBorders>
              <w:top w:val="nil"/>
              <w:left w:val="nil"/>
              <w:bottom w:val="nil"/>
              <w:right w:val="nil"/>
            </w:tcBorders>
            <w:shd w:val="clear" w:color="auto" w:fill="auto"/>
            <w:vAlign w:val="center"/>
            <w:hideMark/>
          </w:tcPr>
          <w:p w14:paraId="5CC91211" w14:textId="77777777" w:rsidR="00237720" w:rsidRPr="00E56613" w:rsidRDefault="00237720" w:rsidP="00237720">
            <w:pPr>
              <w:spacing w:before="0" w:beforeAutospacing="0" w:after="0" w:afterAutospacing="0" w:line="240" w:lineRule="auto"/>
              <w:rPr>
                <w:rFonts w:ascii="David" w:eastAsia="Times New Roman" w:hAnsi="David" w:cs="David"/>
                <w:rtl/>
              </w:rPr>
            </w:pPr>
          </w:p>
        </w:tc>
        <w:tc>
          <w:tcPr>
            <w:tcW w:w="1276" w:type="dxa"/>
            <w:tcBorders>
              <w:top w:val="nil"/>
              <w:left w:val="single" w:sz="4" w:space="0" w:color="auto"/>
              <w:bottom w:val="nil"/>
              <w:right w:val="single" w:sz="4" w:space="0" w:color="auto"/>
            </w:tcBorders>
            <w:shd w:val="clear" w:color="auto" w:fill="auto"/>
            <w:vAlign w:val="center"/>
            <w:hideMark/>
          </w:tcPr>
          <w:p w14:paraId="28C6EF6B" w14:textId="77777777" w:rsidR="00237720" w:rsidRPr="00E56613" w:rsidRDefault="00237720" w:rsidP="00237720">
            <w:pPr>
              <w:bidi w:val="0"/>
              <w:spacing w:before="0" w:beforeAutospacing="0" w:after="0" w:afterAutospacing="0" w:line="240" w:lineRule="auto"/>
              <w:jc w:val="center"/>
              <w:rPr>
                <w:rFonts w:ascii="David" w:eastAsia="Times New Roman" w:hAnsi="David" w:cs="David"/>
              </w:rPr>
            </w:pPr>
            <w:r w:rsidRPr="00E56613">
              <w:rPr>
                <w:rFonts w:ascii="David" w:eastAsia="Times New Roman" w:hAnsi="David" w:cs="David"/>
              </w:rPr>
              <w:t> </w:t>
            </w:r>
          </w:p>
        </w:tc>
      </w:tr>
      <w:tr w:rsidR="00237720" w:rsidRPr="00E56613" w14:paraId="6A7B5309" w14:textId="77777777" w:rsidTr="009B30C2">
        <w:trPr>
          <w:trHeight w:val="286"/>
        </w:trPr>
        <w:tc>
          <w:tcPr>
            <w:tcW w:w="754" w:type="dxa"/>
            <w:vMerge/>
            <w:tcBorders>
              <w:top w:val="nil"/>
              <w:left w:val="single" w:sz="4" w:space="0" w:color="auto"/>
              <w:bottom w:val="single" w:sz="4" w:space="0" w:color="000000"/>
              <w:right w:val="single" w:sz="4" w:space="0" w:color="auto"/>
            </w:tcBorders>
            <w:vAlign w:val="center"/>
            <w:hideMark/>
          </w:tcPr>
          <w:p w14:paraId="6E02A4E3" w14:textId="77777777" w:rsidR="00237720" w:rsidRPr="00E56613" w:rsidRDefault="00237720" w:rsidP="00237720">
            <w:pPr>
              <w:spacing w:before="0" w:beforeAutospacing="0" w:after="0" w:afterAutospacing="0" w:line="240" w:lineRule="auto"/>
              <w:rPr>
                <w:rFonts w:ascii="David" w:eastAsia="Times New Roman" w:hAnsi="David" w:cs="David"/>
                <w:b/>
                <w:bCs/>
              </w:rPr>
            </w:pPr>
          </w:p>
        </w:tc>
        <w:tc>
          <w:tcPr>
            <w:tcW w:w="1884" w:type="dxa"/>
            <w:tcBorders>
              <w:top w:val="nil"/>
              <w:left w:val="single" w:sz="4" w:space="0" w:color="auto"/>
              <w:bottom w:val="nil"/>
              <w:right w:val="single" w:sz="4" w:space="0" w:color="auto"/>
            </w:tcBorders>
            <w:shd w:val="clear" w:color="000000" w:fill="FFFFFF"/>
            <w:vAlign w:val="center"/>
            <w:hideMark/>
          </w:tcPr>
          <w:p w14:paraId="767C8A21" w14:textId="77777777" w:rsidR="00237720" w:rsidRPr="00E56613" w:rsidRDefault="00237720" w:rsidP="00237720">
            <w:pPr>
              <w:bidi w:val="0"/>
              <w:spacing w:before="0" w:beforeAutospacing="0" w:after="0" w:afterAutospacing="0" w:line="240" w:lineRule="auto"/>
              <w:rPr>
                <w:rFonts w:ascii="David" w:eastAsia="Times New Roman" w:hAnsi="David" w:cs="David"/>
              </w:rPr>
            </w:pPr>
            <w:r w:rsidRPr="00E56613">
              <w:rPr>
                <w:rFonts w:ascii="David" w:eastAsia="Times New Roman" w:hAnsi="David" w:cs="David"/>
              </w:rPr>
              <w:t> </w:t>
            </w:r>
          </w:p>
        </w:tc>
        <w:tc>
          <w:tcPr>
            <w:tcW w:w="1756" w:type="dxa"/>
            <w:vMerge/>
            <w:tcBorders>
              <w:top w:val="nil"/>
              <w:left w:val="single" w:sz="4" w:space="0" w:color="auto"/>
              <w:bottom w:val="single" w:sz="4" w:space="0" w:color="000000"/>
              <w:right w:val="single" w:sz="4" w:space="0" w:color="auto"/>
            </w:tcBorders>
            <w:vAlign w:val="center"/>
            <w:hideMark/>
          </w:tcPr>
          <w:p w14:paraId="22CC02F6" w14:textId="77777777" w:rsidR="00237720" w:rsidRPr="00E56613" w:rsidRDefault="00237720" w:rsidP="00237720">
            <w:pPr>
              <w:spacing w:before="0" w:beforeAutospacing="0" w:after="0" w:afterAutospacing="0" w:line="240" w:lineRule="auto"/>
              <w:rPr>
                <w:rFonts w:ascii="David" w:eastAsia="Times New Roman" w:hAnsi="David" w:cs="David"/>
              </w:rPr>
            </w:pPr>
          </w:p>
        </w:tc>
        <w:tc>
          <w:tcPr>
            <w:tcW w:w="2810" w:type="dxa"/>
            <w:tcBorders>
              <w:top w:val="nil"/>
              <w:left w:val="single" w:sz="4" w:space="0" w:color="auto"/>
              <w:bottom w:val="nil"/>
              <w:right w:val="single" w:sz="4" w:space="0" w:color="auto"/>
            </w:tcBorders>
            <w:shd w:val="clear" w:color="auto" w:fill="auto"/>
            <w:vAlign w:val="center"/>
            <w:hideMark/>
          </w:tcPr>
          <w:p w14:paraId="079A4B4C" w14:textId="697EB636" w:rsidR="00237720" w:rsidRPr="00E56613" w:rsidRDefault="00237720" w:rsidP="00237720">
            <w:pPr>
              <w:spacing w:before="0" w:beforeAutospacing="0" w:after="0" w:afterAutospacing="0" w:line="240" w:lineRule="auto"/>
              <w:rPr>
                <w:rFonts w:ascii="David" w:eastAsia="Times New Roman" w:hAnsi="David" w:cs="David"/>
              </w:rPr>
            </w:pPr>
            <w:del w:id="19" w:author="Meryl Etman" w:date="2021-08-11T15:45:00Z">
              <w:r w:rsidRPr="00E56613" w:rsidDel="00C5668D">
                <w:rPr>
                  <w:rFonts w:ascii="David" w:eastAsia="Times New Roman" w:hAnsi="David" w:cs="David"/>
                  <w:rtl/>
                </w:rPr>
                <w:delText>עותק מנספח איכה"ס / בנייה ירוקה</w:delText>
              </w:r>
            </w:del>
          </w:p>
        </w:tc>
        <w:tc>
          <w:tcPr>
            <w:tcW w:w="3124" w:type="dxa"/>
            <w:tcBorders>
              <w:top w:val="nil"/>
              <w:left w:val="nil"/>
              <w:bottom w:val="nil"/>
              <w:right w:val="nil"/>
            </w:tcBorders>
            <w:shd w:val="clear" w:color="auto" w:fill="auto"/>
            <w:vAlign w:val="center"/>
            <w:hideMark/>
          </w:tcPr>
          <w:p w14:paraId="4547515D" w14:textId="77777777" w:rsidR="00237720" w:rsidRPr="00E56613" w:rsidRDefault="00237720" w:rsidP="00237720">
            <w:pPr>
              <w:spacing w:before="0" w:beforeAutospacing="0" w:after="0" w:afterAutospacing="0" w:line="240" w:lineRule="auto"/>
              <w:rPr>
                <w:rFonts w:ascii="David" w:eastAsia="Times New Roman" w:hAnsi="David" w:cs="David"/>
                <w:rtl/>
              </w:rPr>
            </w:pPr>
          </w:p>
        </w:tc>
        <w:tc>
          <w:tcPr>
            <w:tcW w:w="1276" w:type="dxa"/>
            <w:tcBorders>
              <w:top w:val="nil"/>
              <w:left w:val="single" w:sz="4" w:space="0" w:color="auto"/>
              <w:bottom w:val="nil"/>
              <w:right w:val="single" w:sz="4" w:space="0" w:color="auto"/>
            </w:tcBorders>
            <w:shd w:val="clear" w:color="auto" w:fill="auto"/>
            <w:vAlign w:val="center"/>
            <w:hideMark/>
          </w:tcPr>
          <w:p w14:paraId="5C0943CF" w14:textId="77777777" w:rsidR="00237720" w:rsidRPr="00E56613" w:rsidRDefault="00237720" w:rsidP="00237720">
            <w:pPr>
              <w:bidi w:val="0"/>
              <w:spacing w:before="0" w:beforeAutospacing="0" w:after="0" w:afterAutospacing="0" w:line="240" w:lineRule="auto"/>
              <w:rPr>
                <w:rFonts w:ascii="David" w:eastAsia="Times New Roman" w:hAnsi="David" w:cs="David"/>
              </w:rPr>
            </w:pPr>
            <w:r w:rsidRPr="00E56613">
              <w:rPr>
                <w:rFonts w:ascii="David" w:eastAsia="Times New Roman" w:hAnsi="David" w:cs="David"/>
              </w:rPr>
              <w:t> </w:t>
            </w:r>
          </w:p>
        </w:tc>
      </w:tr>
      <w:tr w:rsidR="00237720" w:rsidRPr="00E56613" w14:paraId="336B1B78" w14:textId="77777777" w:rsidTr="009B30C2">
        <w:trPr>
          <w:trHeight w:val="286"/>
        </w:trPr>
        <w:tc>
          <w:tcPr>
            <w:tcW w:w="754" w:type="dxa"/>
            <w:vMerge/>
            <w:tcBorders>
              <w:top w:val="nil"/>
              <w:left w:val="single" w:sz="4" w:space="0" w:color="auto"/>
              <w:bottom w:val="single" w:sz="4" w:space="0" w:color="000000"/>
              <w:right w:val="single" w:sz="4" w:space="0" w:color="auto"/>
            </w:tcBorders>
            <w:vAlign w:val="center"/>
            <w:hideMark/>
          </w:tcPr>
          <w:p w14:paraId="182D5D42" w14:textId="77777777" w:rsidR="00237720" w:rsidRPr="00E56613" w:rsidRDefault="00237720" w:rsidP="00237720">
            <w:pPr>
              <w:spacing w:before="0" w:beforeAutospacing="0" w:after="0" w:afterAutospacing="0" w:line="240" w:lineRule="auto"/>
              <w:rPr>
                <w:rFonts w:ascii="David" w:eastAsia="Times New Roman" w:hAnsi="David" w:cs="David"/>
                <w:b/>
                <w:bCs/>
              </w:rPr>
            </w:pPr>
          </w:p>
        </w:tc>
        <w:tc>
          <w:tcPr>
            <w:tcW w:w="1884" w:type="dxa"/>
            <w:tcBorders>
              <w:top w:val="nil"/>
              <w:left w:val="single" w:sz="4" w:space="0" w:color="auto"/>
              <w:bottom w:val="nil"/>
              <w:right w:val="single" w:sz="4" w:space="0" w:color="auto"/>
            </w:tcBorders>
            <w:shd w:val="clear" w:color="000000" w:fill="FFFFFF"/>
            <w:vAlign w:val="center"/>
            <w:hideMark/>
          </w:tcPr>
          <w:p w14:paraId="1F5F706A" w14:textId="77777777" w:rsidR="00237720" w:rsidRPr="00E56613" w:rsidRDefault="00237720" w:rsidP="00237720">
            <w:pPr>
              <w:bidi w:val="0"/>
              <w:spacing w:before="0" w:beforeAutospacing="0" w:after="0" w:afterAutospacing="0" w:line="240" w:lineRule="auto"/>
              <w:rPr>
                <w:rFonts w:ascii="David" w:eastAsia="Times New Roman" w:hAnsi="David" w:cs="David"/>
              </w:rPr>
            </w:pPr>
            <w:r w:rsidRPr="00E56613">
              <w:rPr>
                <w:rFonts w:ascii="David" w:eastAsia="Times New Roman" w:hAnsi="David" w:cs="David"/>
              </w:rPr>
              <w:t> </w:t>
            </w:r>
          </w:p>
        </w:tc>
        <w:tc>
          <w:tcPr>
            <w:tcW w:w="1756" w:type="dxa"/>
            <w:vMerge/>
            <w:tcBorders>
              <w:top w:val="nil"/>
              <w:left w:val="single" w:sz="4" w:space="0" w:color="auto"/>
              <w:bottom w:val="single" w:sz="4" w:space="0" w:color="000000"/>
              <w:right w:val="single" w:sz="4" w:space="0" w:color="auto"/>
            </w:tcBorders>
            <w:vAlign w:val="center"/>
            <w:hideMark/>
          </w:tcPr>
          <w:p w14:paraId="2B685845" w14:textId="77777777" w:rsidR="00237720" w:rsidRPr="00E56613" w:rsidRDefault="00237720" w:rsidP="00237720">
            <w:pPr>
              <w:spacing w:before="0" w:beforeAutospacing="0" w:after="0" w:afterAutospacing="0" w:line="240" w:lineRule="auto"/>
              <w:rPr>
                <w:rFonts w:ascii="David" w:eastAsia="Times New Roman" w:hAnsi="David" w:cs="David"/>
              </w:rPr>
            </w:pPr>
          </w:p>
        </w:tc>
        <w:tc>
          <w:tcPr>
            <w:tcW w:w="2810" w:type="dxa"/>
            <w:tcBorders>
              <w:top w:val="nil"/>
              <w:left w:val="single" w:sz="4" w:space="0" w:color="auto"/>
              <w:bottom w:val="nil"/>
              <w:right w:val="single" w:sz="4" w:space="0" w:color="auto"/>
            </w:tcBorders>
            <w:shd w:val="clear" w:color="auto" w:fill="auto"/>
            <w:vAlign w:val="center"/>
            <w:hideMark/>
          </w:tcPr>
          <w:p w14:paraId="5D0F06A9" w14:textId="77777777" w:rsidR="00237720" w:rsidRPr="00E56613" w:rsidRDefault="00237720" w:rsidP="00237720">
            <w:pPr>
              <w:spacing w:before="0" w:beforeAutospacing="0" w:after="0" w:afterAutospacing="0" w:line="240" w:lineRule="auto"/>
              <w:rPr>
                <w:rFonts w:ascii="David" w:eastAsia="Times New Roman" w:hAnsi="David" w:cs="David"/>
              </w:rPr>
            </w:pPr>
            <w:r w:rsidRPr="00E56613">
              <w:rPr>
                <w:rFonts w:ascii="David" w:eastAsia="Times New Roman" w:hAnsi="David" w:cs="David"/>
                <w:rtl/>
              </w:rPr>
              <w:t>עותק מנספח אקוסטיקה</w:t>
            </w:r>
          </w:p>
        </w:tc>
        <w:tc>
          <w:tcPr>
            <w:tcW w:w="3124" w:type="dxa"/>
            <w:tcBorders>
              <w:top w:val="nil"/>
              <w:left w:val="nil"/>
              <w:bottom w:val="nil"/>
              <w:right w:val="nil"/>
            </w:tcBorders>
            <w:shd w:val="clear" w:color="auto" w:fill="auto"/>
            <w:vAlign w:val="center"/>
            <w:hideMark/>
          </w:tcPr>
          <w:p w14:paraId="247F790F" w14:textId="77777777" w:rsidR="00237720" w:rsidRPr="00E56613" w:rsidRDefault="00237720" w:rsidP="00237720">
            <w:pPr>
              <w:spacing w:before="0" w:beforeAutospacing="0" w:after="0" w:afterAutospacing="0" w:line="240" w:lineRule="auto"/>
              <w:rPr>
                <w:rFonts w:ascii="David" w:eastAsia="Times New Roman" w:hAnsi="David" w:cs="David"/>
                <w:rtl/>
              </w:rPr>
            </w:pPr>
          </w:p>
        </w:tc>
        <w:tc>
          <w:tcPr>
            <w:tcW w:w="1276" w:type="dxa"/>
            <w:tcBorders>
              <w:top w:val="nil"/>
              <w:left w:val="single" w:sz="4" w:space="0" w:color="auto"/>
              <w:bottom w:val="nil"/>
              <w:right w:val="single" w:sz="4" w:space="0" w:color="auto"/>
            </w:tcBorders>
            <w:shd w:val="clear" w:color="auto" w:fill="auto"/>
            <w:vAlign w:val="center"/>
            <w:hideMark/>
          </w:tcPr>
          <w:p w14:paraId="4953EAFF" w14:textId="77777777" w:rsidR="00237720" w:rsidRPr="00E56613" w:rsidRDefault="00237720" w:rsidP="00237720">
            <w:pPr>
              <w:bidi w:val="0"/>
              <w:spacing w:before="0" w:beforeAutospacing="0" w:after="0" w:afterAutospacing="0" w:line="240" w:lineRule="auto"/>
              <w:jc w:val="center"/>
              <w:rPr>
                <w:rFonts w:ascii="David" w:eastAsia="Times New Roman" w:hAnsi="David" w:cs="David"/>
              </w:rPr>
            </w:pPr>
            <w:r w:rsidRPr="00E56613">
              <w:rPr>
                <w:rFonts w:ascii="David" w:eastAsia="Times New Roman" w:hAnsi="David" w:cs="David"/>
              </w:rPr>
              <w:t> </w:t>
            </w:r>
          </w:p>
        </w:tc>
      </w:tr>
      <w:tr w:rsidR="00237720" w:rsidRPr="00E56613" w14:paraId="010BD015" w14:textId="77777777" w:rsidTr="009B30C2">
        <w:trPr>
          <w:trHeight w:val="286"/>
        </w:trPr>
        <w:tc>
          <w:tcPr>
            <w:tcW w:w="754" w:type="dxa"/>
            <w:vMerge/>
            <w:tcBorders>
              <w:top w:val="nil"/>
              <w:left w:val="single" w:sz="4" w:space="0" w:color="auto"/>
              <w:bottom w:val="single" w:sz="4" w:space="0" w:color="000000"/>
              <w:right w:val="single" w:sz="4" w:space="0" w:color="auto"/>
            </w:tcBorders>
            <w:vAlign w:val="center"/>
            <w:hideMark/>
          </w:tcPr>
          <w:p w14:paraId="2F099479" w14:textId="77777777" w:rsidR="00237720" w:rsidRPr="00E56613" w:rsidRDefault="00237720" w:rsidP="00237720">
            <w:pPr>
              <w:spacing w:before="0" w:beforeAutospacing="0" w:after="0" w:afterAutospacing="0" w:line="240" w:lineRule="auto"/>
              <w:rPr>
                <w:rFonts w:ascii="David" w:eastAsia="Times New Roman" w:hAnsi="David" w:cs="David"/>
                <w:b/>
                <w:bCs/>
              </w:rPr>
            </w:pPr>
          </w:p>
        </w:tc>
        <w:tc>
          <w:tcPr>
            <w:tcW w:w="1884" w:type="dxa"/>
            <w:tcBorders>
              <w:top w:val="nil"/>
              <w:left w:val="single" w:sz="4" w:space="0" w:color="auto"/>
              <w:bottom w:val="nil"/>
              <w:right w:val="single" w:sz="4" w:space="0" w:color="auto"/>
            </w:tcBorders>
            <w:shd w:val="clear" w:color="000000" w:fill="FFFFFF"/>
            <w:vAlign w:val="center"/>
            <w:hideMark/>
          </w:tcPr>
          <w:p w14:paraId="1D91C38B" w14:textId="77777777" w:rsidR="00237720" w:rsidRPr="00E56613" w:rsidRDefault="00237720" w:rsidP="00237720">
            <w:pPr>
              <w:bidi w:val="0"/>
              <w:spacing w:before="0" w:beforeAutospacing="0" w:after="0" w:afterAutospacing="0" w:line="240" w:lineRule="auto"/>
              <w:rPr>
                <w:rFonts w:ascii="David" w:eastAsia="Times New Roman" w:hAnsi="David" w:cs="David"/>
              </w:rPr>
            </w:pPr>
            <w:r w:rsidRPr="00E56613">
              <w:rPr>
                <w:rFonts w:ascii="David" w:eastAsia="Times New Roman" w:hAnsi="David" w:cs="David"/>
              </w:rPr>
              <w:t> </w:t>
            </w:r>
          </w:p>
        </w:tc>
        <w:tc>
          <w:tcPr>
            <w:tcW w:w="1756" w:type="dxa"/>
            <w:vMerge/>
            <w:tcBorders>
              <w:top w:val="nil"/>
              <w:left w:val="single" w:sz="4" w:space="0" w:color="auto"/>
              <w:bottom w:val="single" w:sz="4" w:space="0" w:color="000000"/>
              <w:right w:val="single" w:sz="4" w:space="0" w:color="auto"/>
            </w:tcBorders>
            <w:vAlign w:val="center"/>
            <w:hideMark/>
          </w:tcPr>
          <w:p w14:paraId="7C078050" w14:textId="77777777" w:rsidR="00237720" w:rsidRPr="00E56613" w:rsidRDefault="00237720" w:rsidP="00237720">
            <w:pPr>
              <w:spacing w:before="0" w:beforeAutospacing="0" w:after="0" w:afterAutospacing="0" w:line="240" w:lineRule="auto"/>
              <w:rPr>
                <w:rFonts w:ascii="David" w:eastAsia="Times New Roman" w:hAnsi="David" w:cs="David"/>
              </w:rPr>
            </w:pPr>
          </w:p>
        </w:tc>
        <w:tc>
          <w:tcPr>
            <w:tcW w:w="2810" w:type="dxa"/>
            <w:tcBorders>
              <w:top w:val="nil"/>
              <w:left w:val="single" w:sz="4" w:space="0" w:color="auto"/>
              <w:bottom w:val="nil"/>
              <w:right w:val="single" w:sz="4" w:space="0" w:color="auto"/>
            </w:tcBorders>
            <w:shd w:val="clear" w:color="auto" w:fill="auto"/>
            <w:vAlign w:val="center"/>
            <w:hideMark/>
          </w:tcPr>
          <w:p w14:paraId="46D26E94" w14:textId="77777777" w:rsidR="00237720" w:rsidRPr="00E56613" w:rsidRDefault="00237720" w:rsidP="00237720">
            <w:pPr>
              <w:spacing w:before="0" w:beforeAutospacing="0" w:after="0" w:afterAutospacing="0" w:line="240" w:lineRule="auto"/>
              <w:rPr>
                <w:rFonts w:ascii="David" w:eastAsia="Times New Roman" w:hAnsi="David" w:cs="David"/>
              </w:rPr>
            </w:pPr>
            <w:r w:rsidRPr="00E56613">
              <w:rPr>
                <w:rFonts w:ascii="David" w:eastAsia="Times New Roman" w:hAnsi="David" w:cs="David"/>
                <w:rtl/>
              </w:rPr>
              <w:t>דוח תרמי</w:t>
            </w:r>
          </w:p>
        </w:tc>
        <w:tc>
          <w:tcPr>
            <w:tcW w:w="3124" w:type="dxa"/>
            <w:tcBorders>
              <w:top w:val="nil"/>
              <w:left w:val="nil"/>
              <w:bottom w:val="nil"/>
              <w:right w:val="nil"/>
            </w:tcBorders>
            <w:shd w:val="clear" w:color="auto" w:fill="auto"/>
            <w:vAlign w:val="center"/>
            <w:hideMark/>
          </w:tcPr>
          <w:p w14:paraId="11E904CD" w14:textId="77777777" w:rsidR="00237720" w:rsidRPr="00E56613" w:rsidRDefault="00237720" w:rsidP="00237720">
            <w:pPr>
              <w:spacing w:before="0" w:beforeAutospacing="0" w:after="0" w:afterAutospacing="0" w:line="240" w:lineRule="auto"/>
              <w:rPr>
                <w:rFonts w:ascii="David" w:eastAsia="Times New Roman" w:hAnsi="David" w:cs="David"/>
                <w:rtl/>
              </w:rPr>
            </w:pPr>
          </w:p>
        </w:tc>
        <w:tc>
          <w:tcPr>
            <w:tcW w:w="1276" w:type="dxa"/>
            <w:tcBorders>
              <w:top w:val="nil"/>
              <w:left w:val="single" w:sz="4" w:space="0" w:color="auto"/>
              <w:bottom w:val="nil"/>
              <w:right w:val="single" w:sz="4" w:space="0" w:color="auto"/>
            </w:tcBorders>
            <w:shd w:val="clear" w:color="auto" w:fill="auto"/>
            <w:vAlign w:val="center"/>
            <w:hideMark/>
          </w:tcPr>
          <w:p w14:paraId="3369E891" w14:textId="77777777" w:rsidR="00237720" w:rsidRPr="00E56613" w:rsidRDefault="00237720" w:rsidP="00237720">
            <w:pPr>
              <w:bidi w:val="0"/>
              <w:spacing w:before="0" w:beforeAutospacing="0" w:after="0" w:afterAutospacing="0" w:line="240" w:lineRule="auto"/>
              <w:jc w:val="center"/>
              <w:rPr>
                <w:rFonts w:ascii="David" w:eastAsia="Times New Roman" w:hAnsi="David" w:cs="David"/>
              </w:rPr>
            </w:pPr>
            <w:r w:rsidRPr="00E56613">
              <w:rPr>
                <w:rFonts w:ascii="David" w:eastAsia="Times New Roman" w:hAnsi="David" w:cs="David"/>
              </w:rPr>
              <w:t> </w:t>
            </w:r>
          </w:p>
        </w:tc>
      </w:tr>
      <w:tr w:rsidR="00237720" w:rsidRPr="00E56613" w14:paraId="75A3FCC7" w14:textId="77777777" w:rsidTr="009B30C2">
        <w:trPr>
          <w:trHeight w:val="286"/>
        </w:trPr>
        <w:tc>
          <w:tcPr>
            <w:tcW w:w="754" w:type="dxa"/>
            <w:vMerge/>
            <w:tcBorders>
              <w:top w:val="nil"/>
              <w:left w:val="single" w:sz="4" w:space="0" w:color="auto"/>
              <w:bottom w:val="single" w:sz="4" w:space="0" w:color="000000"/>
              <w:right w:val="single" w:sz="4" w:space="0" w:color="auto"/>
            </w:tcBorders>
            <w:vAlign w:val="center"/>
            <w:hideMark/>
          </w:tcPr>
          <w:p w14:paraId="3D3A5B18" w14:textId="77777777" w:rsidR="00237720" w:rsidRPr="00E56613" w:rsidRDefault="00237720" w:rsidP="00237720">
            <w:pPr>
              <w:spacing w:before="0" w:beforeAutospacing="0" w:after="0" w:afterAutospacing="0" w:line="240" w:lineRule="auto"/>
              <w:rPr>
                <w:rFonts w:ascii="David" w:eastAsia="Times New Roman" w:hAnsi="David" w:cs="David"/>
                <w:b/>
                <w:bCs/>
              </w:rPr>
            </w:pPr>
          </w:p>
        </w:tc>
        <w:tc>
          <w:tcPr>
            <w:tcW w:w="1884" w:type="dxa"/>
            <w:tcBorders>
              <w:top w:val="nil"/>
              <w:left w:val="single" w:sz="4" w:space="0" w:color="auto"/>
              <w:bottom w:val="nil"/>
              <w:right w:val="single" w:sz="4" w:space="0" w:color="auto"/>
            </w:tcBorders>
            <w:shd w:val="clear" w:color="000000" w:fill="FFFFFF"/>
            <w:vAlign w:val="center"/>
            <w:hideMark/>
          </w:tcPr>
          <w:p w14:paraId="02C57AAB" w14:textId="77777777" w:rsidR="00237720" w:rsidRPr="00E56613" w:rsidRDefault="00237720" w:rsidP="00237720">
            <w:pPr>
              <w:bidi w:val="0"/>
              <w:spacing w:before="0" w:beforeAutospacing="0" w:after="0" w:afterAutospacing="0" w:line="240" w:lineRule="auto"/>
              <w:rPr>
                <w:rFonts w:ascii="David" w:eastAsia="Times New Roman" w:hAnsi="David" w:cs="David"/>
              </w:rPr>
            </w:pPr>
            <w:r w:rsidRPr="00E56613">
              <w:rPr>
                <w:rFonts w:ascii="David" w:eastAsia="Times New Roman" w:hAnsi="David" w:cs="David"/>
              </w:rPr>
              <w:t> </w:t>
            </w:r>
          </w:p>
        </w:tc>
        <w:tc>
          <w:tcPr>
            <w:tcW w:w="1756" w:type="dxa"/>
            <w:vMerge/>
            <w:tcBorders>
              <w:top w:val="nil"/>
              <w:left w:val="single" w:sz="4" w:space="0" w:color="auto"/>
              <w:bottom w:val="single" w:sz="4" w:space="0" w:color="000000"/>
              <w:right w:val="single" w:sz="4" w:space="0" w:color="auto"/>
            </w:tcBorders>
            <w:vAlign w:val="center"/>
            <w:hideMark/>
          </w:tcPr>
          <w:p w14:paraId="6CFFB3FB" w14:textId="77777777" w:rsidR="00237720" w:rsidRPr="00E56613" w:rsidRDefault="00237720" w:rsidP="00237720">
            <w:pPr>
              <w:spacing w:before="0" w:beforeAutospacing="0" w:after="0" w:afterAutospacing="0" w:line="240" w:lineRule="auto"/>
              <w:rPr>
                <w:rFonts w:ascii="David" w:eastAsia="Times New Roman" w:hAnsi="David" w:cs="David"/>
              </w:rPr>
            </w:pPr>
          </w:p>
        </w:tc>
        <w:tc>
          <w:tcPr>
            <w:tcW w:w="2810" w:type="dxa"/>
            <w:tcBorders>
              <w:top w:val="nil"/>
              <w:left w:val="single" w:sz="4" w:space="0" w:color="auto"/>
              <w:bottom w:val="nil"/>
              <w:right w:val="single" w:sz="4" w:space="0" w:color="auto"/>
            </w:tcBorders>
            <w:shd w:val="clear" w:color="auto" w:fill="auto"/>
            <w:vAlign w:val="center"/>
            <w:hideMark/>
          </w:tcPr>
          <w:p w14:paraId="28A8976D" w14:textId="77777777" w:rsidR="00237720" w:rsidRPr="00E56613" w:rsidRDefault="00237720" w:rsidP="00237720">
            <w:pPr>
              <w:spacing w:before="0" w:beforeAutospacing="0" w:after="0" w:afterAutospacing="0" w:line="240" w:lineRule="auto"/>
              <w:rPr>
                <w:rFonts w:ascii="David" w:eastAsia="Times New Roman" w:hAnsi="David" w:cs="David"/>
              </w:rPr>
            </w:pPr>
            <w:r w:rsidRPr="00E56613">
              <w:rPr>
                <w:rFonts w:ascii="David" w:eastAsia="Times New Roman" w:hAnsi="David" w:cs="David"/>
                <w:rtl/>
              </w:rPr>
              <w:t>דוח קרקע</w:t>
            </w:r>
          </w:p>
        </w:tc>
        <w:tc>
          <w:tcPr>
            <w:tcW w:w="3124" w:type="dxa"/>
            <w:tcBorders>
              <w:top w:val="nil"/>
              <w:left w:val="nil"/>
              <w:bottom w:val="nil"/>
              <w:right w:val="nil"/>
            </w:tcBorders>
            <w:shd w:val="clear" w:color="auto" w:fill="auto"/>
            <w:vAlign w:val="center"/>
            <w:hideMark/>
          </w:tcPr>
          <w:p w14:paraId="66C60916" w14:textId="77777777" w:rsidR="00237720" w:rsidRPr="00E56613" w:rsidRDefault="00237720" w:rsidP="00237720">
            <w:pPr>
              <w:spacing w:before="0" w:beforeAutospacing="0" w:after="0" w:afterAutospacing="0" w:line="240" w:lineRule="auto"/>
              <w:rPr>
                <w:rFonts w:ascii="David" w:eastAsia="Times New Roman" w:hAnsi="David" w:cs="David"/>
                <w:rtl/>
              </w:rPr>
            </w:pPr>
          </w:p>
        </w:tc>
        <w:tc>
          <w:tcPr>
            <w:tcW w:w="1276" w:type="dxa"/>
            <w:tcBorders>
              <w:top w:val="nil"/>
              <w:left w:val="single" w:sz="4" w:space="0" w:color="auto"/>
              <w:bottom w:val="nil"/>
              <w:right w:val="single" w:sz="4" w:space="0" w:color="auto"/>
            </w:tcBorders>
            <w:shd w:val="clear" w:color="auto" w:fill="auto"/>
            <w:vAlign w:val="center"/>
            <w:hideMark/>
          </w:tcPr>
          <w:p w14:paraId="56577EB0" w14:textId="77777777" w:rsidR="00237720" w:rsidRPr="00E56613" w:rsidRDefault="00237720" w:rsidP="00237720">
            <w:pPr>
              <w:bidi w:val="0"/>
              <w:spacing w:before="0" w:beforeAutospacing="0" w:after="0" w:afterAutospacing="0" w:line="240" w:lineRule="auto"/>
              <w:jc w:val="center"/>
              <w:rPr>
                <w:rFonts w:ascii="David" w:eastAsia="Times New Roman" w:hAnsi="David" w:cs="David"/>
              </w:rPr>
            </w:pPr>
            <w:r w:rsidRPr="00E56613">
              <w:rPr>
                <w:rFonts w:ascii="David" w:eastAsia="Times New Roman" w:hAnsi="David" w:cs="David"/>
              </w:rPr>
              <w:t> </w:t>
            </w:r>
          </w:p>
        </w:tc>
      </w:tr>
      <w:tr w:rsidR="00237720" w:rsidRPr="00E56613" w14:paraId="352C129F" w14:textId="77777777" w:rsidTr="009B30C2">
        <w:trPr>
          <w:trHeight w:val="286"/>
        </w:trPr>
        <w:tc>
          <w:tcPr>
            <w:tcW w:w="754" w:type="dxa"/>
            <w:vMerge/>
            <w:tcBorders>
              <w:top w:val="nil"/>
              <w:left w:val="single" w:sz="4" w:space="0" w:color="auto"/>
              <w:bottom w:val="single" w:sz="4" w:space="0" w:color="000000"/>
              <w:right w:val="single" w:sz="4" w:space="0" w:color="auto"/>
            </w:tcBorders>
            <w:vAlign w:val="center"/>
            <w:hideMark/>
          </w:tcPr>
          <w:p w14:paraId="2F254C24" w14:textId="77777777" w:rsidR="00237720" w:rsidRPr="00E56613" w:rsidRDefault="00237720" w:rsidP="00237720">
            <w:pPr>
              <w:spacing w:before="0" w:beforeAutospacing="0" w:after="0" w:afterAutospacing="0" w:line="240" w:lineRule="auto"/>
              <w:rPr>
                <w:rFonts w:ascii="David" w:eastAsia="Times New Roman" w:hAnsi="David" w:cs="David"/>
                <w:b/>
                <w:bCs/>
              </w:rPr>
            </w:pPr>
          </w:p>
        </w:tc>
        <w:tc>
          <w:tcPr>
            <w:tcW w:w="1884" w:type="dxa"/>
            <w:tcBorders>
              <w:top w:val="nil"/>
              <w:left w:val="single" w:sz="4" w:space="0" w:color="auto"/>
              <w:bottom w:val="nil"/>
              <w:right w:val="single" w:sz="4" w:space="0" w:color="auto"/>
            </w:tcBorders>
            <w:shd w:val="clear" w:color="000000" w:fill="FFFFFF"/>
            <w:vAlign w:val="center"/>
            <w:hideMark/>
          </w:tcPr>
          <w:p w14:paraId="44E6BFA5" w14:textId="77777777" w:rsidR="00237720" w:rsidRPr="00E56613" w:rsidRDefault="00237720" w:rsidP="00237720">
            <w:pPr>
              <w:bidi w:val="0"/>
              <w:spacing w:before="0" w:beforeAutospacing="0" w:after="0" w:afterAutospacing="0" w:line="240" w:lineRule="auto"/>
              <w:rPr>
                <w:rFonts w:ascii="David" w:eastAsia="Times New Roman" w:hAnsi="David" w:cs="David"/>
              </w:rPr>
            </w:pPr>
            <w:r w:rsidRPr="00E56613">
              <w:rPr>
                <w:rFonts w:ascii="David" w:eastAsia="Times New Roman" w:hAnsi="David" w:cs="David"/>
              </w:rPr>
              <w:t> </w:t>
            </w:r>
          </w:p>
        </w:tc>
        <w:tc>
          <w:tcPr>
            <w:tcW w:w="1756" w:type="dxa"/>
            <w:vMerge/>
            <w:tcBorders>
              <w:top w:val="nil"/>
              <w:left w:val="single" w:sz="4" w:space="0" w:color="auto"/>
              <w:bottom w:val="single" w:sz="4" w:space="0" w:color="000000"/>
              <w:right w:val="single" w:sz="4" w:space="0" w:color="auto"/>
            </w:tcBorders>
            <w:vAlign w:val="center"/>
            <w:hideMark/>
          </w:tcPr>
          <w:p w14:paraId="6352EA1E" w14:textId="77777777" w:rsidR="00237720" w:rsidRPr="00E56613" w:rsidRDefault="00237720" w:rsidP="00237720">
            <w:pPr>
              <w:spacing w:before="0" w:beforeAutospacing="0" w:after="0" w:afterAutospacing="0" w:line="240" w:lineRule="auto"/>
              <w:rPr>
                <w:rFonts w:ascii="David" w:eastAsia="Times New Roman" w:hAnsi="David" w:cs="David"/>
              </w:rPr>
            </w:pPr>
          </w:p>
        </w:tc>
        <w:tc>
          <w:tcPr>
            <w:tcW w:w="2810" w:type="dxa"/>
            <w:tcBorders>
              <w:top w:val="nil"/>
              <w:left w:val="single" w:sz="4" w:space="0" w:color="auto"/>
              <w:bottom w:val="nil"/>
              <w:right w:val="single" w:sz="4" w:space="0" w:color="auto"/>
            </w:tcBorders>
            <w:shd w:val="clear" w:color="auto" w:fill="auto"/>
            <w:vAlign w:val="center"/>
            <w:hideMark/>
          </w:tcPr>
          <w:p w14:paraId="7EEC5E2E" w14:textId="0A6E2A44" w:rsidR="00237720" w:rsidRPr="00E56613" w:rsidRDefault="00237720" w:rsidP="00237720">
            <w:pPr>
              <w:spacing w:before="0" w:beforeAutospacing="0" w:after="0" w:afterAutospacing="0" w:line="240" w:lineRule="auto"/>
              <w:rPr>
                <w:rFonts w:ascii="David" w:eastAsia="Times New Roman" w:hAnsi="David" w:cs="David"/>
              </w:rPr>
            </w:pPr>
            <w:del w:id="20" w:author="Meryl Etman" w:date="2021-08-11T15:47:00Z">
              <w:r w:rsidRPr="00E56613" w:rsidDel="00C5668D">
                <w:rPr>
                  <w:rFonts w:ascii="David" w:eastAsia="Times New Roman" w:hAnsi="David" w:cs="David"/>
                  <w:rtl/>
                </w:rPr>
                <w:delText>מפרט אבן</w:delText>
              </w:r>
            </w:del>
            <w:ins w:id="21" w:author="Meryl Etman" w:date="2021-08-11T15:47:00Z">
              <w:r w:rsidR="00C5668D">
                <w:rPr>
                  <w:rFonts w:ascii="David" w:eastAsia="Times New Roman" w:hAnsi="David" w:cs="David" w:hint="cs"/>
                  <w:rtl/>
                </w:rPr>
                <w:t>-דוח היד</w:t>
              </w:r>
            </w:ins>
            <w:ins w:id="22" w:author="Meryl Etman" w:date="2021-08-11T15:48:00Z">
              <w:r w:rsidR="00C5668D">
                <w:rPr>
                  <w:rFonts w:ascii="David" w:eastAsia="Times New Roman" w:hAnsi="David" w:cs="David" w:hint="cs"/>
                  <w:rtl/>
                </w:rPr>
                <w:t>רולוגי</w:t>
              </w:r>
            </w:ins>
          </w:p>
        </w:tc>
        <w:tc>
          <w:tcPr>
            <w:tcW w:w="3124" w:type="dxa"/>
            <w:tcBorders>
              <w:top w:val="nil"/>
              <w:left w:val="nil"/>
              <w:bottom w:val="nil"/>
              <w:right w:val="nil"/>
            </w:tcBorders>
            <w:shd w:val="clear" w:color="auto" w:fill="auto"/>
            <w:vAlign w:val="center"/>
            <w:hideMark/>
          </w:tcPr>
          <w:p w14:paraId="4CE61062" w14:textId="77777777" w:rsidR="00237720" w:rsidRPr="00E56613" w:rsidRDefault="00237720" w:rsidP="00237720">
            <w:pPr>
              <w:spacing w:before="0" w:beforeAutospacing="0" w:after="0" w:afterAutospacing="0" w:line="240" w:lineRule="auto"/>
              <w:rPr>
                <w:rFonts w:ascii="David" w:eastAsia="Times New Roman" w:hAnsi="David" w:cs="David"/>
                <w:rtl/>
              </w:rPr>
            </w:pPr>
          </w:p>
        </w:tc>
        <w:tc>
          <w:tcPr>
            <w:tcW w:w="1276" w:type="dxa"/>
            <w:tcBorders>
              <w:top w:val="nil"/>
              <w:left w:val="single" w:sz="4" w:space="0" w:color="auto"/>
              <w:bottom w:val="nil"/>
              <w:right w:val="single" w:sz="4" w:space="0" w:color="auto"/>
            </w:tcBorders>
            <w:shd w:val="clear" w:color="auto" w:fill="auto"/>
            <w:vAlign w:val="center"/>
            <w:hideMark/>
          </w:tcPr>
          <w:p w14:paraId="310F5B3D" w14:textId="77777777" w:rsidR="00237720" w:rsidRPr="00E56613" w:rsidRDefault="00237720" w:rsidP="00237720">
            <w:pPr>
              <w:bidi w:val="0"/>
              <w:spacing w:before="0" w:beforeAutospacing="0" w:after="0" w:afterAutospacing="0" w:line="240" w:lineRule="auto"/>
              <w:jc w:val="center"/>
              <w:rPr>
                <w:rFonts w:ascii="David" w:eastAsia="Times New Roman" w:hAnsi="David" w:cs="David"/>
              </w:rPr>
            </w:pPr>
            <w:r w:rsidRPr="00E56613">
              <w:rPr>
                <w:rFonts w:ascii="David" w:eastAsia="Times New Roman" w:hAnsi="David" w:cs="David"/>
              </w:rPr>
              <w:t> </w:t>
            </w:r>
          </w:p>
        </w:tc>
      </w:tr>
      <w:tr w:rsidR="00237720" w:rsidRPr="00E56613" w14:paraId="28B4BB92" w14:textId="77777777" w:rsidTr="009B30C2">
        <w:trPr>
          <w:trHeight w:val="301"/>
        </w:trPr>
        <w:tc>
          <w:tcPr>
            <w:tcW w:w="754" w:type="dxa"/>
            <w:vMerge/>
            <w:tcBorders>
              <w:top w:val="nil"/>
              <w:left w:val="single" w:sz="4" w:space="0" w:color="auto"/>
              <w:bottom w:val="single" w:sz="4" w:space="0" w:color="000000"/>
              <w:right w:val="single" w:sz="4" w:space="0" w:color="auto"/>
            </w:tcBorders>
            <w:vAlign w:val="center"/>
            <w:hideMark/>
          </w:tcPr>
          <w:p w14:paraId="76D320F8" w14:textId="77777777" w:rsidR="00237720" w:rsidRPr="00E56613" w:rsidRDefault="00237720" w:rsidP="00237720">
            <w:pPr>
              <w:spacing w:before="0" w:beforeAutospacing="0" w:after="0" w:afterAutospacing="0" w:line="240" w:lineRule="auto"/>
              <w:rPr>
                <w:rFonts w:ascii="David" w:eastAsia="Times New Roman" w:hAnsi="David" w:cs="David"/>
                <w:b/>
                <w:bCs/>
              </w:rPr>
            </w:pPr>
          </w:p>
        </w:tc>
        <w:tc>
          <w:tcPr>
            <w:tcW w:w="1884" w:type="dxa"/>
            <w:tcBorders>
              <w:top w:val="nil"/>
              <w:left w:val="single" w:sz="4" w:space="0" w:color="auto"/>
              <w:bottom w:val="single" w:sz="4" w:space="0" w:color="auto"/>
              <w:right w:val="single" w:sz="4" w:space="0" w:color="auto"/>
            </w:tcBorders>
            <w:shd w:val="clear" w:color="000000" w:fill="FFFFFF"/>
            <w:vAlign w:val="center"/>
            <w:hideMark/>
          </w:tcPr>
          <w:p w14:paraId="1CA4C7AD" w14:textId="77777777" w:rsidR="00237720" w:rsidRPr="00E56613" w:rsidRDefault="00237720" w:rsidP="00237720">
            <w:pPr>
              <w:bidi w:val="0"/>
              <w:spacing w:before="0" w:beforeAutospacing="0" w:after="0" w:afterAutospacing="0" w:line="240" w:lineRule="auto"/>
              <w:rPr>
                <w:rFonts w:ascii="David" w:eastAsia="Times New Roman" w:hAnsi="David" w:cs="David"/>
              </w:rPr>
            </w:pPr>
            <w:r w:rsidRPr="00E56613">
              <w:rPr>
                <w:rFonts w:ascii="David" w:eastAsia="Times New Roman" w:hAnsi="David" w:cs="David"/>
              </w:rPr>
              <w:t> </w:t>
            </w:r>
          </w:p>
        </w:tc>
        <w:tc>
          <w:tcPr>
            <w:tcW w:w="1756" w:type="dxa"/>
            <w:vMerge/>
            <w:tcBorders>
              <w:top w:val="nil"/>
              <w:left w:val="single" w:sz="4" w:space="0" w:color="auto"/>
              <w:bottom w:val="single" w:sz="4" w:space="0" w:color="000000"/>
              <w:right w:val="single" w:sz="4" w:space="0" w:color="auto"/>
            </w:tcBorders>
            <w:vAlign w:val="center"/>
            <w:hideMark/>
          </w:tcPr>
          <w:p w14:paraId="788CFBCE" w14:textId="77777777" w:rsidR="00237720" w:rsidRPr="00E56613" w:rsidRDefault="00237720" w:rsidP="00237720">
            <w:pPr>
              <w:spacing w:before="0" w:beforeAutospacing="0" w:after="0" w:afterAutospacing="0" w:line="240" w:lineRule="auto"/>
              <w:rPr>
                <w:rFonts w:ascii="David" w:eastAsia="Times New Roman" w:hAnsi="David" w:cs="David"/>
              </w:rPr>
            </w:pPr>
          </w:p>
        </w:tc>
        <w:tc>
          <w:tcPr>
            <w:tcW w:w="2810" w:type="dxa"/>
            <w:tcBorders>
              <w:top w:val="nil"/>
              <w:left w:val="single" w:sz="4" w:space="0" w:color="auto"/>
              <w:bottom w:val="single" w:sz="4" w:space="0" w:color="auto"/>
              <w:right w:val="single" w:sz="4" w:space="0" w:color="auto"/>
            </w:tcBorders>
            <w:shd w:val="clear" w:color="auto" w:fill="auto"/>
            <w:vAlign w:val="center"/>
            <w:hideMark/>
          </w:tcPr>
          <w:p w14:paraId="53A5045F" w14:textId="06B8D2AB" w:rsidR="00237720" w:rsidRPr="00E56613" w:rsidRDefault="00237720" w:rsidP="00237720">
            <w:pPr>
              <w:spacing w:before="0" w:beforeAutospacing="0" w:after="0" w:afterAutospacing="0" w:line="240" w:lineRule="auto"/>
              <w:rPr>
                <w:rFonts w:ascii="David" w:eastAsia="Times New Roman" w:hAnsi="David" w:cs="David"/>
              </w:rPr>
            </w:pPr>
            <w:r w:rsidRPr="00E56613">
              <w:rPr>
                <w:rFonts w:ascii="David" w:eastAsia="Times New Roman" w:hAnsi="David" w:cs="David"/>
                <w:rtl/>
              </w:rPr>
              <w:t xml:space="preserve">תשריט הגבולות הפאושליים </w:t>
            </w:r>
            <w:ins w:id="23" w:author="Meryl Etman" w:date="2021-08-11T15:48:00Z">
              <w:r w:rsidR="00C5668D">
                <w:rPr>
                  <w:rFonts w:ascii="David" w:eastAsia="Times New Roman" w:hAnsi="David" w:cs="David" w:hint="cs"/>
                  <w:rtl/>
                </w:rPr>
                <w:t>לרבות סימון זיקות הנאה.</w:t>
              </w:r>
            </w:ins>
          </w:p>
        </w:tc>
        <w:tc>
          <w:tcPr>
            <w:tcW w:w="3124" w:type="dxa"/>
            <w:tcBorders>
              <w:top w:val="nil"/>
              <w:left w:val="nil"/>
              <w:bottom w:val="single" w:sz="4" w:space="0" w:color="auto"/>
              <w:right w:val="nil"/>
            </w:tcBorders>
            <w:shd w:val="clear" w:color="auto" w:fill="auto"/>
            <w:vAlign w:val="center"/>
            <w:hideMark/>
          </w:tcPr>
          <w:p w14:paraId="7CA59822" w14:textId="77777777" w:rsidR="00237720" w:rsidRPr="00E56613" w:rsidRDefault="00237720" w:rsidP="00237720">
            <w:pPr>
              <w:bidi w:val="0"/>
              <w:spacing w:before="0" w:beforeAutospacing="0" w:after="0" w:afterAutospacing="0" w:line="240" w:lineRule="auto"/>
              <w:rPr>
                <w:rFonts w:ascii="David" w:eastAsia="Times New Roman" w:hAnsi="David" w:cs="David"/>
                <w:rtl/>
              </w:rPr>
            </w:pPr>
            <w:r w:rsidRPr="00E56613">
              <w:rPr>
                <w:rFonts w:ascii="David" w:eastAsia="Times New Roman" w:hAnsi="David" w:cs="David"/>
              </w:rPr>
              <w:t> </w:t>
            </w:r>
          </w:p>
        </w:tc>
        <w:tc>
          <w:tcPr>
            <w:tcW w:w="1276" w:type="dxa"/>
            <w:tcBorders>
              <w:top w:val="nil"/>
              <w:left w:val="single" w:sz="4" w:space="0" w:color="auto"/>
              <w:bottom w:val="single" w:sz="4" w:space="0" w:color="auto"/>
              <w:right w:val="single" w:sz="4" w:space="0" w:color="auto"/>
            </w:tcBorders>
            <w:shd w:val="clear" w:color="auto" w:fill="auto"/>
            <w:vAlign w:val="center"/>
            <w:hideMark/>
          </w:tcPr>
          <w:p w14:paraId="77CA5891" w14:textId="77777777" w:rsidR="00237720" w:rsidRPr="00E56613" w:rsidRDefault="00237720" w:rsidP="00237720">
            <w:pPr>
              <w:bidi w:val="0"/>
              <w:spacing w:before="0" w:beforeAutospacing="0" w:after="0" w:afterAutospacing="0" w:line="240" w:lineRule="auto"/>
              <w:rPr>
                <w:rFonts w:ascii="David" w:eastAsia="Times New Roman" w:hAnsi="David" w:cs="David"/>
              </w:rPr>
            </w:pPr>
            <w:r w:rsidRPr="00E56613">
              <w:rPr>
                <w:rFonts w:ascii="David" w:eastAsia="Times New Roman" w:hAnsi="David" w:cs="David"/>
              </w:rPr>
              <w:t> </w:t>
            </w:r>
          </w:p>
        </w:tc>
      </w:tr>
      <w:tr w:rsidR="00237720" w:rsidRPr="00E56613" w14:paraId="0EE8148D" w14:textId="77777777" w:rsidTr="00C5668D">
        <w:tblPrEx>
          <w:tblW w:w="11604" w:type="dxa"/>
          <w:tblPrExChange w:id="24" w:author="Meryl Etman" w:date="2021-08-11T15:48:00Z">
            <w:tblPrEx>
              <w:tblW w:w="11604" w:type="dxa"/>
            </w:tblPrEx>
          </w:tblPrExChange>
        </w:tblPrEx>
        <w:trPr>
          <w:trHeight w:val="834"/>
          <w:trPrChange w:id="25" w:author="Meryl Etman" w:date="2021-08-11T15:48:00Z">
            <w:trPr>
              <w:trHeight w:val="834"/>
            </w:trPr>
          </w:trPrChange>
        </w:trPr>
        <w:tc>
          <w:tcPr>
            <w:tcW w:w="754" w:type="dxa"/>
            <w:tcBorders>
              <w:top w:val="nil"/>
              <w:left w:val="single" w:sz="4" w:space="0" w:color="auto"/>
              <w:bottom w:val="single" w:sz="4" w:space="0" w:color="auto"/>
              <w:right w:val="single" w:sz="4" w:space="0" w:color="auto"/>
            </w:tcBorders>
            <w:shd w:val="clear" w:color="auto" w:fill="auto"/>
            <w:vAlign w:val="center"/>
            <w:tcPrChange w:id="26" w:author="Meryl Etman" w:date="2021-08-11T15:48:00Z">
              <w:tcPr>
                <w:tcW w:w="754" w:type="dxa"/>
                <w:tcBorders>
                  <w:top w:val="nil"/>
                  <w:left w:val="single" w:sz="4" w:space="0" w:color="auto"/>
                  <w:bottom w:val="single" w:sz="4" w:space="0" w:color="auto"/>
                  <w:right w:val="single" w:sz="4" w:space="0" w:color="auto"/>
                </w:tcBorders>
                <w:shd w:val="clear" w:color="auto" w:fill="auto"/>
                <w:vAlign w:val="center"/>
              </w:tcPr>
            </w:tcPrChange>
          </w:tcPr>
          <w:p w14:paraId="388CA47C" w14:textId="4E269331" w:rsidR="00237720" w:rsidRPr="00E56613" w:rsidRDefault="00237720" w:rsidP="00237720">
            <w:pPr>
              <w:spacing w:before="0" w:beforeAutospacing="0" w:after="0" w:afterAutospacing="0" w:line="240" w:lineRule="auto"/>
              <w:jc w:val="center"/>
              <w:rPr>
                <w:rFonts w:ascii="David" w:eastAsia="Times New Roman" w:hAnsi="David" w:cs="David"/>
                <w:b/>
                <w:bCs/>
              </w:rPr>
            </w:pPr>
            <w:del w:id="27" w:author="Meryl Etman" w:date="2021-08-11T15:48:00Z">
              <w:r w:rsidRPr="00E56613" w:rsidDel="00C5668D">
                <w:rPr>
                  <w:rFonts w:ascii="David" w:eastAsia="Times New Roman" w:hAnsi="David" w:cs="David"/>
                  <w:b/>
                  <w:bCs/>
                  <w:rtl/>
                </w:rPr>
                <w:delText>מסמך ה'</w:delText>
              </w:r>
            </w:del>
          </w:p>
        </w:tc>
        <w:tc>
          <w:tcPr>
            <w:tcW w:w="1884" w:type="dxa"/>
            <w:tcBorders>
              <w:top w:val="nil"/>
              <w:left w:val="single" w:sz="4" w:space="0" w:color="auto"/>
              <w:bottom w:val="single" w:sz="4" w:space="0" w:color="auto"/>
              <w:right w:val="single" w:sz="4" w:space="0" w:color="auto"/>
            </w:tcBorders>
            <w:shd w:val="clear" w:color="000000" w:fill="FFFFFF"/>
            <w:vAlign w:val="center"/>
            <w:tcPrChange w:id="28" w:author="Meryl Etman" w:date="2021-08-11T15:48:00Z">
              <w:tcPr>
                <w:tcW w:w="1884" w:type="dxa"/>
                <w:tcBorders>
                  <w:top w:val="nil"/>
                  <w:left w:val="single" w:sz="4" w:space="0" w:color="auto"/>
                  <w:bottom w:val="single" w:sz="4" w:space="0" w:color="auto"/>
                  <w:right w:val="single" w:sz="4" w:space="0" w:color="auto"/>
                </w:tcBorders>
                <w:shd w:val="clear" w:color="000000" w:fill="FFFFFF"/>
                <w:vAlign w:val="center"/>
              </w:tcPr>
            </w:tcPrChange>
          </w:tcPr>
          <w:p w14:paraId="068EF7BA" w14:textId="369D5DDC" w:rsidR="00237720" w:rsidRPr="00E56613" w:rsidRDefault="00237720" w:rsidP="00237720">
            <w:pPr>
              <w:spacing w:before="0" w:beforeAutospacing="0" w:after="0" w:afterAutospacing="0" w:line="240" w:lineRule="auto"/>
              <w:rPr>
                <w:rFonts w:ascii="David" w:eastAsia="Times New Roman" w:hAnsi="David" w:cs="David"/>
                <w:b/>
                <w:bCs/>
                <w:u w:val="single"/>
                <w:rtl/>
              </w:rPr>
            </w:pPr>
            <w:del w:id="29" w:author="Meryl Etman" w:date="2021-08-11T15:48:00Z">
              <w:r w:rsidRPr="00E56613" w:rsidDel="00C5668D">
                <w:rPr>
                  <w:rFonts w:ascii="David" w:eastAsia="Times New Roman" w:hAnsi="David" w:cs="David"/>
                  <w:b/>
                  <w:bCs/>
                  <w:u w:val="single"/>
                  <w:rtl/>
                </w:rPr>
                <w:delText>חוזה לביצוע תשתיות/פיתוח/אחר - ככל וישנו</w:delText>
              </w:r>
            </w:del>
          </w:p>
        </w:tc>
        <w:tc>
          <w:tcPr>
            <w:tcW w:w="1756" w:type="dxa"/>
            <w:tcBorders>
              <w:top w:val="nil"/>
              <w:left w:val="single" w:sz="4" w:space="0" w:color="auto"/>
              <w:bottom w:val="single" w:sz="4" w:space="0" w:color="auto"/>
              <w:right w:val="single" w:sz="4" w:space="0" w:color="auto"/>
            </w:tcBorders>
            <w:shd w:val="clear" w:color="000000" w:fill="FFFFFF"/>
            <w:vAlign w:val="center"/>
            <w:tcPrChange w:id="30" w:author="Meryl Etman" w:date="2021-08-11T15:48:00Z">
              <w:tcPr>
                <w:tcW w:w="1756" w:type="dxa"/>
                <w:tcBorders>
                  <w:top w:val="nil"/>
                  <w:left w:val="single" w:sz="4" w:space="0" w:color="auto"/>
                  <w:bottom w:val="single" w:sz="4" w:space="0" w:color="auto"/>
                  <w:right w:val="single" w:sz="4" w:space="0" w:color="auto"/>
                </w:tcBorders>
                <w:shd w:val="clear" w:color="000000" w:fill="FFFFFF"/>
                <w:vAlign w:val="center"/>
              </w:tcPr>
            </w:tcPrChange>
          </w:tcPr>
          <w:p w14:paraId="35C24368" w14:textId="63FB3140" w:rsidR="00237720" w:rsidRPr="00E56613" w:rsidRDefault="00237720" w:rsidP="00237720">
            <w:pPr>
              <w:spacing w:before="0" w:beforeAutospacing="0" w:after="0" w:afterAutospacing="0" w:line="240" w:lineRule="auto"/>
              <w:rPr>
                <w:rFonts w:ascii="David" w:eastAsia="Times New Roman" w:hAnsi="David" w:cs="David"/>
                <w:rtl/>
              </w:rPr>
            </w:pPr>
            <w:del w:id="31" w:author="Meryl Etman" w:date="2021-08-11T15:48:00Z">
              <w:r w:rsidRPr="00E56613" w:rsidDel="00C5668D">
                <w:rPr>
                  <w:rFonts w:ascii="David" w:eastAsia="Times New Roman" w:hAnsi="David" w:cs="David"/>
                  <w:rtl/>
                </w:rPr>
                <w:delText xml:space="preserve">כרוך בחוברת  </w:delText>
              </w:r>
            </w:del>
          </w:p>
        </w:tc>
        <w:tc>
          <w:tcPr>
            <w:tcW w:w="2810" w:type="dxa"/>
            <w:tcBorders>
              <w:top w:val="nil"/>
              <w:left w:val="single" w:sz="4" w:space="0" w:color="auto"/>
              <w:bottom w:val="single" w:sz="4" w:space="0" w:color="auto"/>
              <w:right w:val="single" w:sz="4" w:space="0" w:color="auto"/>
            </w:tcBorders>
            <w:shd w:val="clear" w:color="auto" w:fill="auto"/>
            <w:vAlign w:val="center"/>
            <w:tcPrChange w:id="32" w:author="Meryl Etman" w:date="2021-08-11T15:48:00Z">
              <w:tcPr>
                <w:tcW w:w="2810" w:type="dxa"/>
                <w:tcBorders>
                  <w:top w:val="nil"/>
                  <w:left w:val="single" w:sz="4" w:space="0" w:color="auto"/>
                  <w:bottom w:val="single" w:sz="4" w:space="0" w:color="auto"/>
                  <w:right w:val="single" w:sz="4" w:space="0" w:color="auto"/>
                </w:tcBorders>
                <w:shd w:val="clear" w:color="auto" w:fill="auto"/>
                <w:vAlign w:val="center"/>
              </w:tcPr>
            </w:tcPrChange>
          </w:tcPr>
          <w:p w14:paraId="78A0C664" w14:textId="222AEE0D" w:rsidR="00237720" w:rsidRPr="00E56613" w:rsidRDefault="00237720" w:rsidP="00237720">
            <w:pPr>
              <w:spacing w:before="0" w:beforeAutospacing="0" w:after="0" w:afterAutospacing="0" w:line="240" w:lineRule="auto"/>
              <w:rPr>
                <w:rFonts w:ascii="David" w:eastAsia="Times New Roman" w:hAnsi="David" w:cs="David"/>
                <w:rtl/>
              </w:rPr>
            </w:pPr>
            <w:del w:id="33" w:author="Meryl Etman" w:date="2021-08-11T15:48:00Z">
              <w:r w:rsidRPr="00E56613" w:rsidDel="00C5668D">
                <w:rPr>
                  <w:rFonts w:ascii="David" w:eastAsia="Times New Roman" w:hAnsi="David" w:cs="David" w:hint="cs"/>
                  <w:rtl/>
                </w:rPr>
                <w:delText>שער כריכת החוברת</w:delText>
              </w:r>
            </w:del>
          </w:p>
        </w:tc>
        <w:tc>
          <w:tcPr>
            <w:tcW w:w="3124" w:type="dxa"/>
            <w:tcBorders>
              <w:top w:val="nil"/>
              <w:left w:val="single" w:sz="4" w:space="0" w:color="auto"/>
              <w:bottom w:val="single" w:sz="4" w:space="0" w:color="auto"/>
              <w:right w:val="single" w:sz="4" w:space="0" w:color="auto"/>
            </w:tcBorders>
            <w:shd w:val="clear" w:color="auto" w:fill="auto"/>
            <w:vAlign w:val="center"/>
            <w:tcPrChange w:id="34" w:author="Meryl Etman" w:date="2021-08-11T15:48:00Z">
              <w:tcPr>
                <w:tcW w:w="3124" w:type="dxa"/>
                <w:tcBorders>
                  <w:top w:val="nil"/>
                  <w:left w:val="single" w:sz="4" w:space="0" w:color="auto"/>
                  <w:bottom w:val="single" w:sz="4" w:space="0" w:color="auto"/>
                  <w:right w:val="single" w:sz="4" w:space="0" w:color="auto"/>
                </w:tcBorders>
                <w:shd w:val="clear" w:color="auto" w:fill="auto"/>
                <w:vAlign w:val="center"/>
              </w:tcPr>
            </w:tcPrChange>
          </w:tcPr>
          <w:p w14:paraId="4AE7F3D2" w14:textId="4AB523CB" w:rsidR="00237720" w:rsidRPr="00E56613" w:rsidRDefault="00237720" w:rsidP="00237720">
            <w:pPr>
              <w:spacing w:before="0" w:beforeAutospacing="0" w:after="0" w:afterAutospacing="0" w:line="240" w:lineRule="auto"/>
              <w:rPr>
                <w:rFonts w:ascii="David" w:eastAsia="Times New Roman" w:hAnsi="David" w:cs="David"/>
                <w:rtl/>
              </w:rPr>
            </w:pPr>
            <w:del w:id="35" w:author="Meryl Etman" w:date="2021-08-11T15:48:00Z">
              <w:r w:rsidRPr="00E56613" w:rsidDel="00C5668D">
                <w:rPr>
                  <w:rFonts w:ascii="David" w:eastAsia="Times New Roman" w:hAnsi="David" w:cs="David"/>
                  <w:rtl/>
                </w:rPr>
                <w:delText>כריכה קבועה לכל המכרז</w:delText>
              </w:r>
              <w:r w:rsidRPr="00E56613" w:rsidDel="00C5668D">
                <w:rPr>
                  <w:rFonts w:ascii="David" w:eastAsia="Times New Roman" w:hAnsi="David" w:cs="David" w:hint="cs"/>
                  <w:rtl/>
                </w:rPr>
                <w:delText xml:space="preserve"> - </w:delText>
              </w:r>
              <w:r w:rsidRPr="00E56613" w:rsidDel="00C5668D">
                <w:rPr>
                  <w:rFonts w:ascii="David" w:eastAsia="Times New Roman" w:hAnsi="David" w:cs="David"/>
                  <w:rtl/>
                </w:rPr>
                <w:delText>בחזית של כל חוברת יחד עם לוגו החברה, שם ותמונת הפרויקט</w:delText>
              </w:r>
            </w:del>
          </w:p>
        </w:tc>
        <w:tc>
          <w:tcPr>
            <w:tcW w:w="1276" w:type="dxa"/>
            <w:tcBorders>
              <w:top w:val="nil"/>
              <w:left w:val="single" w:sz="4" w:space="0" w:color="auto"/>
              <w:bottom w:val="single" w:sz="4" w:space="0" w:color="auto"/>
              <w:right w:val="single" w:sz="4" w:space="0" w:color="auto"/>
            </w:tcBorders>
            <w:shd w:val="clear" w:color="auto" w:fill="auto"/>
            <w:vAlign w:val="center"/>
            <w:hideMark/>
            <w:tcPrChange w:id="36" w:author="Meryl Etman" w:date="2021-08-11T15:48:00Z">
              <w:tcPr>
                <w:tcW w:w="1276" w:type="dxa"/>
                <w:tcBorders>
                  <w:top w:val="nil"/>
                  <w:left w:val="single" w:sz="4" w:space="0" w:color="auto"/>
                  <w:bottom w:val="single" w:sz="4" w:space="0" w:color="auto"/>
                  <w:right w:val="single" w:sz="4" w:space="0" w:color="auto"/>
                </w:tcBorders>
                <w:shd w:val="clear" w:color="auto" w:fill="auto"/>
                <w:vAlign w:val="center"/>
                <w:hideMark/>
              </w:tcPr>
            </w:tcPrChange>
          </w:tcPr>
          <w:p w14:paraId="3F81A51E" w14:textId="77777777" w:rsidR="00237720" w:rsidRDefault="00237720" w:rsidP="00237720">
            <w:pPr>
              <w:bidi w:val="0"/>
              <w:spacing w:before="0" w:beforeAutospacing="0" w:after="0" w:afterAutospacing="0" w:line="240" w:lineRule="auto"/>
              <w:rPr>
                <w:rFonts w:ascii="David" w:eastAsia="Times New Roman" w:hAnsi="David" w:cs="David"/>
              </w:rPr>
            </w:pPr>
            <w:r w:rsidRPr="00E56613">
              <w:rPr>
                <w:rFonts w:ascii="David" w:eastAsia="Times New Roman" w:hAnsi="David" w:cs="David"/>
              </w:rPr>
              <w:t> </w:t>
            </w:r>
          </w:p>
          <w:p w14:paraId="6BA843F7" w14:textId="77777777" w:rsidR="00237720" w:rsidRDefault="00237720" w:rsidP="00237720">
            <w:pPr>
              <w:bidi w:val="0"/>
              <w:spacing w:before="0" w:beforeAutospacing="0" w:after="0" w:afterAutospacing="0" w:line="240" w:lineRule="auto"/>
              <w:rPr>
                <w:rFonts w:ascii="David" w:eastAsia="Times New Roman" w:hAnsi="David" w:cs="David"/>
              </w:rPr>
            </w:pPr>
          </w:p>
          <w:p w14:paraId="3144534B" w14:textId="77777777" w:rsidR="00237720" w:rsidRDefault="00237720" w:rsidP="00237720">
            <w:pPr>
              <w:bidi w:val="0"/>
              <w:spacing w:before="0" w:beforeAutospacing="0" w:after="0" w:afterAutospacing="0" w:line="240" w:lineRule="auto"/>
              <w:rPr>
                <w:rFonts w:ascii="David" w:eastAsia="Times New Roman" w:hAnsi="David" w:cs="David"/>
              </w:rPr>
            </w:pPr>
          </w:p>
          <w:p w14:paraId="253C21C4" w14:textId="77777777" w:rsidR="00237720" w:rsidRPr="00E56613" w:rsidRDefault="00237720" w:rsidP="00237720">
            <w:pPr>
              <w:bidi w:val="0"/>
              <w:spacing w:before="0" w:beforeAutospacing="0" w:after="0" w:afterAutospacing="0" w:line="240" w:lineRule="auto"/>
              <w:rPr>
                <w:rFonts w:ascii="David" w:eastAsia="Times New Roman" w:hAnsi="David" w:cs="David"/>
              </w:rPr>
            </w:pPr>
          </w:p>
        </w:tc>
      </w:tr>
    </w:tbl>
    <w:p w14:paraId="78692F79" w14:textId="77777777" w:rsidR="00E56613" w:rsidRPr="00E56613" w:rsidRDefault="00E56613" w:rsidP="00E56613">
      <w:pPr>
        <w:rPr>
          <w:rFonts w:ascii="David" w:eastAsia="Times New Roman" w:hAnsi="David" w:cs="David"/>
          <w:b/>
          <w:bCs/>
          <w:sz w:val="32"/>
          <w:szCs w:val="32"/>
          <w:u w:val="single"/>
        </w:rPr>
      </w:pPr>
      <w:r w:rsidRPr="00E56613">
        <w:rPr>
          <w:rFonts w:ascii="David" w:eastAsia="Times New Roman" w:hAnsi="David" w:cs="David" w:hint="cs"/>
          <w:b/>
          <w:bCs/>
          <w:sz w:val="32"/>
          <w:szCs w:val="32"/>
          <w:u w:val="single"/>
          <w:rtl/>
        </w:rPr>
        <w:t xml:space="preserve"> </w:t>
      </w:r>
    </w:p>
    <w:p w14:paraId="764F3562" w14:textId="77777777" w:rsidR="00E56613" w:rsidRPr="00E56613" w:rsidRDefault="00E56613" w:rsidP="00E56613">
      <w:pPr>
        <w:spacing w:before="0" w:beforeAutospacing="0" w:after="0" w:afterAutospacing="0" w:line="240" w:lineRule="auto"/>
        <w:ind w:right="175"/>
        <w:jc w:val="right"/>
        <w:rPr>
          <w:rFonts w:ascii="David" w:eastAsia="Times New Roman" w:hAnsi="David" w:cs="David"/>
          <w:color w:val="000000"/>
          <w:rtl/>
        </w:rPr>
      </w:pPr>
    </w:p>
    <w:p w14:paraId="57BFD754" w14:textId="77777777" w:rsidR="00237720" w:rsidRDefault="00237720" w:rsidP="00237720">
      <w:pPr>
        <w:spacing w:before="0" w:beforeAutospacing="0" w:after="0" w:afterAutospacing="0" w:line="240" w:lineRule="auto"/>
        <w:ind w:left="720" w:right="175"/>
        <w:jc w:val="center"/>
        <w:rPr>
          <w:rFonts w:ascii="David" w:eastAsia="Times New Roman" w:hAnsi="David" w:cs="David"/>
          <w:color w:val="000000"/>
        </w:rPr>
      </w:pPr>
    </w:p>
    <w:p w14:paraId="75B48C8D" w14:textId="77777777" w:rsidR="00237720" w:rsidRDefault="00237720" w:rsidP="00237720">
      <w:pPr>
        <w:spacing w:before="0" w:beforeAutospacing="0" w:after="0" w:afterAutospacing="0" w:line="240" w:lineRule="auto"/>
        <w:ind w:left="720" w:right="175"/>
        <w:jc w:val="center"/>
        <w:rPr>
          <w:rFonts w:ascii="David" w:eastAsia="Times New Roman" w:hAnsi="David" w:cs="David"/>
          <w:color w:val="000000"/>
        </w:rPr>
      </w:pPr>
    </w:p>
    <w:p w14:paraId="2A80F1AA" w14:textId="77777777" w:rsidR="00237720" w:rsidRDefault="00237720" w:rsidP="00237720">
      <w:pPr>
        <w:spacing w:before="0" w:beforeAutospacing="0" w:after="0" w:afterAutospacing="0" w:line="240" w:lineRule="auto"/>
        <w:ind w:left="720" w:right="175"/>
        <w:jc w:val="center"/>
        <w:rPr>
          <w:rFonts w:ascii="David" w:eastAsia="Times New Roman" w:hAnsi="David" w:cs="David"/>
          <w:color w:val="000000"/>
        </w:rPr>
      </w:pPr>
    </w:p>
    <w:p w14:paraId="2FC3C4BA" w14:textId="77777777" w:rsidR="00237720" w:rsidRDefault="00237720" w:rsidP="00237720">
      <w:pPr>
        <w:spacing w:before="0" w:beforeAutospacing="0" w:after="0" w:afterAutospacing="0" w:line="240" w:lineRule="auto"/>
        <w:ind w:left="720" w:right="175"/>
        <w:jc w:val="center"/>
        <w:rPr>
          <w:rFonts w:ascii="David" w:eastAsia="Times New Roman" w:hAnsi="David" w:cs="David"/>
          <w:color w:val="000000"/>
        </w:rPr>
      </w:pPr>
    </w:p>
    <w:p w14:paraId="045ECF5E" w14:textId="77777777" w:rsidR="00237720" w:rsidRDefault="00237720" w:rsidP="00237720">
      <w:pPr>
        <w:spacing w:before="0" w:beforeAutospacing="0" w:after="0" w:afterAutospacing="0" w:line="240" w:lineRule="auto"/>
        <w:ind w:left="720" w:right="175"/>
        <w:jc w:val="center"/>
        <w:rPr>
          <w:rFonts w:ascii="David" w:eastAsia="Times New Roman" w:hAnsi="David" w:cs="David"/>
          <w:color w:val="000000"/>
        </w:rPr>
      </w:pPr>
    </w:p>
    <w:p w14:paraId="4445FAAD" w14:textId="77777777" w:rsidR="00237720" w:rsidRDefault="00237720" w:rsidP="00237720">
      <w:pPr>
        <w:spacing w:before="0" w:beforeAutospacing="0" w:after="0" w:afterAutospacing="0" w:line="240" w:lineRule="auto"/>
        <w:ind w:left="720" w:right="175"/>
        <w:jc w:val="center"/>
        <w:rPr>
          <w:rFonts w:ascii="David" w:eastAsia="Times New Roman" w:hAnsi="David" w:cs="David"/>
          <w:color w:val="000000"/>
        </w:rPr>
      </w:pPr>
    </w:p>
    <w:p w14:paraId="4BAE9B29" w14:textId="77777777" w:rsidR="00237720" w:rsidRDefault="00237720" w:rsidP="00237720">
      <w:pPr>
        <w:spacing w:before="0" w:beforeAutospacing="0" w:after="0" w:afterAutospacing="0" w:line="240" w:lineRule="auto"/>
        <w:ind w:left="720" w:right="175"/>
        <w:jc w:val="center"/>
        <w:rPr>
          <w:rFonts w:ascii="David" w:eastAsia="Times New Roman" w:hAnsi="David" w:cs="David"/>
          <w:color w:val="000000"/>
        </w:rPr>
      </w:pPr>
    </w:p>
    <w:p w14:paraId="04834558" w14:textId="77777777" w:rsidR="00237720" w:rsidRDefault="00237720" w:rsidP="00237720">
      <w:pPr>
        <w:spacing w:before="0" w:beforeAutospacing="0" w:after="0" w:afterAutospacing="0" w:line="240" w:lineRule="auto"/>
        <w:ind w:left="720" w:right="175"/>
        <w:jc w:val="center"/>
        <w:rPr>
          <w:rFonts w:ascii="David" w:eastAsia="Times New Roman" w:hAnsi="David" w:cs="David"/>
          <w:color w:val="000000"/>
        </w:rPr>
      </w:pPr>
    </w:p>
    <w:p w14:paraId="3B080574" w14:textId="77777777" w:rsidR="00237720" w:rsidRDefault="00237720" w:rsidP="00237720">
      <w:pPr>
        <w:spacing w:before="0" w:beforeAutospacing="0" w:after="0" w:afterAutospacing="0" w:line="240" w:lineRule="auto"/>
        <w:ind w:left="720" w:right="175"/>
        <w:jc w:val="center"/>
        <w:rPr>
          <w:rFonts w:ascii="David" w:eastAsia="Times New Roman" w:hAnsi="David" w:cs="David"/>
          <w:color w:val="000000"/>
        </w:rPr>
      </w:pPr>
    </w:p>
    <w:p w14:paraId="3DC60DBB" w14:textId="77777777" w:rsidR="00237720" w:rsidRDefault="00237720" w:rsidP="00237720">
      <w:pPr>
        <w:spacing w:before="0" w:beforeAutospacing="0" w:after="0" w:afterAutospacing="0" w:line="240" w:lineRule="auto"/>
        <w:ind w:left="720" w:right="175"/>
        <w:jc w:val="center"/>
        <w:rPr>
          <w:rFonts w:ascii="David" w:eastAsia="Times New Roman" w:hAnsi="David" w:cs="David"/>
          <w:color w:val="000000"/>
        </w:rPr>
      </w:pPr>
    </w:p>
    <w:p w14:paraId="7209898F" w14:textId="77777777" w:rsidR="00237720" w:rsidRDefault="00237720" w:rsidP="00237720">
      <w:pPr>
        <w:spacing w:before="0" w:beforeAutospacing="0" w:after="0" w:afterAutospacing="0" w:line="240" w:lineRule="auto"/>
        <w:ind w:left="720" w:right="175"/>
        <w:jc w:val="center"/>
        <w:rPr>
          <w:rFonts w:ascii="David" w:eastAsia="Times New Roman" w:hAnsi="David" w:cs="David"/>
          <w:color w:val="000000"/>
        </w:rPr>
      </w:pPr>
    </w:p>
    <w:p w14:paraId="72EF2FDA" w14:textId="77777777" w:rsidR="00237720" w:rsidRDefault="00237720" w:rsidP="00237720">
      <w:pPr>
        <w:spacing w:before="0" w:beforeAutospacing="0" w:after="0" w:afterAutospacing="0" w:line="240" w:lineRule="auto"/>
        <w:ind w:left="720" w:right="175"/>
        <w:jc w:val="center"/>
        <w:rPr>
          <w:rFonts w:ascii="David" w:eastAsia="Times New Roman" w:hAnsi="David" w:cs="David"/>
          <w:color w:val="000000"/>
        </w:rPr>
      </w:pPr>
    </w:p>
    <w:p w14:paraId="5D0BB69B" w14:textId="77777777" w:rsidR="00237720" w:rsidRDefault="00237720" w:rsidP="00237720">
      <w:pPr>
        <w:spacing w:before="0" w:beforeAutospacing="0" w:after="0" w:afterAutospacing="0" w:line="240" w:lineRule="auto"/>
        <w:ind w:left="720" w:right="175"/>
        <w:jc w:val="center"/>
        <w:rPr>
          <w:rFonts w:ascii="David" w:eastAsia="Times New Roman" w:hAnsi="David" w:cs="David"/>
          <w:color w:val="000000"/>
        </w:rPr>
      </w:pPr>
    </w:p>
    <w:p w14:paraId="25692E41" w14:textId="77777777" w:rsidR="00237720" w:rsidRDefault="00237720" w:rsidP="00237720">
      <w:pPr>
        <w:spacing w:before="0" w:beforeAutospacing="0" w:after="0" w:afterAutospacing="0" w:line="240" w:lineRule="auto"/>
        <w:ind w:left="720" w:right="175"/>
        <w:jc w:val="center"/>
        <w:rPr>
          <w:rFonts w:ascii="David" w:eastAsia="Times New Roman" w:hAnsi="David" w:cs="David"/>
          <w:color w:val="000000"/>
        </w:rPr>
      </w:pPr>
    </w:p>
    <w:p w14:paraId="4F203433" w14:textId="77777777" w:rsidR="00237720" w:rsidRDefault="00237720" w:rsidP="00237720">
      <w:pPr>
        <w:spacing w:before="0" w:beforeAutospacing="0" w:after="0" w:afterAutospacing="0" w:line="240" w:lineRule="auto"/>
        <w:ind w:left="720" w:right="175"/>
        <w:jc w:val="center"/>
        <w:rPr>
          <w:rFonts w:ascii="David" w:eastAsia="Times New Roman" w:hAnsi="David" w:cs="David"/>
          <w:color w:val="000000"/>
        </w:rPr>
      </w:pPr>
    </w:p>
    <w:p w14:paraId="217F7866" w14:textId="77777777" w:rsidR="00237720" w:rsidRDefault="00237720" w:rsidP="00237720">
      <w:pPr>
        <w:spacing w:before="0" w:beforeAutospacing="0" w:after="0" w:afterAutospacing="0" w:line="240" w:lineRule="auto"/>
        <w:ind w:left="720" w:right="175"/>
        <w:jc w:val="center"/>
        <w:rPr>
          <w:rFonts w:ascii="David" w:eastAsia="Times New Roman" w:hAnsi="David" w:cs="David"/>
          <w:color w:val="000000"/>
        </w:rPr>
      </w:pPr>
    </w:p>
    <w:p w14:paraId="323A9BCD" w14:textId="77777777" w:rsidR="00237720" w:rsidRDefault="00237720" w:rsidP="00237720">
      <w:pPr>
        <w:spacing w:before="0" w:beforeAutospacing="0" w:after="0" w:afterAutospacing="0" w:line="240" w:lineRule="auto"/>
        <w:ind w:left="720" w:right="175"/>
        <w:jc w:val="center"/>
        <w:rPr>
          <w:rFonts w:ascii="David" w:eastAsia="Times New Roman" w:hAnsi="David" w:cs="David"/>
          <w:color w:val="000000"/>
        </w:rPr>
      </w:pPr>
    </w:p>
    <w:p w14:paraId="0D77CA89" w14:textId="77777777" w:rsidR="00237720" w:rsidRDefault="00237720" w:rsidP="00237720">
      <w:pPr>
        <w:spacing w:before="0" w:beforeAutospacing="0" w:after="0" w:afterAutospacing="0" w:line="240" w:lineRule="auto"/>
        <w:ind w:left="720" w:right="175"/>
        <w:jc w:val="center"/>
        <w:rPr>
          <w:rFonts w:ascii="David" w:eastAsia="Times New Roman" w:hAnsi="David" w:cs="David"/>
          <w:color w:val="000000"/>
        </w:rPr>
      </w:pPr>
    </w:p>
    <w:p w14:paraId="47A1B30D" w14:textId="77777777" w:rsidR="00237720" w:rsidRDefault="00237720" w:rsidP="00237720">
      <w:pPr>
        <w:spacing w:before="0" w:beforeAutospacing="0" w:after="0" w:afterAutospacing="0" w:line="240" w:lineRule="auto"/>
        <w:ind w:left="720" w:right="175"/>
        <w:jc w:val="center"/>
        <w:rPr>
          <w:rFonts w:ascii="David" w:eastAsia="Times New Roman" w:hAnsi="David" w:cs="David"/>
          <w:color w:val="000000"/>
        </w:rPr>
      </w:pPr>
    </w:p>
    <w:p w14:paraId="215EC5ED" w14:textId="77777777" w:rsidR="00237720" w:rsidRDefault="00237720" w:rsidP="00237720">
      <w:pPr>
        <w:spacing w:before="0" w:beforeAutospacing="0" w:after="0" w:afterAutospacing="0" w:line="240" w:lineRule="auto"/>
        <w:ind w:left="720" w:right="175"/>
        <w:jc w:val="center"/>
        <w:rPr>
          <w:rFonts w:ascii="David" w:eastAsia="Times New Roman" w:hAnsi="David" w:cs="David"/>
          <w:color w:val="000000"/>
        </w:rPr>
      </w:pPr>
    </w:p>
    <w:p w14:paraId="4BDBE485" w14:textId="77777777" w:rsidR="00237720" w:rsidRDefault="00237720" w:rsidP="00237720">
      <w:pPr>
        <w:spacing w:before="0" w:beforeAutospacing="0" w:after="0" w:afterAutospacing="0" w:line="240" w:lineRule="auto"/>
        <w:ind w:left="720" w:right="175"/>
        <w:jc w:val="center"/>
        <w:rPr>
          <w:rFonts w:ascii="David" w:eastAsia="Times New Roman" w:hAnsi="David" w:cs="David"/>
          <w:color w:val="000000"/>
        </w:rPr>
      </w:pPr>
    </w:p>
    <w:p w14:paraId="4DDAB0D6" w14:textId="77777777" w:rsidR="00237720" w:rsidRDefault="00237720" w:rsidP="00237720">
      <w:pPr>
        <w:spacing w:before="0" w:beforeAutospacing="0" w:after="0" w:afterAutospacing="0" w:line="240" w:lineRule="auto"/>
        <w:ind w:left="720" w:right="175"/>
        <w:jc w:val="center"/>
        <w:rPr>
          <w:rFonts w:ascii="David" w:eastAsia="Times New Roman" w:hAnsi="David" w:cs="David"/>
          <w:color w:val="000000"/>
        </w:rPr>
      </w:pPr>
    </w:p>
    <w:p w14:paraId="59BED882" w14:textId="77777777" w:rsidR="00237720" w:rsidRDefault="00237720" w:rsidP="00237720">
      <w:pPr>
        <w:spacing w:before="0" w:beforeAutospacing="0" w:after="0" w:afterAutospacing="0" w:line="240" w:lineRule="auto"/>
        <w:ind w:left="720" w:right="175"/>
        <w:jc w:val="center"/>
        <w:rPr>
          <w:rFonts w:ascii="David" w:eastAsia="Times New Roman" w:hAnsi="David" w:cs="David"/>
          <w:color w:val="000000"/>
        </w:rPr>
      </w:pPr>
    </w:p>
    <w:p w14:paraId="0984DA1B" w14:textId="77777777" w:rsidR="00237720" w:rsidRDefault="00237720" w:rsidP="00237720">
      <w:pPr>
        <w:spacing w:before="0" w:beforeAutospacing="0" w:after="0" w:afterAutospacing="0" w:line="240" w:lineRule="auto"/>
        <w:ind w:left="720" w:right="175"/>
        <w:jc w:val="center"/>
        <w:rPr>
          <w:rFonts w:ascii="David" w:eastAsia="Times New Roman" w:hAnsi="David" w:cs="David"/>
          <w:color w:val="000000"/>
        </w:rPr>
      </w:pPr>
    </w:p>
    <w:p w14:paraId="48B00058" w14:textId="77777777" w:rsidR="00237720" w:rsidRDefault="00237720" w:rsidP="00237720">
      <w:pPr>
        <w:spacing w:before="0" w:beforeAutospacing="0" w:after="0" w:afterAutospacing="0" w:line="240" w:lineRule="auto"/>
        <w:ind w:left="720" w:right="175"/>
        <w:jc w:val="center"/>
        <w:rPr>
          <w:rFonts w:ascii="David" w:eastAsia="Times New Roman" w:hAnsi="David" w:cs="David"/>
          <w:color w:val="000000"/>
        </w:rPr>
      </w:pPr>
    </w:p>
    <w:p w14:paraId="230A1533" w14:textId="77777777" w:rsidR="00237720" w:rsidRDefault="00237720" w:rsidP="00237720">
      <w:pPr>
        <w:spacing w:before="0" w:beforeAutospacing="0" w:after="0" w:afterAutospacing="0" w:line="240" w:lineRule="auto"/>
        <w:ind w:left="720" w:right="175"/>
        <w:jc w:val="center"/>
        <w:rPr>
          <w:rFonts w:ascii="David" w:eastAsia="Times New Roman" w:hAnsi="David" w:cs="David"/>
          <w:color w:val="000000"/>
        </w:rPr>
      </w:pPr>
    </w:p>
    <w:p w14:paraId="54DC0836" w14:textId="77777777" w:rsidR="00237720" w:rsidRDefault="00237720" w:rsidP="00237720">
      <w:pPr>
        <w:spacing w:before="0" w:beforeAutospacing="0" w:after="0" w:afterAutospacing="0" w:line="240" w:lineRule="auto"/>
        <w:ind w:left="720" w:right="175"/>
        <w:jc w:val="center"/>
        <w:rPr>
          <w:rFonts w:ascii="David" w:eastAsia="Times New Roman" w:hAnsi="David" w:cs="David"/>
          <w:color w:val="000000"/>
        </w:rPr>
      </w:pPr>
    </w:p>
    <w:p w14:paraId="1833F2C9" w14:textId="77777777" w:rsidR="00237720" w:rsidRDefault="00237720" w:rsidP="00237720">
      <w:pPr>
        <w:spacing w:before="0" w:beforeAutospacing="0" w:after="0" w:afterAutospacing="0" w:line="240" w:lineRule="auto"/>
        <w:ind w:left="720" w:right="175"/>
        <w:jc w:val="center"/>
        <w:rPr>
          <w:rFonts w:ascii="David" w:eastAsia="Times New Roman" w:hAnsi="David" w:cs="David"/>
          <w:color w:val="000000"/>
        </w:rPr>
      </w:pPr>
    </w:p>
    <w:p w14:paraId="1BF5C377" w14:textId="77777777" w:rsidR="00237720" w:rsidRDefault="00237720" w:rsidP="00237720">
      <w:pPr>
        <w:spacing w:before="0" w:beforeAutospacing="0" w:after="0" w:afterAutospacing="0" w:line="240" w:lineRule="auto"/>
        <w:ind w:left="720" w:right="175"/>
        <w:jc w:val="center"/>
        <w:rPr>
          <w:rFonts w:ascii="David" w:eastAsia="Times New Roman" w:hAnsi="David" w:cs="David"/>
          <w:color w:val="000000"/>
        </w:rPr>
      </w:pPr>
    </w:p>
    <w:p w14:paraId="3E5879C8" w14:textId="77777777" w:rsidR="00237720" w:rsidRDefault="00237720" w:rsidP="00237720">
      <w:pPr>
        <w:spacing w:before="0" w:beforeAutospacing="0" w:after="0" w:afterAutospacing="0" w:line="240" w:lineRule="auto"/>
        <w:ind w:left="720" w:right="175"/>
        <w:jc w:val="center"/>
        <w:rPr>
          <w:rFonts w:ascii="David" w:eastAsia="Times New Roman" w:hAnsi="David" w:cs="David"/>
          <w:color w:val="000000"/>
        </w:rPr>
      </w:pPr>
    </w:p>
    <w:p w14:paraId="6344C76B" w14:textId="77777777" w:rsidR="00237720" w:rsidRDefault="00237720" w:rsidP="00237720">
      <w:pPr>
        <w:spacing w:before="0" w:beforeAutospacing="0" w:after="0" w:afterAutospacing="0" w:line="240" w:lineRule="auto"/>
        <w:ind w:left="720" w:right="175"/>
        <w:jc w:val="center"/>
        <w:rPr>
          <w:rFonts w:ascii="David" w:eastAsia="Times New Roman" w:hAnsi="David" w:cs="David"/>
          <w:color w:val="000000"/>
        </w:rPr>
      </w:pPr>
    </w:p>
    <w:p w14:paraId="60A344F0" w14:textId="77777777" w:rsidR="00237720" w:rsidRDefault="00237720" w:rsidP="00237720">
      <w:pPr>
        <w:spacing w:before="0" w:beforeAutospacing="0" w:after="0" w:afterAutospacing="0" w:line="240" w:lineRule="auto"/>
        <w:ind w:left="720" w:right="175"/>
        <w:jc w:val="center"/>
        <w:rPr>
          <w:rFonts w:ascii="David" w:eastAsia="Times New Roman" w:hAnsi="David" w:cs="David"/>
          <w:color w:val="000000"/>
        </w:rPr>
      </w:pPr>
    </w:p>
    <w:p w14:paraId="729888B2" w14:textId="77777777" w:rsidR="00237720" w:rsidRDefault="00237720" w:rsidP="00237720">
      <w:pPr>
        <w:spacing w:before="0" w:beforeAutospacing="0" w:after="0" w:afterAutospacing="0" w:line="240" w:lineRule="auto"/>
        <w:ind w:left="720" w:right="175"/>
        <w:jc w:val="center"/>
        <w:rPr>
          <w:rFonts w:ascii="David" w:eastAsia="Times New Roman" w:hAnsi="David" w:cs="David"/>
          <w:color w:val="000000"/>
        </w:rPr>
      </w:pPr>
    </w:p>
    <w:p w14:paraId="60C108E0" w14:textId="77777777" w:rsidR="00237720" w:rsidRDefault="00237720" w:rsidP="00237720">
      <w:pPr>
        <w:spacing w:before="0" w:beforeAutospacing="0" w:after="0" w:afterAutospacing="0" w:line="240" w:lineRule="auto"/>
        <w:ind w:left="720" w:right="175"/>
        <w:jc w:val="center"/>
        <w:rPr>
          <w:rFonts w:ascii="David" w:eastAsia="Times New Roman" w:hAnsi="David" w:cs="David"/>
          <w:color w:val="000000"/>
        </w:rPr>
      </w:pPr>
    </w:p>
    <w:p w14:paraId="687E6F16" w14:textId="77777777" w:rsidR="00237720" w:rsidRDefault="00237720" w:rsidP="00237720">
      <w:pPr>
        <w:spacing w:before="0" w:beforeAutospacing="0" w:after="0" w:afterAutospacing="0" w:line="240" w:lineRule="auto"/>
        <w:ind w:left="720" w:right="175"/>
        <w:jc w:val="center"/>
        <w:rPr>
          <w:rFonts w:ascii="David" w:eastAsia="Times New Roman" w:hAnsi="David" w:cs="David"/>
          <w:color w:val="000000"/>
        </w:rPr>
      </w:pPr>
    </w:p>
    <w:p w14:paraId="5578868B" w14:textId="77777777" w:rsidR="00237720" w:rsidRDefault="00237720" w:rsidP="00237720">
      <w:pPr>
        <w:spacing w:before="0" w:beforeAutospacing="0" w:after="0" w:afterAutospacing="0" w:line="240" w:lineRule="auto"/>
        <w:ind w:left="720" w:right="175"/>
        <w:jc w:val="center"/>
        <w:rPr>
          <w:rFonts w:ascii="David" w:eastAsia="Times New Roman" w:hAnsi="David" w:cs="David"/>
          <w:color w:val="000000"/>
        </w:rPr>
      </w:pPr>
    </w:p>
    <w:p w14:paraId="0BCE5D63" w14:textId="77777777" w:rsidR="00237720" w:rsidRDefault="00237720" w:rsidP="00237720">
      <w:pPr>
        <w:spacing w:before="0" w:beforeAutospacing="0" w:after="0" w:afterAutospacing="0" w:line="240" w:lineRule="auto"/>
        <w:ind w:left="720" w:right="175"/>
        <w:jc w:val="center"/>
        <w:rPr>
          <w:rFonts w:ascii="David" w:eastAsia="Times New Roman" w:hAnsi="David" w:cs="David"/>
          <w:color w:val="000000"/>
        </w:rPr>
      </w:pPr>
    </w:p>
    <w:p w14:paraId="06E15F1B" w14:textId="77777777" w:rsidR="00237720" w:rsidRDefault="00237720" w:rsidP="00237720">
      <w:pPr>
        <w:spacing w:before="0" w:beforeAutospacing="0" w:after="0" w:afterAutospacing="0" w:line="240" w:lineRule="auto"/>
        <w:ind w:left="720" w:right="175"/>
        <w:jc w:val="center"/>
        <w:rPr>
          <w:rFonts w:ascii="David" w:eastAsia="Times New Roman" w:hAnsi="David" w:cs="David"/>
          <w:color w:val="000000"/>
        </w:rPr>
      </w:pPr>
    </w:p>
    <w:p w14:paraId="0F0A54DF" w14:textId="77777777" w:rsidR="00237720" w:rsidRDefault="00237720" w:rsidP="00237720">
      <w:pPr>
        <w:spacing w:before="0" w:beforeAutospacing="0" w:after="0" w:afterAutospacing="0" w:line="240" w:lineRule="auto"/>
        <w:ind w:left="720" w:right="175"/>
        <w:jc w:val="center"/>
        <w:rPr>
          <w:rFonts w:ascii="David" w:eastAsia="Times New Roman" w:hAnsi="David" w:cs="David"/>
          <w:color w:val="000000"/>
        </w:rPr>
      </w:pPr>
    </w:p>
    <w:p w14:paraId="1A669C1F" w14:textId="77777777" w:rsidR="00237720" w:rsidRDefault="00237720" w:rsidP="00237720">
      <w:pPr>
        <w:spacing w:before="0" w:beforeAutospacing="0" w:after="0" w:afterAutospacing="0" w:line="240" w:lineRule="auto"/>
        <w:ind w:left="720" w:right="175"/>
        <w:jc w:val="center"/>
        <w:rPr>
          <w:rFonts w:ascii="David" w:eastAsia="Times New Roman" w:hAnsi="David" w:cs="David"/>
          <w:color w:val="000000"/>
        </w:rPr>
      </w:pPr>
    </w:p>
    <w:p w14:paraId="6D801212" w14:textId="77777777" w:rsidR="00237720" w:rsidRDefault="00237720" w:rsidP="00237720">
      <w:pPr>
        <w:spacing w:before="0" w:beforeAutospacing="0" w:after="0" w:afterAutospacing="0" w:line="240" w:lineRule="auto"/>
        <w:ind w:left="720" w:right="175"/>
        <w:jc w:val="center"/>
        <w:rPr>
          <w:rFonts w:ascii="David" w:eastAsia="Times New Roman" w:hAnsi="David" w:cs="David"/>
          <w:color w:val="000000"/>
        </w:rPr>
      </w:pPr>
    </w:p>
    <w:p w14:paraId="6542414F" w14:textId="77777777" w:rsidR="00237720" w:rsidRDefault="00237720" w:rsidP="00237720">
      <w:pPr>
        <w:spacing w:before="0" w:beforeAutospacing="0" w:after="0" w:afterAutospacing="0" w:line="240" w:lineRule="auto"/>
        <w:ind w:left="720" w:right="175"/>
        <w:jc w:val="center"/>
        <w:rPr>
          <w:rFonts w:ascii="David" w:eastAsia="Times New Roman" w:hAnsi="David" w:cs="David"/>
          <w:color w:val="000000"/>
        </w:rPr>
      </w:pPr>
    </w:p>
    <w:p w14:paraId="39D06ECF" w14:textId="77777777" w:rsidR="00237720" w:rsidRDefault="00237720" w:rsidP="00237720">
      <w:pPr>
        <w:spacing w:before="0" w:beforeAutospacing="0" w:after="0" w:afterAutospacing="0" w:line="240" w:lineRule="auto"/>
        <w:ind w:left="720" w:right="175"/>
        <w:jc w:val="center"/>
        <w:rPr>
          <w:rFonts w:ascii="David" w:eastAsia="Times New Roman" w:hAnsi="David" w:cs="David"/>
          <w:color w:val="000000"/>
        </w:rPr>
      </w:pPr>
    </w:p>
    <w:p w14:paraId="0C37BF63" w14:textId="77777777" w:rsidR="00237720" w:rsidRDefault="00237720" w:rsidP="00237720">
      <w:pPr>
        <w:spacing w:before="0" w:beforeAutospacing="0" w:after="0" w:afterAutospacing="0" w:line="240" w:lineRule="auto"/>
        <w:ind w:left="720" w:right="175"/>
        <w:jc w:val="center"/>
        <w:rPr>
          <w:rFonts w:ascii="David" w:eastAsia="Times New Roman" w:hAnsi="David" w:cs="David"/>
          <w:color w:val="000000"/>
        </w:rPr>
      </w:pPr>
    </w:p>
    <w:p w14:paraId="51B5F7AE" w14:textId="77777777" w:rsidR="00237720" w:rsidRDefault="00237720" w:rsidP="00237720">
      <w:pPr>
        <w:spacing w:before="0" w:beforeAutospacing="0" w:after="0" w:afterAutospacing="0" w:line="240" w:lineRule="auto"/>
        <w:ind w:left="720" w:right="175"/>
        <w:jc w:val="center"/>
        <w:rPr>
          <w:rFonts w:ascii="David" w:eastAsia="Times New Roman" w:hAnsi="David" w:cs="David"/>
          <w:color w:val="000000"/>
        </w:rPr>
      </w:pPr>
    </w:p>
    <w:p w14:paraId="4CEBA953" w14:textId="77777777" w:rsidR="00237720" w:rsidRDefault="00237720" w:rsidP="00237720">
      <w:pPr>
        <w:spacing w:before="0" w:beforeAutospacing="0" w:after="0" w:afterAutospacing="0" w:line="240" w:lineRule="auto"/>
        <w:ind w:left="720" w:right="175"/>
        <w:jc w:val="center"/>
        <w:rPr>
          <w:rFonts w:ascii="David" w:eastAsia="Times New Roman" w:hAnsi="David" w:cs="David"/>
          <w:color w:val="000000"/>
        </w:rPr>
      </w:pPr>
    </w:p>
    <w:p w14:paraId="07CBAA33" w14:textId="77777777" w:rsidR="00237720" w:rsidRDefault="00237720" w:rsidP="00237720">
      <w:pPr>
        <w:spacing w:before="0" w:beforeAutospacing="0" w:after="0" w:afterAutospacing="0" w:line="240" w:lineRule="auto"/>
        <w:ind w:left="720" w:right="175"/>
        <w:jc w:val="center"/>
        <w:rPr>
          <w:rFonts w:ascii="David" w:eastAsia="Times New Roman" w:hAnsi="David" w:cs="David"/>
          <w:color w:val="000000"/>
          <w:rtl/>
        </w:rPr>
      </w:pPr>
    </w:p>
    <w:p w14:paraId="2B4D2039" w14:textId="77777777" w:rsidR="00377752" w:rsidRDefault="00377752" w:rsidP="00237720">
      <w:pPr>
        <w:spacing w:before="0" w:beforeAutospacing="0" w:after="0" w:afterAutospacing="0" w:line="240" w:lineRule="auto"/>
        <w:ind w:left="720" w:right="175"/>
        <w:jc w:val="center"/>
        <w:rPr>
          <w:rFonts w:ascii="David" w:eastAsia="Times New Roman" w:hAnsi="David" w:cs="David"/>
          <w:color w:val="000000"/>
          <w:rtl/>
        </w:rPr>
      </w:pPr>
    </w:p>
    <w:p w14:paraId="48D9FF4D" w14:textId="77777777" w:rsidR="00377752" w:rsidRDefault="00377752" w:rsidP="00237720">
      <w:pPr>
        <w:spacing w:before="0" w:beforeAutospacing="0" w:after="0" w:afterAutospacing="0" w:line="240" w:lineRule="auto"/>
        <w:ind w:left="720" w:right="175"/>
        <w:jc w:val="center"/>
        <w:rPr>
          <w:rFonts w:ascii="David" w:eastAsia="Times New Roman" w:hAnsi="David" w:cs="David"/>
          <w:color w:val="000000"/>
        </w:rPr>
      </w:pPr>
    </w:p>
    <w:p w14:paraId="6E240995" w14:textId="77777777" w:rsidR="00237720" w:rsidRDefault="00237720" w:rsidP="00237720">
      <w:pPr>
        <w:spacing w:before="0" w:beforeAutospacing="0" w:after="0" w:afterAutospacing="0" w:line="240" w:lineRule="auto"/>
        <w:ind w:left="720" w:right="175"/>
        <w:jc w:val="center"/>
        <w:rPr>
          <w:rFonts w:ascii="David" w:eastAsia="Times New Roman" w:hAnsi="David" w:cs="David"/>
          <w:color w:val="000000"/>
        </w:rPr>
      </w:pPr>
    </w:p>
    <w:p w14:paraId="77908672" w14:textId="77777777" w:rsidR="00237720" w:rsidRDefault="00237720" w:rsidP="00237720">
      <w:pPr>
        <w:spacing w:before="0" w:beforeAutospacing="0" w:after="0" w:afterAutospacing="0" w:line="240" w:lineRule="auto"/>
        <w:ind w:left="720" w:right="175"/>
        <w:jc w:val="center"/>
        <w:rPr>
          <w:rFonts w:ascii="David" w:eastAsia="Times New Roman" w:hAnsi="David" w:cs="David"/>
          <w:color w:val="000000"/>
        </w:rPr>
      </w:pPr>
    </w:p>
    <w:p w14:paraId="7E82C436" w14:textId="77777777" w:rsidR="00237720" w:rsidRDefault="00237720" w:rsidP="00237720">
      <w:pPr>
        <w:spacing w:before="0" w:beforeAutospacing="0" w:after="0" w:afterAutospacing="0" w:line="240" w:lineRule="auto"/>
        <w:ind w:left="720" w:right="175"/>
        <w:jc w:val="center"/>
        <w:rPr>
          <w:rFonts w:ascii="David" w:eastAsia="Times New Roman" w:hAnsi="David" w:cs="David"/>
          <w:color w:val="000000"/>
        </w:rPr>
      </w:pPr>
    </w:p>
    <w:p w14:paraId="79AE551B" w14:textId="77777777" w:rsidR="00237720" w:rsidRDefault="00237720" w:rsidP="00237720">
      <w:pPr>
        <w:spacing w:before="0" w:beforeAutospacing="0" w:after="0" w:afterAutospacing="0" w:line="240" w:lineRule="auto"/>
        <w:ind w:left="720" w:right="175"/>
        <w:jc w:val="center"/>
        <w:rPr>
          <w:rFonts w:ascii="David" w:eastAsia="Times New Roman" w:hAnsi="David" w:cs="David"/>
          <w:color w:val="000000"/>
        </w:rPr>
      </w:pPr>
    </w:p>
    <w:p w14:paraId="3003F900" w14:textId="77777777" w:rsidR="00237720" w:rsidRDefault="00237720" w:rsidP="00237720">
      <w:pPr>
        <w:spacing w:before="0" w:beforeAutospacing="0" w:after="0" w:afterAutospacing="0" w:line="240" w:lineRule="auto"/>
        <w:ind w:left="720" w:right="175"/>
        <w:jc w:val="center"/>
        <w:rPr>
          <w:rFonts w:ascii="David" w:eastAsia="Times New Roman" w:hAnsi="David" w:cs="David"/>
          <w:color w:val="000000"/>
        </w:rPr>
      </w:pPr>
    </w:p>
    <w:p w14:paraId="23744926" w14:textId="77777777" w:rsidR="00237720" w:rsidRDefault="00237720" w:rsidP="00237720">
      <w:pPr>
        <w:spacing w:before="0" w:beforeAutospacing="0" w:after="0" w:afterAutospacing="0" w:line="240" w:lineRule="auto"/>
        <w:ind w:left="720" w:right="175"/>
        <w:jc w:val="center"/>
        <w:rPr>
          <w:rFonts w:ascii="David" w:eastAsia="Times New Roman" w:hAnsi="David" w:cs="David"/>
          <w:color w:val="000000"/>
        </w:rPr>
      </w:pPr>
    </w:p>
    <w:p w14:paraId="3F26E99B" w14:textId="77777777" w:rsidR="00E56613" w:rsidRDefault="00E56613" w:rsidP="00237720">
      <w:pPr>
        <w:tabs>
          <w:tab w:val="left" w:pos="9163"/>
        </w:tabs>
        <w:spacing w:before="0" w:beforeAutospacing="0" w:after="0" w:afterAutospacing="0" w:line="240" w:lineRule="auto"/>
        <w:ind w:left="-1186" w:right="-709"/>
        <w:jc w:val="center"/>
        <w:rPr>
          <w:rFonts w:ascii="David" w:eastAsia="Times New Roman" w:hAnsi="David" w:cs="David"/>
          <w:color w:val="000000"/>
          <w:rtl/>
        </w:rPr>
      </w:pPr>
      <w:r w:rsidRPr="00237720">
        <w:rPr>
          <w:rFonts w:ascii="Times New Roman" w:eastAsia="Times New Roman" w:hAnsi="Times New Roman" w:cs="David"/>
          <w:noProof/>
          <w:sz w:val="28"/>
          <w:szCs w:val="24"/>
        </w:rPr>
        <w:drawing>
          <wp:inline distT="0" distB="0" distL="0" distR="0" wp14:anchorId="10C7CF4F" wp14:editId="5C68BAED">
            <wp:extent cx="5285740" cy="476250"/>
            <wp:effectExtent l="0" t="0" r="0" b="0"/>
            <wp:docPr id="32" name="תמונה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285740" cy="476250"/>
                    </a:xfrm>
                    <a:prstGeom prst="rect">
                      <a:avLst/>
                    </a:prstGeom>
                    <a:noFill/>
                  </pic:spPr>
                </pic:pic>
              </a:graphicData>
            </a:graphic>
          </wp:inline>
        </w:drawing>
      </w:r>
    </w:p>
    <w:p w14:paraId="52DCBEFE" w14:textId="77777777" w:rsidR="00237720" w:rsidRDefault="00237720" w:rsidP="00237720">
      <w:pPr>
        <w:spacing w:before="0" w:beforeAutospacing="0" w:after="0" w:afterAutospacing="0" w:line="240" w:lineRule="auto"/>
        <w:ind w:left="720" w:right="175"/>
        <w:jc w:val="center"/>
        <w:rPr>
          <w:rFonts w:ascii="David" w:eastAsia="Times New Roman" w:hAnsi="David" w:cs="David"/>
          <w:color w:val="000000"/>
          <w:rtl/>
        </w:rPr>
      </w:pPr>
    </w:p>
    <w:p w14:paraId="7997EE63" w14:textId="77777777" w:rsidR="00237720" w:rsidRDefault="00237720" w:rsidP="00237720">
      <w:pPr>
        <w:spacing w:before="0" w:beforeAutospacing="0" w:after="0" w:afterAutospacing="0" w:line="240" w:lineRule="auto"/>
        <w:ind w:left="720" w:right="175"/>
        <w:jc w:val="center"/>
        <w:rPr>
          <w:rFonts w:ascii="David" w:eastAsia="Times New Roman" w:hAnsi="David" w:cs="David"/>
          <w:color w:val="000000"/>
          <w:rtl/>
        </w:rPr>
      </w:pPr>
    </w:p>
    <w:p w14:paraId="54A13D2E" w14:textId="77777777" w:rsidR="00237720" w:rsidRDefault="00237720" w:rsidP="00237720">
      <w:pPr>
        <w:spacing w:before="0" w:beforeAutospacing="0" w:after="0" w:afterAutospacing="0" w:line="240" w:lineRule="auto"/>
        <w:ind w:left="720" w:right="175"/>
        <w:jc w:val="center"/>
        <w:rPr>
          <w:rFonts w:ascii="David" w:eastAsia="Times New Roman" w:hAnsi="David" w:cs="David"/>
          <w:color w:val="000000"/>
          <w:rtl/>
        </w:rPr>
      </w:pPr>
    </w:p>
    <w:p w14:paraId="48B4F93C" w14:textId="77777777" w:rsidR="00237720" w:rsidRDefault="00237720" w:rsidP="00237720">
      <w:pPr>
        <w:spacing w:before="0" w:beforeAutospacing="0" w:after="0" w:afterAutospacing="0" w:line="240" w:lineRule="auto"/>
        <w:ind w:left="720" w:right="175"/>
        <w:jc w:val="center"/>
        <w:rPr>
          <w:rFonts w:ascii="David" w:eastAsia="Times New Roman" w:hAnsi="David" w:cs="David"/>
          <w:color w:val="000000"/>
          <w:rtl/>
        </w:rPr>
      </w:pPr>
    </w:p>
    <w:p w14:paraId="61CA3F5F" w14:textId="77777777" w:rsidR="00237720" w:rsidRPr="00237720" w:rsidRDefault="00237720" w:rsidP="00237720">
      <w:pPr>
        <w:spacing w:before="0" w:beforeAutospacing="0" w:after="0" w:afterAutospacing="0" w:line="240" w:lineRule="auto"/>
        <w:ind w:left="720" w:right="175"/>
        <w:jc w:val="center"/>
        <w:rPr>
          <w:rFonts w:ascii="David" w:eastAsia="Times New Roman" w:hAnsi="David" w:cs="David"/>
          <w:color w:val="000000"/>
          <w:rtl/>
        </w:rPr>
      </w:pPr>
    </w:p>
    <w:p w14:paraId="26EE11C7" w14:textId="77777777" w:rsidR="00E56613" w:rsidRPr="00E56613" w:rsidRDefault="00E56613" w:rsidP="00E56613">
      <w:pPr>
        <w:keepNext/>
        <w:spacing w:before="0" w:beforeAutospacing="0" w:after="0" w:afterAutospacing="0" w:line="480" w:lineRule="auto"/>
        <w:ind w:right="142"/>
        <w:jc w:val="center"/>
        <w:outlineLvl w:val="0"/>
        <w:rPr>
          <w:rFonts w:ascii="Times New Roman" w:eastAsia="Times New Roman" w:hAnsi="Times New Roman" w:cs="David"/>
          <w:b/>
          <w:bCs/>
          <w:sz w:val="28"/>
          <w:szCs w:val="24"/>
          <w:u w:val="single"/>
          <w:rtl/>
        </w:rPr>
      </w:pPr>
    </w:p>
    <w:p w14:paraId="162CD936" w14:textId="77777777" w:rsidR="00E56613" w:rsidRPr="00237720" w:rsidRDefault="00E56613" w:rsidP="00E56613">
      <w:pPr>
        <w:keepNext/>
        <w:spacing w:before="0" w:beforeAutospacing="0" w:after="0" w:afterAutospacing="0" w:line="480" w:lineRule="auto"/>
        <w:ind w:right="142"/>
        <w:jc w:val="center"/>
        <w:outlineLvl w:val="0"/>
        <w:rPr>
          <w:rFonts w:ascii="Times New Roman" w:eastAsia="Times New Roman" w:hAnsi="Times New Roman" w:cs="David"/>
          <w:b/>
          <w:bCs/>
          <w:sz w:val="36"/>
          <w:szCs w:val="32"/>
          <w:u w:val="single"/>
          <w:rtl/>
        </w:rPr>
      </w:pPr>
      <w:r w:rsidRPr="00237720">
        <w:rPr>
          <w:rFonts w:ascii="Times New Roman" w:eastAsia="Times New Roman" w:hAnsi="Times New Roman" w:cs="David" w:hint="cs"/>
          <w:b/>
          <w:bCs/>
          <w:sz w:val="36"/>
          <w:szCs w:val="32"/>
          <w:u w:val="single"/>
          <w:rtl/>
        </w:rPr>
        <w:t>הזמנה לקבלת הצעות</w:t>
      </w:r>
    </w:p>
    <w:p w14:paraId="51959EE5" w14:textId="77777777" w:rsidR="00E56613" w:rsidRPr="00E56613" w:rsidRDefault="00E56613" w:rsidP="00E56613">
      <w:pPr>
        <w:keepNext/>
        <w:spacing w:before="0" w:beforeAutospacing="0" w:after="0" w:afterAutospacing="0" w:line="480" w:lineRule="auto"/>
        <w:ind w:right="142"/>
        <w:jc w:val="center"/>
        <w:outlineLvl w:val="0"/>
        <w:rPr>
          <w:rFonts w:ascii="David" w:eastAsia="Times New Roman" w:hAnsi="David" w:cs="David"/>
          <w:sz w:val="24"/>
          <w:szCs w:val="24"/>
          <w:rtl/>
        </w:rPr>
      </w:pPr>
    </w:p>
    <w:p w14:paraId="73FD8C75" w14:textId="7589BFE0" w:rsidR="001F50AB" w:rsidRDefault="00E56613" w:rsidP="001F50AB">
      <w:pPr>
        <w:keepNext/>
        <w:spacing w:before="0" w:beforeAutospacing="0" w:after="0" w:afterAutospacing="0" w:line="480" w:lineRule="auto"/>
        <w:ind w:right="142"/>
        <w:jc w:val="center"/>
        <w:outlineLvl w:val="0"/>
        <w:rPr>
          <w:rFonts w:ascii="David" w:eastAsia="Times New Roman" w:hAnsi="David" w:cs="David"/>
          <w:sz w:val="24"/>
          <w:szCs w:val="24"/>
          <w:rtl/>
        </w:rPr>
      </w:pPr>
      <w:r w:rsidRPr="00E56613">
        <w:rPr>
          <w:rFonts w:ascii="David" w:eastAsia="Times New Roman" w:hAnsi="David" w:cs="David"/>
          <w:sz w:val="24"/>
          <w:szCs w:val="24"/>
          <w:rtl/>
        </w:rPr>
        <w:t>שם פרויקט</w:t>
      </w:r>
      <w:r w:rsidR="001F50AB">
        <w:rPr>
          <w:rFonts w:ascii="David" w:eastAsia="Times New Roman" w:hAnsi="David" w:cs="David" w:hint="cs"/>
          <w:sz w:val="24"/>
          <w:szCs w:val="24"/>
          <w:rtl/>
        </w:rPr>
        <w:t xml:space="preserve">: </w:t>
      </w:r>
      <w:sdt>
        <w:sdtPr>
          <w:rPr>
            <w:rFonts w:ascii="David" w:eastAsia="Times New Roman" w:hAnsi="David" w:cs="David"/>
            <w:sz w:val="24"/>
            <w:szCs w:val="24"/>
            <w:rtl/>
          </w:rPr>
          <w:alias w:val="שם הפרויקט"/>
          <w:tag w:val="cntProjectName"/>
          <w:id w:val="1185562377"/>
          <w:placeholder>
            <w:docPart w:val="546D826F80214C2AB2FB7BB696A57F2B"/>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ProjectName[1]" w:storeItemID="{81709D4C-33DC-48CC-AC7E-130A245806EE}"/>
          <w:text/>
        </w:sdtPr>
        <w:sdtEndPr/>
        <w:sdtContent>
          <w:ins w:id="37" w:author="Meryl Etman" w:date="2021-08-11T15:39:00Z">
            <w:r w:rsidR="00CE4703">
              <w:rPr>
                <w:rFonts w:ascii="David" w:eastAsia="Times New Roman" w:hAnsi="David" w:cs="David"/>
                <w:sz w:val="24"/>
                <w:szCs w:val="24"/>
                <w:rtl/>
              </w:rPr>
              <w:t>סביוני גבעת שמואל - מגרשים 1001, 1005</w:t>
            </w:r>
          </w:ins>
        </w:sdtContent>
      </w:sdt>
      <w:r w:rsidRPr="00E56613">
        <w:rPr>
          <w:rFonts w:ascii="David" w:eastAsia="Times New Roman" w:hAnsi="David" w:cs="David"/>
          <w:sz w:val="24"/>
          <w:szCs w:val="24"/>
          <w:rtl/>
        </w:rPr>
        <w:t xml:space="preserve"> </w:t>
      </w:r>
    </w:p>
    <w:p w14:paraId="61025977" w14:textId="79328524" w:rsidR="001F50AB" w:rsidRDefault="00E56613" w:rsidP="001F50AB">
      <w:pPr>
        <w:keepNext/>
        <w:spacing w:before="0" w:beforeAutospacing="0" w:after="0" w:afterAutospacing="0" w:line="480" w:lineRule="auto"/>
        <w:ind w:right="142"/>
        <w:jc w:val="center"/>
        <w:outlineLvl w:val="0"/>
        <w:rPr>
          <w:rFonts w:ascii="David" w:eastAsia="Times New Roman" w:hAnsi="David" w:cs="David"/>
          <w:sz w:val="24"/>
          <w:szCs w:val="24"/>
          <w:rtl/>
        </w:rPr>
      </w:pPr>
      <w:r w:rsidRPr="00E56613">
        <w:rPr>
          <w:rFonts w:ascii="David" w:eastAsia="Times New Roman" w:hAnsi="David" w:cs="David"/>
          <w:sz w:val="24"/>
          <w:szCs w:val="24"/>
          <w:rtl/>
        </w:rPr>
        <w:t>שם אתר</w:t>
      </w:r>
      <w:r w:rsidR="001F50AB">
        <w:rPr>
          <w:rFonts w:ascii="David" w:eastAsia="Times New Roman" w:hAnsi="David" w:cs="David" w:hint="cs"/>
          <w:sz w:val="24"/>
          <w:szCs w:val="24"/>
          <w:rtl/>
        </w:rPr>
        <w:t xml:space="preserve">: </w:t>
      </w:r>
      <w:sdt>
        <w:sdtPr>
          <w:rPr>
            <w:rFonts w:ascii="David" w:eastAsia="Times New Roman" w:hAnsi="David" w:cs="David"/>
            <w:sz w:val="24"/>
            <w:szCs w:val="24"/>
            <w:rtl/>
          </w:rPr>
          <w:alias w:val="שם אתר"/>
          <w:tag w:val="cntSite"/>
          <w:id w:val="-1528868231"/>
          <w:placeholder>
            <w:docPart w:val="AC34A1A7406445B9A9DEBE9EEB691D5D"/>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ite[1]" w:storeItemID="{81709D4C-33DC-48CC-AC7E-130A245806EE}"/>
          <w:text/>
        </w:sdtPr>
        <w:sdtEndPr/>
        <w:sdtContent>
          <w:ins w:id="38" w:author="Meryl Etman" w:date="2021-08-11T15:39:00Z">
            <w:r w:rsidR="00CE4703">
              <w:rPr>
                <w:rFonts w:ascii="David" w:eastAsia="Times New Roman" w:hAnsi="David" w:cs="David"/>
                <w:sz w:val="24"/>
                <w:szCs w:val="24"/>
                <w:rtl/>
              </w:rPr>
              <w:t>גבעת שמואל</w:t>
            </w:r>
          </w:ins>
        </w:sdtContent>
      </w:sdt>
      <w:r w:rsidRPr="00E56613">
        <w:rPr>
          <w:rFonts w:ascii="David" w:eastAsia="Times New Roman" w:hAnsi="David" w:cs="David"/>
          <w:sz w:val="24"/>
          <w:szCs w:val="24"/>
          <w:rtl/>
        </w:rPr>
        <w:t xml:space="preserve"> </w:t>
      </w:r>
    </w:p>
    <w:p w14:paraId="322F18E7" w14:textId="0FE0CC3C" w:rsidR="001F50AB" w:rsidRDefault="001F50AB" w:rsidP="001F50AB">
      <w:pPr>
        <w:keepNext/>
        <w:spacing w:before="0" w:beforeAutospacing="0" w:after="0" w:afterAutospacing="0" w:line="480" w:lineRule="auto"/>
        <w:ind w:right="142"/>
        <w:jc w:val="center"/>
        <w:outlineLvl w:val="0"/>
        <w:rPr>
          <w:rFonts w:ascii="David" w:eastAsia="Times New Roman" w:hAnsi="David" w:cs="David"/>
          <w:sz w:val="24"/>
          <w:szCs w:val="24"/>
          <w:rtl/>
        </w:rPr>
      </w:pPr>
      <w:r>
        <w:rPr>
          <w:rFonts w:ascii="David" w:eastAsia="Times New Roman" w:hAnsi="David" w:cs="David" w:hint="cs"/>
          <w:sz w:val="24"/>
          <w:szCs w:val="24"/>
          <w:rtl/>
        </w:rPr>
        <w:t xml:space="preserve">תב"ע: </w:t>
      </w:r>
      <w:sdt>
        <w:sdtPr>
          <w:rPr>
            <w:rFonts w:ascii="David" w:eastAsia="Times New Roman" w:hAnsi="David" w:cs="David" w:hint="cs"/>
            <w:sz w:val="24"/>
            <w:szCs w:val="24"/>
            <w:rtl/>
          </w:rPr>
          <w:alias w:val="שדה נוסף 2"/>
          <w:tag w:val="cntCustomField2"/>
          <w:id w:val="-1577432817"/>
          <w:placeholder>
            <w:docPart w:val="D0F01E48189B4169B065941F65803337"/>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ustomField2[1]" w:storeItemID="{81709D4C-33DC-48CC-AC7E-130A245806EE}"/>
          <w:text/>
        </w:sdtPr>
        <w:sdtEndPr/>
        <w:sdtContent>
          <w:ins w:id="39" w:author="Meryl Etman" w:date="2021-08-11T15:41:00Z">
            <w:r w:rsidR="00CE4703">
              <w:rPr>
                <w:rFonts w:ascii="David" w:eastAsia="Times New Roman" w:hAnsi="David" w:cs="David" w:hint="cs"/>
                <w:sz w:val="24"/>
                <w:szCs w:val="24"/>
                <w:rtl/>
              </w:rPr>
              <w:t>427-0218768</w:t>
            </w:r>
          </w:ins>
        </w:sdtContent>
      </w:sdt>
    </w:p>
    <w:p w14:paraId="53DB1442" w14:textId="166E9DE5" w:rsidR="001F50AB" w:rsidRDefault="001F50AB" w:rsidP="001F50AB">
      <w:pPr>
        <w:keepNext/>
        <w:spacing w:before="0" w:beforeAutospacing="0" w:after="0" w:afterAutospacing="0" w:line="480" w:lineRule="auto"/>
        <w:ind w:right="142"/>
        <w:jc w:val="center"/>
        <w:outlineLvl w:val="0"/>
        <w:rPr>
          <w:rFonts w:ascii="David" w:eastAsia="Times New Roman" w:hAnsi="David" w:cs="David"/>
          <w:sz w:val="24"/>
          <w:szCs w:val="24"/>
          <w:rtl/>
        </w:rPr>
      </w:pPr>
      <w:r>
        <w:rPr>
          <w:rFonts w:ascii="David" w:eastAsia="Times New Roman" w:hAnsi="David" w:cs="David" w:hint="cs"/>
          <w:sz w:val="24"/>
          <w:szCs w:val="24"/>
          <w:rtl/>
        </w:rPr>
        <w:t xml:space="preserve">גוש וחלקה: </w:t>
      </w:r>
      <w:sdt>
        <w:sdtPr>
          <w:rPr>
            <w:rFonts w:ascii="David" w:eastAsia="Times New Roman" w:hAnsi="David" w:cs="David" w:hint="cs"/>
            <w:sz w:val="24"/>
            <w:szCs w:val="24"/>
            <w:rtl/>
          </w:rPr>
          <w:alias w:val="שדה נוסף 1"/>
          <w:tag w:val="cntCustomField1"/>
          <w:id w:val="539713951"/>
          <w:placeholder>
            <w:docPart w:val="99ABEC0E2CBB4A20BCB09FEAE1033202"/>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ustomField1[1]" w:storeItemID="{81709D4C-33DC-48CC-AC7E-130A245806EE}"/>
          <w:text/>
        </w:sdtPr>
        <w:sdtEndPr/>
        <w:sdtContent>
          <w:ins w:id="40" w:author="Meryl Etman" w:date="2021-08-11T15:40:00Z">
            <w:r w:rsidR="00CE4703">
              <w:rPr>
                <w:rFonts w:ascii="David" w:eastAsia="Times New Roman" w:hAnsi="David" w:cs="David" w:hint="cs"/>
                <w:sz w:val="24"/>
                <w:szCs w:val="24"/>
                <w:rtl/>
              </w:rPr>
              <w:t>6191</w:t>
            </w:r>
          </w:ins>
        </w:sdtContent>
      </w:sdt>
    </w:p>
    <w:p w14:paraId="16A5069D" w14:textId="2D80B54A" w:rsidR="001F50AB" w:rsidRDefault="001F50AB" w:rsidP="00C5668D">
      <w:pPr>
        <w:keepNext/>
        <w:spacing w:before="0" w:beforeAutospacing="0" w:after="0" w:afterAutospacing="0" w:line="480" w:lineRule="auto"/>
        <w:ind w:right="142"/>
        <w:jc w:val="center"/>
        <w:outlineLvl w:val="0"/>
        <w:rPr>
          <w:rFonts w:ascii="David" w:eastAsia="Times New Roman" w:hAnsi="David" w:cs="David"/>
          <w:sz w:val="24"/>
          <w:szCs w:val="24"/>
          <w:rtl/>
        </w:rPr>
      </w:pPr>
      <w:del w:id="41" w:author="Meryl Etman" w:date="2021-08-11T15:50:00Z">
        <w:r w:rsidDel="00C5668D">
          <w:rPr>
            <w:rFonts w:ascii="David" w:eastAsia="Times New Roman" w:hAnsi="David" w:cs="David" w:hint="cs"/>
            <w:sz w:val="24"/>
            <w:szCs w:val="24"/>
            <w:rtl/>
          </w:rPr>
          <w:delText xml:space="preserve">כתובת : </w:delText>
        </w:r>
      </w:del>
      <w:del w:id="42" w:author="Meryl Etman" w:date="2021-08-11T15:49:00Z">
        <w:r w:rsidDel="00C5668D">
          <w:rPr>
            <w:rFonts w:ascii="David" w:eastAsia="Times New Roman" w:hAnsi="David" w:cs="David" w:hint="cs"/>
            <w:sz w:val="24"/>
            <w:szCs w:val="24"/>
            <w:rtl/>
          </w:rPr>
          <w:delText>_____</w:delText>
        </w:r>
      </w:del>
      <w:ins w:id="43" w:author="Meryl Etman" w:date="2021-08-11T15:50:00Z">
        <w:r w:rsidR="00C5668D">
          <w:rPr>
            <w:rFonts w:ascii="David" w:eastAsia="Times New Roman" w:hAnsi="David" w:cs="David" w:hint="cs"/>
            <w:sz w:val="24"/>
            <w:szCs w:val="24"/>
            <w:rtl/>
          </w:rPr>
          <w:t>חלקות 81, 83</w:t>
        </w:r>
      </w:ins>
      <w:del w:id="44" w:author="Meryl Etman" w:date="2021-08-11T15:49:00Z">
        <w:r w:rsidDel="00C5668D">
          <w:rPr>
            <w:rFonts w:ascii="David" w:eastAsia="Times New Roman" w:hAnsi="David" w:cs="David" w:hint="cs"/>
            <w:sz w:val="24"/>
            <w:szCs w:val="24"/>
            <w:rtl/>
          </w:rPr>
          <w:delText>_____________</w:delText>
        </w:r>
      </w:del>
    </w:p>
    <w:p w14:paraId="53FB7852" w14:textId="77777777" w:rsidR="00E56613" w:rsidRPr="00E56613" w:rsidRDefault="00E56613" w:rsidP="00E56613">
      <w:pPr>
        <w:keepNext/>
        <w:spacing w:before="0" w:beforeAutospacing="0" w:after="0" w:afterAutospacing="0" w:line="480" w:lineRule="auto"/>
        <w:ind w:right="142"/>
        <w:jc w:val="center"/>
        <w:outlineLvl w:val="0"/>
        <w:rPr>
          <w:rFonts w:ascii="Times New Roman" w:eastAsia="Times New Roman" w:hAnsi="Times New Roman" w:cs="David"/>
          <w:b/>
          <w:bCs/>
          <w:sz w:val="28"/>
          <w:szCs w:val="24"/>
          <w:u w:val="single"/>
          <w:rtl/>
        </w:rPr>
      </w:pPr>
    </w:p>
    <w:p w14:paraId="7143BFF9" w14:textId="77777777" w:rsidR="00E56613" w:rsidRPr="00E56613" w:rsidRDefault="00E56613" w:rsidP="00E56613">
      <w:pPr>
        <w:keepNext/>
        <w:spacing w:before="0" w:beforeAutospacing="0" w:after="0" w:afterAutospacing="0" w:line="480" w:lineRule="auto"/>
        <w:ind w:right="142"/>
        <w:jc w:val="center"/>
        <w:outlineLvl w:val="0"/>
        <w:rPr>
          <w:rFonts w:ascii="Times New Roman" w:eastAsia="Times New Roman" w:hAnsi="Times New Roman" w:cs="David"/>
          <w:b/>
          <w:bCs/>
          <w:sz w:val="28"/>
          <w:szCs w:val="24"/>
          <w:u w:val="single"/>
          <w:rtl/>
        </w:rPr>
      </w:pPr>
    </w:p>
    <w:p w14:paraId="4F2899A9" w14:textId="77777777" w:rsidR="00E56613" w:rsidRPr="00E56613" w:rsidRDefault="00E56613" w:rsidP="00E56613">
      <w:pPr>
        <w:keepNext/>
        <w:spacing w:before="0" w:beforeAutospacing="0" w:after="0" w:afterAutospacing="0" w:line="480" w:lineRule="auto"/>
        <w:ind w:right="142"/>
        <w:jc w:val="center"/>
        <w:outlineLvl w:val="0"/>
        <w:rPr>
          <w:rFonts w:ascii="Times New Roman" w:eastAsia="Times New Roman" w:hAnsi="Times New Roman" w:cs="David"/>
          <w:b/>
          <w:bCs/>
          <w:sz w:val="28"/>
          <w:szCs w:val="24"/>
          <w:u w:val="single"/>
          <w:rtl/>
        </w:rPr>
      </w:pPr>
    </w:p>
    <w:p w14:paraId="639BB8F1" w14:textId="77777777" w:rsidR="00E56613" w:rsidRPr="00E56613" w:rsidRDefault="00E56613" w:rsidP="00E56613">
      <w:pPr>
        <w:spacing w:before="0" w:beforeAutospacing="0" w:after="0" w:afterAutospacing="0" w:line="360" w:lineRule="auto"/>
        <w:jc w:val="both"/>
        <w:rPr>
          <w:rFonts w:ascii="Times New Roman" w:eastAsia="Times New Roman" w:hAnsi="Times New Roman" w:cs="David"/>
          <w:sz w:val="26"/>
          <w:szCs w:val="26"/>
          <w:rtl/>
        </w:rPr>
      </w:pPr>
    </w:p>
    <w:p w14:paraId="6812D981" w14:textId="77777777" w:rsidR="00E56613" w:rsidRPr="00E56613" w:rsidRDefault="00E56613" w:rsidP="00E56613">
      <w:pPr>
        <w:spacing w:before="0" w:beforeAutospacing="0" w:after="0" w:afterAutospacing="0" w:line="360" w:lineRule="auto"/>
        <w:jc w:val="both"/>
        <w:rPr>
          <w:rFonts w:ascii="Times New Roman" w:eastAsia="Times New Roman" w:hAnsi="Times New Roman" w:cs="David"/>
          <w:sz w:val="26"/>
          <w:szCs w:val="26"/>
          <w:rtl/>
        </w:rPr>
      </w:pPr>
    </w:p>
    <w:p w14:paraId="362F0F8B" w14:textId="77777777" w:rsidR="00E56613" w:rsidRPr="00E56613" w:rsidRDefault="00E56613" w:rsidP="00E56613">
      <w:pPr>
        <w:spacing w:before="0" w:beforeAutospacing="0" w:after="0" w:afterAutospacing="0" w:line="360" w:lineRule="auto"/>
        <w:jc w:val="both"/>
        <w:rPr>
          <w:rFonts w:ascii="Times New Roman" w:eastAsia="Times New Roman" w:hAnsi="Times New Roman" w:cs="David"/>
          <w:sz w:val="26"/>
          <w:szCs w:val="26"/>
          <w:rtl/>
        </w:rPr>
      </w:pPr>
    </w:p>
    <w:p w14:paraId="46740DA1" w14:textId="77777777" w:rsidR="00E56613" w:rsidRPr="00E56613" w:rsidRDefault="00E56613" w:rsidP="00E56613">
      <w:pPr>
        <w:spacing w:before="0" w:beforeAutospacing="0" w:after="0" w:afterAutospacing="0" w:line="360" w:lineRule="auto"/>
        <w:jc w:val="both"/>
        <w:rPr>
          <w:rFonts w:ascii="Times New Roman" w:eastAsia="Times New Roman" w:hAnsi="Times New Roman" w:cs="David"/>
          <w:sz w:val="26"/>
          <w:szCs w:val="26"/>
          <w:rtl/>
        </w:rPr>
      </w:pPr>
    </w:p>
    <w:p w14:paraId="6D3BB3ED" w14:textId="77777777" w:rsidR="00E56613" w:rsidRPr="00E56613" w:rsidRDefault="00E56613" w:rsidP="00E56613">
      <w:pPr>
        <w:spacing w:before="0" w:beforeAutospacing="0" w:after="0" w:afterAutospacing="0" w:line="360" w:lineRule="auto"/>
        <w:jc w:val="both"/>
        <w:rPr>
          <w:rFonts w:ascii="Times New Roman" w:eastAsia="Times New Roman" w:hAnsi="Times New Roman" w:cs="David"/>
          <w:sz w:val="26"/>
          <w:szCs w:val="26"/>
          <w:rtl/>
        </w:rPr>
      </w:pPr>
    </w:p>
    <w:p w14:paraId="26726E28" w14:textId="77777777" w:rsidR="00E56613" w:rsidRPr="00E56613" w:rsidRDefault="00E56613" w:rsidP="00E56613">
      <w:pPr>
        <w:spacing w:before="0" w:beforeAutospacing="0" w:after="0" w:afterAutospacing="0" w:line="360" w:lineRule="auto"/>
        <w:jc w:val="both"/>
        <w:rPr>
          <w:rFonts w:ascii="Times New Roman" w:eastAsia="Times New Roman" w:hAnsi="Times New Roman" w:cs="David"/>
          <w:sz w:val="26"/>
          <w:szCs w:val="26"/>
          <w:rtl/>
        </w:rPr>
      </w:pPr>
    </w:p>
    <w:p w14:paraId="0EF8AD1B" w14:textId="77777777" w:rsidR="00E56613" w:rsidRPr="00E56613" w:rsidRDefault="00E56613" w:rsidP="00E56613">
      <w:pPr>
        <w:spacing w:before="0" w:beforeAutospacing="0" w:after="0" w:afterAutospacing="0" w:line="360" w:lineRule="auto"/>
        <w:jc w:val="both"/>
        <w:rPr>
          <w:rFonts w:ascii="Times New Roman" w:eastAsia="Times New Roman" w:hAnsi="Times New Roman" w:cs="David"/>
          <w:sz w:val="26"/>
          <w:szCs w:val="26"/>
          <w:rtl/>
        </w:rPr>
      </w:pPr>
    </w:p>
    <w:p w14:paraId="75159D9A" w14:textId="77777777" w:rsidR="00E56613" w:rsidRPr="00E56613" w:rsidRDefault="00E56613" w:rsidP="00E56613">
      <w:pPr>
        <w:spacing w:before="0" w:beforeAutospacing="0" w:after="0" w:afterAutospacing="0" w:line="360" w:lineRule="auto"/>
        <w:jc w:val="both"/>
        <w:rPr>
          <w:rFonts w:ascii="Times New Roman" w:eastAsia="Times New Roman" w:hAnsi="Times New Roman" w:cs="David"/>
          <w:sz w:val="26"/>
          <w:szCs w:val="26"/>
          <w:rtl/>
        </w:rPr>
      </w:pPr>
    </w:p>
    <w:p w14:paraId="594C1102" w14:textId="77777777" w:rsidR="00E56613" w:rsidRPr="00E56613" w:rsidRDefault="00E56613" w:rsidP="00E56613">
      <w:pPr>
        <w:spacing w:before="0" w:beforeAutospacing="0" w:after="0" w:afterAutospacing="0" w:line="360" w:lineRule="auto"/>
        <w:jc w:val="both"/>
        <w:rPr>
          <w:rFonts w:ascii="Times New Roman" w:eastAsia="Times New Roman" w:hAnsi="Times New Roman" w:cs="David"/>
          <w:sz w:val="26"/>
          <w:szCs w:val="26"/>
          <w:rtl/>
        </w:rPr>
      </w:pPr>
    </w:p>
    <w:p w14:paraId="56356180" w14:textId="77777777" w:rsidR="00E56613" w:rsidRDefault="00E56613" w:rsidP="00E56613">
      <w:pPr>
        <w:spacing w:before="0" w:beforeAutospacing="0" w:after="0" w:afterAutospacing="0" w:line="360" w:lineRule="auto"/>
        <w:jc w:val="both"/>
        <w:rPr>
          <w:rFonts w:ascii="Times New Roman" w:eastAsia="Times New Roman" w:hAnsi="Times New Roman" w:cs="David"/>
          <w:sz w:val="26"/>
          <w:szCs w:val="26"/>
          <w:rtl/>
        </w:rPr>
      </w:pPr>
    </w:p>
    <w:p w14:paraId="58EA5B4B" w14:textId="77777777" w:rsidR="00377752" w:rsidRDefault="00377752" w:rsidP="00E56613">
      <w:pPr>
        <w:spacing w:before="0" w:beforeAutospacing="0" w:after="0" w:afterAutospacing="0" w:line="360" w:lineRule="auto"/>
        <w:jc w:val="both"/>
        <w:rPr>
          <w:rFonts w:ascii="Times New Roman" w:eastAsia="Times New Roman" w:hAnsi="Times New Roman" w:cs="David"/>
          <w:sz w:val="26"/>
          <w:szCs w:val="26"/>
          <w:rtl/>
        </w:rPr>
      </w:pPr>
    </w:p>
    <w:p w14:paraId="31BD2663" w14:textId="77777777" w:rsidR="00377752" w:rsidRDefault="00377752" w:rsidP="00E56613">
      <w:pPr>
        <w:spacing w:before="0" w:beforeAutospacing="0" w:after="0" w:afterAutospacing="0" w:line="360" w:lineRule="auto"/>
        <w:jc w:val="both"/>
        <w:rPr>
          <w:rFonts w:ascii="Times New Roman" w:eastAsia="Times New Roman" w:hAnsi="Times New Roman" w:cs="David"/>
          <w:sz w:val="26"/>
          <w:szCs w:val="26"/>
          <w:rtl/>
        </w:rPr>
      </w:pPr>
    </w:p>
    <w:p w14:paraId="40766B26" w14:textId="77777777" w:rsidR="00377752" w:rsidRPr="00E56613" w:rsidRDefault="00377752" w:rsidP="00E56613">
      <w:pPr>
        <w:spacing w:before="0" w:beforeAutospacing="0" w:after="0" w:afterAutospacing="0" w:line="360" w:lineRule="auto"/>
        <w:jc w:val="both"/>
        <w:rPr>
          <w:rFonts w:ascii="Times New Roman" w:eastAsia="Times New Roman" w:hAnsi="Times New Roman" w:cs="David"/>
          <w:sz w:val="26"/>
          <w:szCs w:val="26"/>
          <w:rtl/>
        </w:rPr>
      </w:pPr>
    </w:p>
    <w:p w14:paraId="19F959B6" w14:textId="77777777" w:rsidR="00E56613" w:rsidRPr="00E56613" w:rsidRDefault="00E56613" w:rsidP="00E56613">
      <w:pPr>
        <w:spacing w:before="0" w:beforeAutospacing="0" w:after="0" w:afterAutospacing="0" w:line="360" w:lineRule="auto"/>
        <w:jc w:val="both"/>
        <w:rPr>
          <w:rFonts w:ascii="Times New Roman" w:eastAsia="Times New Roman" w:hAnsi="Times New Roman" w:cs="David"/>
          <w:sz w:val="26"/>
          <w:szCs w:val="26"/>
          <w:rtl/>
        </w:rPr>
      </w:pPr>
    </w:p>
    <w:p w14:paraId="0DF36AD8" w14:textId="77777777" w:rsidR="00E56613" w:rsidRPr="00237720" w:rsidRDefault="00E56613" w:rsidP="00237720">
      <w:pPr>
        <w:keepNext/>
        <w:spacing w:before="0" w:beforeAutospacing="0" w:after="0" w:afterAutospacing="0" w:line="480" w:lineRule="auto"/>
        <w:ind w:right="142"/>
        <w:outlineLvl w:val="0"/>
        <w:rPr>
          <w:rFonts w:ascii="Times New Roman" w:eastAsia="Times New Roman" w:hAnsi="Times New Roman" w:cs="David"/>
          <w:sz w:val="28"/>
          <w:szCs w:val="24"/>
          <w:u w:val="single"/>
          <w:rtl/>
        </w:rPr>
      </w:pPr>
    </w:p>
    <w:p w14:paraId="4E569E22" w14:textId="77777777" w:rsidR="00E56613" w:rsidRPr="00E56613" w:rsidRDefault="00E56613" w:rsidP="00E56613">
      <w:pPr>
        <w:keepNext/>
        <w:spacing w:before="0" w:beforeAutospacing="0" w:after="0" w:afterAutospacing="0" w:line="480" w:lineRule="auto"/>
        <w:ind w:right="142"/>
        <w:jc w:val="center"/>
        <w:outlineLvl w:val="0"/>
        <w:rPr>
          <w:rFonts w:ascii="Times New Roman" w:eastAsia="Times New Roman" w:hAnsi="Times New Roman" w:cs="David"/>
          <w:b/>
          <w:bCs/>
          <w:sz w:val="32"/>
          <w:szCs w:val="28"/>
          <w:u w:val="single"/>
          <w:rtl/>
        </w:rPr>
      </w:pPr>
      <w:r w:rsidRPr="00E56613">
        <w:rPr>
          <w:rFonts w:ascii="Times New Roman" w:eastAsia="Times New Roman" w:hAnsi="Times New Roman" w:cs="David" w:hint="cs"/>
          <w:b/>
          <w:bCs/>
          <w:sz w:val="32"/>
          <w:szCs w:val="28"/>
          <w:u w:val="single"/>
          <w:rtl/>
        </w:rPr>
        <w:t>הזמנה לקבלת הצעות</w:t>
      </w:r>
    </w:p>
    <w:p w14:paraId="6BFD6AFF" w14:textId="77777777" w:rsidR="00E56613" w:rsidRPr="00E56613" w:rsidRDefault="00E56613" w:rsidP="00E56613">
      <w:pPr>
        <w:spacing w:before="0" w:beforeAutospacing="0" w:after="0" w:afterAutospacing="0" w:line="240" w:lineRule="auto"/>
        <w:jc w:val="both"/>
        <w:rPr>
          <w:rFonts w:ascii="Times New Roman" w:eastAsia="Times New Roman" w:hAnsi="Times New Roman" w:cs="David"/>
          <w:snapToGrid w:val="0"/>
          <w:sz w:val="26"/>
          <w:szCs w:val="24"/>
          <w:rtl/>
        </w:rPr>
      </w:pPr>
    </w:p>
    <w:p w14:paraId="73FEA102" w14:textId="77777777" w:rsidR="00E56613" w:rsidRPr="00E56613" w:rsidRDefault="00E56613" w:rsidP="00E56613">
      <w:pPr>
        <w:spacing w:before="0" w:beforeAutospacing="0" w:after="0" w:afterAutospacing="0" w:line="240" w:lineRule="auto"/>
        <w:jc w:val="both"/>
        <w:rPr>
          <w:rFonts w:ascii="Times New Roman" w:eastAsia="Times New Roman" w:hAnsi="Times New Roman" w:cs="David"/>
          <w:snapToGrid w:val="0"/>
          <w:sz w:val="26"/>
          <w:szCs w:val="24"/>
          <w:u w:val="single"/>
          <w:rtl/>
        </w:rPr>
      </w:pPr>
      <w:r w:rsidRPr="00E56613">
        <w:rPr>
          <w:rFonts w:ascii="Times New Roman" w:eastAsia="Times New Roman" w:hAnsi="Times New Roman" w:cs="David" w:hint="cs"/>
          <w:snapToGrid w:val="0"/>
          <w:sz w:val="26"/>
          <w:szCs w:val="24"/>
          <w:u w:val="single"/>
          <w:rtl/>
        </w:rPr>
        <w:t>ההזמנה מתייחסת  למסמכים הבאים (להלן - "</w:t>
      </w:r>
      <w:r w:rsidRPr="00E56613">
        <w:rPr>
          <w:rFonts w:ascii="Times New Roman" w:eastAsia="Times New Roman" w:hAnsi="Times New Roman" w:cs="David" w:hint="cs"/>
          <w:b/>
          <w:bCs/>
          <w:snapToGrid w:val="0"/>
          <w:sz w:val="26"/>
          <w:szCs w:val="24"/>
          <w:u w:val="single"/>
          <w:rtl/>
        </w:rPr>
        <w:t>מסמכי ההזמנה</w:t>
      </w:r>
      <w:r w:rsidRPr="00E56613">
        <w:rPr>
          <w:rFonts w:ascii="Times New Roman" w:eastAsia="Times New Roman" w:hAnsi="Times New Roman" w:cs="David" w:hint="cs"/>
          <w:snapToGrid w:val="0"/>
          <w:sz w:val="26"/>
          <w:szCs w:val="24"/>
          <w:u w:val="single"/>
          <w:rtl/>
        </w:rPr>
        <w:t>"):</w:t>
      </w:r>
    </w:p>
    <w:p w14:paraId="0A73CAFB" w14:textId="77777777" w:rsidR="00E56613" w:rsidRPr="00E56613" w:rsidRDefault="00E56613" w:rsidP="00E56613">
      <w:pPr>
        <w:spacing w:before="0" w:beforeAutospacing="0" w:after="0" w:afterAutospacing="0" w:line="240" w:lineRule="auto"/>
        <w:jc w:val="both"/>
        <w:rPr>
          <w:rFonts w:ascii="Times New Roman" w:eastAsia="Times New Roman" w:hAnsi="Times New Roman" w:cs="David"/>
          <w:snapToGrid w:val="0"/>
          <w:sz w:val="26"/>
          <w:szCs w:val="24"/>
          <w:rtl/>
        </w:rPr>
      </w:pPr>
    </w:p>
    <w:p w14:paraId="173EBF66" w14:textId="77777777" w:rsidR="00E56613" w:rsidRPr="00E56613" w:rsidRDefault="00E56613" w:rsidP="00E56613">
      <w:pPr>
        <w:spacing w:before="0" w:beforeAutospacing="0" w:after="0" w:afterAutospacing="0" w:line="360" w:lineRule="auto"/>
        <w:jc w:val="both"/>
        <w:rPr>
          <w:rFonts w:ascii="Times New Roman" w:eastAsia="Times New Roman" w:hAnsi="Times New Roman" w:cs="David"/>
          <w:snapToGrid w:val="0"/>
          <w:sz w:val="26"/>
          <w:szCs w:val="24"/>
          <w:rtl/>
        </w:rPr>
      </w:pPr>
      <w:r w:rsidRPr="00E56613">
        <w:rPr>
          <w:rFonts w:ascii="Times New Roman" w:eastAsia="Times New Roman" w:hAnsi="Times New Roman" w:cs="David" w:hint="cs"/>
          <w:b/>
          <w:bCs/>
          <w:snapToGrid w:val="0"/>
          <w:sz w:val="26"/>
          <w:szCs w:val="24"/>
          <w:u w:val="single"/>
          <w:rtl/>
        </w:rPr>
        <w:lastRenderedPageBreak/>
        <w:t>מסמך א':</w:t>
      </w:r>
      <w:r w:rsidRPr="00E56613">
        <w:rPr>
          <w:rFonts w:ascii="Times New Roman" w:eastAsia="Times New Roman" w:hAnsi="Times New Roman" w:cs="David" w:hint="cs"/>
          <w:b/>
          <w:bCs/>
          <w:snapToGrid w:val="0"/>
          <w:sz w:val="26"/>
          <w:szCs w:val="24"/>
          <w:rtl/>
        </w:rPr>
        <w:t xml:space="preserve"> הזמנה לקבלת הצעות</w:t>
      </w:r>
    </w:p>
    <w:p w14:paraId="5D417914" w14:textId="77777777" w:rsidR="00E56613" w:rsidRPr="00E56613" w:rsidRDefault="00E56613" w:rsidP="00E56613">
      <w:pPr>
        <w:spacing w:before="0" w:beforeAutospacing="0" w:after="0" w:afterAutospacing="0" w:line="360" w:lineRule="auto"/>
        <w:ind w:left="941"/>
        <w:jc w:val="both"/>
        <w:rPr>
          <w:rFonts w:ascii="Times New Roman" w:eastAsia="Times New Roman" w:hAnsi="Times New Roman" w:cs="David"/>
          <w:snapToGrid w:val="0"/>
          <w:sz w:val="26"/>
          <w:szCs w:val="24"/>
          <w:rtl/>
        </w:rPr>
      </w:pPr>
      <w:r w:rsidRPr="00E56613">
        <w:rPr>
          <w:rFonts w:ascii="Times New Roman" w:eastAsia="Times New Roman" w:hAnsi="Times New Roman" w:cs="David" w:hint="cs"/>
          <w:snapToGrid w:val="0"/>
          <w:sz w:val="26"/>
          <w:szCs w:val="24"/>
          <w:rtl/>
        </w:rPr>
        <w:t>א1- הוראות למשתתפים בהזמנה</w:t>
      </w:r>
    </w:p>
    <w:p w14:paraId="33CEE9FB" w14:textId="77777777" w:rsidR="00E56613" w:rsidRPr="00E56613" w:rsidRDefault="00E56613" w:rsidP="00E56613">
      <w:pPr>
        <w:spacing w:before="0" w:beforeAutospacing="0" w:after="0" w:afterAutospacing="0" w:line="360" w:lineRule="auto"/>
        <w:ind w:left="941"/>
        <w:jc w:val="both"/>
        <w:rPr>
          <w:rFonts w:ascii="Times New Roman" w:eastAsia="Times New Roman" w:hAnsi="Times New Roman" w:cs="David"/>
          <w:snapToGrid w:val="0"/>
          <w:sz w:val="26"/>
          <w:szCs w:val="24"/>
          <w:rtl/>
        </w:rPr>
      </w:pPr>
      <w:r w:rsidRPr="00E56613">
        <w:rPr>
          <w:rFonts w:ascii="Times New Roman" w:eastAsia="Times New Roman" w:hAnsi="Times New Roman" w:cs="David" w:hint="cs"/>
          <w:snapToGrid w:val="0"/>
          <w:sz w:val="26"/>
          <w:szCs w:val="24"/>
          <w:rtl/>
        </w:rPr>
        <w:t>א2- פרטי הקבלן</w:t>
      </w:r>
    </w:p>
    <w:p w14:paraId="23F30360" w14:textId="77777777" w:rsidR="00E56613" w:rsidRPr="00E56613" w:rsidRDefault="00E56613" w:rsidP="00E56613">
      <w:pPr>
        <w:spacing w:before="0" w:beforeAutospacing="0" w:after="0" w:afterAutospacing="0" w:line="360" w:lineRule="auto"/>
        <w:ind w:left="941"/>
        <w:jc w:val="both"/>
        <w:rPr>
          <w:rFonts w:ascii="Times New Roman" w:eastAsia="Times New Roman" w:hAnsi="Times New Roman" w:cs="David"/>
          <w:snapToGrid w:val="0"/>
          <w:sz w:val="26"/>
          <w:szCs w:val="24"/>
          <w:rtl/>
        </w:rPr>
      </w:pPr>
      <w:r w:rsidRPr="00E56613">
        <w:rPr>
          <w:rFonts w:ascii="Times New Roman" w:eastAsia="Times New Roman" w:hAnsi="Times New Roman" w:cs="David" w:hint="cs"/>
          <w:snapToGrid w:val="0"/>
          <w:sz w:val="26"/>
          <w:szCs w:val="24"/>
          <w:rtl/>
        </w:rPr>
        <w:t>א3- הצהרת הקבלן ורישיון הקבלן</w:t>
      </w:r>
    </w:p>
    <w:p w14:paraId="3CD52E66" w14:textId="77777777" w:rsidR="00E56613" w:rsidRPr="00E56613" w:rsidRDefault="00E56613" w:rsidP="00E56613">
      <w:pPr>
        <w:spacing w:before="0" w:beforeAutospacing="0" w:after="0" w:afterAutospacing="0" w:line="360" w:lineRule="auto"/>
        <w:ind w:left="941"/>
        <w:jc w:val="both"/>
        <w:rPr>
          <w:rFonts w:ascii="Times New Roman" w:eastAsia="Times New Roman" w:hAnsi="Times New Roman" w:cs="David"/>
          <w:snapToGrid w:val="0"/>
          <w:sz w:val="26"/>
          <w:szCs w:val="24"/>
          <w:rtl/>
        </w:rPr>
      </w:pPr>
      <w:r w:rsidRPr="00E56613">
        <w:rPr>
          <w:rFonts w:ascii="Times New Roman" w:eastAsia="Times New Roman" w:hAnsi="Times New Roman" w:cs="David" w:hint="cs"/>
          <w:snapToGrid w:val="0"/>
          <w:sz w:val="26"/>
          <w:szCs w:val="24"/>
          <w:rtl/>
        </w:rPr>
        <w:t>א4- לוח זמנים (נספח 3.1.10 לחוזה)</w:t>
      </w:r>
    </w:p>
    <w:p w14:paraId="5961E58E" w14:textId="77777777" w:rsidR="00E56613" w:rsidRPr="00E56613" w:rsidRDefault="00E56613" w:rsidP="00E56613">
      <w:pPr>
        <w:spacing w:before="0" w:beforeAutospacing="0" w:after="0" w:afterAutospacing="0" w:line="360" w:lineRule="auto"/>
        <w:ind w:left="941"/>
        <w:jc w:val="both"/>
        <w:rPr>
          <w:rFonts w:ascii="Times New Roman" w:eastAsia="Times New Roman" w:hAnsi="Times New Roman" w:cs="David"/>
          <w:snapToGrid w:val="0"/>
          <w:sz w:val="26"/>
          <w:szCs w:val="24"/>
          <w:rtl/>
        </w:rPr>
      </w:pPr>
      <w:r w:rsidRPr="00E56613">
        <w:rPr>
          <w:rFonts w:ascii="Times New Roman" w:eastAsia="Times New Roman" w:hAnsi="Times New Roman" w:cs="David" w:hint="cs"/>
          <w:snapToGrid w:val="0"/>
          <w:sz w:val="26"/>
          <w:szCs w:val="24"/>
          <w:rtl/>
        </w:rPr>
        <w:t>א5- נוסח ערבות בנקאית</w:t>
      </w:r>
    </w:p>
    <w:p w14:paraId="1BB06502" w14:textId="77777777" w:rsidR="00E56613" w:rsidRPr="00E56613" w:rsidRDefault="00E56613" w:rsidP="00E56613">
      <w:pPr>
        <w:spacing w:before="0" w:beforeAutospacing="0" w:after="0" w:afterAutospacing="0" w:line="360" w:lineRule="auto"/>
        <w:ind w:left="941"/>
        <w:jc w:val="both"/>
        <w:rPr>
          <w:rFonts w:ascii="Times New Roman" w:eastAsia="Times New Roman" w:hAnsi="Times New Roman" w:cs="David"/>
          <w:snapToGrid w:val="0"/>
          <w:sz w:val="26"/>
          <w:szCs w:val="24"/>
          <w:rtl/>
        </w:rPr>
      </w:pPr>
      <w:r w:rsidRPr="00E56613">
        <w:rPr>
          <w:rFonts w:ascii="Times New Roman" w:eastAsia="Times New Roman" w:hAnsi="Times New Roman" w:cs="David" w:hint="cs"/>
          <w:snapToGrid w:val="0"/>
          <w:sz w:val="26"/>
          <w:szCs w:val="24"/>
          <w:rtl/>
        </w:rPr>
        <w:t>א6-  כתב ההצעה/הצעת הקבלן:</w:t>
      </w:r>
    </w:p>
    <w:p w14:paraId="591FD132" w14:textId="77777777" w:rsidR="00E56613" w:rsidRPr="00E56613" w:rsidRDefault="00E56613" w:rsidP="00237720">
      <w:pPr>
        <w:numPr>
          <w:ilvl w:val="3"/>
          <w:numId w:val="27"/>
        </w:numPr>
        <w:spacing w:before="0" w:beforeAutospacing="0" w:after="0" w:afterAutospacing="0" w:line="240" w:lineRule="auto"/>
        <w:ind w:left="2517"/>
        <w:jc w:val="both"/>
        <w:rPr>
          <w:rFonts w:ascii="Times New Roman" w:eastAsia="Times New Roman" w:hAnsi="Times New Roman" w:cs="David"/>
          <w:snapToGrid w:val="0"/>
          <w:sz w:val="26"/>
          <w:szCs w:val="24"/>
          <w:rtl/>
        </w:rPr>
      </w:pPr>
      <w:r w:rsidRPr="00E56613">
        <w:rPr>
          <w:rFonts w:ascii="Times New Roman" w:eastAsia="Times New Roman" w:hAnsi="Times New Roman" w:cs="David" w:hint="cs"/>
          <w:snapToGrid w:val="0"/>
          <w:sz w:val="26"/>
          <w:szCs w:val="24"/>
          <w:rtl/>
        </w:rPr>
        <w:t>מחיר כללי (פאושלי)</w:t>
      </w:r>
    </w:p>
    <w:p w14:paraId="34A95257" w14:textId="77777777" w:rsidR="00E56613" w:rsidRPr="00E56613" w:rsidRDefault="00E56613" w:rsidP="00237720">
      <w:pPr>
        <w:numPr>
          <w:ilvl w:val="3"/>
          <w:numId w:val="27"/>
        </w:numPr>
        <w:spacing w:before="0" w:beforeAutospacing="0" w:after="0" w:afterAutospacing="0" w:line="240" w:lineRule="auto"/>
        <w:ind w:left="2517"/>
        <w:jc w:val="both"/>
        <w:rPr>
          <w:rFonts w:ascii="Times New Roman" w:eastAsia="Times New Roman" w:hAnsi="Times New Roman" w:cs="David"/>
          <w:snapToGrid w:val="0"/>
          <w:sz w:val="26"/>
          <w:szCs w:val="24"/>
          <w:rtl/>
        </w:rPr>
      </w:pPr>
      <w:r w:rsidRPr="00E56613">
        <w:rPr>
          <w:rFonts w:ascii="Times New Roman" w:eastAsia="Times New Roman" w:hAnsi="Times New Roman" w:cs="David" w:hint="cs"/>
          <w:snapToGrid w:val="0"/>
          <w:sz w:val="26"/>
          <w:szCs w:val="24"/>
          <w:rtl/>
        </w:rPr>
        <w:t>מחיר לפי פרקים</w:t>
      </w:r>
    </w:p>
    <w:p w14:paraId="5EC8B203" w14:textId="77777777" w:rsidR="00E56613" w:rsidRPr="00E56613" w:rsidRDefault="00E56613" w:rsidP="00237720">
      <w:pPr>
        <w:numPr>
          <w:ilvl w:val="3"/>
          <w:numId w:val="27"/>
        </w:numPr>
        <w:spacing w:before="0" w:beforeAutospacing="0" w:after="0" w:afterAutospacing="0" w:line="240" w:lineRule="auto"/>
        <w:ind w:left="2517"/>
        <w:jc w:val="both"/>
        <w:rPr>
          <w:rFonts w:ascii="Times New Roman" w:eastAsia="Times New Roman" w:hAnsi="Times New Roman" w:cs="David"/>
          <w:snapToGrid w:val="0"/>
          <w:sz w:val="26"/>
          <w:szCs w:val="24"/>
          <w:rtl/>
        </w:rPr>
      </w:pPr>
      <w:r w:rsidRPr="00E56613">
        <w:rPr>
          <w:rFonts w:ascii="Times New Roman" w:eastAsia="Times New Roman" w:hAnsi="Times New Roman" w:cs="David" w:hint="cs"/>
          <w:snapToGrid w:val="0"/>
          <w:sz w:val="26"/>
          <w:szCs w:val="24"/>
          <w:rtl/>
        </w:rPr>
        <w:t>מחיר לפי חלקי מבנה</w:t>
      </w:r>
    </w:p>
    <w:p w14:paraId="54621832" w14:textId="77777777" w:rsidR="00E56613" w:rsidRPr="00E56613" w:rsidRDefault="00E56613" w:rsidP="00237720">
      <w:pPr>
        <w:numPr>
          <w:ilvl w:val="3"/>
          <w:numId w:val="27"/>
        </w:numPr>
        <w:spacing w:before="0" w:beforeAutospacing="0" w:after="0" w:afterAutospacing="0" w:line="240" w:lineRule="auto"/>
        <w:ind w:left="2517"/>
        <w:jc w:val="both"/>
        <w:rPr>
          <w:rFonts w:ascii="Times New Roman" w:eastAsia="Times New Roman" w:hAnsi="Times New Roman" w:cs="David"/>
          <w:snapToGrid w:val="0"/>
          <w:sz w:val="26"/>
          <w:szCs w:val="24"/>
          <w:rtl/>
        </w:rPr>
      </w:pPr>
      <w:r w:rsidRPr="00E56613">
        <w:rPr>
          <w:rFonts w:ascii="Times New Roman" w:eastAsia="Times New Roman" w:hAnsi="Times New Roman" w:cs="David" w:hint="cs"/>
          <w:snapToGrid w:val="0"/>
          <w:sz w:val="26"/>
          <w:szCs w:val="24"/>
          <w:rtl/>
        </w:rPr>
        <w:t>מחירון לתוספות/הפחתות</w:t>
      </w:r>
    </w:p>
    <w:p w14:paraId="524720B6" w14:textId="77777777" w:rsidR="00E56613" w:rsidRPr="00E56613" w:rsidRDefault="00E56613" w:rsidP="00E56613">
      <w:pPr>
        <w:spacing w:before="0" w:beforeAutospacing="0" w:after="0" w:afterAutospacing="0" w:line="240" w:lineRule="auto"/>
        <w:ind w:left="567" w:hanging="567"/>
        <w:jc w:val="both"/>
        <w:rPr>
          <w:rFonts w:ascii="Times New Roman" w:eastAsia="Times New Roman" w:hAnsi="Times New Roman" w:cs="David"/>
          <w:snapToGrid w:val="0"/>
          <w:sz w:val="26"/>
          <w:szCs w:val="24"/>
          <w:rtl/>
        </w:rPr>
      </w:pPr>
    </w:p>
    <w:p w14:paraId="0DBECB33" w14:textId="77777777" w:rsidR="00E56613" w:rsidRPr="00E56613" w:rsidRDefault="00E56613" w:rsidP="00E56613">
      <w:pPr>
        <w:spacing w:before="0" w:beforeAutospacing="0" w:after="0" w:afterAutospacing="0" w:line="240" w:lineRule="auto"/>
        <w:jc w:val="both"/>
        <w:rPr>
          <w:rFonts w:ascii="Times New Roman" w:eastAsia="Times New Roman" w:hAnsi="Times New Roman" w:cs="David"/>
          <w:snapToGrid w:val="0"/>
          <w:sz w:val="26"/>
          <w:szCs w:val="24"/>
          <w:rtl/>
        </w:rPr>
      </w:pPr>
    </w:p>
    <w:p w14:paraId="6B861846" w14:textId="77777777" w:rsidR="00E56613" w:rsidRPr="00E56613" w:rsidRDefault="00E56613" w:rsidP="00E56613">
      <w:pPr>
        <w:spacing w:before="0" w:beforeAutospacing="0" w:after="0" w:afterAutospacing="0" w:line="240" w:lineRule="auto"/>
        <w:jc w:val="both"/>
        <w:rPr>
          <w:rFonts w:ascii="Times New Roman" w:eastAsia="Times New Roman" w:hAnsi="Times New Roman" w:cs="David"/>
          <w:b/>
          <w:bCs/>
          <w:snapToGrid w:val="0"/>
          <w:sz w:val="26"/>
          <w:szCs w:val="24"/>
          <w:u w:val="single"/>
          <w:rtl/>
        </w:rPr>
      </w:pPr>
      <w:r w:rsidRPr="00E56613">
        <w:rPr>
          <w:rFonts w:ascii="Times New Roman" w:eastAsia="Times New Roman" w:hAnsi="Times New Roman" w:cs="David" w:hint="cs"/>
          <w:b/>
          <w:bCs/>
          <w:snapToGrid w:val="0"/>
          <w:sz w:val="26"/>
          <w:szCs w:val="24"/>
          <w:u w:val="single"/>
          <w:rtl/>
        </w:rPr>
        <w:t>מסמך ב':</w:t>
      </w:r>
      <w:r w:rsidRPr="00E56613">
        <w:rPr>
          <w:rFonts w:ascii="Times New Roman" w:eastAsia="Times New Roman" w:hAnsi="Times New Roman" w:cs="David" w:hint="cs"/>
          <w:snapToGrid w:val="0"/>
          <w:sz w:val="26"/>
          <w:szCs w:val="24"/>
          <w:rtl/>
        </w:rPr>
        <w:t xml:space="preserve"> </w:t>
      </w:r>
      <w:r w:rsidRPr="00E56613">
        <w:rPr>
          <w:rFonts w:ascii="Times New Roman" w:eastAsia="Times New Roman" w:hAnsi="Times New Roman" w:cs="David" w:hint="cs"/>
          <w:b/>
          <w:bCs/>
          <w:snapToGrid w:val="0"/>
          <w:sz w:val="26"/>
          <w:szCs w:val="24"/>
          <w:rtl/>
        </w:rPr>
        <w:t>נוסח החוזה ונספחיו</w:t>
      </w:r>
      <w:r w:rsidRPr="00E56613">
        <w:rPr>
          <w:rFonts w:ascii="Times New Roman" w:eastAsia="Times New Roman" w:hAnsi="Times New Roman" w:cs="David" w:hint="cs"/>
          <w:snapToGrid w:val="0"/>
          <w:sz w:val="26"/>
          <w:szCs w:val="24"/>
          <w:rtl/>
        </w:rPr>
        <w:t xml:space="preserve"> </w:t>
      </w:r>
    </w:p>
    <w:p w14:paraId="125E30D7" w14:textId="77777777" w:rsidR="00E56613" w:rsidRPr="00E56613" w:rsidRDefault="00E56613" w:rsidP="00E56613">
      <w:pPr>
        <w:spacing w:before="0" w:beforeAutospacing="0" w:after="0" w:afterAutospacing="0" w:line="240" w:lineRule="auto"/>
        <w:jc w:val="both"/>
        <w:rPr>
          <w:rFonts w:ascii="Times New Roman" w:eastAsia="Times New Roman" w:hAnsi="Times New Roman" w:cs="David"/>
          <w:snapToGrid w:val="0"/>
          <w:sz w:val="26"/>
          <w:szCs w:val="24"/>
          <w:rtl/>
        </w:rPr>
      </w:pPr>
    </w:p>
    <w:p w14:paraId="428461E0" w14:textId="77777777" w:rsidR="00E56613" w:rsidRPr="00E56613" w:rsidRDefault="00E56613" w:rsidP="00E56613">
      <w:pPr>
        <w:spacing w:before="0" w:beforeAutospacing="0" w:after="0" w:afterAutospacing="0" w:line="240" w:lineRule="auto"/>
        <w:jc w:val="both"/>
        <w:rPr>
          <w:rFonts w:ascii="Times New Roman" w:eastAsia="Times New Roman" w:hAnsi="Times New Roman" w:cs="David"/>
          <w:snapToGrid w:val="0"/>
          <w:sz w:val="26"/>
          <w:szCs w:val="24"/>
          <w:rtl/>
        </w:rPr>
      </w:pPr>
      <w:r w:rsidRPr="00E56613">
        <w:rPr>
          <w:rFonts w:ascii="Times New Roman" w:eastAsia="Times New Roman" w:hAnsi="Times New Roman" w:cs="David" w:hint="cs"/>
          <w:b/>
          <w:bCs/>
          <w:snapToGrid w:val="0"/>
          <w:sz w:val="26"/>
          <w:szCs w:val="24"/>
          <w:u w:val="single"/>
          <w:rtl/>
        </w:rPr>
        <w:t>מסמך ג':</w:t>
      </w:r>
      <w:r w:rsidRPr="00E56613">
        <w:rPr>
          <w:rFonts w:ascii="Times New Roman" w:eastAsia="Times New Roman" w:hAnsi="Times New Roman" w:cs="David" w:hint="cs"/>
          <w:snapToGrid w:val="0"/>
          <w:sz w:val="26"/>
          <w:szCs w:val="24"/>
          <w:rtl/>
        </w:rPr>
        <w:t xml:space="preserve"> </w:t>
      </w:r>
      <w:r w:rsidRPr="00E56613">
        <w:rPr>
          <w:rFonts w:ascii="Times New Roman" w:eastAsia="Times New Roman" w:hAnsi="Times New Roman" w:cs="David" w:hint="cs"/>
          <w:b/>
          <w:bCs/>
          <w:snapToGrid w:val="0"/>
          <w:sz w:val="26"/>
          <w:szCs w:val="24"/>
          <w:rtl/>
        </w:rPr>
        <w:t>מפרטים מיוחדים ומפרטים טכניים לעבודות</w:t>
      </w:r>
    </w:p>
    <w:p w14:paraId="6BABA9EF" w14:textId="77777777" w:rsidR="00E56613" w:rsidRPr="00E56613" w:rsidRDefault="00E56613" w:rsidP="00E56613">
      <w:pPr>
        <w:spacing w:before="0" w:beforeAutospacing="0" w:after="0" w:afterAutospacing="0" w:line="240" w:lineRule="auto"/>
        <w:jc w:val="both"/>
        <w:rPr>
          <w:rFonts w:ascii="Times New Roman" w:eastAsia="Times New Roman" w:hAnsi="Times New Roman" w:cs="David"/>
          <w:snapToGrid w:val="0"/>
          <w:sz w:val="26"/>
          <w:szCs w:val="24"/>
          <w:rtl/>
        </w:rPr>
      </w:pPr>
    </w:p>
    <w:p w14:paraId="33A334AE" w14:textId="77777777" w:rsidR="00E56613" w:rsidRPr="00E56613" w:rsidRDefault="00E56613" w:rsidP="00E56613">
      <w:pPr>
        <w:keepNext/>
        <w:spacing w:before="0" w:beforeAutospacing="0" w:after="0" w:afterAutospacing="0" w:line="360" w:lineRule="auto"/>
        <w:jc w:val="both"/>
        <w:outlineLvl w:val="4"/>
        <w:rPr>
          <w:rFonts w:ascii="Times New Roman" w:eastAsia="Times New Roman" w:hAnsi="Times New Roman" w:cs="David"/>
          <w:b/>
          <w:bCs/>
          <w:sz w:val="26"/>
          <w:szCs w:val="24"/>
          <w:u w:val="single"/>
          <w:rtl/>
        </w:rPr>
      </w:pPr>
      <w:r w:rsidRPr="00E56613">
        <w:rPr>
          <w:rFonts w:ascii="Times New Roman" w:eastAsia="Times New Roman" w:hAnsi="Times New Roman" w:cs="David" w:hint="cs"/>
          <w:b/>
          <w:bCs/>
          <w:sz w:val="26"/>
          <w:szCs w:val="24"/>
          <w:u w:val="single"/>
          <w:rtl/>
        </w:rPr>
        <w:t>מסמך ד':</w:t>
      </w:r>
      <w:r w:rsidRPr="00E56613">
        <w:rPr>
          <w:rFonts w:ascii="Times New Roman" w:eastAsia="Times New Roman" w:hAnsi="Times New Roman" w:cs="David" w:hint="cs"/>
          <w:sz w:val="26"/>
          <w:szCs w:val="24"/>
          <w:rtl/>
        </w:rPr>
        <w:t xml:space="preserve"> </w:t>
      </w:r>
      <w:r w:rsidRPr="00E56613">
        <w:rPr>
          <w:rFonts w:ascii="Times New Roman" w:eastAsia="Times New Roman" w:hAnsi="Times New Roman" w:cs="David" w:hint="cs"/>
          <w:b/>
          <w:bCs/>
          <w:sz w:val="26"/>
          <w:szCs w:val="24"/>
          <w:rtl/>
        </w:rPr>
        <w:t xml:space="preserve">תכניות ונספחים טכניים </w:t>
      </w:r>
    </w:p>
    <w:p w14:paraId="1728BE9F" w14:textId="77777777" w:rsidR="00E56613" w:rsidRPr="00E56613" w:rsidRDefault="00E56613" w:rsidP="00E56613">
      <w:pPr>
        <w:spacing w:before="0" w:beforeAutospacing="0" w:after="0" w:afterAutospacing="0" w:line="240" w:lineRule="auto"/>
        <w:jc w:val="both"/>
        <w:rPr>
          <w:rFonts w:ascii="Times New Roman" w:eastAsia="Times New Roman" w:hAnsi="Times New Roman" w:cs="David"/>
          <w:snapToGrid w:val="0"/>
          <w:sz w:val="26"/>
          <w:szCs w:val="24"/>
          <w:rtl/>
        </w:rPr>
      </w:pPr>
    </w:p>
    <w:p w14:paraId="11259136" w14:textId="77777777" w:rsidR="00E56613" w:rsidRPr="00E56613" w:rsidRDefault="00E56613" w:rsidP="00E56613">
      <w:pPr>
        <w:spacing w:before="0" w:beforeAutospacing="0" w:after="0" w:afterAutospacing="0" w:line="240" w:lineRule="auto"/>
        <w:jc w:val="both"/>
        <w:rPr>
          <w:rFonts w:ascii="Times New Roman" w:eastAsia="Times New Roman" w:hAnsi="Times New Roman" w:cs="David"/>
          <w:snapToGrid w:val="0"/>
          <w:sz w:val="26"/>
          <w:szCs w:val="24"/>
          <w:rtl/>
        </w:rPr>
      </w:pPr>
      <w:r w:rsidRPr="00E56613">
        <w:rPr>
          <w:rFonts w:ascii="Times New Roman" w:eastAsia="Times New Roman" w:hAnsi="Times New Roman" w:cs="David" w:hint="cs"/>
          <w:b/>
          <w:bCs/>
          <w:snapToGrid w:val="0"/>
          <w:sz w:val="26"/>
          <w:szCs w:val="24"/>
          <w:u w:val="single"/>
          <w:rtl/>
        </w:rPr>
        <w:t>מסמך ה':</w:t>
      </w:r>
      <w:r w:rsidRPr="00E56613">
        <w:rPr>
          <w:rFonts w:ascii="Times New Roman" w:eastAsia="Times New Roman" w:hAnsi="Times New Roman" w:cs="David" w:hint="cs"/>
          <w:b/>
          <w:bCs/>
          <w:snapToGrid w:val="0"/>
          <w:sz w:val="26"/>
          <w:szCs w:val="24"/>
          <w:rtl/>
        </w:rPr>
        <w:t xml:space="preserve"> חוזה לביצוע תשתיות ככל וישנו</w:t>
      </w:r>
    </w:p>
    <w:p w14:paraId="694087FA" w14:textId="77777777" w:rsidR="00E56613" w:rsidRPr="00E56613" w:rsidRDefault="00E56613" w:rsidP="00E56613">
      <w:pPr>
        <w:spacing w:before="0" w:beforeAutospacing="0" w:after="0" w:afterAutospacing="0" w:line="240" w:lineRule="auto"/>
        <w:jc w:val="both"/>
        <w:rPr>
          <w:rFonts w:ascii="Times New Roman" w:eastAsia="Times New Roman" w:hAnsi="Times New Roman" w:cs="David"/>
          <w:snapToGrid w:val="0"/>
          <w:sz w:val="26"/>
          <w:szCs w:val="24"/>
          <w:u w:val="single"/>
          <w:rtl/>
        </w:rPr>
      </w:pPr>
    </w:p>
    <w:p w14:paraId="6BAD66F9" w14:textId="77777777" w:rsidR="00E56613" w:rsidRPr="00E56613" w:rsidRDefault="00E56613" w:rsidP="00E56613">
      <w:pPr>
        <w:spacing w:before="0" w:beforeAutospacing="0" w:after="0" w:afterAutospacing="0" w:line="240" w:lineRule="auto"/>
        <w:jc w:val="both"/>
        <w:rPr>
          <w:rFonts w:ascii="Times New Roman" w:eastAsia="Times New Roman" w:hAnsi="Times New Roman" w:cs="David"/>
          <w:snapToGrid w:val="0"/>
          <w:sz w:val="26"/>
          <w:szCs w:val="24"/>
          <w:u w:val="single"/>
          <w:rtl/>
        </w:rPr>
      </w:pPr>
    </w:p>
    <w:p w14:paraId="76544089" w14:textId="77777777" w:rsidR="00E56613" w:rsidRPr="00E56613" w:rsidRDefault="00E56613" w:rsidP="00E56613">
      <w:pPr>
        <w:spacing w:before="0" w:beforeAutospacing="0" w:after="0" w:afterAutospacing="0" w:line="240" w:lineRule="auto"/>
        <w:jc w:val="both"/>
        <w:rPr>
          <w:rFonts w:ascii="Times New Roman" w:eastAsia="Times New Roman" w:hAnsi="Times New Roman" w:cs="David"/>
          <w:snapToGrid w:val="0"/>
          <w:sz w:val="26"/>
          <w:szCs w:val="24"/>
          <w:u w:val="single"/>
          <w:rtl/>
        </w:rPr>
      </w:pPr>
      <w:r w:rsidRPr="00E56613">
        <w:rPr>
          <w:rFonts w:ascii="Times New Roman" w:eastAsia="Times New Roman" w:hAnsi="Times New Roman" w:cs="David" w:hint="cs"/>
          <w:snapToGrid w:val="0"/>
          <w:sz w:val="26"/>
          <w:szCs w:val="24"/>
          <w:u w:val="single"/>
          <w:rtl/>
        </w:rPr>
        <w:br w:type="page"/>
      </w:r>
    </w:p>
    <w:p w14:paraId="193CBF22" w14:textId="77777777" w:rsidR="00E56613" w:rsidRPr="00E56613" w:rsidRDefault="00E56613" w:rsidP="00E56613">
      <w:pPr>
        <w:keepNext/>
        <w:spacing w:before="0" w:beforeAutospacing="0" w:after="0" w:afterAutospacing="0" w:line="240" w:lineRule="auto"/>
        <w:jc w:val="center"/>
        <w:outlineLvl w:val="0"/>
        <w:rPr>
          <w:rFonts w:ascii="Times New Roman" w:eastAsia="Times New Roman" w:hAnsi="Times New Roman" w:cs="David"/>
          <w:b/>
          <w:bCs/>
          <w:sz w:val="28"/>
          <w:szCs w:val="24"/>
          <w:u w:val="single"/>
          <w:rtl/>
        </w:rPr>
      </w:pPr>
      <w:r w:rsidRPr="00E56613">
        <w:rPr>
          <w:rFonts w:ascii="Times New Roman" w:eastAsia="Times New Roman" w:hAnsi="Times New Roman" w:cs="David" w:hint="cs"/>
          <w:b/>
          <w:bCs/>
          <w:sz w:val="28"/>
          <w:szCs w:val="24"/>
          <w:u w:val="single"/>
          <w:rtl/>
        </w:rPr>
        <w:lastRenderedPageBreak/>
        <w:t>מסמך א'1</w:t>
      </w:r>
    </w:p>
    <w:p w14:paraId="4A7D3C77" w14:textId="77777777" w:rsidR="00E56613" w:rsidRPr="00E56613" w:rsidRDefault="00E56613" w:rsidP="00E56613">
      <w:pPr>
        <w:spacing w:before="0" w:beforeAutospacing="0" w:after="0" w:afterAutospacing="0" w:line="240" w:lineRule="auto"/>
        <w:jc w:val="center"/>
        <w:rPr>
          <w:rFonts w:ascii="Times New Roman" w:eastAsia="Times New Roman" w:hAnsi="Times New Roman" w:cs="David"/>
          <w:b/>
          <w:bCs/>
          <w:snapToGrid w:val="0"/>
          <w:sz w:val="28"/>
          <w:szCs w:val="24"/>
          <w:u w:val="single"/>
          <w:rtl/>
        </w:rPr>
      </w:pPr>
    </w:p>
    <w:p w14:paraId="41857526" w14:textId="77777777" w:rsidR="00E56613" w:rsidRPr="00E56613" w:rsidRDefault="00E56613" w:rsidP="00E56613">
      <w:pPr>
        <w:spacing w:before="0" w:beforeAutospacing="0" w:after="0" w:afterAutospacing="0" w:line="240" w:lineRule="auto"/>
        <w:jc w:val="center"/>
        <w:rPr>
          <w:rFonts w:ascii="Times New Roman" w:eastAsia="Times New Roman" w:hAnsi="Times New Roman" w:cs="David"/>
          <w:snapToGrid w:val="0"/>
          <w:sz w:val="28"/>
          <w:szCs w:val="24"/>
          <w:rtl/>
        </w:rPr>
      </w:pPr>
      <w:r w:rsidRPr="00E56613">
        <w:rPr>
          <w:rFonts w:ascii="Times New Roman" w:eastAsia="Times New Roman" w:hAnsi="Times New Roman" w:cs="David" w:hint="cs"/>
          <w:b/>
          <w:bCs/>
          <w:snapToGrid w:val="0"/>
          <w:sz w:val="28"/>
          <w:szCs w:val="24"/>
          <w:u w:val="single"/>
          <w:rtl/>
        </w:rPr>
        <w:t>הוראות למשתתפים בהזמנה</w:t>
      </w:r>
    </w:p>
    <w:p w14:paraId="37EC1D6E" w14:textId="77777777" w:rsidR="00E56613" w:rsidRPr="00E56613" w:rsidRDefault="00E56613" w:rsidP="00E56613">
      <w:pPr>
        <w:spacing w:before="0" w:beforeAutospacing="0" w:after="0" w:afterAutospacing="0" w:line="240" w:lineRule="auto"/>
        <w:jc w:val="both"/>
        <w:rPr>
          <w:rFonts w:ascii="Times New Roman" w:eastAsia="Times New Roman" w:hAnsi="Times New Roman" w:cs="David"/>
          <w:snapToGrid w:val="0"/>
          <w:sz w:val="26"/>
          <w:szCs w:val="24"/>
          <w:rtl/>
        </w:rPr>
      </w:pPr>
    </w:p>
    <w:p w14:paraId="7831CAA4" w14:textId="77777777" w:rsidR="00E56613" w:rsidRPr="00E56613" w:rsidRDefault="00E56613" w:rsidP="00237720">
      <w:pPr>
        <w:numPr>
          <w:ilvl w:val="0"/>
          <w:numId w:val="4"/>
        </w:numPr>
        <w:spacing w:before="0" w:beforeAutospacing="0" w:after="0" w:afterAutospacing="0" w:line="240" w:lineRule="auto"/>
        <w:jc w:val="both"/>
        <w:rPr>
          <w:rFonts w:ascii="Times New Roman" w:eastAsia="Times New Roman" w:hAnsi="Times New Roman" w:cs="David"/>
          <w:snapToGrid w:val="0"/>
          <w:sz w:val="26"/>
          <w:szCs w:val="24"/>
          <w:rtl/>
        </w:rPr>
      </w:pPr>
      <w:r w:rsidRPr="00E56613">
        <w:rPr>
          <w:rFonts w:ascii="Times New Roman" w:eastAsia="Times New Roman" w:hAnsi="Times New Roman" w:cs="David" w:hint="cs"/>
          <w:snapToGrid w:val="0"/>
          <w:sz w:val="26"/>
          <w:szCs w:val="24"/>
          <w:rtl/>
        </w:rPr>
        <w:t>יש לראות בהזמנה זו הזמנה מצד המזמין לקבלת הצעות ולא הצעה.</w:t>
      </w:r>
    </w:p>
    <w:p w14:paraId="2937F2EF" w14:textId="77777777" w:rsidR="00E56613" w:rsidRPr="00E56613" w:rsidRDefault="00E56613" w:rsidP="00E56613">
      <w:pPr>
        <w:spacing w:before="0" w:beforeAutospacing="0" w:after="0" w:afterAutospacing="0" w:line="240" w:lineRule="auto"/>
        <w:ind w:left="460" w:firstLine="5"/>
        <w:jc w:val="both"/>
        <w:rPr>
          <w:rFonts w:ascii="Times New Roman" w:eastAsia="Times New Roman" w:hAnsi="Times New Roman" w:cs="David"/>
          <w:snapToGrid w:val="0"/>
          <w:sz w:val="26"/>
          <w:szCs w:val="24"/>
          <w:rtl/>
        </w:rPr>
      </w:pPr>
    </w:p>
    <w:p w14:paraId="626F9051" w14:textId="77777777" w:rsidR="00E56613" w:rsidRPr="00E56613" w:rsidRDefault="00E56613" w:rsidP="00237720">
      <w:pPr>
        <w:numPr>
          <w:ilvl w:val="0"/>
          <w:numId w:val="4"/>
        </w:numPr>
        <w:spacing w:before="0" w:beforeAutospacing="0" w:after="0" w:afterAutospacing="0" w:line="240" w:lineRule="auto"/>
        <w:jc w:val="both"/>
        <w:rPr>
          <w:rFonts w:ascii="Times New Roman" w:eastAsia="Times New Roman" w:hAnsi="Times New Roman" w:cs="David"/>
          <w:snapToGrid w:val="0"/>
          <w:sz w:val="26"/>
          <w:szCs w:val="24"/>
          <w:rtl/>
        </w:rPr>
      </w:pPr>
      <w:r w:rsidRPr="00E56613">
        <w:rPr>
          <w:rFonts w:ascii="Times New Roman" w:eastAsia="Times New Roman" w:hAnsi="Times New Roman" w:cs="David" w:hint="cs"/>
          <w:snapToGrid w:val="0"/>
          <w:sz w:val="26"/>
          <w:szCs w:val="24"/>
          <w:rtl/>
        </w:rPr>
        <w:t>על הקבלן המבקש להגיש הצעה, לעשות את הבאות:</w:t>
      </w:r>
    </w:p>
    <w:p w14:paraId="6D0056EE" w14:textId="77777777" w:rsidR="00E56613" w:rsidRPr="00E56613" w:rsidRDefault="00E56613" w:rsidP="00E56613">
      <w:pPr>
        <w:spacing w:before="0" w:beforeAutospacing="0" w:after="0" w:afterAutospacing="0" w:line="240" w:lineRule="auto"/>
        <w:jc w:val="both"/>
        <w:rPr>
          <w:rFonts w:ascii="Times New Roman" w:eastAsia="Times New Roman" w:hAnsi="Times New Roman" w:cs="David"/>
          <w:snapToGrid w:val="0"/>
          <w:sz w:val="26"/>
          <w:szCs w:val="24"/>
        </w:rPr>
      </w:pPr>
    </w:p>
    <w:p w14:paraId="4113CAB1" w14:textId="77777777" w:rsidR="00E56613" w:rsidRPr="00E56613" w:rsidRDefault="00E56613" w:rsidP="00237720">
      <w:pPr>
        <w:numPr>
          <w:ilvl w:val="1"/>
          <w:numId w:val="4"/>
        </w:numPr>
        <w:spacing w:before="0" w:beforeAutospacing="0" w:after="0" w:afterAutospacing="0" w:line="240" w:lineRule="auto"/>
        <w:jc w:val="both"/>
        <w:rPr>
          <w:rFonts w:ascii="Times New Roman" w:eastAsia="Times New Roman" w:hAnsi="Times New Roman" w:cs="David"/>
          <w:snapToGrid w:val="0"/>
          <w:sz w:val="26"/>
          <w:szCs w:val="24"/>
          <w:rtl/>
        </w:rPr>
      </w:pPr>
      <w:r w:rsidRPr="00E56613">
        <w:rPr>
          <w:rFonts w:ascii="Times New Roman" w:eastAsia="Times New Roman" w:hAnsi="Times New Roman" w:cs="David" w:hint="cs"/>
          <w:snapToGrid w:val="0"/>
          <w:sz w:val="26"/>
          <w:szCs w:val="24"/>
          <w:rtl/>
        </w:rPr>
        <w:t>ל</w:t>
      </w:r>
      <w:r w:rsidRPr="00E56613">
        <w:rPr>
          <w:rFonts w:ascii="Times New Roman" w:eastAsia="Times New Roman" w:hAnsi="Times New Roman" w:cs="David" w:hint="cs"/>
          <w:sz w:val="26"/>
          <w:szCs w:val="24"/>
          <w:rtl/>
        </w:rPr>
        <w:t>צרף הצעת מחיר ולמלא בה את סה"כ מחיר העבודות ולסמנה כמסמך א6' של מסמכי ההזמנה. סכום זה יהווה את מחיר העבודות למטרת סעיף 6 של החוזה המצ"ב כמסמך ב' למסמכי ההזמנה (להלן:"</w:t>
      </w:r>
      <w:r w:rsidRPr="00E56613">
        <w:rPr>
          <w:rFonts w:ascii="Times New Roman" w:eastAsia="Times New Roman" w:hAnsi="Times New Roman" w:cs="David" w:hint="cs"/>
          <w:b/>
          <w:bCs/>
          <w:sz w:val="26"/>
          <w:szCs w:val="24"/>
          <w:rtl/>
        </w:rPr>
        <w:t>סכום הצעת הקבלן</w:t>
      </w:r>
      <w:r w:rsidRPr="00E56613">
        <w:rPr>
          <w:rFonts w:ascii="Times New Roman" w:eastAsia="Times New Roman" w:hAnsi="Times New Roman" w:cs="David" w:hint="cs"/>
          <w:sz w:val="26"/>
          <w:szCs w:val="24"/>
          <w:rtl/>
        </w:rPr>
        <w:t>")</w:t>
      </w:r>
      <w:r w:rsidRPr="00E56613">
        <w:rPr>
          <w:rFonts w:ascii="Times New Roman" w:eastAsia="Times New Roman" w:hAnsi="Times New Roman" w:cs="David" w:hint="cs"/>
          <w:snapToGrid w:val="0"/>
          <w:sz w:val="26"/>
          <w:szCs w:val="24"/>
          <w:rtl/>
        </w:rPr>
        <w:t>.</w:t>
      </w:r>
    </w:p>
    <w:p w14:paraId="2F53C73C" w14:textId="77777777" w:rsidR="00E56613" w:rsidRPr="00E56613" w:rsidRDefault="00E56613" w:rsidP="00237720">
      <w:pPr>
        <w:numPr>
          <w:ilvl w:val="1"/>
          <w:numId w:val="4"/>
        </w:numPr>
        <w:spacing w:before="240" w:beforeAutospacing="0" w:after="0" w:afterAutospacing="0" w:line="240" w:lineRule="auto"/>
        <w:jc w:val="both"/>
        <w:rPr>
          <w:rFonts w:ascii="Times New Roman" w:eastAsia="Times New Roman" w:hAnsi="Times New Roman" w:cs="David"/>
          <w:sz w:val="26"/>
          <w:szCs w:val="24"/>
          <w:rtl/>
        </w:rPr>
      </w:pPr>
      <w:r w:rsidRPr="00E56613">
        <w:rPr>
          <w:rFonts w:ascii="Times New Roman" w:eastAsia="Times New Roman" w:hAnsi="Times New Roman" w:cs="David" w:hint="cs"/>
          <w:snapToGrid w:val="0"/>
          <w:sz w:val="26"/>
          <w:szCs w:val="24"/>
          <w:rtl/>
        </w:rPr>
        <w:t>ל</w:t>
      </w:r>
      <w:r w:rsidRPr="00E56613">
        <w:rPr>
          <w:rFonts w:ascii="Times New Roman" w:eastAsia="Times New Roman" w:hAnsi="Times New Roman" w:cs="David" w:hint="cs"/>
          <w:sz w:val="26"/>
          <w:szCs w:val="24"/>
          <w:rtl/>
        </w:rPr>
        <w:t>מלא בסעיף 6 למסמך "הצעת הקבלן" המצ"ב כמסמך א'-6 למסמכי ההזמנה, את סכום הערבות הבנקאית השווה ל- 10% מסכום הצעת הקבלן, וכן את פרטיו האישיים ותאריך החתימה.</w:t>
      </w:r>
    </w:p>
    <w:p w14:paraId="3C0F27F5" w14:textId="77777777" w:rsidR="00E56613" w:rsidRPr="00E56613" w:rsidRDefault="00E56613" w:rsidP="00237720">
      <w:pPr>
        <w:numPr>
          <w:ilvl w:val="1"/>
          <w:numId w:val="4"/>
        </w:numPr>
        <w:spacing w:before="240" w:beforeAutospacing="0" w:after="0" w:afterAutospacing="0" w:line="240" w:lineRule="auto"/>
        <w:jc w:val="both"/>
        <w:rPr>
          <w:rFonts w:ascii="Times New Roman" w:eastAsia="Times New Roman" w:hAnsi="Times New Roman" w:cs="David"/>
          <w:snapToGrid w:val="0"/>
          <w:sz w:val="26"/>
          <w:szCs w:val="24"/>
          <w:rtl/>
        </w:rPr>
      </w:pPr>
      <w:r w:rsidRPr="00E56613">
        <w:rPr>
          <w:rFonts w:ascii="Times New Roman" w:eastAsia="Times New Roman" w:hAnsi="Times New Roman" w:cs="David" w:hint="cs"/>
          <w:sz w:val="26"/>
          <w:szCs w:val="24"/>
          <w:rtl/>
        </w:rPr>
        <w:t>לצרף</w:t>
      </w:r>
      <w:r w:rsidRPr="00E56613">
        <w:rPr>
          <w:rFonts w:ascii="Times New Roman" w:eastAsia="Times New Roman" w:hAnsi="Times New Roman" w:cs="David" w:hint="cs"/>
          <w:snapToGrid w:val="0"/>
          <w:sz w:val="26"/>
          <w:szCs w:val="24"/>
          <w:rtl/>
        </w:rPr>
        <w:t xml:space="preserve"> לוח זמנים שיסומן כנספח א-4 למסמכי ההזמנה, לפרט בו שלבי ביניים ומועדים להשלמתם בהתאם לפרק הזמן להשלמה הקבוע בנספח 3.1.1 בקשר לסעיף 10.1 לחוזה. לוח הזמנים כאמור יהווה את נספח 3.1.9 לחוזה, ככל שיאושר ע"י המזמין.</w:t>
      </w:r>
    </w:p>
    <w:p w14:paraId="2C7CAFB5" w14:textId="77777777" w:rsidR="00E56613" w:rsidRPr="00E56613" w:rsidRDefault="00E56613" w:rsidP="00237720">
      <w:pPr>
        <w:numPr>
          <w:ilvl w:val="1"/>
          <w:numId w:val="4"/>
        </w:numPr>
        <w:spacing w:before="240" w:beforeAutospacing="0" w:after="0" w:afterAutospacing="0" w:line="240" w:lineRule="auto"/>
        <w:jc w:val="both"/>
        <w:rPr>
          <w:rFonts w:ascii="Times New Roman" w:eastAsia="Times New Roman" w:hAnsi="Times New Roman" w:cs="David"/>
          <w:snapToGrid w:val="0"/>
          <w:sz w:val="26"/>
          <w:szCs w:val="24"/>
          <w:rtl/>
        </w:rPr>
      </w:pPr>
      <w:r w:rsidRPr="00E56613">
        <w:rPr>
          <w:rFonts w:ascii="Times New Roman" w:eastAsia="Times New Roman" w:hAnsi="Times New Roman" w:cs="David" w:hint="cs"/>
          <w:snapToGrid w:val="0"/>
          <w:sz w:val="26"/>
          <w:szCs w:val="24"/>
          <w:rtl/>
        </w:rPr>
        <w:t xml:space="preserve">לצרף להצעתו ערבות בנקאית אוטונומית ובלתי מותנית בנוסח המצורף להזמנה כנספח א-5 בסכום בשקלים חדשים השווה ל </w:t>
      </w:r>
      <w:r w:rsidRPr="00E56613">
        <w:rPr>
          <w:rFonts w:ascii="Times New Roman" w:eastAsia="Times New Roman" w:hAnsi="Times New Roman" w:cs="David"/>
          <w:snapToGrid w:val="0"/>
          <w:sz w:val="26"/>
          <w:szCs w:val="24"/>
        </w:rPr>
        <w:t>–</w:t>
      </w:r>
      <w:r w:rsidRPr="00E56613">
        <w:rPr>
          <w:rFonts w:ascii="Times New Roman" w:eastAsia="Times New Roman" w:hAnsi="Times New Roman" w:cs="David" w:hint="cs"/>
          <w:snapToGrid w:val="0"/>
          <w:sz w:val="26"/>
          <w:szCs w:val="24"/>
          <w:rtl/>
        </w:rPr>
        <w:t>10% מסכום הצעת הקבלן. הערבות תהיה בתוקף למשך 3 חודשים מהיום האחרון שנקבע ע"י המזמין להגשת הצעות בגין הזמנה זו. המזמין יהא זכאי לגבות את הערבות הבנקאית ולחלטה לעצמו כפיצוי קבוע ומוסכם מראש אם קבל המזמין את הצעת הקבלן או הצעה מעודכנת שיעביר הקבלן מאוחר יותר והקבלן לא חתם על חוזה בנוסח המצ"ב כמסמך ב' (להלן:"</w:t>
      </w:r>
      <w:r w:rsidRPr="00E56613">
        <w:rPr>
          <w:rFonts w:ascii="Times New Roman" w:eastAsia="Times New Roman" w:hAnsi="Times New Roman" w:cs="David" w:hint="cs"/>
          <w:b/>
          <w:bCs/>
          <w:snapToGrid w:val="0"/>
          <w:sz w:val="26"/>
          <w:szCs w:val="24"/>
          <w:rtl/>
        </w:rPr>
        <w:t>החוזה</w:t>
      </w:r>
      <w:r w:rsidRPr="00E56613">
        <w:rPr>
          <w:rFonts w:ascii="Times New Roman" w:eastAsia="Times New Roman" w:hAnsi="Times New Roman" w:cs="David" w:hint="cs"/>
          <w:snapToGrid w:val="0"/>
          <w:sz w:val="26"/>
          <w:szCs w:val="24"/>
          <w:rtl/>
        </w:rPr>
        <w:t>") עם המזמין, בתוך 15 ימים ממועד  דרישת המזמין ו/או אפילו אם חתם על החוזה במועד הנ"ל, אך נמנע מלהמציא ערבויות כאמור בסעיף 9.1 לחוזה בתוך 15 ימים ממועד חתימת החוזה. הערבות תוחזר לקבלן במקרה שהצעתו לא תתקבל וכן במקרה שהצעתו נתקבלה והוא חתם על החוזה במועד שנדרש ע"י המזמין והמציא למזמין את הערבויות עפ"י סעיף 9.1 לחוזה.</w:t>
      </w:r>
    </w:p>
    <w:p w14:paraId="466D7417" w14:textId="77777777" w:rsidR="00E56613" w:rsidRPr="00E56613" w:rsidRDefault="00E56613" w:rsidP="00237720">
      <w:pPr>
        <w:numPr>
          <w:ilvl w:val="1"/>
          <w:numId w:val="4"/>
        </w:numPr>
        <w:spacing w:before="240" w:beforeAutospacing="0" w:after="0" w:afterAutospacing="0" w:line="240" w:lineRule="auto"/>
        <w:jc w:val="both"/>
        <w:rPr>
          <w:rFonts w:ascii="Times New Roman" w:eastAsia="Times New Roman" w:hAnsi="Times New Roman" w:cs="David"/>
          <w:snapToGrid w:val="0"/>
          <w:sz w:val="26"/>
          <w:szCs w:val="24"/>
          <w:rtl/>
        </w:rPr>
      </w:pPr>
      <w:r w:rsidRPr="00E56613">
        <w:rPr>
          <w:rFonts w:ascii="Times New Roman" w:eastAsia="Times New Roman" w:hAnsi="Times New Roman" w:cs="David" w:hint="cs"/>
          <w:snapToGrid w:val="0"/>
          <w:sz w:val="26"/>
          <w:szCs w:val="24"/>
          <w:rtl/>
        </w:rPr>
        <w:t>לצרף להצעתו את המסמכים והאישורים הבאים:</w:t>
      </w:r>
    </w:p>
    <w:p w14:paraId="700B7F2D" w14:textId="77777777" w:rsidR="00E56613" w:rsidRPr="00E56613" w:rsidRDefault="00E56613" w:rsidP="00E56613">
      <w:pPr>
        <w:spacing w:before="0" w:beforeAutospacing="0" w:after="0" w:afterAutospacing="0" w:line="240" w:lineRule="auto"/>
        <w:ind w:left="483" w:hanging="5"/>
        <w:jc w:val="both"/>
        <w:rPr>
          <w:rFonts w:ascii="Times New Roman" w:eastAsia="Times New Roman" w:hAnsi="Times New Roman" w:cs="David"/>
          <w:snapToGrid w:val="0"/>
          <w:sz w:val="26"/>
          <w:szCs w:val="24"/>
          <w:rtl/>
        </w:rPr>
      </w:pPr>
    </w:p>
    <w:p w14:paraId="041AE5FA" w14:textId="77777777" w:rsidR="00E56613" w:rsidRPr="00E56613" w:rsidRDefault="00E56613" w:rsidP="00237720">
      <w:pPr>
        <w:numPr>
          <w:ilvl w:val="2"/>
          <w:numId w:val="4"/>
        </w:numPr>
        <w:spacing w:before="0" w:beforeAutospacing="0" w:after="0" w:afterAutospacing="0" w:line="240" w:lineRule="auto"/>
        <w:jc w:val="both"/>
        <w:rPr>
          <w:rFonts w:ascii="Times New Roman" w:eastAsia="Times New Roman" w:hAnsi="Times New Roman" w:cs="David"/>
          <w:sz w:val="24"/>
          <w:szCs w:val="24"/>
          <w:rtl/>
        </w:rPr>
      </w:pPr>
      <w:r w:rsidRPr="00E56613">
        <w:rPr>
          <w:rFonts w:ascii="Times New Roman" w:eastAsia="Times New Roman" w:hAnsi="Times New Roman" w:cs="David" w:hint="cs"/>
          <w:sz w:val="24"/>
          <w:szCs w:val="24"/>
          <w:rtl/>
        </w:rPr>
        <w:t>אישור רואה חשבון המאשר כי הקבלן מנהל ספרי חשבונות כדין.</w:t>
      </w:r>
    </w:p>
    <w:p w14:paraId="16F5486B" w14:textId="77777777" w:rsidR="00E56613" w:rsidRPr="00E56613" w:rsidRDefault="00E56613" w:rsidP="00E56613">
      <w:pPr>
        <w:tabs>
          <w:tab w:val="left" w:pos="342"/>
        </w:tabs>
        <w:spacing w:before="0" w:beforeAutospacing="0" w:after="0" w:afterAutospacing="0" w:line="240" w:lineRule="auto"/>
        <w:ind w:left="720"/>
        <w:jc w:val="both"/>
        <w:rPr>
          <w:rFonts w:ascii="Times New Roman" w:eastAsia="Times New Roman" w:hAnsi="Times New Roman" w:cs="David"/>
          <w:sz w:val="24"/>
          <w:szCs w:val="24"/>
          <w:rtl/>
        </w:rPr>
      </w:pPr>
    </w:p>
    <w:p w14:paraId="5AE7E4DF" w14:textId="77777777" w:rsidR="00E56613" w:rsidRPr="00E56613" w:rsidRDefault="00E56613" w:rsidP="00237720">
      <w:pPr>
        <w:numPr>
          <w:ilvl w:val="2"/>
          <w:numId w:val="4"/>
        </w:numPr>
        <w:spacing w:before="0" w:beforeAutospacing="0" w:after="0" w:afterAutospacing="0" w:line="240" w:lineRule="auto"/>
        <w:jc w:val="both"/>
        <w:rPr>
          <w:rFonts w:ascii="Times New Roman" w:eastAsia="Times New Roman" w:hAnsi="Times New Roman" w:cs="David"/>
          <w:sz w:val="24"/>
          <w:szCs w:val="24"/>
          <w:rtl/>
        </w:rPr>
      </w:pPr>
      <w:r w:rsidRPr="00E56613">
        <w:rPr>
          <w:rFonts w:ascii="Times New Roman" w:eastAsia="Times New Roman" w:hAnsi="Times New Roman" w:cs="David" w:hint="cs"/>
          <w:sz w:val="24"/>
          <w:szCs w:val="24"/>
          <w:rtl/>
        </w:rPr>
        <w:t>אישור מאת שלטונות מע"מ המאשר את היות הקבלן עוסק מורשה.</w:t>
      </w:r>
      <w:r w:rsidRPr="00E56613">
        <w:rPr>
          <w:rFonts w:ascii="Times New Roman" w:eastAsia="Times New Roman" w:hAnsi="Times New Roman" w:cs="David" w:hint="cs"/>
          <w:sz w:val="24"/>
          <w:szCs w:val="24"/>
          <w:rtl/>
        </w:rPr>
        <w:br/>
      </w:r>
    </w:p>
    <w:p w14:paraId="0D441B1A" w14:textId="77777777" w:rsidR="00E56613" w:rsidRPr="00E56613" w:rsidRDefault="00E56613" w:rsidP="00237720">
      <w:pPr>
        <w:numPr>
          <w:ilvl w:val="2"/>
          <w:numId w:val="4"/>
        </w:numPr>
        <w:spacing w:before="0" w:beforeAutospacing="0" w:after="0" w:afterAutospacing="0" w:line="240" w:lineRule="auto"/>
        <w:jc w:val="both"/>
        <w:rPr>
          <w:rFonts w:ascii="Times New Roman" w:eastAsia="Times New Roman" w:hAnsi="Times New Roman" w:cs="David"/>
          <w:sz w:val="24"/>
          <w:szCs w:val="24"/>
          <w:rtl/>
        </w:rPr>
      </w:pPr>
      <w:r w:rsidRPr="00E56613">
        <w:rPr>
          <w:rFonts w:ascii="Times New Roman" w:eastAsia="Times New Roman" w:hAnsi="Times New Roman" w:cs="David" w:hint="cs"/>
          <w:sz w:val="24"/>
          <w:szCs w:val="24"/>
          <w:rtl/>
        </w:rPr>
        <w:t>באם הקבלן הינו תאגיד - העתק מאושר מתעודת הרישום בישראל בצירוף אישור רואה חשבון או עו"ד בדבר זהות מנהלי התאגיד וזכויות החתימה בשמו לכל דבר ועניין.</w:t>
      </w:r>
      <w:r w:rsidRPr="00E56613">
        <w:rPr>
          <w:rFonts w:ascii="Times New Roman" w:eastAsia="Times New Roman" w:hAnsi="Times New Roman" w:cs="David" w:hint="cs"/>
          <w:sz w:val="24"/>
          <w:szCs w:val="24"/>
          <w:rtl/>
        </w:rPr>
        <w:br/>
      </w:r>
    </w:p>
    <w:p w14:paraId="08D070FE" w14:textId="77777777" w:rsidR="00E56613" w:rsidRPr="00E56613" w:rsidRDefault="00E56613" w:rsidP="00237720">
      <w:pPr>
        <w:numPr>
          <w:ilvl w:val="2"/>
          <w:numId w:val="4"/>
        </w:numPr>
        <w:spacing w:before="0" w:beforeAutospacing="0" w:after="0" w:afterAutospacing="0" w:line="240" w:lineRule="auto"/>
        <w:jc w:val="both"/>
        <w:rPr>
          <w:rFonts w:ascii="Times New Roman" w:eastAsia="Times New Roman" w:hAnsi="Times New Roman" w:cs="David"/>
          <w:sz w:val="24"/>
          <w:szCs w:val="24"/>
          <w:rtl/>
        </w:rPr>
      </w:pPr>
      <w:r w:rsidRPr="00E56613">
        <w:rPr>
          <w:rFonts w:ascii="Times New Roman" w:eastAsia="Times New Roman" w:hAnsi="Times New Roman" w:cs="David" w:hint="cs"/>
          <w:sz w:val="24"/>
          <w:szCs w:val="24"/>
          <w:rtl/>
        </w:rPr>
        <w:t>כל המסמכים, האישורים וההמלצות הנדרשים עפ"י מסמכי ההזמנה לקבלת הצעות.</w:t>
      </w:r>
      <w:r w:rsidRPr="00E56613">
        <w:rPr>
          <w:rFonts w:ascii="Times New Roman" w:eastAsia="Times New Roman" w:hAnsi="Times New Roman" w:cs="David" w:hint="cs"/>
          <w:sz w:val="24"/>
          <w:szCs w:val="24"/>
          <w:rtl/>
        </w:rPr>
        <w:br/>
      </w:r>
    </w:p>
    <w:p w14:paraId="3F8B6AC2" w14:textId="77777777" w:rsidR="00E56613" w:rsidRPr="00E56613" w:rsidRDefault="00E56613" w:rsidP="00237720">
      <w:pPr>
        <w:numPr>
          <w:ilvl w:val="1"/>
          <w:numId w:val="4"/>
        </w:numPr>
        <w:tabs>
          <w:tab w:val="left" w:pos="342"/>
        </w:tabs>
        <w:spacing w:before="0" w:beforeAutospacing="0" w:after="0" w:afterAutospacing="0" w:line="240" w:lineRule="auto"/>
        <w:jc w:val="both"/>
        <w:rPr>
          <w:rFonts w:ascii="Times New Roman" w:eastAsia="Times New Roman" w:hAnsi="Times New Roman" w:cs="David"/>
          <w:sz w:val="24"/>
          <w:szCs w:val="24"/>
          <w:rtl/>
        </w:rPr>
      </w:pPr>
      <w:r w:rsidRPr="00E56613">
        <w:rPr>
          <w:rFonts w:ascii="Times New Roman" w:eastAsia="Times New Roman" w:hAnsi="Times New Roman" w:cs="David" w:hint="cs"/>
          <w:sz w:val="24"/>
          <w:szCs w:val="24"/>
          <w:rtl/>
        </w:rPr>
        <w:lastRenderedPageBreak/>
        <w:t>לפרט במסמך המצ"ב כמסמך א-2 את פרטיו וכן את פרטי ניסיונו, פרויקטים דומים שבוצעו על ידו, הציוד העומד לרשותו, פרטים מלאים של כל קבלני המשנה מטעמו אשר עתידים או עשויים לבצע את העבודות או חלקן, במידה והמזמין יבחר להתקשר עם הקבלן בחוזה וגופים שניתן לפנות אליהם לקבלת חוות דעתם עליו.</w:t>
      </w:r>
      <w:r w:rsidRPr="00E56613">
        <w:rPr>
          <w:rFonts w:ascii="Times New Roman" w:eastAsia="Times New Roman" w:hAnsi="Times New Roman" w:cs="David" w:hint="cs"/>
          <w:sz w:val="24"/>
          <w:szCs w:val="24"/>
          <w:rtl/>
        </w:rPr>
        <w:br/>
      </w:r>
    </w:p>
    <w:p w14:paraId="628B6DF0" w14:textId="77777777" w:rsidR="00E56613" w:rsidRPr="00E56613" w:rsidRDefault="00E56613" w:rsidP="00237720">
      <w:pPr>
        <w:numPr>
          <w:ilvl w:val="1"/>
          <w:numId w:val="4"/>
        </w:numPr>
        <w:tabs>
          <w:tab w:val="left" w:pos="342"/>
        </w:tabs>
        <w:spacing w:before="0" w:beforeAutospacing="0" w:after="0" w:afterAutospacing="0" w:line="240" w:lineRule="auto"/>
        <w:jc w:val="both"/>
        <w:rPr>
          <w:rFonts w:ascii="Times New Roman" w:eastAsia="Times New Roman" w:hAnsi="Times New Roman" w:cs="David"/>
          <w:sz w:val="24"/>
          <w:szCs w:val="24"/>
          <w:rtl/>
        </w:rPr>
      </w:pPr>
      <w:r w:rsidRPr="00E56613">
        <w:rPr>
          <w:rFonts w:ascii="Times New Roman" w:eastAsia="Times New Roman" w:hAnsi="Times New Roman" w:cs="David" w:hint="cs"/>
          <w:sz w:val="24"/>
          <w:szCs w:val="24"/>
          <w:rtl/>
        </w:rPr>
        <w:t>לחתום בחתימה מלאה על מסמך "הצעת הקבלן" המצ"ב כמסמך א6- של ההזמנה, וכן לחתום בראשי תיבות על כל אחד ממסמכי ההזמנה ללא יוצא מהכלל, ואולם במקרה שמסמך כלשהו לא נחתם על ידו, תחשב עצם הגשת ההצעה מצידו למזמין כהסכמה מצדו לכל המסמכים הכלולים בהזמנה וכהתחייבות לנהוג על פיהם, ויראו אותם כאילו נחתמו על ידו. החתימה תהיה בצירוף חותמת הקבלן.</w:t>
      </w:r>
      <w:r w:rsidRPr="00E56613">
        <w:rPr>
          <w:rFonts w:ascii="Times New Roman" w:eastAsia="Times New Roman" w:hAnsi="Times New Roman" w:cs="David" w:hint="cs"/>
          <w:sz w:val="24"/>
          <w:szCs w:val="24"/>
          <w:rtl/>
        </w:rPr>
        <w:br/>
      </w:r>
    </w:p>
    <w:p w14:paraId="1A058BBF" w14:textId="77777777" w:rsidR="00E56613" w:rsidRPr="00E56613" w:rsidRDefault="00E56613" w:rsidP="00237720">
      <w:pPr>
        <w:numPr>
          <w:ilvl w:val="1"/>
          <w:numId w:val="4"/>
        </w:numPr>
        <w:tabs>
          <w:tab w:val="left" w:pos="342"/>
        </w:tabs>
        <w:spacing w:before="0" w:beforeAutospacing="0" w:after="0" w:afterAutospacing="0" w:line="240" w:lineRule="auto"/>
        <w:jc w:val="both"/>
        <w:rPr>
          <w:rFonts w:ascii="Times New Roman" w:eastAsia="Times New Roman" w:hAnsi="Times New Roman" w:cs="David"/>
          <w:sz w:val="24"/>
          <w:szCs w:val="24"/>
          <w:rtl/>
        </w:rPr>
      </w:pPr>
      <w:r w:rsidRPr="00E56613">
        <w:rPr>
          <w:rFonts w:ascii="Times New Roman" w:eastAsia="Times New Roman" w:hAnsi="Times New Roman" w:cs="David" w:hint="cs"/>
          <w:sz w:val="24"/>
          <w:szCs w:val="24"/>
          <w:rtl/>
        </w:rPr>
        <w:t>להגיש את הצעת הקבלן בצירוף כל מסמכי ההזמנה מושלמים וחתומים כאמור, בתוך מעטפה סגורה במשרדי אפריקה ישראל למגורים בע"מ</w:t>
      </w:r>
      <w:r w:rsidR="00913564">
        <w:rPr>
          <w:rFonts w:ascii="Times New Roman" w:eastAsia="Times New Roman" w:hAnsi="Times New Roman" w:cs="David" w:hint="cs"/>
          <w:sz w:val="24"/>
          <w:szCs w:val="24"/>
          <w:rtl/>
        </w:rPr>
        <w:t xml:space="preserve"> </w:t>
      </w:r>
      <w:r w:rsidRPr="00E56613">
        <w:rPr>
          <w:rFonts w:ascii="Times New Roman" w:eastAsia="Times New Roman" w:hAnsi="Times New Roman" w:cs="David" w:hint="cs"/>
          <w:sz w:val="24"/>
          <w:szCs w:val="24"/>
          <w:rtl/>
        </w:rPr>
        <w:t>אגף הנדסה, ברח' יוני נתניהו 1, קומה 1, אור יהודה, עד לא יאוחר מיום _______ שעה 12:00 בצהרים.</w:t>
      </w:r>
    </w:p>
    <w:p w14:paraId="61CEE604" w14:textId="77777777" w:rsidR="00E56613" w:rsidRPr="00E56613" w:rsidRDefault="00E56613" w:rsidP="00E56613">
      <w:pPr>
        <w:tabs>
          <w:tab w:val="left" w:pos="342"/>
        </w:tabs>
        <w:spacing w:before="0" w:beforeAutospacing="0" w:after="0" w:afterAutospacing="0" w:line="240" w:lineRule="auto"/>
        <w:ind w:left="720"/>
        <w:jc w:val="both"/>
        <w:rPr>
          <w:rFonts w:ascii="Times New Roman" w:eastAsia="Times New Roman" w:hAnsi="Times New Roman" w:cs="David"/>
          <w:sz w:val="24"/>
          <w:szCs w:val="24"/>
          <w:rtl/>
        </w:rPr>
      </w:pPr>
    </w:p>
    <w:p w14:paraId="595B1A2B" w14:textId="77777777" w:rsidR="00E56613" w:rsidRPr="00E56613" w:rsidRDefault="00E56613" w:rsidP="00237720">
      <w:pPr>
        <w:numPr>
          <w:ilvl w:val="0"/>
          <w:numId w:val="4"/>
        </w:numPr>
        <w:spacing w:before="0" w:beforeAutospacing="0" w:after="0" w:afterAutospacing="0" w:line="240" w:lineRule="auto"/>
        <w:jc w:val="both"/>
        <w:rPr>
          <w:rFonts w:ascii="Times New Roman" w:eastAsia="Times New Roman" w:hAnsi="Times New Roman" w:cs="David"/>
          <w:sz w:val="24"/>
          <w:szCs w:val="24"/>
          <w:rtl/>
        </w:rPr>
      </w:pPr>
      <w:r w:rsidRPr="00E56613">
        <w:rPr>
          <w:rFonts w:ascii="Times New Roman" w:eastAsia="Times New Roman" w:hAnsi="Times New Roman" w:cs="David" w:hint="cs"/>
          <w:sz w:val="24"/>
          <w:szCs w:val="24"/>
          <w:rtl/>
        </w:rPr>
        <w:t>כל הפרטים שעל הקבלן למלא בהתאם להוראות דלעיל יעשו בדיו או בדפוס באופן בהיר לקריאה.</w:t>
      </w:r>
    </w:p>
    <w:p w14:paraId="1707C0FC" w14:textId="77777777" w:rsidR="00E56613" w:rsidRPr="00E56613" w:rsidRDefault="00E56613" w:rsidP="00237720">
      <w:pPr>
        <w:numPr>
          <w:ilvl w:val="0"/>
          <w:numId w:val="4"/>
        </w:numPr>
        <w:spacing w:before="0" w:beforeAutospacing="0" w:after="0" w:afterAutospacing="0" w:line="240" w:lineRule="auto"/>
        <w:jc w:val="both"/>
        <w:rPr>
          <w:rFonts w:ascii="Times New Roman" w:eastAsia="Times New Roman" w:hAnsi="Times New Roman" w:cs="David"/>
          <w:sz w:val="24"/>
          <w:szCs w:val="24"/>
          <w:rtl/>
        </w:rPr>
      </w:pPr>
    </w:p>
    <w:p w14:paraId="1F834377" w14:textId="77777777" w:rsidR="00E56613" w:rsidRPr="00E56613" w:rsidRDefault="00E56613" w:rsidP="00237720">
      <w:pPr>
        <w:numPr>
          <w:ilvl w:val="1"/>
          <w:numId w:val="4"/>
        </w:numPr>
        <w:spacing w:before="0" w:beforeAutospacing="0" w:after="0" w:afterAutospacing="0" w:line="240" w:lineRule="auto"/>
        <w:jc w:val="both"/>
        <w:rPr>
          <w:rFonts w:ascii="Times New Roman" w:eastAsia="Times New Roman" w:hAnsi="Times New Roman" w:cs="David"/>
          <w:sz w:val="24"/>
          <w:szCs w:val="24"/>
          <w:rtl/>
        </w:rPr>
      </w:pPr>
      <w:r w:rsidRPr="00E56613">
        <w:rPr>
          <w:rFonts w:ascii="Times New Roman" w:eastAsia="Times New Roman" w:hAnsi="Times New Roman" w:cs="David" w:hint="cs"/>
          <w:sz w:val="24"/>
          <w:szCs w:val="24"/>
          <w:rtl/>
        </w:rPr>
        <w:t>אין לרשום כל שינוי, תוספת, מחיקה, הערה או הסתייגות (להלן- "</w:t>
      </w:r>
      <w:r w:rsidRPr="00E56613">
        <w:rPr>
          <w:rFonts w:ascii="Times New Roman" w:eastAsia="Times New Roman" w:hAnsi="Times New Roman" w:cs="David" w:hint="cs"/>
          <w:b/>
          <w:bCs/>
          <w:sz w:val="24"/>
          <w:szCs w:val="24"/>
          <w:rtl/>
        </w:rPr>
        <w:t>ההסתייגות</w:t>
      </w:r>
      <w:r w:rsidRPr="00E56613">
        <w:rPr>
          <w:rFonts w:ascii="Times New Roman" w:eastAsia="Times New Roman" w:hAnsi="Times New Roman" w:cs="David" w:hint="cs"/>
          <w:sz w:val="24"/>
          <w:szCs w:val="24"/>
          <w:rtl/>
        </w:rPr>
        <w:t>") במסמכי  ההזמנה בין בגוף המסמכים ובין במכתב לוואי או בכל אופן אחר שהוא, ובכל מקרה שנרשמה הסתייגות כאמור, יהיה המזמין רשאי לפי שיקול דעתו הבלעדי להתחשב בה או להתעלם ממנה ובמקרה האחרון יראו את ההצעה כאילו לא כללה את ההסתייגות, או לנהוג בכל דרך אחרת שימצא לנכון, לרבות פסילת ההצעה.</w:t>
      </w:r>
    </w:p>
    <w:p w14:paraId="09BFDD63" w14:textId="77777777" w:rsidR="00E56613" w:rsidRPr="00E56613" w:rsidRDefault="00E56613" w:rsidP="00E56613">
      <w:pPr>
        <w:spacing w:before="0" w:beforeAutospacing="0" w:after="0" w:afterAutospacing="0" w:line="240" w:lineRule="auto"/>
        <w:ind w:left="618"/>
        <w:jc w:val="both"/>
        <w:rPr>
          <w:rFonts w:ascii="Times New Roman" w:eastAsia="Times New Roman" w:hAnsi="Times New Roman" w:cs="David"/>
          <w:sz w:val="24"/>
          <w:szCs w:val="24"/>
          <w:rtl/>
        </w:rPr>
      </w:pPr>
    </w:p>
    <w:p w14:paraId="209CD870" w14:textId="77777777" w:rsidR="00E56613" w:rsidRPr="00E56613" w:rsidRDefault="00E56613" w:rsidP="00237720">
      <w:pPr>
        <w:numPr>
          <w:ilvl w:val="1"/>
          <w:numId w:val="4"/>
        </w:numPr>
        <w:spacing w:before="0" w:beforeAutospacing="0" w:after="0" w:afterAutospacing="0" w:line="240" w:lineRule="auto"/>
        <w:jc w:val="both"/>
        <w:rPr>
          <w:rFonts w:ascii="Times New Roman" w:eastAsia="Times New Roman" w:hAnsi="Times New Roman" w:cs="David"/>
          <w:sz w:val="24"/>
          <w:szCs w:val="24"/>
          <w:rtl/>
        </w:rPr>
      </w:pPr>
      <w:r w:rsidRPr="00E56613">
        <w:rPr>
          <w:rFonts w:ascii="Times New Roman" w:eastAsia="Times New Roman" w:hAnsi="Times New Roman" w:cs="David" w:hint="cs"/>
          <w:sz w:val="24"/>
          <w:szCs w:val="24"/>
          <w:rtl/>
        </w:rPr>
        <w:t>רצה הקבלן להגיש הצעות אלטרנטיביות למפרט ולתוכניות (להלן- "</w:t>
      </w:r>
      <w:r w:rsidRPr="00E56613">
        <w:rPr>
          <w:rFonts w:ascii="Times New Roman" w:eastAsia="Times New Roman" w:hAnsi="Times New Roman" w:cs="David" w:hint="cs"/>
          <w:b/>
          <w:bCs/>
          <w:sz w:val="24"/>
          <w:szCs w:val="24"/>
          <w:rtl/>
        </w:rPr>
        <w:t>ההצעה האלטרנטיבית</w:t>
      </w:r>
      <w:r w:rsidRPr="00E56613">
        <w:rPr>
          <w:rFonts w:ascii="Times New Roman" w:eastAsia="Times New Roman" w:hAnsi="Times New Roman" w:cs="David" w:hint="cs"/>
          <w:sz w:val="24"/>
          <w:szCs w:val="24"/>
          <w:rtl/>
        </w:rPr>
        <w:t>") רשאי הוא לעשות כן במסמך נפרד ובלבד שיתקיימו התנאים הבאים:</w:t>
      </w:r>
      <w:r w:rsidRPr="00E56613" w:rsidDel="00D509CB">
        <w:rPr>
          <w:rFonts w:ascii="Times New Roman" w:eastAsia="Times New Roman" w:hAnsi="Times New Roman" w:cs="David" w:hint="cs"/>
          <w:sz w:val="24"/>
          <w:szCs w:val="24"/>
          <w:rtl/>
        </w:rPr>
        <w:t xml:space="preserve"> </w:t>
      </w:r>
      <w:r w:rsidRPr="00E56613">
        <w:rPr>
          <w:rFonts w:ascii="Times New Roman" w:eastAsia="Times New Roman" w:hAnsi="Times New Roman" w:cs="David" w:hint="cs"/>
          <w:sz w:val="24"/>
          <w:szCs w:val="24"/>
          <w:rtl/>
        </w:rPr>
        <w:br/>
      </w:r>
    </w:p>
    <w:p w14:paraId="3C280061" w14:textId="77777777" w:rsidR="00E56613" w:rsidRPr="00E56613" w:rsidRDefault="00E56613" w:rsidP="00237720">
      <w:pPr>
        <w:numPr>
          <w:ilvl w:val="2"/>
          <w:numId w:val="4"/>
        </w:numPr>
        <w:tabs>
          <w:tab w:val="left" w:pos="1759"/>
        </w:tabs>
        <w:spacing w:before="0" w:beforeAutospacing="0" w:after="0" w:afterAutospacing="0" w:line="240" w:lineRule="auto"/>
        <w:jc w:val="both"/>
        <w:rPr>
          <w:rFonts w:ascii="Times New Roman" w:eastAsia="Times New Roman" w:hAnsi="Times New Roman" w:cs="David"/>
          <w:sz w:val="24"/>
          <w:szCs w:val="24"/>
          <w:rtl/>
        </w:rPr>
      </w:pPr>
      <w:r w:rsidRPr="00E56613">
        <w:rPr>
          <w:rFonts w:ascii="Times New Roman" w:eastAsia="Times New Roman" w:hAnsi="Times New Roman" w:cs="David" w:hint="cs"/>
          <w:sz w:val="24"/>
          <w:szCs w:val="24"/>
          <w:rtl/>
        </w:rPr>
        <w:t>הגיש גם את ההצעה כמפורט לעיל בהוראות למשתתפים בהזמנה.</w:t>
      </w:r>
    </w:p>
    <w:p w14:paraId="65A34BD9" w14:textId="77777777" w:rsidR="00E56613" w:rsidRPr="00E56613" w:rsidRDefault="00E56613" w:rsidP="00E56613">
      <w:pPr>
        <w:tabs>
          <w:tab w:val="left" w:pos="1759"/>
        </w:tabs>
        <w:spacing w:before="0" w:beforeAutospacing="0" w:after="0" w:afterAutospacing="0" w:line="240" w:lineRule="auto"/>
        <w:ind w:left="1134"/>
        <w:rPr>
          <w:rFonts w:ascii="Times New Roman" w:eastAsia="Times New Roman" w:hAnsi="Times New Roman" w:cs="David"/>
          <w:sz w:val="24"/>
          <w:szCs w:val="24"/>
          <w:rtl/>
        </w:rPr>
      </w:pPr>
    </w:p>
    <w:p w14:paraId="44A1B007" w14:textId="77777777" w:rsidR="00E56613" w:rsidRPr="00E56613" w:rsidRDefault="00E56613" w:rsidP="00237720">
      <w:pPr>
        <w:numPr>
          <w:ilvl w:val="2"/>
          <w:numId w:val="4"/>
        </w:numPr>
        <w:tabs>
          <w:tab w:val="left" w:pos="1759"/>
        </w:tabs>
        <w:spacing w:before="0" w:beforeAutospacing="0" w:after="0" w:afterAutospacing="0" w:line="240" w:lineRule="auto"/>
        <w:jc w:val="both"/>
        <w:rPr>
          <w:rFonts w:ascii="Times New Roman" w:eastAsia="Times New Roman" w:hAnsi="Times New Roman" w:cs="David"/>
          <w:sz w:val="24"/>
          <w:szCs w:val="24"/>
          <w:rtl/>
        </w:rPr>
      </w:pPr>
      <w:r w:rsidRPr="00E56613">
        <w:rPr>
          <w:rFonts w:ascii="Times New Roman" w:eastAsia="Times New Roman" w:hAnsi="Times New Roman" w:cs="David" w:hint="cs"/>
          <w:sz w:val="24"/>
          <w:szCs w:val="24"/>
          <w:rtl/>
        </w:rPr>
        <w:t>הזכות למזמין לבחור בין ההצעה כאמור לפי סעיף 4.2.1 לעיל לבין ההצעה האלטרנטיבית.</w:t>
      </w:r>
      <w:r w:rsidRPr="00E56613">
        <w:rPr>
          <w:rFonts w:ascii="Times New Roman" w:eastAsia="Times New Roman" w:hAnsi="Times New Roman" w:cs="David" w:hint="cs"/>
          <w:sz w:val="24"/>
          <w:szCs w:val="24"/>
          <w:rtl/>
        </w:rPr>
        <w:br/>
        <w:t>"הצעה אלטרנטיבית" - משמעה כל הצעה המתייחסת למפרטים השונים מהמפרט המצ"ב כמסמך ג-1 של ההזמנה, לרבות כל הסתייגות מפריט כלשהו שבמסמך ג-1.</w:t>
      </w:r>
      <w:r w:rsidRPr="00E56613">
        <w:rPr>
          <w:rFonts w:ascii="Times New Roman" w:eastAsia="Times New Roman" w:hAnsi="Times New Roman" w:cs="David" w:hint="cs"/>
          <w:sz w:val="24"/>
          <w:szCs w:val="24"/>
          <w:rtl/>
        </w:rPr>
        <w:br/>
      </w:r>
    </w:p>
    <w:p w14:paraId="09EAE17A" w14:textId="77777777" w:rsidR="00E56613" w:rsidRPr="00E56613" w:rsidRDefault="00E56613" w:rsidP="00237720">
      <w:pPr>
        <w:numPr>
          <w:ilvl w:val="1"/>
          <w:numId w:val="4"/>
        </w:numPr>
        <w:spacing w:before="0" w:beforeAutospacing="0" w:after="0" w:afterAutospacing="0" w:line="240" w:lineRule="auto"/>
        <w:jc w:val="both"/>
        <w:rPr>
          <w:rFonts w:ascii="Times New Roman" w:eastAsia="Times New Roman" w:hAnsi="Times New Roman" w:cs="David"/>
          <w:sz w:val="24"/>
          <w:szCs w:val="24"/>
          <w:rtl/>
        </w:rPr>
      </w:pPr>
      <w:r w:rsidRPr="00E56613">
        <w:rPr>
          <w:rFonts w:ascii="Times New Roman" w:eastAsia="Times New Roman" w:hAnsi="Times New Roman" w:cs="David" w:hint="cs"/>
          <w:sz w:val="24"/>
          <w:szCs w:val="24"/>
          <w:rtl/>
        </w:rPr>
        <w:t>חרף האמור בסעיף 4.1 לעיל - הקבלן רשאי להגיש גם הצעות אלטרנטיבות בהן יציע לבצע את העבודות בתוך פרק זמן אשר יהא קצר מפרק הזמן הנקוב לבצוע העבודות כמפורט במסמך א-4 להלן ו/או בשיטות בניה אחרות מאלו המפורטות במפרט הטכני.</w:t>
      </w:r>
      <w:r w:rsidRPr="00E56613">
        <w:rPr>
          <w:rFonts w:ascii="Times New Roman" w:eastAsia="Times New Roman" w:hAnsi="Times New Roman" w:cs="David" w:hint="cs"/>
          <w:sz w:val="24"/>
          <w:szCs w:val="24"/>
          <w:rtl/>
        </w:rPr>
        <w:br/>
      </w:r>
    </w:p>
    <w:p w14:paraId="12D8AC23" w14:textId="77777777" w:rsidR="00E56613" w:rsidRPr="00E56613" w:rsidRDefault="00E56613" w:rsidP="00237720">
      <w:pPr>
        <w:numPr>
          <w:ilvl w:val="0"/>
          <w:numId w:val="4"/>
        </w:numPr>
        <w:spacing w:before="0" w:beforeAutospacing="0" w:after="0" w:afterAutospacing="0" w:line="240" w:lineRule="auto"/>
        <w:jc w:val="both"/>
        <w:rPr>
          <w:rFonts w:ascii="Times New Roman" w:eastAsia="Times New Roman" w:hAnsi="Times New Roman" w:cs="David"/>
          <w:sz w:val="24"/>
          <w:szCs w:val="24"/>
          <w:rtl/>
        </w:rPr>
      </w:pPr>
      <w:r w:rsidRPr="00E56613">
        <w:rPr>
          <w:rFonts w:ascii="Times New Roman" w:eastAsia="Times New Roman" w:hAnsi="Times New Roman" w:cs="David" w:hint="cs"/>
          <w:sz w:val="24"/>
          <w:szCs w:val="24"/>
          <w:rtl/>
        </w:rPr>
        <w:t xml:space="preserve"> </w:t>
      </w:r>
    </w:p>
    <w:p w14:paraId="1D5071A4" w14:textId="77777777" w:rsidR="00E56613" w:rsidRPr="00E56613" w:rsidRDefault="00E56613" w:rsidP="00237720">
      <w:pPr>
        <w:numPr>
          <w:ilvl w:val="1"/>
          <w:numId w:val="4"/>
        </w:numPr>
        <w:spacing w:before="0" w:beforeAutospacing="0" w:after="0" w:afterAutospacing="0" w:line="240" w:lineRule="auto"/>
        <w:jc w:val="both"/>
        <w:rPr>
          <w:rFonts w:ascii="Times New Roman" w:eastAsia="Times New Roman" w:hAnsi="Times New Roman" w:cs="David"/>
          <w:sz w:val="24"/>
          <w:szCs w:val="24"/>
          <w:rtl/>
        </w:rPr>
      </w:pPr>
      <w:r w:rsidRPr="00E56613">
        <w:rPr>
          <w:rFonts w:ascii="Times New Roman" w:eastAsia="Times New Roman" w:hAnsi="Times New Roman" w:cs="David" w:hint="cs"/>
          <w:sz w:val="24"/>
          <w:szCs w:val="24"/>
          <w:rtl/>
        </w:rPr>
        <w:t xml:space="preserve">לפני הגשת ההצעה, על הקבלן לבקר באתר העבודות ולבדוק את כל הפרטים המתייחסים להזמנה ולבצוע העבודות, לרבות אך לא רק דרישות הרשויות הרלוונטיות, ולא תשמע כל טענה מצד הקבלן כי לא </w:t>
      </w:r>
      <w:r w:rsidRPr="00E56613">
        <w:rPr>
          <w:rFonts w:ascii="Times New Roman" w:eastAsia="Times New Roman" w:hAnsi="Times New Roman" w:cs="David" w:hint="cs"/>
          <w:sz w:val="24"/>
          <w:szCs w:val="24"/>
          <w:rtl/>
        </w:rPr>
        <w:lastRenderedPageBreak/>
        <w:t>ידע פרט כלשהו או לא הביא בחשבון גורם כלשהו בעת הגישו את הצעתו.</w:t>
      </w:r>
      <w:r w:rsidRPr="00E56613">
        <w:rPr>
          <w:rFonts w:ascii="Times New Roman" w:eastAsia="Times New Roman" w:hAnsi="Times New Roman" w:cs="David" w:hint="cs"/>
          <w:sz w:val="24"/>
          <w:szCs w:val="24"/>
          <w:rtl/>
        </w:rPr>
        <w:br/>
      </w:r>
    </w:p>
    <w:p w14:paraId="32245986" w14:textId="77777777" w:rsidR="00E56613" w:rsidRPr="00E56613" w:rsidRDefault="00E56613" w:rsidP="00237720">
      <w:pPr>
        <w:numPr>
          <w:ilvl w:val="1"/>
          <w:numId w:val="4"/>
        </w:numPr>
        <w:spacing w:before="0" w:beforeAutospacing="0" w:after="0" w:afterAutospacing="0" w:line="240" w:lineRule="auto"/>
        <w:jc w:val="both"/>
        <w:rPr>
          <w:rFonts w:ascii="Times New Roman" w:eastAsia="Times New Roman" w:hAnsi="Times New Roman" w:cs="David"/>
          <w:sz w:val="24"/>
          <w:szCs w:val="24"/>
          <w:rtl/>
        </w:rPr>
      </w:pPr>
      <w:r w:rsidRPr="00E56613">
        <w:rPr>
          <w:rFonts w:ascii="Times New Roman" w:eastAsia="Times New Roman" w:hAnsi="Times New Roman" w:cs="David" w:hint="cs"/>
          <w:sz w:val="24"/>
          <w:szCs w:val="24"/>
          <w:rtl/>
        </w:rPr>
        <w:t>אם יהיה לקבלן ספק בקשר למובן המדויק של איזה פריט, עליו להודיע על כך למזמין לפחות 7 ימים לפני המועד הסופי להגשת ההצעות.</w:t>
      </w:r>
      <w:r w:rsidRPr="00E56613">
        <w:rPr>
          <w:rFonts w:ascii="Times New Roman" w:eastAsia="Times New Roman" w:hAnsi="Times New Roman" w:cs="David" w:hint="cs"/>
          <w:sz w:val="24"/>
          <w:szCs w:val="24"/>
          <w:rtl/>
        </w:rPr>
        <w:br/>
      </w:r>
    </w:p>
    <w:p w14:paraId="378B4551" w14:textId="4C17DBCC" w:rsidR="00E56613" w:rsidRPr="00E56613" w:rsidRDefault="00E56613" w:rsidP="00C5668D">
      <w:pPr>
        <w:numPr>
          <w:ilvl w:val="1"/>
          <w:numId w:val="4"/>
        </w:numPr>
        <w:spacing w:before="0" w:beforeAutospacing="0" w:after="0" w:afterAutospacing="0" w:line="240" w:lineRule="auto"/>
        <w:jc w:val="both"/>
        <w:rPr>
          <w:rFonts w:ascii="Times New Roman" w:eastAsia="Times New Roman" w:hAnsi="Times New Roman" w:cs="David"/>
          <w:sz w:val="24"/>
          <w:szCs w:val="24"/>
          <w:rtl/>
        </w:rPr>
      </w:pPr>
      <w:r w:rsidRPr="00E56613">
        <w:rPr>
          <w:rFonts w:ascii="Times New Roman" w:eastAsia="Times New Roman" w:hAnsi="Times New Roman" w:cs="David" w:hint="cs"/>
          <w:sz w:val="24"/>
          <w:szCs w:val="24"/>
          <w:rtl/>
        </w:rPr>
        <w:t>סיור באתר העבודות יתקיים ביום_______ בשעה  _________. הסברים נוספים ניתן לקבל אצל מנהל</w:t>
      </w:r>
      <w:ins w:id="45" w:author="Meryl Etman" w:date="2021-08-11T15:51:00Z">
        <w:r w:rsidR="00C5668D">
          <w:rPr>
            <w:rFonts w:ascii="Times New Roman" w:eastAsia="Times New Roman" w:hAnsi="Times New Roman" w:cs="David" w:hint="cs"/>
            <w:sz w:val="24"/>
            <w:szCs w:val="24"/>
            <w:rtl/>
          </w:rPr>
          <w:t>ת</w:t>
        </w:r>
      </w:ins>
      <w:r w:rsidRPr="00E56613">
        <w:rPr>
          <w:rFonts w:ascii="Times New Roman" w:eastAsia="Times New Roman" w:hAnsi="Times New Roman" w:cs="David" w:hint="cs"/>
          <w:sz w:val="24"/>
          <w:szCs w:val="24"/>
          <w:rtl/>
        </w:rPr>
        <w:t xml:space="preserve"> הפרויקט, </w:t>
      </w:r>
      <w:del w:id="46" w:author="Meryl Etman" w:date="2021-08-11T15:51:00Z">
        <w:r w:rsidRPr="00E56613" w:rsidDel="00C5668D">
          <w:rPr>
            <w:rFonts w:ascii="Times New Roman" w:eastAsia="Times New Roman" w:hAnsi="Times New Roman" w:cs="David" w:hint="cs"/>
            <w:sz w:val="24"/>
            <w:szCs w:val="24"/>
            <w:rtl/>
          </w:rPr>
          <w:delText xml:space="preserve">מר </w:delText>
        </w:r>
      </w:del>
      <w:ins w:id="47" w:author="Meryl Etman" w:date="2021-08-11T15:51:00Z">
        <w:r w:rsidR="00C5668D">
          <w:rPr>
            <w:rFonts w:ascii="Times New Roman" w:eastAsia="Times New Roman" w:hAnsi="Times New Roman" w:cs="David" w:hint="cs"/>
            <w:sz w:val="24"/>
            <w:szCs w:val="24"/>
            <w:rtl/>
          </w:rPr>
          <w:t xml:space="preserve">גב' </w:t>
        </w:r>
      </w:ins>
      <w:customXmlDelRangeStart w:id="48" w:author="Meryl Etman" w:date="2021-08-11T15:52:00Z"/>
      <w:sdt>
        <w:sdtPr>
          <w:rPr>
            <w:rFonts w:ascii="Times New Roman" w:eastAsia="Times New Roman" w:hAnsi="Times New Roman" w:cs="David" w:hint="cs"/>
            <w:sz w:val="24"/>
            <w:szCs w:val="24"/>
            <w:rtl/>
          </w:rPr>
          <w:alias w:val="שדה נוסף 3"/>
          <w:tag w:val="cntCustomField3"/>
          <w:id w:val="-1080131848"/>
          <w:placeholder>
            <w:docPart w:val="C686D6FBF6814E1881D0A62B0E27AFBD"/>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ustomField3[1]" w:storeItemID="{81709D4C-33DC-48CC-AC7E-130A245806EE}"/>
          <w:text/>
        </w:sdtPr>
        <w:sdtEndPr/>
        <w:sdtContent>
          <w:customXmlDelRangeEnd w:id="48"/>
          <w:customXmlDelRangeStart w:id="49" w:author="Meryl Etman" w:date="2021-08-11T15:52:00Z"/>
        </w:sdtContent>
      </w:sdt>
      <w:customXmlDelRangeEnd w:id="49"/>
      <w:ins w:id="50" w:author="Meryl Etman" w:date="2021-08-11T15:51:00Z">
        <w:r w:rsidR="00C5668D">
          <w:rPr>
            <w:rFonts w:ascii="Times New Roman" w:eastAsia="Times New Roman" w:hAnsi="Times New Roman" w:cs="David" w:hint="cs"/>
            <w:sz w:val="24"/>
            <w:szCs w:val="24"/>
            <w:rtl/>
          </w:rPr>
          <w:t>לי כהן-גולן.</w:t>
        </w:r>
      </w:ins>
      <w:del w:id="51" w:author="Meryl Etman" w:date="2021-08-11T15:51:00Z">
        <w:r w:rsidRPr="00E56613" w:rsidDel="00C5668D">
          <w:rPr>
            <w:rFonts w:ascii="Times New Roman" w:eastAsia="Times New Roman" w:hAnsi="Times New Roman" w:cs="David" w:hint="cs"/>
            <w:sz w:val="24"/>
            <w:szCs w:val="24"/>
            <w:rtl/>
          </w:rPr>
          <w:delText>.</w:delText>
        </w:r>
      </w:del>
    </w:p>
    <w:p w14:paraId="74EF13E2" w14:textId="77777777" w:rsidR="00E56613" w:rsidRPr="00E56613" w:rsidRDefault="00E56613" w:rsidP="00E56613">
      <w:pPr>
        <w:spacing w:before="0" w:beforeAutospacing="0" w:after="0" w:afterAutospacing="0" w:line="240" w:lineRule="auto"/>
        <w:ind w:left="567"/>
        <w:jc w:val="both"/>
        <w:rPr>
          <w:rFonts w:ascii="Times New Roman" w:eastAsia="Times New Roman" w:hAnsi="Times New Roman" w:cs="David"/>
          <w:sz w:val="24"/>
          <w:szCs w:val="24"/>
        </w:rPr>
      </w:pPr>
    </w:p>
    <w:p w14:paraId="12DAAEAE" w14:textId="77777777" w:rsidR="00E56613" w:rsidRPr="00E56613" w:rsidRDefault="00E56613" w:rsidP="00237720">
      <w:pPr>
        <w:numPr>
          <w:ilvl w:val="1"/>
          <w:numId w:val="4"/>
        </w:numPr>
        <w:spacing w:before="0" w:beforeAutospacing="0" w:after="0" w:afterAutospacing="0" w:line="240" w:lineRule="auto"/>
        <w:jc w:val="both"/>
        <w:rPr>
          <w:rFonts w:ascii="Times New Roman" w:eastAsia="Times New Roman" w:hAnsi="Times New Roman" w:cs="David"/>
          <w:sz w:val="24"/>
          <w:szCs w:val="24"/>
          <w:rtl/>
        </w:rPr>
      </w:pPr>
      <w:r w:rsidRPr="00E56613">
        <w:rPr>
          <w:rFonts w:ascii="Times New Roman" w:eastAsia="Times New Roman" w:hAnsi="Times New Roman" w:cs="David" w:hint="cs"/>
          <w:sz w:val="24"/>
          <w:szCs w:val="24"/>
          <w:rtl/>
        </w:rPr>
        <w:t xml:space="preserve">המזמין אינו אחראי לכל פירושים או הסברים </w:t>
      </w:r>
      <w:r w:rsidR="00FB4C73" w:rsidRPr="00E56613">
        <w:rPr>
          <w:rFonts w:ascii="Times New Roman" w:eastAsia="Times New Roman" w:hAnsi="Times New Roman" w:cs="David" w:hint="cs"/>
          <w:sz w:val="24"/>
          <w:szCs w:val="24"/>
          <w:rtl/>
        </w:rPr>
        <w:t>שיינתנ</w:t>
      </w:r>
      <w:r w:rsidR="00FB4C73" w:rsidRPr="00E56613">
        <w:rPr>
          <w:rFonts w:ascii="Times New Roman" w:eastAsia="Times New Roman" w:hAnsi="Times New Roman" w:cs="David" w:hint="eastAsia"/>
          <w:sz w:val="24"/>
          <w:szCs w:val="24"/>
          <w:rtl/>
        </w:rPr>
        <w:t>ו</w:t>
      </w:r>
      <w:r w:rsidRPr="00E56613">
        <w:rPr>
          <w:rFonts w:ascii="Times New Roman" w:eastAsia="Times New Roman" w:hAnsi="Times New Roman" w:cs="David" w:hint="cs"/>
          <w:sz w:val="24"/>
          <w:szCs w:val="24"/>
          <w:rtl/>
        </w:rPr>
        <w:t xml:space="preserve"> בע"פ אפילו אם ניתנו במסגרת האמור בסעיף 5.3 לעיל.</w:t>
      </w:r>
    </w:p>
    <w:p w14:paraId="6A6BFA23" w14:textId="77777777" w:rsidR="00E56613" w:rsidRPr="00E56613" w:rsidRDefault="00E56613" w:rsidP="00E56613">
      <w:pPr>
        <w:spacing w:before="0" w:beforeAutospacing="0" w:after="0" w:afterAutospacing="0" w:line="240" w:lineRule="auto"/>
        <w:ind w:left="567"/>
        <w:jc w:val="both"/>
        <w:rPr>
          <w:rFonts w:ascii="Times New Roman" w:eastAsia="Times New Roman" w:hAnsi="Times New Roman" w:cs="David"/>
          <w:sz w:val="24"/>
          <w:szCs w:val="24"/>
          <w:rtl/>
        </w:rPr>
      </w:pPr>
    </w:p>
    <w:p w14:paraId="4B680202" w14:textId="77777777" w:rsidR="00E56613" w:rsidRPr="00E56613" w:rsidRDefault="00E56613" w:rsidP="00237720">
      <w:pPr>
        <w:numPr>
          <w:ilvl w:val="0"/>
          <w:numId w:val="4"/>
        </w:numPr>
        <w:spacing w:before="0" w:beforeAutospacing="0" w:after="0" w:afterAutospacing="0" w:line="240" w:lineRule="auto"/>
        <w:jc w:val="both"/>
        <w:rPr>
          <w:rFonts w:ascii="Times New Roman" w:eastAsia="Times New Roman" w:hAnsi="Times New Roman" w:cs="David"/>
          <w:sz w:val="24"/>
          <w:szCs w:val="24"/>
          <w:rtl/>
        </w:rPr>
      </w:pPr>
      <w:r w:rsidRPr="00E56613">
        <w:rPr>
          <w:rFonts w:ascii="Times New Roman" w:eastAsia="Times New Roman" w:hAnsi="Times New Roman" w:cs="David" w:hint="cs"/>
          <w:sz w:val="24"/>
          <w:szCs w:val="24"/>
          <w:rtl/>
        </w:rPr>
        <w:t>תשומת לב המשתתפים מופנית לכך כי מסמכי ההזמנה ו/או מסמכים שיסופקו למשתתפים כהשלמה, הם רכושו הבלעדי של המזמין ומושאלים בזה למציעים אך ורק למטרת השתתפותם בהזמנה. כל המקבל מסמך ממסמכים אלה, חייב להחזירם למזמין, לא יעתיק ולא ישאיר בידו כל צילום או העתק מהם ולא יעשה בהם כל שימוש למטרה אחרת, לבד מהגשת ההצעה למזמין, בין אם יגיש בסופו של דבר הצעה למזמין ובין אם לאו.</w:t>
      </w:r>
    </w:p>
    <w:p w14:paraId="7021D2C7" w14:textId="77777777" w:rsidR="00E56613" w:rsidRPr="00E56613" w:rsidRDefault="00E56613" w:rsidP="00E56613">
      <w:pPr>
        <w:spacing w:before="0" w:beforeAutospacing="0" w:after="0" w:afterAutospacing="0" w:line="240" w:lineRule="auto"/>
        <w:rPr>
          <w:rFonts w:ascii="Times New Roman" w:eastAsia="Times New Roman" w:hAnsi="Times New Roman" w:cs="David"/>
          <w:sz w:val="24"/>
          <w:szCs w:val="24"/>
          <w:rtl/>
        </w:rPr>
      </w:pPr>
    </w:p>
    <w:p w14:paraId="5CA00424" w14:textId="77777777" w:rsidR="00E56613" w:rsidRPr="00E56613" w:rsidRDefault="00E56613" w:rsidP="00237720">
      <w:pPr>
        <w:numPr>
          <w:ilvl w:val="0"/>
          <w:numId w:val="4"/>
        </w:numPr>
        <w:spacing w:before="0" w:beforeAutospacing="0" w:after="0" w:afterAutospacing="0" w:line="240" w:lineRule="auto"/>
        <w:jc w:val="both"/>
        <w:rPr>
          <w:rFonts w:ascii="Times New Roman" w:eastAsia="Times New Roman" w:hAnsi="Times New Roman" w:cs="David"/>
          <w:sz w:val="24"/>
          <w:szCs w:val="24"/>
          <w:rtl/>
        </w:rPr>
      </w:pPr>
      <w:r w:rsidRPr="00E56613">
        <w:rPr>
          <w:rFonts w:ascii="Times New Roman" w:eastAsia="Times New Roman" w:hAnsi="Times New Roman" w:cs="David" w:hint="cs"/>
          <w:sz w:val="24"/>
          <w:szCs w:val="24"/>
          <w:rtl/>
        </w:rPr>
        <w:t>התכניות הרצופות להזמנה נועדו על מנת לתת מידע כללי בלבד, וכל שינוי בהם לא יכול לשמש עילה לשינוי מחירי העבודות בהצעת הקבלן אלא בהתאם לקבוע בחוזה לגבי שינויים.</w:t>
      </w:r>
    </w:p>
    <w:p w14:paraId="01CBCFFE" w14:textId="77777777" w:rsidR="00E56613" w:rsidRPr="00E56613" w:rsidRDefault="00E56613" w:rsidP="00E56613">
      <w:pPr>
        <w:spacing w:before="0" w:beforeAutospacing="0" w:after="0" w:afterAutospacing="0" w:line="240" w:lineRule="auto"/>
        <w:jc w:val="both"/>
        <w:rPr>
          <w:rFonts w:ascii="Times New Roman" w:eastAsia="Times New Roman" w:hAnsi="Times New Roman" w:cs="David"/>
          <w:sz w:val="24"/>
          <w:szCs w:val="24"/>
          <w:rtl/>
        </w:rPr>
      </w:pPr>
    </w:p>
    <w:p w14:paraId="02F700DE" w14:textId="77777777" w:rsidR="00E56613" w:rsidRPr="00E56613" w:rsidRDefault="00E56613" w:rsidP="00237720">
      <w:pPr>
        <w:numPr>
          <w:ilvl w:val="0"/>
          <w:numId w:val="4"/>
        </w:numPr>
        <w:spacing w:before="0" w:beforeAutospacing="0" w:after="0" w:afterAutospacing="0" w:line="240" w:lineRule="auto"/>
        <w:jc w:val="both"/>
        <w:rPr>
          <w:rFonts w:ascii="Times New Roman" w:eastAsia="Times New Roman" w:hAnsi="Times New Roman" w:cs="David"/>
          <w:sz w:val="24"/>
          <w:szCs w:val="24"/>
        </w:rPr>
      </w:pPr>
      <w:r w:rsidRPr="00E56613">
        <w:rPr>
          <w:rFonts w:ascii="Times New Roman" w:eastAsia="Times New Roman" w:hAnsi="Times New Roman" w:cs="David" w:hint="cs"/>
          <w:sz w:val="24"/>
          <w:szCs w:val="24"/>
          <w:rtl/>
        </w:rPr>
        <w:t>הגשת הצעה ע"י הקבלן מהווה התחייבות מצידו לחתום על החוזה על כל נספחיו, וזאת מיד לפי דרישת המזמין.</w:t>
      </w:r>
    </w:p>
    <w:p w14:paraId="58E903F7" w14:textId="77777777" w:rsidR="00E56613" w:rsidRPr="00E56613" w:rsidRDefault="00E56613" w:rsidP="00E56613">
      <w:pPr>
        <w:spacing w:before="0" w:beforeAutospacing="0" w:after="0" w:afterAutospacing="0" w:line="240" w:lineRule="auto"/>
        <w:jc w:val="both"/>
        <w:rPr>
          <w:rFonts w:ascii="Times New Roman" w:eastAsia="Times New Roman" w:hAnsi="Times New Roman" w:cs="David"/>
          <w:sz w:val="24"/>
          <w:szCs w:val="24"/>
          <w:rtl/>
        </w:rPr>
      </w:pPr>
    </w:p>
    <w:p w14:paraId="7E49F7DC" w14:textId="77777777" w:rsidR="00E56613" w:rsidRPr="00E56613" w:rsidRDefault="00E56613" w:rsidP="00237720">
      <w:pPr>
        <w:numPr>
          <w:ilvl w:val="0"/>
          <w:numId w:val="4"/>
        </w:numPr>
        <w:spacing w:before="0" w:beforeAutospacing="0" w:after="0" w:afterAutospacing="0" w:line="240" w:lineRule="auto"/>
        <w:jc w:val="both"/>
        <w:rPr>
          <w:rFonts w:ascii="Times New Roman" w:eastAsia="Times New Roman" w:hAnsi="Times New Roman" w:cs="David"/>
          <w:sz w:val="24"/>
          <w:szCs w:val="24"/>
        </w:rPr>
      </w:pPr>
      <w:r w:rsidRPr="00E56613">
        <w:rPr>
          <w:rFonts w:ascii="Times New Roman" w:eastAsia="Times New Roman" w:hAnsi="Times New Roman" w:cs="David" w:hint="cs"/>
          <w:sz w:val="24"/>
          <w:szCs w:val="24"/>
          <w:rtl/>
        </w:rPr>
        <w:t>ההוראות המפורטות במסמכי ההזמנה, הינן בבחינת מסמך המחייב את הצדדים אך ורק בכל הנוגע לתנאי ההשתתפות בהזמנה וגביית הערבות ע"י המזמין כאמור בסעיף 2.4 לעיל. עם חתימת החוזה יהווה החוזה על נספחיו את המסמך היחידי המחייב בין הצדדים בכפוף להוראות סעיף 2 לעיל.</w:t>
      </w:r>
    </w:p>
    <w:p w14:paraId="76B6A303" w14:textId="77777777" w:rsidR="00E56613" w:rsidRPr="00E56613" w:rsidRDefault="00E56613" w:rsidP="00E56613">
      <w:pPr>
        <w:spacing w:before="0" w:beforeAutospacing="0" w:after="0" w:afterAutospacing="0" w:line="240" w:lineRule="auto"/>
        <w:jc w:val="both"/>
        <w:rPr>
          <w:rFonts w:ascii="Times New Roman" w:eastAsia="Times New Roman" w:hAnsi="Times New Roman" w:cs="David"/>
          <w:sz w:val="24"/>
          <w:szCs w:val="24"/>
          <w:rtl/>
        </w:rPr>
      </w:pPr>
    </w:p>
    <w:p w14:paraId="5798A01A" w14:textId="77777777" w:rsidR="00E56613" w:rsidRPr="00E56613" w:rsidRDefault="00E56613" w:rsidP="00237720">
      <w:pPr>
        <w:numPr>
          <w:ilvl w:val="0"/>
          <w:numId w:val="4"/>
        </w:numPr>
        <w:spacing w:before="0" w:beforeAutospacing="0" w:after="0" w:afterAutospacing="0" w:line="240" w:lineRule="auto"/>
        <w:jc w:val="both"/>
        <w:rPr>
          <w:rFonts w:ascii="Times New Roman" w:eastAsia="Times New Roman" w:hAnsi="Times New Roman" w:cs="David"/>
          <w:sz w:val="24"/>
          <w:szCs w:val="24"/>
        </w:rPr>
      </w:pPr>
      <w:r w:rsidRPr="00E56613">
        <w:rPr>
          <w:rFonts w:ascii="Times New Roman" w:eastAsia="Times New Roman" w:hAnsi="Times New Roman" w:cs="David" w:hint="cs"/>
          <w:sz w:val="24"/>
          <w:szCs w:val="24"/>
          <w:rtl/>
        </w:rPr>
        <w:t>המזמין רשאי, למרות האמור במסמכי ההזמנה, למסור לקבלן את ביצוע חלק או חלקים מהעבודות בלבד, עפ"י שיקול דעתו הבלעדי ואת יתרת העבודות שלא לבצע או לבצען באמצעות גורמים אחרים, ובמקרה כאמור לא יהא הקבלן זכאי לכל תמורה נוספת ו/או לפיצוי כלשהו, מעבר לסך שיגיע לו מהמזמין בגין ביצוע אותו חלק מהעבודות כאמור.</w:t>
      </w:r>
    </w:p>
    <w:p w14:paraId="1542E296" w14:textId="77777777" w:rsidR="00E56613" w:rsidRPr="00E56613" w:rsidRDefault="00E56613" w:rsidP="00E56613">
      <w:pPr>
        <w:spacing w:before="0" w:beforeAutospacing="0" w:after="0" w:afterAutospacing="0" w:line="240" w:lineRule="auto"/>
        <w:jc w:val="both"/>
        <w:rPr>
          <w:rFonts w:ascii="Times New Roman" w:eastAsia="Times New Roman" w:hAnsi="Times New Roman" w:cs="David"/>
          <w:sz w:val="24"/>
          <w:szCs w:val="24"/>
          <w:rtl/>
        </w:rPr>
      </w:pPr>
    </w:p>
    <w:p w14:paraId="41FB3F80" w14:textId="77777777" w:rsidR="00E56613" w:rsidRPr="00E56613" w:rsidRDefault="00E56613" w:rsidP="00237720">
      <w:pPr>
        <w:numPr>
          <w:ilvl w:val="0"/>
          <w:numId w:val="4"/>
        </w:numPr>
        <w:spacing w:before="0" w:beforeAutospacing="0" w:after="0" w:afterAutospacing="0" w:line="240" w:lineRule="auto"/>
        <w:jc w:val="both"/>
        <w:rPr>
          <w:rFonts w:ascii="Times New Roman" w:eastAsia="Times New Roman" w:hAnsi="Times New Roman" w:cs="David"/>
          <w:sz w:val="24"/>
          <w:szCs w:val="24"/>
        </w:rPr>
      </w:pPr>
      <w:r w:rsidRPr="00E56613">
        <w:rPr>
          <w:rFonts w:ascii="Times New Roman" w:eastAsia="Times New Roman" w:hAnsi="Times New Roman" w:cs="David" w:hint="cs"/>
          <w:sz w:val="24"/>
          <w:szCs w:val="24"/>
          <w:rtl/>
        </w:rPr>
        <w:t>אין המזמין מתחייב לקבל את ההצעה הזולה ביותר או כל הצעה שהיא, וההכרעה בעניין זה נתונה לשיקול דעתו של המזמין בלבד מבלי שתהא לקבלן כל זכות או רשות לערער על שיקולי המזמין או לטעון כנגדם, וזאת בעילה כלשהי.</w:t>
      </w:r>
    </w:p>
    <w:p w14:paraId="5EBFF561" w14:textId="77777777" w:rsidR="00E56613" w:rsidRPr="00E56613" w:rsidRDefault="00E56613" w:rsidP="00E56613">
      <w:pPr>
        <w:spacing w:before="0" w:beforeAutospacing="0" w:after="0" w:afterAutospacing="0" w:line="240" w:lineRule="auto"/>
        <w:jc w:val="both"/>
        <w:rPr>
          <w:rFonts w:ascii="Times New Roman" w:eastAsia="Times New Roman" w:hAnsi="Times New Roman" w:cs="David"/>
          <w:sz w:val="24"/>
          <w:szCs w:val="24"/>
          <w:rtl/>
        </w:rPr>
      </w:pPr>
    </w:p>
    <w:p w14:paraId="053568F4" w14:textId="77777777" w:rsidR="00E56613" w:rsidRPr="00E56613" w:rsidRDefault="00E56613" w:rsidP="00237720">
      <w:pPr>
        <w:numPr>
          <w:ilvl w:val="0"/>
          <w:numId w:val="4"/>
        </w:numPr>
        <w:spacing w:before="0" w:beforeAutospacing="0" w:after="0" w:afterAutospacing="0" w:line="240" w:lineRule="auto"/>
        <w:jc w:val="both"/>
        <w:rPr>
          <w:rFonts w:ascii="Times New Roman" w:eastAsia="Times New Roman" w:hAnsi="Times New Roman" w:cs="David"/>
          <w:sz w:val="24"/>
          <w:szCs w:val="24"/>
        </w:rPr>
      </w:pPr>
      <w:r w:rsidRPr="00E56613">
        <w:rPr>
          <w:rFonts w:ascii="Times New Roman" w:eastAsia="Times New Roman" w:hAnsi="Times New Roman" w:cs="David" w:hint="cs"/>
          <w:sz w:val="24"/>
          <w:szCs w:val="24"/>
          <w:rtl/>
        </w:rPr>
        <w:t>מתן הסברים ע"י המזמין למשתתף כלשהו בהזמנה לפי פנייתו אינו מחייב את המזמין במתן אותם הסברים ליתר המציעים.</w:t>
      </w:r>
    </w:p>
    <w:p w14:paraId="6D07FC87" w14:textId="77777777" w:rsidR="00E56613" w:rsidRPr="00E56613" w:rsidRDefault="00E56613" w:rsidP="00E56613">
      <w:pPr>
        <w:spacing w:before="0" w:beforeAutospacing="0" w:after="0" w:afterAutospacing="0" w:line="240" w:lineRule="auto"/>
        <w:jc w:val="both"/>
        <w:rPr>
          <w:rFonts w:ascii="Times New Roman" w:eastAsia="Times New Roman" w:hAnsi="Times New Roman" w:cs="David"/>
          <w:sz w:val="24"/>
          <w:szCs w:val="24"/>
          <w:rtl/>
        </w:rPr>
      </w:pPr>
    </w:p>
    <w:p w14:paraId="666FC778" w14:textId="77777777" w:rsidR="00E56613" w:rsidRPr="00E56613" w:rsidRDefault="00E56613" w:rsidP="00237720">
      <w:pPr>
        <w:numPr>
          <w:ilvl w:val="0"/>
          <w:numId w:val="4"/>
        </w:numPr>
        <w:spacing w:before="0" w:beforeAutospacing="0" w:after="0" w:afterAutospacing="0" w:line="240" w:lineRule="auto"/>
        <w:jc w:val="both"/>
        <w:rPr>
          <w:rFonts w:ascii="Times New Roman" w:eastAsia="Times New Roman" w:hAnsi="Times New Roman" w:cs="David"/>
          <w:sz w:val="24"/>
          <w:szCs w:val="24"/>
        </w:rPr>
      </w:pPr>
      <w:r w:rsidRPr="00E56613">
        <w:rPr>
          <w:rFonts w:ascii="Times New Roman" w:eastAsia="Times New Roman" w:hAnsi="Times New Roman" w:cs="David" w:hint="cs"/>
          <w:sz w:val="24"/>
          <w:szCs w:val="24"/>
          <w:rtl/>
        </w:rPr>
        <w:t>הזכות למזמין לנהל מו"מ עם משתתף בהזמנה, קודם להגשת ההצעה ו/או לאחריה לרבות בדבר שינוי סכום ו/או פרטי ההצעה שהוגשה, ואין הוא חייב לנהל מו"מ דומה או לתת הזדמנות שווה בכל דרך אחרת ליתר המשתתפים.</w:t>
      </w:r>
    </w:p>
    <w:p w14:paraId="69442D51" w14:textId="77777777" w:rsidR="00E56613" w:rsidRPr="00E56613" w:rsidRDefault="00E56613" w:rsidP="00E56613">
      <w:pPr>
        <w:spacing w:before="0" w:beforeAutospacing="0" w:after="0" w:afterAutospacing="0" w:line="240" w:lineRule="auto"/>
        <w:jc w:val="both"/>
        <w:rPr>
          <w:rFonts w:ascii="Times New Roman" w:eastAsia="Times New Roman" w:hAnsi="Times New Roman" w:cs="David"/>
          <w:sz w:val="24"/>
          <w:szCs w:val="24"/>
          <w:rtl/>
        </w:rPr>
      </w:pPr>
    </w:p>
    <w:p w14:paraId="778B7DC0" w14:textId="77777777" w:rsidR="00E56613" w:rsidRPr="00E56613" w:rsidRDefault="00E56613" w:rsidP="00237720">
      <w:pPr>
        <w:numPr>
          <w:ilvl w:val="0"/>
          <w:numId w:val="4"/>
        </w:numPr>
        <w:spacing w:before="0" w:beforeAutospacing="0" w:after="0" w:afterAutospacing="0" w:line="240" w:lineRule="auto"/>
        <w:jc w:val="both"/>
        <w:rPr>
          <w:rFonts w:ascii="Times New Roman" w:eastAsia="Times New Roman" w:hAnsi="Times New Roman" w:cs="David"/>
          <w:sz w:val="24"/>
          <w:szCs w:val="24"/>
        </w:rPr>
      </w:pPr>
      <w:r w:rsidRPr="00E56613">
        <w:rPr>
          <w:rFonts w:ascii="Times New Roman" w:eastAsia="Times New Roman" w:hAnsi="Times New Roman" w:cs="David" w:hint="cs"/>
          <w:sz w:val="24"/>
          <w:szCs w:val="24"/>
          <w:rtl/>
        </w:rPr>
        <w:t>למזמין הזכות לקבל חלק מההצעה ולהזמין ביצוע חלק מהעבודות.</w:t>
      </w:r>
    </w:p>
    <w:p w14:paraId="3D641C39" w14:textId="77777777" w:rsidR="00E56613" w:rsidRPr="00E56613" w:rsidRDefault="00E56613" w:rsidP="00E56613">
      <w:pPr>
        <w:spacing w:before="0" w:beforeAutospacing="0" w:after="0" w:afterAutospacing="0" w:line="240" w:lineRule="auto"/>
        <w:jc w:val="both"/>
        <w:rPr>
          <w:rFonts w:ascii="Times New Roman" w:eastAsia="Times New Roman" w:hAnsi="Times New Roman" w:cs="David"/>
          <w:sz w:val="24"/>
          <w:szCs w:val="24"/>
          <w:rtl/>
        </w:rPr>
      </w:pPr>
    </w:p>
    <w:p w14:paraId="449B78B8" w14:textId="77777777" w:rsidR="00E56613" w:rsidRPr="00E56613" w:rsidRDefault="00E56613" w:rsidP="00237720">
      <w:pPr>
        <w:numPr>
          <w:ilvl w:val="0"/>
          <w:numId w:val="4"/>
        </w:numPr>
        <w:spacing w:before="0" w:beforeAutospacing="0" w:after="0" w:afterAutospacing="0" w:line="240" w:lineRule="auto"/>
        <w:jc w:val="both"/>
        <w:rPr>
          <w:rFonts w:ascii="Times New Roman" w:eastAsia="Times New Roman" w:hAnsi="Times New Roman" w:cs="David"/>
          <w:sz w:val="24"/>
          <w:szCs w:val="24"/>
        </w:rPr>
      </w:pPr>
      <w:r w:rsidRPr="00E56613">
        <w:rPr>
          <w:rFonts w:ascii="Times New Roman" w:eastAsia="Times New Roman" w:hAnsi="Times New Roman" w:cs="David" w:hint="cs"/>
          <w:sz w:val="24"/>
          <w:szCs w:val="24"/>
          <w:rtl/>
        </w:rPr>
        <w:t>למזמין הזכות לבטל את ההזמנה לקבלת הצעות ו/או לא להזמין ביצוע העבודות, מכל סיבה שהיא, לפי שיקול דעתו הבלעדי ולמשתתפים בהזמנה כאמור לרבות למי מהם אין ולא תהיה כל טענה ו/או דרישה ו/או תביעה מכל סוג שהיא כלפיו בגין החלטה כאמור.</w:t>
      </w:r>
    </w:p>
    <w:p w14:paraId="1B7305A9" w14:textId="77777777" w:rsidR="00E56613" w:rsidRPr="00E56613" w:rsidRDefault="00E56613" w:rsidP="00E56613">
      <w:pPr>
        <w:spacing w:before="0" w:beforeAutospacing="0" w:after="0" w:afterAutospacing="0" w:line="240" w:lineRule="auto"/>
        <w:jc w:val="both"/>
        <w:rPr>
          <w:rFonts w:ascii="Times New Roman" w:eastAsia="Times New Roman" w:hAnsi="Times New Roman" w:cs="David"/>
          <w:sz w:val="24"/>
          <w:szCs w:val="24"/>
        </w:rPr>
      </w:pPr>
    </w:p>
    <w:p w14:paraId="26ACDD91" w14:textId="77777777" w:rsidR="00E56613" w:rsidRPr="00E56613" w:rsidRDefault="00E56613" w:rsidP="00E56613">
      <w:pPr>
        <w:spacing w:before="0" w:beforeAutospacing="0" w:after="0" w:afterAutospacing="0" w:line="240" w:lineRule="auto"/>
        <w:jc w:val="both"/>
        <w:rPr>
          <w:rFonts w:ascii="Times New Roman" w:eastAsia="Times New Roman" w:hAnsi="Times New Roman" w:cs="David"/>
          <w:sz w:val="24"/>
          <w:szCs w:val="24"/>
          <w:rtl/>
        </w:rPr>
      </w:pPr>
    </w:p>
    <w:p w14:paraId="50BCCDDB" w14:textId="77777777" w:rsidR="00E56613" w:rsidRPr="00E56613" w:rsidRDefault="00E56613" w:rsidP="00E56613">
      <w:pPr>
        <w:spacing w:before="0" w:beforeAutospacing="0" w:after="0" w:afterAutospacing="0" w:line="240" w:lineRule="auto"/>
        <w:jc w:val="both"/>
        <w:rPr>
          <w:rFonts w:ascii="Times New Roman" w:eastAsia="Times New Roman" w:hAnsi="Times New Roman" w:cs="David"/>
          <w:snapToGrid w:val="0"/>
          <w:sz w:val="26"/>
          <w:szCs w:val="24"/>
          <w:rtl/>
        </w:rPr>
      </w:pPr>
      <w:r w:rsidRPr="00E56613">
        <w:rPr>
          <w:rFonts w:ascii="Times New Roman" w:eastAsia="Times New Roman" w:hAnsi="Times New Roman" w:cs="David" w:hint="cs"/>
          <w:snapToGrid w:val="0"/>
          <w:sz w:val="26"/>
          <w:szCs w:val="24"/>
          <w:rtl/>
        </w:rPr>
        <w:br w:type="page"/>
      </w:r>
    </w:p>
    <w:p w14:paraId="76321DA7" w14:textId="77777777" w:rsidR="00E56613" w:rsidRPr="00E56613" w:rsidRDefault="00E56613" w:rsidP="00E56613">
      <w:pPr>
        <w:spacing w:before="0" w:beforeAutospacing="0" w:after="0" w:afterAutospacing="0" w:line="240" w:lineRule="auto"/>
        <w:jc w:val="center"/>
        <w:rPr>
          <w:rFonts w:ascii="Times New Roman" w:eastAsia="Times New Roman" w:hAnsi="Times New Roman" w:cs="David"/>
          <w:b/>
          <w:bCs/>
          <w:snapToGrid w:val="0"/>
          <w:sz w:val="26"/>
          <w:szCs w:val="24"/>
          <w:u w:val="single"/>
          <w:rtl/>
        </w:rPr>
      </w:pPr>
      <w:r w:rsidRPr="00E56613">
        <w:rPr>
          <w:rFonts w:ascii="Times New Roman" w:eastAsia="Times New Roman" w:hAnsi="Times New Roman" w:cs="David" w:hint="cs"/>
          <w:b/>
          <w:bCs/>
          <w:snapToGrid w:val="0"/>
          <w:sz w:val="26"/>
          <w:szCs w:val="24"/>
          <w:u w:val="single"/>
          <w:rtl/>
        </w:rPr>
        <w:lastRenderedPageBreak/>
        <w:t>מסמך א'2</w:t>
      </w:r>
    </w:p>
    <w:p w14:paraId="7BA87A5D" w14:textId="77777777" w:rsidR="00E56613" w:rsidRPr="00E56613" w:rsidRDefault="00E56613" w:rsidP="00E56613">
      <w:pPr>
        <w:spacing w:before="0" w:beforeAutospacing="0" w:after="0" w:afterAutospacing="0" w:line="240" w:lineRule="auto"/>
        <w:jc w:val="both"/>
        <w:rPr>
          <w:rFonts w:ascii="Times New Roman" w:eastAsia="Times New Roman" w:hAnsi="Times New Roman" w:cs="David"/>
          <w:b/>
          <w:bCs/>
          <w:snapToGrid w:val="0"/>
          <w:sz w:val="26"/>
          <w:szCs w:val="24"/>
          <w:u w:val="single"/>
          <w:rtl/>
        </w:rPr>
      </w:pPr>
    </w:p>
    <w:p w14:paraId="096B34CE" w14:textId="77777777" w:rsidR="00E56613" w:rsidRPr="00E56613" w:rsidRDefault="00E56613" w:rsidP="00E56613">
      <w:pPr>
        <w:spacing w:before="0" w:beforeAutospacing="0" w:after="0" w:afterAutospacing="0" w:line="240" w:lineRule="auto"/>
        <w:jc w:val="center"/>
        <w:rPr>
          <w:rFonts w:ascii="Times New Roman" w:eastAsia="Times New Roman" w:hAnsi="Times New Roman" w:cs="David"/>
          <w:snapToGrid w:val="0"/>
          <w:sz w:val="26"/>
          <w:szCs w:val="24"/>
          <w:rtl/>
        </w:rPr>
      </w:pPr>
      <w:r w:rsidRPr="00E56613">
        <w:rPr>
          <w:rFonts w:ascii="Times New Roman" w:eastAsia="Times New Roman" w:hAnsi="Times New Roman" w:cs="David" w:hint="cs"/>
          <w:b/>
          <w:bCs/>
          <w:snapToGrid w:val="0"/>
          <w:sz w:val="26"/>
          <w:szCs w:val="24"/>
          <w:u w:val="single"/>
          <w:rtl/>
        </w:rPr>
        <w:t>פרטי הקבלן</w:t>
      </w:r>
    </w:p>
    <w:p w14:paraId="70D56F6A" w14:textId="77777777" w:rsidR="00E56613" w:rsidRPr="00E56613" w:rsidRDefault="00E56613" w:rsidP="00E56613">
      <w:pPr>
        <w:spacing w:before="0" w:beforeAutospacing="0" w:after="0" w:afterAutospacing="0" w:line="240" w:lineRule="auto"/>
        <w:jc w:val="both"/>
        <w:rPr>
          <w:rFonts w:ascii="Times New Roman" w:eastAsia="Times New Roman" w:hAnsi="Times New Roman" w:cs="David"/>
          <w:snapToGrid w:val="0"/>
          <w:sz w:val="26"/>
          <w:szCs w:val="24"/>
          <w:rtl/>
        </w:rPr>
      </w:pPr>
    </w:p>
    <w:p w14:paraId="472038A2" w14:textId="77777777" w:rsidR="00E56613" w:rsidRPr="00E56613" w:rsidRDefault="00E56613" w:rsidP="00E56613">
      <w:pPr>
        <w:spacing w:before="0" w:beforeAutospacing="0" w:after="0" w:afterAutospacing="0" w:line="240" w:lineRule="auto"/>
        <w:jc w:val="both"/>
        <w:rPr>
          <w:rFonts w:ascii="Times New Roman" w:eastAsia="Times New Roman" w:hAnsi="Times New Roman" w:cs="David"/>
          <w:snapToGrid w:val="0"/>
          <w:sz w:val="26"/>
          <w:szCs w:val="24"/>
          <w:u w:val="single"/>
          <w:rtl/>
        </w:rPr>
      </w:pPr>
      <w:r w:rsidRPr="00E56613">
        <w:rPr>
          <w:rFonts w:ascii="Times New Roman" w:eastAsia="Times New Roman" w:hAnsi="Times New Roman" w:cs="David" w:hint="cs"/>
          <w:snapToGrid w:val="0"/>
          <w:sz w:val="26"/>
          <w:szCs w:val="24"/>
          <w:rtl/>
        </w:rPr>
        <w:t xml:space="preserve">שם:____________________________________________________________ </w:t>
      </w:r>
      <w:r w:rsidRPr="00E56613">
        <w:rPr>
          <w:rFonts w:ascii="Times New Roman" w:eastAsia="Times New Roman" w:hAnsi="Times New Roman" w:cs="David" w:hint="cs"/>
          <w:snapToGrid w:val="0"/>
          <w:sz w:val="26"/>
          <w:szCs w:val="24"/>
          <w:u w:val="single"/>
          <w:rtl/>
        </w:rPr>
        <w:t xml:space="preserve">                                                                                                                       </w:t>
      </w:r>
    </w:p>
    <w:p w14:paraId="3A2973E5" w14:textId="77777777" w:rsidR="00E56613" w:rsidRPr="00E56613" w:rsidRDefault="00E56613" w:rsidP="00E56613">
      <w:pPr>
        <w:spacing w:before="0" w:beforeAutospacing="0" w:after="0" w:afterAutospacing="0" w:line="240" w:lineRule="auto"/>
        <w:jc w:val="both"/>
        <w:rPr>
          <w:rFonts w:ascii="Times New Roman" w:eastAsia="Times New Roman" w:hAnsi="Times New Roman" w:cs="David"/>
          <w:snapToGrid w:val="0"/>
          <w:sz w:val="26"/>
          <w:szCs w:val="24"/>
          <w:u w:val="single"/>
          <w:rtl/>
        </w:rPr>
      </w:pPr>
    </w:p>
    <w:p w14:paraId="634FF83F" w14:textId="77777777" w:rsidR="00E56613" w:rsidRPr="00E56613" w:rsidRDefault="00E56613" w:rsidP="00E56613">
      <w:pPr>
        <w:spacing w:before="0" w:beforeAutospacing="0" w:after="0" w:afterAutospacing="0" w:line="240" w:lineRule="auto"/>
        <w:jc w:val="both"/>
        <w:rPr>
          <w:rFonts w:ascii="Times New Roman" w:eastAsia="Times New Roman" w:hAnsi="Times New Roman" w:cs="David"/>
          <w:snapToGrid w:val="0"/>
          <w:sz w:val="26"/>
          <w:szCs w:val="24"/>
          <w:rtl/>
        </w:rPr>
      </w:pPr>
      <w:r w:rsidRPr="00E56613">
        <w:rPr>
          <w:rFonts w:ascii="Times New Roman" w:eastAsia="Times New Roman" w:hAnsi="Times New Roman" w:cs="David" w:hint="cs"/>
          <w:snapToGrid w:val="0"/>
          <w:sz w:val="26"/>
          <w:szCs w:val="24"/>
          <w:rtl/>
        </w:rPr>
        <w:t>מס' תעודת זיהוי או רישום: ___________________________________________</w:t>
      </w:r>
      <w:r w:rsidRPr="00E56613">
        <w:rPr>
          <w:rFonts w:ascii="Times New Roman" w:eastAsia="Times New Roman" w:hAnsi="Times New Roman" w:cs="David" w:hint="cs"/>
          <w:snapToGrid w:val="0"/>
          <w:sz w:val="26"/>
          <w:szCs w:val="24"/>
          <w:u w:val="single"/>
          <w:rtl/>
        </w:rPr>
        <w:t xml:space="preserve">                                                                                        </w:t>
      </w:r>
    </w:p>
    <w:p w14:paraId="0DF383D9" w14:textId="77777777" w:rsidR="00E56613" w:rsidRPr="00E56613" w:rsidRDefault="00E56613" w:rsidP="00E56613">
      <w:pPr>
        <w:spacing w:before="0" w:beforeAutospacing="0" w:after="0" w:afterAutospacing="0" w:line="240" w:lineRule="auto"/>
        <w:jc w:val="both"/>
        <w:rPr>
          <w:rFonts w:ascii="Times New Roman" w:eastAsia="Times New Roman" w:hAnsi="Times New Roman" w:cs="David"/>
          <w:snapToGrid w:val="0"/>
          <w:sz w:val="26"/>
          <w:szCs w:val="24"/>
          <w:rtl/>
        </w:rPr>
      </w:pPr>
    </w:p>
    <w:p w14:paraId="5215D214" w14:textId="77777777" w:rsidR="00E56613" w:rsidRPr="00E56613" w:rsidRDefault="00E56613" w:rsidP="00E56613">
      <w:pPr>
        <w:spacing w:before="0" w:beforeAutospacing="0" w:after="0" w:afterAutospacing="0" w:line="240" w:lineRule="auto"/>
        <w:jc w:val="both"/>
        <w:rPr>
          <w:rFonts w:ascii="Times New Roman" w:eastAsia="Times New Roman" w:hAnsi="Times New Roman" w:cs="David"/>
          <w:snapToGrid w:val="0"/>
          <w:sz w:val="26"/>
          <w:szCs w:val="24"/>
          <w:rtl/>
        </w:rPr>
      </w:pPr>
      <w:r w:rsidRPr="00E56613">
        <w:rPr>
          <w:rFonts w:ascii="Times New Roman" w:eastAsia="Times New Roman" w:hAnsi="Times New Roman" w:cs="David" w:hint="cs"/>
          <w:snapToGrid w:val="0"/>
          <w:sz w:val="26"/>
          <w:szCs w:val="24"/>
          <w:rtl/>
        </w:rPr>
        <w:t>מס' קבלן מורשה:__________________________________________________</w:t>
      </w:r>
    </w:p>
    <w:p w14:paraId="2A293696" w14:textId="77777777" w:rsidR="00E56613" w:rsidRPr="00E56613" w:rsidRDefault="00E56613" w:rsidP="00E56613">
      <w:pPr>
        <w:spacing w:before="0" w:beforeAutospacing="0" w:after="0" w:afterAutospacing="0" w:line="240" w:lineRule="auto"/>
        <w:jc w:val="both"/>
        <w:rPr>
          <w:rFonts w:ascii="Times New Roman" w:eastAsia="Times New Roman" w:hAnsi="Times New Roman" w:cs="David"/>
          <w:snapToGrid w:val="0"/>
          <w:sz w:val="26"/>
          <w:szCs w:val="24"/>
          <w:u w:val="single"/>
          <w:rtl/>
        </w:rPr>
      </w:pPr>
    </w:p>
    <w:p w14:paraId="0A1FF2DC" w14:textId="77777777" w:rsidR="00E56613" w:rsidRPr="00E56613" w:rsidRDefault="00E56613" w:rsidP="00E56613">
      <w:pPr>
        <w:spacing w:before="0" w:beforeAutospacing="0" w:after="0" w:afterAutospacing="0" w:line="240" w:lineRule="auto"/>
        <w:jc w:val="both"/>
        <w:rPr>
          <w:rFonts w:ascii="Times New Roman" w:eastAsia="Times New Roman" w:hAnsi="Times New Roman" w:cs="David"/>
          <w:snapToGrid w:val="0"/>
          <w:sz w:val="26"/>
          <w:szCs w:val="24"/>
          <w:rtl/>
        </w:rPr>
      </w:pPr>
      <w:r w:rsidRPr="00E56613">
        <w:rPr>
          <w:rFonts w:ascii="Times New Roman" w:eastAsia="Times New Roman" w:hAnsi="Times New Roman" w:cs="David" w:hint="cs"/>
          <w:snapToGrid w:val="0"/>
          <w:sz w:val="26"/>
          <w:szCs w:val="24"/>
          <w:rtl/>
        </w:rPr>
        <w:t xml:space="preserve">שמות הדירקטורים:________________________________________________ </w:t>
      </w:r>
      <w:r w:rsidRPr="00E56613">
        <w:rPr>
          <w:rFonts w:ascii="Times New Roman" w:eastAsia="Times New Roman" w:hAnsi="Times New Roman" w:cs="David" w:hint="cs"/>
          <w:snapToGrid w:val="0"/>
          <w:sz w:val="26"/>
          <w:szCs w:val="24"/>
          <w:u w:val="single"/>
          <w:rtl/>
        </w:rPr>
        <w:t xml:space="preserve">                                                                                                  </w:t>
      </w:r>
    </w:p>
    <w:p w14:paraId="06B497A6" w14:textId="77777777" w:rsidR="00E56613" w:rsidRPr="00E56613" w:rsidRDefault="00E56613" w:rsidP="00E56613">
      <w:pPr>
        <w:spacing w:before="0" w:beforeAutospacing="0" w:after="0" w:afterAutospacing="0" w:line="240" w:lineRule="auto"/>
        <w:jc w:val="both"/>
        <w:rPr>
          <w:rFonts w:ascii="Times New Roman" w:eastAsia="Times New Roman" w:hAnsi="Times New Roman" w:cs="David"/>
          <w:snapToGrid w:val="0"/>
          <w:sz w:val="26"/>
          <w:szCs w:val="24"/>
          <w:rtl/>
        </w:rPr>
      </w:pPr>
    </w:p>
    <w:p w14:paraId="592A77D8" w14:textId="77777777" w:rsidR="00E56613" w:rsidRPr="00E56613" w:rsidRDefault="00E56613" w:rsidP="00E56613">
      <w:pPr>
        <w:spacing w:before="0" w:beforeAutospacing="0" w:after="0" w:afterAutospacing="0" w:line="240" w:lineRule="auto"/>
        <w:jc w:val="both"/>
        <w:rPr>
          <w:rFonts w:ascii="Times New Roman" w:eastAsia="Times New Roman" w:hAnsi="Times New Roman" w:cs="David"/>
          <w:snapToGrid w:val="0"/>
          <w:sz w:val="26"/>
          <w:szCs w:val="24"/>
          <w:rtl/>
        </w:rPr>
      </w:pPr>
      <w:r w:rsidRPr="00E56613">
        <w:rPr>
          <w:rFonts w:ascii="Times New Roman" w:eastAsia="Times New Roman" w:hAnsi="Times New Roman" w:cs="David" w:hint="cs"/>
          <w:snapToGrid w:val="0"/>
          <w:sz w:val="26"/>
          <w:szCs w:val="24"/>
          <w:rtl/>
        </w:rPr>
        <w:t>שמות מורשי החתימה (לצרף אשור רו"ח/עו"ד):_____________________________</w:t>
      </w:r>
    </w:p>
    <w:p w14:paraId="4D4490AE" w14:textId="77777777" w:rsidR="00E56613" w:rsidRPr="00E56613" w:rsidRDefault="00E56613" w:rsidP="00E56613">
      <w:pPr>
        <w:spacing w:before="0" w:beforeAutospacing="0" w:after="0" w:afterAutospacing="0" w:line="240" w:lineRule="auto"/>
        <w:jc w:val="both"/>
        <w:rPr>
          <w:rFonts w:ascii="Times New Roman" w:eastAsia="Times New Roman" w:hAnsi="Times New Roman" w:cs="David"/>
          <w:snapToGrid w:val="0"/>
          <w:sz w:val="26"/>
          <w:szCs w:val="24"/>
          <w:rtl/>
        </w:rPr>
      </w:pPr>
    </w:p>
    <w:p w14:paraId="5A6F3CAD" w14:textId="77777777" w:rsidR="00E56613" w:rsidRPr="00E56613" w:rsidRDefault="00E56613" w:rsidP="00E56613">
      <w:pPr>
        <w:spacing w:before="0" w:beforeAutospacing="0" w:after="0" w:afterAutospacing="0" w:line="240" w:lineRule="auto"/>
        <w:jc w:val="both"/>
        <w:rPr>
          <w:rFonts w:ascii="Times New Roman" w:eastAsia="Times New Roman" w:hAnsi="Times New Roman" w:cs="David"/>
          <w:snapToGrid w:val="0"/>
          <w:sz w:val="26"/>
          <w:szCs w:val="24"/>
          <w:u w:val="single"/>
          <w:rtl/>
        </w:rPr>
      </w:pPr>
      <w:r w:rsidRPr="00E56613">
        <w:rPr>
          <w:rFonts w:ascii="Times New Roman" w:eastAsia="Times New Roman" w:hAnsi="Times New Roman" w:cs="David" w:hint="cs"/>
          <w:snapToGrid w:val="0"/>
          <w:sz w:val="26"/>
          <w:szCs w:val="24"/>
          <w:rtl/>
        </w:rPr>
        <w:t>מקום המשרדים: _________________________________________________</w:t>
      </w:r>
      <w:r w:rsidRPr="00E56613">
        <w:rPr>
          <w:rFonts w:ascii="Times New Roman" w:eastAsia="Times New Roman" w:hAnsi="Times New Roman" w:cs="David" w:hint="cs"/>
          <w:snapToGrid w:val="0"/>
          <w:sz w:val="26"/>
          <w:szCs w:val="24"/>
          <w:u w:val="single"/>
          <w:rtl/>
        </w:rPr>
        <w:t xml:space="preserve"> </w:t>
      </w:r>
    </w:p>
    <w:p w14:paraId="78778E0A" w14:textId="77777777" w:rsidR="00E56613" w:rsidRPr="00E56613" w:rsidRDefault="00E56613" w:rsidP="00E56613">
      <w:pPr>
        <w:spacing w:before="0" w:beforeAutospacing="0" w:after="0" w:afterAutospacing="0" w:line="240" w:lineRule="auto"/>
        <w:jc w:val="both"/>
        <w:rPr>
          <w:rFonts w:ascii="Times New Roman" w:eastAsia="Times New Roman" w:hAnsi="Times New Roman" w:cs="David"/>
          <w:snapToGrid w:val="0"/>
          <w:sz w:val="26"/>
          <w:szCs w:val="24"/>
          <w:u w:val="single"/>
          <w:rtl/>
        </w:rPr>
      </w:pPr>
    </w:p>
    <w:p w14:paraId="1D9103A1" w14:textId="77777777" w:rsidR="00E56613" w:rsidRPr="00E56613" w:rsidRDefault="00E56613" w:rsidP="00E56613">
      <w:pPr>
        <w:spacing w:before="0" w:beforeAutospacing="0" w:after="0" w:afterAutospacing="0" w:line="240" w:lineRule="auto"/>
        <w:jc w:val="both"/>
        <w:rPr>
          <w:rFonts w:ascii="Times New Roman" w:eastAsia="Times New Roman" w:hAnsi="Times New Roman" w:cs="David"/>
          <w:snapToGrid w:val="0"/>
          <w:sz w:val="26"/>
          <w:szCs w:val="24"/>
          <w:rtl/>
        </w:rPr>
      </w:pPr>
      <w:r w:rsidRPr="00E56613">
        <w:rPr>
          <w:rFonts w:ascii="Times New Roman" w:eastAsia="Times New Roman" w:hAnsi="Times New Roman" w:cs="David" w:hint="cs"/>
          <w:snapToGrid w:val="0"/>
          <w:sz w:val="26"/>
          <w:szCs w:val="24"/>
          <w:rtl/>
        </w:rPr>
        <w:t>מען להודעות:____________________________________________________</w:t>
      </w:r>
    </w:p>
    <w:p w14:paraId="5F4503D7" w14:textId="77777777" w:rsidR="00E56613" w:rsidRPr="00E56613" w:rsidRDefault="00E56613" w:rsidP="00E56613">
      <w:pPr>
        <w:spacing w:before="0" w:beforeAutospacing="0" w:after="0" w:afterAutospacing="0" w:line="240" w:lineRule="auto"/>
        <w:jc w:val="both"/>
        <w:rPr>
          <w:rFonts w:ascii="Times New Roman" w:eastAsia="Times New Roman" w:hAnsi="Times New Roman" w:cs="David"/>
          <w:snapToGrid w:val="0"/>
          <w:sz w:val="26"/>
          <w:szCs w:val="24"/>
          <w:rtl/>
        </w:rPr>
      </w:pPr>
    </w:p>
    <w:p w14:paraId="75B12C77" w14:textId="77777777" w:rsidR="00E56613" w:rsidRPr="00E56613" w:rsidRDefault="00E56613" w:rsidP="00E56613">
      <w:pPr>
        <w:spacing w:before="0" w:beforeAutospacing="0" w:after="0" w:afterAutospacing="0" w:line="240" w:lineRule="auto"/>
        <w:jc w:val="both"/>
        <w:rPr>
          <w:rFonts w:ascii="Times New Roman" w:eastAsia="Times New Roman" w:hAnsi="Times New Roman" w:cs="David"/>
          <w:snapToGrid w:val="0"/>
          <w:sz w:val="26"/>
          <w:szCs w:val="24"/>
          <w:u w:val="single"/>
          <w:rtl/>
        </w:rPr>
      </w:pPr>
      <w:r w:rsidRPr="00E56613">
        <w:rPr>
          <w:rFonts w:ascii="Times New Roman" w:eastAsia="Times New Roman" w:hAnsi="Times New Roman" w:cs="David" w:hint="cs"/>
          <w:snapToGrid w:val="0"/>
          <w:sz w:val="26"/>
          <w:szCs w:val="24"/>
          <w:rtl/>
        </w:rPr>
        <w:t>טלפון: _________________________________________________________</w:t>
      </w:r>
      <w:r w:rsidRPr="00E56613">
        <w:rPr>
          <w:rFonts w:ascii="Times New Roman" w:eastAsia="Times New Roman" w:hAnsi="Times New Roman" w:cs="David" w:hint="cs"/>
          <w:snapToGrid w:val="0"/>
          <w:sz w:val="26"/>
          <w:szCs w:val="24"/>
          <w:u w:val="single"/>
          <w:rtl/>
        </w:rPr>
        <w:t xml:space="preserve"> </w:t>
      </w:r>
    </w:p>
    <w:p w14:paraId="2903B782" w14:textId="77777777" w:rsidR="00E56613" w:rsidRPr="00E56613" w:rsidRDefault="00E56613" w:rsidP="00E56613">
      <w:pPr>
        <w:spacing w:before="0" w:beforeAutospacing="0" w:after="0" w:afterAutospacing="0" w:line="240" w:lineRule="auto"/>
        <w:jc w:val="both"/>
        <w:rPr>
          <w:rFonts w:ascii="Times New Roman" w:eastAsia="Times New Roman" w:hAnsi="Times New Roman" w:cs="David"/>
          <w:snapToGrid w:val="0"/>
          <w:sz w:val="26"/>
          <w:szCs w:val="24"/>
          <w:u w:val="single"/>
          <w:rtl/>
        </w:rPr>
      </w:pPr>
    </w:p>
    <w:p w14:paraId="0EA3CDD2" w14:textId="77777777" w:rsidR="00E56613" w:rsidRPr="00E56613" w:rsidRDefault="00E56613" w:rsidP="00E56613">
      <w:pPr>
        <w:spacing w:before="0" w:beforeAutospacing="0" w:after="0" w:afterAutospacing="0" w:line="240" w:lineRule="auto"/>
        <w:jc w:val="both"/>
        <w:rPr>
          <w:rFonts w:ascii="Times New Roman" w:eastAsia="Times New Roman" w:hAnsi="Times New Roman" w:cs="David"/>
          <w:snapToGrid w:val="0"/>
          <w:sz w:val="26"/>
          <w:szCs w:val="24"/>
          <w:rtl/>
        </w:rPr>
      </w:pPr>
      <w:r w:rsidRPr="00E56613">
        <w:rPr>
          <w:rFonts w:ascii="Times New Roman" w:eastAsia="Times New Roman" w:hAnsi="Times New Roman" w:cs="David" w:hint="cs"/>
          <w:snapToGrid w:val="0"/>
          <w:sz w:val="26"/>
          <w:szCs w:val="24"/>
          <w:rtl/>
        </w:rPr>
        <w:t xml:space="preserve">דואר אלקטרוני </w:t>
      </w:r>
      <w:r w:rsidRPr="00E56613">
        <w:rPr>
          <w:rFonts w:ascii="Times New Roman" w:eastAsia="Times New Roman" w:hAnsi="Times New Roman" w:cs="David" w:hint="cs"/>
          <w:snapToGrid w:val="0"/>
          <w:sz w:val="26"/>
          <w:szCs w:val="24"/>
          <w:u w:val="single"/>
          <w:rtl/>
        </w:rPr>
        <w:t>(</w:t>
      </w:r>
      <w:r w:rsidRPr="00E56613">
        <w:rPr>
          <w:rFonts w:ascii="Times New Roman" w:eastAsia="Times New Roman" w:hAnsi="Times New Roman" w:cs="David"/>
          <w:snapToGrid w:val="0"/>
          <w:sz w:val="26"/>
          <w:szCs w:val="24"/>
        </w:rPr>
        <w:t>(</w:t>
      </w:r>
      <w:r w:rsidRPr="00E56613">
        <w:rPr>
          <w:rFonts w:ascii="Times New Roman" w:eastAsia="Times New Roman" w:hAnsi="Times New Roman" w:cs="David"/>
          <w:snapToGrid w:val="0"/>
          <w:sz w:val="26"/>
          <w:szCs w:val="24"/>
          <w:u w:val="single"/>
        </w:rPr>
        <w:t>e-mail</w:t>
      </w:r>
      <w:r w:rsidRPr="00E56613">
        <w:rPr>
          <w:rFonts w:ascii="Times New Roman" w:eastAsia="Times New Roman" w:hAnsi="Times New Roman" w:cs="David" w:hint="cs"/>
          <w:snapToGrid w:val="0"/>
          <w:sz w:val="26"/>
          <w:szCs w:val="24"/>
          <w:rtl/>
        </w:rPr>
        <w:t xml:space="preserve">:___________________________________________ </w:t>
      </w:r>
    </w:p>
    <w:p w14:paraId="3D1BB1BA" w14:textId="77777777" w:rsidR="00E56613" w:rsidRPr="00E56613" w:rsidRDefault="00E56613" w:rsidP="00E56613">
      <w:pPr>
        <w:spacing w:before="0" w:beforeAutospacing="0" w:after="0" w:afterAutospacing="0" w:line="240" w:lineRule="auto"/>
        <w:jc w:val="both"/>
        <w:rPr>
          <w:rFonts w:ascii="Times New Roman" w:eastAsia="Times New Roman" w:hAnsi="Times New Roman" w:cs="David"/>
          <w:snapToGrid w:val="0"/>
          <w:sz w:val="26"/>
          <w:szCs w:val="24"/>
          <w:rtl/>
        </w:rPr>
      </w:pPr>
    </w:p>
    <w:p w14:paraId="6A7E0E80" w14:textId="77777777" w:rsidR="00E56613" w:rsidRPr="00E56613" w:rsidRDefault="00E56613" w:rsidP="00E56613">
      <w:pPr>
        <w:spacing w:before="0" w:beforeAutospacing="0" w:after="0" w:afterAutospacing="0" w:line="240" w:lineRule="auto"/>
        <w:jc w:val="both"/>
        <w:rPr>
          <w:rFonts w:ascii="Times New Roman" w:eastAsia="Times New Roman" w:hAnsi="Times New Roman" w:cs="David"/>
          <w:snapToGrid w:val="0"/>
          <w:sz w:val="26"/>
          <w:szCs w:val="24"/>
          <w:u w:val="single"/>
          <w:rtl/>
        </w:rPr>
      </w:pPr>
      <w:r w:rsidRPr="00E56613">
        <w:rPr>
          <w:rFonts w:ascii="Times New Roman" w:eastAsia="Times New Roman" w:hAnsi="Times New Roman" w:cs="David" w:hint="cs"/>
          <w:snapToGrid w:val="0"/>
          <w:sz w:val="26"/>
          <w:szCs w:val="24"/>
          <w:rtl/>
        </w:rPr>
        <w:t>פקס: __________________________________________________________</w:t>
      </w:r>
      <w:r w:rsidRPr="00E56613">
        <w:rPr>
          <w:rFonts w:ascii="Times New Roman" w:eastAsia="Times New Roman" w:hAnsi="Times New Roman" w:cs="David" w:hint="cs"/>
          <w:snapToGrid w:val="0"/>
          <w:sz w:val="26"/>
          <w:szCs w:val="24"/>
          <w:u w:val="single"/>
          <w:rtl/>
        </w:rPr>
        <w:t xml:space="preserve">                                                                                                                     </w:t>
      </w:r>
    </w:p>
    <w:p w14:paraId="00FF2DDA" w14:textId="77777777" w:rsidR="00E56613" w:rsidRPr="00E56613" w:rsidRDefault="00E56613" w:rsidP="00E56613">
      <w:pPr>
        <w:spacing w:before="0" w:beforeAutospacing="0" w:after="0" w:afterAutospacing="0" w:line="240" w:lineRule="auto"/>
        <w:jc w:val="both"/>
        <w:rPr>
          <w:rFonts w:ascii="Times New Roman" w:eastAsia="Times New Roman" w:hAnsi="Times New Roman" w:cs="David"/>
          <w:b/>
          <w:bCs/>
          <w:snapToGrid w:val="0"/>
          <w:sz w:val="26"/>
          <w:szCs w:val="24"/>
          <w:rtl/>
        </w:rPr>
      </w:pPr>
    </w:p>
    <w:p w14:paraId="588EC681" w14:textId="77777777" w:rsidR="00E56613" w:rsidRPr="00E56613" w:rsidRDefault="00E56613" w:rsidP="00E56613">
      <w:pPr>
        <w:spacing w:before="0" w:beforeAutospacing="0" w:after="0" w:afterAutospacing="0" w:line="240" w:lineRule="auto"/>
        <w:jc w:val="both"/>
        <w:rPr>
          <w:rFonts w:ascii="Times New Roman" w:eastAsia="Times New Roman" w:hAnsi="Times New Roman" w:cs="David"/>
          <w:snapToGrid w:val="0"/>
          <w:sz w:val="26"/>
          <w:szCs w:val="24"/>
          <w:u w:val="single"/>
          <w:rtl/>
        </w:rPr>
      </w:pPr>
    </w:p>
    <w:p w14:paraId="7862398C" w14:textId="77777777" w:rsidR="00E56613" w:rsidRPr="00E56613" w:rsidRDefault="00E56613" w:rsidP="00E56613">
      <w:pPr>
        <w:spacing w:before="0" w:beforeAutospacing="0" w:after="0" w:afterAutospacing="0" w:line="240" w:lineRule="auto"/>
        <w:jc w:val="both"/>
        <w:rPr>
          <w:rFonts w:ascii="Times New Roman" w:eastAsia="Times New Roman" w:hAnsi="Times New Roman" w:cs="David"/>
          <w:b/>
          <w:bCs/>
          <w:snapToGrid w:val="0"/>
          <w:sz w:val="26"/>
          <w:szCs w:val="24"/>
          <w:rtl/>
        </w:rPr>
      </w:pPr>
    </w:p>
    <w:p w14:paraId="6B46B0BC" w14:textId="77777777" w:rsidR="00E56613" w:rsidRPr="00E56613" w:rsidRDefault="00E56613" w:rsidP="00E56613">
      <w:pPr>
        <w:spacing w:before="0" w:beforeAutospacing="0" w:after="0" w:afterAutospacing="0" w:line="240" w:lineRule="auto"/>
        <w:jc w:val="both"/>
        <w:rPr>
          <w:rFonts w:ascii="Times New Roman" w:eastAsia="Times New Roman" w:hAnsi="Times New Roman" w:cs="David"/>
          <w:snapToGrid w:val="0"/>
          <w:sz w:val="26"/>
          <w:szCs w:val="24"/>
          <w:rtl/>
        </w:rPr>
      </w:pPr>
    </w:p>
    <w:p w14:paraId="11F70653" w14:textId="77777777" w:rsidR="00E56613" w:rsidRPr="00E56613" w:rsidRDefault="00E56613" w:rsidP="00E56613">
      <w:pPr>
        <w:spacing w:before="0" w:beforeAutospacing="0" w:after="0" w:afterAutospacing="0" w:line="240" w:lineRule="auto"/>
        <w:jc w:val="both"/>
        <w:rPr>
          <w:rFonts w:ascii="Times New Roman" w:eastAsia="Times New Roman" w:hAnsi="Times New Roman" w:cs="David"/>
          <w:b/>
          <w:bCs/>
          <w:snapToGrid w:val="0"/>
          <w:sz w:val="26"/>
          <w:szCs w:val="24"/>
          <w:u w:val="single"/>
          <w:rtl/>
        </w:rPr>
      </w:pPr>
      <w:r w:rsidRPr="00E56613">
        <w:rPr>
          <w:rFonts w:ascii="Times New Roman" w:eastAsia="Times New Roman" w:hAnsi="Times New Roman" w:cs="David" w:hint="cs"/>
          <w:b/>
          <w:bCs/>
          <w:snapToGrid w:val="0"/>
          <w:sz w:val="26"/>
          <w:szCs w:val="24"/>
          <w:u w:val="single"/>
          <w:rtl/>
        </w:rPr>
        <w:t>ניסיון ופרויקטים דומים שבוצעו ע"י הקבלן:</w:t>
      </w:r>
    </w:p>
    <w:p w14:paraId="4CBA5287" w14:textId="77777777" w:rsidR="00E56613" w:rsidRPr="00E56613" w:rsidRDefault="00E56613" w:rsidP="00E56613">
      <w:pPr>
        <w:spacing w:before="0" w:beforeAutospacing="0" w:after="0" w:afterAutospacing="0" w:line="240" w:lineRule="auto"/>
        <w:jc w:val="both"/>
        <w:rPr>
          <w:rFonts w:ascii="Times New Roman" w:eastAsia="Times New Roman" w:hAnsi="Times New Roman" w:cs="David"/>
          <w:b/>
          <w:bCs/>
          <w:snapToGrid w:val="0"/>
          <w:sz w:val="26"/>
          <w:szCs w:val="24"/>
          <w:u w:val="single"/>
          <w:rtl/>
        </w:rPr>
      </w:pPr>
    </w:p>
    <w:tbl>
      <w:tblPr>
        <w:bidiVisual/>
        <w:tblW w:w="8504" w:type="dxa"/>
        <w:tblInd w:w="-19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566"/>
        <w:gridCol w:w="4646"/>
        <w:gridCol w:w="1275"/>
        <w:gridCol w:w="2017"/>
      </w:tblGrid>
      <w:tr w:rsidR="00E56613" w:rsidRPr="00E56613" w14:paraId="686E981F" w14:textId="77777777" w:rsidTr="00E56613">
        <w:tc>
          <w:tcPr>
            <w:tcW w:w="566" w:type="dxa"/>
            <w:shd w:val="clear" w:color="auto" w:fill="auto"/>
          </w:tcPr>
          <w:p w14:paraId="22FCDD9C" w14:textId="77777777" w:rsidR="00E56613" w:rsidRPr="00E56613" w:rsidRDefault="00E56613" w:rsidP="00E56613">
            <w:pPr>
              <w:spacing w:before="0" w:beforeAutospacing="0" w:after="0" w:afterAutospacing="0" w:line="240" w:lineRule="auto"/>
              <w:jc w:val="both"/>
              <w:rPr>
                <w:rFonts w:ascii="Times New Roman" w:eastAsia="Times New Roman" w:hAnsi="Times New Roman" w:cs="David"/>
                <w:snapToGrid w:val="0"/>
                <w:sz w:val="26"/>
                <w:szCs w:val="24"/>
                <w:u w:val="single"/>
                <w:rtl/>
              </w:rPr>
            </w:pPr>
          </w:p>
          <w:p w14:paraId="59CE77F8" w14:textId="77777777" w:rsidR="00E56613" w:rsidRPr="00E56613" w:rsidRDefault="00E56613" w:rsidP="00E56613">
            <w:pPr>
              <w:spacing w:before="0" w:beforeAutospacing="0" w:after="0" w:afterAutospacing="0" w:line="240" w:lineRule="auto"/>
              <w:jc w:val="both"/>
              <w:rPr>
                <w:rFonts w:ascii="Times New Roman" w:eastAsia="Times New Roman" w:hAnsi="Times New Roman" w:cs="David"/>
                <w:snapToGrid w:val="0"/>
                <w:sz w:val="26"/>
                <w:szCs w:val="24"/>
                <w:u w:val="single"/>
                <w:rtl/>
              </w:rPr>
            </w:pPr>
            <w:r w:rsidRPr="00E56613">
              <w:rPr>
                <w:rFonts w:ascii="Times New Roman" w:eastAsia="Times New Roman" w:hAnsi="Times New Roman" w:cs="David" w:hint="cs"/>
                <w:snapToGrid w:val="0"/>
                <w:sz w:val="26"/>
                <w:szCs w:val="24"/>
                <w:u w:val="single"/>
                <w:rtl/>
              </w:rPr>
              <w:t>מס'</w:t>
            </w:r>
          </w:p>
        </w:tc>
        <w:tc>
          <w:tcPr>
            <w:tcW w:w="4646" w:type="dxa"/>
            <w:shd w:val="clear" w:color="auto" w:fill="auto"/>
          </w:tcPr>
          <w:p w14:paraId="60DD5E2D" w14:textId="77777777" w:rsidR="00E56613" w:rsidRPr="00E56613" w:rsidRDefault="00E56613" w:rsidP="00E56613">
            <w:pPr>
              <w:spacing w:before="0" w:beforeAutospacing="0" w:after="0" w:afterAutospacing="0" w:line="240" w:lineRule="auto"/>
              <w:jc w:val="both"/>
              <w:rPr>
                <w:rFonts w:ascii="Times New Roman" w:eastAsia="Times New Roman" w:hAnsi="Times New Roman" w:cs="David"/>
                <w:snapToGrid w:val="0"/>
                <w:sz w:val="26"/>
                <w:szCs w:val="24"/>
                <w:u w:val="single"/>
                <w:rtl/>
              </w:rPr>
            </w:pPr>
          </w:p>
          <w:p w14:paraId="2772D292" w14:textId="77777777" w:rsidR="00E56613" w:rsidRPr="00E56613" w:rsidRDefault="00E56613" w:rsidP="00E56613">
            <w:pPr>
              <w:spacing w:before="0" w:beforeAutospacing="0" w:after="0" w:afterAutospacing="0" w:line="240" w:lineRule="auto"/>
              <w:jc w:val="both"/>
              <w:rPr>
                <w:rFonts w:ascii="Times New Roman" w:eastAsia="Times New Roman" w:hAnsi="Times New Roman" w:cs="David"/>
                <w:snapToGrid w:val="0"/>
                <w:sz w:val="26"/>
                <w:szCs w:val="24"/>
                <w:u w:val="single"/>
                <w:rtl/>
              </w:rPr>
            </w:pPr>
            <w:r w:rsidRPr="00E56613">
              <w:rPr>
                <w:rFonts w:ascii="Times New Roman" w:eastAsia="Times New Roman" w:hAnsi="Times New Roman" w:cs="David" w:hint="cs"/>
                <w:snapToGrid w:val="0"/>
                <w:sz w:val="26"/>
                <w:szCs w:val="24"/>
                <w:u w:val="single"/>
                <w:rtl/>
              </w:rPr>
              <w:t>תיאור הפרויקט</w:t>
            </w:r>
          </w:p>
        </w:tc>
        <w:tc>
          <w:tcPr>
            <w:tcW w:w="1275" w:type="dxa"/>
            <w:shd w:val="clear" w:color="auto" w:fill="auto"/>
          </w:tcPr>
          <w:p w14:paraId="7B04E5EE" w14:textId="77777777" w:rsidR="00E56613" w:rsidRPr="00E56613" w:rsidRDefault="00E56613" w:rsidP="00E56613">
            <w:pPr>
              <w:spacing w:before="0" w:beforeAutospacing="0" w:after="0" w:afterAutospacing="0" w:line="240" w:lineRule="auto"/>
              <w:jc w:val="both"/>
              <w:rPr>
                <w:rFonts w:ascii="Times New Roman" w:eastAsia="Times New Roman" w:hAnsi="Times New Roman" w:cs="David"/>
                <w:snapToGrid w:val="0"/>
                <w:sz w:val="26"/>
                <w:szCs w:val="24"/>
                <w:u w:val="single"/>
                <w:rtl/>
              </w:rPr>
            </w:pPr>
            <w:r w:rsidRPr="00E56613">
              <w:rPr>
                <w:rFonts w:ascii="Times New Roman" w:eastAsia="Times New Roman" w:hAnsi="Times New Roman" w:cs="David" w:hint="cs"/>
                <w:snapToGrid w:val="0"/>
                <w:sz w:val="26"/>
                <w:szCs w:val="24"/>
                <w:u w:val="single"/>
                <w:rtl/>
              </w:rPr>
              <w:t>תקופת הביצוע</w:t>
            </w:r>
          </w:p>
        </w:tc>
        <w:tc>
          <w:tcPr>
            <w:tcW w:w="2017" w:type="dxa"/>
            <w:shd w:val="clear" w:color="auto" w:fill="auto"/>
          </w:tcPr>
          <w:p w14:paraId="05F5D2D3" w14:textId="77777777" w:rsidR="00E56613" w:rsidRPr="00E56613" w:rsidRDefault="00E56613" w:rsidP="00E56613">
            <w:pPr>
              <w:spacing w:before="0" w:beforeAutospacing="0" w:after="0" w:afterAutospacing="0" w:line="240" w:lineRule="auto"/>
              <w:jc w:val="both"/>
              <w:rPr>
                <w:rFonts w:ascii="Times New Roman" w:eastAsia="Times New Roman" w:hAnsi="Times New Roman" w:cs="David"/>
                <w:snapToGrid w:val="0"/>
                <w:sz w:val="26"/>
                <w:szCs w:val="24"/>
                <w:u w:val="single"/>
                <w:rtl/>
              </w:rPr>
            </w:pPr>
          </w:p>
          <w:p w14:paraId="42A5A9C4" w14:textId="77777777" w:rsidR="00E56613" w:rsidRPr="00E56613" w:rsidRDefault="00E56613" w:rsidP="00E56613">
            <w:pPr>
              <w:spacing w:before="0" w:beforeAutospacing="0" w:after="0" w:afterAutospacing="0" w:line="240" w:lineRule="auto"/>
              <w:jc w:val="both"/>
              <w:rPr>
                <w:rFonts w:ascii="Times New Roman" w:eastAsia="Times New Roman" w:hAnsi="Times New Roman" w:cs="David"/>
                <w:snapToGrid w:val="0"/>
                <w:sz w:val="26"/>
                <w:szCs w:val="24"/>
                <w:u w:val="single"/>
                <w:rtl/>
              </w:rPr>
            </w:pPr>
            <w:r w:rsidRPr="00E56613">
              <w:rPr>
                <w:rFonts w:ascii="Times New Roman" w:eastAsia="Times New Roman" w:hAnsi="Times New Roman" w:cs="David" w:hint="cs"/>
                <w:snapToGrid w:val="0"/>
                <w:sz w:val="26"/>
                <w:szCs w:val="24"/>
                <w:u w:val="single"/>
                <w:rtl/>
              </w:rPr>
              <w:t>היקף כספי בדולרים</w:t>
            </w:r>
          </w:p>
        </w:tc>
      </w:tr>
      <w:tr w:rsidR="00E56613" w:rsidRPr="00E56613" w14:paraId="034C875D" w14:textId="77777777" w:rsidTr="00E56613">
        <w:tc>
          <w:tcPr>
            <w:tcW w:w="566" w:type="dxa"/>
            <w:shd w:val="clear" w:color="auto" w:fill="auto"/>
          </w:tcPr>
          <w:p w14:paraId="75CEC7E2" w14:textId="77777777" w:rsidR="00E56613" w:rsidRPr="00E56613" w:rsidRDefault="00E56613" w:rsidP="00E56613">
            <w:pPr>
              <w:spacing w:before="0" w:beforeAutospacing="0" w:after="0" w:afterAutospacing="0" w:line="240" w:lineRule="auto"/>
              <w:jc w:val="center"/>
              <w:rPr>
                <w:rFonts w:ascii="Times New Roman" w:eastAsia="Times New Roman" w:hAnsi="Times New Roman" w:cs="David"/>
                <w:snapToGrid w:val="0"/>
                <w:sz w:val="26"/>
                <w:szCs w:val="24"/>
                <w:u w:val="single"/>
                <w:rtl/>
              </w:rPr>
            </w:pPr>
            <w:r w:rsidRPr="00E56613">
              <w:rPr>
                <w:rFonts w:ascii="Times New Roman" w:eastAsia="Times New Roman" w:hAnsi="Times New Roman" w:cs="David" w:hint="cs"/>
                <w:snapToGrid w:val="0"/>
                <w:sz w:val="26"/>
                <w:szCs w:val="24"/>
                <w:u w:val="single"/>
                <w:rtl/>
              </w:rPr>
              <w:t>1</w:t>
            </w:r>
          </w:p>
        </w:tc>
        <w:tc>
          <w:tcPr>
            <w:tcW w:w="4646" w:type="dxa"/>
            <w:shd w:val="clear" w:color="auto" w:fill="auto"/>
          </w:tcPr>
          <w:p w14:paraId="18D71527" w14:textId="77777777" w:rsidR="00E56613" w:rsidRPr="00E56613" w:rsidRDefault="00E56613" w:rsidP="00E56613">
            <w:pPr>
              <w:spacing w:before="0" w:beforeAutospacing="0" w:after="0" w:afterAutospacing="0" w:line="240" w:lineRule="auto"/>
              <w:jc w:val="both"/>
              <w:rPr>
                <w:rFonts w:ascii="Times New Roman" w:eastAsia="Times New Roman" w:hAnsi="Times New Roman" w:cs="David"/>
                <w:snapToGrid w:val="0"/>
                <w:sz w:val="26"/>
                <w:szCs w:val="24"/>
                <w:u w:val="single"/>
                <w:rtl/>
              </w:rPr>
            </w:pPr>
          </w:p>
        </w:tc>
        <w:tc>
          <w:tcPr>
            <w:tcW w:w="1275" w:type="dxa"/>
            <w:shd w:val="clear" w:color="auto" w:fill="auto"/>
          </w:tcPr>
          <w:p w14:paraId="0E5329F3" w14:textId="77777777" w:rsidR="00E56613" w:rsidRPr="00E56613" w:rsidRDefault="00E56613" w:rsidP="00E56613">
            <w:pPr>
              <w:spacing w:before="0" w:beforeAutospacing="0" w:after="0" w:afterAutospacing="0" w:line="240" w:lineRule="auto"/>
              <w:jc w:val="both"/>
              <w:rPr>
                <w:rFonts w:ascii="Times New Roman" w:eastAsia="Times New Roman" w:hAnsi="Times New Roman" w:cs="David"/>
                <w:snapToGrid w:val="0"/>
                <w:sz w:val="26"/>
                <w:szCs w:val="24"/>
                <w:u w:val="single"/>
                <w:rtl/>
              </w:rPr>
            </w:pPr>
          </w:p>
        </w:tc>
        <w:tc>
          <w:tcPr>
            <w:tcW w:w="2017" w:type="dxa"/>
            <w:shd w:val="clear" w:color="auto" w:fill="auto"/>
          </w:tcPr>
          <w:p w14:paraId="277D0C45" w14:textId="77777777" w:rsidR="00E56613" w:rsidRPr="00E56613" w:rsidRDefault="00E56613" w:rsidP="00E56613">
            <w:pPr>
              <w:spacing w:before="0" w:beforeAutospacing="0" w:after="0" w:afterAutospacing="0" w:line="240" w:lineRule="auto"/>
              <w:jc w:val="both"/>
              <w:rPr>
                <w:rFonts w:ascii="Times New Roman" w:eastAsia="Times New Roman" w:hAnsi="Times New Roman" w:cs="David"/>
                <w:snapToGrid w:val="0"/>
                <w:sz w:val="26"/>
                <w:szCs w:val="24"/>
                <w:u w:val="single"/>
                <w:rtl/>
              </w:rPr>
            </w:pPr>
          </w:p>
        </w:tc>
      </w:tr>
      <w:tr w:rsidR="00E56613" w:rsidRPr="00E56613" w14:paraId="21466D25" w14:textId="77777777" w:rsidTr="00E56613">
        <w:tc>
          <w:tcPr>
            <w:tcW w:w="566" w:type="dxa"/>
            <w:shd w:val="clear" w:color="auto" w:fill="auto"/>
          </w:tcPr>
          <w:p w14:paraId="29F1BB86" w14:textId="77777777" w:rsidR="00E56613" w:rsidRPr="00E56613" w:rsidRDefault="00E56613" w:rsidP="00E56613">
            <w:pPr>
              <w:spacing w:before="0" w:beforeAutospacing="0" w:after="0" w:afterAutospacing="0" w:line="240" w:lineRule="auto"/>
              <w:jc w:val="center"/>
              <w:rPr>
                <w:rFonts w:ascii="Times New Roman" w:eastAsia="Times New Roman" w:hAnsi="Times New Roman" w:cs="David"/>
                <w:snapToGrid w:val="0"/>
                <w:sz w:val="26"/>
                <w:szCs w:val="24"/>
                <w:u w:val="single"/>
                <w:rtl/>
              </w:rPr>
            </w:pPr>
            <w:r w:rsidRPr="00E56613">
              <w:rPr>
                <w:rFonts w:ascii="Times New Roman" w:eastAsia="Times New Roman" w:hAnsi="Times New Roman" w:cs="David" w:hint="cs"/>
                <w:snapToGrid w:val="0"/>
                <w:sz w:val="26"/>
                <w:szCs w:val="24"/>
                <w:u w:val="single"/>
                <w:rtl/>
              </w:rPr>
              <w:t>2</w:t>
            </w:r>
          </w:p>
        </w:tc>
        <w:tc>
          <w:tcPr>
            <w:tcW w:w="4646" w:type="dxa"/>
            <w:shd w:val="clear" w:color="auto" w:fill="auto"/>
          </w:tcPr>
          <w:p w14:paraId="39B3DB20" w14:textId="77777777" w:rsidR="00E56613" w:rsidRPr="00E56613" w:rsidRDefault="00E56613" w:rsidP="00E56613">
            <w:pPr>
              <w:spacing w:before="0" w:beforeAutospacing="0" w:after="0" w:afterAutospacing="0" w:line="240" w:lineRule="auto"/>
              <w:jc w:val="both"/>
              <w:rPr>
                <w:rFonts w:ascii="Times New Roman" w:eastAsia="Times New Roman" w:hAnsi="Times New Roman" w:cs="David"/>
                <w:snapToGrid w:val="0"/>
                <w:sz w:val="26"/>
                <w:szCs w:val="24"/>
                <w:u w:val="single"/>
                <w:rtl/>
              </w:rPr>
            </w:pPr>
          </w:p>
        </w:tc>
        <w:tc>
          <w:tcPr>
            <w:tcW w:w="1275" w:type="dxa"/>
            <w:shd w:val="clear" w:color="auto" w:fill="auto"/>
          </w:tcPr>
          <w:p w14:paraId="43EA2421" w14:textId="77777777" w:rsidR="00E56613" w:rsidRPr="00E56613" w:rsidRDefault="00E56613" w:rsidP="00E56613">
            <w:pPr>
              <w:spacing w:before="0" w:beforeAutospacing="0" w:after="0" w:afterAutospacing="0" w:line="240" w:lineRule="auto"/>
              <w:jc w:val="both"/>
              <w:rPr>
                <w:rFonts w:ascii="Times New Roman" w:eastAsia="Times New Roman" w:hAnsi="Times New Roman" w:cs="David"/>
                <w:snapToGrid w:val="0"/>
                <w:sz w:val="26"/>
                <w:szCs w:val="24"/>
                <w:u w:val="single"/>
                <w:rtl/>
              </w:rPr>
            </w:pPr>
          </w:p>
        </w:tc>
        <w:tc>
          <w:tcPr>
            <w:tcW w:w="2017" w:type="dxa"/>
            <w:shd w:val="clear" w:color="auto" w:fill="auto"/>
          </w:tcPr>
          <w:p w14:paraId="0878E719" w14:textId="77777777" w:rsidR="00E56613" w:rsidRPr="00E56613" w:rsidRDefault="00E56613" w:rsidP="00E56613">
            <w:pPr>
              <w:spacing w:before="0" w:beforeAutospacing="0" w:after="0" w:afterAutospacing="0" w:line="240" w:lineRule="auto"/>
              <w:jc w:val="both"/>
              <w:rPr>
                <w:rFonts w:ascii="Times New Roman" w:eastAsia="Times New Roman" w:hAnsi="Times New Roman" w:cs="David"/>
                <w:snapToGrid w:val="0"/>
                <w:sz w:val="26"/>
                <w:szCs w:val="24"/>
                <w:u w:val="single"/>
                <w:rtl/>
              </w:rPr>
            </w:pPr>
          </w:p>
        </w:tc>
      </w:tr>
      <w:tr w:rsidR="00E56613" w:rsidRPr="00E56613" w14:paraId="117DF302" w14:textId="77777777" w:rsidTr="00E56613">
        <w:tc>
          <w:tcPr>
            <w:tcW w:w="566" w:type="dxa"/>
            <w:shd w:val="clear" w:color="auto" w:fill="auto"/>
          </w:tcPr>
          <w:p w14:paraId="25D5EDB9" w14:textId="77777777" w:rsidR="00E56613" w:rsidRPr="00E56613" w:rsidRDefault="00E56613" w:rsidP="00E56613">
            <w:pPr>
              <w:spacing w:before="0" w:beforeAutospacing="0" w:after="0" w:afterAutospacing="0" w:line="240" w:lineRule="auto"/>
              <w:jc w:val="center"/>
              <w:rPr>
                <w:rFonts w:ascii="Times New Roman" w:eastAsia="Times New Roman" w:hAnsi="Times New Roman" w:cs="David"/>
                <w:snapToGrid w:val="0"/>
                <w:sz w:val="26"/>
                <w:szCs w:val="24"/>
                <w:u w:val="single"/>
                <w:rtl/>
              </w:rPr>
            </w:pPr>
            <w:r w:rsidRPr="00E56613">
              <w:rPr>
                <w:rFonts w:ascii="Times New Roman" w:eastAsia="Times New Roman" w:hAnsi="Times New Roman" w:cs="David" w:hint="cs"/>
                <w:snapToGrid w:val="0"/>
                <w:sz w:val="26"/>
                <w:szCs w:val="24"/>
                <w:u w:val="single"/>
                <w:rtl/>
              </w:rPr>
              <w:t>3</w:t>
            </w:r>
          </w:p>
        </w:tc>
        <w:tc>
          <w:tcPr>
            <w:tcW w:w="4646" w:type="dxa"/>
            <w:shd w:val="clear" w:color="auto" w:fill="auto"/>
          </w:tcPr>
          <w:p w14:paraId="1B0D9E69" w14:textId="77777777" w:rsidR="00E56613" w:rsidRPr="00E56613" w:rsidRDefault="00E56613" w:rsidP="00E56613">
            <w:pPr>
              <w:spacing w:before="0" w:beforeAutospacing="0" w:after="0" w:afterAutospacing="0" w:line="240" w:lineRule="auto"/>
              <w:jc w:val="both"/>
              <w:rPr>
                <w:rFonts w:ascii="Times New Roman" w:eastAsia="Times New Roman" w:hAnsi="Times New Roman" w:cs="David"/>
                <w:snapToGrid w:val="0"/>
                <w:sz w:val="26"/>
                <w:szCs w:val="24"/>
                <w:u w:val="single"/>
                <w:rtl/>
              </w:rPr>
            </w:pPr>
          </w:p>
        </w:tc>
        <w:tc>
          <w:tcPr>
            <w:tcW w:w="1275" w:type="dxa"/>
            <w:shd w:val="clear" w:color="auto" w:fill="auto"/>
          </w:tcPr>
          <w:p w14:paraId="7482F191" w14:textId="77777777" w:rsidR="00E56613" w:rsidRPr="00E56613" w:rsidRDefault="00E56613" w:rsidP="00E56613">
            <w:pPr>
              <w:spacing w:before="0" w:beforeAutospacing="0" w:after="0" w:afterAutospacing="0" w:line="240" w:lineRule="auto"/>
              <w:jc w:val="both"/>
              <w:rPr>
                <w:rFonts w:ascii="Times New Roman" w:eastAsia="Times New Roman" w:hAnsi="Times New Roman" w:cs="David"/>
                <w:snapToGrid w:val="0"/>
                <w:sz w:val="26"/>
                <w:szCs w:val="24"/>
                <w:u w:val="single"/>
                <w:rtl/>
              </w:rPr>
            </w:pPr>
          </w:p>
        </w:tc>
        <w:tc>
          <w:tcPr>
            <w:tcW w:w="2017" w:type="dxa"/>
            <w:shd w:val="clear" w:color="auto" w:fill="auto"/>
          </w:tcPr>
          <w:p w14:paraId="5E7A3632" w14:textId="77777777" w:rsidR="00E56613" w:rsidRPr="00E56613" w:rsidRDefault="00E56613" w:rsidP="00E56613">
            <w:pPr>
              <w:spacing w:before="0" w:beforeAutospacing="0" w:after="0" w:afterAutospacing="0" w:line="240" w:lineRule="auto"/>
              <w:jc w:val="both"/>
              <w:rPr>
                <w:rFonts w:ascii="Times New Roman" w:eastAsia="Times New Roman" w:hAnsi="Times New Roman" w:cs="David"/>
                <w:snapToGrid w:val="0"/>
                <w:sz w:val="26"/>
                <w:szCs w:val="24"/>
                <w:u w:val="single"/>
                <w:rtl/>
              </w:rPr>
            </w:pPr>
          </w:p>
        </w:tc>
      </w:tr>
      <w:tr w:rsidR="00E56613" w:rsidRPr="00E56613" w14:paraId="3554FBAC" w14:textId="77777777" w:rsidTr="00E56613">
        <w:tc>
          <w:tcPr>
            <w:tcW w:w="566" w:type="dxa"/>
            <w:shd w:val="clear" w:color="auto" w:fill="auto"/>
          </w:tcPr>
          <w:p w14:paraId="27E05B36" w14:textId="77777777" w:rsidR="00E56613" w:rsidRPr="00E56613" w:rsidRDefault="00E56613" w:rsidP="00E56613">
            <w:pPr>
              <w:spacing w:before="0" w:beforeAutospacing="0" w:after="0" w:afterAutospacing="0" w:line="240" w:lineRule="auto"/>
              <w:jc w:val="center"/>
              <w:rPr>
                <w:rFonts w:ascii="Times New Roman" w:eastAsia="Times New Roman" w:hAnsi="Times New Roman" w:cs="David"/>
                <w:snapToGrid w:val="0"/>
                <w:sz w:val="26"/>
                <w:szCs w:val="24"/>
                <w:u w:val="single"/>
                <w:rtl/>
              </w:rPr>
            </w:pPr>
            <w:r w:rsidRPr="00E56613">
              <w:rPr>
                <w:rFonts w:ascii="Times New Roman" w:eastAsia="Times New Roman" w:hAnsi="Times New Roman" w:cs="David" w:hint="cs"/>
                <w:snapToGrid w:val="0"/>
                <w:sz w:val="26"/>
                <w:szCs w:val="24"/>
                <w:u w:val="single"/>
                <w:rtl/>
              </w:rPr>
              <w:t>4</w:t>
            </w:r>
          </w:p>
        </w:tc>
        <w:tc>
          <w:tcPr>
            <w:tcW w:w="4646" w:type="dxa"/>
            <w:shd w:val="clear" w:color="auto" w:fill="auto"/>
          </w:tcPr>
          <w:p w14:paraId="6517E508" w14:textId="77777777" w:rsidR="00E56613" w:rsidRPr="00E56613" w:rsidRDefault="00E56613" w:rsidP="00E56613">
            <w:pPr>
              <w:spacing w:before="0" w:beforeAutospacing="0" w:after="0" w:afterAutospacing="0" w:line="240" w:lineRule="auto"/>
              <w:jc w:val="both"/>
              <w:rPr>
                <w:rFonts w:ascii="Times New Roman" w:eastAsia="Times New Roman" w:hAnsi="Times New Roman" w:cs="David"/>
                <w:snapToGrid w:val="0"/>
                <w:sz w:val="26"/>
                <w:szCs w:val="24"/>
                <w:u w:val="single"/>
                <w:rtl/>
              </w:rPr>
            </w:pPr>
          </w:p>
        </w:tc>
        <w:tc>
          <w:tcPr>
            <w:tcW w:w="1275" w:type="dxa"/>
            <w:shd w:val="clear" w:color="auto" w:fill="auto"/>
          </w:tcPr>
          <w:p w14:paraId="60BA4982" w14:textId="77777777" w:rsidR="00E56613" w:rsidRPr="00E56613" w:rsidRDefault="00E56613" w:rsidP="00E56613">
            <w:pPr>
              <w:spacing w:before="0" w:beforeAutospacing="0" w:after="0" w:afterAutospacing="0" w:line="240" w:lineRule="auto"/>
              <w:jc w:val="both"/>
              <w:rPr>
                <w:rFonts w:ascii="Times New Roman" w:eastAsia="Times New Roman" w:hAnsi="Times New Roman" w:cs="David"/>
                <w:snapToGrid w:val="0"/>
                <w:sz w:val="26"/>
                <w:szCs w:val="24"/>
                <w:u w:val="single"/>
                <w:rtl/>
              </w:rPr>
            </w:pPr>
          </w:p>
        </w:tc>
        <w:tc>
          <w:tcPr>
            <w:tcW w:w="2017" w:type="dxa"/>
            <w:shd w:val="clear" w:color="auto" w:fill="auto"/>
          </w:tcPr>
          <w:p w14:paraId="65A2E5C1" w14:textId="77777777" w:rsidR="00E56613" w:rsidRPr="00E56613" w:rsidRDefault="00E56613" w:rsidP="00E56613">
            <w:pPr>
              <w:spacing w:before="0" w:beforeAutospacing="0" w:after="0" w:afterAutospacing="0" w:line="240" w:lineRule="auto"/>
              <w:jc w:val="both"/>
              <w:rPr>
                <w:rFonts w:ascii="Times New Roman" w:eastAsia="Times New Roman" w:hAnsi="Times New Roman" w:cs="David"/>
                <w:snapToGrid w:val="0"/>
                <w:sz w:val="26"/>
                <w:szCs w:val="24"/>
                <w:u w:val="single"/>
                <w:rtl/>
              </w:rPr>
            </w:pPr>
          </w:p>
        </w:tc>
      </w:tr>
      <w:tr w:rsidR="00E56613" w:rsidRPr="00E56613" w14:paraId="41623C00" w14:textId="77777777" w:rsidTr="00E56613">
        <w:tc>
          <w:tcPr>
            <w:tcW w:w="566" w:type="dxa"/>
            <w:shd w:val="clear" w:color="auto" w:fill="auto"/>
          </w:tcPr>
          <w:p w14:paraId="1847D82B" w14:textId="77777777" w:rsidR="00E56613" w:rsidRPr="00E56613" w:rsidRDefault="00E56613" w:rsidP="00E56613">
            <w:pPr>
              <w:spacing w:before="0" w:beforeAutospacing="0" w:after="0" w:afterAutospacing="0" w:line="240" w:lineRule="auto"/>
              <w:jc w:val="center"/>
              <w:rPr>
                <w:rFonts w:ascii="Times New Roman" w:eastAsia="Times New Roman" w:hAnsi="Times New Roman" w:cs="David"/>
                <w:snapToGrid w:val="0"/>
                <w:sz w:val="26"/>
                <w:szCs w:val="24"/>
                <w:u w:val="single"/>
                <w:rtl/>
              </w:rPr>
            </w:pPr>
            <w:r w:rsidRPr="00E56613">
              <w:rPr>
                <w:rFonts w:ascii="Times New Roman" w:eastAsia="Times New Roman" w:hAnsi="Times New Roman" w:cs="David" w:hint="cs"/>
                <w:snapToGrid w:val="0"/>
                <w:sz w:val="26"/>
                <w:szCs w:val="24"/>
                <w:u w:val="single"/>
                <w:rtl/>
              </w:rPr>
              <w:t>5</w:t>
            </w:r>
          </w:p>
        </w:tc>
        <w:tc>
          <w:tcPr>
            <w:tcW w:w="4646" w:type="dxa"/>
            <w:shd w:val="clear" w:color="auto" w:fill="auto"/>
          </w:tcPr>
          <w:p w14:paraId="173CA591" w14:textId="77777777" w:rsidR="00E56613" w:rsidRPr="00E56613" w:rsidRDefault="00E56613" w:rsidP="00E56613">
            <w:pPr>
              <w:spacing w:before="0" w:beforeAutospacing="0" w:after="0" w:afterAutospacing="0" w:line="240" w:lineRule="auto"/>
              <w:jc w:val="both"/>
              <w:rPr>
                <w:rFonts w:ascii="Times New Roman" w:eastAsia="Times New Roman" w:hAnsi="Times New Roman" w:cs="David"/>
                <w:snapToGrid w:val="0"/>
                <w:sz w:val="26"/>
                <w:szCs w:val="24"/>
                <w:u w:val="single"/>
                <w:rtl/>
              </w:rPr>
            </w:pPr>
          </w:p>
        </w:tc>
        <w:tc>
          <w:tcPr>
            <w:tcW w:w="1275" w:type="dxa"/>
            <w:shd w:val="clear" w:color="auto" w:fill="auto"/>
          </w:tcPr>
          <w:p w14:paraId="0CA86B25" w14:textId="77777777" w:rsidR="00E56613" w:rsidRPr="00E56613" w:rsidRDefault="00E56613" w:rsidP="00E56613">
            <w:pPr>
              <w:spacing w:before="0" w:beforeAutospacing="0" w:after="0" w:afterAutospacing="0" w:line="240" w:lineRule="auto"/>
              <w:jc w:val="both"/>
              <w:rPr>
                <w:rFonts w:ascii="Times New Roman" w:eastAsia="Times New Roman" w:hAnsi="Times New Roman" w:cs="David"/>
                <w:snapToGrid w:val="0"/>
                <w:sz w:val="26"/>
                <w:szCs w:val="24"/>
                <w:u w:val="single"/>
                <w:rtl/>
              </w:rPr>
            </w:pPr>
          </w:p>
        </w:tc>
        <w:tc>
          <w:tcPr>
            <w:tcW w:w="2017" w:type="dxa"/>
            <w:shd w:val="clear" w:color="auto" w:fill="auto"/>
          </w:tcPr>
          <w:p w14:paraId="34231826" w14:textId="77777777" w:rsidR="00E56613" w:rsidRPr="00E56613" w:rsidRDefault="00E56613" w:rsidP="00E56613">
            <w:pPr>
              <w:spacing w:before="0" w:beforeAutospacing="0" w:after="0" w:afterAutospacing="0" w:line="240" w:lineRule="auto"/>
              <w:jc w:val="both"/>
              <w:rPr>
                <w:rFonts w:ascii="Times New Roman" w:eastAsia="Times New Roman" w:hAnsi="Times New Roman" w:cs="David"/>
                <w:snapToGrid w:val="0"/>
                <w:sz w:val="26"/>
                <w:szCs w:val="24"/>
                <w:u w:val="single"/>
                <w:rtl/>
              </w:rPr>
            </w:pPr>
          </w:p>
        </w:tc>
      </w:tr>
    </w:tbl>
    <w:p w14:paraId="70A4AFCD" w14:textId="77777777" w:rsidR="00E56613" w:rsidRPr="00E56613" w:rsidRDefault="00E56613" w:rsidP="00E56613">
      <w:pPr>
        <w:spacing w:before="0" w:beforeAutospacing="0" w:after="0" w:afterAutospacing="0" w:line="240" w:lineRule="auto"/>
        <w:jc w:val="both"/>
        <w:rPr>
          <w:rFonts w:ascii="Times New Roman" w:eastAsia="Times New Roman" w:hAnsi="Times New Roman" w:cs="David"/>
          <w:b/>
          <w:bCs/>
          <w:snapToGrid w:val="0"/>
          <w:sz w:val="26"/>
          <w:szCs w:val="24"/>
          <w:u w:val="single"/>
          <w:rtl/>
        </w:rPr>
      </w:pPr>
    </w:p>
    <w:p w14:paraId="78F94993" w14:textId="77777777" w:rsidR="00E56613" w:rsidRPr="00E56613" w:rsidRDefault="00E56613" w:rsidP="00E56613">
      <w:pPr>
        <w:spacing w:before="0" w:beforeAutospacing="0" w:after="0" w:afterAutospacing="0" w:line="240" w:lineRule="auto"/>
        <w:jc w:val="both"/>
        <w:rPr>
          <w:rFonts w:ascii="Times New Roman" w:eastAsia="Times New Roman" w:hAnsi="Times New Roman" w:cs="David"/>
          <w:snapToGrid w:val="0"/>
          <w:sz w:val="26"/>
          <w:szCs w:val="24"/>
          <w:u w:val="single"/>
          <w:rtl/>
        </w:rPr>
      </w:pPr>
      <w:r w:rsidRPr="00E56613">
        <w:rPr>
          <w:rFonts w:ascii="Times New Roman" w:eastAsia="Times New Roman" w:hAnsi="Times New Roman" w:cs="David" w:hint="cs"/>
          <w:b/>
          <w:bCs/>
          <w:snapToGrid w:val="0"/>
          <w:sz w:val="26"/>
          <w:szCs w:val="24"/>
          <w:u w:val="single"/>
          <w:rtl/>
        </w:rPr>
        <w:t>גופים ממליצים:</w:t>
      </w:r>
    </w:p>
    <w:p w14:paraId="0E888138" w14:textId="77777777" w:rsidR="00E56613" w:rsidRPr="00E56613" w:rsidRDefault="00E56613" w:rsidP="00E56613">
      <w:pPr>
        <w:spacing w:before="0" w:beforeAutospacing="0" w:after="0" w:afterAutospacing="0" w:line="240" w:lineRule="auto"/>
        <w:jc w:val="both"/>
        <w:rPr>
          <w:rFonts w:ascii="Times New Roman" w:eastAsia="Times New Roman" w:hAnsi="Times New Roman" w:cs="David"/>
          <w:snapToGrid w:val="0"/>
          <w:sz w:val="26"/>
          <w:szCs w:val="24"/>
          <w:rtl/>
        </w:rPr>
      </w:pPr>
      <w:r w:rsidRPr="00E56613">
        <w:rPr>
          <w:rFonts w:ascii="Times New Roman" w:eastAsia="Times New Roman" w:hAnsi="Times New Roman" w:cs="David" w:hint="cs"/>
          <w:snapToGrid w:val="0"/>
          <w:sz w:val="26"/>
          <w:szCs w:val="24"/>
          <w:rtl/>
        </w:rPr>
        <w:t>(בין היתר שני משרדי תכנון לפחות)</w:t>
      </w:r>
    </w:p>
    <w:p w14:paraId="25D1FBB7" w14:textId="77777777" w:rsidR="00E56613" w:rsidRPr="00E56613" w:rsidRDefault="00E56613" w:rsidP="00E56613">
      <w:pPr>
        <w:spacing w:before="0" w:beforeAutospacing="0" w:after="0" w:afterAutospacing="0" w:line="240" w:lineRule="auto"/>
        <w:jc w:val="both"/>
        <w:rPr>
          <w:rFonts w:ascii="Times New Roman" w:eastAsia="Times New Roman" w:hAnsi="Times New Roman" w:cs="David"/>
          <w:snapToGrid w:val="0"/>
          <w:sz w:val="26"/>
          <w:szCs w:val="24"/>
          <w:rtl/>
        </w:rPr>
      </w:pPr>
      <w:r w:rsidRPr="00E56613">
        <w:rPr>
          <w:rFonts w:ascii="Times New Roman" w:eastAsia="Times New Roman" w:hAnsi="Times New Roman" w:cs="David" w:hint="cs"/>
          <w:snapToGrid w:val="0"/>
          <w:sz w:val="26"/>
          <w:szCs w:val="24"/>
          <w:rtl/>
        </w:rPr>
        <w:t>______________________________________________________________</w:t>
      </w:r>
    </w:p>
    <w:p w14:paraId="03B26211" w14:textId="77777777" w:rsidR="00E56613" w:rsidRPr="00E56613" w:rsidRDefault="00E56613" w:rsidP="00E56613">
      <w:pPr>
        <w:spacing w:before="0" w:beforeAutospacing="0" w:after="0" w:afterAutospacing="0" w:line="240" w:lineRule="auto"/>
        <w:jc w:val="both"/>
        <w:rPr>
          <w:rFonts w:ascii="Times New Roman" w:eastAsia="Times New Roman" w:hAnsi="Times New Roman" w:cs="David"/>
          <w:snapToGrid w:val="0"/>
          <w:sz w:val="26"/>
          <w:szCs w:val="24"/>
          <w:rtl/>
        </w:rPr>
      </w:pPr>
      <w:r w:rsidRPr="00E56613">
        <w:rPr>
          <w:rFonts w:ascii="Times New Roman" w:eastAsia="Times New Roman" w:hAnsi="Times New Roman" w:cs="David" w:hint="cs"/>
          <w:snapToGrid w:val="0"/>
          <w:sz w:val="26"/>
          <w:szCs w:val="24"/>
          <w:rtl/>
        </w:rPr>
        <w:lastRenderedPageBreak/>
        <w:t>______________________________________________________________</w:t>
      </w:r>
    </w:p>
    <w:p w14:paraId="6D68DDB2" w14:textId="77777777" w:rsidR="00E56613" w:rsidRPr="00E56613" w:rsidRDefault="00E56613" w:rsidP="00E56613">
      <w:pPr>
        <w:spacing w:before="0" w:beforeAutospacing="0" w:after="0" w:afterAutospacing="0" w:line="240" w:lineRule="auto"/>
        <w:jc w:val="both"/>
        <w:rPr>
          <w:rFonts w:ascii="Times New Roman" w:eastAsia="Times New Roman" w:hAnsi="Times New Roman" w:cs="David"/>
          <w:snapToGrid w:val="0"/>
          <w:sz w:val="26"/>
          <w:szCs w:val="24"/>
          <w:rtl/>
        </w:rPr>
      </w:pPr>
      <w:r w:rsidRPr="00E56613">
        <w:rPr>
          <w:rFonts w:ascii="Times New Roman" w:eastAsia="Times New Roman" w:hAnsi="Times New Roman" w:cs="David" w:hint="cs"/>
          <w:snapToGrid w:val="0"/>
          <w:sz w:val="26"/>
          <w:szCs w:val="24"/>
          <w:rtl/>
        </w:rPr>
        <w:t>______________________________________________________________</w:t>
      </w:r>
    </w:p>
    <w:p w14:paraId="6B0DE65B" w14:textId="77777777" w:rsidR="00E56613" w:rsidRPr="00E56613" w:rsidRDefault="00E56613" w:rsidP="00E56613">
      <w:pPr>
        <w:spacing w:before="0" w:beforeAutospacing="0" w:after="0" w:afterAutospacing="0" w:line="240" w:lineRule="auto"/>
        <w:jc w:val="both"/>
        <w:rPr>
          <w:rFonts w:ascii="Times New Roman" w:eastAsia="Times New Roman" w:hAnsi="Times New Roman" w:cs="David"/>
          <w:snapToGrid w:val="0"/>
          <w:sz w:val="26"/>
          <w:szCs w:val="24"/>
          <w:rtl/>
        </w:rPr>
      </w:pPr>
      <w:r w:rsidRPr="00E56613">
        <w:rPr>
          <w:rFonts w:ascii="Times New Roman" w:eastAsia="Times New Roman" w:hAnsi="Times New Roman" w:cs="David" w:hint="cs"/>
          <w:snapToGrid w:val="0"/>
          <w:sz w:val="26"/>
          <w:szCs w:val="24"/>
          <w:rtl/>
        </w:rPr>
        <w:t>______________________________________________________________</w:t>
      </w:r>
    </w:p>
    <w:p w14:paraId="0F4B1218" w14:textId="77777777" w:rsidR="00E56613" w:rsidRPr="00E56613" w:rsidRDefault="00E56613" w:rsidP="00E56613">
      <w:pPr>
        <w:spacing w:before="0" w:beforeAutospacing="0" w:after="0" w:afterAutospacing="0" w:line="240" w:lineRule="auto"/>
        <w:jc w:val="both"/>
        <w:rPr>
          <w:rFonts w:ascii="Times New Roman" w:eastAsia="Times New Roman" w:hAnsi="Times New Roman" w:cs="David"/>
          <w:snapToGrid w:val="0"/>
          <w:sz w:val="26"/>
          <w:szCs w:val="24"/>
          <w:rtl/>
        </w:rPr>
      </w:pPr>
      <w:r w:rsidRPr="00E56613">
        <w:rPr>
          <w:rFonts w:ascii="Times New Roman" w:eastAsia="Times New Roman" w:hAnsi="Times New Roman" w:cs="David" w:hint="cs"/>
          <w:snapToGrid w:val="0"/>
          <w:sz w:val="26"/>
          <w:szCs w:val="24"/>
          <w:rtl/>
        </w:rPr>
        <w:t xml:space="preserve">______________________________________________________________   </w:t>
      </w:r>
    </w:p>
    <w:p w14:paraId="4E01DEE3" w14:textId="77777777" w:rsidR="00E56613" w:rsidRPr="00E56613" w:rsidRDefault="00E56613" w:rsidP="00E56613">
      <w:pPr>
        <w:spacing w:before="0" w:beforeAutospacing="0" w:after="0" w:afterAutospacing="0" w:line="240" w:lineRule="auto"/>
        <w:jc w:val="both"/>
        <w:rPr>
          <w:rFonts w:ascii="Times New Roman" w:eastAsia="Times New Roman" w:hAnsi="Times New Roman" w:cs="David"/>
          <w:snapToGrid w:val="0"/>
          <w:sz w:val="26"/>
          <w:szCs w:val="24"/>
          <w:rtl/>
        </w:rPr>
      </w:pPr>
      <w:r w:rsidRPr="00E56613">
        <w:rPr>
          <w:rFonts w:ascii="Times New Roman" w:eastAsia="Times New Roman" w:hAnsi="Times New Roman" w:cs="David" w:hint="cs"/>
          <w:snapToGrid w:val="0"/>
          <w:sz w:val="26"/>
          <w:szCs w:val="24"/>
          <w:rtl/>
        </w:rPr>
        <w:t xml:space="preserve">                                                                                                                           </w:t>
      </w:r>
    </w:p>
    <w:p w14:paraId="38D07ED6" w14:textId="77777777" w:rsidR="00E56613" w:rsidRPr="00E56613" w:rsidRDefault="00E56613" w:rsidP="00E56613">
      <w:pPr>
        <w:spacing w:before="0" w:beforeAutospacing="0" w:after="0" w:afterAutospacing="0" w:line="240" w:lineRule="auto"/>
        <w:jc w:val="both"/>
        <w:rPr>
          <w:rFonts w:ascii="Times New Roman" w:eastAsia="Times New Roman" w:hAnsi="Times New Roman" w:cs="David"/>
          <w:snapToGrid w:val="0"/>
          <w:sz w:val="26"/>
          <w:szCs w:val="24"/>
          <w:rtl/>
        </w:rPr>
      </w:pPr>
      <w:r w:rsidRPr="00E56613">
        <w:rPr>
          <w:rFonts w:ascii="Times New Roman" w:eastAsia="Times New Roman" w:hAnsi="Times New Roman" w:cs="David" w:hint="cs"/>
          <w:snapToGrid w:val="0"/>
          <w:sz w:val="26"/>
          <w:szCs w:val="24"/>
          <w:u w:val="single"/>
          <w:rtl/>
        </w:rPr>
        <w:t xml:space="preserve">                                                                                                                            </w:t>
      </w:r>
    </w:p>
    <w:p w14:paraId="319E9F73" w14:textId="77777777" w:rsidR="00E56613" w:rsidRPr="00E56613" w:rsidRDefault="00E56613" w:rsidP="00E56613">
      <w:pPr>
        <w:spacing w:before="0" w:beforeAutospacing="0" w:after="0" w:afterAutospacing="0" w:line="240" w:lineRule="auto"/>
        <w:jc w:val="both"/>
        <w:rPr>
          <w:rFonts w:ascii="Times New Roman" w:eastAsia="Times New Roman" w:hAnsi="Times New Roman" w:cs="David"/>
          <w:snapToGrid w:val="0"/>
          <w:sz w:val="26"/>
          <w:szCs w:val="24"/>
          <w:rtl/>
        </w:rPr>
      </w:pPr>
    </w:p>
    <w:p w14:paraId="2D57D219" w14:textId="77777777" w:rsidR="00E56613" w:rsidRPr="00E56613" w:rsidRDefault="00E56613" w:rsidP="00E56613">
      <w:pPr>
        <w:spacing w:before="0" w:beforeAutospacing="0" w:after="0" w:afterAutospacing="0" w:line="240" w:lineRule="auto"/>
        <w:jc w:val="both"/>
        <w:rPr>
          <w:rFonts w:ascii="Times New Roman" w:eastAsia="Times New Roman" w:hAnsi="Times New Roman" w:cs="David"/>
          <w:snapToGrid w:val="0"/>
          <w:sz w:val="26"/>
          <w:szCs w:val="24"/>
          <w:rtl/>
        </w:rPr>
      </w:pPr>
    </w:p>
    <w:p w14:paraId="1D23E253" w14:textId="77777777" w:rsidR="00E56613" w:rsidRPr="00E56613" w:rsidRDefault="00E56613" w:rsidP="00E56613">
      <w:pPr>
        <w:spacing w:before="0" w:beforeAutospacing="0" w:after="0" w:afterAutospacing="0" w:line="240" w:lineRule="auto"/>
        <w:jc w:val="both"/>
        <w:rPr>
          <w:rFonts w:ascii="Times New Roman" w:eastAsia="Times New Roman" w:hAnsi="Times New Roman" w:cs="David"/>
          <w:snapToGrid w:val="0"/>
          <w:sz w:val="26"/>
          <w:szCs w:val="24"/>
          <w:rtl/>
        </w:rPr>
      </w:pPr>
    </w:p>
    <w:p w14:paraId="04AE4A72" w14:textId="77777777" w:rsidR="00E56613" w:rsidRPr="00E56613" w:rsidRDefault="00E56613" w:rsidP="00E56613">
      <w:pPr>
        <w:spacing w:before="0" w:beforeAutospacing="0" w:after="0" w:afterAutospacing="0" w:line="240" w:lineRule="auto"/>
        <w:jc w:val="both"/>
        <w:rPr>
          <w:rFonts w:ascii="Times New Roman" w:eastAsia="Times New Roman" w:hAnsi="Times New Roman" w:cs="David"/>
          <w:snapToGrid w:val="0"/>
          <w:sz w:val="26"/>
          <w:szCs w:val="24"/>
          <w:rtl/>
        </w:rPr>
      </w:pPr>
    </w:p>
    <w:p w14:paraId="2D6AA50C" w14:textId="77777777" w:rsidR="00E56613" w:rsidRPr="00E56613" w:rsidRDefault="00E56613" w:rsidP="00E56613">
      <w:pPr>
        <w:spacing w:before="0" w:beforeAutospacing="0" w:after="0" w:afterAutospacing="0" w:line="360" w:lineRule="auto"/>
        <w:jc w:val="center"/>
        <w:rPr>
          <w:rFonts w:ascii="Times New Roman" w:eastAsia="Times New Roman" w:hAnsi="Times New Roman" w:cs="David"/>
          <w:b/>
          <w:bCs/>
          <w:snapToGrid w:val="0"/>
          <w:sz w:val="26"/>
          <w:szCs w:val="24"/>
          <w:u w:val="single"/>
          <w:rtl/>
        </w:rPr>
      </w:pPr>
      <w:r w:rsidRPr="00E56613">
        <w:rPr>
          <w:rFonts w:ascii="Times New Roman" w:eastAsia="Times New Roman" w:hAnsi="Times New Roman" w:cs="David"/>
          <w:b/>
          <w:bCs/>
          <w:snapToGrid w:val="0"/>
          <w:sz w:val="26"/>
          <w:szCs w:val="24"/>
          <w:u w:val="single"/>
          <w:rtl/>
        </w:rPr>
        <w:br w:type="page"/>
      </w:r>
      <w:r w:rsidRPr="00E56613">
        <w:rPr>
          <w:rFonts w:ascii="Times New Roman" w:eastAsia="Times New Roman" w:hAnsi="Times New Roman" w:cs="David" w:hint="cs"/>
          <w:b/>
          <w:bCs/>
          <w:snapToGrid w:val="0"/>
          <w:sz w:val="26"/>
          <w:szCs w:val="24"/>
          <w:u w:val="single"/>
          <w:rtl/>
        </w:rPr>
        <w:lastRenderedPageBreak/>
        <w:t>מסמך א'3</w:t>
      </w:r>
    </w:p>
    <w:p w14:paraId="6F4A8896" w14:textId="77777777" w:rsidR="00E56613" w:rsidRPr="00E56613" w:rsidRDefault="00E56613" w:rsidP="00E56613">
      <w:pPr>
        <w:spacing w:before="0" w:beforeAutospacing="0" w:after="0" w:afterAutospacing="0" w:line="360" w:lineRule="auto"/>
        <w:jc w:val="center"/>
        <w:rPr>
          <w:rFonts w:ascii="Times New Roman" w:eastAsia="Times New Roman" w:hAnsi="Times New Roman" w:cs="David"/>
          <w:b/>
          <w:bCs/>
          <w:snapToGrid w:val="0"/>
          <w:sz w:val="26"/>
          <w:szCs w:val="24"/>
          <w:u w:val="single"/>
        </w:rPr>
      </w:pPr>
      <w:r w:rsidRPr="00E56613">
        <w:rPr>
          <w:rFonts w:ascii="Times New Roman" w:eastAsia="Times New Roman" w:hAnsi="Times New Roman" w:cs="David" w:hint="cs"/>
          <w:b/>
          <w:bCs/>
          <w:snapToGrid w:val="0"/>
          <w:sz w:val="26"/>
          <w:szCs w:val="24"/>
          <w:u w:val="single"/>
          <w:rtl/>
        </w:rPr>
        <w:t xml:space="preserve">הצהרת הקבלן ורישיון קבלן </w:t>
      </w:r>
    </w:p>
    <w:p w14:paraId="1966CA6C" w14:textId="77777777" w:rsidR="00E56613" w:rsidRPr="00E56613" w:rsidRDefault="00E56613" w:rsidP="00E56613">
      <w:pPr>
        <w:spacing w:before="0" w:beforeAutospacing="0" w:after="0" w:afterAutospacing="0"/>
        <w:rPr>
          <w:rFonts w:ascii="Times New Roman" w:eastAsia="Times New Roman" w:hAnsi="Times New Roman" w:cs="David"/>
          <w:b/>
          <w:bCs/>
          <w:snapToGrid w:val="0"/>
          <w:sz w:val="28"/>
          <w:szCs w:val="24"/>
          <w:u w:val="single"/>
          <w:rtl/>
        </w:rPr>
      </w:pPr>
    </w:p>
    <w:p w14:paraId="17704251" w14:textId="77777777" w:rsidR="00E56613" w:rsidRPr="00E56613" w:rsidRDefault="00E56613" w:rsidP="00E56613">
      <w:pPr>
        <w:spacing w:before="0" w:beforeAutospacing="0" w:after="0" w:afterAutospacing="0" w:line="480" w:lineRule="auto"/>
        <w:rPr>
          <w:rFonts w:ascii="Times New Roman" w:eastAsia="Times New Roman" w:hAnsi="Times New Roman" w:cs="David"/>
          <w:b/>
          <w:bCs/>
          <w:snapToGrid w:val="0"/>
          <w:sz w:val="28"/>
          <w:szCs w:val="24"/>
          <w:rtl/>
        </w:rPr>
      </w:pPr>
      <w:r w:rsidRPr="00E56613">
        <w:rPr>
          <w:rFonts w:ascii="Times New Roman" w:eastAsia="Times New Roman" w:hAnsi="Times New Roman" w:cs="David" w:hint="cs"/>
          <w:b/>
          <w:bCs/>
          <w:snapToGrid w:val="0"/>
          <w:sz w:val="28"/>
          <w:szCs w:val="24"/>
          <w:rtl/>
        </w:rPr>
        <w:t xml:space="preserve">שם הקבלן:_______________________________________________________                                                                                                                        </w:t>
      </w:r>
    </w:p>
    <w:p w14:paraId="48ACCFED" w14:textId="77777777" w:rsidR="00E56613" w:rsidRPr="00E56613" w:rsidRDefault="00E56613" w:rsidP="00E56613">
      <w:pPr>
        <w:spacing w:before="0" w:beforeAutospacing="0" w:after="0" w:afterAutospacing="0" w:line="480" w:lineRule="auto"/>
        <w:rPr>
          <w:rFonts w:ascii="Times New Roman" w:eastAsia="Times New Roman" w:hAnsi="Times New Roman" w:cs="David"/>
          <w:b/>
          <w:bCs/>
          <w:snapToGrid w:val="0"/>
          <w:sz w:val="28"/>
          <w:szCs w:val="24"/>
          <w:rtl/>
        </w:rPr>
      </w:pPr>
      <w:r w:rsidRPr="00E56613">
        <w:rPr>
          <w:rFonts w:ascii="Times New Roman" w:eastAsia="Times New Roman" w:hAnsi="Times New Roman" w:cs="David" w:hint="cs"/>
          <w:b/>
          <w:bCs/>
          <w:snapToGrid w:val="0"/>
          <w:sz w:val="28"/>
          <w:szCs w:val="24"/>
          <w:rtl/>
        </w:rPr>
        <w:t xml:space="preserve">מס' תעודת זיהוי או רישום: ___________________________________________                                                                                        </w:t>
      </w:r>
    </w:p>
    <w:p w14:paraId="28B1A146" w14:textId="77777777" w:rsidR="00E56613" w:rsidRPr="00E56613" w:rsidRDefault="00E56613" w:rsidP="00E56613">
      <w:pPr>
        <w:spacing w:before="0" w:beforeAutospacing="0" w:after="0" w:afterAutospacing="0" w:line="480" w:lineRule="auto"/>
        <w:rPr>
          <w:rFonts w:ascii="Times New Roman" w:eastAsia="Times New Roman" w:hAnsi="Times New Roman" w:cs="David"/>
          <w:b/>
          <w:bCs/>
          <w:snapToGrid w:val="0"/>
          <w:sz w:val="28"/>
          <w:szCs w:val="24"/>
          <w:rtl/>
        </w:rPr>
      </w:pPr>
      <w:r w:rsidRPr="00E56613">
        <w:rPr>
          <w:rFonts w:ascii="Times New Roman" w:eastAsia="Times New Roman" w:hAnsi="Times New Roman" w:cs="David" w:hint="cs"/>
          <w:b/>
          <w:bCs/>
          <w:snapToGrid w:val="0"/>
          <w:sz w:val="28"/>
          <w:szCs w:val="24"/>
          <w:rtl/>
        </w:rPr>
        <w:t>מס' קבלן מורשה:__________________________________________________</w:t>
      </w:r>
    </w:p>
    <w:p w14:paraId="4184BCAB" w14:textId="77777777" w:rsidR="00E56613" w:rsidRPr="00E56613" w:rsidRDefault="00E56613" w:rsidP="00E56613">
      <w:pPr>
        <w:spacing w:before="0" w:beforeAutospacing="0" w:after="0" w:afterAutospacing="0"/>
        <w:rPr>
          <w:rFonts w:ascii="Times New Roman" w:eastAsia="Times New Roman" w:hAnsi="Times New Roman" w:cs="David"/>
          <w:b/>
          <w:bCs/>
          <w:snapToGrid w:val="0"/>
          <w:sz w:val="28"/>
          <w:szCs w:val="24"/>
          <w:u w:val="single"/>
          <w:rtl/>
        </w:rPr>
      </w:pPr>
    </w:p>
    <w:p w14:paraId="1C46B57A" w14:textId="77777777" w:rsidR="00E56613" w:rsidRPr="00E56613" w:rsidRDefault="00E56613" w:rsidP="00E56613">
      <w:pPr>
        <w:spacing w:before="0" w:beforeAutospacing="0" w:after="0" w:afterAutospacing="0" w:line="360" w:lineRule="auto"/>
        <w:rPr>
          <w:rFonts w:ascii="Times New Roman" w:eastAsia="Times New Roman" w:hAnsi="Times New Roman" w:cs="David"/>
          <w:b/>
          <w:bCs/>
          <w:snapToGrid w:val="0"/>
          <w:sz w:val="26"/>
          <w:szCs w:val="26"/>
          <w:rtl/>
        </w:rPr>
      </w:pPr>
      <w:r w:rsidRPr="00E56613">
        <w:rPr>
          <w:rFonts w:ascii="Times New Roman" w:eastAsia="Times New Roman" w:hAnsi="Times New Roman" w:cs="David" w:hint="cs"/>
          <w:b/>
          <w:bCs/>
          <w:snapToGrid w:val="0"/>
          <w:sz w:val="26"/>
          <w:szCs w:val="26"/>
          <w:rtl/>
        </w:rPr>
        <w:t>הקבלן מצהיר כי הינו קבלן רשום בפנקס הקבלנים בהתאם לחוק רישום קבלנים לעבודות הנדסה בנאיות התשכ"ט - 1969 ותקנותיו, המורשה לבצע עבודות בענף ראשי ________      בסיווג כספי _________ לפחות.</w:t>
      </w:r>
    </w:p>
    <w:p w14:paraId="5FACDC7D" w14:textId="77777777" w:rsidR="00E56613" w:rsidRPr="00E56613" w:rsidRDefault="00E56613" w:rsidP="00E56613">
      <w:pPr>
        <w:spacing w:before="0" w:beforeAutospacing="0" w:after="0" w:afterAutospacing="0"/>
        <w:rPr>
          <w:rFonts w:ascii="Times New Roman" w:eastAsia="Times New Roman" w:hAnsi="Times New Roman" w:cs="David"/>
          <w:b/>
          <w:bCs/>
          <w:snapToGrid w:val="0"/>
          <w:sz w:val="28"/>
          <w:szCs w:val="24"/>
          <w:rtl/>
        </w:rPr>
      </w:pPr>
    </w:p>
    <w:p w14:paraId="05939915" w14:textId="77777777" w:rsidR="00E56613" w:rsidRPr="00E56613" w:rsidRDefault="00E56613" w:rsidP="00E56613">
      <w:pPr>
        <w:spacing w:before="0" w:beforeAutospacing="0" w:after="0" w:afterAutospacing="0"/>
        <w:rPr>
          <w:rFonts w:ascii="Times New Roman" w:eastAsia="Times New Roman" w:hAnsi="Times New Roman" w:cs="David"/>
          <w:b/>
          <w:bCs/>
          <w:snapToGrid w:val="0"/>
          <w:sz w:val="28"/>
          <w:szCs w:val="24"/>
          <w:rtl/>
        </w:rPr>
      </w:pPr>
      <w:r w:rsidRPr="00E56613">
        <w:rPr>
          <w:rFonts w:ascii="Times New Roman" w:eastAsia="Times New Roman" w:hAnsi="Times New Roman" w:cs="David" w:hint="cs"/>
          <w:b/>
          <w:bCs/>
          <w:snapToGrid w:val="0"/>
          <w:sz w:val="28"/>
          <w:szCs w:val="24"/>
          <w:rtl/>
        </w:rPr>
        <w:t xml:space="preserve">על הקבלן לצרף למסמך זה רישיון ואישור רשם הקבלנים. </w:t>
      </w:r>
    </w:p>
    <w:p w14:paraId="0A645CCD" w14:textId="77777777" w:rsidR="00E56613" w:rsidRPr="00E56613" w:rsidRDefault="00E56613" w:rsidP="00E56613">
      <w:pPr>
        <w:spacing w:before="0" w:beforeAutospacing="0" w:after="0" w:afterAutospacing="0"/>
        <w:rPr>
          <w:rFonts w:ascii="Times New Roman" w:eastAsia="Times New Roman" w:hAnsi="Times New Roman" w:cs="David"/>
          <w:b/>
          <w:bCs/>
          <w:snapToGrid w:val="0"/>
          <w:sz w:val="28"/>
          <w:szCs w:val="24"/>
          <w:rtl/>
        </w:rPr>
      </w:pPr>
      <w:r w:rsidRPr="00E56613">
        <w:rPr>
          <w:rFonts w:ascii="Times New Roman" w:eastAsia="Times New Roman" w:hAnsi="Times New Roman" w:cs="David" w:hint="cs"/>
          <w:b/>
          <w:bCs/>
          <w:snapToGrid w:val="0"/>
          <w:sz w:val="28"/>
          <w:szCs w:val="24"/>
          <w:u w:val="single"/>
          <w:rtl/>
        </w:rPr>
        <w:t>לידיעה - אישור לתקופה או זמני לא יתקבל</w:t>
      </w:r>
      <w:r w:rsidRPr="00E56613">
        <w:rPr>
          <w:rFonts w:ascii="Times New Roman" w:eastAsia="Times New Roman" w:hAnsi="Times New Roman" w:cs="David" w:hint="cs"/>
          <w:b/>
          <w:bCs/>
          <w:snapToGrid w:val="0"/>
          <w:sz w:val="28"/>
          <w:szCs w:val="24"/>
          <w:rtl/>
        </w:rPr>
        <w:t>.</w:t>
      </w:r>
    </w:p>
    <w:p w14:paraId="4748D15B" w14:textId="77777777" w:rsidR="00E56613" w:rsidRPr="00E56613" w:rsidRDefault="00E56613" w:rsidP="00E56613">
      <w:pPr>
        <w:spacing w:before="0" w:beforeAutospacing="0" w:after="0" w:afterAutospacing="0" w:line="240" w:lineRule="auto"/>
        <w:rPr>
          <w:rFonts w:ascii="Times New Roman" w:eastAsia="Times New Roman" w:hAnsi="Times New Roman" w:cs="David"/>
          <w:b/>
          <w:bCs/>
          <w:snapToGrid w:val="0"/>
          <w:sz w:val="28"/>
          <w:szCs w:val="24"/>
          <w:u w:val="single"/>
          <w:rtl/>
        </w:rPr>
      </w:pPr>
    </w:p>
    <w:p w14:paraId="4F946254" w14:textId="77777777" w:rsidR="00E56613" w:rsidRPr="00E56613" w:rsidRDefault="00E56613" w:rsidP="00E56613">
      <w:pPr>
        <w:spacing w:before="0" w:beforeAutospacing="0" w:after="0" w:afterAutospacing="0" w:line="240" w:lineRule="auto"/>
        <w:rPr>
          <w:rFonts w:ascii="Times New Roman" w:eastAsia="Times New Roman" w:hAnsi="Times New Roman" w:cs="David"/>
          <w:b/>
          <w:bCs/>
          <w:snapToGrid w:val="0"/>
          <w:sz w:val="28"/>
          <w:szCs w:val="24"/>
          <w:u w:val="single"/>
          <w:rtl/>
        </w:rPr>
      </w:pPr>
    </w:p>
    <w:p w14:paraId="0A8D1B4B" w14:textId="77777777" w:rsidR="00E56613" w:rsidRPr="00E56613" w:rsidRDefault="00E56613" w:rsidP="00E56613">
      <w:pPr>
        <w:spacing w:before="0" w:beforeAutospacing="0" w:after="0" w:afterAutospacing="0" w:line="240" w:lineRule="auto"/>
        <w:jc w:val="center"/>
        <w:rPr>
          <w:rFonts w:ascii="Times New Roman" w:eastAsia="Times New Roman" w:hAnsi="Times New Roman" w:cs="David"/>
          <w:b/>
          <w:bCs/>
          <w:snapToGrid w:val="0"/>
          <w:sz w:val="28"/>
          <w:szCs w:val="24"/>
          <w:u w:val="single"/>
          <w:rtl/>
        </w:rPr>
      </w:pPr>
    </w:p>
    <w:p w14:paraId="625CB980" w14:textId="77777777" w:rsidR="00E56613" w:rsidRPr="00E56613" w:rsidRDefault="00E56613" w:rsidP="00E56613">
      <w:pPr>
        <w:spacing w:before="0" w:beforeAutospacing="0" w:after="0" w:afterAutospacing="0" w:line="240" w:lineRule="auto"/>
        <w:jc w:val="center"/>
        <w:rPr>
          <w:rFonts w:ascii="Times New Roman" w:eastAsia="Times New Roman" w:hAnsi="Times New Roman" w:cs="David"/>
          <w:b/>
          <w:bCs/>
          <w:snapToGrid w:val="0"/>
          <w:sz w:val="28"/>
          <w:szCs w:val="24"/>
          <w:u w:val="single"/>
          <w:rtl/>
        </w:rPr>
      </w:pPr>
    </w:p>
    <w:p w14:paraId="1A45589E" w14:textId="77777777" w:rsidR="00E56613" w:rsidRPr="00E56613" w:rsidRDefault="00E56613" w:rsidP="00E56613">
      <w:pPr>
        <w:spacing w:before="0" w:beforeAutospacing="0" w:after="0" w:afterAutospacing="0" w:line="240" w:lineRule="auto"/>
        <w:jc w:val="center"/>
        <w:rPr>
          <w:rFonts w:ascii="Times New Roman" w:eastAsia="Times New Roman" w:hAnsi="Times New Roman" w:cs="David"/>
          <w:b/>
          <w:bCs/>
          <w:snapToGrid w:val="0"/>
          <w:sz w:val="28"/>
          <w:szCs w:val="24"/>
          <w:u w:val="single"/>
          <w:rtl/>
        </w:rPr>
      </w:pPr>
    </w:p>
    <w:p w14:paraId="71655533" w14:textId="77777777" w:rsidR="00E56613" w:rsidRPr="00E56613" w:rsidRDefault="00E56613" w:rsidP="00E56613">
      <w:pPr>
        <w:spacing w:before="0" w:beforeAutospacing="0" w:after="0" w:afterAutospacing="0" w:line="240" w:lineRule="auto"/>
        <w:jc w:val="center"/>
        <w:rPr>
          <w:rFonts w:ascii="Times New Roman" w:eastAsia="Times New Roman" w:hAnsi="Times New Roman" w:cs="David"/>
          <w:b/>
          <w:bCs/>
          <w:snapToGrid w:val="0"/>
          <w:sz w:val="28"/>
          <w:szCs w:val="24"/>
          <w:u w:val="single"/>
          <w:rtl/>
        </w:rPr>
      </w:pPr>
    </w:p>
    <w:p w14:paraId="57828162" w14:textId="77777777" w:rsidR="00E56613" w:rsidRPr="00E56613" w:rsidRDefault="00E56613" w:rsidP="00E56613">
      <w:pPr>
        <w:spacing w:before="0" w:beforeAutospacing="0" w:after="0" w:afterAutospacing="0" w:line="240" w:lineRule="auto"/>
        <w:jc w:val="center"/>
        <w:rPr>
          <w:rFonts w:ascii="Times New Roman" w:eastAsia="Times New Roman" w:hAnsi="Times New Roman" w:cs="David"/>
          <w:b/>
          <w:bCs/>
          <w:snapToGrid w:val="0"/>
          <w:sz w:val="28"/>
          <w:szCs w:val="24"/>
          <w:u w:val="single"/>
          <w:rtl/>
        </w:rPr>
      </w:pPr>
    </w:p>
    <w:p w14:paraId="44AA702E" w14:textId="77777777" w:rsidR="00E56613" w:rsidRPr="00E56613" w:rsidRDefault="00E56613" w:rsidP="00E56613">
      <w:pPr>
        <w:spacing w:before="0" w:beforeAutospacing="0" w:after="0" w:afterAutospacing="0" w:line="240" w:lineRule="auto"/>
        <w:jc w:val="center"/>
        <w:rPr>
          <w:rFonts w:ascii="Times New Roman" w:eastAsia="Times New Roman" w:hAnsi="Times New Roman" w:cs="David"/>
          <w:b/>
          <w:bCs/>
          <w:snapToGrid w:val="0"/>
          <w:sz w:val="28"/>
          <w:szCs w:val="24"/>
          <w:u w:val="single"/>
          <w:rtl/>
        </w:rPr>
      </w:pPr>
    </w:p>
    <w:p w14:paraId="599E7DE9" w14:textId="77777777" w:rsidR="00E56613" w:rsidRPr="00E56613" w:rsidRDefault="00E56613" w:rsidP="00E56613">
      <w:pPr>
        <w:spacing w:before="0" w:beforeAutospacing="0" w:after="0" w:afterAutospacing="0" w:line="240" w:lineRule="auto"/>
        <w:jc w:val="center"/>
        <w:rPr>
          <w:rFonts w:ascii="Times New Roman" w:eastAsia="Times New Roman" w:hAnsi="Times New Roman" w:cs="David"/>
          <w:b/>
          <w:bCs/>
          <w:snapToGrid w:val="0"/>
          <w:sz w:val="28"/>
          <w:szCs w:val="24"/>
          <w:u w:val="single"/>
          <w:rtl/>
        </w:rPr>
      </w:pPr>
    </w:p>
    <w:p w14:paraId="30512E62" w14:textId="77777777" w:rsidR="00E56613" w:rsidRPr="00E56613" w:rsidRDefault="00E56613" w:rsidP="00E56613">
      <w:pPr>
        <w:spacing w:before="0" w:beforeAutospacing="0" w:after="0" w:afterAutospacing="0" w:line="240" w:lineRule="auto"/>
        <w:jc w:val="center"/>
        <w:rPr>
          <w:rFonts w:ascii="Times New Roman" w:eastAsia="Times New Roman" w:hAnsi="Times New Roman" w:cs="David"/>
          <w:b/>
          <w:bCs/>
          <w:snapToGrid w:val="0"/>
          <w:sz w:val="28"/>
          <w:szCs w:val="24"/>
          <w:u w:val="single"/>
          <w:rtl/>
        </w:rPr>
      </w:pPr>
    </w:p>
    <w:p w14:paraId="356D3E2B" w14:textId="77777777" w:rsidR="00E56613" w:rsidRPr="00E56613" w:rsidRDefault="00E56613" w:rsidP="00E56613">
      <w:pPr>
        <w:spacing w:before="0" w:beforeAutospacing="0" w:after="0" w:afterAutospacing="0" w:line="240" w:lineRule="auto"/>
        <w:jc w:val="center"/>
        <w:rPr>
          <w:rFonts w:ascii="Times New Roman" w:eastAsia="Times New Roman" w:hAnsi="Times New Roman" w:cs="David"/>
          <w:b/>
          <w:bCs/>
          <w:snapToGrid w:val="0"/>
          <w:sz w:val="28"/>
          <w:szCs w:val="24"/>
          <w:u w:val="single"/>
          <w:rtl/>
        </w:rPr>
      </w:pPr>
    </w:p>
    <w:p w14:paraId="3AF6C5EC" w14:textId="77777777" w:rsidR="00E56613" w:rsidRPr="00E56613" w:rsidRDefault="00E56613" w:rsidP="00E56613">
      <w:pPr>
        <w:spacing w:before="0" w:beforeAutospacing="0" w:after="0" w:afterAutospacing="0" w:line="240" w:lineRule="auto"/>
        <w:jc w:val="center"/>
        <w:rPr>
          <w:rFonts w:ascii="Times New Roman" w:eastAsia="Times New Roman" w:hAnsi="Times New Roman" w:cs="David"/>
          <w:b/>
          <w:bCs/>
          <w:snapToGrid w:val="0"/>
          <w:sz w:val="28"/>
          <w:szCs w:val="24"/>
          <w:u w:val="single"/>
          <w:rtl/>
        </w:rPr>
      </w:pPr>
    </w:p>
    <w:p w14:paraId="2813C175" w14:textId="77777777" w:rsidR="00E56613" w:rsidRPr="00E56613" w:rsidRDefault="00E56613" w:rsidP="00E56613">
      <w:pPr>
        <w:spacing w:before="0" w:beforeAutospacing="0" w:after="0" w:afterAutospacing="0" w:line="240" w:lineRule="auto"/>
        <w:jc w:val="center"/>
        <w:rPr>
          <w:rFonts w:ascii="Times New Roman" w:eastAsia="Times New Roman" w:hAnsi="Times New Roman" w:cs="David"/>
          <w:b/>
          <w:bCs/>
          <w:snapToGrid w:val="0"/>
          <w:sz w:val="28"/>
          <w:szCs w:val="24"/>
          <w:u w:val="single"/>
          <w:rtl/>
        </w:rPr>
      </w:pPr>
    </w:p>
    <w:p w14:paraId="18F16D5D" w14:textId="77777777" w:rsidR="00E56613" w:rsidRPr="00E56613" w:rsidRDefault="00E56613" w:rsidP="00E56613">
      <w:pPr>
        <w:spacing w:before="0" w:beforeAutospacing="0" w:after="0" w:afterAutospacing="0" w:line="240" w:lineRule="auto"/>
        <w:jc w:val="center"/>
        <w:rPr>
          <w:rFonts w:ascii="Times New Roman" w:eastAsia="Times New Roman" w:hAnsi="Times New Roman" w:cs="David"/>
          <w:b/>
          <w:bCs/>
          <w:snapToGrid w:val="0"/>
          <w:sz w:val="28"/>
          <w:szCs w:val="24"/>
          <w:u w:val="single"/>
          <w:rtl/>
        </w:rPr>
      </w:pPr>
    </w:p>
    <w:p w14:paraId="00FD43AF" w14:textId="77777777" w:rsidR="00E56613" w:rsidRPr="00E56613" w:rsidRDefault="00E56613" w:rsidP="00E56613">
      <w:pPr>
        <w:spacing w:before="0" w:beforeAutospacing="0" w:after="0" w:afterAutospacing="0" w:line="240" w:lineRule="auto"/>
        <w:jc w:val="center"/>
        <w:rPr>
          <w:rFonts w:ascii="Times New Roman" w:eastAsia="Times New Roman" w:hAnsi="Times New Roman" w:cs="David"/>
          <w:b/>
          <w:bCs/>
          <w:snapToGrid w:val="0"/>
          <w:sz w:val="28"/>
          <w:szCs w:val="24"/>
          <w:u w:val="single"/>
          <w:rtl/>
        </w:rPr>
      </w:pPr>
    </w:p>
    <w:p w14:paraId="0F1A3B36" w14:textId="77777777" w:rsidR="00E56613" w:rsidRPr="00E56613" w:rsidRDefault="00E56613" w:rsidP="00E56613">
      <w:pPr>
        <w:spacing w:before="0" w:beforeAutospacing="0" w:after="0" w:afterAutospacing="0" w:line="240" w:lineRule="auto"/>
        <w:jc w:val="center"/>
        <w:rPr>
          <w:rFonts w:ascii="Times New Roman" w:eastAsia="Times New Roman" w:hAnsi="Times New Roman" w:cs="David"/>
          <w:b/>
          <w:bCs/>
          <w:snapToGrid w:val="0"/>
          <w:sz w:val="28"/>
          <w:szCs w:val="24"/>
          <w:u w:val="single"/>
          <w:rtl/>
        </w:rPr>
      </w:pPr>
    </w:p>
    <w:p w14:paraId="7C5E47A7" w14:textId="77777777" w:rsidR="00E56613" w:rsidRPr="00E56613" w:rsidRDefault="00E56613" w:rsidP="00E56613">
      <w:pPr>
        <w:spacing w:before="0" w:beforeAutospacing="0" w:after="0" w:afterAutospacing="0" w:line="240" w:lineRule="auto"/>
        <w:jc w:val="center"/>
        <w:rPr>
          <w:rFonts w:ascii="Times New Roman" w:eastAsia="Times New Roman" w:hAnsi="Times New Roman" w:cs="David"/>
          <w:b/>
          <w:bCs/>
          <w:snapToGrid w:val="0"/>
          <w:sz w:val="28"/>
          <w:szCs w:val="24"/>
          <w:u w:val="single"/>
          <w:rtl/>
        </w:rPr>
      </w:pPr>
    </w:p>
    <w:p w14:paraId="47EFD07C" w14:textId="77777777" w:rsidR="00E56613" w:rsidRPr="00E56613" w:rsidRDefault="00E56613" w:rsidP="00E56613">
      <w:pPr>
        <w:spacing w:before="0" w:beforeAutospacing="0" w:after="0" w:afterAutospacing="0" w:line="240" w:lineRule="auto"/>
        <w:jc w:val="center"/>
        <w:rPr>
          <w:rFonts w:ascii="Times New Roman" w:eastAsia="Times New Roman" w:hAnsi="Times New Roman" w:cs="David"/>
          <w:b/>
          <w:bCs/>
          <w:snapToGrid w:val="0"/>
          <w:sz w:val="28"/>
          <w:szCs w:val="24"/>
          <w:u w:val="single"/>
          <w:rtl/>
        </w:rPr>
      </w:pPr>
    </w:p>
    <w:p w14:paraId="561DFC30" w14:textId="77777777" w:rsidR="00E56613" w:rsidRPr="00E56613" w:rsidRDefault="00E56613" w:rsidP="00E56613">
      <w:pPr>
        <w:spacing w:before="0" w:beforeAutospacing="0" w:after="0" w:afterAutospacing="0" w:line="240" w:lineRule="auto"/>
        <w:jc w:val="center"/>
        <w:rPr>
          <w:rFonts w:ascii="Times New Roman" w:eastAsia="Times New Roman" w:hAnsi="Times New Roman" w:cs="David"/>
          <w:b/>
          <w:bCs/>
          <w:snapToGrid w:val="0"/>
          <w:sz w:val="28"/>
          <w:szCs w:val="24"/>
          <w:u w:val="single"/>
          <w:rtl/>
        </w:rPr>
      </w:pPr>
    </w:p>
    <w:p w14:paraId="5760A0CB" w14:textId="77777777" w:rsidR="00E56613" w:rsidRPr="00E56613" w:rsidRDefault="00E56613" w:rsidP="00E56613">
      <w:pPr>
        <w:spacing w:before="0" w:beforeAutospacing="0" w:after="0" w:afterAutospacing="0" w:line="240" w:lineRule="auto"/>
        <w:jc w:val="center"/>
        <w:rPr>
          <w:rFonts w:ascii="Times New Roman" w:eastAsia="Times New Roman" w:hAnsi="Times New Roman" w:cs="David"/>
          <w:b/>
          <w:bCs/>
          <w:snapToGrid w:val="0"/>
          <w:sz w:val="28"/>
          <w:szCs w:val="24"/>
          <w:u w:val="single"/>
          <w:rtl/>
        </w:rPr>
      </w:pPr>
    </w:p>
    <w:p w14:paraId="3105600B" w14:textId="77777777" w:rsidR="00E56613" w:rsidRPr="00E56613" w:rsidRDefault="00E56613" w:rsidP="00E56613">
      <w:pPr>
        <w:spacing w:before="0" w:beforeAutospacing="0" w:after="0" w:afterAutospacing="0" w:line="240" w:lineRule="auto"/>
        <w:jc w:val="center"/>
        <w:rPr>
          <w:rFonts w:ascii="Times New Roman" w:eastAsia="Times New Roman" w:hAnsi="Times New Roman" w:cs="David"/>
          <w:b/>
          <w:bCs/>
          <w:snapToGrid w:val="0"/>
          <w:sz w:val="28"/>
          <w:szCs w:val="24"/>
          <w:u w:val="single"/>
          <w:rtl/>
        </w:rPr>
      </w:pPr>
    </w:p>
    <w:p w14:paraId="364246BC" w14:textId="77777777" w:rsidR="00E56613" w:rsidRPr="00E56613" w:rsidRDefault="00E56613" w:rsidP="00E56613">
      <w:pPr>
        <w:spacing w:before="0" w:beforeAutospacing="0" w:after="0" w:afterAutospacing="0" w:line="240" w:lineRule="auto"/>
        <w:jc w:val="center"/>
        <w:rPr>
          <w:rFonts w:ascii="Times New Roman" w:eastAsia="Times New Roman" w:hAnsi="Times New Roman" w:cs="David"/>
          <w:b/>
          <w:bCs/>
          <w:snapToGrid w:val="0"/>
          <w:sz w:val="28"/>
          <w:szCs w:val="24"/>
          <w:u w:val="single"/>
          <w:rtl/>
        </w:rPr>
      </w:pPr>
    </w:p>
    <w:p w14:paraId="27A071BD" w14:textId="77777777" w:rsidR="00E56613" w:rsidRPr="00E56613" w:rsidRDefault="00E56613" w:rsidP="00E56613">
      <w:pPr>
        <w:spacing w:before="0" w:beforeAutospacing="0" w:after="0" w:afterAutospacing="0" w:line="240" w:lineRule="auto"/>
        <w:jc w:val="center"/>
        <w:rPr>
          <w:rFonts w:ascii="Times New Roman" w:eastAsia="Times New Roman" w:hAnsi="Times New Roman" w:cs="David"/>
          <w:b/>
          <w:bCs/>
          <w:snapToGrid w:val="0"/>
          <w:sz w:val="28"/>
          <w:szCs w:val="24"/>
          <w:u w:val="single"/>
          <w:rtl/>
        </w:rPr>
      </w:pPr>
    </w:p>
    <w:p w14:paraId="51383886" w14:textId="77777777" w:rsidR="00E56613" w:rsidRPr="00E56613" w:rsidRDefault="00E56613" w:rsidP="00E56613">
      <w:pPr>
        <w:spacing w:before="0" w:beforeAutospacing="0" w:after="0" w:afterAutospacing="0" w:line="240" w:lineRule="auto"/>
        <w:jc w:val="center"/>
        <w:rPr>
          <w:rFonts w:ascii="Times New Roman" w:eastAsia="Times New Roman" w:hAnsi="Times New Roman" w:cs="David"/>
          <w:b/>
          <w:bCs/>
          <w:snapToGrid w:val="0"/>
          <w:sz w:val="28"/>
          <w:szCs w:val="24"/>
          <w:u w:val="single"/>
          <w:rtl/>
        </w:rPr>
      </w:pPr>
    </w:p>
    <w:p w14:paraId="74DD56DA" w14:textId="77777777" w:rsidR="00E56613" w:rsidRPr="00E56613" w:rsidRDefault="00E56613" w:rsidP="00E56613">
      <w:pPr>
        <w:spacing w:before="0" w:beforeAutospacing="0" w:after="0" w:afterAutospacing="0" w:line="240" w:lineRule="auto"/>
        <w:jc w:val="center"/>
        <w:rPr>
          <w:rFonts w:ascii="Times New Roman" w:eastAsia="Times New Roman" w:hAnsi="Times New Roman" w:cs="David"/>
          <w:b/>
          <w:bCs/>
          <w:snapToGrid w:val="0"/>
          <w:sz w:val="28"/>
          <w:szCs w:val="24"/>
          <w:u w:val="single"/>
          <w:rtl/>
        </w:rPr>
      </w:pPr>
    </w:p>
    <w:p w14:paraId="6A59D1CB" w14:textId="77777777" w:rsidR="00E56613" w:rsidRPr="00E56613" w:rsidRDefault="00E56613" w:rsidP="00E56613">
      <w:pPr>
        <w:spacing w:before="0" w:beforeAutospacing="0" w:after="0" w:afterAutospacing="0" w:line="240" w:lineRule="auto"/>
        <w:jc w:val="center"/>
        <w:rPr>
          <w:rFonts w:ascii="Times New Roman" w:eastAsia="Times New Roman" w:hAnsi="Times New Roman" w:cs="David"/>
          <w:b/>
          <w:bCs/>
          <w:snapToGrid w:val="0"/>
          <w:sz w:val="28"/>
          <w:szCs w:val="24"/>
          <w:u w:val="single"/>
          <w:rtl/>
        </w:rPr>
      </w:pPr>
    </w:p>
    <w:p w14:paraId="12D24878" w14:textId="77777777" w:rsidR="007A2932" w:rsidRDefault="007A2932" w:rsidP="00E56613">
      <w:pPr>
        <w:spacing w:before="0" w:beforeAutospacing="0" w:after="0" w:afterAutospacing="0" w:line="240" w:lineRule="auto"/>
        <w:jc w:val="center"/>
        <w:rPr>
          <w:rFonts w:ascii="Times New Roman" w:eastAsia="Times New Roman" w:hAnsi="Times New Roman" w:cs="David"/>
          <w:b/>
          <w:bCs/>
          <w:snapToGrid w:val="0"/>
          <w:sz w:val="28"/>
          <w:szCs w:val="24"/>
          <w:u w:val="single"/>
          <w:rtl/>
        </w:rPr>
      </w:pPr>
      <w:r>
        <w:rPr>
          <w:rFonts w:ascii="Times New Roman" w:eastAsia="Times New Roman" w:hAnsi="Times New Roman" w:cs="David"/>
          <w:b/>
          <w:bCs/>
          <w:snapToGrid w:val="0"/>
          <w:sz w:val="28"/>
          <w:szCs w:val="24"/>
          <w:u w:val="single"/>
          <w:rtl/>
        </w:rPr>
        <w:br w:type="page"/>
      </w:r>
    </w:p>
    <w:p w14:paraId="2832D067" w14:textId="77777777" w:rsidR="00E56613" w:rsidRPr="00E56613" w:rsidRDefault="00E56613" w:rsidP="00E56613">
      <w:pPr>
        <w:spacing w:before="0" w:beforeAutospacing="0" w:after="0" w:afterAutospacing="0" w:line="240" w:lineRule="auto"/>
        <w:jc w:val="center"/>
        <w:rPr>
          <w:rFonts w:ascii="Times New Roman" w:eastAsia="Times New Roman" w:hAnsi="Times New Roman" w:cs="David"/>
          <w:b/>
          <w:bCs/>
          <w:snapToGrid w:val="0"/>
          <w:sz w:val="28"/>
          <w:szCs w:val="24"/>
          <w:u w:val="single"/>
          <w:rtl/>
        </w:rPr>
      </w:pPr>
      <w:r w:rsidRPr="00E56613">
        <w:rPr>
          <w:rFonts w:ascii="Times New Roman" w:eastAsia="Times New Roman" w:hAnsi="Times New Roman" w:cs="David" w:hint="cs"/>
          <w:b/>
          <w:bCs/>
          <w:snapToGrid w:val="0"/>
          <w:sz w:val="28"/>
          <w:szCs w:val="24"/>
          <w:u w:val="single"/>
          <w:rtl/>
        </w:rPr>
        <w:lastRenderedPageBreak/>
        <w:t xml:space="preserve">מסמך א'4 </w:t>
      </w:r>
    </w:p>
    <w:p w14:paraId="4071CAB9" w14:textId="77777777" w:rsidR="00E56613" w:rsidRPr="00E56613" w:rsidRDefault="00E56613" w:rsidP="00E56613">
      <w:pPr>
        <w:spacing w:before="0" w:beforeAutospacing="0" w:after="0" w:afterAutospacing="0" w:line="240" w:lineRule="auto"/>
        <w:jc w:val="center"/>
        <w:rPr>
          <w:rFonts w:ascii="Times New Roman" w:eastAsia="Times New Roman" w:hAnsi="Times New Roman" w:cs="David"/>
          <w:b/>
          <w:bCs/>
          <w:snapToGrid w:val="0"/>
          <w:sz w:val="28"/>
          <w:szCs w:val="24"/>
          <w:u w:val="single"/>
          <w:rtl/>
        </w:rPr>
      </w:pPr>
      <w:r w:rsidRPr="00E56613">
        <w:rPr>
          <w:rFonts w:ascii="Times New Roman" w:eastAsia="Times New Roman" w:hAnsi="Times New Roman" w:cs="David" w:hint="cs"/>
          <w:b/>
          <w:bCs/>
          <w:snapToGrid w:val="0"/>
          <w:sz w:val="28"/>
          <w:szCs w:val="24"/>
          <w:u w:val="single"/>
          <w:rtl/>
        </w:rPr>
        <w:t xml:space="preserve"> לוח זמנים (נספח 3.1.10 לחוזה)</w:t>
      </w:r>
    </w:p>
    <w:p w14:paraId="687AE3BC" w14:textId="77777777" w:rsidR="00E56613" w:rsidRPr="00E56613" w:rsidRDefault="00E56613" w:rsidP="00E56613">
      <w:pPr>
        <w:spacing w:before="0" w:beforeAutospacing="0" w:after="0" w:afterAutospacing="0" w:line="240" w:lineRule="auto"/>
        <w:jc w:val="center"/>
        <w:rPr>
          <w:rFonts w:ascii="Times New Roman" w:eastAsia="Times New Roman" w:hAnsi="Times New Roman" w:cs="David"/>
          <w:b/>
          <w:bCs/>
          <w:snapToGrid w:val="0"/>
          <w:sz w:val="28"/>
          <w:szCs w:val="24"/>
          <w:u w:val="single"/>
          <w:rtl/>
        </w:rPr>
      </w:pPr>
    </w:p>
    <w:p w14:paraId="4D7F9CE8" w14:textId="77777777" w:rsidR="00E56613" w:rsidRPr="00E56613" w:rsidRDefault="00E56613" w:rsidP="00E56613">
      <w:pPr>
        <w:spacing w:before="0" w:beforeAutospacing="0" w:after="0" w:afterAutospacing="0" w:line="240" w:lineRule="auto"/>
        <w:jc w:val="center"/>
        <w:rPr>
          <w:rFonts w:ascii="Times New Roman" w:eastAsia="Times New Roman" w:hAnsi="Times New Roman" w:cs="David"/>
          <w:b/>
          <w:bCs/>
          <w:snapToGrid w:val="0"/>
          <w:sz w:val="28"/>
          <w:szCs w:val="24"/>
          <w:u w:val="single"/>
          <w:rtl/>
        </w:rPr>
      </w:pPr>
    </w:p>
    <w:p w14:paraId="33B3428E" w14:textId="77777777" w:rsidR="00E56613" w:rsidRPr="00E56613" w:rsidRDefault="00E56613" w:rsidP="00E56613">
      <w:pPr>
        <w:spacing w:before="0" w:beforeAutospacing="0" w:after="0" w:afterAutospacing="0" w:line="240" w:lineRule="auto"/>
        <w:jc w:val="center"/>
        <w:rPr>
          <w:rFonts w:ascii="Times New Roman" w:eastAsia="Times New Roman" w:hAnsi="Times New Roman" w:cs="David"/>
          <w:b/>
          <w:bCs/>
          <w:snapToGrid w:val="0"/>
          <w:sz w:val="28"/>
          <w:szCs w:val="24"/>
          <w:u w:val="single"/>
          <w:rtl/>
        </w:rPr>
      </w:pPr>
    </w:p>
    <w:p w14:paraId="7F0D05FE" w14:textId="77777777" w:rsidR="00E56613" w:rsidRPr="00E56613" w:rsidRDefault="00E56613" w:rsidP="00E56613">
      <w:pPr>
        <w:spacing w:before="0" w:beforeAutospacing="0" w:after="0" w:afterAutospacing="0" w:line="240" w:lineRule="auto"/>
        <w:jc w:val="center"/>
        <w:rPr>
          <w:rFonts w:ascii="Times New Roman" w:eastAsia="Times New Roman" w:hAnsi="Times New Roman" w:cs="David"/>
          <w:b/>
          <w:bCs/>
          <w:snapToGrid w:val="0"/>
          <w:sz w:val="28"/>
          <w:szCs w:val="24"/>
          <w:u w:val="single"/>
          <w:rtl/>
        </w:rPr>
      </w:pPr>
    </w:p>
    <w:p w14:paraId="31ABDB42" w14:textId="77777777" w:rsidR="00E56613" w:rsidRPr="00E56613" w:rsidRDefault="00E56613" w:rsidP="00E56613">
      <w:pPr>
        <w:spacing w:before="0" w:beforeAutospacing="0" w:after="0" w:afterAutospacing="0" w:line="240" w:lineRule="auto"/>
        <w:jc w:val="center"/>
        <w:rPr>
          <w:rFonts w:ascii="Times New Roman" w:eastAsia="Times New Roman" w:hAnsi="Times New Roman" w:cs="David"/>
          <w:b/>
          <w:bCs/>
          <w:snapToGrid w:val="0"/>
          <w:sz w:val="28"/>
          <w:szCs w:val="24"/>
          <w:u w:val="single"/>
          <w:rtl/>
        </w:rPr>
      </w:pPr>
    </w:p>
    <w:p w14:paraId="290741BA" w14:textId="77777777" w:rsidR="00E56613" w:rsidRPr="00E56613" w:rsidRDefault="00E56613" w:rsidP="00E56613">
      <w:pPr>
        <w:spacing w:before="0" w:beforeAutospacing="0" w:after="0" w:afterAutospacing="0" w:line="240" w:lineRule="auto"/>
        <w:jc w:val="center"/>
        <w:rPr>
          <w:rFonts w:ascii="Times New Roman" w:eastAsia="Times New Roman" w:hAnsi="Times New Roman" w:cs="David"/>
          <w:b/>
          <w:bCs/>
          <w:snapToGrid w:val="0"/>
          <w:sz w:val="28"/>
          <w:szCs w:val="24"/>
          <w:u w:val="single"/>
          <w:rtl/>
        </w:rPr>
      </w:pPr>
    </w:p>
    <w:p w14:paraId="167152BE" w14:textId="77777777" w:rsidR="00E56613" w:rsidRPr="00E56613" w:rsidRDefault="00E56613" w:rsidP="00E56613">
      <w:pPr>
        <w:spacing w:before="0" w:beforeAutospacing="0" w:after="0" w:afterAutospacing="0" w:line="240" w:lineRule="auto"/>
        <w:jc w:val="center"/>
        <w:rPr>
          <w:rFonts w:ascii="Times New Roman" w:eastAsia="Times New Roman" w:hAnsi="Times New Roman" w:cs="David"/>
          <w:b/>
          <w:bCs/>
          <w:snapToGrid w:val="0"/>
          <w:sz w:val="28"/>
          <w:szCs w:val="24"/>
          <w:u w:val="single"/>
          <w:rtl/>
        </w:rPr>
      </w:pPr>
    </w:p>
    <w:p w14:paraId="147FF228" w14:textId="77777777" w:rsidR="00E56613" w:rsidRPr="00E56613" w:rsidRDefault="00E56613" w:rsidP="00E56613">
      <w:pPr>
        <w:spacing w:before="0" w:beforeAutospacing="0" w:after="0" w:afterAutospacing="0" w:line="240" w:lineRule="auto"/>
        <w:jc w:val="center"/>
        <w:rPr>
          <w:rFonts w:ascii="Times New Roman" w:eastAsia="Times New Roman" w:hAnsi="Times New Roman" w:cs="David"/>
          <w:b/>
          <w:bCs/>
          <w:snapToGrid w:val="0"/>
          <w:sz w:val="28"/>
          <w:szCs w:val="24"/>
          <w:u w:val="single"/>
          <w:rtl/>
        </w:rPr>
      </w:pPr>
    </w:p>
    <w:p w14:paraId="0B79A5AD" w14:textId="77777777" w:rsidR="00E56613" w:rsidRPr="00E56613" w:rsidRDefault="00E56613" w:rsidP="00E56613">
      <w:pPr>
        <w:spacing w:before="0" w:beforeAutospacing="0" w:after="0" w:afterAutospacing="0" w:line="240" w:lineRule="auto"/>
        <w:jc w:val="center"/>
        <w:rPr>
          <w:rFonts w:ascii="Times New Roman" w:eastAsia="Times New Roman" w:hAnsi="Times New Roman" w:cs="David"/>
          <w:b/>
          <w:bCs/>
          <w:snapToGrid w:val="0"/>
          <w:sz w:val="28"/>
          <w:szCs w:val="24"/>
          <w:u w:val="single"/>
          <w:rtl/>
        </w:rPr>
      </w:pPr>
    </w:p>
    <w:p w14:paraId="54D599B7" w14:textId="77777777" w:rsidR="00E56613" w:rsidRPr="00E56613" w:rsidRDefault="00E56613" w:rsidP="00E56613">
      <w:pPr>
        <w:spacing w:before="0" w:beforeAutospacing="0" w:after="0" w:afterAutospacing="0" w:line="240" w:lineRule="auto"/>
        <w:jc w:val="center"/>
        <w:rPr>
          <w:rFonts w:ascii="Times New Roman" w:eastAsia="Times New Roman" w:hAnsi="Times New Roman" w:cs="David"/>
          <w:b/>
          <w:bCs/>
          <w:snapToGrid w:val="0"/>
          <w:sz w:val="28"/>
          <w:szCs w:val="24"/>
          <w:u w:val="single"/>
          <w:rtl/>
        </w:rPr>
      </w:pPr>
    </w:p>
    <w:p w14:paraId="2176E058" w14:textId="77777777" w:rsidR="00E56613" w:rsidRPr="00E56613" w:rsidRDefault="00E56613" w:rsidP="00E56613">
      <w:pPr>
        <w:spacing w:before="0" w:beforeAutospacing="0" w:after="0" w:afterAutospacing="0" w:line="240" w:lineRule="auto"/>
        <w:jc w:val="center"/>
        <w:rPr>
          <w:rFonts w:ascii="Times New Roman" w:eastAsia="Times New Roman" w:hAnsi="Times New Roman" w:cs="David"/>
          <w:b/>
          <w:bCs/>
          <w:snapToGrid w:val="0"/>
          <w:sz w:val="28"/>
          <w:szCs w:val="24"/>
          <w:u w:val="single"/>
          <w:rtl/>
        </w:rPr>
      </w:pPr>
    </w:p>
    <w:p w14:paraId="688941CB" w14:textId="77777777" w:rsidR="00E56613" w:rsidRPr="00E56613" w:rsidRDefault="00E56613" w:rsidP="00E56613">
      <w:pPr>
        <w:spacing w:before="0" w:beforeAutospacing="0" w:after="0" w:afterAutospacing="0" w:line="240" w:lineRule="auto"/>
        <w:jc w:val="center"/>
        <w:rPr>
          <w:rFonts w:ascii="Times New Roman" w:eastAsia="Times New Roman" w:hAnsi="Times New Roman" w:cs="David"/>
          <w:b/>
          <w:bCs/>
          <w:snapToGrid w:val="0"/>
          <w:sz w:val="28"/>
          <w:szCs w:val="24"/>
          <w:u w:val="single"/>
          <w:rtl/>
        </w:rPr>
      </w:pPr>
    </w:p>
    <w:p w14:paraId="74AE00EE" w14:textId="77777777" w:rsidR="00E56613" w:rsidRPr="00E56613" w:rsidRDefault="00E56613" w:rsidP="00E56613">
      <w:pPr>
        <w:spacing w:before="0" w:beforeAutospacing="0" w:after="0" w:afterAutospacing="0" w:line="240" w:lineRule="auto"/>
        <w:jc w:val="center"/>
        <w:rPr>
          <w:rFonts w:ascii="Times New Roman" w:eastAsia="Times New Roman" w:hAnsi="Times New Roman" w:cs="David"/>
          <w:b/>
          <w:bCs/>
          <w:snapToGrid w:val="0"/>
          <w:sz w:val="28"/>
          <w:szCs w:val="24"/>
          <w:u w:val="single"/>
          <w:rtl/>
        </w:rPr>
      </w:pPr>
    </w:p>
    <w:p w14:paraId="526691C9" w14:textId="77777777" w:rsidR="00E56613" w:rsidRPr="00E56613" w:rsidRDefault="00E56613" w:rsidP="00E56613">
      <w:pPr>
        <w:spacing w:before="0" w:beforeAutospacing="0" w:after="0" w:afterAutospacing="0" w:line="240" w:lineRule="auto"/>
        <w:jc w:val="center"/>
        <w:rPr>
          <w:rFonts w:ascii="Times New Roman" w:eastAsia="Times New Roman" w:hAnsi="Times New Roman" w:cs="David"/>
          <w:b/>
          <w:bCs/>
          <w:snapToGrid w:val="0"/>
          <w:sz w:val="28"/>
          <w:szCs w:val="24"/>
          <w:u w:val="single"/>
          <w:rtl/>
        </w:rPr>
      </w:pPr>
    </w:p>
    <w:p w14:paraId="43F3B871" w14:textId="77777777" w:rsidR="00E56613" w:rsidRPr="00E56613" w:rsidRDefault="00E56613" w:rsidP="00E56613">
      <w:pPr>
        <w:spacing w:before="0" w:beforeAutospacing="0" w:after="0" w:afterAutospacing="0" w:line="240" w:lineRule="auto"/>
        <w:jc w:val="center"/>
        <w:rPr>
          <w:rFonts w:ascii="Times New Roman" w:eastAsia="Times New Roman" w:hAnsi="Times New Roman" w:cs="David"/>
          <w:b/>
          <w:bCs/>
          <w:snapToGrid w:val="0"/>
          <w:sz w:val="28"/>
          <w:szCs w:val="24"/>
          <w:u w:val="single"/>
          <w:rtl/>
        </w:rPr>
      </w:pPr>
    </w:p>
    <w:p w14:paraId="77F79A85" w14:textId="77777777" w:rsidR="00E56613" w:rsidRPr="00E56613" w:rsidRDefault="00E56613" w:rsidP="00E56613">
      <w:pPr>
        <w:spacing w:before="0" w:beforeAutospacing="0" w:after="0" w:afterAutospacing="0" w:line="240" w:lineRule="auto"/>
        <w:jc w:val="center"/>
        <w:rPr>
          <w:rFonts w:ascii="Times New Roman" w:eastAsia="Times New Roman" w:hAnsi="Times New Roman" w:cs="David"/>
          <w:b/>
          <w:bCs/>
          <w:snapToGrid w:val="0"/>
          <w:sz w:val="28"/>
          <w:szCs w:val="24"/>
          <w:u w:val="single"/>
          <w:rtl/>
        </w:rPr>
      </w:pPr>
    </w:p>
    <w:p w14:paraId="70EFC77D" w14:textId="77777777" w:rsidR="00E56613" w:rsidRPr="00E56613" w:rsidRDefault="00E56613" w:rsidP="00E56613">
      <w:pPr>
        <w:spacing w:before="0" w:beforeAutospacing="0" w:after="0" w:afterAutospacing="0" w:line="240" w:lineRule="auto"/>
        <w:jc w:val="center"/>
        <w:rPr>
          <w:rFonts w:ascii="Times New Roman" w:eastAsia="Times New Roman" w:hAnsi="Times New Roman" w:cs="David"/>
          <w:b/>
          <w:bCs/>
          <w:snapToGrid w:val="0"/>
          <w:sz w:val="28"/>
          <w:szCs w:val="24"/>
          <w:u w:val="single"/>
          <w:rtl/>
        </w:rPr>
      </w:pPr>
    </w:p>
    <w:p w14:paraId="39C50B42" w14:textId="77777777" w:rsidR="00E56613" w:rsidRPr="00E56613" w:rsidRDefault="00E56613" w:rsidP="00E56613">
      <w:pPr>
        <w:spacing w:before="0" w:beforeAutospacing="0" w:after="0" w:afterAutospacing="0" w:line="240" w:lineRule="auto"/>
        <w:jc w:val="center"/>
        <w:rPr>
          <w:rFonts w:ascii="Times New Roman" w:eastAsia="Times New Roman" w:hAnsi="Times New Roman" w:cs="David"/>
          <w:b/>
          <w:bCs/>
          <w:snapToGrid w:val="0"/>
          <w:sz w:val="28"/>
          <w:szCs w:val="24"/>
          <w:u w:val="single"/>
          <w:rtl/>
        </w:rPr>
      </w:pPr>
    </w:p>
    <w:p w14:paraId="574DBEC3" w14:textId="77777777" w:rsidR="00E56613" w:rsidRPr="00E56613" w:rsidRDefault="00E56613" w:rsidP="00E56613">
      <w:pPr>
        <w:spacing w:before="0" w:beforeAutospacing="0" w:after="0" w:afterAutospacing="0" w:line="240" w:lineRule="auto"/>
        <w:jc w:val="center"/>
        <w:rPr>
          <w:rFonts w:ascii="Times New Roman" w:eastAsia="Times New Roman" w:hAnsi="Times New Roman" w:cs="David"/>
          <w:b/>
          <w:bCs/>
          <w:snapToGrid w:val="0"/>
          <w:sz w:val="28"/>
          <w:szCs w:val="24"/>
          <w:u w:val="single"/>
          <w:rtl/>
        </w:rPr>
      </w:pPr>
    </w:p>
    <w:p w14:paraId="5C9C2C3C" w14:textId="77777777" w:rsidR="00E56613" w:rsidRPr="00E56613" w:rsidRDefault="00E56613" w:rsidP="00E56613">
      <w:pPr>
        <w:spacing w:before="0" w:beforeAutospacing="0" w:after="0" w:afterAutospacing="0" w:line="240" w:lineRule="auto"/>
        <w:jc w:val="center"/>
        <w:rPr>
          <w:rFonts w:ascii="Times New Roman" w:eastAsia="Times New Roman" w:hAnsi="Times New Roman" w:cs="David"/>
          <w:b/>
          <w:bCs/>
          <w:snapToGrid w:val="0"/>
          <w:sz w:val="28"/>
          <w:szCs w:val="24"/>
          <w:u w:val="single"/>
          <w:rtl/>
        </w:rPr>
      </w:pPr>
    </w:p>
    <w:p w14:paraId="6E59DB20" w14:textId="77777777" w:rsidR="00E56613" w:rsidRPr="00E56613" w:rsidRDefault="00E56613" w:rsidP="00E56613">
      <w:pPr>
        <w:spacing w:before="0" w:beforeAutospacing="0" w:after="0" w:afterAutospacing="0" w:line="240" w:lineRule="auto"/>
        <w:jc w:val="center"/>
        <w:rPr>
          <w:rFonts w:ascii="Times New Roman" w:eastAsia="Times New Roman" w:hAnsi="Times New Roman" w:cs="David"/>
          <w:b/>
          <w:bCs/>
          <w:snapToGrid w:val="0"/>
          <w:sz w:val="28"/>
          <w:szCs w:val="24"/>
          <w:u w:val="single"/>
          <w:rtl/>
        </w:rPr>
      </w:pPr>
    </w:p>
    <w:p w14:paraId="083858F5" w14:textId="77777777" w:rsidR="00E56613" w:rsidRPr="00E56613" w:rsidRDefault="00E56613" w:rsidP="00E56613">
      <w:pPr>
        <w:spacing w:before="0" w:beforeAutospacing="0" w:after="0" w:afterAutospacing="0" w:line="240" w:lineRule="auto"/>
        <w:jc w:val="center"/>
        <w:rPr>
          <w:rFonts w:ascii="Times New Roman" w:eastAsia="Times New Roman" w:hAnsi="Times New Roman" w:cs="David"/>
          <w:b/>
          <w:bCs/>
          <w:snapToGrid w:val="0"/>
          <w:sz w:val="28"/>
          <w:szCs w:val="24"/>
          <w:u w:val="single"/>
          <w:rtl/>
        </w:rPr>
      </w:pPr>
    </w:p>
    <w:p w14:paraId="74B96C11" w14:textId="77777777" w:rsidR="00E56613" w:rsidRPr="00E56613" w:rsidRDefault="00E56613" w:rsidP="00E56613">
      <w:pPr>
        <w:spacing w:before="0" w:beforeAutospacing="0" w:after="0" w:afterAutospacing="0" w:line="240" w:lineRule="auto"/>
        <w:jc w:val="center"/>
        <w:rPr>
          <w:rFonts w:ascii="Times New Roman" w:eastAsia="Times New Roman" w:hAnsi="Times New Roman" w:cs="David"/>
          <w:b/>
          <w:bCs/>
          <w:snapToGrid w:val="0"/>
          <w:sz w:val="28"/>
          <w:szCs w:val="24"/>
          <w:u w:val="single"/>
          <w:rtl/>
        </w:rPr>
      </w:pPr>
    </w:p>
    <w:p w14:paraId="0873C9CE" w14:textId="77777777" w:rsidR="00E56613" w:rsidRPr="00E56613" w:rsidRDefault="00E56613" w:rsidP="00E56613">
      <w:pPr>
        <w:spacing w:before="0" w:beforeAutospacing="0" w:after="0" w:afterAutospacing="0" w:line="240" w:lineRule="auto"/>
        <w:jc w:val="center"/>
        <w:rPr>
          <w:rFonts w:ascii="Times New Roman" w:eastAsia="Times New Roman" w:hAnsi="Times New Roman" w:cs="David"/>
          <w:b/>
          <w:bCs/>
          <w:snapToGrid w:val="0"/>
          <w:sz w:val="28"/>
          <w:szCs w:val="24"/>
          <w:u w:val="single"/>
          <w:rtl/>
        </w:rPr>
      </w:pPr>
    </w:p>
    <w:p w14:paraId="5D11A09A" w14:textId="77777777" w:rsidR="00E56613" w:rsidRPr="00E56613" w:rsidRDefault="00E56613" w:rsidP="00E56613">
      <w:pPr>
        <w:spacing w:before="0" w:beforeAutospacing="0" w:after="0" w:afterAutospacing="0" w:line="240" w:lineRule="auto"/>
        <w:jc w:val="center"/>
        <w:rPr>
          <w:rFonts w:ascii="Times New Roman" w:eastAsia="Times New Roman" w:hAnsi="Times New Roman" w:cs="David"/>
          <w:b/>
          <w:bCs/>
          <w:snapToGrid w:val="0"/>
          <w:sz w:val="28"/>
          <w:szCs w:val="24"/>
          <w:u w:val="single"/>
          <w:rtl/>
        </w:rPr>
      </w:pPr>
    </w:p>
    <w:p w14:paraId="084B19B4" w14:textId="77777777" w:rsidR="00E56613" w:rsidRPr="00E56613" w:rsidRDefault="00E56613" w:rsidP="00E56613">
      <w:pPr>
        <w:spacing w:before="0" w:beforeAutospacing="0" w:after="0" w:afterAutospacing="0" w:line="240" w:lineRule="auto"/>
        <w:jc w:val="center"/>
        <w:rPr>
          <w:rFonts w:ascii="Times New Roman" w:eastAsia="Times New Roman" w:hAnsi="Times New Roman" w:cs="David"/>
          <w:b/>
          <w:bCs/>
          <w:snapToGrid w:val="0"/>
          <w:sz w:val="28"/>
          <w:szCs w:val="24"/>
          <w:u w:val="single"/>
          <w:rtl/>
        </w:rPr>
      </w:pPr>
    </w:p>
    <w:p w14:paraId="4425B521" w14:textId="77777777" w:rsidR="00E56613" w:rsidRPr="00E56613" w:rsidRDefault="00E56613" w:rsidP="00E56613">
      <w:pPr>
        <w:spacing w:before="0" w:beforeAutospacing="0" w:after="0" w:afterAutospacing="0" w:line="240" w:lineRule="auto"/>
        <w:jc w:val="center"/>
        <w:rPr>
          <w:rFonts w:ascii="Times New Roman" w:eastAsia="Times New Roman" w:hAnsi="Times New Roman" w:cs="David"/>
          <w:b/>
          <w:bCs/>
          <w:snapToGrid w:val="0"/>
          <w:sz w:val="28"/>
          <w:szCs w:val="24"/>
          <w:u w:val="single"/>
          <w:rtl/>
        </w:rPr>
      </w:pPr>
    </w:p>
    <w:p w14:paraId="75A2894D" w14:textId="77777777" w:rsidR="00E56613" w:rsidRPr="00E56613" w:rsidRDefault="00E56613" w:rsidP="00E56613">
      <w:pPr>
        <w:spacing w:before="0" w:beforeAutospacing="0" w:after="0" w:afterAutospacing="0" w:line="240" w:lineRule="auto"/>
        <w:jc w:val="center"/>
        <w:rPr>
          <w:rFonts w:ascii="Times New Roman" w:eastAsia="Times New Roman" w:hAnsi="Times New Roman" w:cs="David"/>
          <w:b/>
          <w:bCs/>
          <w:snapToGrid w:val="0"/>
          <w:sz w:val="28"/>
          <w:szCs w:val="24"/>
          <w:u w:val="single"/>
          <w:rtl/>
        </w:rPr>
      </w:pPr>
    </w:p>
    <w:p w14:paraId="777A58C3" w14:textId="77777777" w:rsidR="00E56613" w:rsidRPr="00E56613" w:rsidRDefault="00E56613" w:rsidP="00E56613">
      <w:pPr>
        <w:spacing w:before="0" w:beforeAutospacing="0" w:after="0" w:afterAutospacing="0" w:line="240" w:lineRule="auto"/>
        <w:jc w:val="center"/>
        <w:rPr>
          <w:rFonts w:ascii="Times New Roman" w:eastAsia="Times New Roman" w:hAnsi="Times New Roman" w:cs="David"/>
          <w:b/>
          <w:bCs/>
          <w:snapToGrid w:val="0"/>
          <w:sz w:val="28"/>
          <w:szCs w:val="24"/>
          <w:u w:val="single"/>
          <w:rtl/>
        </w:rPr>
      </w:pPr>
    </w:p>
    <w:p w14:paraId="2BAC328B" w14:textId="77777777" w:rsidR="00E56613" w:rsidRPr="00E56613" w:rsidRDefault="00E56613" w:rsidP="00E56613">
      <w:pPr>
        <w:spacing w:before="0" w:beforeAutospacing="0" w:after="0" w:afterAutospacing="0" w:line="240" w:lineRule="auto"/>
        <w:jc w:val="center"/>
        <w:rPr>
          <w:rFonts w:ascii="Times New Roman" w:eastAsia="Times New Roman" w:hAnsi="Times New Roman" w:cs="David"/>
          <w:b/>
          <w:bCs/>
          <w:snapToGrid w:val="0"/>
          <w:sz w:val="28"/>
          <w:szCs w:val="24"/>
          <w:u w:val="single"/>
          <w:rtl/>
        </w:rPr>
      </w:pPr>
    </w:p>
    <w:p w14:paraId="081BC229" w14:textId="77777777" w:rsidR="00E56613" w:rsidRPr="00E56613" w:rsidRDefault="00E56613" w:rsidP="00E56613">
      <w:pPr>
        <w:spacing w:before="0" w:beforeAutospacing="0" w:after="0" w:afterAutospacing="0" w:line="240" w:lineRule="auto"/>
        <w:jc w:val="center"/>
        <w:rPr>
          <w:rFonts w:ascii="Times New Roman" w:eastAsia="Times New Roman" w:hAnsi="Times New Roman" w:cs="David"/>
          <w:b/>
          <w:bCs/>
          <w:snapToGrid w:val="0"/>
          <w:sz w:val="28"/>
          <w:szCs w:val="24"/>
          <w:u w:val="single"/>
          <w:rtl/>
        </w:rPr>
      </w:pPr>
    </w:p>
    <w:p w14:paraId="2BF45332" w14:textId="77777777" w:rsidR="00E56613" w:rsidRPr="00E56613" w:rsidRDefault="00E56613" w:rsidP="00E56613">
      <w:pPr>
        <w:spacing w:before="0" w:beforeAutospacing="0" w:after="0" w:afterAutospacing="0" w:line="240" w:lineRule="auto"/>
        <w:jc w:val="center"/>
        <w:rPr>
          <w:rFonts w:ascii="Times New Roman" w:eastAsia="Times New Roman" w:hAnsi="Times New Roman" w:cs="David"/>
          <w:b/>
          <w:bCs/>
          <w:snapToGrid w:val="0"/>
          <w:sz w:val="28"/>
          <w:szCs w:val="24"/>
          <w:u w:val="single"/>
          <w:rtl/>
        </w:rPr>
      </w:pPr>
    </w:p>
    <w:p w14:paraId="572876C3" w14:textId="77777777" w:rsidR="00E56613" w:rsidRPr="00E56613" w:rsidRDefault="00E56613" w:rsidP="00E56613">
      <w:pPr>
        <w:spacing w:before="0" w:beforeAutospacing="0" w:after="0" w:afterAutospacing="0" w:line="240" w:lineRule="auto"/>
        <w:jc w:val="center"/>
        <w:rPr>
          <w:rFonts w:ascii="Times New Roman" w:eastAsia="Times New Roman" w:hAnsi="Times New Roman" w:cs="David"/>
          <w:b/>
          <w:bCs/>
          <w:snapToGrid w:val="0"/>
          <w:sz w:val="28"/>
          <w:szCs w:val="24"/>
          <w:u w:val="single"/>
          <w:rtl/>
        </w:rPr>
      </w:pPr>
    </w:p>
    <w:p w14:paraId="4660E943" w14:textId="77777777" w:rsidR="00E56613" w:rsidRPr="00E56613" w:rsidRDefault="00E56613" w:rsidP="00E56613">
      <w:pPr>
        <w:spacing w:before="0" w:beforeAutospacing="0" w:after="0" w:afterAutospacing="0" w:line="240" w:lineRule="auto"/>
        <w:jc w:val="center"/>
        <w:rPr>
          <w:rFonts w:ascii="Times New Roman" w:eastAsia="Times New Roman" w:hAnsi="Times New Roman" w:cs="David"/>
          <w:b/>
          <w:bCs/>
          <w:snapToGrid w:val="0"/>
          <w:sz w:val="28"/>
          <w:szCs w:val="24"/>
          <w:u w:val="single"/>
          <w:rtl/>
        </w:rPr>
      </w:pPr>
    </w:p>
    <w:p w14:paraId="0EE181B0" w14:textId="77777777" w:rsidR="00E56613" w:rsidRPr="00E56613" w:rsidRDefault="00E56613" w:rsidP="00E56613">
      <w:pPr>
        <w:spacing w:before="0" w:beforeAutospacing="0" w:after="0" w:afterAutospacing="0" w:line="240" w:lineRule="auto"/>
        <w:jc w:val="center"/>
        <w:rPr>
          <w:rFonts w:ascii="Times New Roman" w:eastAsia="Times New Roman" w:hAnsi="Times New Roman" w:cs="David"/>
          <w:b/>
          <w:bCs/>
          <w:snapToGrid w:val="0"/>
          <w:sz w:val="28"/>
          <w:szCs w:val="24"/>
          <w:u w:val="single"/>
          <w:rtl/>
        </w:rPr>
      </w:pPr>
    </w:p>
    <w:p w14:paraId="7C390850" w14:textId="77777777" w:rsidR="00E56613" w:rsidRPr="00E56613" w:rsidRDefault="00E56613" w:rsidP="00E56613">
      <w:pPr>
        <w:spacing w:before="0" w:beforeAutospacing="0" w:after="0" w:afterAutospacing="0" w:line="240" w:lineRule="auto"/>
        <w:jc w:val="center"/>
        <w:rPr>
          <w:rFonts w:ascii="Times New Roman" w:eastAsia="Times New Roman" w:hAnsi="Times New Roman" w:cs="David"/>
          <w:b/>
          <w:bCs/>
          <w:snapToGrid w:val="0"/>
          <w:sz w:val="28"/>
          <w:szCs w:val="24"/>
          <w:u w:val="single"/>
          <w:rtl/>
        </w:rPr>
      </w:pPr>
    </w:p>
    <w:p w14:paraId="3300DAED" w14:textId="77777777" w:rsidR="00E56613" w:rsidRPr="00E56613" w:rsidRDefault="00E56613" w:rsidP="00E56613">
      <w:pPr>
        <w:spacing w:before="0" w:beforeAutospacing="0" w:after="0" w:afterAutospacing="0" w:line="240" w:lineRule="auto"/>
        <w:jc w:val="center"/>
        <w:rPr>
          <w:rFonts w:ascii="Times New Roman" w:eastAsia="Times New Roman" w:hAnsi="Times New Roman" w:cs="David"/>
          <w:b/>
          <w:bCs/>
          <w:snapToGrid w:val="0"/>
          <w:sz w:val="28"/>
          <w:szCs w:val="24"/>
          <w:u w:val="single"/>
          <w:rtl/>
        </w:rPr>
      </w:pPr>
    </w:p>
    <w:p w14:paraId="42DB854C" w14:textId="77777777" w:rsidR="00E56613" w:rsidRPr="00E56613" w:rsidRDefault="00E56613" w:rsidP="00E56613">
      <w:pPr>
        <w:spacing w:before="0" w:beforeAutospacing="0" w:after="0" w:afterAutospacing="0" w:line="240" w:lineRule="auto"/>
        <w:jc w:val="center"/>
        <w:rPr>
          <w:rFonts w:ascii="Times New Roman" w:eastAsia="Times New Roman" w:hAnsi="Times New Roman" w:cs="David"/>
          <w:b/>
          <w:bCs/>
          <w:snapToGrid w:val="0"/>
          <w:sz w:val="28"/>
          <w:szCs w:val="24"/>
          <w:u w:val="single"/>
          <w:rtl/>
        </w:rPr>
      </w:pPr>
    </w:p>
    <w:p w14:paraId="7A958E38" w14:textId="77777777" w:rsidR="00E56613" w:rsidRPr="00E56613" w:rsidRDefault="00E56613" w:rsidP="00E56613">
      <w:pPr>
        <w:spacing w:before="0" w:beforeAutospacing="0" w:after="0" w:afterAutospacing="0" w:line="240" w:lineRule="auto"/>
        <w:jc w:val="center"/>
        <w:rPr>
          <w:rFonts w:ascii="Times New Roman" w:eastAsia="Times New Roman" w:hAnsi="Times New Roman" w:cs="David"/>
          <w:b/>
          <w:bCs/>
          <w:snapToGrid w:val="0"/>
          <w:sz w:val="28"/>
          <w:szCs w:val="24"/>
          <w:u w:val="single"/>
          <w:rtl/>
        </w:rPr>
      </w:pPr>
    </w:p>
    <w:p w14:paraId="567E03D6" w14:textId="77777777" w:rsidR="00E56613" w:rsidRPr="00E56613" w:rsidRDefault="00E56613" w:rsidP="00E56613">
      <w:pPr>
        <w:spacing w:before="0" w:beforeAutospacing="0" w:after="0" w:afterAutospacing="0" w:line="240" w:lineRule="auto"/>
        <w:jc w:val="center"/>
        <w:rPr>
          <w:rFonts w:ascii="Times New Roman" w:eastAsia="Times New Roman" w:hAnsi="Times New Roman" w:cs="David"/>
          <w:b/>
          <w:bCs/>
          <w:snapToGrid w:val="0"/>
          <w:sz w:val="28"/>
          <w:szCs w:val="24"/>
          <w:u w:val="single"/>
          <w:rtl/>
        </w:rPr>
      </w:pPr>
    </w:p>
    <w:p w14:paraId="3B660E92" w14:textId="77777777" w:rsidR="00E56613" w:rsidRPr="00E56613" w:rsidRDefault="00E56613" w:rsidP="00E56613">
      <w:pPr>
        <w:spacing w:before="0" w:beforeAutospacing="0" w:after="0" w:afterAutospacing="0" w:line="240" w:lineRule="auto"/>
        <w:jc w:val="center"/>
        <w:rPr>
          <w:rFonts w:ascii="Times New Roman" w:eastAsia="Times New Roman" w:hAnsi="Times New Roman" w:cs="David"/>
          <w:b/>
          <w:bCs/>
          <w:snapToGrid w:val="0"/>
          <w:sz w:val="28"/>
          <w:szCs w:val="24"/>
          <w:u w:val="single"/>
          <w:rtl/>
        </w:rPr>
      </w:pPr>
    </w:p>
    <w:p w14:paraId="5549CB1C" w14:textId="77777777" w:rsidR="00E56613" w:rsidRPr="00E56613" w:rsidRDefault="00E56613" w:rsidP="00E56613">
      <w:pPr>
        <w:spacing w:before="0" w:beforeAutospacing="0" w:after="0" w:afterAutospacing="0" w:line="240" w:lineRule="auto"/>
        <w:jc w:val="center"/>
        <w:rPr>
          <w:rFonts w:ascii="Times New Roman" w:eastAsia="Times New Roman" w:hAnsi="Times New Roman" w:cs="David"/>
          <w:b/>
          <w:bCs/>
          <w:snapToGrid w:val="0"/>
          <w:sz w:val="28"/>
          <w:szCs w:val="24"/>
          <w:u w:val="single"/>
          <w:rtl/>
        </w:rPr>
      </w:pPr>
    </w:p>
    <w:p w14:paraId="0B01C35F" w14:textId="77777777" w:rsidR="00E56613" w:rsidRPr="00E56613" w:rsidRDefault="00E56613" w:rsidP="00E56613">
      <w:pPr>
        <w:spacing w:before="0" w:beforeAutospacing="0" w:after="0" w:afterAutospacing="0" w:line="240" w:lineRule="auto"/>
        <w:jc w:val="center"/>
        <w:rPr>
          <w:rFonts w:ascii="Times New Roman" w:eastAsia="Times New Roman" w:hAnsi="Times New Roman" w:cs="David"/>
          <w:b/>
          <w:bCs/>
          <w:snapToGrid w:val="0"/>
          <w:sz w:val="28"/>
          <w:szCs w:val="24"/>
          <w:u w:val="single"/>
          <w:rtl/>
        </w:rPr>
      </w:pPr>
    </w:p>
    <w:p w14:paraId="5DB0D0F4" w14:textId="77777777" w:rsidR="00E56613" w:rsidRPr="00E56613" w:rsidRDefault="00E56613" w:rsidP="00E56613">
      <w:pPr>
        <w:spacing w:before="0" w:beforeAutospacing="0" w:after="0" w:afterAutospacing="0" w:line="240" w:lineRule="auto"/>
        <w:jc w:val="center"/>
        <w:rPr>
          <w:rFonts w:ascii="Times New Roman" w:eastAsia="Times New Roman" w:hAnsi="Times New Roman" w:cs="David"/>
          <w:b/>
          <w:bCs/>
          <w:snapToGrid w:val="0"/>
          <w:sz w:val="28"/>
          <w:szCs w:val="24"/>
          <w:u w:val="single"/>
          <w:rtl/>
        </w:rPr>
      </w:pPr>
    </w:p>
    <w:p w14:paraId="634CF861" w14:textId="77777777" w:rsidR="00E56613" w:rsidRPr="00E56613" w:rsidRDefault="00E56613" w:rsidP="00E56613">
      <w:pPr>
        <w:spacing w:before="0" w:beforeAutospacing="0" w:after="0" w:afterAutospacing="0" w:line="240" w:lineRule="auto"/>
        <w:jc w:val="center"/>
        <w:rPr>
          <w:rFonts w:ascii="Times New Roman" w:eastAsia="Times New Roman" w:hAnsi="Times New Roman" w:cs="David"/>
          <w:b/>
          <w:bCs/>
          <w:snapToGrid w:val="0"/>
          <w:sz w:val="28"/>
          <w:szCs w:val="24"/>
          <w:u w:val="single"/>
          <w:rtl/>
        </w:rPr>
      </w:pPr>
    </w:p>
    <w:p w14:paraId="1AE195FB" w14:textId="77777777" w:rsidR="00E56613" w:rsidRPr="00E56613" w:rsidRDefault="00E56613" w:rsidP="00E56613">
      <w:pPr>
        <w:spacing w:before="0" w:beforeAutospacing="0" w:after="0" w:afterAutospacing="0" w:line="240" w:lineRule="auto"/>
        <w:jc w:val="center"/>
        <w:rPr>
          <w:rFonts w:ascii="Times New Roman" w:eastAsia="Times New Roman" w:hAnsi="Times New Roman" w:cs="David"/>
          <w:b/>
          <w:bCs/>
          <w:snapToGrid w:val="0"/>
          <w:sz w:val="28"/>
          <w:szCs w:val="24"/>
          <w:u w:val="single"/>
          <w:rtl/>
        </w:rPr>
      </w:pPr>
    </w:p>
    <w:p w14:paraId="5B437182" w14:textId="77777777" w:rsidR="00E56613" w:rsidRPr="00E56613" w:rsidRDefault="00E56613" w:rsidP="00E56613">
      <w:pPr>
        <w:spacing w:before="0" w:beforeAutospacing="0" w:after="0" w:afterAutospacing="0" w:line="240" w:lineRule="auto"/>
        <w:jc w:val="center"/>
        <w:rPr>
          <w:rFonts w:ascii="Times New Roman" w:eastAsia="Times New Roman" w:hAnsi="Times New Roman" w:cs="David"/>
          <w:b/>
          <w:bCs/>
          <w:snapToGrid w:val="0"/>
          <w:sz w:val="28"/>
          <w:szCs w:val="24"/>
          <w:u w:val="single"/>
          <w:rtl/>
        </w:rPr>
      </w:pPr>
    </w:p>
    <w:p w14:paraId="45667253" w14:textId="77777777" w:rsidR="00E56613" w:rsidRPr="00E56613" w:rsidRDefault="00E56613" w:rsidP="00E56613">
      <w:pPr>
        <w:spacing w:before="0" w:beforeAutospacing="0" w:after="0" w:afterAutospacing="0" w:line="240" w:lineRule="auto"/>
        <w:jc w:val="center"/>
        <w:rPr>
          <w:rFonts w:ascii="Times New Roman" w:eastAsia="Times New Roman" w:hAnsi="Times New Roman" w:cs="David"/>
          <w:b/>
          <w:bCs/>
          <w:snapToGrid w:val="0"/>
          <w:sz w:val="28"/>
          <w:szCs w:val="24"/>
          <w:u w:val="single"/>
          <w:rtl/>
        </w:rPr>
      </w:pPr>
    </w:p>
    <w:p w14:paraId="063CBBCA" w14:textId="77777777" w:rsidR="00E56613" w:rsidRPr="00E56613" w:rsidRDefault="00E56613" w:rsidP="00E56613">
      <w:pPr>
        <w:spacing w:before="0" w:beforeAutospacing="0" w:after="0" w:afterAutospacing="0" w:line="240" w:lineRule="auto"/>
        <w:jc w:val="center"/>
        <w:rPr>
          <w:rFonts w:ascii="Times New Roman" w:eastAsia="Times New Roman" w:hAnsi="Times New Roman" w:cs="David"/>
          <w:b/>
          <w:bCs/>
          <w:snapToGrid w:val="0"/>
          <w:sz w:val="28"/>
          <w:szCs w:val="24"/>
          <w:u w:val="single"/>
          <w:rtl/>
        </w:rPr>
      </w:pPr>
    </w:p>
    <w:p w14:paraId="62FCDB7E" w14:textId="77777777" w:rsidR="00E56613" w:rsidRPr="00E56613" w:rsidRDefault="00E56613" w:rsidP="00E56613">
      <w:pPr>
        <w:spacing w:before="0" w:beforeAutospacing="0" w:after="0" w:afterAutospacing="0" w:line="240" w:lineRule="auto"/>
        <w:jc w:val="center"/>
        <w:rPr>
          <w:rFonts w:ascii="Times New Roman" w:eastAsia="Times New Roman" w:hAnsi="Times New Roman" w:cs="David"/>
          <w:b/>
          <w:bCs/>
          <w:snapToGrid w:val="0"/>
          <w:sz w:val="28"/>
          <w:szCs w:val="24"/>
          <w:u w:val="single"/>
          <w:rtl/>
        </w:rPr>
      </w:pPr>
    </w:p>
    <w:p w14:paraId="197D69EF" w14:textId="77777777" w:rsidR="00E56613" w:rsidRPr="00E56613" w:rsidRDefault="00E56613" w:rsidP="00E56613">
      <w:pPr>
        <w:spacing w:before="0" w:beforeAutospacing="0" w:after="0" w:afterAutospacing="0" w:line="240" w:lineRule="auto"/>
        <w:jc w:val="center"/>
        <w:rPr>
          <w:rFonts w:ascii="Times New Roman" w:eastAsia="Times New Roman" w:hAnsi="Times New Roman" w:cs="David"/>
          <w:b/>
          <w:bCs/>
          <w:snapToGrid w:val="0"/>
          <w:sz w:val="28"/>
          <w:szCs w:val="24"/>
          <w:u w:val="single"/>
          <w:rtl/>
        </w:rPr>
      </w:pPr>
    </w:p>
    <w:p w14:paraId="7B55C4A5" w14:textId="77777777" w:rsidR="00E56613" w:rsidRPr="00E56613" w:rsidRDefault="00E56613" w:rsidP="00E56613">
      <w:pPr>
        <w:spacing w:before="0" w:beforeAutospacing="0" w:after="0" w:afterAutospacing="0" w:line="240" w:lineRule="auto"/>
        <w:jc w:val="center"/>
        <w:rPr>
          <w:rFonts w:ascii="Times New Roman" w:eastAsia="Times New Roman" w:hAnsi="Times New Roman" w:cs="David"/>
          <w:b/>
          <w:bCs/>
          <w:snapToGrid w:val="0"/>
          <w:sz w:val="28"/>
          <w:szCs w:val="24"/>
          <w:u w:val="single"/>
          <w:rtl/>
        </w:rPr>
      </w:pPr>
    </w:p>
    <w:p w14:paraId="2465F171" w14:textId="77777777" w:rsidR="00E56613" w:rsidRPr="00E56613" w:rsidRDefault="00E56613" w:rsidP="00E56613">
      <w:pPr>
        <w:spacing w:before="0" w:beforeAutospacing="0" w:after="0" w:afterAutospacing="0" w:line="240" w:lineRule="auto"/>
        <w:jc w:val="center"/>
        <w:rPr>
          <w:rFonts w:ascii="Times New Roman" w:eastAsia="Times New Roman" w:hAnsi="Times New Roman" w:cs="David"/>
          <w:b/>
          <w:bCs/>
          <w:snapToGrid w:val="0"/>
          <w:sz w:val="28"/>
          <w:szCs w:val="24"/>
          <w:u w:val="single"/>
          <w:rtl/>
        </w:rPr>
      </w:pPr>
    </w:p>
    <w:p w14:paraId="75EC4D7F" w14:textId="77777777" w:rsidR="00E56613" w:rsidRPr="00E56613" w:rsidRDefault="00E56613" w:rsidP="00E56613">
      <w:pPr>
        <w:spacing w:before="0" w:beforeAutospacing="0" w:after="0" w:afterAutospacing="0" w:line="240" w:lineRule="auto"/>
        <w:jc w:val="center"/>
        <w:rPr>
          <w:rFonts w:ascii="Times New Roman" w:eastAsia="Times New Roman" w:hAnsi="Times New Roman" w:cs="David"/>
          <w:b/>
          <w:bCs/>
          <w:snapToGrid w:val="0"/>
          <w:sz w:val="28"/>
          <w:szCs w:val="24"/>
          <w:u w:val="single"/>
          <w:rtl/>
        </w:rPr>
      </w:pPr>
    </w:p>
    <w:p w14:paraId="0565EBFD" w14:textId="77777777" w:rsidR="00E56613" w:rsidRPr="00E56613" w:rsidRDefault="00E56613" w:rsidP="00E56613">
      <w:pPr>
        <w:spacing w:before="0" w:beforeAutospacing="0" w:after="0" w:afterAutospacing="0" w:line="240" w:lineRule="auto"/>
        <w:jc w:val="center"/>
        <w:rPr>
          <w:rFonts w:ascii="Times New Roman" w:eastAsia="Times New Roman" w:hAnsi="Times New Roman" w:cs="David"/>
          <w:b/>
          <w:bCs/>
          <w:snapToGrid w:val="0"/>
          <w:sz w:val="28"/>
          <w:szCs w:val="24"/>
          <w:u w:val="single"/>
          <w:rtl/>
        </w:rPr>
      </w:pPr>
    </w:p>
    <w:p w14:paraId="321AFD49" w14:textId="77777777" w:rsidR="007A2932" w:rsidRDefault="007A2932" w:rsidP="00E56613">
      <w:pPr>
        <w:spacing w:before="0" w:beforeAutospacing="0" w:after="0" w:afterAutospacing="0" w:line="240" w:lineRule="auto"/>
        <w:jc w:val="center"/>
        <w:rPr>
          <w:rFonts w:ascii="Times New Roman" w:eastAsia="Times New Roman" w:hAnsi="Times New Roman" w:cs="David"/>
          <w:b/>
          <w:bCs/>
          <w:snapToGrid w:val="0"/>
          <w:sz w:val="28"/>
          <w:szCs w:val="24"/>
          <w:u w:val="single"/>
          <w:rtl/>
        </w:rPr>
      </w:pPr>
      <w:r>
        <w:rPr>
          <w:rFonts w:ascii="Times New Roman" w:eastAsia="Times New Roman" w:hAnsi="Times New Roman" w:cs="David"/>
          <w:b/>
          <w:bCs/>
          <w:snapToGrid w:val="0"/>
          <w:sz w:val="28"/>
          <w:szCs w:val="24"/>
          <w:u w:val="single"/>
          <w:rtl/>
        </w:rPr>
        <w:br w:type="page"/>
      </w:r>
    </w:p>
    <w:p w14:paraId="5073B216" w14:textId="77777777" w:rsidR="00E56613" w:rsidRPr="00E56613" w:rsidRDefault="00E56613" w:rsidP="00E56613">
      <w:pPr>
        <w:spacing w:before="0" w:beforeAutospacing="0" w:after="0" w:afterAutospacing="0" w:line="240" w:lineRule="auto"/>
        <w:jc w:val="center"/>
        <w:rPr>
          <w:rFonts w:ascii="Times New Roman" w:eastAsia="Times New Roman" w:hAnsi="Times New Roman" w:cs="David"/>
          <w:b/>
          <w:bCs/>
          <w:snapToGrid w:val="0"/>
          <w:sz w:val="28"/>
          <w:szCs w:val="24"/>
          <w:u w:val="single"/>
          <w:rtl/>
        </w:rPr>
      </w:pPr>
      <w:r w:rsidRPr="00E56613">
        <w:rPr>
          <w:rFonts w:ascii="Times New Roman" w:eastAsia="Times New Roman" w:hAnsi="Times New Roman" w:cs="David" w:hint="cs"/>
          <w:b/>
          <w:bCs/>
          <w:snapToGrid w:val="0"/>
          <w:sz w:val="28"/>
          <w:szCs w:val="24"/>
          <w:u w:val="single"/>
          <w:rtl/>
        </w:rPr>
        <w:lastRenderedPageBreak/>
        <w:t>מסמך א'5</w:t>
      </w:r>
    </w:p>
    <w:p w14:paraId="0183C44C" w14:textId="77777777" w:rsidR="00E56613" w:rsidRPr="00E56613" w:rsidRDefault="00E56613" w:rsidP="00E56613">
      <w:pPr>
        <w:spacing w:before="0" w:beforeAutospacing="0" w:after="0" w:afterAutospacing="0" w:line="240" w:lineRule="auto"/>
        <w:jc w:val="center"/>
        <w:rPr>
          <w:rFonts w:ascii="Times New Roman" w:eastAsia="Times New Roman" w:hAnsi="Times New Roman" w:cs="David"/>
          <w:b/>
          <w:bCs/>
          <w:snapToGrid w:val="0"/>
          <w:sz w:val="28"/>
          <w:szCs w:val="24"/>
          <w:u w:val="single"/>
          <w:rtl/>
        </w:rPr>
      </w:pPr>
    </w:p>
    <w:p w14:paraId="370E43F8" w14:textId="77777777" w:rsidR="00E56613" w:rsidRPr="00E56613" w:rsidRDefault="00E56613" w:rsidP="00E56613">
      <w:pPr>
        <w:spacing w:before="0" w:beforeAutospacing="0" w:after="0" w:afterAutospacing="0" w:line="240" w:lineRule="auto"/>
        <w:jc w:val="center"/>
        <w:rPr>
          <w:rFonts w:ascii="Times New Roman" w:eastAsia="Times New Roman" w:hAnsi="Times New Roman" w:cs="David"/>
          <w:snapToGrid w:val="0"/>
          <w:sz w:val="28"/>
          <w:szCs w:val="24"/>
          <w:rtl/>
        </w:rPr>
      </w:pPr>
      <w:r w:rsidRPr="00E56613">
        <w:rPr>
          <w:rFonts w:ascii="Times New Roman" w:eastAsia="Times New Roman" w:hAnsi="Times New Roman" w:cs="David" w:hint="cs"/>
          <w:b/>
          <w:bCs/>
          <w:snapToGrid w:val="0"/>
          <w:sz w:val="28"/>
          <w:szCs w:val="24"/>
          <w:u w:val="single"/>
          <w:rtl/>
        </w:rPr>
        <w:t>נוסח ערבות בנקאית</w:t>
      </w:r>
    </w:p>
    <w:p w14:paraId="395248F4" w14:textId="77777777" w:rsidR="00E56613" w:rsidRPr="00E56613" w:rsidRDefault="00E56613" w:rsidP="00E56613">
      <w:pPr>
        <w:spacing w:before="0" w:beforeAutospacing="0" w:after="0" w:afterAutospacing="0" w:line="240" w:lineRule="auto"/>
        <w:ind w:left="483" w:hanging="425"/>
        <w:jc w:val="center"/>
        <w:rPr>
          <w:rFonts w:ascii="Times New Roman" w:eastAsia="Times New Roman" w:hAnsi="Times New Roman" w:cs="David"/>
          <w:snapToGrid w:val="0"/>
          <w:sz w:val="28"/>
          <w:szCs w:val="24"/>
          <w:rtl/>
        </w:rPr>
      </w:pPr>
      <w:r w:rsidRPr="00E56613">
        <w:rPr>
          <w:rFonts w:ascii="Times New Roman" w:eastAsia="Times New Roman" w:hAnsi="Times New Roman" w:cs="David" w:hint="cs"/>
          <w:snapToGrid w:val="0"/>
          <w:sz w:val="28"/>
          <w:szCs w:val="24"/>
          <w:rtl/>
        </w:rPr>
        <w:tab/>
      </w:r>
    </w:p>
    <w:p w14:paraId="24C57F00" w14:textId="77777777" w:rsidR="00E56613" w:rsidRPr="00E56613" w:rsidRDefault="00E56613" w:rsidP="00E56613">
      <w:pPr>
        <w:spacing w:before="0" w:beforeAutospacing="0" w:after="0" w:afterAutospacing="0" w:line="240" w:lineRule="auto"/>
        <w:ind w:left="483" w:hanging="425"/>
        <w:jc w:val="both"/>
        <w:rPr>
          <w:rFonts w:ascii="Times New Roman" w:eastAsia="Times New Roman" w:hAnsi="Times New Roman" w:cs="David"/>
          <w:snapToGrid w:val="0"/>
          <w:sz w:val="24"/>
          <w:szCs w:val="24"/>
          <w:rtl/>
        </w:rPr>
      </w:pPr>
    </w:p>
    <w:p w14:paraId="47A5EBFB" w14:textId="77777777" w:rsidR="00E56613" w:rsidRPr="00E56613" w:rsidRDefault="00E56613" w:rsidP="00E56613">
      <w:pPr>
        <w:spacing w:before="0" w:beforeAutospacing="0" w:after="0" w:afterAutospacing="0" w:line="240" w:lineRule="auto"/>
        <w:ind w:left="483" w:hanging="425"/>
        <w:jc w:val="both"/>
        <w:rPr>
          <w:rFonts w:ascii="Times New Roman" w:eastAsia="Times New Roman" w:hAnsi="Times New Roman" w:cs="David"/>
          <w:snapToGrid w:val="0"/>
          <w:sz w:val="24"/>
          <w:szCs w:val="24"/>
          <w:rtl/>
        </w:rPr>
      </w:pPr>
    </w:p>
    <w:p w14:paraId="435AD2E0" w14:textId="77777777" w:rsidR="00E56613" w:rsidRPr="00E56613" w:rsidRDefault="00E56613" w:rsidP="00E56613">
      <w:pPr>
        <w:spacing w:before="0" w:beforeAutospacing="0" w:after="0" w:afterAutospacing="0" w:line="240" w:lineRule="auto"/>
        <w:jc w:val="both"/>
        <w:rPr>
          <w:rFonts w:ascii="Times New Roman" w:eastAsia="Times New Roman" w:hAnsi="Times New Roman" w:cs="David"/>
          <w:strike/>
          <w:snapToGrid w:val="0"/>
          <w:sz w:val="24"/>
          <w:szCs w:val="24"/>
          <w:rtl/>
        </w:rPr>
      </w:pPr>
      <w:r w:rsidRPr="00E56613">
        <w:rPr>
          <w:rFonts w:ascii="Times New Roman" w:eastAsia="Times New Roman" w:hAnsi="Times New Roman" w:cs="David" w:hint="cs"/>
          <w:snapToGrid w:val="0"/>
          <w:sz w:val="24"/>
          <w:szCs w:val="24"/>
          <w:rtl/>
        </w:rPr>
        <w:t>לכבוד</w:t>
      </w:r>
      <w:r w:rsidRPr="00E56613">
        <w:rPr>
          <w:rFonts w:ascii="Times New Roman" w:eastAsia="Times New Roman" w:hAnsi="Times New Roman" w:cs="David" w:hint="cs"/>
          <w:snapToGrid w:val="0"/>
          <w:sz w:val="24"/>
          <w:szCs w:val="24"/>
          <w:rtl/>
        </w:rPr>
        <w:tab/>
      </w:r>
      <w:r w:rsidRPr="00E56613">
        <w:rPr>
          <w:rFonts w:ascii="Times New Roman" w:eastAsia="Times New Roman" w:hAnsi="Times New Roman" w:cs="David" w:hint="cs"/>
          <w:snapToGrid w:val="0"/>
          <w:sz w:val="24"/>
          <w:szCs w:val="24"/>
          <w:rtl/>
        </w:rPr>
        <w:tab/>
      </w:r>
    </w:p>
    <w:p w14:paraId="0E58BB49" w14:textId="77777777" w:rsidR="00E56613" w:rsidRPr="00E56613" w:rsidRDefault="00E56613" w:rsidP="00E56613">
      <w:pPr>
        <w:spacing w:before="0" w:beforeAutospacing="0" w:after="0" w:afterAutospacing="0" w:line="240" w:lineRule="auto"/>
        <w:jc w:val="both"/>
        <w:rPr>
          <w:rFonts w:ascii="Times New Roman" w:eastAsia="Times New Roman" w:hAnsi="Times New Roman" w:cs="David"/>
          <w:snapToGrid w:val="0"/>
          <w:sz w:val="24"/>
          <w:szCs w:val="24"/>
          <w:rtl/>
        </w:rPr>
      </w:pPr>
      <w:r w:rsidRPr="00E56613">
        <w:rPr>
          <w:rFonts w:ascii="Times New Roman" w:eastAsia="Times New Roman" w:hAnsi="Times New Roman" w:cs="David" w:hint="cs"/>
          <w:snapToGrid w:val="0"/>
          <w:sz w:val="24"/>
          <w:szCs w:val="24"/>
          <w:rtl/>
        </w:rPr>
        <w:t>_____________</w:t>
      </w:r>
    </w:p>
    <w:p w14:paraId="7D15A62C" w14:textId="77777777" w:rsidR="00E56613" w:rsidRPr="00E56613" w:rsidRDefault="00E56613" w:rsidP="00E56613">
      <w:pPr>
        <w:spacing w:before="0" w:beforeAutospacing="0" w:after="0" w:afterAutospacing="0" w:line="240" w:lineRule="auto"/>
        <w:jc w:val="both"/>
        <w:rPr>
          <w:rFonts w:ascii="Times New Roman" w:eastAsia="Times New Roman" w:hAnsi="Times New Roman" w:cs="David"/>
          <w:snapToGrid w:val="0"/>
          <w:sz w:val="24"/>
          <w:szCs w:val="24"/>
          <w:rtl/>
        </w:rPr>
      </w:pPr>
      <w:r w:rsidRPr="00E56613">
        <w:rPr>
          <w:rFonts w:ascii="Times New Roman" w:eastAsia="Times New Roman" w:hAnsi="Times New Roman" w:cs="David" w:hint="cs"/>
          <w:snapToGrid w:val="0"/>
          <w:sz w:val="24"/>
          <w:szCs w:val="24"/>
          <w:rtl/>
        </w:rPr>
        <w:t>_____________</w:t>
      </w:r>
    </w:p>
    <w:p w14:paraId="4294F134" w14:textId="77777777" w:rsidR="00E56613" w:rsidRPr="00E56613" w:rsidRDefault="00E56613" w:rsidP="00E56613">
      <w:pPr>
        <w:spacing w:before="0" w:beforeAutospacing="0" w:after="0" w:afterAutospacing="0" w:line="240" w:lineRule="auto"/>
        <w:jc w:val="both"/>
        <w:rPr>
          <w:rFonts w:ascii="Times New Roman" w:eastAsia="Times New Roman" w:hAnsi="Times New Roman" w:cs="David"/>
          <w:snapToGrid w:val="0"/>
          <w:sz w:val="24"/>
          <w:szCs w:val="24"/>
          <w:rtl/>
        </w:rPr>
      </w:pPr>
    </w:p>
    <w:p w14:paraId="66F61E3F" w14:textId="77777777" w:rsidR="00E56613" w:rsidRPr="00E56613" w:rsidRDefault="00E56613" w:rsidP="00E56613">
      <w:pPr>
        <w:spacing w:before="0" w:beforeAutospacing="0" w:after="0" w:afterAutospacing="0" w:line="240" w:lineRule="auto"/>
        <w:jc w:val="both"/>
        <w:rPr>
          <w:rFonts w:ascii="Times New Roman" w:eastAsia="Times New Roman" w:hAnsi="Times New Roman" w:cs="David"/>
          <w:snapToGrid w:val="0"/>
          <w:sz w:val="24"/>
          <w:szCs w:val="24"/>
          <w:rtl/>
        </w:rPr>
      </w:pPr>
    </w:p>
    <w:p w14:paraId="0AF3463C" w14:textId="77777777" w:rsidR="00E56613" w:rsidRPr="00E56613" w:rsidRDefault="00E56613" w:rsidP="00E56613">
      <w:pPr>
        <w:spacing w:before="0" w:beforeAutospacing="0" w:after="0" w:afterAutospacing="0" w:line="240" w:lineRule="auto"/>
        <w:ind w:left="483" w:hanging="425"/>
        <w:jc w:val="both"/>
        <w:rPr>
          <w:rFonts w:ascii="Times New Roman" w:eastAsia="Times New Roman" w:hAnsi="Times New Roman" w:cs="David"/>
          <w:snapToGrid w:val="0"/>
          <w:sz w:val="24"/>
          <w:szCs w:val="24"/>
          <w:rtl/>
        </w:rPr>
      </w:pPr>
      <w:r w:rsidRPr="00E56613">
        <w:rPr>
          <w:rFonts w:ascii="Times New Roman" w:eastAsia="Times New Roman" w:hAnsi="Times New Roman" w:cs="David" w:hint="cs"/>
          <w:snapToGrid w:val="0"/>
          <w:sz w:val="24"/>
          <w:szCs w:val="24"/>
          <w:rtl/>
        </w:rPr>
        <w:t>ג.א.נ.,</w:t>
      </w:r>
    </w:p>
    <w:p w14:paraId="31DA1C20" w14:textId="77777777" w:rsidR="00E56613" w:rsidRPr="00E56613" w:rsidRDefault="00E56613" w:rsidP="00E56613">
      <w:pPr>
        <w:spacing w:before="0" w:beforeAutospacing="0" w:after="0" w:afterAutospacing="0" w:line="240" w:lineRule="auto"/>
        <w:ind w:left="483" w:hanging="425"/>
        <w:jc w:val="both"/>
        <w:rPr>
          <w:rFonts w:ascii="Times New Roman" w:eastAsia="Times New Roman" w:hAnsi="Times New Roman" w:cs="David"/>
          <w:snapToGrid w:val="0"/>
          <w:sz w:val="24"/>
          <w:szCs w:val="24"/>
          <w:rtl/>
        </w:rPr>
      </w:pPr>
      <w:r w:rsidRPr="00E56613">
        <w:rPr>
          <w:rFonts w:ascii="Times New Roman" w:eastAsia="Times New Roman" w:hAnsi="Times New Roman" w:cs="David" w:hint="cs"/>
          <w:b/>
          <w:bCs/>
          <w:snapToGrid w:val="0"/>
          <w:sz w:val="24"/>
          <w:szCs w:val="24"/>
          <w:rtl/>
        </w:rPr>
        <w:t xml:space="preserve">                                                                   </w:t>
      </w:r>
      <w:r w:rsidRPr="00E56613">
        <w:rPr>
          <w:rFonts w:ascii="Times New Roman" w:eastAsia="Times New Roman" w:hAnsi="Times New Roman" w:cs="David" w:hint="cs"/>
          <w:b/>
          <w:bCs/>
          <w:snapToGrid w:val="0"/>
          <w:sz w:val="24"/>
          <w:szCs w:val="24"/>
          <w:u w:val="single"/>
          <w:rtl/>
        </w:rPr>
        <w:t>כתב ערבות</w:t>
      </w:r>
    </w:p>
    <w:p w14:paraId="1775D789" w14:textId="77777777" w:rsidR="00E56613" w:rsidRPr="00E56613" w:rsidRDefault="00E56613" w:rsidP="00E56613">
      <w:pPr>
        <w:tabs>
          <w:tab w:val="left" w:pos="58"/>
        </w:tabs>
        <w:spacing w:before="0" w:beforeAutospacing="0" w:after="0" w:afterAutospacing="0" w:line="240" w:lineRule="auto"/>
        <w:ind w:left="483" w:hanging="425"/>
        <w:jc w:val="both"/>
        <w:rPr>
          <w:rFonts w:ascii="Times New Roman" w:eastAsia="Times New Roman" w:hAnsi="Times New Roman" w:cs="David"/>
          <w:snapToGrid w:val="0"/>
          <w:sz w:val="24"/>
          <w:szCs w:val="24"/>
          <w:rtl/>
        </w:rPr>
      </w:pPr>
    </w:p>
    <w:p w14:paraId="1EDA696E" w14:textId="77777777" w:rsidR="00E56613" w:rsidRPr="00E56613" w:rsidRDefault="00E56613" w:rsidP="00E56613">
      <w:pPr>
        <w:tabs>
          <w:tab w:val="left" w:pos="58"/>
          <w:tab w:val="left" w:pos="625"/>
        </w:tabs>
        <w:spacing w:before="0" w:beforeAutospacing="0" w:after="0" w:afterAutospacing="0" w:line="240" w:lineRule="auto"/>
        <w:ind w:left="58"/>
        <w:jc w:val="both"/>
        <w:rPr>
          <w:rFonts w:ascii="Times New Roman" w:eastAsia="Times New Roman" w:hAnsi="Times New Roman" w:cs="David"/>
          <w:snapToGrid w:val="0"/>
          <w:sz w:val="24"/>
          <w:szCs w:val="24"/>
          <w:rtl/>
        </w:rPr>
      </w:pPr>
      <w:r w:rsidRPr="00E56613">
        <w:rPr>
          <w:rFonts w:ascii="Times New Roman" w:eastAsia="Times New Roman" w:hAnsi="Times New Roman" w:cs="David" w:hint="cs"/>
          <w:snapToGrid w:val="0"/>
          <w:sz w:val="24"/>
          <w:szCs w:val="24"/>
          <w:rtl/>
        </w:rPr>
        <w:t xml:space="preserve">לפי בקשת </w:t>
      </w:r>
      <w:r w:rsidRPr="00E56613">
        <w:rPr>
          <w:rFonts w:ascii="Times New Roman" w:eastAsia="Times New Roman" w:hAnsi="Times New Roman" w:cs="David" w:hint="cs"/>
          <w:snapToGrid w:val="0"/>
          <w:sz w:val="24"/>
          <w:szCs w:val="24"/>
          <w:u w:val="single"/>
          <w:rtl/>
        </w:rPr>
        <w:t xml:space="preserve">                             </w:t>
      </w:r>
      <w:r w:rsidRPr="00E56613">
        <w:rPr>
          <w:rFonts w:ascii="Times New Roman" w:eastAsia="Times New Roman" w:hAnsi="Times New Roman" w:cs="David" w:hint="cs"/>
          <w:snapToGrid w:val="0"/>
          <w:sz w:val="24"/>
          <w:szCs w:val="24"/>
          <w:rtl/>
        </w:rPr>
        <w:t xml:space="preserve"> (להלן - "</w:t>
      </w:r>
      <w:r w:rsidRPr="00E56613">
        <w:rPr>
          <w:rFonts w:ascii="Times New Roman" w:eastAsia="Times New Roman" w:hAnsi="Times New Roman" w:cs="David" w:hint="cs"/>
          <w:b/>
          <w:bCs/>
          <w:snapToGrid w:val="0"/>
          <w:sz w:val="24"/>
          <w:szCs w:val="24"/>
          <w:rtl/>
        </w:rPr>
        <w:t>הקבלן</w:t>
      </w:r>
      <w:r w:rsidRPr="00E56613">
        <w:rPr>
          <w:rFonts w:ascii="Times New Roman" w:eastAsia="Times New Roman" w:hAnsi="Times New Roman" w:cs="David" w:hint="cs"/>
          <w:snapToGrid w:val="0"/>
          <w:sz w:val="24"/>
          <w:szCs w:val="24"/>
          <w:rtl/>
        </w:rPr>
        <w:t xml:space="preserve">") הרינו מתחייבים ואחראים כלפיכם עבור הקבלן לתשלום כל סכום בגבול סך של </w:t>
      </w:r>
      <w:r w:rsidRPr="00E56613">
        <w:rPr>
          <w:rFonts w:ascii="Times New Roman" w:eastAsia="Times New Roman" w:hAnsi="Times New Roman" w:cs="David" w:hint="cs"/>
          <w:snapToGrid w:val="0"/>
          <w:sz w:val="24"/>
          <w:szCs w:val="24"/>
          <w:u w:val="single"/>
          <w:rtl/>
        </w:rPr>
        <w:t xml:space="preserve">                         </w:t>
      </w:r>
      <w:r w:rsidRPr="00E56613">
        <w:rPr>
          <w:rFonts w:ascii="Times New Roman" w:eastAsia="Times New Roman" w:hAnsi="Times New Roman" w:cs="David" w:hint="cs"/>
          <w:snapToGrid w:val="0"/>
          <w:sz w:val="24"/>
          <w:szCs w:val="24"/>
          <w:rtl/>
        </w:rPr>
        <w:t xml:space="preserve"> ש"ח כשסכום זה צמוד במלואו למדד תשומות הבניה למגורים  (להלן - "המדד") כשהמדד הבסיסי הוא </w:t>
      </w:r>
      <w:r w:rsidRPr="00E56613">
        <w:rPr>
          <w:rFonts w:ascii="Times New Roman" w:eastAsia="Times New Roman" w:hAnsi="Times New Roman" w:cs="David" w:hint="cs"/>
          <w:snapToGrid w:val="0"/>
          <w:sz w:val="24"/>
          <w:szCs w:val="24"/>
          <w:u w:val="single"/>
          <w:rtl/>
        </w:rPr>
        <w:t xml:space="preserve">          </w:t>
      </w:r>
      <w:r w:rsidRPr="00E56613">
        <w:rPr>
          <w:rFonts w:ascii="Times New Roman" w:eastAsia="Times New Roman" w:hAnsi="Times New Roman" w:cs="David" w:hint="cs"/>
          <w:snapToGrid w:val="0"/>
          <w:sz w:val="24"/>
          <w:szCs w:val="24"/>
          <w:rtl/>
        </w:rPr>
        <w:t xml:space="preserve">  (להלן - "</w:t>
      </w:r>
      <w:r w:rsidRPr="00E56613">
        <w:rPr>
          <w:rFonts w:ascii="Times New Roman" w:eastAsia="Times New Roman" w:hAnsi="Times New Roman" w:cs="David" w:hint="cs"/>
          <w:b/>
          <w:bCs/>
          <w:snapToGrid w:val="0"/>
          <w:sz w:val="24"/>
          <w:szCs w:val="24"/>
          <w:rtl/>
        </w:rPr>
        <w:t>סכום הערבות</w:t>
      </w:r>
      <w:r w:rsidRPr="00E56613">
        <w:rPr>
          <w:rFonts w:ascii="Times New Roman" w:eastAsia="Times New Roman" w:hAnsi="Times New Roman" w:cs="David" w:hint="cs"/>
          <w:snapToGrid w:val="0"/>
          <w:sz w:val="24"/>
          <w:szCs w:val="24"/>
          <w:rtl/>
        </w:rPr>
        <w:t>").</w:t>
      </w:r>
    </w:p>
    <w:p w14:paraId="3C0B5F74" w14:textId="77777777" w:rsidR="00E56613" w:rsidRPr="00E56613" w:rsidRDefault="00E56613" w:rsidP="00E56613">
      <w:pPr>
        <w:tabs>
          <w:tab w:val="left" w:pos="58"/>
        </w:tabs>
        <w:spacing w:before="0" w:beforeAutospacing="0" w:after="0" w:afterAutospacing="0" w:line="240" w:lineRule="auto"/>
        <w:ind w:left="58"/>
        <w:jc w:val="both"/>
        <w:rPr>
          <w:rFonts w:ascii="Times New Roman" w:eastAsia="Times New Roman" w:hAnsi="Times New Roman" w:cs="David"/>
          <w:snapToGrid w:val="0"/>
          <w:sz w:val="24"/>
          <w:szCs w:val="24"/>
          <w:rtl/>
        </w:rPr>
      </w:pPr>
    </w:p>
    <w:p w14:paraId="1B59AB5A" w14:textId="77777777" w:rsidR="00E56613" w:rsidRPr="00E56613" w:rsidRDefault="00E56613" w:rsidP="00E56613">
      <w:pPr>
        <w:tabs>
          <w:tab w:val="left" w:pos="58"/>
          <w:tab w:val="left" w:pos="200"/>
          <w:tab w:val="left" w:pos="767"/>
        </w:tabs>
        <w:spacing w:before="0" w:beforeAutospacing="0" w:after="0" w:afterAutospacing="0" w:line="240" w:lineRule="auto"/>
        <w:ind w:left="58"/>
        <w:jc w:val="both"/>
        <w:rPr>
          <w:rFonts w:ascii="Times New Roman" w:eastAsia="Times New Roman" w:hAnsi="Times New Roman" w:cs="David"/>
          <w:snapToGrid w:val="0"/>
          <w:sz w:val="24"/>
          <w:szCs w:val="24"/>
          <w:rtl/>
        </w:rPr>
      </w:pPr>
      <w:r w:rsidRPr="00E56613">
        <w:rPr>
          <w:rFonts w:ascii="Times New Roman" w:eastAsia="Times New Roman" w:hAnsi="Times New Roman" w:cs="David" w:hint="cs"/>
          <w:snapToGrid w:val="0"/>
          <w:sz w:val="24"/>
          <w:szCs w:val="24"/>
          <w:rtl/>
        </w:rPr>
        <w:t>אתם תהיו זכאים לדרוש מאתנו יחד וכל אחת מכן לחוד, תשלום סכום הערבות בשלמות או לדרוש מאתנו מפעם לפעם סכומים על חשבון סכום הערבות ובמקרה זה לאחר כל תשלום, תשאר הערבות בתוקפה לגבי יתרת סכום הערבות, ובלבד שסך כל דרישותיכם יחד לא יעלה על סכום הערבות.</w:t>
      </w:r>
    </w:p>
    <w:p w14:paraId="5A0F56BD" w14:textId="77777777" w:rsidR="00E56613" w:rsidRPr="00E56613" w:rsidRDefault="00E56613" w:rsidP="00E56613">
      <w:pPr>
        <w:tabs>
          <w:tab w:val="left" w:pos="200"/>
        </w:tabs>
        <w:spacing w:before="0" w:beforeAutospacing="0" w:after="0" w:afterAutospacing="0" w:line="240" w:lineRule="auto"/>
        <w:ind w:left="483" w:hanging="425"/>
        <w:jc w:val="both"/>
        <w:rPr>
          <w:rFonts w:ascii="Times New Roman" w:eastAsia="Times New Roman" w:hAnsi="Times New Roman" w:cs="David"/>
          <w:snapToGrid w:val="0"/>
          <w:sz w:val="24"/>
          <w:szCs w:val="24"/>
          <w:rtl/>
        </w:rPr>
      </w:pPr>
    </w:p>
    <w:p w14:paraId="197F6F99" w14:textId="77777777" w:rsidR="00E56613" w:rsidRPr="00E56613" w:rsidRDefault="00E56613" w:rsidP="00E56613">
      <w:pPr>
        <w:tabs>
          <w:tab w:val="left" w:pos="58"/>
          <w:tab w:val="left" w:pos="200"/>
          <w:tab w:val="left" w:pos="625"/>
        </w:tabs>
        <w:spacing w:before="0" w:beforeAutospacing="0" w:after="0" w:afterAutospacing="0" w:line="240" w:lineRule="auto"/>
        <w:ind w:left="58"/>
        <w:jc w:val="both"/>
        <w:rPr>
          <w:rFonts w:ascii="Times New Roman" w:eastAsia="Times New Roman" w:hAnsi="Times New Roman" w:cs="David"/>
          <w:snapToGrid w:val="0"/>
          <w:sz w:val="24"/>
          <w:szCs w:val="24"/>
          <w:rtl/>
        </w:rPr>
      </w:pPr>
      <w:r w:rsidRPr="00E56613">
        <w:rPr>
          <w:rFonts w:ascii="Times New Roman" w:eastAsia="Times New Roman" w:hAnsi="Times New Roman" w:cs="David" w:hint="cs"/>
          <w:snapToGrid w:val="0"/>
          <w:sz w:val="24"/>
          <w:szCs w:val="24"/>
          <w:rtl/>
        </w:rPr>
        <w:t>הננו מתחייבים לשלם לכם כל סכום שיידרש על ידכם בגבול סכום הערבות מיד לפי דרישה ראשונה בכתב שלכם ו/או של מי מכם ומבלי שיהיה עליכם לבסס או להוכיח דרישה זו.</w:t>
      </w:r>
    </w:p>
    <w:p w14:paraId="48E8F961" w14:textId="77777777" w:rsidR="00E56613" w:rsidRPr="00E56613" w:rsidRDefault="00E56613" w:rsidP="00E56613">
      <w:pPr>
        <w:tabs>
          <w:tab w:val="left" w:pos="200"/>
        </w:tabs>
        <w:spacing w:before="0" w:beforeAutospacing="0" w:after="0" w:afterAutospacing="0" w:line="240" w:lineRule="auto"/>
        <w:ind w:left="483" w:hanging="425"/>
        <w:jc w:val="both"/>
        <w:rPr>
          <w:rFonts w:ascii="Times New Roman" w:eastAsia="Times New Roman" w:hAnsi="Times New Roman" w:cs="David"/>
          <w:snapToGrid w:val="0"/>
          <w:sz w:val="24"/>
          <w:szCs w:val="24"/>
          <w:rtl/>
        </w:rPr>
      </w:pPr>
    </w:p>
    <w:p w14:paraId="2CB3CBF1" w14:textId="77777777" w:rsidR="00E56613" w:rsidRPr="00E56613" w:rsidRDefault="00E56613" w:rsidP="00E56613">
      <w:pPr>
        <w:tabs>
          <w:tab w:val="left" w:pos="200"/>
        </w:tabs>
        <w:spacing w:before="0" w:beforeAutospacing="0" w:after="0" w:afterAutospacing="0" w:line="240" w:lineRule="auto"/>
        <w:ind w:left="58"/>
        <w:jc w:val="both"/>
        <w:rPr>
          <w:rFonts w:ascii="Times New Roman" w:eastAsia="Times New Roman" w:hAnsi="Times New Roman" w:cs="David"/>
          <w:snapToGrid w:val="0"/>
          <w:sz w:val="24"/>
          <w:szCs w:val="24"/>
          <w:rtl/>
        </w:rPr>
      </w:pPr>
      <w:r w:rsidRPr="00E56613">
        <w:rPr>
          <w:rFonts w:ascii="Times New Roman" w:eastAsia="Times New Roman" w:hAnsi="Times New Roman" w:cs="David" w:hint="cs"/>
          <w:snapToGrid w:val="0"/>
          <w:sz w:val="24"/>
          <w:szCs w:val="24"/>
          <w:rtl/>
        </w:rPr>
        <w:t>כל סכום שישולם מכח ערבותנו זו יגדל בשיעור השווה לשיעור העלייה במדד האחרון אשר יהא ידוע בעת ביצוע כל תשלום לזכותכם, לעומת שערו הבסיסי של המדד הנקוב לעיל.</w:t>
      </w:r>
    </w:p>
    <w:p w14:paraId="08A39DE4" w14:textId="77777777" w:rsidR="00E56613" w:rsidRPr="00E56613" w:rsidRDefault="00E56613" w:rsidP="00E56613">
      <w:pPr>
        <w:tabs>
          <w:tab w:val="left" w:pos="200"/>
        </w:tabs>
        <w:spacing w:before="0" w:beforeAutospacing="0" w:after="0" w:afterAutospacing="0" w:line="240" w:lineRule="auto"/>
        <w:ind w:left="483" w:hanging="425"/>
        <w:jc w:val="both"/>
        <w:rPr>
          <w:rFonts w:ascii="Times New Roman" w:eastAsia="Times New Roman" w:hAnsi="Times New Roman" w:cs="David"/>
          <w:snapToGrid w:val="0"/>
          <w:sz w:val="24"/>
          <w:szCs w:val="24"/>
          <w:rtl/>
        </w:rPr>
      </w:pPr>
    </w:p>
    <w:p w14:paraId="07ECF64B" w14:textId="77777777" w:rsidR="00E56613" w:rsidRPr="00E56613" w:rsidRDefault="00E56613" w:rsidP="00E56613">
      <w:pPr>
        <w:tabs>
          <w:tab w:val="right" w:pos="58"/>
          <w:tab w:val="right" w:pos="200"/>
        </w:tabs>
        <w:spacing w:before="0" w:beforeAutospacing="0" w:after="0" w:afterAutospacing="0" w:line="240" w:lineRule="auto"/>
        <w:ind w:left="58"/>
        <w:jc w:val="both"/>
        <w:rPr>
          <w:rFonts w:ascii="Times New Roman" w:eastAsia="Times New Roman" w:hAnsi="Times New Roman" w:cs="David"/>
          <w:snapToGrid w:val="0"/>
          <w:sz w:val="24"/>
          <w:szCs w:val="24"/>
          <w:rtl/>
        </w:rPr>
      </w:pPr>
      <w:r w:rsidRPr="00E56613">
        <w:rPr>
          <w:rFonts w:ascii="Times New Roman" w:eastAsia="Times New Roman" w:hAnsi="Times New Roman" w:cs="David" w:hint="cs"/>
          <w:snapToGrid w:val="0"/>
          <w:sz w:val="24"/>
          <w:szCs w:val="24"/>
          <w:rtl/>
        </w:rPr>
        <w:t>אנו לא נהיה רשאים לבטל הערבות ו/או להימנע מתשלום עפ"י כתב ערבות זה מכל סיבה ועילה שהיא. הננו מוותרים בזה במפורש ומראש על כל טענה לרבות כל ברירה המוענקת לקבלן עפ"י דין.</w:t>
      </w:r>
    </w:p>
    <w:p w14:paraId="28B15325" w14:textId="77777777" w:rsidR="00E56613" w:rsidRPr="00E56613" w:rsidRDefault="00E56613" w:rsidP="00E56613">
      <w:pPr>
        <w:tabs>
          <w:tab w:val="left" w:pos="200"/>
        </w:tabs>
        <w:spacing w:before="0" w:beforeAutospacing="0" w:after="0" w:afterAutospacing="0" w:line="240" w:lineRule="auto"/>
        <w:ind w:left="483" w:hanging="425"/>
        <w:jc w:val="both"/>
        <w:rPr>
          <w:rFonts w:ascii="Times New Roman" w:eastAsia="Times New Roman" w:hAnsi="Times New Roman" w:cs="David"/>
          <w:snapToGrid w:val="0"/>
          <w:sz w:val="24"/>
          <w:szCs w:val="24"/>
          <w:rtl/>
        </w:rPr>
      </w:pPr>
    </w:p>
    <w:p w14:paraId="35CF7940" w14:textId="77777777" w:rsidR="00E56613" w:rsidRPr="00E56613" w:rsidRDefault="00E56613" w:rsidP="00E56613">
      <w:pPr>
        <w:tabs>
          <w:tab w:val="left" w:pos="200"/>
        </w:tabs>
        <w:spacing w:before="0" w:beforeAutospacing="0" w:after="0" w:afterAutospacing="0" w:line="240" w:lineRule="auto"/>
        <w:ind w:left="483" w:hanging="425"/>
        <w:jc w:val="both"/>
        <w:rPr>
          <w:rFonts w:ascii="Times New Roman" w:eastAsia="Times New Roman" w:hAnsi="Times New Roman" w:cs="David"/>
          <w:snapToGrid w:val="0"/>
          <w:sz w:val="24"/>
          <w:szCs w:val="24"/>
          <w:rtl/>
        </w:rPr>
      </w:pPr>
      <w:r w:rsidRPr="00E56613">
        <w:rPr>
          <w:rFonts w:ascii="Times New Roman" w:eastAsia="Times New Roman" w:hAnsi="Times New Roman" w:cs="David" w:hint="cs"/>
          <w:snapToGrid w:val="0"/>
          <w:sz w:val="24"/>
          <w:szCs w:val="24"/>
          <w:rtl/>
        </w:rPr>
        <w:t>ערבות זו בלתי חוזרת ובלתי מותנית.</w:t>
      </w:r>
    </w:p>
    <w:p w14:paraId="736B58AD" w14:textId="77777777" w:rsidR="00E56613" w:rsidRPr="00E56613" w:rsidRDefault="00E56613" w:rsidP="00E56613">
      <w:pPr>
        <w:tabs>
          <w:tab w:val="left" w:pos="200"/>
        </w:tabs>
        <w:spacing w:before="0" w:beforeAutospacing="0" w:after="0" w:afterAutospacing="0" w:line="240" w:lineRule="auto"/>
        <w:ind w:left="483" w:hanging="425"/>
        <w:jc w:val="both"/>
        <w:rPr>
          <w:rFonts w:ascii="Times New Roman" w:eastAsia="Times New Roman" w:hAnsi="Times New Roman" w:cs="David"/>
          <w:snapToGrid w:val="0"/>
          <w:sz w:val="24"/>
          <w:szCs w:val="24"/>
          <w:rtl/>
        </w:rPr>
      </w:pPr>
    </w:p>
    <w:p w14:paraId="7835C92C" w14:textId="77777777" w:rsidR="00E56613" w:rsidRPr="00E56613" w:rsidRDefault="00E56613" w:rsidP="00E56613">
      <w:pPr>
        <w:tabs>
          <w:tab w:val="left" w:pos="200"/>
        </w:tabs>
        <w:spacing w:before="0" w:beforeAutospacing="0" w:after="0" w:afterAutospacing="0" w:line="240" w:lineRule="auto"/>
        <w:ind w:left="483" w:right="-1418" w:hanging="425"/>
        <w:jc w:val="both"/>
        <w:rPr>
          <w:rFonts w:ascii="Times New Roman" w:eastAsia="Times New Roman" w:hAnsi="Times New Roman" w:cs="David"/>
          <w:snapToGrid w:val="0"/>
          <w:sz w:val="24"/>
          <w:szCs w:val="24"/>
          <w:rtl/>
        </w:rPr>
      </w:pPr>
      <w:r w:rsidRPr="00E56613">
        <w:rPr>
          <w:rFonts w:ascii="Times New Roman" w:eastAsia="Times New Roman" w:hAnsi="Times New Roman" w:cs="David" w:hint="cs"/>
          <w:snapToGrid w:val="0"/>
          <w:sz w:val="24"/>
          <w:szCs w:val="24"/>
          <w:rtl/>
        </w:rPr>
        <w:t xml:space="preserve">ערבות זו תהיה בתוקף עד ליום </w:t>
      </w:r>
      <w:r w:rsidRPr="00E56613">
        <w:rPr>
          <w:rFonts w:ascii="Times New Roman" w:eastAsia="Times New Roman" w:hAnsi="Times New Roman" w:cs="David" w:hint="cs"/>
          <w:snapToGrid w:val="0"/>
          <w:sz w:val="24"/>
          <w:szCs w:val="24"/>
          <w:u w:val="single"/>
          <w:rtl/>
        </w:rPr>
        <w:t xml:space="preserve">                </w:t>
      </w:r>
      <w:r w:rsidRPr="00E56613">
        <w:rPr>
          <w:rFonts w:ascii="Times New Roman" w:eastAsia="Times New Roman" w:hAnsi="Times New Roman" w:cs="David" w:hint="cs"/>
          <w:snapToGrid w:val="0"/>
          <w:sz w:val="24"/>
          <w:szCs w:val="24"/>
          <w:rtl/>
        </w:rPr>
        <w:t xml:space="preserve"> שעה 12:00 ועד בכלל וכל דרישה על פיה חייבת </w:t>
      </w:r>
    </w:p>
    <w:p w14:paraId="4273A594" w14:textId="77777777" w:rsidR="00E56613" w:rsidRPr="00E56613" w:rsidRDefault="00E56613" w:rsidP="00E56613">
      <w:pPr>
        <w:tabs>
          <w:tab w:val="left" w:pos="200"/>
        </w:tabs>
        <w:spacing w:before="0" w:beforeAutospacing="0" w:after="0" w:afterAutospacing="0" w:line="240" w:lineRule="auto"/>
        <w:ind w:left="483" w:right="-1418" w:hanging="425"/>
        <w:jc w:val="both"/>
        <w:rPr>
          <w:rFonts w:ascii="Times New Roman" w:eastAsia="Times New Roman" w:hAnsi="Times New Roman" w:cs="David"/>
          <w:snapToGrid w:val="0"/>
          <w:sz w:val="24"/>
          <w:szCs w:val="24"/>
          <w:rtl/>
        </w:rPr>
      </w:pPr>
      <w:r w:rsidRPr="00E56613">
        <w:rPr>
          <w:rFonts w:ascii="Times New Roman" w:eastAsia="Times New Roman" w:hAnsi="Times New Roman" w:cs="David" w:hint="cs"/>
          <w:snapToGrid w:val="0"/>
          <w:sz w:val="24"/>
          <w:szCs w:val="24"/>
          <w:rtl/>
        </w:rPr>
        <w:t>להימסר לנו לא יאוחר מאשר במועד הנ"ל.</w:t>
      </w:r>
    </w:p>
    <w:p w14:paraId="69A3FDB3" w14:textId="77777777" w:rsidR="00E56613" w:rsidRPr="00E56613" w:rsidRDefault="00E56613" w:rsidP="00E56613">
      <w:pPr>
        <w:tabs>
          <w:tab w:val="left" w:pos="200"/>
        </w:tabs>
        <w:spacing w:before="0" w:beforeAutospacing="0" w:after="0" w:afterAutospacing="0" w:line="240" w:lineRule="auto"/>
        <w:ind w:left="483" w:hanging="425"/>
        <w:jc w:val="both"/>
        <w:rPr>
          <w:rFonts w:ascii="Times New Roman" w:eastAsia="Times New Roman" w:hAnsi="Times New Roman" w:cs="David"/>
          <w:snapToGrid w:val="0"/>
          <w:sz w:val="24"/>
          <w:szCs w:val="24"/>
          <w:u w:val="single"/>
          <w:rtl/>
        </w:rPr>
      </w:pPr>
    </w:p>
    <w:p w14:paraId="53489B2F" w14:textId="77777777" w:rsidR="00E56613" w:rsidRPr="00E56613" w:rsidRDefault="00E56613" w:rsidP="00E56613">
      <w:pPr>
        <w:tabs>
          <w:tab w:val="center" w:pos="2540"/>
          <w:tab w:val="right" w:pos="5600"/>
        </w:tabs>
        <w:spacing w:before="0" w:beforeAutospacing="0" w:after="0" w:afterAutospacing="0" w:line="240" w:lineRule="auto"/>
        <w:ind w:left="483" w:hanging="425"/>
        <w:jc w:val="both"/>
        <w:rPr>
          <w:rFonts w:ascii="Times New Roman" w:eastAsia="Times New Roman" w:hAnsi="Times New Roman" w:cs="David"/>
          <w:snapToGrid w:val="0"/>
          <w:sz w:val="24"/>
          <w:szCs w:val="24"/>
          <w:rtl/>
        </w:rPr>
      </w:pPr>
    </w:p>
    <w:p w14:paraId="23764E24" w14:textId="77777777" w:rsidR="00E56613" w:rsidRPr="00E56613" w:rsidRDefault="00E56613" w:rsidP="00E56613">
      <w:pPr>
        <w:tabs>
          <w:tab w:val="center" w:pos="2540"/>
          <w:tab w:val="right" w:pos="5600"/>
        </w:tabs>
        <w:spacing w:before="0" w:beforeAutospacing="0" w:after="0" w:afterAutospacing="0" w:line="240" w:lineRule="auto"/>
        <w:ind w:left="483" w:hanging="425"/>
        <w:jc w:val="both"/>
        <w:rPr>
          <w:rFonts w:ascii="Times New Roman" w:eastAsia="Times New Roman" w:hAnsi="Times New Roman" w:cs="David"/>
          <w:snapToGrid w:val="0"/>
          <w:sz w:val="24"/>
          <w:szCs w:val="24"/>
          <w:rtl/>
        </w:rPr>
      </w:pPr>
      <w:r w:rsidRPr="00E56613">
        <w:rPr>
          <w:rFonts w:ascii="Times New Roman" w:eastAsia="Times New Roman" w:hAnsi="Times New Roman" w:cs="David" w:hint="cs"/>
          <w:snapToGrid w:val="0"/>
          <w:sz w:val="24"/>
          <w:szCs w:val="24"/>
          <w:rtl/>
        </w:rPr>
        <w:t xml:space="preserve">בנק ______________________ </w:t>
      </w:r>
      <w:r w:rsidRPr="00E56613">
        <w:rPr>
          <w:rFonts w:ascii="Times New Roman" w:eastAsia="Times New Roman" w:hAnsi="Times New Roman" w:cs="David" w:hint="cs"/>
          <w:snapToGrid w:val="0"/>
          <w:sz w:val="24"/>
          <w:szCs w:val="24"/>
          <w:u w:val="single"/>
          <w:rtl/>
        </w:rPr>
        <w:t xml:space="preserve">                                  </w:t>
      </w:r>
    </w:p>
    <w:p w14:paraId="0CA07C6B" w14:textId="77777777" w:rsidR="00E56613" w:rsidRPr="00E56613" w:rsidRDefault="00E56613" w:rsidP="00E56613">
      <w:pPr>
        <w:tabs>
          <w:tab w:val="center" w:pos="2540"/>
          <w:tab w:val="right" w:pos="5600"/>
        </w:tabs>
        <w:spacing w:before="0" w:beforeAutospacing="0" w:after="0" w:afterAutospacing="0" w:line="240" w:lineRule="auto"/>
        <w:ind w:left="483" w:hanging="425"/>
        <w:jc w:val="both"/>
        <w:rPr>
          <w:rFonts w:ascii="Times New Roman" w:eastAsia="Times New Roman" w:hAnsi="Times New Roman" w:cs="David"/>
          <w:snapToGrid w:val="0"/>
          <w:sz w:val="24"/>
          <w:szCs w:val="24"/>
          <w:rtl/>
        </w:rPr>
      </w:pPr>
    </w:p>
    <w:p w14:paraId="03D1D756" w14:textId="77777777" w:rsidR="00E56613" w:rsidRPr="00E56613" w:rsidRDefault="00E56613" w:rsidP="00E56613">
      <w:pPr>
        <w:tabs>
          <w:tab w:val="center" w:pos="2540"/>
          <w:tab w:val="right" w:pos="5600"/>
        </w:tabs>
        <w:spacing w:before="0" w:beforeAutospacing="0" w:after="0" w:afterAutospacing="0" w:line="240" w:lineRule="auto"/>
        <w:ind w:left="483" w:hanging="425"/>
        <w:jc w:val="both"/>
        <w:rPr>
          <w:rFonts w:ascii="Times New Roman" w:eastAsia="Times New Roman" w:hAnsi="Times New Roman" w:cs="David"/>
          <w:snapToGrid w:val="0"/>
          <w:sz w:val="24"/>
          <w:szCs w:val="24"/>
          <w:rtl/>
        </w:rPr>
      </w:pPr>
      <w:r w:rsidRPr="00E56613">
        <w:rPr>
          <w:rFonts w:ascii="Times New Roman" w:eastAsia="Times New Roman" w:hAnsi="Times New Roman" w:cs="David" w:hint="cs"/>
          <w:snapToGrid w:val="0"/>
          <w:sz w:val="24"/>
          <w:szCs w:val="24"/>
          <w:rtl/>
        </w:rPr>
        <w:t>תאריך ____________________</w:t>
      </w:r>
      <w:r w:rsidRPr="00E56613">
        <w:rPr>
          <w:rFonts w:ascii="Times New Roman" w:eastAsia="Times New Roman" w:hAnsi="Times New Roman" w:cs="David" w:hint="cs"/>
          <w:snapToGrid w:val="0"/>
          <w:sz w:val="24"/>
          <w:szCs w:val="24"/>
          <w:u w:val="single"/>
          <w:rtl/>
        </w:rPr>
        <w:t xml:space="preserve">                              </w:t>
      </w:r>
    </w:p>
    <w:p w14:paraId="243EB624" w14:textId="77777777" w:rsidR="00E56613" w:rsidRPr="00E56613" w:rsidRDefault="00E56613" w:rsidP="00E56613">
      <w:pPr>
        <w:spacing w:before="0" w:beforeAutospacing="0" w:after="0" w:afterAutospacing="0" w:line="240" w:lineRule="auto"/>
        <w:ind w:left="483" w:hanging="425"/>
        <w:jc w:val="both"/>
        <w:rPr>
          <w:rFonts w:ascii="Times New Roman" w:eastAsia="Times New Roman" w:hAnsi="Times New Roman" w:cs="David"/>
          <w:snapToGrid w:val="0"/>
          <w:sz w:val="24"/>
          <w:szCs w:val="24"/>
          <w:rtl/>
        </w:rPr>
      </w:pPr>
    </w:p>
    <w:p w14:paraId="14DE49E3" w14:textId="77777777" w:rsidR="00E56613" w:rsidRPr="00E56613" w:rsidRDefault="00E56613" w:rsidP="00E56613">
      <w:pPr>
        <w:spacing w:before="0" w:beforeAutospacing="0" w:after="0" w:afterAutospacing="0" w:line="240" w:lineRule="auto"/>
        <w:ind w:left="483" w:hanging="425"/>
        <w:jc w:val="both"/>
        <w:rPr>
          <w:rFonts w:ascii="Times New Roman" w:eastAsia="Times New Roman" w:hAnsi="Times New Roman" w:cs="David"/>
          <w:snapToGrid w:val="0"/>
          <w:sz w:val="24"/>
          <w:szCs w:val="24"/>
          <w:rtl/>
        </w:rPr>
      </w:pPr>
    </w:p>
    <w:p w14:paraId="2EC555E5" w14:textId="77777777" w:rsidR="00E56613" w:rsidRPr="00E56613" w:rsidRDefault="00E56613" w:rsidP="00E56613">
      <w:pPr>
        <w:spacing w:before="0" w:beforeAutospacing="0" w:after="0" w:afterAutospacing="0" w:line="240" w:lineRule="auto"/>
        <w:ind w:left="483" w:hanging="425"/>
        <w:jc w:val="both"/>
        <w:rPr>
          <w:rFonts w:ascii="Times New Roman" w:eastAsia="Times New Roman" w:hAnsi="Times New Roman" w:cs="David"/>
          <w:snapToGrid w:val="0"/>
          <w:sz w:val="26"/>
          <w:szCs w:val="24"/>
          <w:rtl/>
        </w:rPr>
      </w:pPr>
    </w:p>
    <w:p w14:paraId="637CF028" w14:textId="77777777" w:rsidR="00E56613" w:rsidRPr="00E56613" w:rsidRDefault="00E56613" w:rsidP="00E56613">
      <w:pPr>
        <w:spacing w:before="0" w:beforeAutospacing="0" w:after="0" w:afterAutospacing="0" w:line="240" w:lineRule="auto"/>
        <w:jc w:val="center"/>
        <w:rPr>
          <w:rFonts w:ascii="Times New Roman" w:eastAsia="Times New Roman" w:hAnsi="Times New Roman" w:cs="David"/>
          <w:b/>
          <w:bCs/>
          <w:snapToGrid w:val="0"/>
          <w:sz w:val="28"/>
          <w:szCs w:val="24"/>
          <w:u w:val="single"/>
          <w:rtl/>
        </w:rPr>
      </w:pPr>
      <w:r w:rsidRPr="00E56613">
        <w:rPr>
          <w:rFonts w:ascii="Times New Roman" w:eastAsia="Times New Roman" w:hAnsi="Times New Roman" w:cs="David" w:hint="cs"/>
          <w:snapToGrid w:val="0"/>
          <w:sz w:val="26"/>
          <w:szCs w:val="24"/>
          <w:rtl/>
        </w:rPr>
        <w:br w:type="page"/>
      </w:r>
      <w:r w:rsidRPr="00E56613">
        <w:rPr>
          <w:rFonts w:ascii="Times New Roman" w:eastAsia="Times New Roman" w:hAnsi="Times New Roman" w:cs="David" w:hint="cs"/>
          <w:b/>
          <w:bCs/>
          <w:snapToGrid w:val="0"/>
          <w:sz w:val="28"/>
          <w:szCs w:val="24"/>
          <w:u w:val="single"/>
          <w:rtl/>
        </w:rPr>
        <w:lastRenderedPageBreak/>
        <w:t>מסמך א'6</w:t>
      </w:r>
    </w:p>
    <w:p w14:paraId="4B1610B0" w14:textId="77777777" w:rsidR="00E56613" w:rsidRPr="00E56613" w:rsidRDefault="00E56613" w:rsidP="00E56613">
      <w:pPr>
        <w:spacing w:before="0" w:beforeAutospacing="0" w:after="0" w:afterAutospacing="0" w:line="240" w:lineRule="auto"/>
        <w:jc w:val="center"/>
        <w:rPr>
          <w:rFonts w:ascii="Times New Roman" w:eastAsia="Times New Roman" w:hAnsi="Times New Roman" w:cs="David"/>
          <w:b/>
          <w:bCs/>
          <w:snapToGrid w:val="0"/>
          <w:sz w:val="28"/>
          <w:szCs w:val="24"/>
          <w:u w:val="single"/>
          <w:rtl/>
        </w:rPr>
      </w:pPr>
    </w:p>
    <w:p w14:paraId="288B07D5" w14:textId="77777777" w:rsidR="00E56613" w:rsidRPr="00E56613" w:rsidRDefault="00E56613" w:rsidP="00E56613">
      <w:pPr>
        <w:spacing w:before="0" w:beforeAutospacing="0" w:after="0" w:afterAutospacing="0" w:line="240" w:lineRule="auto"/>
        <w:jc w:val="center"/>
        <w:rPr>
          <w:rFonts w:ascii="Times New Roman" w:eastAsia="Times New Roman" w:hAnsi="Times New Roman" w:cs="David"/>
          <w:b/>
          <w:bCs/>
          <w:snapToGrid w:val="0"/>
          <w:sz w:val="28"/>
          <w:szCs w:val="24"/>
          <w:u w:val="single"/>
          <w:rtl/>
        </w:rPr>
      </w:pPr>
      <w:r w:rsidRPr="00E56613">
        <w:rPr>
          <w:rFonts w:ascii="Times New Roman" w:eastAsia="Times New Roman" w:hAnsi="Times New Roman" w:cs="David" w:hint="cs"/>
          <w:b/>
          <w:bCs/>
          <w:snapToGrid w:val="0"/>
          <w:sz w:val="28"/>
          <w:szCs w:val="24"/>
          <w:u w:val="single"/>
          <w:rtl/>
        </w:rPr>
        <w:t>הצעת הקבלן</w:t>
      </w:r>
    </w:p>
    <w:p w14:paraId="78B82C53" w14:textId="77777777" w:rsidR="00E56613" w:rsidRPr="00E56613" w:rsidRDefault="00E56613" w:rsidP="00E56613">
      <w:pPr>
        <w:spacing w:before="0" w:beforeAutospacing="0" w:after="0" w:afterAutospacing="0" w:line="240" w:lineRule="auto"/>
        <w:jc w:val="center"/>
        <w:rPr>
          <w:rFonts w:ascii="Times New Roman" w:eastAsia="Times New Roman" w:hAnsi="Times New Roman" w:cs="David"/>
          <w:snapToGrid w:val="0"/>
          <w:sz w:val="26"/>
          <w:szCs w:val="24"/>
          <w:rtl/>
        </w:rPr>
      </w:pPr>
    </w:p>
    <w:p w14:paraId="4C8963F6" w14:textId="3F172ACF" w:rsidR="00E56613" w:rsidRPr="00913564" w:rsidRDefault="00E56613" w:rsidP="00FB4C73">
      <w:pPr>
        <w:tabs>
          <w:tab w:val="right" w:pos="6600"/>
          <w:tab w:val="right" w:pos="7420"/>
        </w:tabs>
        <w:spacing w:before="0" w:beforeAutospacing="0" w:after="0" w:afterAutospacing="0" w:line="240" w:lineRule="auto"/>
        <w:ind w:left="625" w:hanging="567"/>
        <w:jc w:val="both"/>
        <w:rPr>
          <w:rFonts w:ascii="Times New Roman" w:eastAsia="Times New Roman" w:hAnsi="Times New Roman" w:cs="David"/>
          <w:snapToGrid w:val="0"/>
          <w:color w:val="70AD47"/>
          <w:sz w:val="24"/>
          <w:szCs w:val="24"/>
          <w:u w:val="single"/>
          <w:rtl/>
        </w:rPr>
      </w:pPr>
      <w:r w:rsidRPr="00913564">
        <w:rPr>
          <w:rFonts w:ascii="Times New Roman" w:eastAsia="Times New Roman" w:hAnsi="Times New Roman" w:cs="David" w:hint="cs"/>
          <w:b/>
          <w:bCs/>
          <w:snapToGrid w:val="0"/>
          <w:sz w:val="24"/>
          <w:szCs w:val="24"/>
          <w:u w:val="single"/>
          <w:rtl/>
        </w:rPr>
        <w:t>הנדון:</w:t>
      </w:r>
      <w:r w:rsidRPr="00913564">
        <w:rPr>
          <w:rFonts w:ascii="Times New Roman" w:eastAsia="Times New Roman" w:hAnsi="Times New Roman" w:cs="David" w:hint="cs"/>
          <w:b/>
          <w:bCs/>
          <w:snapToGrid w:val="0"/>
          <w:sz w:val="24"/>
          <w:szCs w:val="24"/>
          <w:u w:val="single"/>
          <w:rtl/>
        </w:rPr>
        <w:tab/>
      </w:r>
      <w:r w:rsidR="00FB4C73" w:rsidRPr="00913564">
        <w:rPr>
          <w:rFonts w:ascii="Times New Roman" w:eastAsia="Times New Roman" w:hAnsi="Times New Roman" w:cs="David" w:hint="cs"/>
          <w:b/>
          <w:bCs/>
          <w:snapToGrid w:val="0"/>
          <w:sz w:val="24"/>
          <w:szCs w:val="24"/>
          <w:u w:val="single"/>
          <w:rtl/>
        </w:rPr>
        <w:t xml:space="preserve">הצעה </w:t>
      </w:r>
      <w:r w:rsidRPr="00913564">
        <w:rPr>
          <w:rFonts w:ascii="Times New Roman" w:eastAsia="Times New Roman" w:hAnsi="Times New Roman" w:cs="David" w:hint="cs"/>
          <w:b/>
          <w:bCs/>
          <w:snapToGrid w:val="0"/>
          <w:sz w:val="24"/>
          <w:szCs w:val="24"/>
          <w:u w:val="single"/>
          <w:rtl/>
        </w:rPr>
        <w:t>לביצוע</w:t>
      </w:r>
      <w:r w:rsidR="00FB4C73" w:rsidRPr="00913564">
        <w:rPr>
          <w:rFonts w:ascii="Times New Roman" w:eastAsia="Times New Roman" w:hAnsi="Times New Roman" w:cs="David" w:hint="cs"/>
          <w:b/>
          <w:bCs/>
          <w:snapToGrid w:val="0"/>
          <w:sz w:val="24"/>
          <w:szCs w:val="24"/>
          <w:u w:val="single"/>
          <w:rtl/>
        </w:rPr>
        <w:t xml:space="preserve"> </w:t>
      </w:r>
      <w:r w:rsidRPr="00913564">
        <w:rPr>
          <w:rFonts w:ascii="Times New Roman" w:eastAsia="Times New Roman" w:hAnsi="Times New Roman" w:cs="David" w:hint="cs"/>
          <w:b/>
          <w:bCs/>
          <w:snapToGrid w:val="0"/>
          <w:sz w:val="24"/>
          <w:szCs w:val="24"/>
          <w:u w:val="single"/>
          <w:rtl/>
        </w:rPr>
        <w:t>פרויקט</w:t>
      </w:r>
      <w:r w:rsidR="004A28B6" w:rsidRPr="00913564">
        <w:rPr>
          <w:rFonts w:ascii="Times New Roman" w:eastAsia="Times New Roman" w:hAnsi="Times New Roman" w:cs="David" w:hint="cs"/>
          <w:b/>
          <w:bCs/>
          <w:snapToGrid w:val="0"/>
          <w:sz w:val="24"/>
          <w:szCs w:val="24"/>
          <w:u w:val="single"/>
          <w:rtl/>
        </w:rPr>
        <w:t>:</w:t>
      </w:r>
      <w:r w:rsidRPr="00913564">
        <w:rPr>
          <w:rFonts w:ascii="Times New Roman" w:eastAsia="Times New Roman" w:hAnsi="Times New Roman" w:cs="David" w:hint="cs"/>
          <w:b/>
          <w:bCs/>
          <w:snapToGrid w:val="0"/>
          <w:sz w:val="24"/>
          <w:szCs w:val="24"/>
          <w:u w:val="single"/>
          <w:rtl/>
        </w:rPr>
        <w:t xml:space="preserve"> </w:t>
      </w:r>
      <w:sdt>
        <w:sdtPr>
          <w:rPr>
            <w:rFonts w:ascii="Times New Roman" w:eastAsia="Times New Roman" w:hAnsi="Times New Roman" w:cs="David" w:hint="cs"/>
            <w:b/>
            <w:bCs/>
            <w:snapToGrid w:val="0"/>
            <w:sz w:val="24"/>
            <w:szCs w:val="24"/>
            <w:u w:val="single"/>
            <w:rtl/>
          </w:rPr>
          <w:alias w:val="שם הפרויקט"/>
          <w:tag w:val="cntProjectName"/>
          <w:id w:val="152567383"/>
          <w:placeholder>
            <w:docPart w:val="CCBF54E1C2C64AEB8C0C3FDA79B594A7"/>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ProjectName[1]" w:storeItemID="{81709D4C-33DC-48CC-AC7E-130A245806EE}"/>
          <w:text/>
        </w:sdtPr>
        <w:sdtEndPr/>
        <w:sdtContent>
          <w:ins w:id="52" w:author="Meryl Etman" w:date="2021-08-11T15:39:00Z">
            <w:r w:rsidR="00CE4703">
              <w:rPr>
                <w:rFonts w:ascii="Times New Roman" w:eastAsia="Times New Roman" w:hAnsi="Times New Roman" w:cs="David" w:hint="cs"/>
                <w:b/>
                <w:bCs/>
                <w:snapToGrid w:val="0"/>
                <w:sz w:val="24"/>
                <w:szCs w:val="24"/>
                <w:u w:val="single"/>
                <w:rtl/>
              </w:rPr>
              <w:t>סביוני גבעת שמואל - מגרשים 1001, 1005</w:t>
            </w:r>
          </w:ins>
        </w:sdtContent>
      </w:sdt>
      <w:r w:rsidR="00FB4C73" w:rsidRPr="00913564">
        <w:rPr>
          <w:rFonts w:ascii="Times New Roman" w:eastAsia="Times New Roman" w:hAnsi="Times New Roman" w:cs="David" w:hint="cs"/>
          <w:b/>
          <w:bCs/>
          <w:snapToGrid w:val="0"/>
          <w:sz w:val="24"/>
          <w:szCs w:val="24"/>
          <w:u w:val="single"/>
          <w:rtl/>
        </w:rPr>
        <w:t xml:space="preserve"> באתר:</w:t>
      </w:r>
      <w:ins w:id="53" w:author="Meryl Etman" w:date="2021-08-11T15:53:00Z">
        <w:r w:rsidR="00C5668D">
          <w:rPr>
            <w:rFonts w:ascii="Times New Roman" w:eastAsia="Times New Roman" w:hAnsi="Times New Roman" w:cs="David" w:hint="cs"/>
            <w:b/>
            <w:bCs/>
            <w:snapToGrid w:val="0"/>
            <w:sz w:val="24"/>
            <w:szCs w:val="24"/>
            <w:u w:val="single"/>
            <w:rtl/>
          </w:rPr>
          <w:t xml:space="preserve"> סביוני</w:t>
        </w:r>
      </w:ins>
      <w:r w:rsidR="00FB4C73" w:rsidRPr="00913564">
        <w:rPr>
          <w:rFonts w:ascii="Times New Roman" w:eastAsia="Times New Roman" w:hAnsi="Times New Roman" w:cs="David" w:hint="cs"/>
          <w:b/>
          <w:bCs/>
          <w:snapToGrid w:val="0"/>
          <w:sz w:val="24"/>
          <w:szCs w:val="24"/>
          <w:u w:val="single"/>
          <w:rtl/>
        </w:rPr>
        <w:t xml:space="preserve"> </w:t>
      </w:r>
      <w:sdt>
        <w:sdtPr>
          <w:rPr>
            <w:rFonts w:ascii="Times New Roman" w:eastAsia="Times New Roman" w:hAnsi="Times New Roman" w:cs="David" w:hint="cs"/>
            <w:b/>
            <w:bCs/>
            <w:snapToGrid w:val="0"/>
            <w:sz w:val="24"/>
            <w:szCs w:val="24"/>
            <w:u w:val="single"/>
            <w:rtl/>
          </w:rPr>
          <w:alias w:val="שם אתר"/>
          <w:tag w:val="cntSite"/>
          <w:id w:val="-1931810932"/>
          <w:placeholder>
            <w:docPart w:val="D5F80B1DC7F5446CBBF0A0948BF21CAD"/>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ite[1]" w:storeItemID="{81709D4C-33DC-48CC-AC7E-130A245806EE}"/>
          <w:text/>
        </w:sdtPr>
        <w:sdtEndPr/>
        <w:sdtContent>
          <w:ins w:id="54" w:author="Meryl Etman" w:date="2021-08-11T15:39:00Z">
            <w:r w:rsidR="00CE4703">
              <w:rPr>
                <w:rFonts w:ascii="Times New Roman" w:eastAsia="Times New Roman" w:hAnsi="Times New Roman" w:cs="David" w:hint="cs"/>
                <w:b/>
                <w:bCs/>
                <w:snapToGrid w:val="0"/>
                <w:sz w:val="24"/>
                <w:szCs w:val="24"/>
                <w:u w:val="single"/>
                <w:rtl/>
              </w:rPr>
              <w:t>גבעת שמואל</w:t>
            </w:r>
          </w:ins>
        </w:sdtContent>
      </w:sdt>
      <w:r w:rsidR="00FB4C73" w:rsidRPr="00913564">
        <w:rPr>
          <w:rFonts w:ascii="Times New Roman" w:eastAsia="Times New Roman" w:hAnsi="Times New Roman" w:cs="David" w:hint="cs"/>
          <w:b/>
          <w:bCs/>
          <w:snapToGrid w:val="0"/>
          <w:sz w:val="24"/>
          <w:szCs w:val="24"/>
          <w:u w:val="single"/>
          <w:rtl/>
        </w:rPr>
        <w:t xml:space="preserve"> </w:t>
      </w:r>
      <w:r w:rsidR="004A28B6" w:rsidRPr="00913564">
        <w:rPr>
          <w:rFonts w:ascii="Times New Roman" w:eastAsia="Times New Roman" w:hAnsi="Times New Roman" w:cs="David" w:hint="cs"/>
          <w:b/>
          <w:bCs/>
          <w:snapToGrid w:val="0"/>
          <w:sz w:val="24"/>
          <w:szCs w:val="24"/>
          <w:u w:val="single"/>
          <w:rtl/>
        </w:rPr>
        <w:t>שב</w:t>
      </w:r>
      <w:sdt>
        <w:sdtPr>
          <w:rPr>
            <w:rFonts w:ascii="Times New Roman" w:eastAsia="Times New Roman" w:hAnsi="Times New Roman" w:cs="David" w:hint="cs"/>
            <w:b/>
            <w:bCs/>
            <w:snapToGrid w:val="0"/>
            <w:sz w:val="24"/>
            <w:szCs w:val="24"/>
            <w:u w:val="single"/>
            <w:rtl/>
          </w:rPr>
          <w:alias w:val="רשות מקומית"/>
          <w:tag w:val="cntLocalAuth"/>
          <w:id w:val="704454103"/>
          <w:placeholder>
            <w:docPart w:val="E81A4FAFFD8B4859B747154C8195509A"/>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LocalAuth[1]" w:storeItemID="{81709D4C-33DC-48CC-AC7E-130A245806EE}"/>
          <w:text/>
        </w:sdtPr>
        <w:sdtEndPr>
          <w:rPr>
            <w:color w:val="70AD47"/>
          </w:rPr>
        </w:sdtEndPr>
        <w:sdtContent>
          <w:ins w:id="55" w:author="Meryl Etman" w:date="2021-08-11T15:39:00Z">
            <w:r w:rsidR="00CE4703">
              <w:rPr>
                <w:rFonts w:ascii="Times New Roman" w:eastAsia="Times New Roman" w:hAnsi="Times New Roman" w:cs="David" w:hint="cs"/>
                <w:b/>
                <w:bCs/>
                <w:snapToGrid w:val="0"/>
                <w:sz w:val="24"/>
                <w:szCs w:val="24"/>
                <w:u w:val="single"/>
                <w:rtl/>
              </w:rPr>
              <w:t>גבעת שמואל</w:t>
            </w:r>
          </w:ins>
        </w:sdtContent>
      </w:sdt>
    </w:p>
    <w:p w14:paraId="4DCCBF4A" w14:textId="77777777" w:rsidR="00E56613" w:rsidRPr="00E56613" w:rsidRDefault="00E56613" w:rsidP="00E56613">
      <w:pPr>
        <w:tabs>
          <w:tab w:val="right" w:pos="6600"/>
          <w:tab w:val="right" w:pos="7420"/>
        </w:tabs>
        <w:spacing w:before="0" w:beforeAutospacing="0" w:after="0" w:afterAutospacing="0" w:line="240" w:lineRule="auto"/>
        <w:ind w:left="625" w:hanging="567"/>
        <w:jc w:val="both"/>
        <w:rPr>
          <w:rFonts w:ascii="Times New Roman" w:eastAsia="Times New Roman" w:hAnsi="Times New Roman" w:cs="David"/>
          <w:snapToGrid w:val="0"/>
          <w:sz w:val="26"/>
          <w:szCs w:val="24"/>
        </w:rPr>
      </w:pPr>
    </w:p>
    <w:p w14:paraId="42D35B71" w14:textId="77777777" w:rsidR="00E56613" w:rsidRPr="00E56613" w:rsidRDefault="00E56613" w:rsidP="00E56613">
      <w:pPr>
        <w:tabs>
          <w:tab w:val="right" w:pos="6600"/>
          <w:tab w:val="right" w:pos="7420"/>
        </w:tabs>
        <w:spacing w:before="0" w:beforeAutospacing="0" w:after="0" w:afterAutospacing="0" w:line="240" w:lineRule="auto"/>
        <w:ind w:left="483" w:hanging="425"/>
        <w:jc w:val="both"/>
        <w:rPr>
          <w:rFonts w:ascii="Times New Roman" w:eastAsia="Times New Roman" w:hAnsi="Times New Roman" w:cs="David"/>
          <w:b/>
          <w:bCs/>
          <w:snapToGrid w:val="0"/>
          <w:sz w:val="26"/>
          <w:szCs w:val="24"/>
          <w:u w:val="single"/>
          <w:rtl/>
        </w:rPr>
      </w:pPr>
      <w:r w:rsidRPr="00E56613">
        <w:rPr>
          <w:rFonts w:ascii="Times New Roman" w:eastAsia="Times New Roman" w:hAnsi="Times New Roman" w:cs="David" w:hint="cs"/>
          <w:snapToGrid w:val="0"/>
          <w:sz w:val="26"/>
          <w:szCs w:val="24"/>
          <w:rtl/>
        </w:rPr>
        <w:tab/>
      </w:r>
    </w:p>
    <w:p w14:paraId="4167C48F" w14:textId="77777777" w:rsidR="00E56613" w:rsidRPr="00E56613" w:rsidRDefault="00E56613" w:rsidP="00E56613">
      <w:pPr>
        <w:tabs>
          <w:tab w:val="right" w:pos="6600"/>
          <w:tab w:val="right" w:pos="7420"/>
        </w:tabs>
        <w:spacing w:before="0" w:beforeAutospacing="0" w:after="0" w:afterAutospacing="0" w:line="240" w:lineRule="auto"/>
        <w:ind w:left="58"/>
        <w:jc w:val="both"/>
        <w:rPr>
          <w:rFonts w:ascii="Times New Roman" w:eastAsia="Times New Roman" w:hAnsi="Times New Roman" w:cs="David"/>
          <w:snapToGrid w:val="0"/>
          <w:sz w:val="26"/>
          <w:szCs w:val="24"/>
          <w:rtl/>
        </w:rPr>
      </w:pPr>
      <w:r w:rsidRPr="00E56613">
        <w:rPr>
          <w:rFonts w:ascii="Times New Roman" w:eastAsia="Times New Roman" w:hAnsi="Times New Roman" w:cs="David" w:hint="cs"/>
          <w:snapToGrid w:val="0"/>
          <w:sz w:val="26"/>
          <w:szCs w:val="24"/>
          <w:rtl/>
        </w:rPr>
        <w:t>אנו הח"מ, לאחר שקראנו בעיון את מסמכי ההזמנה, מצהירים ומתחייבים בזה כדלקמן:</w:t>
      </w:r>
    </w:p>
    <w:p w14:paraId="44EC78DE" w14:textId="77777777" w:rsidR="00E56613" w:rsidRPr="00E56613" w:rsidRDefault="00E56613" w:rsidP="00E56613">
      <w:pPr>
        <w:tabs>
          <w:tab w:val="right" w:pos="6600"/>
          <w:tab w:val="right" w:pos="7420"/>
        </w:tabs>
        <w:spacing w:before="0" w:beforeAutospacing="0" w:after="0" w:afterAutospacing="0" w:line="240" w:lineRule="auto"/>
        <w:ind w:left="483" w:hanging="425"/>
        <w:jc w:val="both"/>
        <w:rPr>
          <w:rFonts w:ascii="Times New Roman" w:eastAsia="Times New Roman" w:hAnsi="Times New Roman" w:cs="David"/>
          <w:snapToGrid w:val="0"/>
          <w:sz w:val="26"/>
          <w:szCs w:val="24"/>
          <w:rtl/>
        </w:rPr>
      </w:pPr>
    </w:p>
    <w:p w14:paraId="3EE5AB19" w14:textId="77777777" w:rsidR="00E56613" w:rsidRPr="00E56613" w:rsidRDefault="00E56613" w:rsidP="00237720">
      <w:pPr>
        <w:numPr>
          <w:ilvl w:val="0"/>
          <w:numId w:val="5"/>
        </w:numPr>
        <w:spacing w:before="0" w:beforeAutospacing="0" w:after="0" w:afterAutospacing="0" w:line="240" w:lineRule="auto"/>
        <w:ind w:left="625"/>
        <w:jc w:val="both"/>
        <w:rPr>
          <w:rFonts w:ascii="Times New Roman" w:eastAsia="Times New Roman" w:hAnsi="Times New Roman" w:cs="David"/>
          <w:snapToGrid w:val="0"/>
          <w:sz w:val="26"/>
          <w:szCs w:val="24"/>
          <w:rtl/>
        </w:rPr>
      </w:pPr>
      <w:r w:rsidRPr="00E56613">
        <w:rPr>
          <w:rFonts w:ascii="Times New Roman" w:eastAsia="Times New Roman" w:hAnsi="Times New Roman" w:cs="David" w:hint="cs"/>
          <w:snapToGrid w:val="0"/>
          <w:sz w:val="26"/>
          <w:szCs w:val="24"/>
          <w:rtl/>
        </w:rPr>
        <w:t xml:space="preserve">הננו מגישים הצעה זו, מתוך ידיעה והבנה מלאים של כל מסמכי ההזמנה, בהם עיינו בקפדנות, ומתוך בדיקת וידיעת כל הפרטים הקשורים לאתר הבניה ולסביבתו - בהם בקרנו, ובידיעת כל גורם שיש לו ו/או שיכולה להיות לו השפעה על בצוע העבודות ועל כל הכלול בהצעה זו, לרבות ומבלי לפגוע בכלליות האמור לעיל  ידיעה והבנה בדבר - </w:t>
      </w:r>
    </w:p>
    <w:p w14:paraId="0BE1BEBE" w14:textId="77777777" w:rsidR="00E56613" w:rsidRPr="00E56613" w:rsidRDefault="00E56613" w:rsidP="00E56613">
      <w:pPr>
        <w:spacing w:before="0" w:beforeAutospacing="0" w:after="0" w:afterAutospacing="0" w:line="240" w:lineRule="auto"/>
        <w:ind w:left="625" w:hanging="567"/>
        <w:jc w:val="both"/>
        <w:rPr>
          <w:rFonts w:ascii="Times New Roman" w:eastAsia="Times New Roman" w:hAnsi="Times New Roman" w:cs="David"/>
          <w:snapToGrid w:val="0"/>
          <w:sz w:val="26"/>
          <w:szCs w:val="24"/>
          <w:rtl/>
        </w:rPr>
      </w:pPr>
    </w:p>
    <w:p w14:paraId="6E5F3EA3" w14:textId="77777777" w:rsidR="00E56613" w:rsidRPr="00E56613" w:rsidRDefault="00E56613" w:rsidP="00237720">
      <w:pPr>
        <w:numPr>
          <w:ilvl w:val="1"/>
          <w:numId w:val="5"/>
        </w:numPr>
        <w:spacing w:before="0" w:beforeAutospacing="0" w:after="0" w:afterAutospacing="0" w:line="240" w:lineRule="auto"/>
        <w:ind w:left="1082"/>
        <w:jc w:val="both"/>
        <w:rPr>
          <w:rFonts w:ascii="Times New Roman" w:eastAsia="Times New Roman" w:hAnsi="Times New Roman" w:cs="David"/>
          <w:snapToGrid w:val="0"/>
          <w:sz w:val="26"/>
          <w:szCs w:val="24"/>
          <w:rtl/>
        </w:rPr>
      </w:pPr>
      <w:r w:rsidRPr="00E56613">
        <w:rPr>
          <w:rFonts w:ascii="Times New Roman" w:eastAsia="Times New Roman" w:hAnsi="Times New Roman" w:cs="David" w:hint="cs"/>
          <w:snapToGrid w:val="0"/>
          <w:sz w:val="26"/>
          <w:szCs w:val="24"/>
          <w:rtl/>
        </w:rPr>
        <w:t>{במקרה שמדובר באתר עתיקות מוכרז - העובדה כי העבודות תבוצענה בתחום אתר עתיקות מוכרז, חלקן בשטח ששוחרר ע"י רשות העתיקות, וחלקן בשטח שטרם שוחרר, כך שעלינו מוטלת החובה לדאוג לקבלת כל ההיתרים הדרושים עפ"י כל דין לביצוע העבודות, לנקוט זהירות בביצוען ולפעול בהתאם לכל דין, לרבות במקרה של גילוי עתיקות במהלך ביצוע העבודות.}</w:t>
      </w:r>
    </w:p>
    <w:p w14:paraId="56F2D538" w14:textId="77777777" w:rsidR="00E56613" w:rsidRPr="00E56613" w:rsidRDefault="00E56613" w:rsidP="00E56613">
      <w:pPr>
        <w:spacing w:before="0" w:beforeAutospacing="0" w:after="0" w:afterAutospacing="0" w:line="240" w:lineRule="auto"/>
        <w:ind w:left="662"/>
        <w:jc w:val="both"/>
        <w:rPr>
          <w:rFonts w:ascii="Times New Roman" w:eastAsia="Times New Roman" w:hAnsi="Times New Roman" w:cs="David"/>
          <w:snapToGrid w:val="0"/>
          <w:sz w:val="26"/>
          <w:szCs w:val="24"/>
        </w:rPr>
      </w:pPr>
    </w:p>
    <w:p w14:paraId="3CEAB5A9" w14:textId="77777777" w:rsidR="00E56613" w:rsidRPr="00E56613" w:rsidRDefault="00E56613" w:rsidP="00237720">
      <w:pPr>
        <w:numPr>
          <w:ilvl w:val="1"/>
          <w:numId w:val="5"/>
        </w:numPr>
        <w:spacing w:before="0" w:beforeAutospacing="0" w:after="0" w:afterAutospacing="0" w:line="240" w:lineRule="auto"/>
        <w:ind w:left="1082"/>
        <w:jc w:val="both"/>
        <w:rPr>
          <w:rFonts w:ascii="Times New Roman" w:eastAsia="Times New Roman" w:hAnsi="Times New Roman" w:cs="David"/>
          <w:snapToGrid w:val="0"/>
          <w:sz w:val="26"/>
          <w:szCs w:val="24"/>
          <w:rtl/>
        </w:rPr>
      </w:pPr>
      <w:r w:rsidRPr="00E56613">
        <w:rPr>
          <w:rFonts w:ascii="Times New Roman" w:eastAsia="Times New Roman" w:hAnsi="Times New Roman" w:cs="David" w:hint="cs"/>
          <w:snapToGrid w:val="0"/>
          <w:sz w:val="26"/>
          <w:szCs w:val="24"/>
          <w:rtl/>
        </w:rPr>
        <w:t>טיב הקרקע, צנרת קוי המים, הביוב, החשמל, הטלפון, הניקוז, מתקנים תת-קרקעיים אחרים, פסולת ומפגעים ואלמנטים אחרים שיש לסלקם, תנאי ודרכי הגישה לאתר, וכן כל  הגורמים העובדים באתר.</w:t>
      </w:r>
    </w:p>
    <w:p w14:paraId="1347F8F4" w14:textId="77777777" w:rsidR="00E56613" w:rsidRPr="00E56613" w:rsidRDefault="00E56613" w:rsidP="00E56613">
      <w:pPr>
        <w:spacing w:before="0" w:beforeAutospacing="0" w:after="0" w:afterAutospacing="0" w:line="240" w:lineRule="auto"/>
        <w:ind w:left="625" w:hanging="567"/>
        <w:jc w:val="both"/>
        <w:rPr>
          <w:rFonts w:ascii="Times New Roman" w:eastAsia="Times New Roman" w:hAnsi="Times New Roman" w:cs="David"/>
          <w:snapToGrid w:val="0"/>
          <w:sz w:val="26"/>
          <w:szCs w:val="24"/>
          <w:rtl/>
        </w:rPr>
      </w:pPr>
    </w:p>
    <w:p w14:paraId="4B2652FA" w14:textId="77777777" w:rsidR="00E56613" w:rsidRPr="00E56613" w:rsidRDefault="00E56613" w:rsidP="00237720">
      <w:pPr>
        <w:numPr>
          <w:ilvl w:val="0"/>
          <w:numId w:val="5"/>
        </w:numPr>
        <w:spacing w:before="0" w:beforeAutospacing="0" w:after="0" w:afterAutospacing="0" w:line="240" w:lineRule="auto"/>
        <w:ind w:left="625"/>
        <w:jc w:val="both"/>
        <w:rPr>
          <w:rFonts w:ascii="Times New Roman" w:eastAsia="Times New Roman" w:hAnsi="Times New Roman" w:cs="David"/>
          <w:snapToGrid w:val="0"/>
          <w:sz w:val="26"/>
          <w:szCs w:val="24"/>
          <w:rtl/>
        </w:rPr>
      </w:pPr>
      <w:r w:rsidRPr="00E56613">
        <w:rPr>
          <w:rFonts w:ascii="Times New Roman" w:eastAsia="Times New Roman" w:hAnsi="Times New Roman" w:cs="David" w:hint="cs"/>
          <w:snapToGrid w:val="0"/>
          <w:sz w:val="26"/>
          <w:szCs w:val="24"/>
          <w:rtl/>
        </w:rPr>
        <w:t>כי בהתבסס על כל התנאים והגורמים כמפורט לעיל, הכנו את הצעתנו, וכי אנו נהיה מנועים מלהגיש כנגדכם כל דרישה ו/או תביעה המבוססות ו/או נובעות מטענות של אי הבנה, או אי ידיעה כלשהי של מסמכי ההזמנה ו/או התנאים והגורמים אשר יש להם ו/או יכולה להיות להם השפעה על בצוע העבודות.</w:t>
      </w:r>
    </w:p>
    <w:p w14:paraId="184A0C5A" w14:textId="77777777" w:rsidR="00E56613" w:rsidRPr="00E56613" w:rsidRDefault="00E56613" w:rsidP="00E56613">
      <w:pPr>
        <w:spacing w:before="0" w:beforeAutospacing="0" w:after="0" w:afterAutospacing="0" w:line="240" w:lineRule="auto"/>
        <w:ind w:left="625" w:hanging="567"/>
        <w:jc w:val="both"/>
        <w:rPr>
          <w:rFonts w:ascii="Times New Roman" w:eastAsia="Times New Roman" w:hAnsi="Times New Roman" w:cs="David"/>
          <w:snapToGrid w:val="0"/>
          <w:sz w:val="26"/>
          <w:szCs w:val="24"/>
          <w:rtl/>
        </w:rPr>
      </w:pPr>
    </w:p>
    <w:p w14:paraId="6BC88FC4" w14:textId="77777777" w:rsidR="00E56613" w:rsidRPr="00E56613" w:rsidRDefault="00E56613" w:rsidP="00237720">
      <w:pPr>
        <w:numPr>
          <w:ilvl w:val="0"/>
          <w:numId w:val="5"/>
        </w:numPr>
        <w:spacing w:before="0" w:beforeAutospacing="0" w:after="0" w:afterAutospacing="0" w:line="240" w:lineRule="auto"/>
        <w:ind w:left="625"/>
        <w:jc w:val="both"/>
        <w:rPr>
          <w:rFonts w:ascii="Times New Roman" w:eastAsia="Times New Roman" w:hAnsi="Times New Roman" w:cs="David"/>
          <w:snapToGrid w:val="0"/>
          <w:sz w:val="26"/>
          <w:szCs w:val="24"/>
          <w:rtl/>
        </w:rPr>
      </w:pPr>
      <w:r w:rsidRPr="00E56613">
        <w:rPr>
          <w:rFonts w:ascii="Times New Roman" w:eastAsia="Times New Roman" w:hAnsi="Times New Roman" w:cs="David" w:hint="cs"/>
          <w:snapToGrid w:val="0"/>
          <w:sz w:val="26"/>
          <w:szCs w:val="24"/>
          <w:rtl/>
        </w:rPr>
        <w:t>הננו מציעים בזאת להוציא לפועל את העבודות כמוגדר וכמפורט במסמכי ההזמנה במחירים המפורטים על ידינו בהצעתנו, והננו מתחייבים להשלים את בצוע העבודות בהתאם ללוח הזמנים המצורף על ידינו כנספח א-3 ובמסגרת משך זמן הביצוע לכל שלב כאמור בנספח 3.1.1 בקשר לסעיף 10.1 לחוזה, מיום קבלת צו התחלת עבודה לכל שלב בהתאם לחוזה.</w:t>
      </w:r>
    </w:p>
    <w:p w14:paraId="08403F74" w14:textId="77777777" w:rsidR="00E56613" w:rsidRPr="00E56613" w:rsidRDefault="00E56613" w:rsidP="00E56613">
      <w:pPr>
        <w:spacing w:before="0" w:beforeAutospacing="0" w:after="0" w:afterAutospacing="0" w:line="240" w:lineRule="auto"/>
        <w:ind w:left="625" w:hanging="567"/>
        <w:jc w:val="both"/>
        <w:rPr>
          <w:rFonts w:ascii="Times New Roman" w:eastAsia="Times New Roman" w:hAnsi="Times New Roman" w:cs="David"/>
          <w:snapToGrid w:val="0"/>
          <w:sz w:val="26"/>
          <w:szCs w:val="24"/>
          <w:rtl/>
        </w:rPr>
      </w:pPr>
    </w:p>
    <w:p w14:paraId="23CEF253" w14:textId="77777777" w:rsidR="00E56613" w:rsidRPr="00E56613" w:rsidRDefault="00E56613" w:rsidP="00237720">
      <w:pPr>
        <w:numPr>
          <w:ilvl w:val="0"/>
          <w:numId w:val="5"/>
        </w:numPr>
        <w:spacing w:before="0" w:beforeAutospacing="0" w:after="0" w:afterAutospacing="0" w:line="240" w:lineRule="auto"/>
        <w:ind w:left="625"/>
        <w:jc w:val="both"/>
        <w:rPr>
          <w:rFonts w:ascii="Times New Roman" w:eastAsia="Times New Roman" w:hAnsi="Times New Roman" w:cs="David"/>
          <w:snapToGrid w:val="0"/>
          <w:sz w:val="26"/>
          <w:szCs w:val="24"/>
          <w:rtl/>
        </w:rPr>
      </w:pPr>
      <w:r w:rsidRPr="00E56613">
        <w:rPr>
          <w:rFonts w:ascii="Times New Roman" w:eastAsia="Times New Roman" w:hAnsi="Times New Roman" w:cs="David" w:hint="cs"/>
          <w:snapToGrid w:val="0"/>
          <w:sz w:val="26"/>
          <w:szCs w:val="24"/>
          <w:rtl/>
        </w:rPr>
        <w:t>במידה שתקבלו את הצעתנו, הננו מתחייבים לחתום על החוזה (מסמך ב' להזמנה) על כל נספחיו וזאת מיד עפ"י דרישתכם, ולהמציא לכם את הערבויות ופוליסות הבטוח כמוגדר בחוזה.</w:t>
      </w:r>
    </w:p>
    <w:p w14:paraId="553321EF" w14:textId="77777777" w:rsidR="00E56613" w:rsidRPr="00E56613" w:rsidRDefault="00E56613" w:rsidP="00E56613">
      <w:pPr>
        <w:spacing w:before="0" w:beforeAutospacing="0" w:after="0" w:afterAutospacing="0" w:line="240" w:lineRule="auto"/>
        <w:ind w:left="625" w:hanging="567"/>
        <w:jc w:val="both"/>
        <w:rPr>
          <w:rFonts w:ascii="Times New Roman" w:eastAsia="Times New Roman" w:hAnsi="Times New Roman" w:cs="David"/>
          <w:snapToGrid w:val="0"/>
          <w:sz w:val="26"/>
          <w:szCs w:val="24"/>
          <w:rtl/>
        </w:rPr>
      </w:pPr>
    </w:p>
    <w:p w14:paraId="25A9A81D" w14:textId="77777777" w:rsidR="00E56613" w:rsidRPr="00E56613" w:rsidRDefault="00E56613" w:rsidP="00237720">
      <w:pPr>
        <w:numPr>
          <w:ilvl w:val="0"/>
          <w:numId w:val="5"/>
        </w:numPr>
        <w:spacing w:before="0" w:beforeAutospacing="0" w:after="0" w:afterAutospacing="0" w:line="240" w:lineRule="auto"/>
        <w:ind w:left="625"/>
        <w:jc w:val="both"/>
        <w:rPr>
          <w:rFonts w:ascii="Times New Roman" w:eastAsia="Times New Roman" w:hAnsi="Times New Roman" w:cs="David"/>
          <w:snapToGrid w:val="0"/>
          <w:sz w:val="26"/>
          <w:szCs w:val="24"/>
          <w:rtl/>
        </w:rPr>
      </w:pPr>
      <w:r w:rsidRPr="00E56613">
        <w:rPr>
          <w:rFonts w:ascii="Times New Roman" w:eastAsia="Times New Roman" w:hAnsi="Times New Roman" w:cs="David" w:hint="cs"/>
          <w:snapToGrid w:val="0"/>
          <w:sz w:val="26"/>
          <w:szCs w:val="24"/>
          <w:rtl/>
        </w:rPr>
        <w:t xml:space="preserve">הצעתנו זו תהיה בתוקף ותחייב אותנו מיום חתימת הצעה זו ולמשך תקופה של </w:t>
      </w:r>
      <w:r w:rsidRPr="00E56613">
        <w:rPr>
          <w:rFonts w:ascii="Times New Roman" w:eastAsia="Times New Roman" w:hAnsi="Times New Roman" w:cs="David" w:hint="cs"/>
          <w:snapToGrid w:val="0"/>
          <w:sz w:val="26"/>
          <w:szCs w:val="24"/>
          <w:u w:val="single"/>
          <w:rtl/>
        </w:rPr>
        <w:t>90</w:t>
      </w:r>
      <w:r w:rsidRPr="00E56613">
        <w:rPr>
          <w:rFonts w:ascii="Times New Roman" w:eastAsia="Times New Roman" w:hAnsi="Times New Roman" w:cs="David" w:hint="cs"/>
          <w:snapToGrid w:val="0"/>
          <w:sz w:val="26"/>
          <w:szCs w:val="24"/>
          <w:rtl/>
        </w:rPr>
        <w:t xml:space="preserve"> יום.</w:t>
      </w:r>
    </w:p>
    <w:p w14:paraId="78A335A7" w14:textId="77777777" w:rsidR="00E56613" w:rsidRPr="00E56613" w:rsidRDefault="00E56613" w:rsidP="00E56613">
      <w:pPr>
        <w:spacing w:before="0" w:beforeAutospacing="0" w:after="0" w:afterAutospacing="0" w:line="240" w:lineRule="auto"/>
        <w:ind w:left="625" w:hanging="567"/>
        <w:jc w:val="both"/>
        <w:rPr>
          <w:rFonts w:ascii="Times New Roman" w:eastAsia="Times New Roman" w:hAnsi="Times New Roman" w:cs="David"/>
          <w:snapToGrid w:val="0"/>
          <w:sz w:val="26"/>
          <w:szCs w:val="24"/>
          <w:rtl/>
        </w:rPr>
      </w:pPr>
    </w:p>
    <w:p w14:paraId="284E2EB2" w14:textId="77777777" w:rsidR="00E56613" w:rsidRPr="00E56613" w:rsidRDefault="00E56613" w:rsidP="00237720">
      <w:pPr>
        <w:numPr>
          <w:ilvl w:val="0"/>
          <w:numId w:val="5"/>
        </w:numPr>
        <w:spacing w:before="0" w:beforeAutospacing="0" w:after="0" w:afterAutospacing="0" w:line="240" w:lineRule="auto"/>
        <w:ind w:left="625"/>
        <w:jc w:val="both"/>
        <w:rPr>
          <w:rFonts w:ascii="Times New Roman" w:eastAsia="Times New Roman" w:hAnsi="Times New Roman" w:cs="David"/>
          <w:snapToGrid w:val="0"/>
          <w:sz w:val="26"/>
          <w:szCs w:val="24"/>
          <w:rtl/>
        </w:rPr>
      </w:pPr>
      <w:r w:rsidRPr="00E56613">
        <w:rPr>
          <w:rFonts w:ascii="Times New Roman" w:eastAsia="Times New Roman" w:hAnsi="Times New Roman" w:cs="David" w:hint="cs"/>
          <w:snapToGrid w:val="0"/>
          <w:sz w:val="26"/>
          <w:szCs w:val="24"/>
          <w:rtl/>
        </w:rPr>
        <w:t xml:space="preserve">כבטחון לקיום הצעתנו זו הננו מצרפים ערבות (המחאה בנקאית) על סך </w:t>
      </w:r>
      <w:r w:rsidRPr="00E56613">
        <w:rPr>
          <w:rFonts w:ascii="Times New Roman" w:eastAsia="Times New Roman" w:hAnsi="Times New Roman" w:cs="David" w:hint="cs"/>
          <w:snapToGrid w:val="0"/>
          <w:sz w:val="26"/>
          <w:szCs w:val="24"/>
          <w:u w:val="single"/>
          <w:rtl/>
        </w:rPr>
        <w:t xml:space="preserve">          </w:t>
      </w:r>
      <w:r w:rsidRPr="00E56613">
        <w:rPr>
          <w:rFonts w:ascii="Times New Roman" w:eastAsia="Times New Roman" w:hAnsi="Times New Roman" w:cs="David" w:hint="cs"/>
          <w:snapToGrid w:val="0"/>
          <w:sz w:val="26"/>
          <w:szCs w:val="24"/>
          <w:rtl/>
        </w:rPr>
        <w:t xml:space="preserve"> שקל חדש בהתאם להוראות סעיף 2.4 להוראות למשתתפים בהזמנה (המצ"ב כמסמך א'-1).</w:t>
      </w:r>
    </w:p>
    <w:p w14:paraId="5A623336" w14:textId="77777777" w:rsidR="00E56613" w:rsidRPr="00E56613" w:rsidRDefault="00E56613" w:rsidP="00E56613">
      <w:pPr>
        <w:spacing w:before="0" w:beforeAutospacing="0" w:after="0" w:afterAutospacing="0" w:line="240" w:lineRule="auto"/>
        <w:ind w:left="625" w:hanging="567"/>
        <w:jc w:val="both"/>
        <w:rPr>
          <w:rFonts w:ascii="Times New Roman" w:eastAsia="Times New Roman" w:hAnsi="Times New Roman" w:cs="David"/>
          <w:snapToGrid w:val="0"/>
          <w:sz w:val="26"/>
          <w:szCs w:val="24"/>
          <w:rtl/>
        </w:rPr>
      </w:pPr>
    </w:p>
    <w:p w14:paraId="04538293" w14:textId="77777777" w:rsidR="00E56613" w:rsidRPr="00E56613" w:rsidRDefault="00E56613" w:rsidP="00237720">
      <w:pPr>
        <w:numPr>
          <w:ilvl w:val="0"/>
          <w:numId w:val="5"/>
        </w:numPr>
        <w:spacing w:before="0" w:beforeAutospacing="0" w:after="0" w:afterAutospacing="0" w:line="240" w:lineRule="auto"/>
        <w:ind w:left="625"/>
        <w:jc w:val="both"/>
        <w:rPr>
          <w:rFonts w:ascii="Times New Roman" w:eastAsia="Times New Roman" w:hAnsi="Times New Roman" w:cs="David"/>
          <w:snapToGrid w:val="0"/>
          <w:sz w:val="26"/>
          <w:szCs w:val="24"/>
          <w:rtl/>
        </w:rPr>
      </w:pPr>
      <w:r w:rsidRPr="00E56613">
        <w:rPr>
          <w:rFonts w:ascii="Times New Roman" w:eastAsia="Times New Roman" w:hAnsi="Times New Roman" w:cs="David" w:hint="cs"/>
          <w:snapToGrid w:val="0"/>
          <w:sz w:val="26"/>
          <w:szCs w:val="24"/>
          <w:rtl/>
        </w:rPr>
        <w:t>הננו מצהירים בזה כי הצעתנו מוגשת מבלי שהיה ו/או יש לנו כל הסכם או קשר אחר עם אחרים המגישים הצעות להזמנה שבנדון.</w:t>
      </w:r>
    </w:p>
    <w:p w14:paraId="12C500B8" w14:textId="77777777" w:rsidR="00E56613" w:rsidRPr="00E56613" w:rsidRDefault="00E56613" w:rsidP="00E56613">
      <w:pPr>
        <w:spacing w:before="0" w:beforeAutospacing="0" w:after="0" w:afterAutospacing="0" w:line="240" w:lineRule="auto"/>
        <w:jc w:val="both"/>
        <w:rPr>
          <w:rFonts w:ascii="Times New Roman" w:eastAsia="Times New Roman" w:hAnsi="Times New Roman" w:cs="David"/>
          <w:snapToGrid w:val="0"/>
          <w:sz w:val="26"/>
          <w:szCs w:val="24"/>
          <w:rtl/>
        </w:rPr>
      </w:pPr>
    </w:p>
    <w:p w14:paraId="2AB958FA" w14:textId="77777777" w:rsidR="00E56613" w:rsidRPr="00E56613" w:rsidRDefault="00E56613" w:rsidP="00E56613">
      <w:pPr>
        <w:keepNext/>
        <w:spacing w:before="0" w:beforeAutospacing="0" w:after="0" w:afterAutospacing="0" w:line="240" w:lineRule="auto"/>
        <w:ind w:left="483" w:hanging="425"/>
        <w:jc w:val="center"/>
        <w:outlineLvl w:val="3"/>
        <w:rPr>
          <w:rFonts w:ascii="Times New Roman" w:eastAsia="Times New Roman" w:hAnsi="Times New Roman" w:cs="David"/>
          <w:sz w:val="26"/>
          <w:szCs w:val="24"/>
          <w:rtl/>
        </w:rPr>
      </w:pPr>
      <w:r w:rsidRPr="00E56613">
        <w:rPr>
          <w:rFonts w:ascii="Times New Roman" w:eastAsia="Times New Roman" w:hAnsi="Times New Roman" w:cs="David" w:hint="cs"/>
          <w:sz w:val="26"/>
          <w:szCs w:val="24"/>
          <w:rtl/>
        </w:rPr>
        <w:t>שם הקבלן וכתובתו:___________________________________________</w:t>
      </w:r>
    </w:p>
    <w:p w14:paraId="23974943" w14:textId="77777777" w:rsidR="00E56613" w:rsidRPr="00E56613" w:rsidRDefault="00E56613" w:rsidP="00E56613">
      <w:pPr>
        <w:spacing w:before="0" w:beforeAutospacing="0" w:after="0" w:afterAutospacing="0" w:line="240" w:lineRule="auto"/>
        <w:ind w:left="483" w:hanging="425"/>
        <w:jc w:val="both"/>
        <w:rPr>
          <w:rFonts w:ascii="Times New Roman" w:eastAsia="Times New Roman" w:hAnsi="Times New Roman" w:cs="David"/>
          <w:snapToGrid w:val="0"/>
          <w:sz w:val="26"/>
          <w:szCs w:val="24"/>
          <w:rtl/>
        </w:rPr>
      </w:pPr>
    </w:p>
    <w:p w14:paraId="7DE24C07" w14:textId="77777777" w:rsidR="00E56613" w:rsidRPr="00E56613" w:rsidRDefault="00E56613" w:rsidP="00E56613">
      <w:pPr>
        <w:spacing w:before="0" w:beforeAutospacing="0" w:after="0" w:afterAutospacing="0" w:line="240" w:lineRule="auto"/>
        <w:ind w:left="483" w:hanging="425"/>
        <w:jc w:val="center"/>
        <w:rPr>
          <w:rFonts w:ascii="Times New Roman" w:eastAsia="Times New Roman" w:hAnsi="Times New Roman" w:cs="David"/>
          <w:snapToGrid w:val="0"/>
          <w:sz w:val="26"/>
          <w:szCs w:val="24"/>
          <w:rtl/>
        </w:rPr>
      </w:pPr>
      <w:r w:rsidRPr="00E56613">
        <w:rPr>
          <w:rFonts w:ascii="Times New Roman" w:eastAsia="Times New Roman" w:hAnsi="Times New Roman" w:cs="David" w:hint="cs"/>
          <w:snapToGrid w:val="0"/>
          <w:sz w:val="26"/>
          <w:szCs w:val="24"/>
          <w:rtl/>
        </w:rPr>
        <w:t>חתימת הקבלן: ___________________________תאריך:______________</w:t>
      </w:r>
    </w:p>
    <w:p w14:paraId="6D8BADB0" w14:textId="77777777" w:rsidR="00E56613" w:rsidRPr="00E56613" w:rsidRDefault="00E56613" w:rsidP="00E56613">
      <w:pPr>
        <w:spacing w:before="0" w:beforeAutospacing="0" w:after="0" w:afterAutospacing="0" w:line="240" w:lineRule="auto"/>
        <w:ind w:left="483" w:hanging="425"/>
        <w:jc w:val="center"/>
        <w:rPr>
          <w:rFonts w:ascii="Times New Roman" w:eastAsia="Times New Roman" w:hAnsi="Times New Roman" w:cs="David"/>
          <w:snapToGrid w:val="0"/>
          <w:sz w:val="26"/>
          <w:szCs w:val="24"/>
          <w:rtl/>
        </w:rPr>
      </w:pPr>
    </w:p>
    <w:p w14:paraId="2293309A" w14:textId="77777777" w:rsidR="00E56613" w:rsidRPr="00E56613" w:rsidRDefault="00E56613" w:rsidP="00E56613">
      <w:pPr>
        <w:spacing w:before="0" w:beforeAutospacing="0" w:after="0" w:afterAutospacing="0" w:line="240" w:lineRule="auto"/>
        <w:ind w:left="483" w:hanging="425"/>
        <w:jc w:val="center"/>
        <w:rPr>
          <w:rFonts w:ascii="Times New Roman" w:eastAsia="Times New Roman" w:hAnsi="Times New Roman" w:cs="David"/>
          <w:snapToGrid w:val="0"/>
          <w:sz w:val="26"/>
          <w:szCs w:val="24"/>
          <w:rtl/>
        </w:rPr>
      </w:pPr>
    </w:p>
    <w:p w14:paraId="03BC3A92" w14:textId="77777777" w:rsidR="00E56613" w:rsidRPr="00E56613" w:rsidRDefault="00E56613" w:rsidP="00E56613">
      <w:pPr>
        <w:spacing w:before="0" w:beforeAutospacing="0" w:after="0" w:afterAutospacing="0" w:line="240" w:lineRule="auto"/>
        <w:ind w:left="483" w:hanging="425"/>
        <w:jc w:val="center"/>
        <w:rPr>
          <w:rFonts w:ascii="Times New Roman" w:eastAsia="Times New Roman" w:hAnsi="Times New Roman" w:cs="David"/>
          <w:snapToGrid w:val="0"/>
          <w:sz w:val="26"/>
          <w:szCs w:val="24"/>
          <w:rtl/>
        </w:rPr>
      </w:pPr>
    </w:p>
    <w:p w14:paraId="671FB679" w14:textId="77777777" w:rsidR="00E56613" w:rsidRDefault="00E56613" w:rsidP="00E56613">
      <w:pPr>
        <w:spacing w:before="0" w:beforeAutospacing="0" w:after="0" w:afterAutospacing="0" w:line="360" w:lineRule="auto"/>
        <w:jc w:val="both"/>
        <w:rPr>
          <w:rFonts w:ascii="Times New Roman" w:eastAsia="Times New Roman" w:hAnsi="Times New Roman" w:cs="David"/>
          <w:b/>
          <w:bCs/>
          <w:sz w:val="26"/>
          <w:szCs w:val="26"/>
          <w:rtl/>
        </w:rPr>
      </w:pPr>
    </w:p>
    <w:p w14:paraId="46A82C14" w14:textId="77777777" w:rsidR="00913564" w:rsidRPr="00E56613" w:rsidRDefault="00913564" w:rsidP="00E56613">
      <w:pPr>
        <w:spacing w:before="0" w:beforeAutospacing="0" w:after="0" w:afterAutospacing="0" w:line="360" w:lineRule="auto"/>
        <w:jc w:val="both"/>
        <w:rPr>
          <w:rFonts w:ascii="Times New Roman" w:eastAsia="Times New Roman" w:hAnsi="Times New Roman" w:cs="David"/>
          <w:b/>
          <w:bCs/>
          <w:sz w:val="26"/>
          <w:szCs w:val="26"/>
          <w:rtl/>
        </w:rPr>
      </w:pPr>
    </w:p>
    <w:p w14:paraId="3CAFD93A" w14:textId="54A90964" w:rsidR="00E56613" w:rsidRPr="00913564" w:rsidRDefault="00E56613" w:rsidP="004A28B6">
      <w:pPr>
        <w:spacing w:before="0" w:beforeAutospacing="0" w:after="0" w:afterAutospacing="0" w:line="360" w:lineRule="auto"/>
        <w:jc w:val="center"/>
        <w:rPr>
          <w:rFonts w:ascii="Times New Roman" w:eastAsia="Times New Roman" w:hAnsi="Times New Roman" w:cs="David"/>
          <w:sz w:val="26"/>
          <w:szCs w:val="26"/>
          <w:u w:val="single"/>
          <w:rtl/>
        </w:rPr>
      </w:pPr>
      <w:r w:rsidRPr="00913564">
        <w:rPr>
          <w:rFonts w:ascii="Times New Roman" w:eastAsia="Times New Roman" w:hAnsi="Times New Roman" w:cs="David" w:hint="cs"/>
          <w:b/>
          <w:bCs/>
          <w:sz w:val="26"/>
          <w:szCs w:val="26"/>
          <w:u w:val="single"/>
          <w:rtl/>
        </w:rPr>
        <w:t xml:space="preserve">פרויקט "  </w:t>
      </w:r>
      <w:sdt>
        <w:sdtPr>
          <w:rPr>
            <w:rFonts w:ascii="Times New Roman" w:eastAsia="Times New Roman" w:hAnsi="Times New Roman" w:cs="David" w:hint="cs"/>
            <w:b/>
            <w:bCs/>
            <w:sz w:val="26"/>
            <w:szCs w:val="26"/>
            <w:u w:val="single"/>
            <w:rtl/>
          </w:rPr>
          <w:alias w:val="שם הפרויקט"/>
          <w:tag w:val="cntProjectName"/>
          <w:id w:val="907815236"/>
          <w:placeholder>
            <w:docPart w:val="24837AB5C05B4AB18BCFDA55CE062CFD"/>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ProjectName[1]" w:storeItemID="{81709D4C-33DC-48CC-AC7E-130A245806EE}"/>
          <w:text/>
        </w:sdtPr>
        <w:sdtEndPr/>
        <w:sdtContent>
          <w:ins w:id="56" w:author="Meryl Etman" w:date="2021-08-11T15:39:00Z">
            <w:r w:rsidR="00CE4703">
              <w:rPr>
                <w:rFonts w:ascii="Times New Roman" w:eastAsia="Times New Roman" w:hAnsi="Times New Roman" w:cs="David" w:hint="cs"/>
                <w:b/>
                <w:bCs/>
                <w:sz w:val="26"/>
                <w:szCs w:val="26"/>
                <w:u w:val="single"/>
                <w:rtl/>
              </w:rPr>
              <w:t>סביוני גבעת שמואל - מגרשים 1001, 1005</w:t>
            </w:r>
          </w:ins>
        </w:sdtContent>
      </w:sdt>
      <w:r w:rsidRPr="00913564">
        <w:rPr>
          <w:rFonts w:ascii="Times New Roman" w:eastAsia="Times New Roman" w:hAnsi="Times New Roman" w:cs="David" w:hint="cs"/>
          <w:b/>
          <w:bCs/>
          <w:sz w:val="26"/>
          <w:szCs w:val="26"/>
          <w:u w:val="single"/>
          <w:rtl/>
        </w:rPr>
        <w:t xml:space="preserve">  "</w:t>
      </w:r>
      <w:r w:rsidRPr="00913564">
        <w:rPr>
          <w:rFonts w:ascii="Times New Roman" w:eastAsia="Times New Roman" w:hAnsi="Times New Roman" w:cs="David" w:hint="cs"/>
          <w:sz w:val="26"/>
          <w:szCs w:val="26"/>
          <w:u w:val="single"/>
          <w:rtl/>
        </w:rPr>
        <w:t xml:space="preserve">  </w:t>
      </w:r>
      <w:r w:rsidRPr="00913564">
        <w:rPr>
          <w:rFonts w:ascii="Times New Roman" w:eastAsia="Times New Roman" w:hAnsi="Times New Roman" w:cs="David"/>
          <w:sz w:val="26"/>
          <w:szCs w:val="26"/>
          <w:u w:val="single"/>
          <w:rtl/>
        </w:rPr>
        <w:t>- כתב פירוט הצעה לקבלן ראשי</w:t>
      </w:r>
    </w:p>
    <w:p w14:paraId="412D575E" w14:textId="77777777" w:rsidR="00E56613" w:rsidRPr="00E56613" w:rsidRDefault="00E56613" w:rsidP="00E56613">
      <w:pPr>
        <w:spacing w:before="0" w:beforeAutospacing="0" w:after="0" w:afterAutospacing="0" w:line="360" w:lineRule="auto"/>
        <w:jc w:val="both"/>
        <w:rPr>
          <w:rFonts w:ascii="Times New Roman" w:eastAsia="Times New Roman" w:hAnsi="Times New Roman" w:cs="David"/>
          <w:b/>
          <w:bCs/>
          <w:sz w:val="26"/>
          <w:szCs w:val="26"/>
          <w:rtl/>
        </w:rPr>
      </w:pPr>
    </w:p>
    <w:p w14:paraId="037D8E10" w14:textId="77777777" w:rsidR="00E56613" w:rsidRPr="00E56613" w:rsidRDefault="00E56613" w:rsidP="00E56613">
      <w:pPr>
        <w:spacing w:before="0" w:beforeAutospacing="0" w:after="0" w:afterAutospacing="0" w:line="360" w:lineRule="auto"/>
        <w:jc w:val="both"/>
        <w:rPr>
          <w:rFonts w:ascii="David" w:eastAsia="Times New Roman" w:hAnsi="David" w:cs="David"/>
          <w:sz w:val="24"/>
          <w:szCs w:val="24"/>
          <w:rtl/>
        </w:rPr>
      </w:pPr>
      <w:r w:rsidRPr="00E56613">
        <w:rPr>
          <w:rFonts w:ascii="David" w:eastAsia="Times New Roman" w:hAnsi="David" w:cs="David"/>
          <w:sz w:val="24"/>
          <w:szCs w:val="24"/>
          <w:rtl/>
        </w:rPr>
        <w:t>כל הסכומים הרשומים בכתב פירוט הצעה זה אינם כוללים מע"מ.</w:t>
      </w:r>
    </w:p>
    <w:tbl>
      <w:tblPr>
        <w:bidiVisual/>
        <w:tblW w:w="91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765"/>
        <w:gridCol w:w="4678"/>
        <w:gridCol w:w="850"/>
        <w:gridCol w:w="567"/>
        <w:gridCol w:w="2258"/>
        <w:gridCol w:w="16"/>
      </w:tblGrid>
      <w:tr w:rsidR="00E56613" w:rsidRPr="00E56613" w14:paraId="6DF672DB" w14:textId="77777777" w:rsidTr="00E56613">
        <w:trPr>
          <w:gridAfter w:val="1"/>
          <w:wAfter w:w="16" w:type="dxa"/>
          <w:trHeight w:val="181"/>
        </w:trPr>
        <w:tc>
          <w:tcPr>
            <w:tcW w:w="9118" w:type="dxa"/>
            <w:gridSpan w:val="5"/>
            <w:vAlign w:val="bottom"/>
          </w:tcPr>
          <w:p w14:paraId="02BFB849" w14:textId="77777777" w:rsidR="00E56613" w:rsidRPr="00E56613" w:rsidRDefault="00E56613" w:rsidP="00E56613">
            <w:pPr>
              <w:spacing w:before="0" w:beforeAutospacing="0" w:after="0" w:afterAutospacing="0" w:line="360" w:lineRule="auto"/>
              <w:jc w:val="both"/>
              <w:rPr>
                <w:rFonts w:ascii="David" w:eastAsia="Times New Roman" w:hAnsi="David" w:cs="David"/>
                <w:b/>
                <w:bCs/>
                <w:sz w:val="24"/>
                <w:szCs w:val="24"/>
                <w:rtl/>
              </w:rPr>
            </w:pPr>
          </w:p>
          <w:p w14:paraId="100D6C0A" w14:textId="77777777" w:rsidR="00E56613" w:rsidRPr="00E56613" w:rsidRDefault="00E56613" w:rsidP="00E56613">
            <w:pPr>
              <w:spacing w:before="0" w:beforeAutospacing="0" w:after="0" w:afterAutospacing="0" w:line="360" w:lineRule="auto"/>
              <w:jc w:val="both"/>
              <w:rPr>
                <w:rFonts w:ascii="David" w:eastAsia="Times New Roman" w:hAnsi="David" w:cs="David"/>
                <w:b/>
                <w:bCs/>
                <w:sz w:val="24"/>
                <w:szCs w:val="24"/>
                <w:rtl/>
              </w:rPr>
            </w:pPr>
            <w:r w:rsidRPr="00E56613">
              <w:rPr>
                <w:rFonts w:ascii="David" w:eastAsia="Times New Roman" w:hAnsi="David" w:cs="David"/>
                <w:b/>
                <w:bCs/>
                <w:sz w:val="24"/>
                <w:szCs w:val="24"/>
                <w:u w:val="single"/>
                <w:rtl/>
              </w:rPr>
              <w:t>מבנה 1 -</w:t>
            </w:r>
            <w:r w:rsidRPr="00E56613">
              <w:rPr>
                <w:rFonts w:ascii="David" w:eastAsia="Times New Roman" w:hAnsi="David" w:cs="David"/>
                <w:b/>
                <w:bCs/>
                <w:sz w:val="24"/>
                <w:szCs w:val="24"/>
                <w:rtl/>
              </w:rPr>
              <w:t>הקמת המבנים והפיתוח</w:t>
            </w:r>
            <w:r w:rsidRPr="00E56613">
              <w:rPr>
                <w:rFonts w:ascii="David" w:eastAsia="Times New Roman" w:hAnsi="David" w:cs="David" w:hint="cs"/>
                <w:b/>
                <w:bCs/>
                <w:sz w:val="24"/>
                <w:szCs w:val="24"/>
                <w:rtl/>
              </w:rPr>
              <w:t xml:space="preserve"> </w:t>
            </w:r>
            <w:r w:rsidRPr="00E56613">
              <w:rPr>
                <w:rFonts w:ascii="David" w:eastAsia="Times New Roman" w:hAnsi="David" w:cs="David"/>
                <w:b/>
                <w:bCs/>
                <w:sz w:val="24"/>
                <w:szCs w:val="24"/>
                <w:rtl/>
              </w:rPr>
              <w:t>- מחיר סופי</w:t>
            </w:r>
          </w:p>
        </w:tc>
      </w:tr>
      <w:tr w:rsidR="00E56613" w:rsidRPr="00E56613" w14:paraId="10073D5A" w14:textId="77777777" w:rsidTr="00E56613">
        <w:trPr>
          <w:gridAfter w:val="1"/>
          <w:wAfter w:w="16" w:type="dxa"/>
        </w:trPr>
        <w:tc>
          <w:tcPr>
            <w:tcW w:w="765" w:type="dxa"/>
            <w:vAlign w:val="center"/>
          </w:tcPr>
          <w:p w14:paraId="22A12762" w14:textId="77777777" w:rsidR="00E56613" w:rsidRPr="00E56613" w:rsidRDefault="00E56613" w:rsidP="00E56613">
            <w:pPr>
              <w:spacing w:before="0" w:beforeAutospacing="0" w:after="0" w:afterAutospacing="0" w:line="360" w:lineRule="auto"/>
              <w:jc w:val="center"/>
              <w:rPr>
                <w:rFonts w:ascii="David" w:eastAsia="Times New Roman" w:hAnsi="David" w:cs="David"/>
                <w:b/>
                <w:bCs/>
                <w:sz w:val="24"/>
                <w:szCs w:val="24"/>
                <w:u w:val="single"/>
                <w:rtl/>
              </w:rPr>
            </w:pPr>
            <w:r w:rsidRPr="00E56613">
              <w:rPr>
                <w:rFonts w:ascii="David" w:eastAsia="Times New Roman" w:hAnsi="David" w:cs="David"/>
                <w:b/>
                <w:bCs/>
                <w:sz w:val="24"/>
                <w:szCs w:val="24"/>
                <w:u w:val="single"/>
                <w:rtl/>
              </w:rPr>
              <w:t>סעיף</w:t>
            </w:r>
          </w:p>
        </w:tc>
        <w:tc>
          <w:tcPr>
            <w:tcW w:w="4678" w:type="dxa"/>
            <w:vAlign w:val="center"/>
          </w:tcPr>
          <w:p w14:paraId="1B709CC4" w14:textId="77777777" w:rsidR="00E56613" w:rsidRPr="00E56613" w:rsidRDefault="00E56613" w:rsidP="00E56613">
            <w:pPr>
              <w:spacing w:before="0" w:beforeAutospacing="0" w:after="0" w:afterAutospacing="0" w:line="360" w:lineRule="auto"/>
              <w:jc w:val="center"/>
              <w:rPr>
                <w:rFonts w:ascii="David" w:eastAsia="Times New Roman" w:hAnsi="David" w:cs="David"/>
                <w:b/>
                <w:bCs/>
                <w:sz w:val="24"/>
                <w:szCs w:val="24"/>
                <w:u w:val="single"/>
                <w:rtl/>
              </w:rPr>
            </w:pPr>
            <w:r w:rsidRPr="00E56613">
              <w:rPr>
                <w:rFonts w:ascii="David" w:eastAsia="Times New Roman" w:hAnsi="David" w:cs="David"/>
                <w:b/>
                <w:bCs/>
                <w:sz w:val="24"/>
                <w:szCs w:val="24"/>
                <w:u w:val="single"/>
                <w:rtl/>
              </w:rPr>
              <w:t>ת</w:t>
            </w:r>
            <w:r w:rsidRPr="00E56613">
              <w:rPr>
                <w:rFonts w:ascii="David" w:eastAsia="Times New Roman" w:hAnsi="David" w:cs="David" w:hint="cs"/>
                <w:b/>
                <w:bCs/>
                <w:sz w:val="24"/>
                <w:szCs w:val="24"/>
                <w:u w:val="single"/>
                <w:rtl/>
              </w:rPr>
              <w:t>י</w:t>
            </w:r>
            <w:r w:rsidRPr="00E56613">
              <w:rPr>
                <w:rFonts w:ascii="David" w:eastAsia="Times New Roman" w:hAnsi="David" w:cs="David"/>
                <w:b/>
                <w:bCs/>
                <w:sz w:val="24"/>
                <w:szCs w:val="24"/>
                <w:u w:val="single"/>
                <w:rtl/>
              </w:rPr>
              <w:t>אור</w:t>
            </w:r>
          </w:p>
        </w:tc>
        <w:tc>
          <w:tcPr>
            <w:tcW w:w="850" w:type="dxa"/>
            <w:vAlign w:val="center"/>
          </w:tcPr>
          <w:p w14:paraId="4A3ACD97" w14:textId="77777777" w:rsidR="00E56613" w:rsidRPr="00E56613" w:rsidRDefault="00E56613" w:rsidP="00E56613">
            <w:pPr>
              <w:spacing w:before="0" w:beforeAutospacing="0" w:after="0" w:afterAutospacing="0" w:line="360" w:lineRule="auto"/>
              <w:jc w:val="center"/>
              <w:rPr>
                <w:rFonts w:ascii="David" w:eastAsia="Times New Roman" w:hAnsi="David" w:cs="David"/>
                <w:b/>
                <w:bCs/>
                <w:sz w:val="24"/>
                <w:szCs w:val="24"/>
                <w:u w:val="single"/>
                <w:rtl/>
              </w:rPr>
            </w:pPr>
          </w:p>
        </w:tc>
        <w:tc>
          <w:tcPr>
            <w:tcW w:w="567" w:type="dxa"/>
            <w:vAlign w:val="center"/>
          </w:tcPr>
          <w:p w14:paraId="4CEDF125" w14:textId="77777777" w:rsidR="00E56613" w:rsidRPr="00E56613" w:rsidRDefault="00E56613" w:rsidP="00E56613">
            <w:pPr>
              <w:spacing w:before="0" w:beforeAutospacing="0" w:after="0" w:afterAutospacing="0" w:line="360" w:lineRule="auto"/>
              <w:jc w:val="center"/>
              <w:rPr>
                <w:rFonts w:ascii="David" w:eastAsia="Times New Roman" w:hAnsi="David" w:cs="David"/>
                <w:b/>
                <w:bCs/>
                <w:sz w:val="24"/>
                <w:szCs w:val="24"/>
                <w:u w:val="single"/>
                <w:rtl/>
              </w:rPr>
            </w:pPr>
          </w:p>
        </w:tc>
        <w:tc>
          <w:tcPr>
            <w:tcW w:w="2258" w:type="dxa"/>
            <w:vAlign w:val="center"/>
          </w:tcPr>
          <w:p w14:paraId="5F4909BB" w14:textId="77777777" w:rsidR="00E56613" w:rsidRPr="00E56613" w:rsidRDefault="00E56613" w:rsidP="00E56613">
            <w:pPr>
              <w:spacing w:before="0" w:beforeAutospacing="0" w:after="0" w:afterAutospacing="0" w:line="360" w:lineRule="auto"/>
              <w:jc w:val="center"/>
              <w:rPr>
                <w:rFonts w:ascii="David" w:eastAsia="Times New Roman" w:hAnsi="David" w:cs="David"/>
                <w:b/>
                <w:bCs/>
                <w:sz w:val="24"/>
                <w:szCs w:val="24"/>
                <w:u w:val="single"/>
                <w:rtl/>
              </w:rPr>
            </w:pPr>
            <w:r w:rsidRPr="00E56613">
              <w:rPr>
                <w:rFonts w:ascii="David" w:eastAsia="Times New Roman" w:hAnsi="David" w:cs="David"/>
                <w:b/>
                <w:bCs/>
                <w:sz w:val="24"/>
                <w:szCs w:val="24"/>
                <w:u w:val="single"/>
                <w:rtl/>
              </w:rPr>
              <w:t>סך הכל בש"ח</w:t>
            </w:r>
          </w:p>
        </w:tc>
      </w:tr>
      <w:tr w:rsidR="00E56613" w:rsidRPr="00E56613" w14:paraId="41608AB1" w14:textId="77777777" w:rsidTr="00E56613">
        <w:trPr>
          <w:gridAfter w:val="1"/>
          <w:wAfter w:w="16" w:type="dxa"/>
        </w:trPr>
        <w:tc>
          <w:tcPr>
            <w:tcW w:w="765" w:type="dxa"/>
          </w:tcPr>
          <w:p w14:paraId="00C96730" w14:textId="77777777" w:rsidR="00E56613" w:rsidRPr="00E56613" w:rsidRDefault="00E56613" w:rsidP="00E56613">
            <w:pPr>
              <w:spacing w:before="0" w:beforeAutospacing="0" w:after="0" w:afterAutospacing="0" w:line="360" w:lineRule="auto"/>
              <w:jc w:val="center"/>
              <w:rPr>
                <w:rFonts w:ascii="David" w:eastAsia="Times New Roman" w:hAnsi="David" w:cs="David"/>
                <w:sz w:val="24"/>
                <w:szCs w:val="24"/>
                <w:rtl/>
              </w:rPr>
            </w:pPr>
            <w:r w:rsidRPr="00E56613">
              <w:rPr>
                <w:rFonts w:ascii="David" w:eastAsia="Times New Roman" w:hAnsi="David" w:cs="David"/>
                <w:sz w:val="24"/>
                <w:szCs w:val="24"/>
                <w:rtl/>
              </w:rPr>
              <w:t>1.1</w:t>
            </w:r>
          </w:p>
        </w:tc>
        <w:tc>
          <w:tcPr>
            <w:tcW w:w="4678" w:type="dxa"/>
          </w:tcPr>
          <w:p w14:paraId="49884679" w14:textId="77777777" w:rsidR="00E56613" w:rsidRPr="00E56613" w:rsidRDefault="00E56613" w:rsidP="00E56613">
            <w:pPr>
              <w:spacing w:before="0" w:beforeAutospacing="0" w:after="0" w:afterAutospacing="0" w:line="360" w:lineRule="auto"/>
              <w:jc w:val="both"/>
              <w:rPr>
                <w:rFonts w:ascii="David" w:eastAsia="Times New Roman" w:hAnsi="David" w:cs="David"/>
                <w:b/>
                <w:bCs/>
                <w:sz w:val="24"/>
                <w:szCs w:val="24"/>
                <w:u w:val="single"/>
                <w:rtl/>
              </w:rPr>
            </w:pPr>
            <w:r w:rsidRPr="00E56613">
              <w:rPr>
                <w:rFonts w:ascii="David" w:eastAsia="Times New Roman" w:hAnsi="David" w:cs="David"/>
                <w:b/>
                <w:bCs/>
                <w:sz w:val="24"/>
                <w:szCs w:val="24"/>
                <w:u w:val="single"/>
                <w:rtl/>
              </w:rPr>
              <w:t>הקמת המבנים  והפיתוח- פאושלי</w:t>
            </w:r>
          </w:p>
          <w:p w14:paraId="0C0465FB" w14:textId="7DF6FA54" w:rsidR="00E56613" w:rsidRPr="00E56613" w:rsidRDefault="00E56613" w:rsidP="00E417F7">
            <w:pPr>
              <w:spacing w:before="0" w:beforeAutospacing="0" w:after="0" w:afterAutospacing="0" w:line="360" w:lineRule="auto"/>
              <w:jc w:val="both"/>
              <w:rPr>
                <w:rFonts w:ascii="David" w:eastAsia="Times New Roman" w:hAnsi="David" w:cs="David"/>
                <w:sz w:val="24"/>
                <w:szCs w:val="24"/>
                <w:rtl/>
              </w:rPr>
            </w:pPr>
            <w:r w:rsidRPr="00E56613">
              <w:rPr>
                <w:rFonts w:ascii="David" w:eastAsia="Times New Roman" w:hAnsi="David" w:cs="David"/>
                <w:sz w:val="24"/>
                <w:szCs w:val="24"/>
                <w:rtl/>
              </w:rPr>
              <w:t xml:space="preserve">כל העבודות יבוצעו בהתאם למפורט במפרט המיוחד המצורף, התשריטים המגדירים את תחום העבודה הפאושלי ובהתאם לאמור בהסכם, לרבות בין היתר </w:t>
            </w:r>
            <w:ins w:id="57" w:author="Meryl Etman" w:date="2021-08-11T15:57:00Z">
              <w:r w:rsidR="00E417F7">
                <w:rPr>
                  <w:rFonts w:ascii="David" w:eastAsia="Times New Roman" w:hAnsi="David" w:cs="David" w:hint="cs"/>
                  <w:sz w:val="24"/>
                  <w:szCs w:val="24"/>
                  <w:rtl/>
                </w:rPr>
                <w:t>עבודות הדיפון ו</w:t>
              </w:r>
            </w:ins>
            <w:r w:rsidRPr="00E56613">
              <w:rPr>
                <w:rFonts w:ascii="David" w:eastAsia="Times New Roman" w:hAnsi="David" w:cs="David"/>
                <w:sz w:val="24"/>
                <w:szCs w:val="24"/>
                <w:rtl/>
              </w:rPr>
              <w:t xml:space="preserve">הביסוס, </w:t>
            </w:r>
            <w:del w:id="58" w:author="Meryl Etman" w:date="2021-08-11T15:57:00Z">
              <w:r w:rsidRPr="00E56613" w:rsidDel="00E417F7">
                <w:rPr>
                  <w:rFonts w:ascii="David" w:eastAsia="Times New Roman" w:hAnsi="David" w:cs="David"/>
                  <w:sz w:val="24"/>
                  <w:szCs w:val="24"/>
                  <w:rtl/>
                </w:rPr>
                <w:delText xml:space="preserve">מתקני החימום מסוג דקוהיט </w:delText>
              </w:r>
            </w:del>
            <w:r w:rsidRPr="00E56613">
              <w:rPr>
                <w:rFonts w:ascii="David" w:eastAsia="Times New Roman" w:hAnsi="David" w:cs="David"/>
                <w:sz w:val="24"/>
                <w:szCs w:val="24"/>
                <w:rtl/>
              </w:rPr>
              <w:t>ולרבות המטבחים וכן רכיבים, מכלולים ועבודות,  שאינם מפורטים בפירוט הצעה זו,</w:t>
            </w:r>
            <w:r w:rsidRPr="00E56613">
              <w:rPr>
                <w:rFonts w:ascii="David" w:eastAsia="Times New Roman" w:hAnsi="David" w:cs="David" w:hint="cs"/>
                <w:sz w:val="24"/>
                <w:szCs w:val="24"/>
                <w:rtl/>
              </w:rPr>
              <w:t xml:space="preserve"> </w:t>
            </w:r>
            <w:r w:rsidRPr="00E56613">
              <w:rPr>
                <w:rFonts w:ascii="David" w:eastAsia="Times New Roman" w:hAnsi="David" w:cs="David"/>
                <w:sz w:val="24"/>
                <w:szCs w:val="24"/>
                <w:rtl/>
              </w:rPr>
              <w:t>המחירים כוללים את כל האמור בהסכם ובכלל זה, אספקה, הובלה, ביצוע, הרכבה  עד לגמר מושלם</w:t>
            </w:r>
            <w:ins w:id="59" w:author="Meryl Etman" w:date="2021-08-11T16:01:00Z">
              <w:r w:rsidR="00E417F7">
                <w:rPr>
                  <w:rFonts w:ascii="David" w:eastAsia="Times New Roman" w:hAnsi="David" w:cs="David" w:hint="cs"/>
                  <w:sz w:val="24"/>
                  <w:szCs w:val="24"/>
                  <w:rtl/>
                </w:rPr>
                <w:t xml:space="preserve">, </w:t>
              </w:r>
              <w:r w:rsidR="00E417F7" w:rsidRPr="00E56613">
                <w:rPr>
                  <w:rFonts w:ascii="David" w:eastAsia="Times New Roman" w:hAnsi="David" w:cs="David"/>
                  <w:sz w:val="24"/>
                  <w:szCs w:val="24"/>
                  <w:rtl/>
                </w:rPr>
                <w:t>קבלת טופס 4 / תעודת גמר, מסירה לדיירים ובדק.</w:t>
              </w:r>
            </w:ins>
            <w:del w:id="60" w:author="Meryl Etman" w:date="2021-08-11T16:01:00Z">
              <w:r w:rsidRPr="00E56613" w:rsidDel="00E417F7">
                <w:rPr>
                  <w:rFonts w:ascii="David" w:eastAsia="Times New Roman" w:hAnsi="David" w:cs="David"/>
                  <w:sz w:val="24"/>
                  <w:szCs w:val="24"/>
                  <w:rtl/>
                </w:rPr>
                <w:delText>.</w:delText>
              </w:r>
            </w:del>
          </w:p>
          <w:p w14:paraId="1FC8FAD8" w14:textId="77777777" w:rsidR="00E56613" w:rsidRPr="00E56613" w:rsidRDefault="00E56613" w:rsidP="00E56613">
            <w:pPr>
              <w:spacing w:before="0" w:beforeAutospacing="0" w:after="0" w:afterAutospacing="0" w:line="360" w:lineRule="auto"/>
              <w:jc w:val="both"/>
              <w:rPr>
                <w:rFonts w:ascii="David" w:eastAsia="Times New Roman" w:hAnsi="David" w:cs="David"/>
                <w:sz w:val="24"/>
                <w:szCs w:val="24"/>
                <w:rtl/>
              </w:rPr>
            </w:pPr>
            <w:r w:rsidRPr="00E56613">
              <w:rPr>
                <w:rFonts w:ascii="David" w:eastAsia="Times New Roman" w:hAnsi="David" w:cs="David"/>
                <w:sz w:val="24"/>
                <w:szCs w:val="24"/>
                <w:rtl/>
              </w:rPr>
              <w:t>והכל  במחיר הפאושלי ואינו למדידה</w:t>
            </w:r>
          </w:p>
        </w:tc>
        <w:tc>
          <w:tcPr>
            <w:tcW w:w="850" w:type="dxa"/>
          </w:tcPr>
          <w:p w14:paraId="7C4BEDD5" w14:textId="77777777" w:rsidR="00E56613" w:rsidRPr="00E56613" w:rsidRDefault="00E56613" w:rsidP="00E56613">
            <w:pPr>
              <w:spacing w:before="0" w:beforeAutospacing="0" w:after="0" w:afterAutospacing="0" w:line="360" w:lineRule="auto"/>
              <w:jc w:val="center"/>
              <w:rPr>
                <w:rFonts w:ascii="David" w:eastAsia="Times New Roman" w:hAnsi="David" w:cs="David"/>
                <w:sz w:val="24"/>
                <w:szCs w:val="24"/>
                <w:rtl/>
              </w:rPr>
            </w:pPr>
          </w:p>
          <w:p w14:paraId="07EFFB85" w14:textId="77777777" w:rsidR="00E56613" w:rsidRPr="00E56613" w:rsidRDefault="00E56613" w:rsidP="00E56613">
            <w:pPr>
              <w:spacing w:before="0" w:beforeAutospacing="0" w:after="0" w:afterAutospacing="0" w:line="360" w:lineRule="auto"/>
              <w:jc w:val="center"/>
              <w:rPr>
                <w:rFonts w:ascii="David" w:eastAsia="Times New Roman" w:hAnsi="David" w:cs="David"/>
                <w:sz w:val="24"/>
                <w:szCs w:val="24"/>
                <w:rtl/>
              </w:rPr>
            </w:pPr>
          </w:p>
          <w:p w14:paraId="1C90C99A" w14:textId="77777777" w:rsidR="00E56613" w:rsidRPr="00E56613" w:rsidRDefault="00E56613" w:rsidP="00E56613">
            <w:pPr>
              <w:spacing w:before="0" w:beforeAutospacing="0" w:after="0" w:afterAutospacing="0" w:line="360" w:lineRule="auto"/>
              <w:jc w:val="center"/>
              <w:rPr>
                <w:rFonts w:ascii="David" w:eastAsia="Times New Roman" w:hAnsi="David" w:cs="David"/>
                <w:sz w:val="24"/>
                <w:szCs w:val="24"/>
                <w:rtl/>
              </w:rPr>
            </w:pPr>
          </w:p>
          <w:p w14:paraId="7992D9D4" w14:textId="77777777" w:rsidR="00E56613" w:rsidRPr="00E56613" w:rsidRDefault="00E56613" w:rsidP="00E56613">
            <w:pPr>
              <w:spacing w:before="0" w:beforeAutospacing="0" w:after="0" w:afterAutospacing="0" w:line="360" w:lineRule="auto"/>
              <w:jc w:val="center"/>
              <w:rPr>
                <w:rFonts w:ascii="David" w:eastAsia="Times New Roman" w:hAnsi="David" w:cs="David"/>
                <w:sz w:val="24"/>
                <w:szCs w:val="24"/>
                <w:rtl/>
              </w:rPr>
            </w:pPr>
          </w:p>
          <w:p w14:paraId="11BBA5C3" w14:textId="77777777" w:rsidR="00E56613" w:rsidRPr="00E56613" w:rsidRDefault="00E56613" w:rsidP="00E56613">
            <w:pPr>
              <w:spacing w:before="0" w:beforeAutospacing="0" w:after="0" w:afterAutospacing="0" w:line="360" w:lineRule="auto"/>
              <w:jc w:val="center"/>
              <w:rPr>
                <w:rFonts w:ascii="David" w:eastAsia="Times New Roman" w:hAnsi="David" w:cs="David"/>
                <w:sz w:val="24"/>
                <w:szCs w:val="24"/>
                <w:rtl/>
              </w:rPr>
            </w:pPr>
          </w:p>
          <w:p w14:paraId="66D2D42C" w14:textId="77777777" w:rsidR="00E56613" w:rsidRPr="00E56613" w:rsidRDefault="00E56613" w:rsidP="00E56613">
            <w:pPr>
              <w:spacing w:before="0" w:beforeAutospacing="0" w:after="0" w:afterAutospacing="0" w:line="360" w:lineRule="auto"/>
              <w:jc w:val="center"/>
              <w:rPr>
                <w:rFonts w:ascii="David" w:eastAsia="Times New Roman" w:hAnsi="David" w:cs="David"/>
                <w:sz w:val="24"/>
                <w:szCs w:val="24"/>
                <w:rtl/>
              </w:rPr>
            </w:pPr>
          </w:p>
          <w:p w14:paraId="41228DE0" w14:textId="77777777" w:rsidR="00E56613" w:rsidRPr="00E56613" w:rsidRDefault="00E56613" w:rsidP="00E56613">
            <w:pPr>
              <w:spacing w:before="0" w:beforeAutospacing="0" w:after="0" w:afterAutospacing="0" w:line="360" w:lineRule="auto"/>
              <w:jc w:val="center"/>
              <w:rPr>
                <w:rFonts w:ascii="David" w:eastAsia="Times New Roman" w:hAnsi="David" w:cs="David"/>
                <w:sz w:val="24"/>
                <w:szCs w:val="24"/>
                <w:rtl/>
              </w:rPr>
            </w:pPr>
          </w:p>
          <w:p w14:paraId="65A9A7CF" w14:textId="77777777" w:rsidR="00E56613" w:rsidRPr="00E56613" w:rsidRDefault="00E56613" w:rsidP="00E56613">
            <w:pPr>
              <w:spacing w:before="0" w:beforeAutospacing="0" w:after="0" w:afterAutospacing="0" w:line="360" w:lineRule="auto"/>
              <w:jc w:val="center"/>
              <w:rPr>
                <w:rFonts w:ascii="David" w:eastAsia="Times New Roman" w:hAnsi="David" w:cs="David"/>
                <w:sz w:val="24"/>
                <w:szCs w:val="24"/>
                <w:rtl/>
              </w:rPr>
            </w:pPr>
            <w:r w:rsidRPr="00E56613">
              <w:rPr>
                <w:rFonts w:ascii="David" w:eastAsia="Times New Roman" w:hAnsi="David" w:cs="David"/>
                <w:sz w:val="24"/>
                <w:szCs w:val="24"/>
                <w:rtl/>
              </w:rPr>
              <w:t>קומפ'</w:t>
            </w:r>
          </w:p>
        </w:tc>
        <w:tc>
          <w:tcPr>
            <w:tcW w:w="567" w:type="dxa"/>
          </w:tcPr>
          <w:p w14:paraId="38979D72" w14:textId="77777777" w:rsidR="00E56613" w:rsidRPr="00E56613" w:rsidRDefault="00E56613" w:rsidP="00E56613">
            <w:pPr>
              <w:spacing w:before="0" w:beforeAutospacing="0" w:after="0" w:afterAutospacing="0" w:line="360" w:lineRule="auto"/>
              <w:jc w:val="center"/>
              <w:rPr>
                <w:rFonts w:ascii="David" w:eastAsia="Times New Roman" w:hAnsi="David" w:cs="David"/>
                <w:sz w:val="24"/>
                <w:szCs w:val="24"/>
                <w:rtl/>
              </w:rPr>
            </w:pPr>
          </w:p>
          <w:p w14:paraId="2B7FF1D0" w14:textId="77777777" w:rsidR="00E56613" w:rsidRPr="00E56613" w:rsidRDefault="00E56613" w:rsidP="00E56613">
            <w:pPr>
              <w:spacing w:before="0" w:beforeAutospacing="0" w:after="0" w:afterAutospacing="0" w:line="360" w:lineRule="auto"/>
              <w:jc w:val="center"/>
              <w:rPr>
                <w:rFonts w:ascii="David" w:eastAsia="Times New Roman" w:hAnsi="David" w:cs="David"/>
                <w:sz w:val="24"/>
                <w:szCs w:val="24"/>
                <w:rtl/>
              </w:rPr>
            </w:pPr>
          </w:p>
          <w:p w14:paraId="666C7268" w14:textId="77777777" w:rsidR="00E56613" w:rsidRPr="00E56613" w:rsidRDefault="00E56613" w:rsidP="00E56613">
            <w:pPr>
              <w:spacing w:before="0" w:beforeAutospacing="0" w:after="0" w:afterAutospacing="0" w:line="360" w:lineRule="auto"/>
              <w:jc w:val="center"/>
              <w:rPr>
                <w:rFonts w:ascii="David" w:eastAsia="Times New Roman" w:hAnsi="David" w:cs="David"/>
                <w:sz w:val="24"/>
                <w:szCs w:val="24"/>
                <w:rtl/>
              </w:rPr>
            </w:pPr>
          </w:p>
          <w:p w14:paraId="696DE24F" w14:textId="77777777" w:rsidR="00E56613" w:rsidRPr="00E56613" w:rsidRDefault="00E56613" w:rsidP="00E56613">
            <w:pPr>
              <w:spacing w:before="0" w:beforeAutospacing="0" w:after="0" w:afterAutospacing="0" w:line="360" w:lineRule="auto"/>
              <w:jc w:val="center"/>
              <w:rPr>
                <w:rFonts w:ascii="David" w:eastAsia="Times New Roman" w:hAnsi="David" w:cs="David"/>
                <w:sz w:val="24"/>
                <w:szCs w:val="24"/>
                <w:rtl/>
              </w:rPr>
            </w:pPr>
          </w:p>
          <w:p w14:paraId="378FEB6F" w14:textId="77777777" w:rsidR="00E56613" w:rsidRPr="00E56613" w:rsidRDefault="00E56613" w:rsidP="00E56613">
            <w:pPr>
              <w:spacing w:before="0" w:beforeAutospacing="0" w:after="0" w:afterAutospacing="0" w:line="360" w:lineRule="auto"/>
              <w:jc w:val="center"/>
              <w:rPr>
                <w:rFonts w:ascii="David" w:eastAsia="Times New Roman" w:hAnsi="David" w:cs="David"/>
                <w:sz w:val="24"/>
                <w:szCs w:val="24"/>
                <w:rtl/>
              </w:rPr>
            </w:pPr>
          </w:p>
          <w:p w14:paraId="2747C908" w14:textId="77777777" w:rsidR="00E56613" w:rsidRPr="00E56613" w:rsidRDefault="00E56613" w:rsidP="00E56613">
            <w:pPr>
              <w:spacing w:before="0" w:beforeAutospacing="0" w:after="0" w:afterAutospacing="0" w:line="360" w:lineRule="auto"/>
              <w:jc w:val="center"/>
              <w:rPr>
                <w:rFonts w:ascii="David" w:eastAsia="Times New Roman" w:hAnsi="David" w:cs="David"/>
                <w:sz w:val="24"/>
                <w:szCs w:val="24"/>
                <w:rtl/>
              </w:rPr>
            </w:pPr>
          </w:p>
          <w:p w14:paraId="07F80B3B" w14:textId="77777777" w:rsidR="00E56613" w:rsidRPr="00E56613" w:rsidRDefault="00E56613" w:rsidP="00E56613">
            <w:pPr>
              <w:spacing w:before="0" w:beforeAutospacing="0" w:after="0" w:afterAutospacing="0" w:line="360" w:lineRule="auto"/>
              <w:jc w:val="center"/>
              <w:rPr>
                <w:rFonts w:ascii="David" w:eastAsia="Times New Roman" w:hAnsi="David" w:cs="David"/>
                <w:sz w:val="24"/>
                <w:szCs w:val="24"/>
                <w:rtl/>
              </w:rPr>
            </w:pPr>
          </w:p>
          <w:p w14:paraId="51D3894F" w14:textId="77777777" w:rsidR="00E56613" w:rsidRPr="00E56613" w:rsidRDefault="00E56613" w:rsidP="00E56613">
            <w:pPr>
              <w:spacing w:before="0" w:beforeAutospacing="0" w:after="0" w:afterAutospacing="0" w:line="360" w:lineRule="auto"/>
              <w:jc w:val="center"/>
              <w:rPr>
                <w:rFonts w:ascii="David" w:eastAsia="Times New Roman" w:hAnsi="David" w:cs="David"/>
                <w:sz w:val="24"/>
                <w:szCs w:val="24"/>
                <w:rtl/>
              </w:rPr>
            </w:pPr>
            <w:r w:rsidRPr="00E56613">
              <w:rPr>
                <w:rFonts w:ascii="David" w:eastAsia="Times New Roman" w:hAnsi="David" w:cs="David"/>
                <w:sz w:val="24"/>
                <w:szCs w:val="24"/>
                <w:rtl/>
              </w:rPr>
              <w:t>1</w:t>
            </w:r>
          </w:p>
        </w:tc>
        <w:tc>
          <w:tcPr>
            <w:tcW w:w="2258" w:type="dxa"/>
          </w:tcPr>
          <w:p w14:paraId="3B47825A" w14:textId="77777777" w:rsidR="00E56613" w:rsidRPr="00E56613" w:rsidRDefault="00E56613" w:rsidP="00E56613">
            <w:pPr>
              <w:spacing w:before="0" w:beforeAutospacing="0" w:after="0" w:afterAutospacing="0" w:line="360" w:lineRule="auto"/>
              <w:jc w:val="center"/>
              <w:rPr>
                <w:rFonts w:ascii="David" w:eastAsia="Times New Roman" w:hAnsi="David" w:cs="David"/>
                <w:sz w:val="24"/>
                <w:szCs w:val="24"/>
                <w:rtl/>
              </w:rPr>
            </w:pPr>
          </w:p>
        </w:tc>
      </w:tr>
      <w:tr w:rsidR="00E56613" w:rsidRPr="00E56613" w14:paraId="19A5A676" w14:textId="77777777" w:rsidTr="00E56613">
        <w:tc>
          <w:tcPr>
            <w:tcW w:w="6860" w:type="dxa"/>
            <w:gridSpan w:val="4"/>
            <w:tcBorders>
              <w:bottom w:val="single" w:sz="4" w:space="0" w:color="auto"/>
            </w:tcBorders>
          </w:tcPr>
          <w:p w14:paraId="2FB57388" w14:textId="3EE38D2A" w:rsidR="00E56613" w:rsidRPr="00E56613" w:rsidRDefault="00E56613" w:rsidP="00E417F7">
            <w:pPr>
              <w:spacing w:before="0" w:beforeAutospacing="0" w:after="0" w:afterAutospacing="0" w:line="360" w:lineRule="auto"/>
              <w:jc w:val="both"/>
              <w:rPr>
                <w:rFonts w:ascii="David" w:eastAsia="Times New Roman" w:hAnsi="David" w:cs="David"/>
                <w:b/>
                <w:bCs/>
                <w:sz w:val="24"/>
                <w:szCs w:val="24"/>
                <w:rtl/>
              </w:rPr>
            </w:pPr>
            <w:r w:rsidRPr="00E56613">
              <w:rPr>
                <w:rFonts w:ascii="David" w:eastAsia="Times New Roman" w:hAnsi="David" w:cs="David"/>
                <w:b/>
                <w:bCs/>
                <w:sz w:val="24"/>
                <w:szCs w:val="24"/>
                <w:rtl/>
              </w:rPr>
              <w:t xml:space="preserve">סה"כ הקמת </w:t>
            </w:r>
            <w:del w:id="61" w:author="Meryl Etman" w:date="2021-08-11T16:02:00Z">
              <w:r w:rsidRPr="00E56613" w:rsidDel="00E417F7">
                <w:rPr>
                  <w:rFonts w:ascii="David" w:eastAsia="Times New Roman" w:hAnsi="David" w:cs="David"/>
                  <w:b/>
                  <w:bCs/>
                  <w:sz w:val="24"/>
                  <w:szCs w:val="24"/>
                  <w:rtl/>
                </w:rPr>
                <w:delText xml:space="preserve">6 </w:delText>
              </w:r>
            </w:del>
            <w:ins w:id="62" w:author="Meryl Etman" w:date="2021-08-11T16:02:00Z">
              <w:r w:rsidR="00E417F7">
                <w:rPr>
                  <w:rFonts w:ascii="David" w:eastAsia="Times New Roman" w:hAnsi="David" w:cs="David" w:hint="cs"/>
                  <w:b/>
                  <w:bCs/>
                  <w:sz w:val="24"/>
                  <w:szCs w:val="24"/>
                  <w:rtl/>
                </w:rPr>
                <w:t>2</w:t>
              </w:r>
              <w:r w:rsidR="00E417F7" w:rsidRPr="00E56613">
                <w:rPr>
                  <w:rFonts w:ascii="David" w:eastAsia="Times New Roman" w:hAnsi="David" w:cs="David"/>
                  <w:b/>
                  <w:bCs/>
                  <w:sz w:val="24"/>
                  <w:szCs w:val="24"/>
                  <w:rtl/>
                </w:rPr>
                <w:t xml:space="preserve"> </w:t>
              </w:r>
            </w:ins>
            <w:r w:rsidRPr="00E56613">
              <w:rPr>
                <w:rFonts w:ascii="David" w:eastAsia="Times New Roman" w:hAnsi="David" w:cs="David"/>
                <w:b/>
                <w:bCs/>
                <w:sz w:val="24"/>
                <w:szCs w:val="24"/>
                <w:rtl/>
              </w:rPr>
              <w:t xml:space="preserve">המבנים </w:t>
            </w:r>
            <w:del w:id="63" w:author="Meryl Etman" w:date="2021-08-11T16:02:00Z">
              <w:r w:rsidRPr="00E56613" w:rsidDel="00E417F7">
                <w:rPr>
                  <w:rFonts w:ascii="David" w:eastAsia="Times New Roman" w:hAnsi="David" w:cs="David"/>
                  <w:b/>
                  <w:bCs/>
                  <w:sz w:val="24"/>
                  <w:szCs w:val="24"/>
                  <w:rtl/>
                </w:rPr>
                <w:delText xml:space="preserve">חניונים </w:delText>
              </w:r>
            </w:del>
            <w:ins w:id="64" w:author="Meryl Etman" w:date="2021-08-11T16:02:00Z">
              <w:r w:rsidR="00E417F7">
                <w:rPr>
                  <w:rFonts w:ascii="David" w:eastAsia="Times New Roman" w:hAnsi="David" w:cs="David" w:hint="cs"/>
                  <w:b/>
                  <w:bCs/>
                  <w:sz w:val="24"/>
                  <w:szCs w:val="24"/>
                  <w:rtl/>
                </w:rPr>
                <w:t>החניון המשותף</w:t>
              </w:r>
              <w:r w:rsidR="00E417F7" w:rsidRPr="00E56613">
                <w:rPr>
                  <w:rFonts w:ascii="David" w:eastAsia="Times New Roman" w:hAnsi="David" w:cs="David"/>
                  <w:b/>
                  <w:bCs/>
                  <w:sz w:val="24"/>
                  <w:szCs w:val="24"/>
                  <w:rtl/>
                </w:rPr>
                <w:t xml:space="preserve"> </w:t>
              </w:r>
            </w:ins>
            <w:r w:rsidRPr="00E56613">
              <w:rPr>
                <w:rFonts w:ascii="David" w:eastAsia="Times New Roman" w:hAnsi="David" w:cs="David"/>
                <w:b/>
                <w:bCs/>
                <w:sz w:val="24"/>
                <w:szCs w:val="24"/>
                <w:rtl/>
              </w:rPr>
              <w:t>והפיתוח – מחיר סופי</w:t>
            </w:r>
          </w:p>
        </w:tc>
        <w:tc>
          <w:tcPr>
            <w:tcW w:w="2274" w:type="dxa"/>
            <w:gridSpan w:val="2"/>
            <w:tcBorders>
              <w:bottom w:val="single" w:sz="4" w:space="0" w:color="auto"/>
            </w:tcBorders>
          </w:tcPr>
          <w:p w14:paraId="5F1DE9F8" w14:textId="77777777" w:rsidR="00E56613" w:rsidRPr="00E56613" w:rsidRDefault="00E56613" w:rsidP="00E56613">
            <w:pPr>
              <w:spacing w:before="0" w:beforeAutospacing="0" w:after="0" w:afterAutospacing="0" w:line="360" w:lineRule="auto"/>
              <w:jc w:val="center"/>
              <w:rPr>
                <w:rFonts w:ascii="David" w:eastAsia="Times New Roman" w:hAnsi="David" w:cs="David"/>
                <w:sz w:val="24"/>
                <w:szCs w:val="24"/>
                <w:rtl/>
              </w:rPr>
            </w:pPr>
            <w:r w:rsidRPr="00E56613">
              <w:rPr>
                <w:rFonts w:ascii="David" w:eastAsia="Times New Roman" w:hAnsi="David" w:cs="David" w:hint="cs"/>
                <w:sz w:val="24"/>
                <w:szCs w:val="24"/>
                <w:rtl/>
              </w:rPr>
              <w:t xml:space="preserve">                   </w:t>
            </w:r>
            <w:r w:rsidRPr="00E56613">
              <w:rPr>
                <w:rFonts w:ascii="David" w:eastAsia="Times New Roman" w:hAnsi="David" w:cs="David"/>
                <w:sz w:val="24"/>
                <w:szCs w:val="24"/>
                <w:rtl/>
              </w:rPr>
              <w:t>ש"ח</w:t>
            </w:r>
          </w:p>
        </w:tc>
      </w:tr>
      <w:tr w:rsidR="00E56613" w:rsidRPr="00E56613" w14:paraId="468AE994" w14:textId="77777777" w:rsidTr="00E56613">
        <w:tc>
          <w:tcPr>
            <w:tcW w:w="9134" w:type="dxa"/>
            <w:gridSpan w:val="6"/>
            <w:tcBorders>
              <w:bottom w:val="single" w:sz="4" w:space="0" w:color="auto"/>
            </w:tcBorders>
          </w:tcPr>
          <w:p w14:paraId="02EFCEC5" w14:textId="77777777" w:rsidR="00E56613" w:rsidRPr="00E56613" w:rsidRDefault="00E56613" w:rsidP="00E56613">
            <w:pPr>
              <w:spacing w:before="0" w:beforeAutospacing="0" w:after="0" w:afterAutospacing="0" w:line="360" w:lineRule="auto"/>
              <w:jc w:val="both"/>
              <w:rPr>
                <w:rFonts w:ascii="David" w:eastAsia="Times New Roman" w:hAnsi="David" w:cs="David"/>
                <w:sz w:val="24"/>
                <w:szCs w:val="24"/>
                <w:rtl/>
              </w:rPr>
            </w:pPr>
          </w:p>
          <w:p w14:paraId="44DBFD22" w14:textId="77777777" w:rsidR="00E56613" w:rsidRPr="00E56613" w:rsidRDefault="00E56613" w:rsidP="00E56613">
            <w:pPr>
              <w:spacing w:before="0" w:beforeAutospacing="0" w:after="0" w:afterAutospacing="0" w:line="360" w:lineRule="auto"/>
              <w:jc w:val="both"/>
              <w:rPr>
                <w:rFonts w:ascii="David" w:eastAsia="Times New Roman" w:hAnsi="David" w:cs="David"/>
                <w:sz w:val="24"/>
                <w:szCs w:val="24"/>
                <w:rtl/>
              </w:rPr>
            </w:pPr>
            <w:r w:rsidRPr="00E56613">
              <w:rPr>
                <w:rFonts w:ascii="David" w:eastAsia="Times New Roman" w:hAnsi="David" w:cs="David"/>
                <w:b/>
                <w:bCs/>
                <w:sz w:val="24"/>
                <w:szCs w:val="24"/>
                <w:rtl/>
              </w:rPr>
              <w:t xml:space="preserve">במילים </w:t>
            </w:r>
            <w:r w:rsidRPr="00E56613">
              <w:rPr>
                <w:rFonts w:ascii="David" w:eastAsia="Times New Roman" w:hAnsi="David" w:cs="David"/>
                <w:sz w:val="24"/>
                <w:szCs w:val="24"/>
                <w:rtl/>
              </w:rPr>
              <w:t>: ____________________________________________________________ ש"ח</w:t>
            </w:r>
          </w:p>
        </w:tc>
      </w:tr>
      <w:tr w:rsidR="00E56613" w:rsidRPr="00E56613" w14:paraId="5F31EEEC" w14:textId="77777777" w:rsidTr="00E56613">
        <w:tc>
          <w:tcPr>
            <w:tcW w:w="6860" w:type="dxa"/>
            <w:gridSpan w:val="4"/>
            <w:tcBorders>
              <w:top w:val="single" w:sz="4" w:space="0" w:color="auto"/>
              <w:left w:val="nil"/>
              <w:bottom w:val="single" w:sz="4" w:space="0" w:color="auto"/>
              <w:right w:val="nil"/>
            </w:tcBorders>
          </w:tcPr>
          <w:p w14:paraId="5A2FB6A5" w14:textId="77777777" w:rsidR="00E56613" w:rsidRPr="00E56613" w:rsidRDefault="00E56613" w:rsidP="00E56613">
            <w:pPr>
              <w:spacing w:before="0" w:beforeAutospacing="0" w:after="0" w:afterAutospacing="0" w:line="360" w:lineRule="auto"/>
              <w:jc w:val="both"/>
              <w:rPr>
                <w:rFonts w:ascii="David" w:eastAsia="Times New Roman" w:hAnsi="David" w:cs="David"/>
                <w:b/>
                <w:bCs/>
                <w:sz w:val="24"/>
                <w:szCs w:val="24"/>
                <w:rtl/>
              </w:rPr>
            </w:pPr>
          </w:p>
        </w:tc>
        <w:tc>
          <w:tcPr>
            <w:tcW w:w="2274" w:type="dxa"/>
            <w:gridSpan w:val="2"/>
            <w:tcBorders>
              <w:top w:val="single" w:sz="4" w:space="0" w:color="auto"/>
              <w:left w:val="nil"/>
              <w:bottom w:val="single" w:sz="4" w:space="0" w:color="auto"/>
              <w:right w:val="nil"/>
            </w:tcBorders>
          </w:tcPr>
          <w:p w14:paraId="737EB6A6" w14:textId="77777777" w:rsidR="00E56613" w:rsidRPr="00E56613" w:rsidRDefault="00E56613" w:rsidP="00E56613">
            <w:pPr>
              <w:spacing w:before="0" w:beforeAutospacing="0" w:after="0" w:afterAutospacing="0" w:line="360" w:lineRule="auto"/>
              <w:jc w:val="center"/>
              <w:rPr>
                <w:rFonts w:ascii="David" w:eastAsia="Times New Roman" w:hAnsi="David" w:cs="David"/>
                <w:b/>
                <w:bCs/>
                <w:sz w:val="24"/>
                <w:szCs w:val="24"/>
                <w:rtl/>
              </w:rPr>
            </w:pPr>
          </w:p>
        </w:tc>
      </w:tr>
      <w:tr w:rsidR="00E56613" w:rsidRPr="00E56613" w14:paraId="5E6803DA" w14:textId="77777777" w:rsidTr="00E56613">
        <w:tc>
          <w:tcPr>
            <w:tcW w:w="9134" w:type="dxa"/>
            <w:gridSpan w:val="6"/>
            <w:tcBorders>
              <w:top w:val="single" w:sz="4" w:space="0" w:color="auto"/>
            </w:tcBorders>
          </w:tcPr>
          <w:p w14:paraId="19A7ADE0" w14:textId="77777777" w:rsidR="00E56613" w:rsidRPr="00E56613" w:rsidRDefault="00E56613" w:rsidP="00E56613">
            <w:pPr>
              <w:spacing w:before="0" w:beforeAutospacing="0" w:after="0" w:afterAutospacing="0" w:line="360" w:lineRule="auto"/>
              <w:jc w:val="both"/>
              <w:rPr>
                <w:rFonts w:ascii="David" w:eastAsia="Times New Roman" w:hAnsi="David" w:cs="David"/>
                <w:b/>
                <w:bCs/>
                <w:sz w:val="24"/>
                <w:szCs w:val="24"/>
                <w:rtl/>
              </w:rPr>
            </w:pPr>
          </w:p>
          <w:p w14:paraId="50C6318E" w14:textId="2D3E8EDE" w:rsidR="00E56613" w:rsidRPr="00E56613" w:rsidRDefault="00E56613" w:rsidP="00E417F7">
            <w:pPr>
              <w:spacing w:before="0" w:beforeAutospacing="0" w:after="0" w:afterAutospacing="0" w:line="360" w:lineRule="auto"/>
              <w:jc w:val="both"/>
              <w:rPr>
                <w:rFonts w:ascii="David" w:eastAsia="Times New Roman" w:hAnsi="David" w:cs="David"/>
                <w:b/>
                <w:bCs/>
                <w:sz w:val="24"/>
                <w:szCs w:val="24"/>
                <w:rtl/>
              </w:rPr>
            </w:pPr>
            <w:r w:rsidRPr="00E56613">
              <w:rPr>
                <w:rFonts w:ascii="David" w:eastAsia="Times New Roman" w:hAnsi="David" w:cs="David"/>
                <w:b/>
                <w:bCs/>
                <w:sz w:val="24"/>
                <w:szCs w:val="24"/>
                <w:u w:val="single"/>
                <w:rtl/>
              </w:rPr>
              <w:t>מבנה 2-</w:t>
            </w:r>
            <w:r w:rsidRPr="00E56613">
              <w:rPr>
                <w:rFonts w:ascii="David" w:eastAsia="Times New Roman" w:hAnsi="David" w:cs="David" w:hint="cs"/>
                <w:b/>
                <w:bCs/>
                <w:sz w:val="24"/>
                <w:szCs w:val="24"/>
                <w:rtl/>
              </w:rPr>
              <w:t xml:space="preserve"> </w:t>
            </w:r>
            <w:r w:rsidRPr="00E56613">
              <w:rPr>
                <w:rFonts w:ascii="David" w:eastAsia="Times New Roman" w:hAnsi="David" w:cs="David"/>
                <w:b/>
                <w:bCs/>
                <w:sz w:val="24"/>
                <w:szCs w:val="24"/>
                <w:rtl/>
              </w:rPr>
              <w:t xml:space="preserve">פירוק המחיר הפאושלי הנ"ל  </w:t>
            </w:r>
            <w:del w:id="65" w:author="Meryl Etman" w:date="2021-08-11T16:03:00Z">
              <w:r w:rsidRPr="00E56613" w:rsidDel="00E417F7">
                <w:rPr>
                  <w:rFonts w:ascii="David" w:eastAsia="Times New Roman" w:hAnsi="David" w:cs="David"/>
                  <w:b/>
                  <w:bCs/>
                  <w:sz w:val="24"/>
                  <w:szCs w:val="24"/>
                  <w:rtl/>
                </w:rPr>
                <w:delText xml:space="preserve">אך לכל </w:delText>
              </w:r>
              <w:r w:rsidRPr="00E56613" w:rsidDel="00E417F7">
                <w:rPr>
                  <w:rFonts w:ascii="David" w:eastAsia="Times New Roman" w:hAnsi="David" w:cs="David" w:hint="cs"/>
                  <w:b/>
                  <w:bCs/>
                  <w:sz w:val="24"/>
                  <w:szCs w:val="24"/>
                  <w:rtl/>
                </w:rPr>
                <w:delText>___</w:delText>
              </w:r>
              <w:r w:rsidRPr="00E56613" w:rsidDel="00E417F7">
                <w:rPr>
                  <w:rFonts w:ascii="David" w:eastAsia="Times New Roman" w:hAnsi="David" w:cs="David"/>
                  <w:b/>
                  <w:bCs/>
                  <w:sz w:val="24"/>
                  <w:szCs w:val="24"/>
                  <w:rtl/>
                </w:rPr>
                <w:delText xml:space="preserve"> בניינים והחניון שמתחתם ו</w:delText>
              </w:r>
            </w:del>
            <w:ins w:id="66" w:author="Meryl Etman" w:date="2021-08-11T16:03:00Z">
              <w:r w:rsidR="00E417F7">
                <w:rPr>
                  <w:rFonts w:ascii="David" w:eastAsia="Times New Roman" w:hAnsi="David" w:cs="David" w:hint="cs"/>
                  <w:b/>
                  <w:bCs/>
                  <w:sz w:val="24"/>
                  <w:szCs w:val="24"/>
                  <w:rtl/>
                </w:rPr>
                <w:t xml:space="preserve"> לבניין 1001 </w:t>
              </w:r>
            </w:ins>
            <w:r w:rsidRPr="00E56613">
              <w:rPr>
                <w:rFonts w:ascii="David" w:eastAsia="Times New Roman" w:hAnsi="David" w:cs="David"/>
                <w:b/>
                <w:bCs/>
                <w:sz w:val="24"/>
                <w:szCs w:val="24"/>
                <w:rtl/>
              </w:rPr>
              <w:t>לרבות הפיתוח הצמוד, בנפרד,  לפי פרקים:</w:t>
            </w:r>
          </w:p>
        </w:tc>
      </w:tr>
      <w:tr w:rsidR="00E56613" w:rsidRPr="00E56613" w14:paraId="11818D11" w14:textId="77777777" w:rsidTr="00E56613">
        <w:trPr>
          <w:gridAfter w:val="1"/>
          <w:wAfter w:w="16" w:type="dxa"/>
        </w:trPr>
        <w:tc>
          <w:tcPr>
            <w:tcW w:w="765" w:type="dxa"/>
          </w:tcPr>
          <w:p w14:paraId="5768B848" w14:textId="77777777" w:rsidR="00E56613" w:rsidRPr="00E56613" w:rsidRDefault="00E56613" w:rsidP="00E56613">
            <w:pPr>
              <w:spacing w:before="0" w:beforeAutospacing="0" w:after="0" w:afterAutospacing="0" w:line="360" w:lineRule="auto"/>
              <w:jc w:val="center"/>
              <w:rPr>
                <w:rFonts w:ascii="David" w:eastAsia="Times New Roman" w:hAnsi="David" w:cs="David"/>
                <w:b/>
                <w:bCs/>
                <w:sz w:val="24"/>
                <w:szCs w:val="24"/>
                <w:u w:val="single"/>
                <w:rtl/>
              </w:rPr>
            </w:pPr>
            <w:r w:rsidRPr="00E56613">
              <w:rPr>
                <w:rFonts w:ascii="David" w:eastAsia="Times New Roman" w:hAnsi="David" w:cs="David" w:hint="cs"/>
                <w:b/>
                <w:bCs/>
                <w:sz w:val="24"/>
                <w:szCs w:val="24"/>
                <w:u w:val="single"/>
                <w:rtl/>
              </w:rPr>
              <w:t>סעיף</w:t>
            </w:r>
          </w:p>
        </w:tc>
        <w:tc>
          <w:tcPr>
            <w:tcW w:w="4678" w:type="dxa"/>
          </w:tcPr>
          <w:p w14:paraId="6772862F" w14:textId="77777777" w:rsidR="00E56613" w:rsidRPr="00E56613" w:rsidRDefault="00E56613" w:rsidP="00E56613">
            <w:pPr>
              <w:spacing w:before="0" w:beforeAutospacing="0" w:after="0" w:afterAutospacing="0" w:line="360" w:lineRule="auto"/>
              <w:jc w:val="both"/>
              <w:rPr>
                <w:rFonts w:ascii="David" w:eastAsia="Times New Roman" w:hAnsi="David" w:cs="David"/>
                <w:b/>
                <w:bCs/>
                <w:sz w:val="24"/>
                <w:szCs w:val="24"/>
                <w:u w:val="single"/>
                <w:rtl/>
              </w:rPr>
            </w:pPr>
            <w:r w:rsidRPr="00E56613">
              <w:rPr>
                <w:rFonts w:ascii="David" w:eastAsia="Times New Roman" w:hAnsi="David" w:cs="David" w:hint="cs"/>
                <w:b/>
                <w:bCs/>
                <w:sz w:val="24"/>
                <w:szCs w:val="24"/>
                <w:u w:val="single"/>
                <w:rtl/>
              </w:rPr>
              <w:t>תיאור</w:t>
            </w:r>
          </w:p>
        </w:tc>
        <w:tc>
          <w:tcPr>
            <w:tcW w:w="850" w:type="dxa"/>
          </w:tcPr>
          <w:p w14:paraId="2F92A5B9" w14:textId="77777777" w:rsidR="00E56613" w:rsidRPr="00E56613" w:rsidRDefault="00E56613" w:rsidP="00E56613">
            <w:pPr>
              <w:spacing w:before="0" w:beforeAutospacing="0" w:after="0" w:afterAutospacing="0" w:line="360" w:lineRule="auto"/>
              <w:jc w:val="center"/>
              <w:rPr>
                <w:rFonts w:ascii="David" w:eastAsia="Times New Roman" w:hAnsi="David" w:cs="David"/>
                <w:b/>
                <w:bCs/>
                <w:sz w:val="24"/>
                <w:szCs w:val="24"/>
                <w:u w:val="single"/>
                <w:rtl/>
              </w:rPr>
            </w:pPr>
          </w:p>
        </w:tc>
        <w:tc>
          <w:tcPr>
            <w:tcW w:w="567" w:type="dxa"/>
          </w:tcPr>
          <w:p w14:paraId="27EC6C38" w14:textId="77777777" w:rsidR="00E56613" w:rsidRPr="00E56613" w:rsidRDefault="00E56613" w:rsidP="00E56613">
            <w:pPr>
              <w:spacing w:before="0" w:beforeAutospacing="0" w:after="0" w:afterAutospacing="0" w:line="360" w:lineRule="auto"/>
              <w:jc w:val="center"/>
              <w:rPr>
                <w:rFonts w:ascii="David" w:eastAsia="Times New Roman" w:hAnsi="David" w:cs="David"/>
                <w:b/>
                <w:bCs/>
                <w:sz w:val="24"/>
                <w:szCs w:val="24"/>
                <w:u w:val="single"/>
                <w:rtl/>
              </w:rPr>
            </w:pPr>
          </w:p>
        </w:tc>
        <w:tc>
          <w:tcPr>
            <w:tcW w:w="2258" w:type="dxa"/>
          </w:tcPr>
          <w:p w14:paraId="34007B28" w14:textId="77777777" w:rsidR="00E56613" w:rsidRPr="00E56613" w:rsidRDefault="00E56613" w:rsidP="00E56613">
            <w:pPr>
              <w:spacing w:before="0" w:beforeAutospacing="0" w:after="0" w:afterAutospacing="0" w:line="360" w:lineRule="auto"/>
              <w:jc w:val="center"/>
              <w:rPr>
                <w:rFonts w:ascii="David" w:eastAsia="Times New Roman" w:hAnsi="David" w:cs="David"/>
                <w:b/>
                <w:bCs/>
                <w:sz w:val="24"/>
                <w:szCs w:val="24"/>
                <w:u w:val="single"/>
                <w:rtl/>
              </w:rPr>
            </w:pPr>
            <w:r w:rsidRPr="00E56613">
              <w:rPr>
                <w:rFonts w:ascii="David" w:eastAsia="Times New Roman" w:hAnsi="David" w:cs="David"/>
                <w:b/>
                <w:bCs/>
                <w:sz w:val="24"/>
                <w:szCs w:val="24"/>
                <w:u w:val="single"/>
                <w:rtl/>
              </w:rPr>
              <w:t>סך הכל בש"ח</w:t>
            </w:r>
          </w:p>
        </w:tc>
      </w:tr>
      <w:tr w:rsidR="00E56613" w:rsidRPr="00E56613" w14:paraId="40EA5247" w14:textId="77777777" w:rsidTr="00E56613">
        <w:trPr>
          <w:gridAfter w:val="1"/>
          <w:wAfter w:w="16" w:type="dxa"/>
        </w:trPr>
        <w:tc>
          <w:tcPr>
            <w:tcW w:w="765" w:type="dxa"/>
          </w:tcPr>
          <w:p w14:paraId="320D8F5B" w14:textId="77777777" w:rsidR="00E56613" w:rsidRPr="00E56613" w:rsidRDefault="00E56613" w:rsidP="00E56613">
            <w:pPr>
              <w:spacing w:before="0" w:beforeAutospacing="0" w:after="0" w:afterAutospacing="0" w:line="360" w:lineRule="auto"/>
              <w:jc w:val="center"/>
              <w:rPr>
                <w:rFonts w:ascii="David" w:eastAsia="Times New Roman" w:hAnsi="David" w:cs="David"/>
                <w:sz w:val="24"/>
                <w:szCs w:val="24"/>
                <w:rtl/>
              </w:rPr>
            </w:pPr>
          </w:p>
          <w:p w14:paraId="4D416927" w14:textId="77777777" w:rsidR="00E56613" w:rsidRPr="00E56613" w:rsidRDefault="00E56613" w:rsidP="00E56613">
            <w:pPr>
              <w:spacing w:before="0" w:beforeAutospacing="0" w:after="0" w:afterAutospacing="0" w:line="360" w:lineRule="auto"/>
              <w:jc w:val="center"/>
              <w:rPr>
                <w:rFonts w:ascii="David" w:eastAsia="Times New Roman" w:hAnsi="David" w:cs="David"/>
                <w:sz w:val="24"/>
                <w:szCs w:val="24"/>
                <w:rtl/>
              </w:rPr>
            </w:pPr>
            <w:r w:rsidRPr="00E56613">
              <w:rPr>
                <w:rFonts w:ascii="David" w:eastAsia="Times New Roman" w:hAnsi="David" w:cs="David"/>
                <w:sz w:val="24"/>
                <w:szCs w:val="24"/>
                <w:rtl/>
              </w:rPr>
              <w:t>2.1</w:t>
            </w:r>
          </w:p>
          <w:p w14:paraId="616BE7DD" w14:textId="77777777" w:rsidR="00E56613" w:rsidRPr="00E56613" w:rsidRDefault="00E56613" w:rsidP="00E56613">
            <w:pPr>
              <w:spacing w:before="0" w:beforeAutospacing="0" w:after="0" w:afterAutospacing="0" w:line="360" w:lineRule="auto"/>
              <w:jc w:val="center"/>
              <w:rPr>
                <w:rFonts w:ascii="David" w:eastAsia="Times New Roman" w:hAnsi="David" w:cs="David"/>
                <w:sz w:val="24"/>
                <w:szCs w:val="24"/>
                <w:rtl/>
              </w:rPr>
            </w:pPr>
          </w:p>
        </w:tc>
        <w:tc>
          <w:tcPr>
            <w:tcW w:w="4678" w:type="dxa"/>
          </w:tcPr>
          <w:p w14:paraId="03AAFC4E" w14:textId="53FBA161" w:rsidR="00E56613" w:rsidRPr="00E56613" w:rsidRDefault="00E56613" w:rsidP="00E417F7">
            <w:pPr>
              <w:spacing w:before="0" w:beforeAutospacing="0" w:after="0" w:afterAutospacing="0" w:line="360" w:lineRule="auto"/>
              <w:jc w:val="both"/>
              <w:rPr>
                <w:rFonts w:ascii="David" w:eastAsia="Times New Roman" w:hAnsi="David" w:cs="David"/>
                <w:sz w:val="24"/>
                <w:szCs w:val="24"/>
                <w:rtl/>
              </w:rPr>
            </w:pPr>
            <w:r w:rsidRPr="00E56613">
              <w:rPr>
                <w:rFonts w:ascii="David" w:eastAsia="Times New Roman" w:hAnsi="David" w:cs="David"/>
                <w:sz w:val="24"/>
                <w:szCs w:val="24"/>
                <w:rtl/>
              </w:rPr>
              <w:t xml:space="preserve">עבודות הבטון עבור </w:t>
            </w:r>
            <w:del w:id="67" w:author="Meryl Etman" w:date="2021-08-11T16:36:00Z">
              <w:r w:rsidRPr="00E56613" w:rsidDel="000A71D0">
                <w:rPr>
                  <w:rFonts w:ascii="David" w:eastAsia="Times New Roman" w:hAnsi="David" w:cs="David"/>
                  <w:sz w:val="24"/>
                  <w:szCs w:val="24"/>
                  <w:rtl/>
                </w:rPr>
                <w:delText>ביסוס ו</w:delText>
              </w:r>
            </w:del>
            <w:r w:rsidRPr="00E56613">
              <w:rPr>
                <w:rFonts w:ascii="David" w:eastAsia="Times New Roman" w:hAnsi="David" w:cs="David"/>
                <w:sz w:val="24"/>
                <w:szCs w:val="24"/>
                <w:rtl/>
              </w:rPr>
              <w:t>שלד המבנים כולל חיפויי האבן</w:t>
            </w:r>
            <w:del w:id="68" w:author="Meryl Etman" w:date="2021-08-11T16:03:00Z">
              <w:r w:rsidRPr="00E56613" w:rsidDel="00E417F7">
                <w:rPr>
                  <w:rFonts w:ascii="David" w:eastAsia="Times New Roman" w:hAnsi="David" w:cs="David"/>
                  <w:sz w:val="24"/>
                  <w:szCs w:val="24"/>
                  <w:rtl/>
                </w:rPr>
                <w:delText>, לרבות עב' איטום</w:delText>
              </w:r>
            </w:del>
            <w:r w:rsidRPr="00E56613">
              <w:rPr>
                <w:rFonts w:ascii="David" w:eastAsia="Times New Roman" w:hAnsi="David" w:cs="David"/>
                <w:sz w:val="24"/>
                <w:szCs w:val="24"/>
                <w:rtl/>
              </w:rPr>
              <w:t xml:space="preserve"> וכיוצ"ב</w:t>
            </w:r>
          </w:p>
        </w:tc>
        <w:tc>
          <w:tcPr>
            <w:tcW w:w="850" w:type="dxa"/>
          </w:tcPr>
          <w:p w14:paraId="519DE8D8" w14:textId="77777777" w:rsidR="00E56613" w:rsidRPr="00E56613" w:rsidRDefault="00E56613" w:rsidP="00E56613">
            <w:pPr>
              <w:spacing w:before="0" w:beforeAutospacing="0" w:after="0" w:afterAutospacing="0" w:line="360" w:lineRule="auto"/>
              <w:jc w:val="center"/>
              <w:rPr>
                <w:rFonts w:ascii="David" w:eastAsia="Times New Roman" w:hAnsi="David" w:cs="David"/>
                <w:sz w:val="24"/>
                <w:szCs w:val="24"/>
                <w:rtl/>
              </w:rPr>
            </w:pPr>
          </w:p>
          <w:p w14:paraId="31FA7C43" w14:textId="77777777" w:rsidR="00E56613" w:rsidRPr="00E56613" w:rsidRDefault="00E56613" w:rsidP="00E56613">
            <w:pPr>
              <w:spacing w:before="0" w:beforeAutospacing="0" w:after="0" w:afterAutospacing="0" w:line="360" w:lineRule="auto"/>
              <w:jc w:val="center"/>
              <w:rPr>
                <w:rFonts w:ascii="David" w:eastAsia="Times New Roman" w:hAnsi="David" w:cs="David"/>
                <w:sz w:val="24"/>
                <w:szCs w:val="24"/>
                <w:rtl/>
              </w:rPr>
            </w:pPr>
          </w:p>
          <w:p w14:paraId="717DEF5A" w14:textId="77777777" w:rsidR="00E56613" w:rsidRPr="00E56613" w:rsidRDefault="00E56613" w:rsidP="00E56613">
            <w:pPr>
              <w:spacing w:before="0" w:beforeAutospacing="0" w:after="0" w:afterAutospacing="0" w:line="360" w:lineRule="auto"/>
              <w:jc w:val="center"/>
              <w:rPr>
                <w:rFonts w:ascii="David" w:eastAsia="Times New Roman" w:hAnsi="David" w:cs="David"/>
                <w:sz w:val="24"/>
                <w:szCs w:val="24"/>
                <w:rtl/>
              </w:rPr>
            </w:pPr>
            <w:r w:rsidRPr="00E56613">
              <w:rPr>
                <w:rFonts w:ascii="David" w:eastAsia="Times New Roman" w:hAnsi="David" w:cs="David"/>
                <w:sz w:val="24"/>
                <w:szCs w:val="24"/>
                <w:rtl/>
              </w:rPr>
              <w:t>קומפ'</w:t>
            </w:r>
          </w:p>
        </w:tc>
        <w:tc>
          <w:tcPr>
            <w:tcW w:w="567" w:type="dxa"/>
          </w:tcPr>
          <w:p w14:paraId="075447CF" w14:textId="77777777" w:rsidR="00E56613" w:rsidRPr="00E56613" w:rsidRDefault="00E56613" w:rsidP="00E56613">
            <w:pPr>
              <w:spacing w:before="0" w:beforeAutospacing="0" w:after="0" w:afterAutospacing="0" w:line="360" w:lineRule="auto"/>
              <w:jc w:val="center"/>
              <w:rPr>
                <w:rFonts w:ascii="David" w:eastAsia="Times New Roman" w:hAnsi="David" w:cs="David"/>
                <w:sz w:val="24"/>
                <w:szCs w:val="24"/>
                <w:rtl/>
              </w:rPr>
            </w:pPr>
          </w:p>
          <w:p w14:paraId="47538A45" w14:textId="77777777" w:rsidR="00E56613" w:rsidRPr="00E56613" w:rsidRDefault="00E56613" w:rsidP="00E56613">
            <w:pPr>
              <w:spacing w:before="0" w:beforeAutospacing="0" w:after="0" w:afterAutospacing="0" w:line="360" w:lineRule="auto"/>
              <w:jc w:val="center"/>
              <w:rPr>
                <w:rFonts w:ascii="David" w:eastAsia="Times New Roman" w:hAnsi="David" w:cs="David"/>
                <w:sz w:val="24"/>
                <w:szCs w:val="24"/>
                <w:rtl/>
              </w:rPr>
            </w:pPr>
          </w:p>
          <w:p w14:paraId="6AEC4A23" w14:textId="77777777" w:rsidR="00E56613" w:rsidRPr="00E56613" w:rsidRDefault="00E56613" w:rsidP="00E56613">
            <w:pPr>
              <w:spacing w:before="0" w:beforeAutospacing="0" w:after="0" w:afterAutospacing="0" w:line="360" w:lineRule="auto"/>
              <w:jc w:val="center"/>
              <w:rPr>
                <w:rFonts w:ascii="David" w:eastAsia="Times New Roman" w:hAnsi="David" w:cs="David"/>
                <w:sz w:val="24"/>
                <w:szCs w:val="24"/>
                <w:rtl/>
              </w:rPr>
            </w:pPr>
            <w:r w:rsidRPr="00E56613">
              <w:rPr>
                <w:rFonts w:ascii="David" w:eastAsia="Times New Roman" w:hAnsi="David" w:cs="David"/>
                <w:sz w:val="24"/>
                <w:szCs w:val="24"/>
                <w:rtl/>
              </w:rPr>
              <w:t>1</w:t>
            </w:r>
          </w:p>
        </w:tc>
        <w:tc>
          <w:tcPr>
            <w:tcW w:w="2258" w:type="dxa"/>
          </w:tcPr>
          <w:p w14:paraId="05E50F17" w14:textId="77777777" w:rsidR="00E56613" w:rsidRPr="00E56613" w:rsidRDefault="00E56613" w:rsidP="00E56613">
            <w:pPr>
              <w:spacing w:before="0" w:beforeAutospacing="0" w:after="0" w:afterAutospacing="0" w:line="360" w:lineRule="auto"/>
              <w:jc w:val="center"/>
              <w:rPr>
                <w:rFonts w:ascii="David" w:eastAsia="Times New Roman" w:hAnsi="David" w:cs="David"/>
                <w:sz w:val="24"/>
                <w:szCs w:val="24"/>
                <w:rtl/>
              </w:rPr>
            </w:pPr>
          </w:p>
          <w:p w14:paraId="3F8087E6" w14:textId="77777777" w:rsidR="00E56613" w:rsidRPr="00E56613" w:rsidRDefault="00E56613" w:rsidP="00E56613">
            <w:pPr>
              <w:spacing w:before="0" w:beforeAutospacing="0" w:after="0" w:afterAutospacing="0" w:line="360" w:lineRule="auto"/>
              <w:jc w:val="center"/>
              <w:rPr>
                <w:rFonts w:ascii="David" w:eastAsia="Times New Roman" w:hAnsi="David" w:cs="David"/>
                <w:sz w:val="24"/>
                <w:szCs w:val="24"/>
                <w:rtl/>
              </w:rPr>
            </w:pPr>
          </w:p>
        </w:tc>
      </w:tr>
      <w:tr w:rsidR="00E56613" w:rsidRPr="00E56613" w14:paraId="6B7A7947" w14:textId="77777777" w:rsidTr="00E56613">
        <w:trPr>
          <w:gridAfter w:val="1"/>
          <w:wAfter w:w="16" w:type="dxa"/>
        </w:trPr>
        <w:tc>
          <w:tcPr>
            <w:tcW w:w="765" w:type="dxa"/>
          </w:tcPr>
          <w:p w14:paraId="786351D2" w14:textId="77777777" w:rsidR="00E56613" w:rsidRPr="00E56613" w:rsidRDefault="00E56613" w:rsidP="00E56613">
            <w:pPr>
              <w:spacing w:before="0" w:beforeAutospacing="0" w:after="0" w:afterAutospacing="0" w:line="360" w:lineRule="auto"/>
              <w:jc w:val="center"/>
              <w:rPr>
                <w:rFonts w:ascii="David" w:eastAsia="Times New Roman" w:hAnsi="David" w:cs="David"/>
                <w:sz w:val="24"/>
                <w:szCs w:val="24"/>
                <w:rtl/>
              </w:rPr>
            </w:pPr>
          </w:p>
          <w:p w14:paraId="1546D1F0" w14:textId="77777777" w:rsidR="00E56613" w:rsidRPr="00E56613" w:rsidRDefault="00E56613" w:rsidP="00E56613">
            <w:pPr>
              <w:spacing w:before="0" w:beforeAutospacing="0" w:after="0" w:afterAutospacing="0" w:line="360" w:lineRule="auto"/>
              <w:jc w:val="center"/>
              <w:rPr>
                <w:rFonts w:ascii="David" w:eastAsia="Times New Roman" w:hAnsi="David" w:cs="David"/>
                <w:sz w:val="24"/>
                <w:szCs w:val="24"/>
                <w:rtl/>
              </w:rPr>
            </w:pPr>
            <w:r w:rsidRPr="00E56613">
              <w:rPr>
                <w:rFonts w:ascii="David" w:eastAsia="Times New Roman" w:hAnsi="David" w:cs="David"/>
                <w:sz w:val="24"/>
                <w:szCs w:val="24"/>
                <w:rtl/>
              </w:rPr>
              <w:t>2.2</w:t>
            </w:r>
          </w:p>
          <w:p w14:paraId="58F0A659" w14:textId="77777777" w:rsidR="00E56613" w:rsidRPr="00E56613" w:rsidRDefault="00E56613" w:rsidP="00E56613">
            <w:pPr>
              <w:spacing w:before="0" w:beforeAutospacing="0" w:after="0" w:afterAutospacing="0" w:line="360" w:lineRule="auto"/>
              <w:jc w:val="center"/>
              <w:rPr>
                <w:rFonts w:ascii="David" w:eastAsia="Times New Roman" w:hAnsi="David" w:cs="David"/>
                <w:sz w:val="24"/>
                <w:szCs w:val="24"/>
                <w:rtl/>
              </w:rPr>
            </w:pPr>
          </w:p>
        </w:tc>
        <w:tc>
          <w:tcPr>
            <w:tcW w:w="4678" w:type="dxa"/>
          </w:tcPr>
          <w:p w14:paraId="232A8D15" w14:textId="674BA41F" w:rsidR="00E56613" w:rsidRPr="00E56613" w:rsidRDefault="00E56613" w:rsidP="00E417F7">
            <w:pPr>
              <w:spacing w:before="0" w:beforeAutospacing="0" w:after="0" w:afterAutospacing="0" w:line="360" w:lineRule="auto"/>
              <w:jc w:val="both"/>
              <w:rPr>
                <w:rFonts w:ascii="David" w:eastAsia="Times New Roman" w:hAnsi="David" w:cs="David"/>
                <w:sz w:val="24"/>
                <w:szCs w:val="24"/>
                <w:rtl/>
              </w:rPr>
            </w:pPr>
            <w:r w:rsidRPr="00E56613">
              <w:rPr>
                <w:rFonts w:ascii="David" w:eastAsia="Times New Roman" w:hAnsi="David" w:cs="David"/>
                <w:sz w:val="24"/>
                <w:szCs w:val="24"/>
                <w:rtl/>
              </w:rPr>
              <w:t>עבודות הגמר, וכל יתר העבודות הנדרשות להשלמת הבניין עד לגמר מושלם לרבות  במבוא</w:t>
            </w:r>
            <w:del w:id="69" w:author="Meryl Etman" w:date="2021-08-11T16:18:00Z">
              <w:r w:rsidRPr="00E56613" w:rsidDel="00823203">
                <w:rPr>
                  <w:rFonts w:ascii="David" w:eastAsia="Times New Roman" w:hAnsi="David" w:cs="David"/>
                  <w:sz w:val="24"/>
                  <w:szCs w:val="24"/>
                  <w:rtl/>
                </w:rPr>
                <w:delText>ו</w:delText>
              </w:r>
            </w:del>
            <w:r w:rsidRPr="00E56613">
              <w:rPr>
                <w:rFonts w:ascii="David" w:eastAsia="Times New Roman" w:hAnsi="David" w:cs="David"/>
                <w:sz w:val="24"/>
                <w:szCs w:val="24"/>
                <w:rtl/>
              </w:rPr>
              <w:t>ת הכניסה הראשי</w:t>
            </w:r>
            <w:ins w:id="70" w:author="Meryl Etman" w:date="2021-08-11T16:18:00Z">
              <w:r w:rsidR="00823203">
                <w:rPr>
                  <w:rFonts w:ascii="David" w:eastAsia="Times New Roman" w:hAnsi="David" w:cs="David" w:hint="cs"/>
                  <w:sz w:val="24"/>
                  <w:szCs w:val="24"/>
                  <w:rtl/>
                </w:rPr>
                <w:t>ת</w:t>
              </w:r>
            </w:ins>
            <w:del w:id="71" w:author="Meryl Etman" w:date="2021-08-11T16:18:00Z">
              <w:r w:rsidRPr="00E56613" w:rsidDel="00823203">
                <w:rPr>
                  <w:rFonts w:ascii="David" w:eastAsia="Times New Roman" w:hAnsi="David" w:cs="David"/>
                  <w:sz w:val="24"/>
                  <w:szCs w:val="24"/>
                  <w:rtl/>
                </w:rPr>
                <w:delText>ים</w:delText>
              </w:r>
            </w:del>
            <w:ins w:id="72" w:author="Meryl Etman" w:date="2021-08-11T16:18:00Z">
              <w:r w:rsidR="00823203">
                <w:rPr>
                  <w:rFonts w:ascii="David" w:eastAsia="Times New Roman" w:hAnsi="David" w:cs="David" w:hint="cs"/>
                  <w:sz w:val="24"/>
                  <w:szCs w:val="24"/>
                  <w:rtl/>
                </w:rPr>
                <w:t>,</w:t>
              </w:r>
            </w:ins>
            <w:del w:id="73" w:author="Meryl Etman" w:date="2021-08-11T16:18:00Z">
              <w:r w:rsidRPr="00E56613" w:rsidDel="00823203">
                <w:rPr>
                  <w:rFonts w:ascii="David" w:eastAsia="Times New Roman" w:hAnsi="David" w:cs="David"/>
                  <w:sz w:val="24"/>
                  <w:szCs w:val="24"/>
                  <w:rtl/>
                </w:rPr>
                <w:delText xml:space="preserve"> ו</w:delText>
              </w:r>
            </w:del>
            <w:r w:rsidRPr="00E56613">
              <w:rPr>
                <w:rFonts w:ascii="David" w:eastAsia="Times New Roman" w:hAnsi="David" w:cs="David"/>
                <w:sz w:val="24"/>
                <w:szCs w:val="24"/>
                <w:rtl/>
              </w:rPr>
              <w:t xml:space="preserve">במבואות </w:t>
            </w:r>
            <w:del w:id="74" w:author="Meryl Etman" w:date="2021-08-11T16:04:00Z">
              <w:r w:rsidRPr="00E56613" w:rsidDel="00E417F7">
                <w:rPr>
                  <w:rFonts w:ascii="David" w:eastAsia="Times New Roman" w:hAnsi="David" w:cs="David"/>
                  <w:sz w:val="24"/>
                  <w:szCs w:val="24"/>
                  <w:rtl/>
                </w:rPr>
                <w:delText xml:space="preserve">הקומתיים </w:delText>
              </w:r>
            </w:del>
            <w:ins w:id="75" w:author="Meryl Etman" w:date="2021-08-11T16:04:00Z">
              <w:r w:rsidR="00E417F7" w:rsidRPr="00E56613">
                <w:rPr>
                  <w:rFonts w:ascii="David" w:eastAsia="Times New Roman" w:hAnsi="David" w:cs="David"/>
                  <w:sz w:val="24"/>
                  <w:szCs w:val="24"/>
                  <w:rtl/>
                </w:rPr>
                <w:t>הקומתי</w:t>
              </w:r>
              <w:r w:rsidR="00E417F7">
                <w:rPr>
                  <w:rFonts w:ascii="David" w:eastAsia="Times New Roman" w:hAnsi="David" w:cs="David" w:hint="cs"/>
                  <w:sz w:val="24"/>
                  <w:szCs w:val="24"/>
                  <w:rtl/>
                </w:rPr>
                <w:t>ות</w:t>
              </w:r>
              <w:r w:rsidR="00E417F7" w:rsidRPr="00E56613">
                <w:rPr>
                  <w:rFonts w:ascii="David" w:eastAsia="Times New Roman" w:hAnsi="David" w:cs="David"/>
                  <w:sz w:val="24"/>
                  <w:szCs w:val="24"/>
                  <w:rtl/>
                </w:rPr>
                <w:t xml:space="preserve"> </w:t>
              </w:r>
            </w:ins>
            <w:r w:rsidRPr="00E56613">
              <w:rPr>
                <w:rFonts w:ascii="David" w:eastAsia="Times New Roman" w:hAnsi="David" w:cs="David"/>
                <w:sz w:val="24"/>
                <w:szCs w:val="24"/>
                <w:rtl/>
              </w:rPr>
              <w:t xml:space="preserve">ובמעברים המשותפים לרבות כל הדקורציה והתאורה </w:t>
            </w:r>
            <w:del w:id="76" w:author="Meryl Etman" w:date="2021-08-11T16:04:00Z">
              <w:r w:rsidRPr="00E56613" w:rsidDel="00E417F7">
                <w:rPr>
                  <w:rFonts w:ascii="David" w:eastAsia="Times New Roman" w:hAnsi="David" w:cs="David"/>
                  <w:sz w:val="24"/>
                  <w:szCs w:val="24"/>
                  <w:rtl/>
                </w:rPr>
                <w:delText xml:space="preserve">בכל בניין ובניין </w:delText>
              </w:r>
            </w:del>
            <w:r w:rsidRPr="00E56613">
              <w:rPr>
                <w:rFonts w:ascii="David" w:eastAsia="Times New Roman" w:hAnsi="David" w:cs="David"/>
                <w:sz w:val="24"/>
                <w:szCs w:val="24"/>
                <w:rtl/>
              </w:rPr>
              <w:t>וכיוצ"ב</w:t>
            </w:r>
          </w:p>
        </w:tc>
        <w:tc>
          <w:tcPr>
            <w:tcW w:w="850" w:type="dxa"/>
          </w:tcPr>
          <w:p w14:paraId="327335EC" w14:textId="77777777" w:rsidR="00E56613" w:rsidRPr="00E56613" w:rsidRDefault="00E56613" w:rsidP="00E56613">
            <w:pPr>
              <w:spacing w:before="0" w:beforeAutospacing="0" w:after="0" w:afterAutospacing="0" w:line="360" w:lineRule="auto"/>
              <w:jc w:val="center"/>
              <w:rPr>
                <w:rFonts w:ascii="David" w:eastAsia="Times New Roman" w:hAnsi="David" w:cs="David"/>
                <w:sz w:val="24"/>
                <w:szCs w:val="24"/>
                <w:rtl/>
              </w:rPr>
            </w:pPr>
            <w:r w:rsidRPr="00E56613">
              <w:rPr>
                <w:rFonts w:ascii="David" w:eastAsia="Times New Roman" w:hAnsi="David" w:cs="David"/>
                <w:sz w:val="24"/>
                <w:szCs w:val="24"/>
                <w:rtl/>
              </w:rPr>
              <w:t>קומפ'</w:t>
            </w:r>
          </w:p>
        </w:tc>
        <w:tc>
          <w:tcPr>
            <w:tcW w:w="567" w:type="dxa"/>
          </w:tcPr>
          <w:p w14:paraId="08E869AB" w14:textId="77777777" w:rsidR="00E56613" w:rsidRPr="00E56613" w:rsidRDefault="00E56613" w:rsidP="00E56613">
            <w:pPr>
              <w:spacing w:before="0" w:beforeAutospacing="0" w:after="0" w:afterAutospacing="0" w:line="360" w:lineRule="auto"/>
              <w:jc w:val="center"/>
              <w:rPr>
                <w:rFonts w:ascii="David" w:eastAsia="Times New Roman" w:hAnsi="David" w:cs="David"/>
                <w:sz w:val="24"/>
                <w:szCs w:val="24"/>
                <w:rtl/>
              </w:rPr>
            </w:pPr>
          </w:p>
          <w:p w14:paraId="572A6ACF" w14:textId="77777777" w:rsidR="00E56613" w:rsidRPr="00E56613" w:rsidRDefault="00E56613" w:rsidP="00E56613">
            <w:pPr>
              <w:spacing w:before="0" w:beforeAutospacing="0" w:after="0" w:afterAutospacing="0" w:line="360" w:lineRule="auto"/>
              <w:jc w:val="center"/>
              <w:rPr>
                <w:rFonts w:ascii="David" w:eastAsia="Times New Roman" w:hAnsi="David" w:cs="David"/>
                <w:sz w:val="24"/>
                <w:szCs w:val="24"/>
                <w:rtl/>
              </w:rPr>
            </w:pPr>
            <w:r w:rsidRPr="00E56613">
              <w:rPr>
                <w:rFonts w:ascii="David" w:eastAsia="Times New Roman" w:hAnsi="David" w:cs="David"/>
                <w:sz w:val="24"/>
                <w:szCs w:val="24"/>
                <w:rtl/>
              </w:rPr>
              <w:t>1</w:t>
            </w:r>
          </w:p>
          <w:p w14:paraId="11506F0E" w14:textId="77777777" w:rsidR="00E56613" w:rsidRPr="00E56613" w:rsidRDefault="00E56613" w:rsidP="00E56613">
            <w:pPr>
              <w:spacing w:before="0" w:beforeAutospacing="0" w:after="0" w:afterAutospacing="0" w:line="360" w:lineRule="auto"/>
              <w:jc w:val="center"/>
              <w:rPr>
                <w:rFonts w:ascii="David" w:eastAsia="Times New Roman" w:hAnsi="David" w:cs="David"/>
                <w:sz w:val="24"/>
                <w:szCs w:val="24"/>
                <w:rtl/>
              </w:rPr>
            </w:pPr>
          </w:p>
        </w:tc>
        <w:tc>
          <w:tcPr>
            <w:tcW w:w="2258" w:type="dxa"/>
          </w:tcPr>
          <w:p w14:paraId="55C1161F" w14:textId="77777777" w:rsidR="00E56613" w:rsidRPr="00E56613" w:rsidRDefault="00E56613" w:rsidP="00E56613">
            <w:pPr>
              <w:spacing w:before="0" w:beforeAutospacing="0" w:after="0" w:afterAutospacing="0" w:line="360" w:lineRule="auto"/>
              <w:jc w:val="center"/>
              <w:rPr>
                <w:rFonts w:ascii="David" w:eastAsia="Times New Roman" w:hAnsi="David" w:cs="David"/>
                <w:sz w:val="24"/>
                <w:szCs w:val="24"/>
                <w:rtl/>
              </w:rPr>
            </w:pPr>
          </w:p>
        </w:tc>
      </w:tr>
      <w:tr w:rsidR="000B4D6F" w:rsidRPr="00E56613" w14:paraId="3946DA59" w14:textId="77777777" w:rsidTr="00E56613">
        <w:trPr>
          <w:gridAfter w:val="1"/>
          <w:wAfter w:w="16" w:type="dxa"/>
          <w:ins w:id="77" w:author="Meryl Etman" w:date="2021-08-11T16:06:00Z"/>
        </w:trPr>
        <w:tc>
          <w:tcPr>
            <w:tcW w:w="765" w:type="dxa"/>
          </w:tcPr>
          <w:p w14:paraId="30795D27" w14:textId="3D5F36CE" w:rsidR="000B4D6F" w:rsidRPr="00E56613" w:rsidRDefault="000B4D6F" w:rsidP="000B4D6F">
            <w:pPr>
              <w:spacing w:before="0" w:beforeAutospacing="0" w:after="0" w:afterAutospacing="0" w:line="360" w:lineRule="auto"/>
              <w:jc w:val="center"/>
              <w:rPr>
                <w:ins w:id="78" w:author="Meryl Etman" w:date="2021-08-11T16:06:00Z"/>
                <w:rFonts w:ascii="David" w:eastAsia="Times New Roman" w:hAnsi="David" w:cs="David"/>
                <w:sz w:val="24"/>
                <w:szCs w:val="24"/>
                <w:rtl/>
              </w:rPr>
            </w:pPr>
            <w:ins w:id="79" w:author="Meryl Etman" w:date="2021-08-11T16:06:00Z">
              <w:r>
                <w:rPr>
                  <w:rFonts w:ascii="David" w:eastAsia="Times New Roman" w:hAnsi="David" w:cs="David" w:hint="cs"/>
                  <w:sz w:val="24"/>
                  <w:szCs w:val="24"/>
                  <w:rtl/>
                </w:rPr>
                <w:t>2.3</w:t>
              </w:r>
            </w:ins>
          </w:p>
        </w:tc>
        <w:tc>
          <w:tcPr>
            <w:tcW w:w="4678" w:type="dxa"/>
          </w:tcPr>
          <w:p w14:paraId="3AF77623" w14:textId="164DD7E6" w:rsidR="000B4D6F" w:rsidRDefault="000B4D6F" w:rsidP="000B4D6F">
            <w:pPr>
              <w:spacing w:before="0" w:beforeAutospacing="0" w:after="0" w:afterAutospacing="0" w:line="360" w:lineRule="auto"/>
              <w:jc w:val="both"/>
              <w:rPr>
                <w:ins w:id="80" w:author="Meryl Etman" w:date="2021-08-11T16:06:00Z"/>
                <w:rFonts w:ascii="David" w:eastAsia="Times New Roman" w:hAnsi="David" w:cs="David"/>
                <w:sz w:val="24"/>
                <w:szCs w:val="24"/>
                <w:rtl/>
              </w:rPr>
            </w:pPr>
            <w:ins w:id="81" w:author="Meryl Etman" w:date="2021-08-11T16:06:00Z">
              <w:r>
                <w:rPr>
                  <w:rFonts w:ascii="David" w:eastAsia="Times New Roman" w:hAnsi="David" w:cs="David" w:hint="cs"/>
                  <w:sz w:val="24"/>
                  <w:szCs w:val="24"/>
                  <w:rtl/>
                </w:rPr>
                <w:t>עבודות איטום</w:t>
              </w:r>
            </w:ins>
          </w:p>
        </w:tc>
        <w:tc>
          <w:tcPr>
            <w:tcW w:w="850" w:type="dxa"/>
          </w:tcPr>
          <w:p w14:paraId="427BF5CE" w14:textId="6B9AB7B5" w:rsidR="000B4D6F" w:rsidRPr="00E56613" w:rsidRDefault="000B4D6F" w:rsidP="000B4D6F">
            <w:pPr>
              <w:spacing w:before="0" w:beforeAutospacing="0" w:after="0" w:afterAutospacing="0" w:line="360" w:lineRule="auto"/>
              <w:jc w:val="center"/>
              <w:rPr>
                <w:ins w:id="82" w:author="Meryl Etman" w:date="2021-08-11T16:06:00Z"/>
                <w:rFonts w:ascii="David" w:eastAsia="Times New Roman" w:hAnsi="David" w:cs="David"/>
                <w:sz w:val="24"/>
                <w:szCs w:val="24"/>
                <w:rtl/>
              </w:rPr>
            </w:pPr>
            <w:ins w:id="83" w:author="Meryl Etman" w:date="2021-08-11T16:07:00Z">
              <w:r w:rsidRPr="00E56613">
                <w:rPr>
                  <w:rFonts w:ascii="David" w:eastAsia="Times New Roman" w:hAnsi="David" w:cs="David"/>
                  <w:sz w:val="24"/>
                  <w:szCs w:val="24"/>
                  <w:rtl/>
                </w:rPr>
                <w:t>קומפ'</w:t>
              </w:r>
            </w:ins>
          </w:p>
        </w:tc>
        <w:tc>
          <w:tcPr>
            <w:tcW w:w="567" w:type="dxa"/>
          </w:tcPr>
          <w:p w14:paraId="2891B88E" w14:textId="29869A0F" w:rsidR="000B4D6F" w:rsidRPr="00E56613" w:rsidRDefault="000B4D6F" w:rsidP="000B4D6F">
            <w:pPr>
              <w:spacing w:before="0" w:beforeAutospacing="0" w:after="0" w:afterAutospacing="0" w:line="360" w:lineRule="auto"/>
              <w:jc w:val="center"/>
              <w:rPr>
                <w:ins w:id="84" w:author="Meryl Etman" w:date="2021-08-11T16:06:00Z"/>
                <w:rFonts w:ascii="David" w:eastAsia="Times New Roman" w:hAnsi="David" w:cs="David"/>
                <w:sz w:val="24"/>
                <w:szCs w:val="24"/>
                <w:rtl/>
              </w:rPr>
            </w:pPr>
            <w:ins w:id="85" w:author="Meryl Etman" w:date="2021-08-11T16:07:00Z">
              <w:r w:rsidRPr="00E56613">
                <w:rPr>
                  <w:rFonts w:ascii="David" w:eastAsia="Times New Roman" w:hAnsi="David" w:cs="David"/>
                  <w:sz w:val="24"/>
                  <w:szCs w:val="24"/>
                  <w:rtl/>
                </w:rPr>
                <w:t>1</w:t>
              </w:r>
            </w:ins>
          </w:p>
        </w:tc>
        <w:tc>
          <w:tcPr>
            <w:tcW w:w="2258" w:type="dxa"/>
          </w:tcPr>
          <w:p w14:paraId="7961D575" w14:textId="4B5CACD5" w:rsidR="000B4D6F" w:rsidRPr="00E56613" w:rsidRDefault="000B4D6F" w:rsidP="000B4D6F">
            <w:pPr>
              <w:spacing w:before="0" w:beforeAutospacing="0" w:after="0" w:afterAutospacing="0" w:line="360" w:lineRule="auto"/>
              <w:jc w:val="center"/>
              <w:rPr>
                <w:ins w:id="86" w:author="Meryl Etman" w:date="2021-08-11T16:06:00Z"/>
                <w:rFonts w:ascii="David" w:eastAsia="Times New Roman" w:hAnsi="David" w:cs="David"/>
                <w:sz w:val="24"/>
                <w:szCs w:val="24"/>
                <w:rtl/>
              </w:rPr>
            </w:pPr>
          </w:p>
        </w:tc>
      </w:tr>
      <w:tr w:rsidR="000B4D6F" w:rsidRPr="00E56613" w14:paraId="3CFAA8BF" w14:textId="77777777" w:rsidTr="00E56613">
        <w:trPr>
          <w:gridAfter w:val="1"/>
          <w:wAfter w:w="16" w:type="dxa"/>
          <w:ins w:id="87" w:author="Meryl Etman" w:date="2021-08-11T16:06:00Z"/>
        </w:trPr>
        <w:tc>
          <w:tcPr>
            <w:tcW w:w="765" w:type="dxa"/>
          </w:tcPr>
          <w:p w14:paraId="1849525D" w14:textId="51DDF714" w:rsidR="000B4D6F" w:rsidRDefault="000B4D6F" w:rsidP="000B4D6F">
            <w:pPr>
              <w:spacing w:before="0" w:beforeAutospacing="0" w:after="0" w:afterAutospacing="0" w:line="360" w:lineRule="auto"/>
              <w:jc w:val="center"/>
              <w:rPr>
                <w:ins w:id="88" w:author="Meryl Etman" w:date="2021-08-11T16:06:00Z"/>
                <w:rFonts w:ascii="David" w:eastAsia="Times New Roman" w:hAnsi="David" w:cs="David"/>
                <w:sz w:val="24"/>
                <w:szCs w:val="24"/>
                <w:rtl/>
              </w:rPr>
            </w:pPr>
            <w:ins w:id="89" w:author="Meryl Etman" w:date="2021-08-11T16:06:00Z">
              <w:r>
                <w:rPr>
                  <w:rFonts w:ascii="David" w:eastAsia="Times New Roman" w:hAnsi="David" w:cs="David" w:hint="cs"/>
                  <w:sz w:val="24"/>
                  <w:szCs w:val="24"/>
                  <w:rtl/>
                </w:rPr>
                <w:t>2.4</w:t>
              </w:r>
            </w:ins>
          </w:p>
        </w:tc>
        <w:tc>
          <w:tcPr>
            <w:tcW w:w="4678" w:type="dxa"/>
          </w:tcPr>
          <w:p w14:paraId="4FE97880" w14:textId="7317FCC7" w:rsidR="000B4D6F" w:rsidRDefault="000B4D6F" w:rsidP="000B4D6F">
            <w:pPr>
              <w:spacing w:before="0" w:beforeAutospacing="0" w:after="0" w:afterAutospacing="0" w:line="360" w:lineRule="auto"/>
              <w:jc w:val="both"/>
              <w:rPr>
                <w:ins w:id="90" w:author="Meryl Etman" w:date="2021-08-11T16:06:00Z"/>
                <w:rFonts w:ascii="David" w:eastAsia="Times New Roman" w:hAnsi="David" w:cs="David"/>
                <w:sz w:val="24"/>
                <w:szCs w:val="24"/>
                <w:rtl/>
              </w:rPr>
            </w:pPr>
            <w:ins w:id="91" w:author="Meryl Etman" w:date="2021-08-11T16:06:00Z">
              <w:r>
                <w:rPr>
                  <w:rFonts w:ascii="David" w:eastAsia="Times New Roman" w:hAnsi="David" w:cs="David" w:hint="cs"/>
                  <w:sz w:val="24"/>
                  <w:szCs w:val="24"/>
                  <w:rtl/>
                </w:rPr>
                <w:t>עבודות צבע</w:t>
              </w:r>
            </w:ins>
          </w:p>
        </w:tc>
        <w:tc>
          <w:tcPr>
            <w:tcW w:w="850" w:type="dxa"/>
          </w:tcPr>
          <w:p w14:paraId="4AC0A19D" w14:textId="2BD0FC4E" w:rsidR="000B4D6F" w:rsidRPr="00E56613" w:rsidRDefault="000B4D6F" w:rsidP="000B4D6F">
            <w:pPr>
              <w:spacing w:before="0" w:beforeAutospacing="0" w:after="0" w:afterAutospacing="0" w:line="360" w:lineRule="auto"/>
              <w:jc w:val="center"/>
              <w:rPr>
                <w:ins w:id="92" w:author="Meryl Etman" w:date="2021-08-11T16:06:00Z"/>
                <w:rFonts w:ascii="David" w:eastAsia="Times New Roman" w:hAnsi="David" w:cs="David"/>
                <w:sz w:val="24"/>
                <w:szCs w:val="24"/>
                <w:rtl/>
              </w:rPr>
            </w:pPr>
            <w:ins w:id="93" w:author="Meryl Etman" w:date="2021-08-11T16:07:00Z">
              <w:r w:rsidRPr="00E56613">
                <w:rPr>
                  <w:rFonts w:ascii="David" w:eastAsia="Times New Roman" w:hAnsi="David" w:cs="David"/>
                  <w:sz w:val="24"/>
                  <w:szCs w:val="24"/>
                  <w:rtl/>
                </w:rPr>
                <w:t>קומפ'</w:t>
              </w:r>
            </w:ins>
          </w:p>
        </w:tc>
        <w:tc>
          <w:tcPr>
            <w:tcW w:w="567" w:type="dxa"/>
          </w:tcPr>
          <w:p w14:paraId="5B04D914" w14:textId="0B6C016C" w:rsidR="000B4D6F" w:rsidRPr="00E56613" w:rsidRDefault="000B4D6F" w:rsidP="000B4D6F">
            <w:pPr>
              <w:spacing w:before="0" w:beforeAutospacing="0" w:after="0" w:afterAutospacing="0" w:line="360" w:lineRule="auto"/>
              <w:jc w:val="center"/>
              <w:rPr>
                <w:ins w:id="94" w:author="Meryl Etman" w:date="2021-08-11T16:06:00Z"/>
                <w:rFonts w:ascii="David" w:eastAsia="Times New Roman" w:hAnsi="David" w:cs="David"/>
                <w:sz w:val="24"/>
                <w:szCs w:val="24"/>
                <w:rtl/>
              </w:rPr>
            </w:pPr>
            <w:ins w:id="95" w:author="Meryl Etman" w:date="2021-08-11T16:07:00Z">
              <w:r w:rsidRPr="00E56613">
                <w:rPr>
                  <w:rFonts w:ascii="David" w:eastAsia="Times New Roman" w:hAnsi="David" w:cs="David"/>
                  <w:sz w:val="24"/>
                  <w:szCs w:val="24"/>
                  <w:rtl/>
                </w:rPr>
                <w:t>1</w:t>
              </w:r>
            </w:ins>
          </w:p>
        </w:tc>
        <w:tc>
          <w:tcPr>
            <w:tcW w:w="2258" w:type="dxa"/>
          </w:tcPr>
          <w:p w14:paraId="6408B452" w14:textId="42E7CE31" w:rsidR="000B4D6F" w:rsidRDefault="000B4D6F" w:rsidP="000B4D6F">
            <w:pPr>
              <w:spacing w:before="0" w:beforeAutospacing="0" w:after="0" w:afterAutospacing="0" w:line="360" w:lineRule="auto"/>
              <w:jc w:val="center"/>
              <w:rPr>
                <w:ins w:id="96" w:author="Meryl Etman" w:date="2021-08-11T16:06:00Z"/>
                <w:rFonts w:ascii="David" w:eastAsia="Times New Roman" w:hAnsi="David" w:cs="David"/>
                <w:sz w:val="24"/>
                <w:szCs w:val="24"/>
                <w:rtl/>
              </w:rPr>
            </w:pPr>
          </w:p>
        </w:tc>
      </w:tr>
      <w:tr w:rsidR="000B4D6F" w:rsidRPr="00E56613" w14:paraId="68911246" w14:textId="77777777" w:rsidTr="00E56613">
        <w:trPr>
          <w:gridAfter w:val="1"/>
          <w:wAfter w:w="16" w:type="dxa"/>
          <w:ins w:id="97" w:author="Meryl Etman" w:date="2021-08-11T16:06:00Z"/>
        </w:trPr>
        <w:tc>
          <w:tcPr>
            <w:tcW w:w="765" w:type="dxa"/>
          </w:tcPr>
          <w:p w14:paraId="28CDEE4D" w14:textId="383E2395" w:rsidR="000B4D6F" w:rsidRDefault="000B4D6F" w:rsidP="000B4D6F">
            <w:pPr>
              <w:spacing w:before="0" w:beforeAutospacing="0" w:after="0" w:afterAutospacing="0" w:line="360" w:lineRule="auto"/>
              <w:jc w:val="center"/>
              <w:rPr>
                <w:ins w:id="98" w:author="Meryl Etman" w:date="2021-08-11T16:06:00Z"/>
                <w:rFonts w:ascii="David" w:eastAsia="Times New Roman" w:hAnsi="David" w:cs="David"/>
                <w:sz w:val="24"/>
                <w:szCs w:val="24"/>
                <w:rtl/>
              </w:rPr>
            </w:pPr>
            <w:ins w:id="99" w:author="Meryl Etman" w:date="2021-08-11T16:06:00Z">
              <w:r>
                <w:rPr>
                  <w:rFonts w:ascii="David" w:eastAsia="Times New Roman" w:hAnsi="David" w:cs="David" w:hint="cs"/>
                  <w:sz w:val="24"/>
                  <w:szCs w:val="24"/>
                  <w:rtl/>
                </w:rPr>
                <w:t>2.5</w:t>
              </w:r>
            </w:ins>
          </w:p>
        </w:tc>
        <w:tc>
          <w:tcPr>
            <w:tcW w:w="4678" w:type="dxa"/>
          </w:tcPr>
          <w:p w14:paraId="7F3BD071" w14:textId="7BD2DF25" w:rsidR="000B4D6F" w:rsidRDefault="000B4D6F" w:rsidP="000B4D6F">
            <w:pPr>
              <w:spacing w:before="0" w:beforeAutospacing="0" w:after="0" w:afterAutospacing="0" w:line="360" w:lineRule="auto"/>
              <w:jc w:val="both"/>
              <w:rPr>
                <w:ins w:id="100" w:author="Meryl Etman" w:date="2021-08-11T16:06:00Z"/>
                <w:rFonts w:ascii="David" w:eastAsia="Times New Roman" w:hAnsi="David" w:cs="David"/>
                <w:sz w:val="24"/>
                <w:szCs w:val="24"/>
                <w:rtl/>
              </w:rPr>
            </w:pPr>
            <w:ins w:id="101" w:author="Meryl Etman" w:date="2021-08-11T16:07:00Z">
              <w:r>
                <w:rPr>
                  <w:rFonts w:ascii="David" w:eastAsia="Times New Roman" w:hAnsi="David" w:cs="David" w:hint="cs"/>
                  <w:sz w:val="24"/>
                  <w:szCs w:val="24"/>
                  <w:rtl/>
                </w:rPr>
                <w:t>עבודות טיח פנים וחוץ</w:t>
              </w:r>
            </w:ins>
          </w:p>
        </w:tc>
        <w:tc>
          <w:tcPr>
            <w:tcW w:w="850" w:type="dxa"/>
          </w:tcPr>
          <w:p w14:paraId="34B88267" w14:textId="497F51D8" w:rsidR="000B4D6F" w:rsidRPr="00E56613" w:rsidRDefault="000B4D6F" w:rsidP="000B4D6F">
            <w:pPr>
              <w:spacing w:before="0" w:beforeAutospacing="0" w:after="0" w:afterAutospacing="0" w:line="360" w:lineRule="auto"/>
              <w:jc w:val="center"/>
              <w:rPr>
                <w:ins w:id="102" w:author="Meryl Etman" w:date="2021-08-11T16:06:00Z"/>
                <w:rFonts w:ascii="David" w:eastAsia="Times New Roman" w:hAnsi="David" w:cs="David"/>
                <w:sz w:val="24"/>
                <w:szCs w:val="24"/>
                <w:rtl/>
              </w:rPr>
            </w:pPr>
            <w:ins w:id="103" w:author="Meryl Etman" w:date="2021-08-11T16:07:00Z">
              <w:r w:rsidRPr="00E56613">
                <w:rPr>
                  <w:rFonts w:ascii="David" w:eastAsia="Times New Roman" w:hAnsi="David" w:cs="David"/>
                  <w:sz w:val="24"/>
                  <w:szCs w:val="24"/>
                  <w:rtl/>
                </w:rPr>
                <w:t>קומפ'</w:t>
              </w:r>
            </w:ins>
          </w:p>
        </w:tc>
        <w:tc>
          <w:tcPr>
            <w:tcW w:w="567" w:type="dxa"/>
          </w:tcPr>
          <w:p w14:paraId="256F6CEE" w14:textId="34739B7E" w:rsidR="000B4D6F" w:rsidRPr="00E56613" w:rsidRDefault="000B4D6F" w:rsidP="000B4D6F">
            <w:pPr>
              <w:spacing w:before="0" w:beforeAutospacing="0" w:after="0" w:afterAutospacing="0" w:line="360" w:lineRule="auto"/>
              <w:jc w:val="center"/>
              <w:rPr>
                <w:ins w:id="104" w:author="Meryl Etman" w:date="2021-08-11T16:06:00Z"/>
                <w:rFonts w:ascii="David" w:eastAsia="Times New Roman" w:hAnsi="David" w:cs="David"/>
                <w:sz w:val="24"/>
                <w:szCs w:val="24"/>
                <w:rtl/>
              </w:rPr>
            </w:pPr>
            <w:ins w:id="105" w:author="Meryl Etman" w:date="2021-08-11T16:07:00Z">
              <w:r w:rsidRPr="00E56613">
                <w:rPr>
                  <w:rFonts w:ascii="David" w:eastAsia="Times New Roman" w:hAnsi="David" w:cs="David"/>
                  <w:sz w:val="24"/>
                  <w:szCs w:val="24"/>
                  <w:rtl/>
                </w:rPr>
                <w:t>1</w:t>
              </w:r>
            </w:ins>
          </w:p>
        </w:tc>
        <w:tc>
          <w:tcPr>
            <w:tcW w:w="2258" w:type="dxa"/>
          </w:tcPr>
          <w:p w14:paraId="3EB2B330" w14:textId="7AB621DD" w:rsidR="000B4D6F" w:rsidRDefault="000B4D6F" w:rsidP="000B4D6F">
            <w:pPr>
              <w:spacing w:before="0" w:beforeAutospacing="0" w:after="0" w:afterAutospacing="0" w:line="360" w:lineRule="auto"/>
              <w:jc w:val="center"/>
              <w:rPr>
                <w:ins w:id="106" w:author="Meryl Etman" w:date="2021-08-11T16:06:00Z"/>
                <w:rFonts w:ascii="David" w:eastAsia="Times New Roman" w:hAnsi="David" w:cs="David"/>
                <w:sz w:val="24"/>
                <w:szCs w:val="24"/>
                <w:rtl/>
              </w:rPr>
            </w:pPr>
          </w:p>
        </w:tc>
      </w:tr>
      <w:tr w:rsidR="000B4D6F" w:rsidRPr="00E56613" w14:paraId="53BA8154" w14:textId="77777777" w:rsidTr="00E56613">
        <w:trPr>
          <w:gridAfter w:val="1"/>
          <w:wAfter w:w="16" w:type="dxa"/>
          <w:ins w:id="107" w:author="Meryl Etman" w:date="2021-08-11T16:06:00Z"/>
        </w:trPr>
        <w:tc>
          <w:tcPr>
            <w:tcW w:w="765" w:type="dxa"/>
          </w:tcPr>
          <w:p w14:paraId="2076FF78" w14:textId="11E43446" w:rsidR="000B4D6F" w:rsidRDefault="000B4D6F" w:rsidP="000B4D6F">
            <w:pPr>
              <w:spacing w:before="0" w:beforeAutospacing="0" w:after="0" w:afterAutospacing="0" w:line="360" w:lineRule="auto"/>
              <w:jc w:val="center"/>
              <w:rPr>
                <w:ins w:id="108" w:author="Meryl Etman" w:date="2021-08-11T16:06:00Z"/>
                <w:rFonts w:ascii="David" w:eastAsia="Times New Roman" w:hAnsi="David" w:cs="David"/>
                <w:sz w:val="24"/>
                <w:szCs w:val="24"/>
                <w:rtl/>
              </w:rPr>
            </w:pPr>
            <w:ins w:id="109" w:author="Meryl Etman" w:date="2021-08-11T16:07:00Z">
              <w:r>
                <w:rPr>
                  <w:rFonts w:ascii="David" w:eastAsia="Times New Roman" w:hAnsi="David" w:cs="David" w:hint="cs"/>
                  <w:sz w:val="24"/>
                  <w:szCs w:val="24"/>
                  <w:rtl/>
                </w:rPr>
                <w:t>2.6</w:t>
              </w:r>
            </w:ins>
          </w:p>
        </w:tc>
        <w:tc>
          <w:tcPr>
            <w:tcW w:w="4678" w:type="dxa"/>
          </w:tcPr>
          <w:p w14:paraId="103351A0" w14:textId="6516E733" w:rsidR="000B4D6F" w:rsidRDefault="000B4D6F" w:rsidP="000B4D6F">
            <w:pPr>
              <w:spacing w:before="0" w:beforeAutospacing="0" w:after="0" w:afterAutospacing="0" w:line="360" w:lineRule="auto"/>
              <w:jc w:val="both"/>
              <w:rPr>
                <w:ins w:id="110" w:author="Meryl Etman" w:date="2021-08-11T16:06:00Z"/>
                <w:rFonts w:ascii="David" w:eastAsia="Times New Roman" w:hAnsi="David" w:cs="David"/>
                <w:sz w:val="24"/>
                <w:szCs w:val="24"/>
                <w:rtl/>
              </w:rPr>
            </w:pPr>
            <w:ins w:id="111" w:author="Meryl Etman" w:date="2021-08-11T16:07:00Z">
              <w:r>
                <w:rPr>
                  <w:rFonts w:ascii="David" w:eastAsia="Times New Roman" w:hAnsi="David" w:cs="David" w:hint="cs"/>
                  <w:sz w:val="24"/>
                  <w:szCs w:val="24"/>
                  <w:rtl/>
                </w:rPr>
                <w:t>עבודות ריצוף וחיפוי</w:t>
              </w:r>
            </w:ins>
          </w:p>
        </w:tc>
        <w:tc>
          <w:tcPr>
            <w:tcW w:w="850" w:type="dxa"/>
          </w:tcPr>
          <w:p w14:paraId="1BCF0EFD" w14:textId="52210A50" w:rsidR="000B4D6F" w:rsidRPr="00E56613" w:rsidRDefault="000B4D6F" w:rsidP="000B4D6F">
            <w:pPr>
              <w:spacing w:before="0" w:beforeAutospacing="0" w:after="0" w:afterAutospacing="0" w:line="360" w:lineRule="auto"/>
              <w:jc w:val="center"/>
              <w:rPr>
                <w:ins w:id="112" w:author="Meryl Etman" w:date="2021-08-11T16:06:00Z"/>
                <w:rFonts w:ascii="David" w:eastAsia="Times New Roman" w:hAnsi="David" w:cs="David"/>
                <w:sz w:val="24"/>
                <w:szCs w:val="24"/>
                <w:rtl/>
              </w:rPr>
            </w:pPr>
            <w:ins w:id="113" w:author="Meryl Etman" w:date="2021-08-11T16:07:00Z">
              <w:r w:rsidRPr="00E56613">
                <w:rPr>
                  <w:rFonts w:ascii="David" w:eastAsia="Times New Roman" w:hAnsi="David" w:cs="David"/>
                  <w:sz w:val="24"/>
                  <w:szCs w:val="24"/>
                  <w:rtl/>
                </w:rPr>
                <w:t>קומפ'</w:t>
              </w:r>
            </w:ins>
          </w:p>
        </w:tc>
        <w:tc>
          <w:tcPr>
            <w:tcW w:w="567" w:type="dxa"/>
          </w:tcPr>
          <w:p w14:paraId="717ECBA9" w14:textId="58957B39" w:rsidR="000B4D6F" w:rsidRPr="00E56613" w:rsidRDefault="000B4D6F" w:rsidP="000B4D6F">
            <w:pPr>
              <w:spacing w:before="0" w:beforeAutospacing="0" w:after="0" w:afterAutospacing="0" w:line="360" w:lineRule="auto"/>
              <w:jc w:val="center"/>
              <w:rPr>
                <w:ins w:id="114" w:author="Meryl Etman" w:date="2021-08-11T16:06:00Z"/>
                <w:rFonts w:ascii="David" w:eastAsia="Times New Roman" w:hAnsi="David" w:cs="David"/>
                <w:sz w:val="24"/>
                <w:szCs w:val="24"/>
                <w:rtl/>
              </w:rPr>
            </w:pPr>
            <w:ins w:id="115" w:author="Meryl Etman" w:date="2021-08-11T16:07:00Z">
              <w:r w:rsidRPr="00E56613">
                <w:rPr>
                  <w:rFonts w:ascii="David" w:eastAsia="Times New Roman" w:hAnsi="David" w:cs="David"/>
                  <w:sz w:val="24"/>
                  <w:szCs w:val="24"/>
                  <w:rtl/>
                </w:rPr>
                <w:t>1</w:t>
              </w:r>
            </w:ins>
          </w:p>
        </w:tc>
        <w:tc>
          <w:tcPr>
            <w:tcW w:w="2258" w:type="dxa"/>
          </w:tcPr>
          <w:p w14:paraId="285804BD" w14:textId="060BE887" w:rsidR="000B4D6F" w:rsidRDefault="000B4D6F" w:rsidP="000B4D6F">
            <w:pPr>
              <w:spacing w:before="0" w:beforeAutospacing="0" w:after="0" w:afterAutospacing="0" w:line="360" w:lineRule="auto"/>
              <w:jc w:val="center"/>
              <w:rPr>
                <w:ins w:id="116" w:author="Meryl Etman" w:date="2021-08-11T16:06:00Z"/>
                <w:rFonts w:ascii="David" w:eastAsia="Times New Roman" w:hAnsi="David" w:cs="David"/>
                <w:sz w:val="24"/>
                <w:szCs w:val="24"/>
                <w:rtl/>
              </w:rPr>
            </w:pPr>
          </w:p>
        </w:tc>
      </w:tr>
      <w:tr w:rsidR="000B4D6F" w:rsidRPr="00E56613" w14:paraId="686EEF46" w14:textId="77777777" w:rsidTr="00E56613">
        <w:trPr>
          <w:gridAfter w:val="1"/>
          <w:wAfter w:w="16" w:type="dxa"/>
        </w:trPr>
        <w:tc>
          <w:tcPr>
            <w:tcW w:w="765" w:type="dxa"/>
          </w:tcPr>
          <w:p w14:paraId="548B86B6" w14:textId="53796FD8" w:rsidR="000B4D6F" w:rsidRPr="00E56613" w:rsidRDefault="000B4D6F" w:rsidP="000B4D6F">
            <w:pPr>
              <w:spacing w:before="0" w:beforeAutospacing="0" w:after="0" w:afterAutospacing="0" w:line="360" w:lineRule="auto"/>
              <w:jc w:val="center"/>
              <w:rPr>
                <w:rFonts w:ascii="David" w:eastAsia="Times New Roman" w:hAnsi="David" w:cs="David"/>
                <w:sz w:val="24"/>
                <w:szCs w:val="24"/>
                <w:rtl/>
              </w:rPr>
            </w:pPr>
            <w:ins w:id="117" w:author="Meryl Etman" w:date="2021-08-11T16:08:00Z">
              <w:r w:rsidRPr="00E56613">
                <w:rPr>
                  <w:rFonts w:ascii="David" w:eastAsia="Times New Roman" w:hAnsi="David" w:cs="David"/>
                  <w:sz w:val="24"/>
                  <w:szCs w:val="24"/>
                  <w:rtl/>
                </w:rPr>
                <w:t>2.7</w:t>
              </w:r>
            </w:ins>
            <w:del w:id="118" w:author="Meryl Etman" w:date="2021-08-11T16:08:00Z">
              <w:r w:rsidRPr="00E56613" w:rsidDel="000B4D6F">
                <w:rPr>
                  <w:rFonts w:ascii="David" w:eastAsia="Times New Roman" w:hAnsi="David" w:cs="David"/>
                  <w:sz w:val="24"/>
                  <w:szCs w:val="24"/>
                  <w:rtl/>
                </w:rPr>
                <w:delText>2.3</w:delText>
              </w:r>
            </w:del>
          </w:p>
        </w:tc>
        <w:tc>
          <w:tcPr>
            <w:tcW w:w="4678" w:type="dxa"/>
          </w:tcPr>
          <w:p w14:paraId="07BBDFF1" w14:textId="77777777" w:rsidR="000B4D6F" w:rsidRPr="00E56613" w:rsidRDefault="000B4D6F" w:rsidP="000B4D6F">
            <w:pPr>
              <w:spacing w:before="0" w:beforeAutospacing="0" w:after="0" w:afterAutospacing="0" w:line="360" w:lineRule="auto"/>
              <w:jc w:val="both"/>
              <w:rPr>
                <w:rFonts w:ascii="David" w:eastAsia="Times New Roman" w:hAnsi="David" w:cs="David"/>
                <w:sz w:val="24"/>
                <w:szCs w:val="24"/>
                <w:rtl/>
              </w:rPr>
            </w:pPr>
            <w:r w:rsidRPr="00E56613">
              <w:rPr>
                <w:rFonts w:ascii="David" w:eastAsia="Times New Roman" w:hAnsi="David" w:cs="David"/>
                <w:sz w:val="24"/>
                <w:szCs w:val="24"/>
                <w:rtl/>
              </w:rPr>
              <w:t>מערכות אינסטלציה וכיבוי אש</w:t>
            </w:r>
          </w:p>
        </w:tc>
        <w:tc>
          <w:tcPr>
            <w:tcW w:w="850" w:type="dxa"/>
          </w:tcPr>
          <w:p w14:paraId="4D8AE2A3" w14:textId="77777777" w:rsidR="000B4D6F" w:rsidRPr="00E56613" w:rsidRDefault="000B4D6F" w:rsidP="000B4D6F">
            <w:pPr>
              <w:spacing w:before="0" w:beforeAutospacing="0" w:after="0" w:afterAutospacing="0" w:line="360" w:lineRule="auto"/>
              <w:jc w:val="center"/>
              <w:rPr>
                <w:rFonts w:ascii="David" w:eastAsia="Times New Roman" w:hAnsi="David" w:cs="David"/>
                <w:sz w:val="24"/>
                <w:szCs w:val="24"/>
                <w:rtl/>
              </w:rPr>
            </w:pPr>
            <w:r w:rsidRPr="00E56613">
              <w:rPr>
                <w:rFonts w:ascii="David" w:eastAsia="Times New Roman" w:hAnsi="David" w:cs="David"/>
                <w:sz w:val="24"/>
                <w:szCs w:val="24"/>
                <w:rtl/>
              </w:rPr>
              <w:t>קומפ'</w:t>
            </w:r>
          </w:p>
        </w:tc>
        <w:tc>
          <w:tcPr>
            <w:tcW w:w="567" w:type="dxa"/>
          </w:tcPr>
          <w:p w14:paraId="642568FF" w14:textId="77777777" w:rsidR="000B4D6F" w:rsidRPr="00E56613" w:rsidRDefault="000B4D6F" w:rsidP="000B4D6F">
            <w:pPr>
              <w:spacing w:before="0" w:beforeAutospacing="0" w:after="0" w:afterAutospacing="0" w:line="360" w:lineRule="auto"/>
              <w:jc w:val="center"/>
              <w:rPr>
                <w:rFonts w:ascii="David" w:eastAsia="Times New Roman" w:hAnsi="David" w:cs="David"/>
                <w:sz w:val="24"/>
                <w:szCs w:val="24"/>
                <w:rtl/>
              </w:rPr>
            </w:pPr>
            <w:r w:rsidRPr="00E56613">
              <w:rPr>
                <w:rFonts w:ascii="David" w:eastAsia="Times New Roman" w:hAnsi="David" w:cs="David"/>
                <w:sz w:val="24"/>
                <w:szCs w:val="24"/>
                <w:rtl/>
              </w:rPr>
              <w:t>1</w:t>
            </w:r>
          </w:p>
        </w:tc>
        <w:tc>
          <w:tcPr>
            <w:tcW w:w="2258" w:type="dxa"/>
          </w:tcPr>
          <w:p w14:paraId="0A39DA0E" w14:textId="2223D39A" w:rsidR="000B4D6F" w:rsidRPr="00E56613" w:rsidRDefault="000B4D6F" w:rsidP="000B4D6F">
            <w:pPr>
              <w:spacing w:before="0" w:beforeAutospacing="0" w:after="0" w:afterAutospacing="0" w:line="360" w:lineRule="auto"/>
              <w:jc w:val="center"/>
              <w:rPr>
                <w:rFonts w:ascii="David" w:eastAsia="Times New Roman" w:hAnsi="David" w:cs="David"/>
                <w:sz w:val="24"/>
                <w:szCs w:val="24"/>
                <w:rtl/>
              </w:rPr>
            </w:pPr>
          </w:p>
        </w:tc>
      </w:tr>
      <w:tr w:rsidR="000B4D6F" w:rsidRPr="00E56613" w14:paraId="3836C13C" w14:textId="77777777" w:rsidTr="00E56613">
        <w:trPr>
          <w:gridAfter w:val="1"/>
          <w:wAfter w:w="16" w:type="dxa"/>
        </w:trPr>
        <w:tc>
          <w:tcPr>
            <w:tcW w:w="765" w:type="dxa"/>
          </w:tcPr>
          <w:p w14:paraId="02DE465F" w14:textId="4A43B281" w:rsidR="000B4D6F" w:rsidRPr="00E56613" w:rsidRDefault="000B4D6F" w:rsidP="000B4D6F">
            <w:pPr>
              <w:spacing w:before="0" w:beforeAutospacing="0" w:after="0" w:afterAutospacing="0" w:line="360" w:lineRule="auto"/>
              <w:jc w:val="center"/>
              <w:rPr>
                <w:rFonts w:ascii="David" w:eastAsia="Times New Roman" w:hAnsi="David" w:cs="David"/>
                <w:sz w:val="24"/>
                <w:szCs w:val="24"/>
                <w:rtl/>
              </w:rPr>
            </w:pPr>
            <w:ins w:id="119" w:author="Meryl Etman" w:date="2021-08-11T16:08:00Z">
              <w:r w:rsidRPr="00E56613">
                <w:rPr>
                  <w:rFonts w:ascii="David" w:eastAsia="Times New Roman" w:hAnsi="David" w:cs="David"/>
                  <w:sz w:val="24"/>
                  <w:szCs w:val="24"/>
                  <w:rtl/>
                </w:rPr>
                <w:t>2.8</w:t>
              </w:r>
            </w:ins>
            <w:del w:id="120" w:author="Meryl Etman" w:date="2021-08-11T16:08:00Z">
              <w:r w:rsidRPr="00E56613" w:rsidDel="000B4D6F">
                <w:rPr>
                  <w:rFonts w:ascii="David" w:eastAsia="Times New Roman" w:hAnsi="David" w:cs="David"/>
                  <w:sz w:val="24"/>
                  <w:szCs w:val="24"/>
                  <w:rtl/>
                </w:rPr>
                <w:delText>2.4</w:delText>
              </w:r>
            </w:del>
          </w:p>
        </w:tc>
        <w:tc>
          <w:tcPr>
            <w:tcW w:w="4678" w:type="dxa"/>
          </w:tcPr>
          <w:p w14:paraId="243E5A3E" w14:textId="65A5D100" w:rsidR="000B4D6F" w:rsidRPr="00E56613" w:rsidRDefault="000B4D6F" w:rsidP="000B4D6F">
            <w:pPr>
              <w:spacing w:before="0" w:beforeAutospacing="0" w:after="0" w:afterAutospacing="0" w:line="360" w:lineRule="auto"/>
              <w:jc w:val="both"/>
              <w:rPr>
                <w:rFonts w:ascii="David" w:eastAsia="Times New Roman" w:hAnsi="David" w:cs="David"/>
                <w:sz w:val="24"/>
                <w:szCs w:val="24"/>
                <w:rtl/>
              </w:rPr>
            </w:pPr>
            <w:r w:rsidRPr="00E56613">
              <w:rPr>
                <w:rFonts w:ascii="David" w:eastAsia="Times New Roman" w:hAnsi="David" w:cs="David"/>
                <w:sz w:val="24"/>
                <w:szCs w:val="24"/>
                <w:rtl/>
              </w:rPr>
              <w:t xml:space="preserve">מערכות חשמל מ"ג, מ"נ ותקשורת </w:t>
            </w:r>
            <w:del w:id="121" w:author="Meryl Etman" w:date="2021-08-11T16:07:00Z">
              <w:r w:rsidRPr="00E56613" w:rsidDel="000B4D6F">
                <w:rPr>
                  <w:rFonts w:ascii="David" w:eastAsia="Times New Roman" w:hAnsi="David" w:cs="David"/>
                  <w:sz w:val="24"/>
                  <w:szCs w:val="24"/>
                  <w:rtl/>
                </w:rPr>
                <w:delText>לרבות מתקני החימום מסוג דקוהיט</w:delText>
              </w:r>
            </w:del>
          </w:p>
        </w:tc>
        <w:tc>
          <w:tcPr>
            <w:tcW w:w="850" w:type="dxa"/>
          </w:tcPr>
          <w:p w14:paraId="0718CB0E" w14:textId="77777777" w:rsidR="000B4D6F" w:rsidRPr="00E56613" w:rsidRDefault="000B4D6F" w:rsidP="000B4D6F">
            <w:pPr>
              <w:spacing w:before="0" w:beforeAutospacing="0" w:after="0" w:afterAutospacing="0" w:line="360" w:lineRule="auto"/>
              <w:jc w:val="center"/>
              <w:rPr>
                <w:rFonts w:ascii="David" w:eastAsia="Times New Roman" w:hAnsi="David" w:cs="David"/>
                <w:sz w:val="24"/>
                <w:szCs w:val="24"/>
                <w:rtl/>
              </w:rPr>
            </w:pPr>
            <w:r w:rsidRPr="00E56613">
              <w:rPr>
                <w:rFonts w:ascii="David" w:eastAsia="Times New Roman" w:hAnsi="David" w:cs="David"/>
                <w:sz w:val="24"/>
                <w:szCs w:val="24"/>
                <w:rtl/>
              </w:rPr>
              <w:t>קומפ'</w:t>
            </w:r>
          </w:p>
        </w:tc>
        <w:tc>
          <w:tcPr>
            <w:tcW w:w="567" w:type="dxa"/>
          </w:tcPr>
          <w:p w14:paraId="5D3289FD" w14:textId="77777777" w:rsidR="000B4D6F" w:rsidRPr="00E56613" w:rsidRDefault="000B4D6F" w:rsidP="000B4D6F">
            <w:pPr>
              <w:spacing w:before="0" w:beforeAutospacing="0" w:after="0" w:afterAutospacing="0" w:line="360" w:lineRule="auto"/>
              <w:jc w:val="center"/>
              <w:rPr>
                <w:rFonts w:ascii="David" w:eastAsia="Times New Roman" w:hAnsi="David" w:cs="David"/>
                <w:sz w:val="24"/>
                <w:szCs w:val="24"/>
                <w:rtl/>
              </w:rPr>
            </w:pPr>
            <w:r w:rsidRPr="00E56613">
              <w:rPr>
                <w:rFonts w:ascii="David" w:eastAsia="Times New Roman" w:hAnsi="David" w:cs="David"/>
                <w:sz w:val="24"/>
                <w:szCs w:val="24"/>
                <w:rtl/>
              </w:rPr>
              <w:t>1</w:t>
            </w:r>
          </w:p>
        </w:tc>
        <w:tc>
          <w:tcPr>
            <w:tcW w:w="2258" w:type="dxa"/>
          </w:tcPr>
          <w:p w14:paraId="76E487B2" w14:textId="0A5DC463" w:rsidR="000B4D6F" w:rsidRPr="00E56613" w:rsidRDefault="000B4D6F" w:rsidP="000B4D6F">
            <w:pPr>
              <w:spacing w:before="0" w:beforeAutospacing="0" w:after="0" w:afterAutospacing="0" w:line="360" w:lineRule="auto"/>
              <w:jc w:val="center"/>
              <w:rPr>
                <w:rFonts w:ascii="David" w:eastAsia="Times New Roman" w:hAnsi="David" w:cs="David"/>
                <w:sz w:val="24"/>
                <w:szCs w:val="24"/>
                <w:rtl/>
              </w:rPr>
            </w:pPr>
          </w:p>
        </w:tc>
      </w:tr>
      <w:tr w:rsidR="000B4D6F" w:rsidRPr="00E56613" w14:paraId="2607303C" w14:textId="77777777" w:rsidTr="00E56613">
        <w:trPr>
          <w:gridAfter w:val="1"/>
          <w:wAfter w:w="16" w:type="dxa"/>
        </w:trPr>
        <w:tc>
          <w:tcPr>
            <w:tcW w:w="765" w:type="dxa"/>
          </w:tcPr>
          <w:p w14:paraId="279FE128" w14:textId="0305A37E" w:rsidR="000B4D6F" w:rsidRPr="00E56613" w:rsidRDefault="000B4D6F" w:rsidP="000B4D6F">
            <w:pPr>
              <w:spacing w:before="0" w:beforeAutospacing="0" w:after="0" w:afterAutospacing="0" w:line="360" w:lineRule="auto"/>
              <w:jc w:val="center"/>
              <w:rPr>
                <w:rFonts w:ascii="David" w:eastAsia="Times New Roman" w:hAnsi="David" w:cs="David"/>
                <w:sz w:val="24"/>
                <w:szCs w:val="24"/>
                <w:rtl/>
              </w:rPr>
            </w:pPr>
            <w:ins w:id="122" w:author="Meryl Etman" w:date="2021-08-11T16:08:00Z">
              <w:r w:rsidRPr="00E56613">
                <w:rPr>
                  <w:rFonts w:ascii="David" w:eastAsia="Times New Roman" w:hAnsi="David" w:cs="David"/>
                  <w:sz w:val="24"/>
                  <w:szCs w:val="24"/>
                  <w:rtl/>
                </w:rPr>
                <w:t>2.9</w:t>
              </w:r>
            </w:ins>
            <w:del w:id="123" w:author="Meryl Etman" w:date="2021-08-11T16:08:00Z">
              <w:r w:rsidRPr="00E56613" w:rsidDel="000B4D6F">
                <w:rPr>
                  <w:rFonts w:ascii="David" w:eastAsia="Times New Roman" w:hAnsi="David" w:cs="David"/>
                  <w:sz w:val="24"/>
                  <w:szCs w:val="24"/>
                  <w:rtl/>
                </w:rPr>
                <w:delText>2.5</w:delText>
              </w:r>
            </w:del>
          </w:p>
        </w:tc>
        <w:tc>
          <w:tcPr>
            <w:tcW w:w="4678" w:type="dxa"/>
          </w:tcPr>
          <w:p w14:paraId="3B8D8483" w14:textId="77777777" w:rsidR="000B4D6F" w:rsidRPr="00E56613" w:rsidRDefault="000B4D6F" w:rsidP="000B4D6F">
            <w:pPr>
              <w:spacing w:before="0" w:beforeAutospacing="0" w:after="0" w:afterAutospacing="0" w:line="360" w:lineRule="auto"/>
              <w:jc w:val="both"/>
              <w:rPr>
                <w:rFonts w:ascii="David" w:eastAsia="Times New Roman" w:hAnsi="David" w:cs="David"/>
                <w:sz w:val="24"/>
                <w:szCs w:val="24"/>
                <w:rtl/>
              </w:rPr>
            </w:pPr>
            <w:r w:rsidRPr="00E56613">
              <w:rPr>
                <w:rFonts w:ascii="David" w:eastAsia="Times New Roman" w:hAnsi="David" w:cs="David"/>
                <w:sz w:val="24"/>
                <w:szCs w:val="24"/>
                <w:rtl/>
              </w:rPr>
              <w:t>מערכות מיזוג אויר ואוורור והשלמת עבודות הגמר סביבן</w:t>
            </w:r>
          </w:p>
        </w:tc>
        <w:tc>
          <w:tcPr>
            <w:tcW w:w="850" w:type="dxa"/>
          </w:tcPr>
          <w:p w14:paraId="3F216C48" w14:textId="77777777" w:rsidR="000B4D6F" w:rsidRPr="00E56613" w:rsidRDefault="000B4D6F" w:rsidP="000B4D6F">
            <w:pPr>
              <w:spacing w:before="0" w:beforeAutospacing="0" w:after="0" w:afterAutospacing="0" w:line="360" w:lineRule="auto"/>
              <w:jc w:val="center"/>
              <w:rPr>
                <w:rFonts w:ascii="David" w:eastAsia="Times New Roman" w:hAnsi="David" w:cs="David"/>
                <w:sz w:val="24"/>
                <w:szCs w:val="24"/>
                <w:rtl/>
              </w:rPr>
            </w:pPr>
            <w:r w:rsidRPr="00E56613">
              <w:rPr>
                <w:rFonts w:ascii="David" w:eastAsia="Times New Roman" w:hAnsi="David" w:cs="David"/>
                <w:sz w:val="24"/>
                <w:szCs w:val="24"/>
                <w:rtl/>
              </w:rPr>
              <w:t>קומפ'</w:t>
            </w:r>
          </w:p>
        </w:tc>
        <w:tc>
          <w:tcPr>
            <w:tcW w:w="567" w:type="dxa"/>
          </w:tcPr>
          <w:p w14:paraId="0043E612" w14:textId="77777777" w:rsidR="000B4D6F" w:rsidRPr="00E56613" w:rsidRDefault="000B4D6F" w:rsidP="000B4D6F">
            <w:pPr>
              <w:spacing w:before="0" w:beforeAutospacing="0" w:after="0" w:afterAutospacing="0" w:line="360" w:lineRule="auto"/>
              <w:jc w:val="center"/>
              <w:rPr>
                <w:rFonts w:ascii="David" w:eastAsia="Times New Roman" w:hAnsi="David" w:cs="David"/>
                <w:sz w:val="24"/>
                <w:szCs w:val="24"/>
                <w:rtl/>
              </w:rPr>
            </w:pPr>
            <w:r w:rsidRPr="00E56613">
              <w:rPr>
                <w:rFonts w:ascii="David" w:eastAsia="Times New Roman" w:hAnsi="David" w:cs="David"/>
                <w:sz w:val="24"/>
                <w:szCs w:val="24"/>
                <w:rtl/>
              </w:rPr>
              <w:t>1</w:t>
            </w:r>
          </w:p>
        </w:tc>
        <w:tc>
          <w:tcPr>
            <w:tcW w:w="2258" w:type="dxa"/>
          </w:tcPr>
          <w:p w14:paraId="47DDE0D5" w14:textId="60BB0D99" w:rsidR="000B4D6F" w:rsidRPr="00E56613" w:rsidRDefault="000B4D6F" w:rsidP="000B4D6F">
            <w:pPr>
              <w:spacing w:before="0" w:beforeAutospacing="0" w:after="0" w:afterAutospacing="0" w:line="360" w:lineRule="auto"/>
              <w:jc w:val="center"/>
              <w:rPr>
                <w:rFonts w:ascii="David" w:eastAsia="Times New Roman" w:hAnsi="David" w:cs="David"/>
                <w:sz w:val="24"/>
                <w:szCs w:val="24"/>
                <w:rtl/>
              </w:rPr>
            </w:pPr>
          </w:p>
        </w:tc>
      </w:tr>
      <w:tr w:rsidR="000B4D6F" w:rsidRPr="00E56613" w14:paraId="2077AF75" w14:textId="77777777" w:rsidTr="00E56613">
        <w:trPr>
          <w:gridAfter w:val="1"/>
          <w:wAfter w:w="16" w:type="dxa"/>
        </w:trPr>
        <w:tc>
          <w:tcPr>
            <w:tcW w:w="765" w:type="dxa"/>
          </w:tcPr>
          <w:p w14:paraId="7CD24263" w14:textId="3D27802A" w:rsidR="000B4D6F" w:rsidRPr="00E56613" w:rsidRDefault="000B4D6F" w:rsidP="008507E2">
            <w:pPr>
              <w:spacing w:before="0" w:beforeAutospacing="0" w:after="0" w:afterAutospacing="0" w:line="360" w:lineRule="auto"/>
              <w:jc w:val="center"/>
              <w:rPr>
                <w:rFonts w:ascii="David" w:eastAsia="Times New Roman" w:hAnsi="David" w:cs="David"/>
                <w:sz w:val="24"/>
                <w:szCs w:val="24"/>
                <w:rtl/>
              </w:rPr>
            </w:pPr>
            <w:del w:id="124" w:author="Meryl Etman" w:date="2021-08-11T16:09:00Z">
              <w:r w:rsidRPr="00E56613" w:rsidDel="000B4D6F">
                <w:rPr>
                  <w:rFonts w:ascii="David" w:eastAsia="Times New Roman" w:hAnsi="David" w:cs="David"/>
                  <w:sz w:val="24"/>
                  <w:szCs w:val="24"/>
                  <w:rtl/>
                </w:rPr>
                <w:delText>2.</w:delText>
              </w:r>
            </w:del>
            <w:del w:id="125" w:author="Meryl Etman" w:date="2021-08-11T16:08:00Z">
              <w:r w:rsidRPr="00E56613" w:rsidDel="000B4D6F">
                <w:rPr>
                  <w:rFonts w:ascii="David" w:eastAsia="Times New Roman" w:hAnsi="David" w:cs="David"/>
                  <w:sz w:val="24"/>
                  <w:szCs w:val="24"/>
                  <w:rtl/>
                </w:rPr>
                <w:delText>6</w:delText>
              </w:r>
            </w:del>
            <w:ins w:id="126" w:author="Meryl Etman" w:date="2021-08-11T16:09:00Z">
              <w:r>
                <w:rPr>
                  <w:rFonts w:ascii="David" w:eastAsia="Times New Roman" w:hAnsi="David" w:cs="David" w:hint="cs"/>
                  <w:sz w:val="24"/>
                  <w:szCs w:val="24"/>
                  <w:rtl/>
                </w:rPr>
                <w:t>2.10</w:t>
              </w:r>
            </w:ins>
          </w:p>
        </w:tc>
        <w:tc>
          <w:tcPr>
            <w:tcW w:w="4678" w:type="dxa"/>
          </w:tcPr>
          <w:p w14:paraId="2949D2F1" w14:textId="27A0E527" w:rsidR="000B4D6F" w:rsidRPr="00E56613" w:rsidRDefault="000B4D6F" w:rsidP="000B4D6F">
            <w:pPr>
              <w:spacing w:before="0" w:beforeAutospacing="0" w:after="0" w:afterAutospacing="0" w:line="360" w:lineRule="auto"/>
              <w:jc w:val="both"/>
              <w:rPr>
                <w:rFonts w:ascii="David" w:eastAsia="Times New Roman" w:hAnsi="David" w:cs="David"/>
                <w:sz w:val="24"/>
                <w:szCs w:val="24"/>
                <w:rtl/>
              </w:rPr>
            </w:pPr>
            <w:r w:rsidRPr="00E56613">
              <w:rPr>
                <w:rFonts w:ascii="David" w:eastAsia="Times New Roman" w:hAnsi="David" w:cs="David"/>
                <w:sz w:val="24"/>
                <w:szCs w:val="24"/>
                <w:rtl/>
              </w:rPr>
              <w:t>עבודות אלומיניום לרבות קירות המסך, הויטרינות, חיפויי קירות בפנלים מאלומיניום</w:t>
            </w:r>
            <w:ins w:id="127" w:author="Meryl Etman" w:date="2021-08-11T16:10:00Z">
              <w:r>
                <w:rPr>
                  <w:rFonts w:ascii="David" w:eastAsia="Times New Roman" w:hAnsi="David" w:cs="David" w:hint="cs"/>
                  <w:sz w:val="24"/>
                  <w:szCs w:val="24"/>
                  <w:rtl/>
                </w:rPr>
                <w:t xml:space="preserve"> (ככל וישנם)</w:t>
              </w:r>
            </w:ins>
            <w:r w:rsidRPr="00E56613">
              <w:rPr>
                <w:rFonts w:ascii="David" w:eastAsia="Times New Roman" w:hAnsi="David" w:cs="David"/>
                <w:sz w:val="24"/>
                <w:szCs w:val="24"/>
                <w:rtl/>
              </w:rPr>
              <w:t>, מעקות וכד'</w:t>
            </w:r>
          </w:p>
        </w:tc>
        <w:tc>
          <w:tcPr>
            <w:tcW w:w="850" w:type="dxa"/>
          </w:tcPr>
          <w:p w14:paraId="102E2E83" w14:textId="77777777" w:rsidR="000B4D6F" w:rsidRPr="00E56613" w:rsidRDefault="000B4D6F" w:rsidP="000B4D6F">
            <w:pPr>
              <w:spacing w:before="0" w:beforeAutospacing="0" w:after="0" w:afterAutospacing="0" w:line="360" w:lineRule="auto"/>
              <w:jc w:val="center"/>
              <w:rPr>
                <w:rFonts w:ascii="David" w:eastAsia="Times New Roman" w:hAnsi="David" w:cs="David"/>
                <w:sz w:val="24"/>
                <w:szCs w:val="24"/>
                <w:rtl/>
              </w:rPr>
            </w:pPr>
            <w:r w:rsidRPr="00E56613">
              <w:rPr>
                <w:rFonts w:ascii="David" w:eastAsia="Times New Roman" w:hAnsi="David" w:cs="David"/>
                <w:sz w:val="24"/>
                <w:szCs w:val="24"/>
                <w:rtl/>
              </w:rPr>
              <w:t>קומפ'</w:t>
            </w:r>
          </w:p>
        </w:tc>
        <w:tc>
          <w:tcPr>
            <w:tcW w:w="567" w:type="dxa"/>
          </w:tcPr>
          <w:p w14:paraId="56BB0B97" w14:textId="77777777" w:rsidR="000B4D6F" w:rsidRPr="00E56613" w:rsidRDefault="000B4D6F" w:rsidP="000B4D6F">
            <w:pPr>
              <w:spacing w:before="0" w:beforeAutospacing="0" w:after="0" w:afterAutospacing="0" w:line="360" w:lineRule="auto"/>
              <w:jc w:val="center"/>
              <w:rPr>
                <w:rFonts w:ascii="David" w:eastAsia="Times New Roman" w:hAnsi="David" w:cs="David"/>
                <w:sz w:val="24"/>
                <w:szCs w:val="24"/>
                <w:rtl/>
              </w:rPr>
            </w:pPr>
            <w:r w:rsidRPr="00E56613">
              <w:rPr>
                <w:rFonts w:ascii="David" w:eastAsia="Times New Roman" w:hAnsi="David" w:cs="David"/>
                <w:sz w:val="24"/>
                <w:szCs w:val="24"/>
                <w:rtl/>
              </w:rPr>
              <w:t>1</w:t>
            </w:r>
          </w:p>
        </w:tc>
        <w:tc>
          <w:tcPr>
            <w:tcW w:w="2258" w:type="dxa"/>
          </w:tcPr>
          <w:p w14:paraId="60B87BF1" w14:textId="77777777" w:rsidR="000B4D6F" w:rsidRPr="00E56613" w:rsidRDefault="000B4D6F" w:rsidP="000B4D6F">
            <w:pPr>
              <w:spacing w:before="0" w:beforeAutospacing="0" w:after="0" w:afterAutospacing="0" w:line="360" w:lineRule="auto"/>
              <w:jc w:val="center"/>
              <w:rPr>
                <w:rFonts w:ascii="David" w:eastAsia="Times New Roman" w:hAnsi="David" w:cs="David"/>
                <w:sz w:val="24"/>
                <w:szCs w:val="24"/>
                <w:rtl/>
              </w:rPr>
            </w:pPr>
          </w:p>
        </w:tc>
      </w:tr>
      <w:tr w:rsidR="000B4D6F" w:rsidRPr="00E56613" w14:paraId="5D765AB3" w14:textId="77777777" w:rsidTr="00E56613">
        <w:trPr>
          <w:gridAfter w:val="1"/>
          <w:wAfter w:w="16" w:type="dxa"/>
        </w:trPr>
        <w:tc>
          <w:tcPr>
            <w:tcW w:w="765" w:type="dxa"/>
          </w:tcPr>
          <w:p w14:paraId="2A92EC5A" w14:textId="35166258" w:rsidR="000B4D6F" w:rsidRPr="00E56613" w:rsidRDefault="000B4D6F" w:rsidP="008507E2">
            <w:pPr>
              <w:spacing w:before="0" w:beforeAutospacing="0" w:after="0" w:afterAutospacing="0" w:line="360" w:lineRule="auto"/>
              <w:jc w:val="center"/>
              <w:rPr>
                <w:rFonts w:ascii="David" w:eastAsia="Times New Roman" w:hAnsi="David" w:cs="David"/>
                <w:sz w:val="24"/>
                <w:szCs w:val="24"/>
                <w:rtl/>
              </w:rPr>
            </w:pPr>
            <w:del w:id="128" w:author="Meryl Etman" w:date="2021-08-11T16:09:00Z">
              <w:r w:rsidRPr="00E56613" w:rsidDel="000B4D6F">
                <w:rPr>
                  <w:rFonts w:ascii="David" w:eastAsia="Times New Roman" w:hAnsi="David" w:cs="David"/>
                  <w:sz w:val="24"/>
                  <w:szCs w:val="24"/>
                  <w:rtl/>
                </w:rPr>
                <w:delText>2.</w:delText>
              </w:r>
            </w:del>
            <w:del w:id="129" w:author="Meryl Etman" w:date="2021-08-11T16:08:00Z">
              <w:r w:rsidRPr="00E56613" w:rsidDel="000B4D6F">
                <w:rPr>
                  <w:rFonts w:ascii="David" w:eastAsia="Times New Roman" w:hAnsi="David" w:cs="David"/>
                  <w:sz w:val="24"/>
                  <w:szCs w:val="24"/>
                  <w:rtl/>
                </w:rPr>
                <w:delText>7</w:delText>
              </w:r>
            </w:del>
            <w:ins w:id="130" w:author="Meryl Etman" w:date="2021-08-11T16:09:00Z">
              <w:r>
                <w:rPr>
                  <w:rFonts w:ascii="David" w:eastAsia="Times New Roman" w:hAnsi="David" w:cs="David" w:hint="cs"/>
                  <w:sz w:val="24"/>
                  <w:szCs w:val="24"/>
                  <w:rtl/>
                </w:rPr>
                <w:t>2.11</w:t>
              </w:r>
            </w:ins>
          </w:p>
        </w:tc>
        <w:tc>
          <w:tcPr>
            <w:tcW w:w="4678" w:type="dxa"/>
          </w:tcPr>
          <w:p w14:paraId="61821228" w14:textId="77777777" w:rsidR="000B4D6F" w:rsidRPr="00E56613" w:rsidRDefault="000B4D6F" w:rsidP="000B4D6F">
            <w:pPr>
              <w:spacing w:before="0" w:beforeAutospacing="0" w:after="0" w:afterAutospacing="0" w:line="360" w:lineRule="auto"/>
              <w:jc w:val="both"/>
              <w:rPr>
                <w:rFonts w:ascii="David" w:eastAsia="Times New Roman" w:hAnsi="David" w:cs="David"/>
                <w:sz w:val="24"/>
                <w:szCs w:val="24"/>
                <w:rtl/>
              </w:rPr>
            </w:pPr>
            <w:r w:rsidRPr="00E56613">
              <w:rPr>
                <w:rFonts w:ascii="David" w:eastAsia="Times New Roman" w:hAnsi="David" w:cs="David"/>
                <w:sz w:val="24"/>
                <w:szCs w:val="24"/>
                <w:rtl/>
              </w:rPr>
              <w:t>עבודות נגרות ומסגרות לרבות המטבחים</w:t>
            </w:r>
          </w:p>
        </w:tc>
        <w:tc>
          <w:tcPr>
            <w:tcW w:w="850" w:type="dxa"/>
          </w:tcPr>
          <w:p w14:paraId="55FF8416" w14:textId="77777777" w:rsidR="000B4D6F" w:rsidRPr="00E56613" w:rsidRDefault="000B4D6F" w:rsidP="000B4D6F">
            <w:pPr>
              <w:spacing w:before="0" w:beforeAutospacing="0" w:after="0" w:afterAutospacing="0" w:line="360" w:lineRule="auto"/>
              <w:jc w:val="center"/>
              <w:rPr>
                <w:rFonts w:ascii="David" w:eastAsia="Times New Roman" w:hAnsi="David" w:cs="David"/>
                <w:sz w:val="24"/>
                <w:szCs w:val="24"/>
                <w:rtl/>
              </w:rPr>
            </w:pPr>
            <w:r w:rsidRPr="00E56613">
              <w:rPr>
                <w:rFonts w:ascii="David" w:eastAsia="Times New Roman" w:hAnsi="David" w:cs="David"/>
                <w:sz w:val="24"/>
                <w:szCs w:val="24"/>
                <w:rtl/>
              </w:rPr>
              <w:t>קומפ'</w:t>
            </w:r>
          </w:p>
        </w:tc>
        <w:tc>
          <w:tcPr>
            <w:tcW w:w="567" w:type="dxa"/>
          </w:tcPr>
          <w:p w14:paraId="467B2DFD" w14:textId="77777777" w:rsidR="000B4D6F" w:rsidRPr="00E56613" w:rsidRDefault="000B4D6F" w:rsidP="000B4D6F">
            <w:pPr>
              <w:spacing w:before="0" w:beforeAutospacing="0" w:after="0" w:afterAutospacing="0" w:line="360" w:lineRule="auto"/>
              <w:jc w:val="center"/>
              <w:rPr>
                <w:rFonts w:ascii="David" w:eastAsia="Times New Roman" w:hAnsi="David" w:cs="David"/>
                <w:sz w:val="24"/>
                <w:szCs w:val="24"/>
                <w:rtl/>
              </w:rPr>
            </w:pPr>
            <w:r w:rsidRPr="00E56613">
              <w:rPr>
                <w:rFonts w:ascii="David" w:eastAsia="Times New Roman" w:hAnsi="David" w:cs="David"/>
                <w:sz w:val="24"/>
                <w:szCs w:val="24"/>
                <w:rtl/>
              </w:rPr>
              <w:t>1</w:t>
            </w:r>
          </w:p>
        </w:tc>
        <w:tc>
          <w:tcPr>
            <w:tcW w:w="2258" w:type="dxa"/>
          </w:tcPr>
          <w:p w14:paraId="7EA00F42" w14:textId="77777777" w:rsidR="000B4D6F" w:rsidRPr="00E56613" w:rsidRDefault="000B4D6F" w:rsidP="000B4D6F">
            <w:pPr>
              <w:spacing w:before="0" w:beforeAutospacing="0" w:after="0" w:afterAutospacing="0" w:line="360" w:lineRule="auto"/>
              <w:jc w:val="center"/>
              <w:rPr>
                <w:rFonts w:ascii="David" w:eastAsia="Times New Roman" w:hAnsi="David" w:cs="David"/>
                <w:sz w:val="24"/>
                <w:szCs w:val="24"/>
                <w:rtl/>
              </w:rPr>
            </w:pPr>
          </w:p>
        </w:tc>
      </w:tr>
      <w:tr w:rsidR="000B4D6F" w:rsidRPr="00E56613" w14:paraId="0FB8B8D0" w14:textId="77777777" w:rsidTr="00E56613">
        <w:trPr>
          <w:gridAfter w:val="1"/>
          <w:wAfter w:w="16" w:type="dxa"/>
        </w:trPr>
        <w:tc>
          <w:tcPr>
            <w:tcW w:w="765" w:type="dxa"/>
          </w:tcPr>
          <w:p w14:paraId="20826B75" w14:textId="21014F1C" w:rsidR="000B4D6F" w:rsidRPr="00E56613" w:rsidRDefault="000B4D6F" w:rsidP="008507E2">
            <w:pPr>
              <w:spacing w:before="0" w:beforeAutospacing="0" w:after="0" w:afterAutospacing="0" w:line="360" w:lineRule="auto"/>
              <w:jc w:val="center"/>
              <w:rPr>
                <w:rFonts w:ascii="David" w:eastAsia="Times New Roman" w:hAnsi="David" w:cs="David"/>
                <w:sz w:val="24"/>
                <w:szCs w:val="24"/>
                <w:rtl/>
              </w:rPr>
            </w:pPr>
            <w:r w:rsidRPr="00E56613">
              <w:rPr>
                <w:rFonts w:ascii="David" w:eastAsia="Times New Roman" w:hAnsi="David" w:cs="David"/>
                <w:sz w:val="24"/>
                <w:szCs w:val="24"/>
                <w:rtl/>
              </w:rPr>
              <w:lastRenderedPageBreak/>
              <w:t>2.</w:t>
            </w:r>
            <w:del w:id="131" w:author="Meryl Etman" w:date="2021-08-11T16:08:00Z">
              <w:r w:rsidRPr="00E56613" w:rsidDel="000B4D6F">
                <w:rPr>
                  <w:rFonts w:ascii="David" w:eastAsia="Times New Roman" w:hAnsi="David" w:cs="David"/>
                  <w:sz w:val="24"/>
                  <w:szCs w:val="24"/>
                  <w:rtl/>
                </w:rPr>
                <w:delText>8</w:delText>
              </w:r>
            </w:del>
            <w:ins w:id="132" w:author="Meryl Etman" w:date="2021-08-11T16:08:00Z">
              <w:r>
                <w:rPr>
                  <w:rFonts w:ascii="David" w:eastAsia="Times New Roman" w:hAnsi="David" w:cs="David" w:hint="cs"/>
                  <w:sz w:val="24"/>
                  <w:szCs w:val="24"/>
                  <w:rtl/>
                </w:rPr>
                <w:t>1</w:t>
              </w:r>
            </w:ins>
            <w:ins w:id="133" w:author="Meryl Etman" w:date="2021-08-11T16:09:00Z">
              <w:r>
                <w:rPr>
                  <w:rFonts w:ascii="David" w:eastAsia="Times New Roman" w:hAnsi="David" w:cs="David" w:hint="cs"/>
                  <w:sz w:val="24"/>
                  <w:szCs w:val="24"/>
                  <w:rtl/>
                </w:rPr>
                <w:t>2</w:t>
              </w:r>
            </w:ins>
          </w:p>
        </w:tc>
        <w:tc>
          <w:tcPr>
            <w:tcW w:w="4678" w:type="dxa"/>
          </w:tcPr>
          <w:p w14:paraId="46612698" w14:textId="77777777" w:rsidR="000B4D6F" w:rsidRPr="00E56613" w:rsidRDefault="000B4D6F" w:rsidP="000B4D6F">
            <w:pPr>
              <w:spacing w:before="0" w:beforeAutospacing="0" w:after="0" w:afterAutospacing="0" w:line="360" w:lineRule="auto"/>
              <w:jc w:val="both"/>
              <w:rPr>
                <w:rFonts w:ascii="David" w:eastAsia="Times New Roman" w:hAnsi="David" w:cs="David"/>
                <w:sz w:val="24"/>
                <w:szCs w:val="24"/>
                <w:rtl/>
              </w:rPr>
            </w:pPr>
            <w:r w:rsidRPr="00E56613">
              <w:rPr>
                <w:rFonts w:ascii="David" w:eastAsia="Times New Roman" w:hAnsi="David" w:cs="David"/>
                <w:sz w:val="24"/>
                <w:szCs w:val="24"/>
                <w:rtl/>
              </w:rPr>
              <w:t>מתקני מעליות</w:t>
            </w:r>
          </w:p>
        </w:tc>
        <w:tc>
          <w:tcPr>
            <w:tcW w:w="850" w:type="dxa"/>
          </w:tcPr>
          <w:p w14:paraId="18126CD0" w14:textId="77777777" w:rsidR="000B4D6F" w:rsidRPr="00E56613" w:rsidRDefault="000B4D6F" w:rsidP="000B4D6F">
            <w:pPr>
              <w:spacing w:before="0" w:beforeAutospacing="0" w:after="0" w:afterAutospacing="0" w:line="360" w:lineRule="auto"/>
              <w:jc w:val="center"/>
              <w:rPr>
                <w:rFonts w:ascii="David" w:eastAsia="Times New Roman" w:hAnsi="David" w:cs="David"/>
                <w:sz w:val="24"/>
                <w:szCs w:val="24"/>
                <w:rtl/>
              </w:rPr>
            </w:pPr>
            <w:r w:rsidRPr="00E56613">
              <w:rPr>
                <w:rFonts w:ascii="David" w:eastAsia="Times New Roman" w:hAnsi="David" w:cs="David"/>
                <w:sz w:val="24"/>
                <w:szCs w:val="24"/>
                <w:rtl/>
              </w:rPr>
              <w:t>קומפ'</w:t>
            </w:r>
          </w:p>
        </w:tc>
        <w:tc>
          <w:tcPr>
            <w:tcW w:w="567" w:type="dxa"/>
          </w:tcPr>
          <w:p w14:paraId="15E52801" w14:textId="77777777" w:rsidR="000B4D6F" w:rsidRPr="00E56613" w:rsidRDefault="000B4D6F" w:rsidP="000B4D6F">
            <w:pPr>
              <w:spacing w:before="0" w:beforeAutospacing="0" w:after="0" w:afterAutospacing="0" w:line="360" w:lineRule="auto"/>
              <w:jc w:val="center"/>
              <w:rPr>
                <w:rFonts w:ascii="David" w:eastAsia="Times New Roman" w:hAnsi="David" w:cs="David"/>
                <w:sz w:val="24"/>
                <w:szCs w:val="24"/>
                <w:rtl/>
              </w:rPr>
            </w:pPr>
            <w:r w:rsidRPr="00E56613">
              <w:rPr>
                <w:rFonts w:ascii="David" w:eastAsia="Times New Roman" w:hAnsi="David" w:cs="David"/>
                <w:sz w:val="24"/>
                <w:szCs w:val="24"/>
                <w:rtl/>
              </w:rPr>
              <w:t>1</w:t>
            </w:r>
          </w:p>
        </w:tc>
        <w:tc>
          <w:tcPr>
            <w:tcW w:w="2258" w:type="dxa"/>
          </w:tcPr>
          <w:p w14:paraId="133C69EF" w14:textId="77777777" w:rsidR="000B4D6F" w:rsidRPr="00E56613" w:rsidRDefault="000B4D6F" w:rsidP="000B4D6F">
            <w:pPr>
              <w:spacing w:before="0" w:beforeAutospacing="0" w:after="0" w:afterAutospacing="0" w:line="360" w:lineRule="auto"/>
              <w:jc w:val="center"/>
              <w:rPr>
                <w:rFonts w:ascii="David" w:eastAsia="Times New Roman" w:hAnsi="David" w:cs="David"/>
                <w:sz w:val="24"/>
                <w:szCs w:val="24"/>
                <w:rtl/>
              </w:rPr>
            </w:pPr>
          </w:p>
        </w:tc>
      </w:tr>
      <w:tr w:rsidR="000B4D6F" w:rsidRPr="00E56613" w14:paraId="0378EAA2" w14:textId="77777777" w:rsidTr="00E56613">
        <w:trPr>
          <w:gridAfter w:val="1"/>
          <w:wAfter w:w="16" w:type="dxa"/>
        </w:trPr>
        <w:tc>
          <w:tcPr>
            <w:tcW w:w="765" w:type="dxa"/>
          </w:tcPr>
          <w:p w14:paraId="3C96C5E0" w14:textId="480DA288" w:rsidR="000B4D6F" w:rsidRPr="00E56613" w:rsidRDefault="000B4D6F" w:rsidP="008507E2">
            <w:pPr>
              <w:spacing w:before="0" w:beforeAutospacing="0" w:after="0" w:afterAutospacing="0" w:line="360" w:lineRule="auto"/>
              <w:jc w:val="center"/>
              <w:rPr>
                <w:rFonts w:ascii="David" w:eastAsia="Times New Roman" w:hAnsi="David" w:cs="David"/>
                <w:sz w:val="24"/>
                <w:szCs w:val="24"/>
                <w:rtl/>
              </w:rPr>
            </w:pPr>
            <w:r w:rsidRPr="00E56613">
              <w:rPr>
                <w:rFonts w:ascii="David" w:eastAsia="Times New Roman" w:hAnsi="David" w:cs="David"/>
                <w:sz w:val="24"/>
                <w:szCs w:val="24"/>
                <w:rtl/>
              </w:rPr>
              <w:t>2.</w:t>
            </w:r>
            <w:del w:id="134" w:author="Meryl Etman" w:date="2021-08-11T16:08:00Z">
              <w:r w:rsidRPr="00E56613" w:rsidDel="000B4D6F">
                <w:rPr>
                  <w:rFonts w:ascii="David" w:eastAsia="Times New Roman" w:hAnsi="David" w:cs="David"/>
                  <w:sz w:val="24"/>
                  <w:szCs w:val="24"/>
                  <w:rtl/>
                </w:rPr>
                <w:delText>9</w:delText>
              </w:r>
            </w:del>
            <w:ins w:id="135" w:author="Meryl Etman" w:date="2021-08-11T16:08:00Z">
              <w:r>
                <w:rPr>
                  <w:rFonts w:ascii="David" w:eastAsia="Times New Roman" w:hAnsi="David" w:cs="David" w:hint="cs"/>
                  <w:sz w:val="24"/>
                  <w:szCs w:val="24"/>
                  <w:rtl/>
                </w:rPr>
                <w:t>1</w:t>
              </w:r>
            </w:ins>
            <w:ins w:id="136" w:author="Meryl Etman" w:date="2021-08-11T16:09:00Z">
              <w:r>
                <w:rPr>
                  <w:rFonts w:ascii="David" w:eastAsia="Times New Roman" w:hAnsi="David" w:cs="David" w:hint="cs"/>
                  <w:sz w:val="24"/>
                  <w:szCs w:val="24"/>
                  <w:rtl/>
                </w:rPr>
                <w:t>3</w:t>
              </w:r>
            </w:ins>
          </w:p>
        </w:tc>
        <w:tc>
          <w:tcPr>
            <w:tcW w:w="4678" w:type="dxa"/>
          </w:tcPr>
          <w:p w14:paraId="7F31F2B2" w14:textId="77777777" w:rsidR="000B4D6F" w:rsidRPr="00E56613" w:rsidRDefault="000B4D6F" w:rsidP="000B4D6F">
            <w:pPr>
              <w:spacing w:before="0" w:beforeAutospacing="0" w:after="0" w:afterAutospacing="0" w:line="360" w:lineRule="auto"/>
              <w:jc w:val="both"/>
              <w:rPr>
                <w:rFonts w:ascii="David" w:eastAsia="Times New Roman" w:hAnsi="David" w:cs="David"/>
                <w:sz w:val="24"/>
                <w:szCs w:val="24"/>
                <w:rtl/>
              </w:rPr>
            </w:pPr>
            <w:r w:rsidRPr="00E56613">
              <w:rPr>
                <w:rFonts w:ascii="David" w:eastAsia="Times New Roman" w:hAnsi="David" w:cs="David"/>
                <w:sz w:val="24"/>
                <w:szCs w:val="24"/>
                <w:rtl/>
              </w:rPr>
              <w:t xml:space="preserve">עבודות הפיתוח והתשתית בתחום המגרש ומחוצה לו, ביצוע תשתיות וחיבור הבניין והפיתוח למערכות עירוניות. </w:t>
            </w:r>
          </w:p>
        </w:tc>
        <w:tc>
          <w:tcPr>
            <w:tcW w:w="850" w:type="dxa"/>
          </w:tcPr>
          <w:p w14:paraId="3A388C14" w14:textId="77777777" w:rsidR="000B4D6F" w:rsidRPr="00E56613" w:rsidRDefault="000B4D6F" w:rsidP="000B4D6F">
            <w:pPr>
              <w:spacing w:before="0" w:beforeAutospacing="0" w:after="0" w:afterAutospacing="0" w:line="360" w:lineRule="auto"/>
              <w:jc w:val="center"/>
              <w:rPr>
                <w:rFonts w:ascii="David" w:eastAsia="Times New Roman" w:hAnsi="David" w:cs="David"/>
                <w:sz w:val="24"/>
                <w:szCs w:val="24"/>
                <w:rtl/>
              </w:rPr>
            </w:pPr>
            <w:r w:rsidRPr="00E56613">
              <w:rPr>
                <w:rFonts w:ascii="David" w:eastAsia="Times New Roman" w:hAnsi="David" w:cs="David"/>
                <w:sz w:val="24"/>
                <w:szCs w:val="24"/>
                <w:rtl/>
              </w:rPr>
              <w:t>קומפ'</w:t>
            </w:r>
          </w:p>
        </w:tc>
        <w:tc>
          <w:tcPr>
            <w:tcW w:w="567" w:type="dxa"/>
          </w:tcPr>
          <w:p w14:paraId="2662A705" w14:textId="77777777" w:rsidR="000B4D6F" w:rsidRPr="00E56613" w:rsidRDefault="000B4D6F" w:rsidP="000B4D6F">
            <w:pPr>
              <w:spacing w:before="0" w:beforeAutospacing="0" w:after="0" w:afterAutospacing="0" w:line="360" w:lineRule="auto"/>
              <w:jc w:val="center"/>
              <w:rPr>
                <w:rFonts w:ascii="David" w:eastAsia="Times New Roman" w:hAnsi="David" w:cs="David"/>
                <w:sz w:val="24"/>
                <w:szCs w:val="24"/>
                <w:rtl/>
              </w:rPr>
            </w:pPr>
            <w:r w:rsidRPr="00E56613">
              <w:rPr>
                <w:rFonts w:ascii="David" w:eastAsia="Times New Roman" w:hAnsi="David" w:cs="David"/>
                <w:sz w:val="24"/>
                <w:szCs w:val="24"/>
                <w:rtl/>
              </w:rPr>
              <w:t>1</w:t>
            </w:r>
          </w:p>
        </w:tc>
        <w:tc>
          <w:tcPr>
            <w:tcW w:w="2258" w:type="dxa"/>
          </w:tcPr>
          <w:p w14:paraId="31AE36CB" w14:textId="77777777" w:rsidR="000B4D6F" w:rsidRPr="00E56613" w:rsidRDefault="000B4D6F" w:rsidP="000B4D6F">
            <w:pPr>
              <w:spacing w:before="0" w:beforeAutospacing="0" w:after="0" w:afterAutospacing="0" w:line="360" w:lineRule="auto"/>
              <w:jc w:val="center"/>
              <w:rPr>
                <w:rFonts w:ascii="David" w:eastAsia="Times New Roman" w:hAnsi="David" w:cs="David"/>
                <w:sz w:val="24"/>
                <w:szCs w:val="24"/>
                <w:rtl/>
              </w:rPr>
            </w:pPr>
          </w:p>
        </w:tc>
      </w:tr>
      <w:tr w:rsidR="000B4D6F" w:rsidRPr="00E56613" w14:paraId="48740053" w14:textId="77777777" w:rsidTr="00E56613">
        <w:trPr>
          <w:gridAfter w:val="1"/>
          <w:wAfter w:w="16" w:type="dxa"/>
          <w:ins w:id="137" w:author="Meryl Etman" w:date="2021-08-11T16:10:00Z"/>
        </w:trPr>
        <w:tc>
          <w:tcPr>
            <w:tcW w:w="765" w:type="dxa"/>
          </w:tcPr>
          <w:p w14:paraId="7494F71B" w14:textId="2FFC7022" w:rsidR="000B4D6F" w:rsidRDefault="000B4D6F" w:rsidP="000B4D6F">
            <w:pPr>
              <w:spacing w:before="0" w:beforeAutospacing="0" w:after="0" w:afterAutospacing="0" w:line="360" w:lineRule="auto"/>
              <w:jc w:val="center"/>
              <w:rPr>
                <w:ins w:id="138" w:author="Meryl Etman" w:date="2021-08-11T16:10:00Z"/>
                <w:rFonts w:ascii="David" w:eastAsia="Times New Roman" w:hAnsi="David" w:cs="David"/>
                <w:sz w:val="24"/>
                <w:szCs w:val="24"/>
                <w:rtl/>
              </w:rPr>
            </w:pPr>
            <w:ins w:id="139" w:author="Meryl Etman" w:date="2021-08-11T16:10:00Z">
              <w:r>
                <w:rPr>
                  <w:rFonts w:ascii="David" w:eastAsia="Times New Roman" w:hAnsi="David" w:cs="David" w:hint="cs"/>
                  <w:sz w:val="24"/>
                  <w:szCs w:val="24"/>
                  <w:rtl/>
                </w:rPr>
                <w:t>2.14</w:t>
              </w:r>
            </w:ins>
          </w:p>
        </w:tc>
        <w:tc>
          <w:tcPr>
            <w:tcW w:w="4678" w:type="dxa"/>
          </w:tcPr>
          <w:p w14:paraId="11D8CA76" w14:textId="47A58BEC" w:rsidR="000B4D6F" w:rsidRPr="00E56613" w:rsidRDefault="000B4D6F" w:rsidP="000B4D6F">
            <w:pPr>
              <w:spacing w:before="0" w:beforeAutospacing="0" w:after="0" w:afterAutospacing="0" w:line="360" w:lineRule="auto"/>
              <w:jc w:val="both"/>
              <w:rPr>
                <w:ins w:id="140" w:author="Meryl Etman" w:date="2021-08-11T16:10:00Z"/>
                <w:rFonts w:ascii="David" w:eastAsia="Times New Roman" w:hAnsi="David" w:cs="David"/>
                <w:sz w:val="24"/>
                <w:szCs w:val="24"/>
                <w:rtl/>
              </w:rPr>
            </w:pPr>
            <w:ins w:id="141" w:author="Meryl Etman" w:date="2021-08-11T16:10:00Z">
              <w:r>
                <w:rPr>
                  <w:rFonts w:ascii="David" w:eastAsia="Times New Roman" w:hAnsi="David" w:cs="David" w:hint="cs"/>
                  <w:sz w:val="24"/>
                  <w:szCs w:val="24"/>
                  <w:rtl/>
                </w:rPr>
                <w:t xml:space="preserve">עבודות </w:t>
              </w:r>
            </w:ins>
            <w:ins w:id="142" w:author="Meryl Etman" w:date="2021-08-11T16:11:00Z">
              <w:r>
                <w:rPr>
                  <w:rFonts w:ascii="David" w:eastAsia="Times New Roman" w:hAnsi="David" w:cs="David" w:hint="cs"/>
                  <w:sz w:val="24"/>
                  <w:szCs w:val="24"/>
                  <w:rtl/>
                </w:rPr>
                <w:t>גינון והשקיה</w:t>
              </w:r>
            </w:ins>
          </w:p>
        </w:tc>
        <w:tc>
          <w:tcPr>
            <w:tcW w:w="850" w:type="dxa"/>
          </w:tcPr>
          <w:p w14:paraId="44DBC9E3" w14:textId="6405A757" w:rsidR="000B4D6F" w:rsidRPr="00E56613" w:rsidRDefault="000B4D6F" w:rsidP="000B4D6F">
            <w:pPr>
              <w:spacing w:before="0" w:beforeAutospacing="0" w:after="0" w:afterAutospacing="0" w:line="360" w:lineRule="auto"/>
              <w:jc w:val="center"/>
              <w:rPr>
                <w:ins w:id="143" w:author="Meryl Etman" w:date="2021-08-11T16:10:00Z"/>
                <w:rFonts w:ascii="David" w:eastAsia="Times New Roman" w:hAnsi="David" w:cs="David"/>
                <w:sz w:val="24"/>
                <w:szCs w:val="24"/>
                <w:rtl/>
              </w:rPr>
            </w:pPr>
            <w:ins w:id="144" w:author="Meryl Etman" w:date="2021-08-11T16:11:00Z">
              <w:r w:rsidRPr="00E56613">
                <w:rPr>
                  <w:rFonts w:ascii="David" w:eastAsia="Times New Roman" w:hAnsi="David" w:cs="David"/>
                  <w:sz w:val="24"/>
                  <w:szCs w:val="24"/>
                  <w:rtl/>
                </w:rPr>
                <w:t>קומפ'</w:t>
              </w:r>
            </w:ins>
          </w:p>
        </w:tc>
        <w:tc>
          <w:tcPr>
            <w:tcW w:w="567" w:type="dxa"/>
          </w:tcPr>
          <w:p w14:paraId="3EDCEC12" w14:textId="47F19A35" w:rsidR="000B4D6F" w:rsidRPr="00E56613" w:rsidRDefault="000B4D6F" w:rsidP="000B4D6F">
            <w:pPr>
              <w:spacing w:before="0" w:beforeAutospacing="0" w:after="0" w:afterAutospacing="0" w:line="360" w:lineRule="auto"/>
              <w:jc w:val="center"/>
              <w:rPr>
                <w:ins w:id="145" w:author="Meryl Etman" w:date="2021-08-11T16:10:00Z"/>
                <w:rFonts w:ascii="David" w:eastAsia="Times New Roman" w:hAnsi="David" w:cs="David"/>
                <w:sz w:val="24"/>
                <w:szCs w:val="24"/>
                <w:rtl/>
              </w:rPr>
            </w:pPr>
            <w:ins w:id="146" w:author="Meryl Etman" w:date="2021-08-11T16:11:00Z">
              <w:r w:rsidRPr="00E56613">
                <w:rPr>
                  <w:rFonts w:ascii="David" w:eastAsia="Times New Roman" w:hAnsi="David" w:cs="David"/>
                  <w:sz w:val="24"/>
                  <w:szCs w:val="24"/>
                  <w:rtl/>
                </w:rPr>
                <w:t>1</w:t>
              </w:r>
            </w:ins>
          </w:p>
        </w:tc>
        <w:tc>
          <w:tcPr>
            <w:tcW w:w="2258" w:type="dxa"/>
          </w:tcPr>
          <w:p w14:paraId="3C5949E1" w14:textId="53E269AA" w:rsidR="000B4D6F" w:rsidRDefault="000B4D6F" w:rsidP="000B4D6F">
            <w:pPr>
              <w:spacing w:before="0" w:beforeAutospacing="0" w:after="0" w:afterAutospacing="0" w:line="360" w:lineRule="auto"/>
              <w:jc w:val="center"/>
              <w:rPr>
                <w:ins w:id="147" w:author="Meryl Etman" w:date="2021-08-11T16:10:00Z"/>
                <w:rFonts w:ascii="David" w:eastAsia="Times New Roman" w:hAnsi="David" w:cs="David"/>
                <w:sz w:val="24"/>
                <w:szCs w:val="24"/>
                <w:rtl/>
              </w:rPr>
            </w:pPr>
          </w:p>
        </w:tc>
      </w:tr>
      <w:tr w:rsidR="000B4D6F" w:rsidRPr="00E56613" w14:paraId="2BFE5097" w14:textId="77777777" w:rsidTr="00E56613">
        <w:tc>
          <w:tcPr>
            <w:tcW w:w="6293" w:type="dxa"/>
            <w:gridSpan w:val="3"/>
          </w:tcPr>
          <w:p w14:paraId="50CDF702" w14:textId="6AF2E482" w:rsidR="000B4D6F" w:rsidRPr="00E56613" w:rsidRDefault="000B4D6F" w:rsidP="008507E2">
            <w:pPr>
              <w:spacing w:before="0" w:beforeAutospacing="0" w:after="0" w:afterAutospacing="0" w:line="360" w:lineRule="auto"/>
              <w:jc w:val="both"/>
              <w:rPr>
                <w:rFonts w:ascii="David" w:eastAsia="Times New Roman" w:hAnsi="David" w:cs="David"/>
                <w:sz w:val="24"/>
                <w:szCs w:val="24"/>
                <w:rtl/>
              </w:rPr>
            </w:pPr>
            <w:r w:rsidRPr="00E56613">
              <w:rPr>
                <w:rFonts w:ascii="David" w:eastAsia="Times New Roman" w:hAnsi="David" w:cs="David"/>
                <w:b/>
                <w:bCs/>
                <w:sz w:val="24"/>
                <w:szCs w:val="24"/>
                <w:rtl/>
              </w:rPr>
              <w:t>סה"כ הקמת</w:t>
            </w:r>
            <w:del w:id="148" w:author="Meryl Etman" w:date="2021-08-11T16:11:00Z">
              <w:r w:rsidRPr="00E56613" w:rsidDel="000B4D6F">
                <w:rPr>
                  <w:rFonts w:ascii="David" w:eastAsia="Times New Roman" w:hAnsi="David" w:cs="David"/>
                  <w:b/>
                  <w:bCs/>
                  <w:sz w:val="24"/>
                  <w:szCs w:val="24"/>
                  <w:rtl/>
                </w:rPr>
                <w:delText xml:space="preserve"> </w:delText>
              </w:r>
              <w:r w:rsidRPr="00E56613" w:rsidDel="000B4D6F">
                <w:rPr>
                  <w:rFonts w:ascii="David" w:eastAsia="Times New Roman" w:hAnsi="David" w:cs="David" w:hint="cs"/>
                  <w:b/>
                  <w:bCs/>
                  <w:sz w:val="24"/>
                  <w:szCs w:val="24"/>
                  <w:rtl/>
                </w:rPr>
                <w:delText>___</w:delText>
              </w:r>
            </w:del>
            <w:r w:rsidRPr="00E56613">
              <w:rPr>
                <w:rFonts w:ascii="David" w:eastAsia="Times New Roman" w:hAnsi="David" w:cs="David"/>
                <w:b/>
                <w:bCs/>
                <w:sz w:val="24"/>
                <w:szCs w:val="24"/>
                <w:rtl/>
              </w:rPr>
              <w:t xml:space="preserve">  </w:t>
            </w:r>
            <w:del w:id="149" w:author="Meryl Etman" w:date="2021-08-11T16:11:00Z">
              <w:r w:rsidRPr="00E56613" w:rsidDel="000B4D6F">
                <w:rPr>
                  <w:rFonts w:ascii="David" w:eastAsia="Times New Roman" w:hAnsi="David" w:cs="David"/>
                  <w:b/>
                  <w:bCs/>
                  <w:sz w:val="24"/>
                  <w:szCs w:val="24"/>
                  <w:rtl/>
                </w:rPr>
                <w:delText xml:space="preserve">המבנים </w:delText>
              </w:r>
            </w:del>
            <w:ins w:id="150" w:author="Meryl Etman" w:date="2021-08-11T16:11:00Z">
              <w:r w:rsidRPr="00E56613">
                <w:rPr>
                  <w:rFonts w:ascii="David" w:eastAsia="Times New Roman" w:hAnsi="David" w:cs="David"/>
                  <w:b/>
                  <w:bCs/>
                  <w:sz w:val="24"/>
                  <w:szCs w:val="24"/>
                  <w:rtl/>
                </w:rPr>
                <w:t>המבנ</w:t>
              </w:r>
              <w:r>
                <w:rPr>
                  <w:rFonts w:ascii="David" w:eastAsia="Times New Roman" w:hAnsi="David" w:cs="David" w:hint="cs"/>
                  <w:b/>
                  <w:bCs/>
                  <w:sz w:val="24"/>
                  <w:szCs w:val="24"/>
                  <w:rtl/>
                </w:rPr>
                <w:t>ה</w:t>
              </w:r>
              <w:r w:rsidRPr="00E56613">
                <w:rPr>
                  <w:rFonts w:ascii="David" w:eastAsia="Times New Roman" w:hAnsi="David" w:cs="David"/>
                  <w:b/>
                  <w:bCs/>
                  <w:sz w:val="24"/>
                  <w:szCs w:val="24"/>
                  <w:rtl/>
                </w:rPr>
                <w:t xml:space="preserve"> </w:t>
              </w:r>
            </w:ins>
            <w:del w:id="151" w:author="Meryl Etman" w:date="2021-08-11T16:11:00Z">
              <w:r w:rsidRPr="00E56613" w:rsidDel="000B4D6F">
                <w:rPr>
                  <w:rFonts w:ascii="David" w:eastAsia="Times New Roman" w:hAnsi="David" w:cs="David"/>
                  <w:b/>
                  <w:bCs/>
                  <w:sz w:val="24"/>
                  <w:szCs w:val="24"/>
                  <w:rtl/>
                </w:rPr>
                <w:delText xml:space="preserve">חניונים </w:delText>
              </w:r>
            </w:del>
            <w:r w:rsidRPr="00E56613">
              <w:rPr>
                <w:rFonts w:ascii="David" w:eastAsia="Times New Roman" w:hAnsi="David" w:cs="David"/>
                <w:b/>
                <w:bCs/>
                <w:sz w:val="24"/>
                <w:szCs w:val="24"/>
                <w:rtl/>
              </w:rPr>
              <w:t>והפיתוח הצמוד – מחיר סופי</w:t>
            </w:r>
          </w:p>
        </w:tc>
        <w:tc>
          <w:tcPr>
            <w:tcW w:w="2841" w:type="dxa"/>
            <w:gridSpan w:val="3"/>
          </w:tcPr>
          <w:p w14:paraId="0889DD60" w14:textId="4EF0C8E0" w:rsidR="000B4D6F" w:rsidRPr="00E56613" w:rsidRDefault="000B4D6F" w:rsidP="000B4D6F">
            <w:pPr>
              <w:spacing w:before="0" w:beforeAutospacing="0" w:after="0" w:afterAutospacing="0" w:line="360" w:lineRule="auto"/>
              <w:jc w:val="center"/>
              <w:rPr>
                <w:rFonts w:ascii="David" w:eastAsia="Times New Roman" w:hAnsi="David" w:cs="David"/>
                <w:sz w:val="24"/>
                <w:szCs w:val="24"/>
                <w:rtl/>
              </w:rPr>
            </w:pPr>
            <w:r w:rsidRPr="00E56613">
              <w:rPr>
                <w:rFonts w:ascii="David" w:eastAsia="Times New Roman" w:hAnsi="David" w:cs="David" w:hint="cs"/>
                <w:sz w:val="24"/>
                <w:szCs w:val="24"/>
                <w:rtl/>
              </w:rPr>
              <w:t xml:space="preserve">             </w:t>
            </w:r>
            <w:r w:rsidRPr="00E56613">
              <w:rPr>
                <w:rFonts w:ascii="David" w:eastAsia="Times New Roman" w:hAnsi="David" w:cs="David"/>
                <w:sz w:val="24"/>
                <w:szCs w:val="24"/>
                <w:rtl/>
              </w:rPr>
              <w:t>ש"ח</w:t>
            </w:r>
          </w:p>
        </w:tc>
      </w:tr>
      <w:tr w:rsidR="000B4D6F" w:rsidRPr="00E56613" w14:paraId="36E96014" w14:textId="77777777" w:rsidTr="00E56613">
        <w:tc>
          <w:tcPr>
            <w:tcW w:w="9134" w:type="dxa"/>
            <w:gridSpan w:val="6"/>
          </w:tcPr>
          <w:p w14:paraId="56668AD8" w14:textId="382DC524" w:rsidR="000B4D6F" w:rsidRPr="00E56613" w:rsidRDefault="000B4D6F" w:rsidP="000B4D6F">
            <w:pPr>
              <w:spacing w:before="0" w:beforeAutospacing="0" w:after="0" w:afterAutospacing="0" w:line="360" w:lineRule="auto"/>
              <w:jc w:val="both"/>
              <w:rPr>
                <w:rFonts w:ascii="David" w:eastAsia="Times New Roman" w:hAnsi="David" w:cs="David"/>
                <w:sz w:val="24"/>
                <w:szCs w:val="24"/>
                <w:rtl/>
              </w:rPr>
            </w:pPr>
            <w:r w:rsidRPr="00E56613">
              <w:rPr>
                <w:rFonts w:ascii="David" w:eastAsia="Times New Roman" w:hAnsi="David" w:cs="David"/>
                <w:b/>
                <w:bCs/>
                <w:sz w:val="24"/>
                <w:szCs w:val="24"/>
                <w:rtl/>
              </w:rPr>
              <w:t>במילים:</w:t>
            </w:r>
            <w:r w:rsidRPr="00E56613">
              <w:rPr>
                <w:rFonts w:ascii="David" w:eastAsia="Times New Roman" w:hAnsi="David" w:cs="David"/>
                <w:sz w:val="24"/>
                <w:szCs w:val="24"/>
                <w:rtl/>
              </w:rPr>
              <w:t xml:space="preserve">  ___________________________________________________ ש"ח</w:t>
            </w:r>
          </w:p>
        </w:tc>
      </w:tr>
    </w:tbl>
    <w:p w14:paraId="3217B06A" w14:textId="77777777" w:rsidR="00E56613" w:rsidRPr="00E56613" w:rsidRDefault="00E56613" w:rsidP="00E56613">
      <w:pPr>
        <w:spacing w:before="0" w:beforeAutospacing="0" w:after="0" w:afterAutospacing="0" w:line="360" w:lineRule="auto"/>
        <w:jc w:val="both"/>
        <w:rPr>
          <w:rFonts w:ascii="David" w:eastAsia="Times New Roman" w:hAnsi="David" w:cs="David"/>
          <w:snapToGrid w:val="0"/>
          <w:sz w:val="24"/>
          <w:szCs w:val="24"/>
          <w:rtl/>
        </w:rPr>
      </w:pPr>
    </w:p>
    <w:tbl>
      <w:tblPr>
        <w:bidiVisual/>
        <w:tblW w:w="91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765"/>
        <w:gridCol w:w="4678"/>
        <w:gridCol w:w="850"/>
        <w:gridCol w:w="567"/>
        <w:gridCol w:w="2258"/>
        <w:gridCol w:w="16"/>
      </w:tblGrid>
      <w:tr w:rsidR="008507E2" w:rsidRPr="00E56613" w14:paraId="656482F6" w14:textId="77777777" w:rsidTr="00C80A9E">
        <w:trPr>
          <w:ins w:id="152" w:author="Meryl Etman" w:date="2021-08-11T16:15:00Z"/>
        </w:trPr>
        <w:tc>
          <w:tcPr>
            <w:tcW w:w="9134" w:type="dxa"/>
            <w:gridSpan w:val="6"/>
            <w:tcBorders>
              <w:top w:val="single" w:sz="4" w:space="0" w:color="auto"/>
            </w:tcBorders>
          </w:tcPr>
          <w:p w14:paraId="7C873912" w14:textId="77777777" w:rsidR="008507E2" w:rsidRPr="00E56613" w:rsidRDefault="008507E2" w:rsidP="00C80A9E">
            <w:pPr>
              <w:spacing w:before="0" w:beforeAutospacing="0" w:after="0" w:afterAutospacing="0" w:line="360" w:lineRule="auto"/>
              <w:jc w:val="both"/>
              <w:rPr>
                <w:ins w:id="153" w:author="Meryl Etman" w:date="2021-08-11T16:15:00Z"/>
                <w:rFonts w:ascii="David" w:eastAsia="Times New Roman" w:hAnsi="David" w:cs="David"/>
                <w:b/>
                <w:bCs/>
                <w:sz w:val="24"/>
                <w:szCs w:val="24"/>
                <w:rtl/>
              </w:rPr>
            </w:pPr>
          </w:p>
          <w:p w14:paraId="6AA56019" w14:textId="391F6DC0" w:rsidR="008507E2" w:rsidRPr="00E56613" w:rsidRDefault="008507E2" w:rsidP="00823203">
            <w:pPr>
              <w:spacing w:before="0" w:beforeAutospacing="0" w:after="0" w:afterAutospacing="0" w:line="360" w:lineRule="auto"/>
              <w:jc w:val="both"/>
              <w:rPr>
                <w:ins w:id="154" w:author="Meryl Etman" w:date="2021-08-11T16:15:00Z"/>
                <w:rFonts w:ascii="David" w:eastAsia="Times New Roman" w:hAnsi="David" w:cs="David"/>
                <w:b/>
                <w:bCs/>
                <w:sz w:val="24"/>
                <w:szCs w:val="24"/>
                <w:rtl/>
              </w:rPr>
            </w:pPr>
            <w:ins w:id="155" w:author="Meryl Etman" w:date="2021-08-11T16:15:00Z">
              <w:r w:rsidRPr="00E56613">
                <w:rPr>
                  <w:rFonts w:ascii="David" w:eastAsia="Times New Roman" w:hAnsi="David" w:cs="David"/>
                  <w:b/>
                  <w:bCs/>
                  <w:sz w:val="24"/>
                  <w:szCs w:val="24"/>
                  <w:u w:val="single"/>
                  <w:rtl/>
                </w:rPr>
                <w:t xml:space="preserve">מבנה </w:t>
              </w:r>
              <w:r>
                <w:rPr>
                  <w:rFonts w:ascii="David" w:eastAsia="Times New Roman" w:hAnsi="David" w:cs="David" w:hint="cs"/>
                  <w:b/>
                  <w:bCs/>
                  <w:sz w:val="24"/>
                  <w:szCs w:val="24"/>
                  <w:u w:val="single"/>
                  <w:rtl/>
                </w:rPr>
                <w:t>3</w:t>
              </w:r>
              <w:r w:rsidRPr="00E56613">
                <w:rPr>
                  <w:rFonts w:ascii="David" w:eastAsia="Times New Roman" w:hAnsi="David" w:cs="David"/>
                  <w:b/>
                  <w:bCs/>
                  <w:sz w:val="24"/>
                  <w:szCs w:val="24"/>
                  <w:u w:val="single"/>
                  <w:rtl/>
                </w:rPr>
                <w:t>-</w:t>
              </w:r>
              <w:r w:rsidRPr="00E56613">
                <w:rPr>
                  <w:rFonts w:ascii="David" w:eastAsia="Times New Roman" w:hAnsi="David" w:cs="David" w:hint="cs"/>
                  <w:b/>
                  <w:bCs/>
                  <w:sz w:val="24"/>
                  <w:szCs w:val="24"/>
                  <w:rtl/>
                </w:rPr>
                <w:t xml:space="preserve"> </w:t>
              </w:r>
              <w:r w:rsidRPr="00E56613">
                <w:rPr>
                  <w:rFonts w:ascii="David" w:eastAsia="Times New Roman" w:hAnsi="David" w:cs="David"/>
                  <w:b/>
                  <w:bCs/>
                  <w:sz w:val="24"/>
                  <w:szCs w:val="24"/>
                  <w:rtl/>
                </w:rPr>
                <w:t xml:space="preserve">פירוק המחיר הפאושלי הנ"ל  </w:t>
              </w:r>
              <w:r>
                <w:rPr>
                  <w:rFonts w:ascii="David" w:eastAsia="Times New Roman" w:hAnsi="David" w:cs="David" w:hint="cs"/>
                  <w:b/>
                  <w:bCs/>
                  <w:sz w:val="24"/>
                  <w:szCs w:val="24"/>
                  <w:rtl/>
                </w:rPr>
                <w:t xml:space="preserve"> לבניין 1005 </w:t>
              </w:r>
              <w:r w:rsidRPr="00E56613">
                <w:rPr>
                  <w:rFonts w:ascii="David" w:eastAsia="Times New Roman" w:hAnsi="David" w:cs="David"/>
                  <w:b/>
                  <w:bCs/>
                  <w:sz w:val="24"/>
                  <w:szCs w:val="24"/>
                  <w:rtl/>
                </w:rPr>
                <w:t>לרבות הפיתוח הצמוד, בנפרד,  לפי פרקים:</w:t>
              </w:r>
            </w:ins>
          </w:p>
        </w:tc>
      </w:tr>
      <w:tr w:rsidR="008507E2" w:rsidRPr="00E56613" w14:paraId="045B2BFE" w14:textId="77777777" w:rsidTr="00C80A9E">
        <w:trPr>
          <w:gridAfter w:val="1"/>
          <w:wAfter w:w="16" w:type="dxa"/>
          <w:ins w:id="156" w:author="Meryl Etman" w:date="2021-08-11T16:15:00Z"/>
        </w:trPr>
        <w:tc>
          <w:tcPr>
            <w:tcW w:w="765" w:type="dxa"/>
          </w:tcPr>
          <w:p w14:paraId="5C00F613" w14:textId="77777777" w:rsidR="008507E2" w:rsidRPr="00E56613" w:rsidRDefault="008507E2" w:rsidP="00C80A9E">
            <w:pPr>
              <w:spacing w:before="0" w:beforeAutospacing="0" w:after="0" w:afterAutospacing="0" w:line="360" w:lineRule="auto"/>
              <w:jc w:val="center"/>
              <w:rPr>
                <w:ins w:id="157" w:author="Meryl Etman" w:date="2021-08-11T16:15:00Z"/>
                <w:rFonts w:ascii="David" w:eastAsia="Times New Roman" w:hAnsi="David" w:cs="David"/>
                <w:b/>
                <w:bCs/>
                <w:sz w:val="24"/>
                <w:szCs w:val="24"/>
                <w:u w:val="single"/>
                <w:rtl/>
              </w:rPr>
            </w:pPr>
            <w:ins w:id="158" w:author="Meryl Etman" w:date="2021-08-11T16:15:00Z">
              <w:r w:rsidRPr="00E56613">
                <w:rPr>
                  <w:rFonts w:ascii="David" w:eastAsia="Times New Roman" w:hAnsi="David" w:cs="David" w:hint="cs"/>
                  <w:b/>
                  <w:bCs/>
                  <w:sz w:val="24"/>
                  <w:szCs w:val="24"/>
                  <w:u w:val="single"/>
                  <w:rtl/>
                </w:rPr>
                <w:t>סעיף</w:t>
              </w:r>
            </w:ins>
          </w:p>
        </w:tc>
        <w:tc>
          <w:tcPr>
            <w:tcW w:w="4678" w:type="dxa"/>
          </w:tcPr>
          <w:p w14:paraId="2BED2785" w14:textId="77777777" w:rsidR="008507E2" w:rsidRPr="00E56613" w:rsidRDefault="008507E2" w:rsidP="00C80A9E">
            <w:pPr>
              <w:spacing w:before="0" w:beforeAutospacing="0" w:after="0" w:afterAutospacing="0" w:line="360" w:lineRule="auto"/>
              <w:jc w:val="both"/>
              <w:rPr>
                <w:ins w:id="159" w:author="Meryl Etman" w:date="2021-08-11T16:15:00Z"/>
                <w:rFonts w:ascii="David" w:eastAsia="Times New Roman" w:hAnsi="David" w:cs="David"/>
                <w:b/>
                <w:bCs/>
                <w:sz w:val="24"/>
                <w:szCs w:val="24"/>
                <w:u w:val="single"/>
                <w:rtl/>
              </w:rPr>
            </w:pPr>
            <w:ins w:id="160" w:author="Meryl Etman" w:date="2021-08-11T16:15:00Z">
              <w:r w:rsidRPr="00E56613">
                <w:rPr>
                  <w:rFonts w:ascii="David" w:eastAsia="Times New Roman" w:hAnsi="David" w:cs="David" w:hint="cs"/>
                  <w:b/>
                  <w:bCs/>
                  <w:sz w:val="24"/>
                  <w:szCs w:val="24"/>
                  <w:u w:val="single"/>
                  <w:rtl/>
                </w:rPr>
                <w:t>תיאור</w:t>
              </w:r>
            </w:ins>
          </w:p>
        </w:tc>
        <w:tc>
          <w:tcPr>
            <w:tcW w:w="850" w:type="dxa"/>
          </w:tcPr>
          <w:p w14:paraId="4411F361" w14:textId="77777777" w:rsidR="008507E2" w:rsidRPr="00E56613" w:rsidRDefault="008507E2" w:rsidP="00C80A9E">
            <w:pPr>
              <w:spacing w:before="0" w:beforeAutospacing="0" w:after="0" w:afterAutospacing="0" w:line="360" w:lineRule="auto"/>
              <w:jc w:val="center"/>
              <w:rPr>
                <w:ins w:id="161" w:author="Meryl Etman" w:date="2021-08-11T16:15:00Z"/>
                <w:rFonts w:ascii="David" w:eastAsia="Times New Roman" w:hAnsi="David" w:cs="David"/>
                <w:b/>
                <w:bCs/>
                <w:sz w:val="24"/>
                <w:szCs w:val="24"/>
                <w:u w:val="single"/>
                <w:rtl/>
              </w:rPr>
            </w:pPr>
          </w:p>
        </w:tc>
        <w:tc>
          <w:tcPr>
            <w:tcW w:w="567" w:type="dxa"/>
          </w:tcPr>
          <w:p w14:paraId="7FB2B6D0" w14:textId="77777777" w:rsidR="008507E2" w:rsidRPr="00E56613" w:rsidRDefault="008507E2" w:rsidP="00C80A9E">
            <w:pPr>
              <w:spacing w:before="0" w:beforeAutospacing="0" w:after="0" w:afterAutospacing="0" w:line="360" w:lineRule="auto"/>
              <w:jc w:val="center"/>
              <w:rPr>
                <w:ins w:id="162" w:author="Meryl Etman" w:date="2021-08-11T16:15:00Z"/>
                <w:rFonts w:ascii="David" w:eastAsia="Times New Roman" w:hAnsi="David" w:cs="David"/>
                <w:b/>
                <w:bCs/>
                <w:sz w:val="24"/>
                <w:szCs w:val="24"/>
                <w:u w:val="single"/>
                <w:rtl/>
              </w:rPr>
            </w:pPr>
          </w:p>
        </w:tc>
        <w:tc>
          <w:tcPr>
            <w:tcW w:w="2258" w:type="dxa"/>
          </w:tcPr>
          <w:p w14:paraId="061C3CF5" w14:textId="77777777" w:rsidR="008507E2" w:rsidRPr="00E56613" w:rsidRDefault="008507E2" w:rsidP="00C80A9E">
            <w:pPr>
              <w:spacing w:before="0" w:beforeAutospacing="0" w:after="0" w:afterAutospacing="0" w:line="360" w:lineRule="auto"/>
              <w:jc w:val="center"/>
              <w:rPr>
                <w:ins w:id="163" w:author="Meryl Etman" w:date="2021-08-11T16:15:00Z"/>
                <w:rFonts w:ascii="David" w:eastAsia="Times New Roman" w:hAnsi="David" w:cs="David"/>
                <w:b/>
                <w:bCs/>
                <w:sz w:val="24"/>
                <w:szCs w:val="24"/>
                <w:u w:val="single"/>
                <w:rtl/>
              </w:rPr>
            </w:pPr>
            <w:ins w:id="164" w:author="Meryl Etman" w:date="2021-08-11T16:15:00Z">
              <w:r w:rsidRPr="00E56613">
                <w:rPr>
                  <w:rFonts w:ascii="David" w:eastAsia="Times New Roman" w:hAnsi="David" w:cs="David"/>
                  <w:b/>
                  <w:bCs/>
                  <w:sz w:val="24"/>
                  <w:szCs w:val="24"/>
                  <w:u w:val="single"/>
                  <w:rtl/>
                </w:rPr>
                <w:t>סך הכל בש"ח</w:t>
              </w:r>
            </w:ins>
          </w:p>
        </w:tc>
      </w:tr>
      <w:tr w:rsidR="008507E2" w:rsidRPr="00E56613" w14:paraId="68D180D7" w14:textId="77777777" w:rsidTr="00C80A9E">
        <w:trPr>
          <w:gridAfter w:val="1"/>
          <w:wAfter w:w="16" w:type="dxa"/>
          <w:ins w:id="165" w:author="Meryl Etman" w:date="2021-08-11T16:15:00Z"/>
        </w:trPr>
        <w:tc>
          <w:tcPr>
            <w:tcW w:w="765" w:type="dxa"/>
          </w:tcPr>
          <w:p w14:paraId="38B37076" w14:textId="77777777" w:rsidR="008507E2" w:rsidRPr="00E56613" w:rsidRDefault="008507E2" w:rsidP="00C80A9E">
            <w:pPr>
              <w:spacing w:before="0" w:beforeAutospacing="0" w:after="0" w:afterAutospacing="0" w:line="360" w:lineRule="auto"/>
              <w:jc w:val="center"/>
              <w:rPr>
                <w:ins w:id="166" w:author="Meryl Etman" w:date="2021-08-11T16:15:00Z"/>
                <w:rFonts w:ascii="David" w:eastAsia="Times New Roman" w:hAnsi="David" w:cs="David"/>
                <w:sz w:val="24"/>
                <w:szCs w:val="24"/>
                <w:rtl/>
              </w:rPr>
            </w:pPr>
          </w:p>
          <w:p w14:paraId="56EE39C1" w14:textId="2FF48638" w:rsidR="008507E2" w:rsidRPr="00E56613" w:rsidRDefault="00823203" w:rsidP="00C80A9E">
            <w:pPr>
              <w:spacing w:before="0" w:beforeAutospacing="0" w:after="0" w:afterAutospacing="0" w:line="360" w:lineRule="auto"/>
              <w:jc w:val="center"/>
              <w:rPr>
                <w:ins w:id="167" w:author="Meryl Etman" w:date="2021-08-11T16:15:00Z"/>
                <w:rFonts w:ascii="David" w:eastAsia="Times New Roman" w:hAnsi="David" w:cs="David"/>
                <w:sz w:val="24"/>
                <w:szCs w:val="24"/>
                <w:rtl/>
              </w:rPr>
            </w:pPr>
            <w:ins w:id="168" w:author="Meryl Etman" w:date="2021-08-11T16:17:00Z">
              <w:r>
                <w:rPr>
                  <w:rFonts w:ascii="David" w:eastAsia="Times New Roman" w:hAnsi="David" w:cs="David" w:hint="cs"/>
                  <w:sz w:val="24"/>
                  <w:szCs w:val="24"/>
                  <w:rtl/>
                </w:rPr>
                <w:t>3</w:t>
              </w:r>
            </w:ins>
            <w:ins w:id="169" w:author="Meryl Etman" w:date="2021-08-11T16:15:00Z">
              <w:r w:rsidR="008507E2" w:rsidRPr="00E56613">
                <w:rPr>
                  <w:rFonts w:ascii="David" w:eastAsia="Times New Roman" w:hAnsi="David" w:cs="David"/>
                  <w:sz w:val="24"/>
                  <w:szCs w:val="24"/>
                  <w:rtl/>
                </w:rPr>
                <w:t>.1</w:t>
              </w:r>
            </w:ins>
          </w:p>
          <w:p w14:paraId="0C2A879E" w14:textId="77777777" w:rsidR="008507E2" w:rsidRPr="00E56613" w:rsidRDefault="008507E2" w:rsidP="00C80A9E">
            <w:pPr>
              <w:spacing w:before="0" w:beforeAutospacing="0" w:after="0" w:afterAutospacing="0" w:line="360" w:lineRule="auto"/>
              <w:jc w:val="center"/>
              <w:rPr>
                <w:ins w:id="170" w:author="Meryl Etman" w:date="2021-08-11T16:15:00Z"/>
                <w:rFonts w:ascii="David" w:eastAsia="Times New Roman" w:hAnsi="David" w:cs="David"/>
                <w:sz w:val="24"/>
                <w:szCs w:val="24"/>
                <w:rtl/>
              </w:rPr>
            </w:pPr>
          </w:p>
        </w:tc>
        <w:tc>
          <w:tcPr>
            <w:tcW w:w="4678" w:type="dxa"/>
          </w:tcPr>
          <w:p w14:paraId="56A17E75" w14:textId="77777777" w:rsidR="008507E2" w:rsidRPr="00E56613" w:rsidRDefault="008507E2" w:rsidP="00C80A9E">
            <w:pPr>
              <w:spacing w:before="0" w:beforeAutospacing="0" w:after="0" w:afterAutospacing="0" w:line="360" w:lineRule="auto"/>
              <w:jc w:val="both"/>
              <w:rPr>
                <w:ins w:id="171" w:author="Meryl Etman" w:date="2021-08-11T16:15:00Z"/>
                <w:rFonts w:ascii="David" w:eastAsia="Times New Roman" w:hAnsi="David" w:cs="David"/>
                <w:sz w:val="24"/>
                <w:szCs w:val="24"/>
                <w:rtl/>
              </w:rPr>
            </w:pPr>
            <w:ins w:id="172" w:author="Meryl Etman" w:date="2021-08-11T16:15:00Z">
              <w:r w:rsidRPr="00E56613">
                <w:rPr>
                  <w:rFonts w:ascii="David" w:eastAsia="Times New Roman" w:hAnsi="David" w:cs="David"/>
                  <w:sz w:val="24"/>
                  <w:szCs w:val="24"/>
                  <w:rtl/>
                </w:rPr>
                <w:t>עבודות הבטון עבור ביסוס ושלד המבנים כולל חיפויי האבן וכיוצ"ב</w:t>
              </w:r>
            </w:ins>
          </w:p>
        </w:tc>
        <w:tc>
          <w:tcPr>
            <w:tcW w:w="850" w:type="dxa"/>
          </w:tcPr>
          <w:p w14:paraId="0C7D21FA" w14:textId="77777777" w:rsidR="008507E2" w:rsidRPr="00E56613" w:rsidRDefault="008507E2" w:rsidP="00C80A9E">
            <w:pPr>
              <w:spacing w:before="0" w:beforeAutospacing="0" w:after="0" w:afterAutospacing="0" w:line="360" w:lineRule="auto"/>
              <w:jc w:val="center"/>
              <w:rPr>
                <w:ins w:id="173" w:author="Meryl Etman" w:date="2021-08-11T16:15:00Z"/>
                <w:rFonts w:ascii="David" w:eastAsia="Times New Roman" w:hAnsi="David" w:cs="David"/>
                <w:sz w:val="24"/>
                <w:szCs w:val="24"/>
                <w:rtl/>
              </w:rPr>
            </w:pPr>
          </w:p>
          <w:p w14:paraId="378D34A2" w14:textId="77777777" w:rsidR="008507E2" w:rsidRPr="00E56613" w:rsidRDefault="008507E2" w:rsidP="00C80A9E">
            <w:pPr>
              <w:spacing w:before="0" w:beforeAutospacing="0" w:after="0" w:afterAutospacing="0" w:line="360" w:lineRule="auto"/>
              <w:jc w:val="center"/>
              <w:rPr>
                <w:ins w:id="174" w:author="Meryl Etman" w:date="2021-08-11T16:15:00Z"/>
                <w:rFonts w:ascii="David" w:eastAsia="Times New Roman" w:hAnsi="David" w:cs="David"/>
                <w:sz w:val="24"/>
                <w:szCs w:val="24"/>
                <w:rtl/>
              </w:rPr>
            </w:pPr>
          </w:p>
          <w:p w14:paraId="3F290943" w14:textId="77777777" w:rsidR="008507E2" w:rsidRPr="00E56613" w:rsidRDefault="008507E2" w:rsidP="00C80A9E">
            <w:pPr>
              <w:spacing w:before="0" w:beforeAutospacing="0" w:after="0" w:afterAutospacing="0" w:line="360" w:lineRule="auto"/>
              <w:jc w:val="center"/>
              <w:rPr>
                <w:ins w:id="175" w:author="Meryl Etman" w:date="2021-08-11T16:15:00Z"/>
                <w:rFonts w:ascii="David" w:eastAsia="Times New Roman" w:hAnsi="David" w:cs="David"/>
                <w:sz w:val="24"/>
                <w:szCs w:val="24"/>
                <w:rtl/>
              </w:rPr>
            </w:pPr>
            <w:ins w:id="176" w:author="Meryl Etman" w:date="2021-08-11T16:15:00Z">
              <w:r w:rsidRPr="00E56613">
                <w:rPr>
                  <w:rFonts w:ascii="David" w:eastAsia="Times New Roman" w:hAnsi="David" w:cs="David"/>
                  <w:sz w:val="24"/>
                  <w:szCs w:val="24"/>
                  <w:rtl/>
                </w:rPr>
                <w:t>קומפ'</w:t>
              </w:r>
            </w:ins>
          </w:p>
        </w:tc>
        <w:tc>
          <w:tcPr>
            <w:tcW w:w="567" w:type="dxa"/>
          </w:tcPr>
          <w:p w14:paraId="24552416" w14:textId="77777777" w:rsidR="008507E2" w:rsidRPr="00E56613" w:rsidRDefault="008507E2" w:rsidP="00C80A9E">
            <w:pPr>
              <w:spacing w:before="0" w:beforeAutospacing="0" w:after="0" w:afterAutospacing="0" w:line="360" w:lineRule="auto"/>
              <w:jc w:val="center"/>
              <w:rPr>
                <w:ins w:id="177" w:author="Meryl Etman" w:date="2021-08-11T16:15:00Z"/>
                <w:rFonts w:ascii="David" w:eastAsia="Times New Roman" w:hAnsi="David" w:cs="David"/>
                <w:sz w:val="24"/>
                <w:szCs w:val="24"/>
                <w:rtl/>
              </w:rPr>
            </w:pPr>
          </w:p>
          <w:p w14:paraId="7156242D" w14:textId="77777777" w:rsidR="008507E2" w:rsidRPr="00E56613" w:rsidRDefault="008507E2" w:rsidP="00C80A9E">
            <w:pPr>
              <w:spacing w:before="0" w:beforeAutospacing="0" w:after="0" w:afterAutospacing="0" w:line="360" w:lineRule="auto"/>
              <w:jc w:val="center"/>
              <w:rPr>
                <w:ins w:id="178" w:author="Meryl Etman" w:date="2021-08-11T16:15:00Z"/>
                <w:rFonts w:ascii="David" w:eastAsia="Times New Roman" w:hAnsi="David" w:cs="David"/>
                <w:sz w:val="24"/>
                <w:szCs w:val="24"/>
                <w:rtl/>
              </w:rPr>
            </w:pPr>
          </w:p>
          <w:p w14:paraId="10B6B76E" w14:textId="77777777" w:rsidR="008507E2" w:rsidRPr="00E56613" w:rsidRDefault="008507E2" w:rsidP="00C80A9E">
            <w:pPr>
              <w:spacing w:before="0" w:beforeAutospacing="0" w:after="0" w:afterAutospacing="0" w:line="360" w:lineRule="auto"/>
              <w:jc w:val="center"/>
              <w:rPr>
                <w:ins w:id="179" w:author="Meryl Etman" w:date="2021-08-11T16:15:00Z"/>
                <w:rFonts w:ascii="David" w:eastAsia="Times New Roman" w:hAnsi="David" w:cs="David"/>
                <w:sz w:val="24"/>
                <w:szCs w:val="24"/>
                <w:rtl/>
              </w:rPr>
            </w:pPr>
            <w:ins w:id="180" w:author="Meryl Etman" w:date="2021-08-11T16:15:00Z">
              <w:r w:rsidRPr="00E56613">
                <w:rPr>
                  <w:rFonts w:ascii="David" w:eastAsia="Times New Roman" w:hAnsi="David" w:cs="David"/>
                  <w:sz w:val="24"/>
                  <w:szCs w:val="24"/>
                  <w:rtl/>
                </w:rPr>
                <w:t>1</w:t>
              </w:r>
            </w:ins>
          </w:p>
        </w:tc>
        <w:tc>
          <w:tcPr>
            <w:tcW w:w="2258" w:type="dxa"/>
          </w:tcPr>
          <w:p w14:paraId="4CA7ABC9" w14:textId="77777777" w:rsidR="008507E2" w:rsidRPr="00E56613" w:rsidRDefault="008507E2" w:rsidP="00C80A9E">
            <w:pPr>
              <w:spacing w:before="0" w:beforeAutospacing="0" w:after="0" w:afterAutospacing="0" w:line="360" w:lineRule="auto"/>
              <w:jc w:val="center"/>
              <w:rPr>
                <w:ins w:id="181" w:author="Meryl Etman" w:date="2021-08-11T16:15:00Z"/>
                <w:rFonts w:ascii="David" w:eastAsia="Times New Roman" w:hAnsi="David" w:cs="David"/>
                <w:sz w:val="24"/>
                <w:szCs w:val="24"/>
                <w:rtl/>
              </w:rPr>
            </w:pPr>
          </w:p>
          <w:p w14:paraId="57761A08" w14:textId="77777777" w:rsidR="008507E2" w:rsidRPr="00E56613" w:rsidRDefault="008507E2" w:rsidP="00C80A9E">
            <w:pPr>
              <w:spacing w:before="0" w:beforeAutospacing="0" w:after="0" w:afterAutospacing="0" w:line="360" w:lineRule="auto"/>
              <w:jc w:val="center"/>
              <w:rPr>
                <w:ins w:id="182" w:author="Meryl Etman" w:date="2021-08-11T16:15:00Z"/>
                <w:rFonts w:ascii="David" w:eastAsia="Times New Roman" w:hAnsi="David" w:cs="David"/>
                <w:sz w:val="24"/>
                <w:szCs w:val="24"/>
                <w:rtl/>
              </w:rPr>
            </w:pPr>
          </w:p>
        </w:tc>
      </w:tr>
      <w:tr w:rsidR="008507E2" w:rsidRPr="00E56613" w14:paraId="49E5507F" w14:textId="77777777" w:rsidTr="00C80A9E">
        <w:trPr>
          <w:gridAfter w:val="1"/>
          <w:wAfter w:w="16" w:type="dxa"/>
          <w:ins w:id="183" w:author="Meryl Etman" w:date="2021-08-11T16:15:00Z"/>
        </w:trPr>
        <w:tc>
          <w:tcPr>
            <w:tcW w:w="765" w:type="dxa"/>
          </w:tcPr>
          <w:p w14:paraId="4848B370" w14:textId="77777777" w:rsidR="008507E2" w:rsidRPr="00E56613" w:rsidRDefault="008507E2" w:rsidP="00C80A9E">
            <w:pPr>
              <w:spacing w:before="0" w:beforeAutospacing="0" w:after="0" w:afterAutospacing="0" w:line="360" w:lineRule="auto"/>
              <w:jc w:val="center"/>
              <w:rPr>
                <w:ins w:id="184" w:author="Meryl Etman" w:date="2021-08-11T16:15:00Z"/>
                <w:rFonts w:ascii="David" w:eastAsia="Times New Roman" w:hAnsi="David" w:cs="David"/>
                <w:sz w:val="24"/>
                <w:szCs w:val="24"/>
                <w:rtl/>
              </w:rPr>
            </w:pPr>
          </w:p>
          <w:p w14:paraId="2818A8C7" w14:textId="5A0B107B" w:rsidR="008507E2" w:rsidRPr="00E56613" w:rsidRDefault="00823203" w:rsidP="00C80A9E">
            <w:pPr>
              <w:spacing w:before="0" w:beforeAutospacing="0" w:after="0" w:afterAutospacing="0" w:line="360" w:lineRule="auto"/>
              <w:jc w:val="center"/>
              <w:rPr>
                <w:ins w:id="185" w:author="Meryl Etman" w:date="2021-08-11T16:15:00Z"/>
                <w:rFonts w:ascii="David" w:eastAsia="Times New Roman" w:hAnsi="David" w:cs="David"/>
                <w:sz w:val="24"/>
                <w:szCs w:val="24"/>
                <w:rtl/>
              </w:rPr>
            </w:pPr>
            <w:ins w:id="186" w:author="Meryl Etman" w:date="2021-08-11T16:17:00Z">
              <w:r>
                <w:rPr>
                  <w:rFonts w:ascii="David" w:eastAsia="Times New Roman" w:hAnsi="David" w:cs="David" w:hint="cs"/>
                  <w:sz w:val="24"/>
                  <w:szCs w:val="24"/>
                  <w:rtl/>
                </w:rPr>
                <w:t>3</w:t>
              </w:r>
            </w:ins>
            <w:ins w:id="187" w:author="Meryl Etman" w:date="2021-08-11T16:15:00Z">
              <w:r w:rsidR="008507E2" w:rsidRPr="00E56613">
                <w:rPr>
                  <w:rFonts w:ascii="David" w:eastAsia="Times New Roman" w:hAnsi="David" w:cs="David"/>
                  <w:sz w:val="24"/>
                  <w:szCs w:val="24"/>
                  <w:rtl/>
                </w:rPr>
                <w:t>.2</w:t>
              </w:r>
            </w:ins>
          </w:p>
          <w:p w14:paraId="550FB302" w14:textId="77777777" w:rsidR="008507E2" w:rsidRPr="00E56613" w:rsidRDefault="008507E2" w:rsidP="00C80A9E">
            <w:pPr>
              <w:spacing w:before="0" w:beforeAutospacing="0" w:after="0" w:afterAutospacing="0" w:line="360" w:lineRule="auto"/>
              <w:jc w:val="center"/>
              <w:rPr>
                <w:ins w:id="188" w:author="Meryl Etman" w:date="2021-08-11T16:15:00Z"/>
                <w:rFonts w:ascii="David" w:eastAsia="Times New Roman" w:hAnsi="David" w:cs="David"/>
                <w:sz w:val="24"/>
                <w:szCs w:val="24"/>
                <w:rtl/>
              </w:rPr>
            </w:pPr>
          </w:p>
        </w:tc>
        <w:tc>
          <w:tcPr>
            <w:tcW w:w="4678" w:type="dxa"/>
          </w:tcPr>
          <w:p w14:paraId="56532FF6" w14:textId="731CAE1D" w:rsidR="008507E2" w:rsidRPr="00E56613" w:rsidRDefault="008507E2" w:rsidP="00823203">
            <w:pPr>
              <w:spacing w:before="0" w:beforeAutospacing="0" w:after="0" w:afterAutospacing="0" w:line="360" w:lineRule="auto"/>
              <w:jc w:val="both"/>
              <w:rPr>
                <w:ins w:id="189" w:author="Meryl Etman" w:date="2021-08-11T16:15:00Z"/>
                <w:rFonts w:ascii="David" w:eastAsia="Times New Roman" w:hAnsi="David" w:cs="David"/>
                <w:sz w:val="24"/>
                <w:szCs w:val="24"/>
                <w:rtl/>
              </w:rPr>
            </w:pPr>
            <w:ins w:id="190" w:author="Meryl Etman" w:date="2021-08-11T16:15:00Z">
              <w:r w:rsidRPr="00E56613">
                <w:rPr>
                  <w:rFonts w:ascii="David" w:eastAsia="Times New Roman" w:hAnsi="David" w:cs="David"/>
                  <w:sz w:val="24"/>
                  <w:szCs w:val="24"/>
                  <w:rtl/>
                </w:rPr>
                <w:t>עבודות הגמר, וכל יתר העבודות הנדרשות להשלמת הבניין עד לגמר מושלם לרבות  במבואת הכניסה הראשי</w:t>
              </w:r>
            </w:ins>
            <w:ins w:id="191" w:author="Meryl Etman" w:date="2021-08-11T16:18:00Z">
              <w:r w:rsidR="00823203">
                <w:rPr>
                  <w:rFonts w:ascii="David" w:eastAsia="Times New Roman" w:hAnsi="David" w:cs="David" w:hint="cs"/>
                  <w:sz w:val="24"/>
                  <w:szCs w:val="24"/>
                  <w:rtl/>
                </w:rPr>
                <w:t xml:space="preserve">ת, </w:t>
              </w:r>
            </w:ins>
            <w:ins w:id="192" w:author="Meryl Etman" w:date="2021-08-11T16:15:00Z">
              <w:r w:rsidRPr="00E56613">
                <w:rPr>
                  <w:rFonts w:ascii="David" w:eastAsia="Times New Roman" w:hAnsi="David" w:cs="David"/>
                  <w:sz w:val="24"/>
                  <w:szCs w:val="24"/>
                  <w:rtl/>
                </w:rPr>
                <w:t>במבואות הקומתי</w:t>
              </w:r>
              <w:r>
                <w:rPr>
                  <w:rFonts w:ascii="David" w:eastAsia="Times New Roman" w:hAnsi="David" w:cs="David" w:hint="cs"/>
                  <w:sz w:val="24"/>
                  <w:szCs w:val="24"/>
                  <w:rtl/>
                </w:rPr>
                <w:t>ות</w:t>
              </w:r>
              <w:r w:rsidRPr="00E56613">
                <w:rPr>
                  <w:rFonts w:ascii="David" w:eastAsia="Times New Roman" w:hAnsi="David" w:cs="David"/>
                  <w:sz w:val="24"/>
                  <w:szCs w:val="24"/>
                  <w:rtl/>
                </w:rPr>
                <w:t xml:space="preserve"> ובמעברים המשותפים לרבות כל הדקורציה והתאורה וכיוצ"ב</w:t>
              </w:r>
            </w:ins>
          </w:p>
        </w:tc>
        <w:tc>
          <w:tcPr>
            <w:tcW w:w="850" w:type="dxa"/>
          </w:tcPr>
          <w:p w14:paraId="5063E135" w14:textId="77777777" w:rsidR="008507E2" w:rsidRPr="00E56613" w:rsidRDefault="008507E2" w:rsidP="00C80A9E">
            <w:pPr>
              <w:spacing w:before="0" w:beforeAutospacing="0" w:after="0" w:afterAutospacing="0" w:line="360" w:lineRule="auto"/>
              <w:jc w:val="center"/>
              <w:rPr>
                <w:ins w:id="193" w:author="Meryl Etman" w:date="2021-08-11T16:15:00Z"/>
                <w:rFonts w:ascii="David" w:eastAsia="Times New Roman" w:hAnsi="David" w:cs="David"/>
                <w:sz w:val="24"/>
                <w:szCs w:val="24"/>
                <w:rtl/>
              </w:rPr>
            </w:pPr>
            <w:ins w:id="194" w:author="Meryl Etman" w:date="2021-08-11T16:15:00Z">
              <w:r w:rsidRPr="00E56613">
                <w:rPr>
                  <w:rFonts w:ascii="David" w:eastAsia="Times New Roman" w:hAnsi="David" w:cs="David"/>
                  <w:sz w:val="24"/>
                  <w:szCs w:val="24"/>
                  <w:rtl/>
                </w:rPr>
                <w:t>קומפ'</w:t>
              </w:r>
            </w:ins>
          </w:p>
        </w:tc>
        <w:tc>
          <w:tcPr>
            <w:tcW w:w="567" w:type="dxa"/>
          </w:tcPr>
          <w:p w14:paraId="22C39D3A" w14:textId="77777777" w:rsidR="008507E2" w:rsidRPr="00E56613" w:rsidRDefault="008507E2" w:rsidP="00C80A9E">
            <w:pPr>
              <w:spacing w:before="0" w:beforeAutospacing="0" w:after="0" w:afterAutospacing="0" w:line="360" w:lineRule="auto"/>
              <w:jc w:val="center"/>
              <w:rPr>
                <w:ins w:id="195" w:author="Meryl Etman" w:date="2021-08-11T16:15:00Z"/>
                <w:rFonts w:ascii="David" w:eastAsia="Times New Roman" w:hAnsi="David" w:cs="David"/>
                <w:sz w:val="24"/>
                <w:szCs w:val="24"/>
                <w:rtl/>
              </w:rPr>
            </w:pPr>
          </w:p>
          <w:p w14:paraId="45736DEC" w14:textId="77777777" w:rsidR="008507E2" w:rsidRPr="00E56613" w:rsidRDefault="008507E2" w:rsidP="00C80A9E">
            <w:pPr>
              <w:spacing w:before="0" w:beforeAutospacing="0" w:after="0" w:afterAutospacing="0" w:line="360" w:lineRule="auto"/>
              <w:jc w:val="center"/>
              <w:rPr>
                <w:ins w:id="196" w:author="Meryl Etman" w:date="2021-08-11T16:15:00Z"/>
                <w:rFonts w:ascii="David" w:eastAsia="Times New Roman" w:hAnsi="David" w:cs="David"/>
                <w:sz w:val="24"/>
                <w:szCs w:val="24"/>
                <w:rtl/>
              </w:rPr>
            </w:pPr>
            <w:ins w:id="197" w:author="Meryl Etman" w:date="2021-08-11T16:15:00Z">
              <w:r w:rsidRPr="00E56613">
                <w:rPr>
                  <w:rFonts w:ascii="David" w:eastAsia="Times New Roman" w:hAnsi="David" w:cs="David"/>
                  <w:sz w:val="24"/>
                  <w:szCs w:val="24"/>
                  <w:rtl/>
                </w:rPr>
                <w:t>1</w:t>
              </w:r>
            </w:ins>
          </w:p>
          <w:p w14:paraId="784CC4E2" w14:textId="77777777" w:rsidR="008507E2" w:rsidRPr="00E56613" w:rsidRDefault="008507E2" w:rsidP="00C80A9E">
            <w:pPr>
              <w:spacing w:before="0" w:beforeAutospacing="0" w:after="0" w:afterAutospacing="0" w:line="360" w:lineRule="auto"/>
              <w:jc w:val="center"/>
              <w:rPr>
                <w:ins w:id="198" w:author="Meryl Etman" w:date="2021-08-11T16:15:00Z"/>
                <w:rFonts w:ascii="David" w:eastAsia="Times New Roman" w:hAnsi="David" w:cs="David"/>
                <w:sz w:val="24"/>
                <w:szCs w:val="24"/>
                <w:rtl/>
              </w:rPr>
            </w:pPr>
          </w:p>
        </w:tc>
        <w:tc>
          <w:tcPr>
            <w:tcW w:w="2258" w:type="dxa"/>
          </w:tcPr>
          <w:p w14:paraId="3429FD40" w14:textId="77777777" w:rsidR="008507E2" w:rsidRPr="00E56613" w:rsidRDefault="008507E2" w:rsidP="00C80A9E">
            <w:pPr>
              <w:spacing w:before="0" w:beforeAutospacing="0" w:after="0" w:afterAutospacing="0" w:line="360" w:lineRule="auto"/>
              <w:jc w:val="center"/>
              <w:rPr>
                <w:ins w:id="199" w:author="Meryl Etman" w:date="2021-08-11T16:15:00Z"/>
                <w:rFonts w:ascii="David" w:eastAsia="Times New Roman" w:hAnsi="David" w:cs="David"/>
                <w:sz w:val="24"/>
                <w:szCs w:val="24"/>
                <w:rtl/>
              </w:rPr>
            </w:pPr>
          </w:p>
        </w:tc>
      </w:tr>
      <w:tr w:rsidR="008507E2" w:rsidRPr="00E56613" w14:paraId="574AC0EC" w14:textId="77777777" w:rsidTr="00C80A9E">
        <w:trPr>
          <w:gridAfter w:val="1"/>
          <w:wAfter w:w="16" w:type="dxa"/>
          <w:ins w:id="200" w:author="Meryl Etman" w:date="2021-08-11T16:15:00Z"/>
        </w:trPr>
        <w:tc>
          <w:tcPr>
            <w:tcW w:w="765" w:type="dxa"/>
          </w:tcPr>
          <w:p w14:paraId="7D4E0694" w14:textId="2853FACA" w:rsidR="008507E2" w:rsidRPr="00E56613" w:rsidRDefault="00823203" w:rsidP="00C80A9E">
            <w:pPr>
              <w:spacing w:before="0" w:beforeAutospacing="0" w:after="0" w:afterAutospacing="0" w:line="360" w:lineRule="auto"/>
              <w:jc w:val="center"/>
              <w:rPr>
                <w:ins w:id="201" w:author="Meryl Etman" w:date="2021-08-11T16:15:00Z"/>
                <w:rFonts w:ascii="David" w:eastAsia="Times New Roman" w:hAnsi="David" w:cs="David"/>
                <w:sz w:val="24"/>
                <w:szCs w:val="24"/>
                <w:rtl/>
              </w:rPr>
            </w:pPr>
            <w:ins w:id="202" w:author="Meryl Etman" w:date="2021-08-11T16:17:00Z">
              <w:r>
                <w:rPr>
                  <w:rFonts w:ascii="David" w:eastAsia="Times New Roman" w:hAnsi="David" w:cs="David" w:hint="cs"/>
                  <w:sz w:val="24"/>
                  <w:szCs w:val="24"/>
                  <w:rtl/>
                </w:rPr>
                <w:t>3</w:t>
              </w:r>
            </w:ins>
            <w:ins w:id="203" w:author="Meryl Etman" w:date="2021-08-11T16:15:00Z">
              <w:r w:rsidR="008507E2">
                <w:rPr>
                  <w:rFonts w:ascii="David" w:eastAsia="Times New Roman" w:hAnsi="David" w:cs="David" w:hint="cs"/>
                  <w:sz w:val="24"/>
                  <w:szCs w:val="24"/>
                  <w:rtl/>
                </w:rPr>
                <w:t>.3</w:t>
              </w:r>
            </w:ins>
          </w:p>
        </w:tc>
        <w:tc>
          <w:tcPr>
            <w:tcW w:w="4678" w:type="dxa"/>
          </w:tcPr>
          <w:p w14:paraId="355F51EE" w14:textId="77777777" w:rsidR="008507E2" w:rsidRDefault="008507E2" w:rsidP="00C80A9E">
            <w:pPr>
              <w:spacing w:before="0" w:beforeAutospacing="0" w:after="0" w:afterAutospacing="0" w:line="360" w:lineRule="auto"/>
              <w:jc w:val="both"/>
              <w:rPr>
                <w:ins w:id="204" w:author="Meryl Etman" w:date="2021-08-11T16:15:00Z"/>
                <w:rFonts w:ascii="David" w:eastAsia="Times New Roman" w:hAnsi="David" w:cs="David"/>
                <w:sz w:val="24"/>
                <w:szCs w:val="24"/>
                <w:rtl/>
              </w:rPr>
            </w:pPr>
            <w:ins w:id="205" w:author="Meryl Etman" w:date="2021-08-11T16:15:00Z">
              <w:r>
                <w:rPr>
                  <w:rFonts w:ascii="David" w:eastAsia="Times New Roman" w:hAnsi="David" w:cs="David" w:hint="cs"/>
                  <w:sz w:val="24"/>
                  <w:szCs w:val="24"/>
                  <w:rtl/>
                </w:rPr>
                <w:t>עבודות איטום</w:t>
              </w:r>
            </w:ins>
          </w:p>
        </w:tc>
        <w:tc>
          <w:tcPr>
            <w:tcW w:w="850" w:type="dxa"/>
          </w:tcPr>
          <w:p w14:paraId="24D6DC2C" w14:textId="77777777" w:rsidR="008507E2" w:rsidRPr="00E56613" w:rsidRDefault="008507E2" w:rsidP="00C80A9E">
            <w:pPr>
              <w:spacing w:before="0" w:beforeAutospacing="0" w:after="0" w:afterAutospacing="0" w:line="360" w:lineRule="auto"/>
              <w:jc w:val="center"/>
              <w:rPr>
                <w:ins w:id="206" w:author="Meryl Etman" w:date="2021-08-11T16:15:00Z"/>
                <w:rFonts w:ascii="David" w:eastAsia="Times New Roman" w:hAnsi="David" w:cs="David"/>
                <w:sz w:val="24"/>
                <w:szCs w:val="24"/>
                <w:rtl/>
              </w:rPr>
            </w:pPr>
            <w:ins w:id="207" w:author="Meryl Etman" w:date="2021-08-11T16:15:00Z">
              <w:r w:rsidRPr="00E56613">
                <w:rPr>
                  <w:rFonts w:ascii="David" w:eastAsia="Times New Roman" w:hAnsi="David" w:cs="David"/>
                  <w:sz w:val="24"/>
                  <w:szCs w:val="24"/>
                  <w:rtl/>
                </w:rPr>
                <w:t>קומפ'</w:t>
              </w:r>
            </w:ins>
          </w:p>
        </w:tc>
        <w:tc>
          <w:tcPr>
            <w:tcW w:w="567" w:type="dxa"/>
          </w:tcPr>
          <w:p w14:paraId="61C94D1D" w14:textId="77777777" w:rsidR="008507E2" w:rsidRPr="00E56613" w:rsidRDefault="008507E2" w:rsidP="00C80A9E">
            <w:pPr>
              <w:spacing w:before="0" w:beforeAutospacing="0" w:after="0" w:afterAutospacing="0" w:line="360" w:lineRule="auto"/>
              <w:jc w:val="center"/>
              <w:rPr>
                <w:ins w:id="208" w:author="Meryl Etman" w:date="2021-08-11T16:15:00Z"/>
                <w:rFonts w:ascii="David" w:eastAsia="Times New Roman" w:hAnsi="David" w:cs="David"/>
                <w:sz w:val="24"/>
                <w:szCs w:val="24"/>
                <w:rtl/>
              </w:rPr>
            </w:pPr>
            <w:ins w:id="209" w:author="Meryl Etman" w:date="2021-08-11T16:15:00Z">
              <w:r w:rsidRPr="00E56613">
                <w:rPr>
                  <w:rFonts w:ascii="David" w:eastAsia="Times New Roman" w:hAnsi="David" w:cs="David"/>
                  <w:sz w:val="24"/>
                  <w:szCs w:val="24"/>
                  <w:rtl/>
                </w:rPr>
                <w:t>1</w:t>
              </w:r>
            </w:ins>
          </w:p>
        </w:tc>
        <w:tc>
          <w:tcPr>
            <w:tcW w:w="2258" w:type="dxa"/>
          </w:tcPr>
          <w:p w14:paraId="02A0362B" w14:textId="77777777" w:rsidR="008507E2" w:rsidRPr="00E56613" w:rsidRDefault="008507E2" w:rsidP="00C80A9E">
            <w:pPr>
              <w:spacing w:before="0" w:beforeAutospacing="0" w:after="0" w:afterAutospacing="0" w:line="360" w:lineRule="auto"/>
              <w:jc w:val="center"/>
              <w:rPr>
                <w:ins w:id="210" w:author="Meryl Etman" w:date="2021-08-11T16:15:00Z"/>
                <w:rFonts w:ascii="David" w:eastAsia="Times New Roman" w:hAnsi="David" w:cs="David"/>
                <w:sz w:val="24"/>
                <w:szCs w:val="24"/>
                <w:rtl/>
              </w:rPr>
            </w:pPr>
          </w:p>
        </w:tc>
      </w:tr>
      <w:tr w:rsidR="008507E2" w14:paraId="3A29E77D" w14:textId="77777777" w:rsidTr="00C80A9E">
        <w:trPr>
          <w:gridAfter w:val="1"/>
          <w:wAfter w:w="16" w:type="dxa"/>
          <w:ins w:id="211" w:author="Meryl Etman" w:date="2021-08-11T16:15:00Z"/>
        </w:trPr>
        <w:tc>
          <w:tcPr>
            <w:tcW w:w="765" w:type="dxa"/>
          </w:tcPr>
          <w:p w14:paraId="69D80B81" w14:textId="13440CD3" w:rsidR="008507E2" w:rsidRDefault="00823203" w:rsidP="00C80A9E">
            <w:pPr>
              <w:spacing w:before="0" w:beforeAutospacing="0" w:after="0" w:afterAutospacing="0" w:line="360" w:lineRule="auto"/>
              <w:jc w:val="center"/>
              <w:rPr>
                <w:ins w:id="212" w:author="Meryl Etman" w:date="2021-08-11T16:15:00Z"/>
                <w:rFonts w:ascii="David" w:eastAsia="Times New Roman" w:hAnsi="David" w:cs="David"/>
                <w:sz w:val="24"/>
                <w:szCs w:val="24"/>
                <w:rtl/>
              </w:rPr>
            </w:pPr>
            <w:ins w:id="213" w:author="Meryl Etman" w:date="2021-08-11T16:17:00Z">
              <w:r>
                <w:rPr>
                  <w:rFonts w:ascii="David" w:eastAsia="Times New Roman" w:hAnsi="David" w:cs="David" w:hint="cs"/>
                  <w:sz w:val="24"/>
                  <w:szCs w:val="24"/>
                  <w:rtl/>
                </w:rPr>
                <w:t>3</w:t>
              </w:r>
            </w:ins>
            <w:ins w:id="214" w:author="Meryl Etman" w:date="2021-08-11T16:15:00Z">
              <w:r w:rsidR="008507E2">
                <w:rPr>
                  <w:rFonts w:ascii="David" w:eastAsia="Times New Roman" w:hAnsi="David" w:cs="David" w:hint="cs"/>
                  <w:sz w:val="24"/>
                  <w:szCs w:val="24"/>
                  <w:rtl/>
                </w:rPr>
                <w:t>.4</w:t>
              </w:r>
            </w:ins>
          </w:p>
        </w:tc>
        <w:tc>
          <w:tcPr>
            <w:tcW w:w="4678" w:type="dxa"/>
          </w:tcPr>
          <w:p w14:paraId="203E48AE" w14:textId="77777777" w:rsidR="008507E2" w:rsidRDefault="008507E2" w:rsidP="00C80A9E">
            <w:pPr>
              <w:spacing w:before="0" w:beforeAutospacing="0" w:after="0" w:afterAutospacing="0" w:line="360" w:lineRule="auto"/>
              <w:jc w:val="both"/>
              <w:rPr>
                <w:ins w:id="215" w:author="Meryl Etman" w:date="2021-08-11T16:15:00Z"/>
                <w:rFonts w:ascii="David" w:eastAsia="Times New Roman" w:hAnsi="David" w:cs="David"/>
                <w:sz w:val="24"/>
                <w:szCs w:val="24"/>
                <w:rtl/>
              </w:rPr>
            </w:pPr>
            <w:ins w:id="216" w:author="Meryl Etman" w:date="2021-08-11T16:15:00Z">
              <w:r>
                <w:rPr>
                  <w:rFonts w:ascii="David" w:eastAsia="Times New Roman" w:hAnsi="David" w:cs="David" w:hint="cs"/>
                  <w:sz w:val="24"/>
                  <w:szCs w:val="24"/>
                  <w:rtl/>
                </w:rPr>
                <w:t>עבודות צבע</w:t>
              </w:r>
            </w:ins>
          </w:p>
        </w:tc>
        <w:tc>
          <w:tcPr>
            <w:tcW w:w="850" w:type="dxa"/>
          </w:tcPr>
          <w:p w14:paraId="1076F582" w14:textId="77777777" w:rsidR="008507E2" w:rsidRPr="00E56613" w:rsidRDefault="008507E2" w:rsidP="00C80A9E">
            <w:pPr>
              <w:spacing w:before="0" w:beforeAutospacing="0" w:after="0" w:afterAutospacing="0" w:line="360" w:lineRule="auto"/>
              <w:jc w:val="center"/>
              <w:rPr>
                <w:ins w:id="217" w:author="Meryl Etman" w:date="2021-08-11T16:15:00Z"/>
                <w:rFonts w:ascii="David" w:eastAsia="Times New Roman" w:hAnsi="David" w:cs="David"/>
                <w:sz w:val="24"/>
                <w:szCs w:val="24"/>
                <w:rtl/>
              </w:rPr>
            </w:pPr>
            <w:ins w:id="218" w:author="Meryl Etman" w:date="2021-08-11T16:15:00Z">
              <w:r w:rsidRPr="00E56613">
                <w:rPr>
                  <w:rFonts w:ascii="David" w:eastAsia="Times New Roman" w:hAnsi="David" w:cs="David"/>
                  <w:sz w:val="24"/>
                  <w:szCs w:val="24"/>
                  <w:rtl/>
                </w:rPr>
                <w:t>קומפ'</w:t>
              </w:r>
            </w:ins>
          </w:p>
        </w:tc>
        <w:tc>
          <w:tcPr>
            <w:tcW w:w="567" w:type="dxa"/>
          </w:tcPr>
          <w:p w14:paraId="3EB53BD7" w14:textId="77777777" w:rsidR="008507E2" w:rsidRPr="00E56613" w:rsidRDefault="008507E2" w:rsidP="00C80A9E">
            <w:pPr>
              <w:spacing w:before="0" w:beforeAutospacing="0" w:after="0" w:afterAutospacing="0" w:line="360" w:lineRule="auto"/>
              <w:jc w:val="center"/>
              <w:rPr>
                <w:ins w:id="219" w:author="Meryl Etman" w:date="2021-08-11T16:15:00Z"/>
                <w:rFonts w:ascii="David" w:eastAsia="Times New Roman" w:hAnsi="David" w:cs="David"/>
                <w:sz w:val="24"/>
                <w:szCs w:val="24"/>
                <w:rtl/>
              </w:rPr>
            </w:pPr>
            <w:ins w:id="220" w:author="Meryl Etman" w:date="2021-08-11T16:15:00Z">
              <w:r w:rsidRPr="00E56613">
                <w:rPr>
                  <w:rFonts w:ascii="David" w:eastAsia="Times New Roman" w:hAnsi="David" w:cs="David"/>
                  <w:sz w:val="24"/>
                  <w:szCs w:val="24"/>
                  <w:rtl/>
                </w:rPr>
                <w:t>1</w:t>
              </w:r>
            </w:ins>
          </w:p>
        </w:tc>
        <w:tc>
          <w:tcPr>
            <w:tcW w:w="2258" w:type="dxa"/>
          </w:tcPr>
          <w:p w14:paraId="49C5891D" w14:textId="77777777" w:rsidR="008507E2" w:rsidRDefault="008507E2" w:rsidP="00C80A9E">
            <w:pPr>
              <w:spacing w:before="0" w:beforeAutospacing="0" w:after="0" w:afterAutospacing="0" w:line="360" w:lineRule="auto"/>
              <w:jc w:val="center"/>
              <w:rPr>
                <w:ins w:id="221" w:author="Meryl Etman" w:date="2021-08-11T16:15:00Z"/>
                <w:rFonts w:ascii="David" w:eastAsia="Times New Roman" w:hAnsi="David" w:cs="David"/>
                <w:sz w:val="24"/>
                <w:szCs w:val="24"/>
                <w:rtl/>
              </w:rPr>
            </w:pPr>
          </w:p>
        </w:tc>
      </w:tr>
      <w:tr w:rsidR="008507E2" w14:paraId="0DE76015" w14:textId="77777777" w:rsidTr="00C80A9E">
        <w:trPr>
          <w:gridAfter w:val="1"/>
          <w:wAfter w:w="16" w:type="dxa"/>
          <w:ins w:id="222" w:author="Meryl Etman" w:date="2021-08-11T16:15:00Z"/>
        </w:trPr>
        <w:tc>
          <w:tcPr>
            <w:tcW w:w="765" w:type="dxa"/>
          </w:tcPr>
          <w:p w14:paraId="74A28AF6" w14:textId="5F6DEB09" w:rsidR="008507E2" w:rsidRDefault="00823203" w:rsidP="00C80A9E">
            <w:pPr>
              <w:spacing w:before="0" w:beforeAutospacing="0" w:after="0" w:afterAutospacing="0" w:line="360" w:lineRule="auto"/>
              <w:jc w:val="center"/>
              <w:rPr>
                <w:ins w:id="223" w:author="Meryl Etman" w:date="2021-08-11T16:15:00Z"/>
                <w:rFonts w:ascii="David" w:eastAsia="Times New Roman" w:hAnsi="David" w:cs="David"/>
                <w:sz w:val="24"/>
                <w:szCs w:val="24"/>
                <w:rtl/>
              </w:rPr>
            </w:pPr>
            <w:ins w:id="224" w:author="Meryl Etman" w:date="2021-08-11T16:17:00Z">
              <w:r>
                <w:rPr>
                  <w:rFonts w:ascii="David" w:eastAsia="Times New Roman" w:hAnsi="David" w:cs="David" w:hint="cs"/>
                  <w:sz w:val="24"/>
                  <w:szCs w:val="24"/>
                  <w:rtl/>
                </w:rPr>
                <w:t>3</w:t>
              </w:r>
            </w:ins>
            <w:ins w:id="225" w:author="Meryl Etman" w:date="2021-08-11T16:15:00Z">
              <w:r w:rsidR="008507E2">
                <w:rPr>
                  <w:rFonts w:ascii="David" w:eastAsia="Times New Roman" w:hAnsi="David" w:cs="David" w:hint="cs"/>
                  <w:sz w:val="24"/>
                  <w:szCs w:val="24"/>
                  <w:rtl/>
                </w:rPr>
                <w:t>.5</w:t>
              </w:r>
            </w:ins>
          </w:p>
        </w:tc>
        <w:tc>
          <w:tcPr>
            <w:tcW w:w="4678" w:type="dxa"/>
          </w:tcPr>
          <w:p w14:paraId="1AB9F66E" w14:textId="77777777" w:rsidR="008507E2" w:rsidRDefault="008507E2" w:rsidP="00C80A9E">
            <w:pPr>
              <w:spacing w:before="0" w:beforeAutospacing="0" w:after="0" w:afterAutospacing="0" w:line="360" w:lineRule="auto"/>
              <w:jc w:val="both"/>
              <w:rPr>
                <w:ins w:id="226" w:author="Meryl Etman" w:date="2021-08-11T16:15:00Z"/>
                <w:rFonts w:ascii="David" w:eastAsia="Times New Roman" w:hAnsi="David" w:cs="David"/>
                <w:sz w:val="24"/>
                <w:szCs w:val="24"/>
                <w:rtl/>
              </w:rPr>
            </w:pPr>
            <w:ins w:id="227" w:author="Meryl Etman" w:date="2021-08-11T16:15:00Z">
              <w:r>
                <w:rPr>
                  <w:rFonts w:ascii="David" w:eastAsia="Times New Roman" w:hAnsi="David" w:cs="David" w:hint="cs"/>
                  <w:sz w:val="24"/>
                  <w:szCs w:val="24"/>
                  <w:rtl/>
                </w:rPr>
                <w:t>עבודות טיח פנים וחוץ</w:t>
              </w:r>
            </w:ins>
          </w:p>
        </w:tc>
        <w:tc>
          <w:tcPr>
            <w:tcW w:w="850" w:type="dxa"/>
          </w:tcPr>
          <w:p w14:paraId="6B2FA590" w14:textId="77777777" w:rsidR="008507E2" w:rsidRPr="00E56613" w:rsidRDefault="008507E2" w:rsidP="00C80A9E">
            <w:pPr>
              <w:spacing w:before="0" w:beforeAutospacing="0" w:after="0" w:afterAutospacing="0" w:line="360" w:lineRule="auto"/>
              <w:jc w:val="center"/>
              <w:rPr>
                <w:ins w:id="228" w:author="Meryl Etman" w:date="2021-08-11T16:15:00Z"/>
                <w:rFonts w:ascii="David" w:eastAsia="Times New Roman" w:hAnsi="David" w:cs="David"/>
                <w:sz w:val="24"/>
                <w:szCs w:val="24"/>
                <w:rtl/>
              </w:rPr>
            </w:pPr>
            <w:ins w:id="229" w:author="Meryl Etman" w:date="2021-08-11T16:15:00Z">
              <w:r w:rsidRPr="00E56613">
                <w:rPr>
                  <w:rFonts w:ascii="David" w:eastAsia="Times New Roman" w:hAnsi="David" w:cs="David"/>
                  <w:sz w:val="24"/>
                  <w:szCs w:val="24"/>
                  <w:rtl/>
                </w:rPr>
                <w:t>קומפ'</w:t>
              </w:r>
            </w:ins>
          </w:p>
        </w:tc>
        <w:tc>
          <w:tcPr>
            <w:tcW w:w="567" w:type="dxa"/>
          </w:tcPr>
          <w:p w14:paraId="1DEF69B8" w14:textId="77777777" w:rsidR="008507E2" w:rsidRPr="00E56613" w:rsidRDefault="008507E2" w:rsidP="00C80A9E">
            <w:pPr>
              <w:spacing w:before="0" w:beforeAutospacing="0" w:after="0" w:afterAutospacing="0" w:line="360" w:lineRule="auto"/>
              <w:jc w:val="center"/>
              <w:rPr>
                <w:ins w:id="230" w:author="Meryl Etman" w:date="2021-08-11T16:15:00Z"/>
                <w:rFonts w:ascii="David" w:eastAsia="Times New Roman" w:hAnsi="David" w:cs="David"/>
                <w:sz w:val="24"/>
                <w:szCs w:val="24"/>
                <w:rtl/>
              </w:rPr>
            </w:pPr>
            <w:ins w:id="231" w:author="Meryl Etman" w:date="2021-08-11T16:15:00Z">
              <w:r w:rsidRPr="00E56613">
                <w:rPr>
                  <w:rFonts w:ascii="David" w:eastAsia="Times New Roman" w:hAnsi="David" w:cs="David"/>
                  <w:sz w:val="24"/>
                  <w:szCs w:val="24"/>
                  <w:rtl/>
                </w:rPr>
                <w:t>1</w:t>
              </w:r>
            </w:ins>
          </w:p>
        </w:tc>
        <w:tc>
          <w:tcPr>
            <w:tcW w:w="2258" w:type="dxa"/>
          </w:tcPr>
          <w:p w14:paraId="04B77A9C" w14:textId="77777777" w:rsidR="008507E2" w:rsidRDefault="008507E2" w:rsidP="00C80A9E">
            <w:pPr>
              <w:spacing w:before="0" w:beforeAutospacing="0" w:after="0" w:afterAutospacing="0" w:line="360" w:lineRule="auto"/>
              <w:jc w:val="center"/>
              <w:rPr>
                <w:ins w:id="232" w:author="Meryl Etman" w:date="2021-08-11T16:15:00Z"/>
                <w:rFonts w:ascii="David" w:eastAsia="Times New Roman" w:hAnsi="David" w:cs="David"/>
                <w:sz w:val="24"/>
                <w:szCs w:val="24"/>
                <w:rtl/>
              </w:rPr>
            </w:pPr>
          </w:p>
        </w:tc>
      </w:tr>
      <w:tr w:rsidR="008507E2" w14:paraId="27678074" w14:textId="77777777" w:rsidTr="00C80A9E">
        <w:trPr>
          <w:gridAfter w:val="1"/>
          <w:wAfter w:w="16" w:type="dxa"/>
          <w:ins w:id="233" w:author="Meryl Etman" w:date="2021-08-11T16:15:00Z"/>
        </w:trPr>
        <w:tc>
          <w:tcPr>
            <w:tcW w:w="765" w:type="dxa"/>
          </w:tcPr>
          <w:p w14:paraId="005DBBF5" w14:textId="550B4C28" w:rsidR="008507E2" w:rsidRDefault="00823203" w:rsidP="00C80A9E">
            <w:pPr>
              <w:spacing w:before="0" w:beforeAutospacing="0" w:after="0" w:afterAutospacing="0" w:line="360" w:lineRule="auto"/>
              <w:jc w:val="center"/>
              <w:rPr>
                <w:ins w:id="234" w:author="Meryl Etman" w:date="2021-08-11T16:15:00Z"/>
                <w:rFonts w:ascii="David" w:eastAsia="Times New Roman" w:hAnsi="David" w:cs="David"/>
                <w:sz w:val="24"/>
                <w:szCs w:val="24"/>
                <w:rtl/>
              </w:rPr>
            </w:pPr>
            <w:ins w:id="235" w:author="Meryl Etman" w:date="2021-08-11T16:17:00Z">
              <w:r>
                <w:rPr>
                  <w:rFonts w:ascii="David" w:eastAsia="Times New Roman" w:hAnsi="David" w:cs="David" w:hint="cs"/>
                  <w:sz w:val="24"/>
                  <w:szCs w:val="24"/>
                  <w:rtl/>
                </w:rPr>
                <w:t>3</w:t>
              </w:r>
            </w:ins>
            <w:ins w:id="236" w:author="Meryl Etman" w:date="2021-08-11T16:15:00Z">
              <w:r w:rsidR="008507E2">
                <w:rPr>
                  <w:rFonts w:ascii="David" w:eastAsia="Times New Roman" w:hAnsi="David" w:cs="David" w:hint="cs"/>
                  <w:sz w:val="24"/>
                  <w:szCs w:val="24"/>
                  <w:rtl/>
                </w:rPr>
                <w:t>.6</w:t>
              </w:r>
            </w:ins>
          </w:p>
        </w:tc>
        <w:tc>
          <w:tcPr>
            <w:tcW w:w="4678" w:type="dxa"/>
          </w:tcPr>
          <w:p w14:paraId="27004D91" w14:textId="77777777" w:rsidR="008507E2" w:rsidRDefault="008507E2" w:rsidP="00C80A9E">
            <w:pPr>
              <w:spacing w:before="0" w:beforeAutospacing="0" w:after="0" w:afterAutospacing="0" w:line="360" w:lineRule="auto"/>
              <w:jc w:val="both"/>
              <w:rPr>
                <w:ins w:id="237" w:author="Meryl Etman" w:date="2021-08-11T16:15:00Z"/>
                <w:rFonts w:ascii="David" w:eastAsia="Times New Roman" w:hAnsi="David" w:cs="David"/>
                <w:sz w:val="24"/>
                <w:szCs w:val="24"/>
                <w:rtl/>
              </w:rPr>
            </w:pPr>
            <w:ins w:id="238" w:author="Meryl Etman" w:date="2021-08-11T16:15:00Z">
              <w:r>
                <w:rPr>
                  <w:rFonts w:ascii="David" w:eastAsia="Times New Roman" w:hAnsi="David" w:cs="David" w:hint="cs"/>
                  <w:sz w:val="24"/>
                  <w:szCs w:val="24"/>
                  <w:rtl/>
                </w:rPr>
                <w:t>עבודות ריצוף וחיפוי</w:t>
              </w:r>
            </w:ins>
          </w:p>
        </w:tc>
        <w:tc>
          <w:tcPr>
            <w:tcW w:w="850" w:type="dxa"/>
          </w:tcPr>
          <w:p w14:paraId="51AC89EB" w14:textId="77777777" w:rsidR="008507E2" w:rsidRPr="00E56613" w:rsidRDefault="008507E2" w:rsidP="00C80A9E">
            <w:pPr>
              <w:spacing w:before="0" w:beforeAutospacing="0" w:after="0" w:afterAutospacing="0" w:line="360" w:lineRule="auto"/>
              <w:jc w:val="center"/>
              <w:rPr>
                <w:ins w:id="239" w:author="Meryl Etman" w:date="2021-08-11T16:15:00Z"/>
                <w:rFonts w:ascii="David" w:eastAsia="Times New Roman" w:hAnsi="David" w:cs="David"/>
                <w:sz w:val="24"/>
                <w:szCs w:val="24"/>
                <w:rtl/>
              </w:rPr>
            </w:pPr>
            <w:ins w:id="240" w:author="Meryl Etman" w:date="2021-08-11T16:15:00Z">
              <w:r w:rsidRPr="00E56613">
                <w:rPr>
                  <w:rFonts w:ascii="David" w:eastAsia="Times New Roman" w:hAnsi="David" w:cs="David"/>
                  <w:sz w:val="24"/>
                  <w:szCs w:val="24"/>
                  <w:rtl/>
                </w:rPr>
                <w:t>קומפ'</w:t>
              </w:r>
            </w:ins>
          </w:p>
        </w:tc>
        <w:tc>
          <w:tcPr>
            <w:tcW w:w="567" w:type="dxa"/>
          </w:tcPr>
          <w:p w14:paraId="6333E738" w14:textId="77777777" w:rsidR="008507E2" w:rsidRPr="00E56613" w:rsidRDefault="008507E2" w:rsidP="00C80A9E">
            <w:pPr>
              <w:spacing w:before="0" w:beforeAutospacing="0" w:after="0" w:afterAutospacing="0" w:line="360" w:lineRule="auto"/>
              <w:jc w:val="center"/>
              <w:rPr>
                <w:ins w:id="241" w:author="Meryl Etman" w:date="2021-08-11T16:15:00Z"/>
                <w:rFonts w:ascii="David" w:eastAsia="Times New Roman" w:hAnsi="David" w:cs="David"/>
                <w:sz w:val="24"/>
                <w:szCs w:val="24"/>
                <w:rtl/>
              </w:rPr>
            </w:pPr>
            <w:ins w:id="242" w:author="Meryl Etman" w:date="2021-08-11T16:15:00Z">
              <w:r w:rsidRPr="00E56613">
                <w:rPr>
                  <w:rFonts w:ascii="David" w:eastAsia="Times New Roman" w:hAnsi="David" w:cs="David"/>
                  <w:sz w:val="24"/>
                  <w:szCs w:val="24"/>
                  <w:rtl/>
                </w:rPr>
                <w:t>1</w:t>
              </w:r>
            </w:ins>
          </w:p>
        </w:tc>
        <w:tc>
          <w:tcPr>
            <w:tcW w:w="2258" w:type="dxa"/>
          </w:tcPr>
          <w:p w14:paraId="593A29EE" w14:textId="77777777" w:rsidR="008507E2" w:rsidRDefault="008507E2" w:rsidP="00C80A9E">
            <w:pPr>
              <w:spacing w:before="0" w:beforeAutospacing="0" w:after="0" w:afterAutospacing="0" w:line="360" w:lineRule="auto"/>
              <w:jc w:val="center"/>
              <w:rPr>
                <w:ins w:id="243" w:author="Meryl Etman" w:date="2021-08-11T16:15:00Z"/>
                <w:rFonts w:ascii="David" w:eastAsia="Times New Roman" w:hAnsi="David" w:cs="David"/>
                <w:sz w:val="24"/>
                <w:szCs w:val="24"/>
                <w:rtl/>
              </w:rPr>
            </w:pPr>
          </w:p>
        </w:tc>
      </w:tr>
      <w:tr w:rsidR="008507E2" w:rsidRPr="00E56613" w14:paraId="2B87D092" w14:textId="77777777" w:rsidTr="00C80A9E">
        <w:trPr>
          <w:gridAfter w:val="1"/>
          <w:wAfter w:w="16" w:type="dxa"/>
          <w:ins w:id="244" w:author="Meryl Etman" w:date="2021-08-11T16:15:00Z"/>
        </w:trPr>
        <w:tc>
          <w:tcPr>
            <w:tcW w:w="765" w:type="dxa"/>
          </w:tcPr>
          <w:p w14:paraId="48B7B8AF" w14:textId="7833529D" w:rsidR="008507E2" w:rsidRPr="00E56613" w:rsidRDefault="00823203" w:rsidP="00C80A9E">
            <w:pPr>
              <w:spacing w:before="0" w:beforeAutospacing="0" w:after="0" w:afterAutospacing="0" w:line="360" w:lineRule="auto"/>
              <w:jc w:val="center"/>
              <w:rPr>
                <w:ins w:id="245" w:author="Meryl Etman" w:date="2021-08-11T16:15:00Z"/>
                <w:rFonts w:ascii="David" w:eastAsia="Times New Roman" w:hAnsi="David" w:cs="David"/>
                <w:sz w:val="24"/>
                <w:szCs w:val="24"/>
                <w:rtl/>
              </w:rPr>
            </w:pPr>
            <w:ins w:id="246" w:author="Meryl Etman" w:date="2021-08-11T16:17:00Z">
              <w:r>
                <w:rPr>
                  <w:rFonts w:ascii="David" w:eastAsia="Times New Roman" w:hAnsi="David" w:cs="David" w:hint="cs"/>
                  <w:sz w:val="24"/>
                  <w:szCs w:val="24"/>
                  <w:rtl/>
                </w:rPr>
                <w:t>3</w:t>
              </w:r>
            </w:ins>
            <w:ins w:id="247" w:author="Meryl Etman" w:date="2021-08-11T16:15:00Z">
              <w:r w:rsidR="008507E2" w:rsidRPr="00E56613">
                <w:rPr>
                  <w:rFonts w:ascii="David" w:eastAsia="Times New Roman" w:hAnsi="David" w:cs="David"/>
                  <w:sz w:val="24"/>
                  <w:szCs w:val="24"/>
                  <w:rtl/>
                </w:rPr>
                <w:t>.7</w:t>
              </w:r>
            </w:ins>
          </w:p>
        </w:tc>
        <w:tc>
          <w:tcPr>
            <w:tcW w:w="4678" w:type="dxa"/>
          </w:tcPr>
          <w:p w14:paraId="4B34E38C" w14:textId="77777777" w:rsidR="008507E2" w:rsidRPr="00E56613" w:rsidRDefault="008507E2" w:rsidP="00C80A9E">
            <w:pPr>
              <w:spacing w:before="0" w:beforeAutospacing="0" w:after="0" w:afterAutospacing="0" w:line="360" w:lineRule="auto"/>
              <w:jc w:val="both"/>
              <w:rPr>
                <w:ins w:id="248" w:author="Meryl Etman" w:date="2021-08-11T16:15:00Z"/>
                <w:rFonts w:ascii="David" w:eastAsia="Times New Roman" w:hAnsi="David" w:cs="David"/>
                <w:sz w:val="24"/>
                <w:szCs w:val="24"/>
                <w:rtl/>
              </w:rPr>
            </w:pPr>
            <w:ins w:id="249" w:author="Meryl Etman" w:date="2021-08-11T16:15:00Z">
              <w:r w:rsidRPr="00E56613">
                <w:rPr>
                  <w:rFonts w:ascii="David" w:eastAsia="Times New Roman" w:hAnsi="David" w:cs="David"/>
                  <w:sz w:val="24"/>
                  <w:szCs w:val="24"/>
                  <w:rtl/>
                </w:rPr>
                <w:t>מערכות אינסטלציה וכיבוי אש</w:t>
              </w:r>
            </w:ins>
          </w:p>
        </w:tc>
        <w:tc>
          <w:tcPr>
            <w:tcW w:w="850" w:type="dxa"/>
          </w:tcPr>
          <w:p w14:paraId="470A40C2" w14:textId="77777777" w:rsidR="008507E2" w:rsidRPr="00E56613" w:rsidRDefault="008507E2" w:rsidP="00C80A9E">
            <w:pPr>
              <w:spacing w:before="0" w:beforeAutospacing="0" w:after="0" w:afterAutospacing="0" w:line="360" w:lineRule="auto"/>
              <w:jc w:val="center"/>
              <w:rPr>
                <w:ins w:id="250" w:author="Meryl Etman" w:date="2021-08-11T16:15:00Z"/>
                <w:rFonts w:ascii="David" w:eastAsia="Times New Roman" w:hAnsi="David" w:cs="David"/>
                <w:sz w:val="24"/>
                <w:szCs w:val="24"/>
                <w:rtl/>
              </w:rPr>
            </w:pPr>
            <w:ins w:id="251" w:author="Meryl Etman" w:date="2021-08-11T16:15:00Z">
              <w:r w:rsidRPr="00E56613">
                <w:rPr>
                  <w:rFonts w:ascii="David" w:eastAsia="Times New Roman" w:hAnsi="David" w:cs="David"/>
                  <w:sz w:val="24"/>
                  <w:szCs w:val="24"/>
                  <w:rtl/>
                </w:rPr>
                <w:t>קומפ'</w:t>
              </w:r>
            </w:ins>
          </w:p>
        </w:tc>
        <w:tc>
          <w:tcPr>
            <w:tcW w:w="567" w:type="dxa"/>
          </w:tcPr>
          <w:p w14:paraId="6F633694" w14:textId="77777777" w:rsidR="008507E2" w:rsidRPr="00E56613" w:rsidRDefault="008507E2" w:rsidP="00C80A9E">
            <w:pPr>
              <w:spacing w:before="0" w:beforeAutospacing="0" w:after="0" w:afterAutospacing="0" w:line="360" w:lineRule="auto"/>
              <w:jc w:val="center"/>
              <w:rPr>
                <w:ins w:id="252" w:author="Meryl Etman" w:date="2021-08-11T16:15:00Z"/>
                <w:rFonts w:ascii="David" w:eastAsia="Times New Roman" w:hAnsi="David" w:cs="David"/>
                <w:sz w:val="24"/>
                <w:szCs w:val="24"/>
                <w:rtl/>
              </w:rPr>
            </w:pPr>
            <w:ins w:id="253" w:author="Meryl Etman" w:date="2021-08-11T16:15:00Z">
              <w:r w:rsidRPr="00E56613">
                <w:rPr>
                  <w:rFonts w:ascii="David" w:eastAsia="Times New Roman" w:hAnsi="David" w:cs="David"/>
                  <w:sz w:val="24"/>
                  <w:szCs w:val="24"/>
                  <w:rtl/>
                </w:rPr>
                <w:t>1</w:t>
              </w:r>
            </w:ins>
          </w:p>
        </w:tc>
        <w:tc>
          <w:tcPr>
            <w:tcW w:w="2258" w:type="dxa"/>
          </w:tcPr>
          <w:p w14:paraId="4C31BF61" w14:textId="77777777" w:rsidR="008507E2" w:rsidRPr="00E56613" w:rsidRDefault="008507E2" w:rsidP="00C80A9E">
            <w:pPr>
              <w:spacing w:before="0" w:beforeAutospacing="0" w:after="0" w:afterAutospacing="0" w:line="360" w:lineRule="auto"/>
              <w:jc w:val="center"/>
              <w:rPr>
                <w:ins w:id="254" w:author="Meryl Etman" w:date="2021-08-11T16:15:00Z"/>
                <w:rFonts w:ascii="David" w:eastAsia="Times New Roman" w:hAnsi="David" w:cs="David"/>
                <w:sz w:val="24"/>
                <w:szCs w:val="24"/>
                <w:rtl/>
              </w:rPr>
            </w:pPr>
          </w:p>
        </w:tc>
      </w:tr>
      <w:tr w:rsidR="008507E2" w:rsidRPr="00E56613" w14:paraId="64C2B5D2" w14:textId="77777777" w:rsidTr="00C80A9E">
        <w:trPr>
          <w:gridAfter w:val="1"/>
          <w:wAfter w:w="16" w:type="dxa"/>
          <w:ins w:id="255" w:author="Meryl Etman" w:date="2021-08-11T16:15:00Z"/>
        </w:trPr>
        <w:tc>
          <w:tcPr>
            <w:tcW w:w="765" w:type="dxa"/>
          </w:tcPr>
          <w:p w14:paraId="14592CD6" w14:textId="1BF6FD5F" w:rsidR="008507E2" w:rsidRPr="00E56613" w:rsidRDefault="00823203" w:rsidP="00C80A9E">
            <w:pPr>
              <w:spacing w:before="0" w:beforeAutospacing="0" w:after="0" w:afterAutospacing="0" w:line="360" w:lineRule="auto"/>
              <w:jc w:val="center"/>
              <w:rPr>
                <w:ins w:id="256" w:author="Meryl Etman" w:date="2021-08-11T16:15:00Z"/>
                <w:rFonts w:ascii="David" w:eastAsia="Times New Roman" w:hAnsi="David" w:cs="David"/>
                <w:sz w:val="24"/>
                <w:szCs w:val="24"/>
                <w:rtl/>
              </w:rPr>
            </w:pPr>
            <w:ins w:id="257" w:author="Meryl Etman" w:date="2021-08-11T16:17:00Z">
              <w:r>
                <w:rPr>
                  <w:rFonts w:ascii="David" w:eastAsia="Times New Roman" w:hAnsi="David" w:cs="David" w:hint="cs"/>
                  <w:sz w:val="24"/>
                  <w:szCs w:val="24"/>
                  <w:rtl/>
                </w:rPr>
                <w:t>3</w:t>
              </w:r>
            </w:ins>
            <w:ins w:id="258" w:author="Meryl Etman" w:date="2021-08-11T16:15:00Z">
              <w:r w:rsidR="008507E2" w:rsidRPr="00E56613">
                <w:rPr>
                  <w:rFonts w:ascii="David" w:eastAsia="Times New Roman" w:hAnsi="David" w:cs="David"/>
                  <w:sz w:val="24"/>
                  <w:szCs w:val="24"/>
                  <w:rtl/>
                </w:rPr>
                <w:t>.8</w:t>
              </w:r>
            </w:ins>
          </w:p>
        </w:tc>
        <w:tc>
          <w:tcPr>
            <w:tcW w:w="4678" w:type="dxa"/>
          </w:tcPr>
          <w:p w14:paraId="3C19BF45" w14:textId="77777777" w:rsidR="008507E2" w:rsidRPr="00E56613" w:rsidRDefault="008507E2" w:rsidP="00C80A9E">
            <w:pPr>
              <w:spacing w:before="0" w:beforeAutospacing="0" w:after="0" w:afterAutospacing="0" w:line="360" w:lineRule="auto"/>
              <w:jc w:val="both"/>
              <w:rPr>
                <w:ins w:id="259" w:author="Meryl Etman" w:date="2021-08-11T16:15:00Z"/>
                <w:rFonts w:ascii="David" w:eastAsia="Times New Roman" w:hAnsi="David" w:cs="David"/>
                <w:sz w:val="24"/>
                <w:szCs w:val="24"/>
                <w:rtl/>
              </w:rPr>
            </w:pPr>
            <w:ins w:id="260" w:author="Meryl Etman" w:date="2021-08-11T16:15:00Z">
              <w:r w:rsidRPr="00E56613">
                <w:rPr>
                  <w:rFonts w:ascii="David" w:eastAsia="Times New Roman" w:hAnsi="David" w:cs="David"/>
                  <w:sz w:val="24"/>
                  <w:szCs w:val="24"/>
                  <w:rtl/>
                </w:rPr>
                <w:t xml:space="preserve">מערכות חשמל מ"ג, מ"נ ותקשורת </w:t>
              </w:r>
            </w:ins>
          </w:p>
        </w:tc>
        <w:tc>
          <w:tcPr>
            <w:tcW w:w="850" w:type="dxa"/>
          </w:tcPr>
          <w:p w14:paraId="42CB9661" w14:textId="77777777" w:rsidR="008507E2" w:rsidRPr="00E56613" w:rsidRDefault="008507E2" w:rsidP="00C80A9E">
            <w:pPr>
              <w:spacing w:before="0" w:beforeAutospacing="0" w:after="0" w:afterAutospacing="0" w:line="360" w:lineRule="auto"/>
              <w:jc w:val="center"/>
              <w:rPr>
                <w:ins w:id="261" w:author="Meryl Etman" w:date="2021-08-11T16:15:00Z"/>
                <w:rFonts w:ascii="David" w:eastAsia="Times New Roman" w:hAnsi="David" w:cs="David"/>
                <w:sz w:val="24"/>
                <w:szCs w:val="24"/>
                <w:rtl/>
              </w:rPr>
            </w:pPr>
            <w:ins w:id="262" w:author="Meryl Etman" w:date="2021-08-11T16:15:00Z">
              <w:r w:rsidRPr="00E56613">
                <w:rPr>
                  <w:rFonts w:ascii="David" w:eastAsia="Times New Roman" w:hAnsi="David" w:cs="David"/>
                  <w:sz w:val="24"/>
                  <w:szCs w:val="24"/>
                  <w:rtl/>
                </w:rPr>
                <w:t>קומפ'</w:t>
              </w:r>
            </w:ins>
          </w:p>
        </w:tc>
        <w:tc>
          <w:tcPr>
            <w:tcW w:w="567" w:type="dxa"/>
          </w:tcPr>
          <w:p w14:paraId="1754D8B0" w14:textId="77777777" w:rsidR="008507E2" w:rsidRPr="00E56613" w:rsidRDefault="008507E2" w:rsidP="00C80A9E">
            <w:pPr>
              <w:spacing w:before="0" w:beforeAutospacing="0" w:after="0" w:afterAutospacing="0" w:line="360" w:lineRule="auto"/>
              <w:jc w:val="center"/>
              <w:rPr>
                <w:ins w:id="263" w:author="Meryl Etman" w:date="2021-08-11T16:15:00Z"/>
                <w:rFonts w:ascii="David" w:eastAsia="Times New Roman" w:hAnsi="David" w:cs="David"/>
                <w:sz w:val="24"/>
                <w:szCs w:val="24"/>
                <w:rtl/>
              </w:rPr>
            </w:pPr>
            <w:ins w:id="264" w:author="Meryl Etman" w:date="2021-08-11T16:15:00Z">
              <w:r w:rsidRPr="00E56613">
                <w:rPr>
                  <w:rFonts w:ascii="David" w:eastAsia="Times New Roman" w:hAnsi="David" w:cs="David"/>
                  <w:sz w:val="24"/>
                  <w:szCs w:val="24"/>
                  <w:rtl/>
                </w:rPr>
                <w:t>1</w:t>
              </w:r>
            </w:ins>
          </w:p>
        </w:tc>
        <w:tc>
          <w:tcPr>
            <w:tcW w:w="2258" w:type="dxa"/>
          </w:tcPr>
          <w:p w14:paraId="2D099C6C" w14:textId="77777777" w:rsidR="008507E2" w:rsidRPr="00E56613" w:rsidRDefault="008507E2" w:rsidP="00C80A9E">
            <w:pPr>
              <w:spacing w:before="0" w:beforeAutospacing="0" w:after="0" w:afterAutospacing="0" w:line="360" w:lineRule="auto"/>
              <w:jc w:val="center"/>
              <w:rPr>
                <w:ins w:id="265" w:author="Meryl Etman" w:date="2021-08-11T16:15:00Z"/>
                <w:rFonts w:ascii="David" w:eastAsia="Times New Roman" w:hAnsi="David" w:cs="David"/>
                <w:sz w:val="24"/>
                <w:szCs w:val="24"/>
                <w:rtl/>
              </w:rPr>
            </w:pPr>
          </w:p>
        </w:tc>
      </w:tr>
      <w:tr w:rsidR="008507E2" w:rsidRPr="00E56613" w14:paraId="18317C94" w14:textId="77777777" w:rsidTr="00C80A9E">
        <w:trPr>
          <w:gridAfter w:val="1"/>
          <w:wAfter w:w="16" w:type="dxa"/>
          <w:ins w:id="266" w:author="Meryl Etman" w:date="2021-08-11T16:15:00Z"/>
        </w:trPr>
        <w:tc>
          <w:tcPr>
            <w:tcW w:w="765" w:type="dxa"/>
          </w:tcPr>
          <w:p w14:paraId="1CC62A49" w14:textId="563CABC4" w:rsidR="008507E2" w:rsidRPr="00E56613" w:rsidRDefault="00823203" w:rsidP="00C80A9E">
            <w:pPr>
              <w:spacing w:before="0" w:beforeAutospacing="0" w:after="0" w:afterAutospacing="0" w:line="360" w:lineRule="auto"/>
              <w:jc w:val="center"/>
              <w:rPr>
                <w:ins w:id="267" w:author="Meryl Etman" w:date="2021-08-11T16:15:00Z"/>
                <w:rFonts w:ascii="David" w:eastAsia="Times New Roman" w:hAnsi="David" w:cs="David"/>
                <w:sz w:val="24"/>
                <w:szCs w:val="24"/>
                <w:rtl/>
              </w:rPr>
            </w:pPr>
            <w:ins w:id="268" w:author="Meryl Etman" w:date="2021-08-11T16:17:00Z">
              <w:r>
                <w:rPr>
                  <w:rFonts w:ascii="David" w:eastAsia="Times New Roman" w:hAnsi="David" w:cs="David" w:hint="cs"/>
                  <w:sz w:val="24"/>
                  <w:szCs w:val="24"/>
                  <w:rtl/>
                </w:rPr>
                <w:t>3.9</w:t>
              </w:r>
            </w:ins>
          </w:p>
        </w:tc>
        <w:tc>
          <w:tcPr>
            <w:tcW w:w="4678" w:type="dxa"/>
          </w:tcPr>
          <w:p w14:paraId="7950E2B2" w14:textId="77777777" w:rsidR="008507E2" w:rsidRPr="00E56613" w:rsidRDefault="008507E2" w:rsidP="00C80A9E">
            <w:pPr>
              <w:spacing w:before="0" w:beforeAutospacing="0" w:after="0" w:afterAutospacing="0" w:line="360" w:lineRule="auto"/>
              <w:jc w:val="both"/>
              <w:rPr>
                <w:ins w:id="269" w:author="Meryl Etman" w:date="2021-08-11T16:15:00Z"/>
                <w:rFonts w:ascii="David" w:eastAsia="Times New Roman" w:hAnsi="David" w:cs="David"/>
                <w:sz w:val="24"/>
                <w:szCs w:val="24"/>
                <w:rtl/>
              </w:rPr>
            </w:pPr>
            <w:ins w:id="270" w:author="Meryl Etman" w:date="2021-08-11T16:15:00Z">
              <w:r w:rsidRPr="00E56613">
                <w:rPr>
                  <w:rFonts w:ascii="David" w:eastAsia="Times New Roman" w:hAnsi="David" w:cs="David"/>
                  <w:sz w:val="24"/>
                  <w:szCs w:val="24"/>
                  <w:rtl/>
                </w:rPr>
                <w:t>מערכות מיזוג אויר ואוורור והשלמת עבודות הגמר סביבן</w:t>
              </w:r>
            </w:ins>
          </w:p>
        </w:tc>
        <w:tc>
          <w:tcPr>
            <w:tcW w:w="850" w:type="dxa"/>
          </w:tcPr>
          <w:p w14:paraId="2F15BF00" w14:textId="77777777" w:rsidR="008507E2" w:rsidRPr="00E56613" w:rsidRDefault="008507E2" w:rsidP="00C80A9E">
            <w:pPr>
              <w:spacing w:before="0" w:beforeAutospacing="0" w:after="0" w:afterAutospacing="0" w:line="360" w:lineRule="auto"/>
              <w:jc w:val="center"/>
              <w:rPr>
                <w:ins w:id="271" w:author="Meryl Etman" w:date="2021-08-11T16:15:00Z"/>
                <w:rFonts w:ascii="David" w:eastAsia="Times New Roman" w:hAnsi="David" w:cs="David"/>
                <w:sz w:val="24"/>
                <w:szCs w:val="24"/>
                <w:rtl/>
              </w:rPr>
            </w:pPr>
            <w:ins w:id="272" w:author="Meryl Etman" w:date="2021-08-11T16:15:00Z">
              <w:r w:rsidRPr="00E56613">
                <w:rPr>
                  <w:rFonts w:ascii="David" w:eastAsia="Times New Roman" w:hAnsi="David" w:cs="David"/>
                  <w:sz w:val="24"/>
                  <w:szCs w:val="24"/>
                  <w:rtl/>
                </w:rPr>
                <w:t>קומפ'</w:t>
              </w:r>
            </w:ins>
          </w:p>
        </w:tc>
        <w:tc>
          <w:tcPr>
            <w:tcW w:w="567" w:type="dxa"/>
          </w:tcPr>
          <w:p w14:paraId="704D320C" w14:textId="77777777" w:rsidR="008507E2" w:rsidRPr="00E56613" w:rsidRDefault="008507E2" w:rsidP="00C80A9E">
            <w:pPr>
              <w:spacing w:before="0" w:beforeAutospacing="0" w:after="0" w:afterAutospacing="0" w:line="360" w:lineRule="auto"/>
              <w:jc w:val="center"/>
              <w:rPr>
                <w:ins w:id="273" w:author="Meryl Etman" w:date="2021-08-11T16:15:00Z"/>
                <w:rFonts w:ascii="David" w:eastAsia="Times New Roman" w:hAnsi="David" w:cs="David"/>
                <w:sz w:val="24"/>
                <w:szCs w:val="24"/>
                <w:rtl/>
              </w:rPr>
            </w:pPr>
            <w:ins w:id="274" w:author="Meryl Etman" w:date="2021-08-11T16:15:00Z">
              <w:r w:rsidRPr="00E56613">
                <w:rPr>
                  <w:rFonts w:ascii="David" w:eastAsia="Times New Roman" w:hAnsi="David" w:cs="David"/>
                  <w:sz w:val="24"/>
                  <w:szCs w:val="24"/>
                  <w:rtl/>
                </w:rPr>
                <w:t>1</w:t>
              </w:r>
            </w:ins>
          </w:p>
        </w:tc>
        <w:tc>
          <w:tcPr>
            <w:tcW w:w="2258" w:type="dxa"/>
          </w:tcPr>
          <w:p w14:paraId="5C85E866" w14:textId="77777777" w:rsidR="008507E2" w:rsidRPr="00E56613" w:rsidRDefault="008507E2" w:rsidP="00C80A9E">
            <w:pPr>
              <w:spacing w:before="0" w:beforeAutospacing="0" w:after="0" w:afterAutospacing="0" w:line="360" w:lineRule="auto"/>
              <w:jc w:val="center"/>
              <w:rPr>
                <w:ins w:id="275" w:author="Meryl Etman" w:date="2021-08-11T16:15:00Z"/>
                <w:rFonts w:ascii="David" w:eastAsia="Times New Roman" w:hAnsi="David" w:cs="David"/>
                <w:sz w:val="24"/>
                <w:szCs w:val="24"/>
                <w:rtl/>
              </w:rPr>
            </w:pPr>
          </w:p>
        </w:tc>
      </w:tr>
      <w:tr w:rsidR="008507E2" w:rsidRPr="00E56613" w14:paraId="2B9AAD10" w14:textId="77777777" w:rsidTr="00C80A9E">
        <w:trPr>
          <w:gridAfter w:val="1"/>
          <w:wAfter w:w="16" w:type="dxa"/>
          <w:ins w:id="276" w:author="Meryl Etman" w:date="2021-08-11T16:15:00Z"/>
        </w:trPr>
        <w:tc>
          <w:tcPr>
            <w:tcW w:w="765" w:type="dxa"/>
          </w:tcPr>
          <w:p w14:paraId="3D850658" w14:textId="7CBB2C44" w:rsidR="008507E2" w:rsidRPr="00E56613" w:rsidRDefault="00823203" w:rsidP="00C80A9E">
            <w:pPr>
              <w:spacing w:before="0" w:beforeAutospacing="0" w:after="0" w:afterAutospacing="0" w:line="360" w:lineRule="auto"/>
              <w:jc w:val="center"/>
              <w:rPr>
                <w:ins w:id="277" w:author="Meryl Etman" w:date="2021-08-11T16:15:00Z"/>
                <w:rFonts w:ascii="David" w:eastAsia="Times New Roman" w:hAnsi="David" w:cs="David"/>
                <w:sz w:val="24"/>
                <w:szCs w:val="24"/>
                <w:rtl/>
              </w:rPr>
            </w:pPr>
            <w:ins w:id="278" w:author="Meryl Etman" w:date="2021-08-11T16:17:00Z">
              <w:r>
                <w:rPr>
                  <w:rFonts w:ascii="David" w:eastAsia="Times New Roman" w:hAnsi="David" w:cs="David" w:hint="cs"/>
                  <w:sz w:val="24"/>
                  <w:szCs w:val="24"/>
                  <w:rtl/>
                </w:rPr>
                <w:t>3.10</w:t>
              </w:r>
            </w:ins>
          </w:p>
        </w:tc>
        <w:tc>
          <w:tcPr>
            <w:tcW w:w="4678" w:type="dxa"/>
          </w:tcPr>
          <w:p w14:paraId="335129DF" w14:textId="77777777" w:rsidR="008507E2" w:rsidRPr="00E56613" w:rsidRDefault="008507E2" w:rsidP="00C80A9E">
            <w:pPr>
              <w:spacing w:before="0" w:beforeAutospacing="0" w:after="0" w:afterAutospacing="0" w:line="360" w:lineRule="auto"/>
              <w:jc w:val="both"/>
              <w:rPr>
                <w:ins w:id="279" w:author="Meryl Etman" w:date="2021-08-11T16:15:00Z"/>
                <w:rFonts w:ascii="David" w:eastAsia="Times New Roman" w:hAnsi="David" w:cs="David"/>
                <w:sz w:val="24"/>
                <w:szCs w:val="24"/>
                <w:rtl/>
              </w:rPr>
            </w:pPr>
            <w:ins w:id="280" w:author="Meryl Etman" w:date="2021-08-11T16:15:00Z">
              <w:r w:rsidRPr="00E56613">
                <w:rPr>
                  <w:rFonts w:ascii="David" w:eastAsia="Times New Roman" w:hAnsi="David" w:cs="David"/>
                  <w:sz w:val="24"/>
                  <w:szCs w:val="24"/>
                  <w:rtl/>
                </w:rPr>
                <w:t>עבודות אלומיניום לרבות קירות המסך, הויטרינות, חיפויי קירות בפנלים מאלומיניום</w:t>
              </w:r>
              <w:r>
                <w:rPr>
                  <w:rFonts w:ascii="David" w:eastAsia="Times New Roman" w:hAnsi="David" w:cs="David" w:hint="cs"/>
                  <w:sz w:val="24"/>
                  <w:szCs w:val="24"/>
                  <w:rtl/>
                </w:rPr>
                <w:t xml:space="preserve"> (ככל וישנם)</w:t>
              </w:r>
              <w:r w:rsidRPr="00E56613">
                <w:rPr>
                  <w:rFonts w:ascii="David" w:eastAsia="Times New Roman" w:hAnsi="David" w:cs="David"/>
                  <w:sz w:val="24"/>
                  <w:szCs w:val="24"/>
                  <w:rtl/>
                </w:rPr>
                <w:t>, מעקות וכד'</w:t>
              </w:r>
            </w:ins>
          </w:p>
        </w:tc>
        <w:tc>
          <w:tcPr>
            <w:tcW w:w="850" w:type="dxa"/>
          </w:tcPr>
          <w:p w14:paraId="4BC029ED" w14:textId="77777777" w:rsidR="008507E2" w:rsidRPr="00E56613" w:rsidRDefault="008507E2" w:rsidP="00C80A9E">
            <w:pPr>
              <w:spacing w:before="0" w:beforeAutospacing="0" w:after="0" w:afterAutospacing="0" w:line="360" w:lineRule="auto"/>
              <w:jc w:val="center"/>
              <w:rPr>
                <w:ins w:id="281" w:author="Meryl Etman" w:date="2021-08-11T16:15:00Z"/>
                <w:rFonts w:ascii="David" w:eastAsia="Times New Roman" w:hAnsi="David" w:cs="David"/>
                <w:sz w:val="24"/>
                <w:szCs w:val="24"/>
                <w:rtl/>
              </w:rPr>
            </w:pPr>
            <w:ins w:id="282" w:author="Meryl Etman" w:date="2021-08-11T16:15:00Z">
              <w:r w:rsidRPr="00E56613">
                <w:rPr>
                  <w:rFonts w:ascii="David" w:eastAsia="Times New Roman" w:hAnsi="David" w:cs="David"/>
                  <w:sz w:val="24"/>
                  <w:szCs w:val="24"/>
                  <w:rtl/>
                </w:rPr>
                <w:t>קומפ'</w:t>
              </w:r>
            </w:ins>
          </w:p>
        </w:tc>
        <w:tc>
          <w:tcPr>
            <w:tcW w:w="567" w:type="dxa"/>
          </w:tcPr>
          <w:p w14:paraId="261541BD" w14:textId="77777777" w:rsidR="008507E2" w:rsidRPr="00E56613" w:rsidRDefault="008507E2" w:rsidP="00C80A9E">
            <w:pPr>
              <w:spacing w:before="0" w:beforeAutospacing="0" w:after="0" w:afterAutospacing="0" w:line="360" w:lineRule="auto"/>
              <w:jc w:val="center"/>
              <w:rPr>
                <w:ins w:id="283" w:author="Meryl Etman" w:date="2021-08-11T16:15:00Z"/>
                <w:rFonts w:ascii="David" w:eastAsia="Times New Roman" w:hAnsi="David" w:cs="David"/>
                <w:sz w:val="24"/>
                <w:szCs w:val="24"/>
                <w:rtl/>
              </w:rPr>
            </w:pPr>
            <w:ins w:id="284" w:author="Meryl Etman" w:date="2021-08-11T16:15:00Z">
              <w:r w:rsidRPr="00E56613">
                <w:rPr>
                  <w:rFonts w:ascii="David" w:eastAsia="Times New Roman" w:hAnsi="David" w:cs="David"/>
                  <w:sz w:val="24"/>
                  <w:szCs w:val="24"/>
                  <w:rtl/>
                </w:rPr>
                <w:t>1</w:t>
              </w:r>
            </w:ins>
          </w:p>
        </w:tc>
        <w:tc>
          <w:tcPr>
            <w:tcW w:w="2258" w:type="dxa"/>
          </w:tcPr>
          <w:p w14:paraId="1887C4EE" w14:textId="77777777" w:rsidR="008507E2" w:rsidRPr="00E56613" w:rsidRDefault="008507E2" w:rsidP="00C80A9E">
            <w:pPr>
              <w:spacing w:before="0" w:beforeAutospacing="0" w:after="0" w:afterAutospacing="0" w:line="360" w:lineRule="auto"/>
              <w:jc w:val="center"/>
              <w:rPr>
                <w:ins w:id="285" w:author="Meryl Etman" w:date="2021-08-11T16:15:00Z"/>
                <w:rFonts w:ascii="David" w:eastAsia="Times New Roman" w:hAnsi="David" w:cs="David"/>
                <w:sz w:val="24"/>
                <w:szCs w:val="24"/>
                <w:rtl/>
              </w:rPr>
            </w:pPr>
          </w:p>
        </w:tc>
      </w:tr>
      <w:tr w:rsidR="008507E2" w:rsidRPr="00E56613" w14:paraId="21860099" w14:textId="77777777" w:rsidTr="00C80A9E">
        <w:trPr>
          <w:gridAfter w:val="1"/>
          <w:wAfter w:w="16" w:type="dxa"/>
          <w:ins w:id="286" w:author="Meryl Etman" w:date="2021-08-11T16:15:00Z"/>
        </w:trPr>
        <w:tc>
          <w:tcPr>
            <w:tcW w:w="765" w:type="dxa"/>
          </w:tcPr>
          <w:p w14:paraId="67EE070B" w14:textId="55D58B9F" w:rsidR="008507E2" w:rsidRPr="00E56613" w:rsidRDefault="00823203" w:rsidP="00C80A9E">
            <w:pPr>
              <w:spacing w:before="0" w:beforeAutospacing="0" w:after="0" w:afterAutospacing="0" w:line="360" w:lineRule="auto"/>
              <w:jc w:val="center"/>
              <w:rPr>
                <w:ins w:id="287" w:author="Meryl Etman" w:date="2021-08-11T16:15:00Z"/>
                <w:rFonts w:ascii="David" w:eastAsia="Times New Roman" w:hAnsi="David" w:cs="David"/>
                <w:sz w:val="24"/>
                <w:szCs w:val="24"/>
                <w:rtl/>
              </w:rPr>
            </w:pPr>
            <w:ins w:id="288" w:author="Meryl Etman" w:date="2021-08-11T16:17:00Z">
              <w:r>
                <w:rPr>
                  <w:rFonts w:ascii="David" w:eastAsia="Times New Roman" w:hAnsi="David" w:cs="David" w:hint="cs"/>
                  <w:sz w:val="24"/>
                  <w:szCs w:val="24"/>
                  <w:rtl/>
                </w:rPr>
                <w:t>3.11</w:t>
              </w:r>
            </w:ins>
          </w:p>
        </w:tc>
        <w:tc>
          <w:tcPr>
            <w:tcW w:w="4678" w:type="dxa"/>
          </w:tcPr>
          <w:p w14:paraId="31910EBC" w14:textId="77777777" w:rsidR="008507E2" w:rsidRPr="00E56613" w:rsidRDefault="008507E2" w:rsidP="00C80A9E">
            <w:pPr>
              <w:spacing w:before="0" w:beforeAutospacing="0" w:after="0" w:afterAutospacing="0" w:line="360" w:lineRule="auto"/>
              <w:jc w:val="both"/>
              <w:rPr>
                <w:ins w:id="289" w:author="Meryl Etman" w:date="2021-08-11T16:15:00Z"/>
                <w:rFonts w:ascii="David" w:eastAsia="Times New Roman" w:hAnsi="David" w:cs="David"/>
                <w:sz w:val="24"/>
                <w:szCs w:val="24"/>
                <w:rtl/>
              </w:rPr>
            </w:pPr>
            <w:ins w:id="290" w:author="Meryl Etman" w:date="2021-08-11T16:15:00Z">
              <w:r w:rsidRPr="00E56613">
                <w:rPr>
                  <w:rFonts w:ascii="David" w:eastAsia="Times New Roman" w:hAnsi="David" w:cs="David"/>
                  <w:sz w:val="24"/>
                  <w:szCs w:val="24"/>
                  <w:rtl/>
                </w:rPr>
                <w:t>עבודות נגרות ומסגרות לרבות המטבחים</w:t>
              </w:r>
            </w:ins>
          </w:p>
        </w:tc>
        <w:tc>
          <w:tcPr>
            <w:tcW w:w="850" w:type="dxa"/>
          </w:tcPr>
          <w:p w14:paraId="24EEFEB1" w14:textId="77777777" w:rsidR="008507E2" w:rsidRPr="00E56613" w:rsidRDefault="008507E2" w:rsidP="00C80A9E">
            <w:pPr>
              <w:spacing w:before="0" w:beforeAutospacing="0" w:after="0" w:afterAutospacing="0" w:line="360" w:lineRule="auto"/>
              <w:jc w:val="center"/>
              <w:rPr>
                <w:ins w:id="291" w:author="Meryl Etman" w:date="2021-08-11T16:15:00Z"/>
                <w:rFonts w:ascii="David" w:eastAsia="Times New Roman" w:hAnsi="David" w:cs="David"/>
                <w:sz w:val="24"/>
                <w:szCs w:val="24"/>
                <w:rtl/>
              </w:rPr>
            </w:pPr>
            <w:ins w:id="292" w:author="Meryl Etman" w:date="2021-08-11T16:15:00Z">
              <w:r w:rsidRPr="00E56613">
                <w:rPr>
                  <w:rFonts w:ascii="David" w:eastAsia="Times New Roman" w:hAnsi="David" w:cs="David"/>
                  <w:sz w:val="24"/>
                  <w:szCs w:val="24"/>
                  <w:rtl/>
                </w:rPr>
                <w:t>קומפ'</w:t>
              </w:r>
            </w:ins>
          </w:p>
        </w:tc>
        <w:tc>
          <w:tcPr>
            <w:tcW w:w="567" w:type="dxa"/>
          </w:tcPr>
          <w:p w14:paraId="7FAD8F35" w14:textId="77777777" w:rsidR="008507E2" w:rsidRPr="00E56613" w:rsidRDefault="008507E2" w:rsidP="00C80A9E">
            <w:pPr>
              <w:spacing w:before="0" w:beforeAutospacing="0" w:after="0" w:afterAutospacing="0" w:line="360" w:lineRule="auto"/>
              <w:jc w:val="center"/>
              <w:rPr>
                <w:ins w:id="293" w:author="Meryl Etman" w:date="2021-08-11T16:15:00Z"/>
                <w:rFonts w:ascii="David" w:eastAsia="Times New Roman" w:hAnsi="David" w:cs="David"/>
                <w:sz w:val="24"/>
                <w:szCs w:val="24"/>
                <w:rtl/>
              </w:rPr>
            </w:pPr>
            <w:ins w:id="294" w:author="Meryl Etman" w:date="2021-08-11T16:15:00Z">
              <w:r w:rsidRPr="00E56613">
                <w:rPr>
                  <w:rFonts w:ascii="David" w:eastAsia="Times New Roman" w:hAnsi="David" w:cs="David"/>
                  <w:sz w:val="24"/>
                  <w:szCs w:val="24"/>
                  <w:rtl/>
                </w:rPr>
                <w:t>1</w:t>
              </w:r>
            </w:ins>
          </w:p>
        </w:tc>
        <w:tc>
          <w:tcPr>
            <w:tcW w:w="2258" w:type="dxa"/>
          </w:tcPr>
          <w:p w14:paraId="405BEC53" w14:textId="77777777" w:rsidR="008507E2" w:rsidRPr="00E56613" w:rsidRDefault="008507E2" w:rsidP="00C80A9E">
            <w:pPr>
              <w:spacing w:before="0" w:beforeAutospacing="0" w:after="0" w:afterAutospacing="0" w:line="360" w:lineRule="auto"/>
              <w:jc w:val="center"/>
              <w:rPr>
                <w:ins w:id="295" w:author="Meryl Etman" w:date="2021-08-11T16:15:00Z"/>
                <w:rFonts w:ascii="David" w:eastAsia="Times New Roman" w:hAnsi="David" w:cs="David"/>
                <w:sz w:val="24"/>
                <w:szCs w:val="24"/>
                <w:rtl/>
              </w:rPr>
            </w:pPr>
          </w:p>
        </w:tc>
      </w:tr>
      <w:tr w:rsidR="008507E2" w:rsidRPr="00E56613" w14:paraId="3DE7F2EE" w14:textId="77777777" w:rsidTr="00C80A9E">
        <w:trPr>
          <w:gridAfter w:val="1"/>
          <w:wAfter w:w="16" w:type="dxa"/>
          <w:ins w:id="296" w:author="Meryl Etman" w:date="2021-08-11T16:15:00Z"/>
        </w:trPr>
        <w:tc>
          <w:tcPr>
            <w:tcW w:w="765" w:type="dxa"/>
          </w:tcPr>
          <w:p w14:paraId="2CD1BC42" w14:textId="2C4B9969" w:rsidR="008507E2" w:rsidRPr="00E56613" w:rsidRDefault="00823203" w:rsidP="00C80A9E">
            <w:pPr>
              <w:spacing w:before="0" w:beforeAutospacing="0" w:after="0" w:afterAutospacing="0" w:line="360" w:lineRule="auto"/>
              <w:jc w:val="center"/>
              <w:rPr>
                <w:ins w:id="297" w:author="Meryl Etman" w:date="2021-08-11T16:15:00Z"/>
                <w:rFonts w:ascii="David" w:eastAsia="Times New Roman" w:hAnsi="David" w:cs="David"/>
                <w:sz w:val="24"/>
                <w:szCs w:val="24"/>
                <w:rtl/>
              </w:rPr>
            </w:pPr>
            <w:ins w:id="298" w:author="Meryl Etman" w:date="2021-08-11T16:18:00Z">
              <w:r>
                <w:rPr>
                  <w:rFonts w:ascii="David" w:eastAsia="Times New Roman" w:hAnsi="David" w:cs="David" w:hint="cs"/>
                  <w:sz w:val="24"/>
                  <w:szCs w:val="24"/>
                  <w:rtl/>
                </w:rPr>
                <w:t>3.12</w:t>
              </w:r>
            </w:ins>
          </w:p>
        </w:tc>
        <w:tc>
          <w:tcPr>
            <w:tcW w:w="4678" w:type="dxa"/>
          </w:tcPr>
          <w:p w14:paraId="052FFF2E" w14:textId="77777777" w:rsidR="008507E2" w:rsidRPr="00E56613" w:rsidRDefault="008507E2" w:rsidP="00C80A9E">
            <w:pPr>
              <w:spacing w:before="0" w:beforeAutospacing="0" w:after="0" w:afterAutospacing="0" w:line="360" w:lineRule="auto"/>
              <w:jc w:val="both"/>
              <w:rPr>
                <w:ins w:id="299" w:author="Meryl Etman" w:date="2021-08-11T16:15:00Z"/>
                <w:rFonts w:ascii="David" w:eastAsia="Times New Roman" w:hAnsi="David" w:cs="David"/>
                <w:sz w:val="24"/>
                <w:szCs w:val="24"/>
                <w:rtl/>
              </w:rPr>
            </w:pPr>
            <w:ins w:id="300" w:author="Meryl Etman" w:date="2021-08-11T16:15:00Z">
              <w:r w:rsidRPr="00E56613">
                <w:rPr>
                  <w:rFonts w:ascii="David" w:eastAsia="Times New Roman" w:hAnsi="David" w:cs="David"/>
                  <w:sz w:val="24"/>
                  <w:szCs w:val="24"/>
                  <w:rtl/>
                </w:rPr>
                <w:t>מתקני מעליות</w:t>
              </w:r>
            </w:ins>
          </w:p>
        </w:tc>
        <w:tc>
          <w:tcPr>
            <w:tcW w:w="850" w:type="dxa"/>
          </w:tcPr>
          <w:p w14:paraId="1D5D3AF7" w14:textId="77777777" w:rsidR="008507E2" w:rsidRPr="00E56613" w:rsidRDefault="008507E2" w:rsidP="00C80A9E">
            <w:pPr>
              <w:spacing w:before="0" w:beforeAutospacing="0" w:after="0" w:afterAutospacing="0" w:line="360" w:lineRule="auto"/>
              <w:jc w:val="center"/>
              <w:rPr>
                <w:ins w:id="301" w:author="Meryl Etman" w:date="2021-08-11T16:15:00Z"/>
                <w:rFonts w:ascii="David" w:eastAsia="Times New Roman" w:hAnsi="David" w:cs="David"/>
                <w:sz w:val="24"/>
                <w:szCs w:val="24"/>
                <w:rtl/>
              </w:rPr>
            </w:pPr>
            <w:ins w:id="302" w:author="Meryl Etman" w:date="2021-08-11T16:15:00Z">
              <w:r w:rsidRPr="00E56613">
                <w:rPr>
                  <w:rFonts w:ascii="David" w:eastAsia="Times New Roman" w:hAnsi="David" w:cs="David"/>
                  <w:sz w:val="24"/>
                  <w:szCs w:val="24"/>
                  <w:rtl/>
                </w:rPr>
                <w:t>קומפ'</w:t>
              </w:r>
            </w:ins>
          </w:p>
        </w:tc>
        <w:tc>
          <w:tcPr>
            <w:tcW w:w="567" w:type="dxa"/>
          </w:tcPr>
          <w:p w14:paraId="1CABD280" w14:textId="77777777" w:rsidR="008507E2" w:rsidRPr="00E56613" w:rsidRDefault="008507E2" w:rsidP="00C80A9E">
            <w:pPr>
              <w:spacing w:before="0" w:beforeAutospacing="0" w:after="0" w:afterAutospacing="0" w:line="360" w:lineRule="auto"/>
              <w:jc w:val="center"/>
              <w:rPr>
                <w:ins w:id="303" w:author="Meryl Etman" w:date="2021-08-11T16:15:00Z"/>
                <w:rFonts w:ascii="David" w:eastAsia="Times New Roman" w:hAnsi="David" w:cs="David"/>
                <w:sz w:val="24"/>
                <w:szCs w:val="24"/>
                <w:rtl/>
              </w:rPr>
            </w:pPr>
            <w:ins w:id="304" w:author="Meryl Etman" w:date="2021-08-11T16:15:00Z">
              <w:r w:rsidRPr="00E56613">
                <w:rPr>
                  <w:rFonts w:ascii="David" w:eastAsia="Times New Roman" w:hAnsi="David" w:cs="David"/>
                  <w:sz w:val="24"/>
                  <w:szCs w:val="24"/>
                  <w:rtl/>
                </w:rPr>
                <w:t>1</w:t>
              </w:r>
            </w:ins>
          </w:p>
        </w:tc>
        <w:tc>
          <w:tcPr>
            <w:tcW w:w="2258" w:type="dxa"/>
          </w:tcPr>
          <w:p w14:paraId="06B737E5" w14:textId="77777777" w:rsidR="008507E2" w:rsidRPr="00E56613" w:rsidRDefault="008507E2" w:rsidP="00C80A9E">
            <w:pPr>
              <w:spacing w:before="0" w:beforeAutospacing="0" w:after="0" w:afterAutospacing="0" w:line="360" w:lineRule="auto"/>
              <w:jc w:val="center"/>
              <w:rPr>
                <w:ins w:id="305" w:author="Meryl Etman" w:date="2021-08-11T16:15:00Z"/>
                <w:rFonts w:ascii="David" w:eastAsia="Times New Roman" w:hAnsi="David" w:cs="David"/>
                <w:sz w:val="24"/>
                <w:szCs w:val="24"/>
                <w:rtl/>
              </w:rPr>
            </w:pPr>
          </w:p>
        </w:tc>
      </w:tr>
      <w:tr w:rsidR="008507E2" w:rsidRPr="00E56613" w14:paraId="134555B1" w14:textId="77777777" w:rsidTr="00C80A9E">
        <w:trPr>
          <w:gridAfter w:val="1"/>
          <w:wAfter w:w="16" w:type="dxa"/>
          <w:ins w:id="306" w:author="Meryl Etman" w:date="2021-08-11T16:15:00Z"/>
        </w:trPr>
        <w:tc>
          <w:tcPr>
            <w:tcW w:w="765" w:type="dxa"/>
          </w:tcPr>
          <w:p w14:paraId="065F6AC8" w14:textId="701CE190" w:rsidR="008507E2" w:rsidRPr="00E56613" w:rsidRDefault="00823203" w:rsidP="00C80A9E">
            <w:pPr>
              <w:spacing w:before="0" w:beforeAutospacing="0" w:after="0" w:afterAutospacing="0" w:line="360" w:lineRule="auto"/>
              <w:jc w:val="center"/>
              <w:rPr>
                <w:ins w:id="307" w:author="Meryl Etman" w:date="2021-08-11T16:15:00Z"/>
                <w:rFonts w:ascii="David" w:eastAsia="Times New Roman" w:hAnsi="David" w:cs="David"/>
                <w:sz w:val="24"/>
                <w:szCs w:val="24"/>
                <w:rtl/>
              </w:rPr>
            </w:pPr>
            <w:ins w:id="308" w:author="Meryl Etman" w:date="2021-08-11T16:18:00Z">
              <w:r>
                <w:rPr>
                  <w:rFonts w:ascii="David" w:eastAsia="Times New Roman" w:hAnsi="David" w:cs="David" w:hint="cs"/>
                  <w:sz w:val="24"/>
                  <w:szCs w:val="24"/>
                  <w:rtl/>
                </w:rPr>
                <w:t>3</w:t>
              </w:r>
            </w:ins>
            <w:ins w:id="309" w:author="Meryl Etman" w:date="2021-08-11T16:15:00Z">
              <w:r w:rsidR="008507E2" w:rsidRPr="00E56613">
                <w:rPr>
                  <w:rFonts w:ascii="David" w:eastAsia="Times New Roman" w:hAnsi="David" w:cs="David"/>
                  <w:sz w:val="24"/>
                  <w:szCs w:val="24"/>
                  <w:rtl/>
                </w:rPr>
                <w:t>.</w:t>
              </w:r>
              <w:r w:rsidR="008507E2">
                <w:rPr>
                  <w:rFonts w:ascii="David" w:eastAsia="Times New Roman" w:hAnsi="David" w:cs="David" w:hint="cs"/>
                  <w:sz w:val="24"/>
                  <w:szCs w:val="24"/>
                  <w:rtl/>
                </w:rPr>
                <w:t>13</w:t>
              </w:r>
            </w:ins>
          </w:p>
        </w:tc>
        <w:tc>
          <w:tcPr>
            <w:tcW w:w="4678" w:type="dxa"/>
          </w:tcPr>
          <w:p w14:paraId="159037BA" w14:textId="77777777" w:rsidR="008507E2" w:rsidRPr="00E56613" w:rsidRDefault="008507E2" w:rsidP="00C80A9E">
            <w:pPr>
              <w:spacing w:before="0" w:beforeAutospacing="0" w:after="0" w:afterAutospacing="0" w:line="360" w:lineRule="auto"/>
              <w:jc w:val="both"/>
              <w:rPr>
                <w:ins w:id="310" w:author="Meryl Etman" w:date="2021-08-11T16:15:00Z"/>
                <w:rFonts w:ascii="David" w:eastAsia="Times New Roman" w:hAnsi="David" w:cs="David"/>
                <w:sz w:val="24"/>
                <w:szCs w:val="24"/>
                <w:rtl/>
              </w:rPr>
            </w:pPr>
            <w:ins w:id="311" w:author="Meryl Etman" w:date="2021-08-11T16:15:00Z">
              <w:r w:rsidRPr="00E56613">
                <w:rPr>
                  <w:rFonts w:ascii="David" w:eastAsia="Times New Roman" w:hAnsi="David" w:cs="David"/>
                  <w:sz w:val="24"/>
                  <w:szCs w:val="24"/>
                  <w:rtl/>
                </w:rPr>
                <w:t xml:space="preserve">עבודות הפיתוח והתשתית בתחום המגרש ומחוצה לו, ביצוע תשתיות וחיבור הבניין והפיתוח למערכות עירוניות. </w:t>
              </w:r>
            </w:ins>
          </w:p>
        </w:tc>
        <w:tc>
          <w:tcPr>
            <w:tcW w:w="850" w:type="dxa"/>
          </w:tcPr>
          <w:p w14:paraId="58B68F78" w14:textId="77777777" w:rsidR="008507E2" w:rsidRPr="00E56613" w:rsidRDefault="008507E2" w:rsidP="00C80A9E">
            <w:pPr>
              <w:spacing w:before="0" w:beforeAutospacing="0" w:after="0" w:afterAutospacing="0" w:line="360" w:lineRule="auto"/>
              <w:jc w:val="center"/>
              <w:rPr>
                <w:ins w:id="312" w:author="Meryl Etman" w:date="2021-08-11T16:15:00Z"/>
                <w:rFonts w:ascii="David" w:eastAsia="Times New Roman" w:hAnsi="David" w:cs="David"/>
                <w:sz w:val="24"/>
                <w:szCs w:val="24"/>
                <w:rtl/>
              </w:rPr>
            </w:pPr>
            <w:ins w:id="313" w:author="Meryl Etman" w:date="2021-08-11T16:15:00Z">
              <w:r w:rsidRPr="00E56613">
                <w:rPr>
                  <w:rFonts w:ascii="David" w:eastAsia="Times New Roman" w:hAnsi="David" w:cs="David"/>
                  <w:sz w:val="24"/>
                  <w:szCs w:val="24"/>
                  <w:rtl/>
                </w:rPr>
                <w:t>קומפ'</w:t>
              </w:r>
            </w:ins>
          </w:p>
        </w:tc>
        <w:tc>
          <w:tcPr>
            <w:tcW w:w="567" w:type="dxa"/>
          </w:tcPr>
          <w:p w14:paraId="6EAAD192" w14:textId="77777777" w:rsidR="008507E2" w:rsidRPr="00E56613" w:rsidRDefault="008507E2" w:rsidP="00C80A9E">
            <w:pPr>
              <w:spacing w:before="0" w:beforeAutospacing="0" w:after="0" w:afterAutospacing="0" w:line="360" w:lineRule="auto"/>
              <w:jc w:val="center"/>
              <w:rPr>
                <w:ins w:id="314" w:author="Meryl Etman" w:date="2021-08-11T16:15:00Z"/>
                <w:rFonts w:ascii="David" w:eastAsia="Times New Roman" w:hAnsi="David" w:cs="David"/>
                <w:sz w:val="24"/>
                <w:szCs w:val="24"/>
                <w:rtl/>
              </w:rPr>
            </w:pPr>
            <w:ins w:id="315" w:author="Meryl Etman" w:date="2021-08-11T16:15:00Z">
              <w:r w:rsidRPr="00E56613">
                <w:rPr>
                  <w:rFonts w:ascii="David" w:eastAsia="Times New Roman" w:hAnsi="David" w:cs="David"/>
                  <w:sz w:val="24"/>
                  <w:szCs w:val="24"/>
                  <w:rtl/>
                </w:rPr>
                <w:t>1</w:t>
              </w:r>
            </w:ins>
          </w:p>
        </w:tc>
        <w:tc>
          <w:tcPr>
            <w:tcW w:w="2258" w:type="dxa"/>
          </w:tcPr>
          <w:p w14:paraId="2A36CC38" w14:textId="77777777" w:rsidR="008507E2" w:rsidRPr="00E56613" w:rsidRDefault="008507E2" w:rsidP="00C80A9E">
            <w:pPr>
              <w:spacing w:before="0" w:beforeAutospacing="0" w:after="0" w:afterAutospacing="0" w:line="360" w:lineRule="auto"/>
              <w:jc w:val="center"/>
              <w:rPr>
                <w:ins w:id="316" w:author="Meryl Etman" w:date="2021-08-11T16:15:00Z"/>
                <w:rFonts w:ascii="David" w:eastAsia="Times New Roman" w:hAnsi="David" w:cs="David"/>
                <w:sz w:val="24"/>
                <w:szCs w:val="24"/>
                <w:rtl/>
              </w:rPr>
            </w:pPr>
          </w:p>
        </w:tc>
      </w:tr>
      <w:tr w:rsidR="008507E2" w14:paraId="5C6CFDB7" w14:textId="77777777" w:rsidTr="00C80A9E">
        <w:trPr>
          <w:gridAfter w:val="1"/>
          <w:wAfter w:w="16" w:type="dxa"/>
          <w:ins w:id="317" w:author="Meryl Etman" w:date="2021-08-11T16:15:00Z"/>
        </w:trPr>
        <w:tc>
          <w:tcPr>
            <w:tcW w:w="765" w:type="dxa"/>
          </w:tcPr>
          <w:p w14:paraId="65F51681" w14:textId="73DBF214" w:rsidR="008507E2" w:rsidRDefault="00823203" w:rsidP="00C80A9E">
            <w:pPr>
              <w:spacing w:before="0" w:beforeAutospacing="0" w:after="0" w:afterAutospacing="0" w:line="360" w:lineRule="auto"/>
              <w:jc w:val="center"/>
              <w:rPr>
                <w:ins w:id="318" w:author="Meryl Etman" w:date="2021-08-11T16:15:00Z"/>
                <w:rFonts w:ascii="David" w:eastAsia="Times New Roman" w:hAnsi="David" w:cs="David"/>
                <w:sz w:val="24"/>
                <w:szCs w:val="24"/>
                <w:rtl/>
              </w:rPr>
            </w:pPr>
            <w:ins w:id="319" w:author="Meryl Etman" w:date="2021-08-11T16:18:00Z">
              <w:r>
                <w:rPr>
                  <w:rFonts w:ascii="David" w:eastAsia="Times New Roman" w:hAnsi="David" w:cs="David" w:hint="cs"/>
                  <w:sz w:val="24"/>
                  <w:szCs w:val="24"/>
                  <w:rtl/>
                </w:rPr>
                <w:t>3</w:t>
              </w:r>
            </w:ins>
            <w:ins w:id="320" w:author="Meryl Etman" w:date="2021-08-11T16:15:00Z">
              <w:r w:rsidR="008507E2">
                <w:rPr>
                  <w:rFonts w:ascii="David" w:eastAsia="Times New Roman" w:hAnsi="David" w:cs="David" w:hint="cs"/>
                  <w:sz w:val="24"/>
                  <w:szCs w:val="24"/>
                  <w:rtl/>
                </w:rPr>
                <w:t>.14</w:t>
              </w:r>
            </w:ins>
          </w:p>
        </w:tc>
        <w:tc>
          <w:tcPr>
            <w:tcW w:w="4678" w:type="dxa"/>
          </w:tcPr>
          <w:p w14:paraId="066D3D57" w14:textId="77777777" w:rsidR="008507E2" w:rsidRPr="00E56613" w:rsidRDefault="008507E2" w:rsidP="00C80A9E">
            <w:pPr>
              <w:spacing w:before="0" w:beforeAutospacing="0" w:after="0" w:afterAutospacing="0" w:line="360" w:lineRule="auto"/>
              <w:jc w:val="both"/>
              <w:rPr>
                <w:ins w:id="321" w:author="Meryl Etman" w:date="2021-08-11T16:15:00Z"/>
                <w:rFonts w:ascii="David" w:eastAsia="Times New Roman" w:hAnsi="David" w:cs="David"/>
                <w:sz w:val="24"/>
                <w:szCs w:val="24"/>
                <w:rtl/>
              </w:rPr>
            </w:pPr>
            <w:ins w:id="322" w:author="Meryl Etman" w:date="2021-08-11T16:15:00Z">
              <w:r>
                <w:rPr>
                  <w:rFonts w:ascii="David" w:eastAsia="Times New Roman" w:hAnsi="David" w:cs="David" w:hint="cs"/>
                  <w:sz w:val="24"/>
                  <w:szCs w:val="24"/>
                  <w:rtl/>
                </w:rPr>
                <w:t>עבודות גינון והשקיה</w:t>
              </w:r>
            </w:ins>
          </w:p>
        </w:tc>
        <w:tc>
          <w:tcPr>
            <w:tcW w:w="850" w:type="dxa"/>
          </w:tcPr>
          <w:p w14:paraId="27D6EA5B" w14:textId="77777777" w:rsidR="008507E2" w:rsidRPr="00E56613" w:rsidRDefault="008507E2" w:rsidP="00C80A9E">
            <w:pPr>
              <w:spacing w:before="0" w:beforeAutospacing="0" w:after="0" w:afterAutospacing="0" w:line="360" w:lineRule="auto"/>
              <w:jc w:val="center"/>
              <w:rPr>
                <w:ins w:id="323" w:author="Meryl Etman" w:date="2021-08-11T16:15:00Z"/>
                <w:rFonts w:ascii="David" w:eastAsia="Times New Roman" w:hAnsi="David" w:cs="David"/>
                <w:sz w:val="24"/>
                <w:szCs w:val="24"/>
                <w:rtl/>
              </w:rPr>
            </w:pPr>
            <w:ins w:id="324" w:author="Meryl Etman" w:date="2021-08-11T16:15:00Z">
              <w:r w:rsidRPr="00E56613">
                <w:rPr>
                  <w:rFonts w:ascii="David" w:eastAsia="Times New Roman" w:hAnsi="David" w:cs="David"/>
                  <w:sz w:val="24"/>
                  <w:szCs w:val="24"/>
                  <w:rtl/>
                </w:rPr>
                <w:t>קומפ'</w:t>
              </w:r>
            </w:ins>
          </w:p>
        </w:tc>
        <w:tc>
          <w:tcPr>
            <w:tcW w:w="567" w:type="dxa"/>
          </w:tcPr>
          <w:p w14:paraId="7AE95DED" w14:textId="77777777" w:rsidR="008507E2" w:rsidRPr="00E56613" w:rsidRDefault="008507E2" w:rsidP="00C80A9E">
            <w:pPr>
              <w:spacing w:before="0" w:beforeAutospacing="0" w:after="0" w:afterAutospacing="0" w:line="360" w:lineRule="auto"/>
              <w:jc w:val="center"/>
              <w:rPr>
                <w:ins w:id="325" w:author="Meryl Etman" w:date="2021-08-11T16:15:00Z"/>
                <w:rFonts w:ascii="David" w:eastAsia="Times New Roman" w:hAnsi="David" w:cs="David"/>
                <w:sz w:val="24"/>
                <w:szCs w:val="24"/>
                <w:rtl/>
              </w:rPr>
            </w:pPr>
            <w:ins w:id="326" w:author="Meryl Etman" w:date="2021-08-11T16:15:00Z">
              <w:r w:rsidRPr="00E56613">
                <w:rPr>
                  <w:rFonts w:ascii="David" w:eastAsia="Times New Roman" w:hAnsi="David" w:cs="David"/>
                  <w:sz w:val="24"/>
                  <w:szCs w:val="24"/>
                  <w:rtl/>
                </w:rPr>
                <w:t>1</w:t>
              </w:r>
            </w:ins>
          </w:p>
        </w:tc>
        <w:tc>
          <w:tcPr>
            <w:tcW w:w="2258" w:type="dxa"/>
          </w:tcPr>
          <w:p w14:paraId="65C54821" w14:textId="77777777" w:rsidR="008507E2" w:rsidRDefault="008507E2" w:rsidP="00C80A9E">
            <w:pPr>
              <w:spacing w:before="0" w:beforeAutospacing="0" w:after="0" w:afterAutospacing="0" w:line="360" w:lineRule="auto"/>
              <w:jc w:val="center"/>
              <w:rPr>
                <w:ins w:id="327" w:author="Meryl Etman" w:date="2021-08-11T16:15:00Z"/>
                <w:rFonts w:ascii="David" w:eastAsia="Times New Roman" w:hAnsi="David" w:cs="David"/>
                <w:sz w:val="24"/>
                <w:szCs w:val="24"/>
                <w:rtl/>
              </w:rPr>
            </w:pPr>
          </w:p>
        </w:tc>
      </w:tr>
      <w:tr w:rsidR="008507E2" w:rsidRPr="00E56613" w14:paraId="5DE0F981" w14:textId="77777777" w:rsidTr="00C80A9E">
        <w:trPr>
          <w:ins w:id="328" w:author="Meryl Etman" w:date="2021-08-11T16:15:00Z"/>
        </w:trPr>
        <w:tc>
          <w:tcPr>
            <w:tcW w:w="6293" w:type="dxa"/>
            <w:gridSpan w:val="3"/>
          </w:tcPr>
          <w:p w14:paraId="5C4E4C9D" w14:textId="77777777" w:rsidR="008507E2" w:rsidRPr="00E56613" w:rsidRDefault="008507E2" w:rsidP="00C80A9E">
            <w:pPr>
              <w:spacing w:before="0" w:beforeAutospacing="0" w:after="0" w:afterAutospacing="0" w:line="360" w:lineRule="auto"/>
              <w:jc w:val="both"/>
              <w:rPr>
                <w:ins w:id="329" w:author="Meryl Etman" w:date="2021-08-11T16:15:00Z"/>
                <w:rFonts w:ascii="David" w:eastAsia="Times New Roman" w:hAnsi="David" w:cs="David"/>
                <w:sz w:val="24"/>
                <w:szCs w:val="24"/>
                <w:rtl/>
              </w:rPr>
            </w:pPr>
            <w:ins w:id="330" w:author="Meryl Etman" w:date="2021-08-11T16:15:00Z">
              <w:r w:rsidRPr="00E56613">
                <w:rPr>
                  <w:rFonts w:ascii="David" w:eastAsia="Times New Roman" w:hAnsi="David" w:cs="David"/>
                  <w:b/>
                  <w:bCs/>
                  <w:sz w:val="24"/>
                  <w:szCs w:val="24"/>
                  <w:rtl/>
                </w:rPr>
                <w:t>סה"כ הקמת  המבנ</w:t>
              </w:r>
              <w:r>
                <w:rPr>
                  <w:rFonts w:ascii="David" w:eastAsia="Times New Roman" w:hAnsi="David" w:cs="David" w:hint="cs"/>
                  <w:b/>
                  <w:bCs/>
                  <w:sz w:val="24"/>
                  <w:szCs w:val="24"/>
                  <w:rtl/>
                </w:rPr>
                <w:t>ה</w:t>
              </w:r>
              <w:r w:rsidRPr="00E56613">
                <w:rPr>
                  <w:rFonts w:ascii="David" w:eastAsia="Times New Roman" w:hAnsi="David" w:cs="David"/>
                  <w:b/>
                  <w:bCs/>
                  <w:sz w:val="24"/>
                  <w:szCs w:val="24"/>
                  <w:rtl/>
                </w:rPr>
                <w:t xml:space="preserve"> והפיתוח הצמוד – מחיר סופי</w:t>
              </w:r>
            </w:ins>
          </w:p>
        </w:tc>
        <w:tc>
          <w:tcPr>
            <w:tcW w:w="2841" w:type="dxa"/>
            <w:gridSpan w:val="3"/>
          </w:tcPr>
          <w:p w14:paraId="42DE1BE5" w14:textId="77777777" w:rsidR="008507E2" w:rsidRPr="00E56613" w:rsidRDefault="008507E2" w:rsidP="00C80A9E">
            <w:pPr>
              <w:spacing w:before="0" w:beforeAutospacing="0" w:after="0" w:afterAutospacing="0" w:line="360" w:lineRule="auto"/>
              <w:jc w:val="center"/>
              <w:rPr>
                <w:ins w:id="331" w:author="Meryl Etman" w:date="2021-08-11T16:15:00Z"/>
                <w:rFonts w:ascii="David" w:eastAsia="Times New Roman" w:hAnsi="David" w:cs="David"/>
                <w:sz w:val="24"/>
                <w:szCs w:val="24"/>
                <w:rtl/>
              </w:rPr>
            </w:pPr>
            <w:ins w:id="332" w:author="Meryl Etman" w:date="2021-08-11T16:15:00Z">
              <w:r w:rsidRPr="00E56613">
                <w:rPr>
                  <w:rFonts w:ascii="David" w:eastAsia="Times New Roman" w:hAnsi="David" w:cs="David" w:hint="cs"/>
                  <w:sz w:val="24"/>
                  <w:szCs w:val="24"/>
                  <w:rtl/>
                </w:rPr>
                <w:t xml:space="preserve">             </w:t>
              </w:r>
              <w:r w:rsidRPr="00E56613">
                <w:rPr>
                  <w:rFonts w:ascii="David" w:eastAsia="Times New Roman" w:hAnsi="David" w:cs="David"/>
                  <w:sz w:val="24"/>
                  <w:szCs w:val="24"/>
                  <w:rtl/>
                </w:rPr>
                <w:t>ש"ח</w:t>
              </w:r>
            </w:ins>
          </w:p>
        </w:tc>
      </w:tr>
      <w:tr w:rsidR="008507E2" w:rsidRPr="00E56613" w14:paraId="541BDFEB" w14:textId="77777777" w:rsidTr="00C80A9E">
        <w:trPr>
          <w:ins w:id="333" w:author="Meryl Etman" w:date="2021-08-11T16:15:00Z"/>
        </w:trPr>
        <w:tc>
          <w:tcPr>
            <w:tcW w:w="9134" w:type="dxa"/>
            <w:gridSpan w:val="6"/>
          </w:tcPr>
          <w:p w14:paraId="1AD0B77C" w14:textId="77777777" w:rsidR="008507E2" w:rsidRPr="00E56613" w:rsidRDefault="008507E2" w:rsidP="00C80A9E">
            <w:pPr>
              <w:spacing w:before="0" w:beforeAutospacing="0" w:after="0" w:afterAutospacing="0" w:line="360" w:lineRule="auto"/>
              <w:jc w:val="both"/>
              <w:rPr>
                <w:ins w:id="334" w:author="Meryl Etman" w:date="2021-08-11T16:15:00Z"/>
                <w:rFonts w:ascii="David" w:eastAsia="Times New Roman" w:hAnsi="David" w:cs="David"/>
                <w:sz w:val="24"/>
                <w:szCs w:val="24"/>
                <w:rtl/>
              </w:rPr>
            </w:pPr>
            <w:ins w:id="335" w:author="Meryl Etman" w:date="2021-08-11T16:15:00Z">
              <w:r w:rsidRPr="00E56613">
                <w:rPr>
                  <w:rFonts w:ascii="David" w:eastAsia="Times New Roman" w:hAnsi="David" w:cs="David"/>
                  <w:b/>
                  <w:bCs/>
                  <w:sz w:val="24"/>
                  <w:szCs w:val="24"/>
                  <w:rtl/>
                </w:rPr>
                <w:t>במילים:</w:t>
              </w:r>
              <w:r w:rsidRPr="00E56613">
                <w:rPr>
                  <w:rFonts w:ascii="David" w:eastAsia="Times New Roman" w:hAnsi="David" w:cs="David"/>
                  <w:sz w:val="24"/>
                  <w:szCs w:val="24"/>
                  <w:rtl/>
                </w:rPr>
                <w:t xml:space="preserve">  ___________________________________________________ ש"ח</w:t>
              </w:r>
            </w:ins>
          </w:p>
        </w:tc>
      </w:tr>
    </w:tbl>
    <w:p w14:paraId="0C5B163E" w14:textId="69FC57FF" w:rsidR="008507E2" w:rsidRDefault="008507E2" w:rsidP="00E56613">
      <w:pPr>
        <w:spacing w:before="0" w:beforeAutospacing="0" w:after="0" w:afterAutospacing="0" w:line="360" w:lineRule="auto"/>
        <w:jc w:val="both"/>
        <w:rPr>
          <w:ins w:id="336" w:author="Meryl Etman" w:date="2021-08-11T16:14:00Z"/>
          <w:rFonts w:ascii="David" w:eastAsia="Times New Roman" w:hAnsi="David" w:cs="David"/>
          <w:b/>
          <w:bCs/>
          <w:snapToGrid w:val="0"/>
          <w:sz w:val="24"/>
          <w:szCs w:val="24"/>
          <w:rtl/>
        </w:rPr>
      </w:pPr>
    </w:p>
    <w:tbl>
      <w:tblPr>
        <w:bidiVisual/>
        <w:tblW w:w="9133" w:type="dxa"/>
        <w:tblInd w:w="-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769"/>
        <w:gridCol w:w="4678"/>
        <w:gridCol w:w="850"/>
        <w:gridCol w:w="567"/>
        <w:gridCol w:w="2269"/>
      </w:tblGrid>
      <w:tr w:rsidR="00C80A9E" w:rsidRPr="00E56613" w14:paraId="49F1587E" w14:textId="77777777" w:rsidTr="00C80A9E">
        <w:trPr>
          <w:trHeight w:val="343"/>
          <w:ins w:id="337" w:author="Meryl Etman" w:date="2021-08-11T16:21:00Z"/>
        </w:trPr>
        <w:tc>
          <w:tcPr>
            <w:tcW w:w="9133" w:type="dxa"/>
            <w:gridSpan w:val="5"/>
          </w:tcPr>
          <w:p w14:paraId="506B8BD1" w14:textId="6D1F43EF" w:rsidR="00C80A9E" w:rsidRPr="00E56613" w:rsidRDefault="00C80A9E" w:rsidP="00C80A9E">
            <w:pPr>
              <w:spacing w:before="0" w:beforeAutospacing="0" w:after="0" w:afterAutospacing="0" w:line="360" w:lineRule="auto"/>
              <w:rPr>
                <w:ins w:id="338" w:author="Meryl Etman" w:date="2021-08-11T16:21:00Z"/>
                <w:rFonts w:ascii="David" w:eastAsia="Times New Roman" w:hAnsi="David" w:cs="David"/>
                <w:b/>
                <w:bCs/>
                <w:sz w:val="24"/>
                <w:szCs w:val="24"/>
                <w:rtl/>
              </w:rPr>
            </w:pPr>
          </w:p>
          <w:p w14:paraId="48DFBA0D" w14:textId="5366DB02" w:rsidR="00C80A9E" w:rsidRPr="00E56613" w:rsidRDefault="00C80A9E" w:rsidP="00C80A9E">
            <w:pPr>
              <w:spacing w:before="0" w:beforeAutospacing="0" w:after="0" w:afterAutospacing="0" w:line="360" w:lineRule="auto"/>
              <w:rPr>
                <w:ins w:id="339" w:author="Meryl Etman" w:date="2021-08-11T16:21:00Z"/>
                <w:rFonts w:ascii="David" w:eastAsia="Times New Roman" w:hAnsi="David" w:cs="David"/>
                <w:sz w:val="24"/>
                <w:szCs w:val="24"/>
                <w:rtl/>
              </w:rPr>
            </w:pPr>
            <w:ins w:id="340" w:author="Meryl Etman" w:date="2021-08-11T16:21:00Z">
              <w:r w:rsidRPr="00E56613">
                <w:rPr>
                  <w:rFonts w:ascii="David" w:eastAsia="Times New Roman" w:hAnsi="David" w:cs="David" w:hint="cs"/>
                  <w:b/>
                  <w:bCs/>
                  <w:sz w:val="24"/>
                  <w:szCs w:val="24"/>
                  <w:rtl/>
                </w:rPr>
                <w:t xml:space="preserve">מבנה </w:t>
              </w:r>
              <w:r>
                <w:rPr>
                  <w:rFonts w:ascii="David" w:eastAsia="Times New Roman" w:hAnsi="David" w:cs="David" w:hint="cs"/>
                  <w:b/>
                  <w:bCs/>
                  <w:sz w:val="24"/>
                  <w:szCs w:val="24"/>
                  <w:rtl/>
                </w:rPr>
                <w:t xml:space="preserve">4 - </w:t>
              </w:r>
              <w:r w:rsidRPr="00E56613">
                <w:rPr>
                  <w:rFonts w:ascii="David" w:eastAsia="Times New Roman" w:hAnsi="David" w:cs="David" w:hint="cs"/>
                  <w:b/>
                  <w:bCs/>
                  <w:sz w:val="24"/>
                  <w:szCs w:val="24"/>
                  <w:rtl/>
                </w:rPr>
                <w:t xml:space="preserve"> </w:t>
              </w:r>
              <w:r w:rsidRPr="00E56613">
                <w:rPr>
                  <w:rFonts w:ascii="David" w:eastAsia="Times New Roman" w:hAnsi="David" w:cs="David"/>
                  <w:b/>
                  <w:bCs/>
                  <w:sz w:val="24"/>
                  <w:szCs w:val="24"/>
                  <w:rtl/>
                </w:rPr>
                <w:t xml:space="preserve">פירוק המחיר הפאושלי הנ"ל  לפי שלבים/חלקי מבנה </w:t>
              </w:r>
              <w:r>
                <w:rPr>
                  <w:rFonts w:ascii="David" w:eastAsia="Times New Roman" w:hAnsi="David" w:cs="David" w:hint="cs"/>
                  <w:b/>
                  <w:bCs/>
                  <w:sz w:val="24"/>
                  <w:szCs w:val="24"/>
                  <w:rtl/>
                </w:rPr>
                <w:t>מרתף חניה משותף לרבות חניית מסחר, לפי פרקים:</w:t>
              </w:r>
            </w:ins>
          </w:p>
        </w:tc>
      </w:tr>
      <w:tr w:rsidR="00C80A9E" w:rsidRPr="00E56613" w14:paraId="707F3789" w14:textId="77777777" w:rsidTr="00C80A9E">
        <w:trPr>
          <w:trHeight w:val="373"/>
          <w:ins w:id="341" w:author="Meryl Etman" w:date="2021-08-11T16:21:00Z"/>
        </w:trPr>
        <w:tc>
          <w:tcPr>
            <w:tcW w:w="769" w:type="dxa"/>
          </w:tcPr>
          <w:p w14:paraId="4ADCB676" w14:textId="77777777" w:rsidR="00C80A9E" w:rsidRPr="00E56613" w:rsidRDefault="00C80A9E" w:rsidP="00C80A9E">
            <w:pPr>
              <w:spacing w:before="0" w:beforeAutospacing="0" w:after="0" w:afterAutospacing="0" w:line="360" w:lineRule="auto"/>
              <w:jc w:val="both"/>
              <w:rPr>
                <w:ins w:id="342" w:author="Meryl Etman" w:date="2021-08-11T16:21:00Z"/>
                <w:rFonts w:ascii="David" w:eastAsia="Times New Roman" w:hAnsi="David" w:cs="David"/>
                <w:b/>
                <w:bCs/>
                <w:sz w:val="24"/>
                <w:szCs w:val="24"/>
                <w:u w:val="single"/>
                <w:rtl/>
              </w:rPr>
            </w:pPr>
            <w:ins w:id="343" w:author="Meryl Etman" w:date="2021-08-11T16:21:00Z">
              <w:r w:rsidRPr="00E56613">
                <w:rPr>
                  <w:rFonts w:ascii="David" w:eastAsia="Times New Roman" w:hAnsi="David" w:cs="David" w:hint="cs"/>
                  <w:b/>
                  <w:bCs/>
                  <w:sz w:val="24"/>
                  <w:szCs w:val="24"/>
                  <w:u w:val="single"/>
                  <w:rtl/>
                </w:rPr>
                <w:t>סעיף</w:t>
              </w:r>
            </w:ins>
          </w:p>
        </w:tc>
        <w:tc>
          <w:tcPr>
            <w:tcW w:w="4678" w:type="dxa"/>
          </w:tcPr>
          <w:p w14:paraId="10509ACC" w14:textId="77777777" w:rsidR="00C80A9E" w:rsidRPr="00E56613" w:rsidRDefault="00C80A9E" w:rsidP="00C80A9E">
            <w:pPr>
              <w:spacing w:before="0" w:beforeAutospacing="0" w:after="0" w:afterAutospacing="0" w:line="360" w:lineRule="auto"/>
              <w:jc w:val="both"/>
              <w:rPr>
                <w:ins w:id="344" w:author="Meryl Etman" w:date="2021-08-11T16:21:00Z"/>
                <w:rFonts w:ascii="David" w:eastAsia="Times New Roman" w:hAnsi="David" w:cs="David"/>
                <w:b/>
                <w:bCs/>
                <w:sz w:val="24"/>
                <w:szCs w:val="24"/>
                <w:u w:val="single"/>
                <w:rtl/>
              </w:rPr>
            </w:pPr>
            <w:ins w:id="345" w:author="Meryl Etman" w:date="2021-08-11T16:21:00Z">
              <w:r w:rsidRPr="00E56613">
                <w:rPr>
                  <w:rFonts w:ascii="David" w:eastAsia="Times New Roman" w:hAnsi="David" w:cs="David" w:hint="cs"/>
                  <w:b/>
                  <w:bCs/>
                  <w:sz w:val="24"/>
                  <w:szCs w:val="24"/>
                  <w:u w:val="single"/>
                  <w:rtl/>
                </w:rPr>
                <w:t xml:space="preserve">תיאור </w:t>
              </w:r>
            </w:ins>
          </w:p>
        </w:tc>
        <w:tc>
          <w:tcPr>
            <w:tcW w:w="850" w:type="dxa"/>
          </w:tcPr>
          <w:p w14:paraId="7F4F33FC" w14:textId="77777777" w:rsidR="00C80A9E" w:rsidRPr="00E56613" w:rsidRDefault="00C80A9E" w:rsidP="00C80A9E">
            <w:pPr>
              <w:spacing w:before="0" w:beforeAutospacing="0" w:after="0" w:afterAutospacing="0" w:line="360" w:lineRule="auto"/>
              <w:jc w:val="center"/>
              <w:rPr>
                <w:ins w:id="346" w:author="Meryl Etman" w:date="2021-08-11T16:21:00Z"/>
                <w:rFonts w:ascii="David" w:eastAsia="Times New Roman" w:hAnsi="David" w:cs="David"/>
                <w:b/>
                <w:bCs/>
                <w:sz w:val="24"/>
                <w:szCs w:val="24"/>
                <w:u w:val="single"/>
                <w:rtl/>
              </w:rPr>
            </w:pPr>
          </w:p>
        </w:tc>
        <w:tc>
          <w:tcPr>
            <w:tcW w:w="567" w:type="dxa"/>
          </w:tcPr>
          <w:p w14:paraId="1C8A4D60" w14:textId="77777777" w:rsidR="00C80A9E" w:rsidRPr="00E56613" w:rsidRDefault="00C80A9E" w:rsidP="00C80A9E">
            <w:pPr>
              <w:spacing w:before="0" w:beforeAutospacing="0" w:after="0" w:afterAutospacing="0" w:line="360" w:lineRule="auto"/>
              <w:jc w:val="center"/>
              <w:rPr>
                <w:ins w:id="347" w:author="Meryl Etman" w:date="2021-08-11T16:21:00Z"/>
                <w:rFonts w:ascii="David" w:eastAsia="Times New Roman" w:hAnsi="David" w:cs="David"/>
                <w:b/>
                <w:bCs/>
                <w:sz w:val="24"/>
                <w:szCs w:val="24"/>
                <w:u w:val="single"/>
                <w:rtl/>
              </w:rPr>
            </w:pPr>
          </w:p>
        </w:tc>
        <w:tc>
          <w:tcPr>
            <w:tcW w:w="2269" w:type="dxa"/>
          </w:tcPr>
          <w:p w14:paraId="00C7150D" w14:textId="77777777" w:rsidR="00C80A9E" w:rsidRPr="00E56613" w:rsidRDefault="00C80A9E" w:rsidP="00C80A9E">
            <w:pPr>
              <w:spacing w:before="0" w:beforeAutospacing="0" w:after="0" w:afterAutospacing="0" w:line="360" w:lineRule="auto"/>
              <w:jc w:val="both"/>
              <w:rPr>
                <w:ins w:id="348" w:author="Meryl Etman" w:date="2021-08-11T16:21:00Z"/>
                <w:rFonts w:ascii="David" w:eastAsia="Times New Roman" w:hAnsi="David" w:cs="David"/>
                <w:b/>
                <w:bCs/>
                <w:sz w:val="24"/>
                <w:szCs w:val="24"/>
                <w:u w:val="single"/>
                <w:rtl/>
              </w:rPr>
            </w:pPr>
            <w:ins w:id="349" w:author="Meryl Etman" w:date="2021-08-11T16:21:00Z">
              <w:r w:rsidRPr="00E56613">
                <w:rPr>
                  <w:rFonts w:ascii="David" w:eastAsia="Times New Roman" w:hAnsi="David" w:cs="David"/>
                  <w:b/>
                  <w:bCs/>
                  <w:sz w:val="24"/>
                  <w:szCs w:val="24"/>
                  <w:u w:val="single"/>
                  <w:rtl/>
                </w:rPr>
                <w:t>סך הכל בש"ח</w:t>
              </w:r>
            </w:ins>
          </w:p>
        </w:tc>
      </w:tr>
      <w:tr w:rsidR="00C80A9E" w:rsidRPr="00E56613" w14:paraId="3B0AF224" w14:textId="77777777" w:rsidTr="00C80A9E">
        <w:trPr>
          <w:trHeight w:val="1014"/>
          <w:ins w:id="350" w:author="Meryl Etman" w:date="2021-08-11T16:21:00Z"/>
        </w:trPr>
        <w:tc>
          <w:tcPr>
            <w:tcW w:w="769" w:type="dxa"/>
          </w:tcPr>
          <w:p w14:paraId="5B827C3A" w14:textId="36934418" w:rsidR="00C80A9E" w:rsidRPr="00E56613" w:rsidRDefault="00C80A9E" w:rsidP="00C80A9E">
            <w:pPr>
              <w:spacing w:before="0" w:beforeAutospacing="0" w:after="0" w:afterAutospacing="0" w:line="360" w:lineRule="auto"/>
              <w:jc w:val="both"/>
              <w:rPr>
                <w:ins w:id="351" w:author="Meryl Etman" w:date="2021-08-11T16:21:00Z"/>
                <w:rFonts w:ascii="David" w:eastAsia="Times New Roman" w:hAnsi="David" w:cs="David"/>
                <w:sz w:val="24"/>
                <w:szCs w:val="24"/>
                <w:rtl/>
              </w:rPr>
            </w:pPr>
            <w:ins w:id="352" w:author="Meryl Etman" w:date="2021-08-11T16:21:00Z">
              <w:r>
                <w:rPr>
                  <w:rFonts w:ascii="David" w:eastAsia="Times New Roman" w:hAnsi="David" w:cs="David" w:hint="cs"/>
                  <w:sz w:val="24"/>
                  <w:szCs w:val="24"/>
                  <w:rtl/>
                </w:rPr>
                <w:t>4</w:t>
              </w:r>
              <w:r w:rsidRPr="00E56613">
                <w:rPr>
                  <w:rFonts w:ascii="David" w:eastAsia="Times New Roman" w:hAnsi="David" w:cs="David" w:hint="cs"/>
                  <w:sz w:val="24"/>
                  <w:szCs w:val="24"/>
                  <w:rtl/>
                </w:rPr>
                <w:t>.1</w:t>
              </w:r>
            </w:ins>
          </w:p>
        </w:tc>
        <w:tc>
          <w:tcPr>
            <w:tcW w:w="4678" w:type="dxa"/>
          </w:tcPr>
          <w:p w14:paraId="37E4B362" w14:textId="77777777" w:rsidR="00C80A9E" w:rsidRPr="00E56613" w:rsidRDefault="00C80A9E" w:rsidP="00C80A9E">
            <w:pPr>
              <w:spacing w:before="0" w:beforeAutospacing="0" w:after="0" w:afterAutospacing="0" w:line="360" w:lineRule="auto"/>
              <w:jc w:val="both"/>
              <w:rPr>
                <w:ins w:id="353" w:author="Meryl Etman" w:date="2021-08-11T16:21:00Z"/>
                <w:rFonts w:ascii="David" w:eastAsia="Times New Roman" w:hAnsi="David" w:cs="David"/>
                <w:sz w:val="24"/>
                <w:szCs w:val="24"/>
                <w:rtl/>
              </w:rPr>
            </w:pPr>
            <w:ins w:id="354" w:author="Meryl Etman" w:date="2021-08-11T16:21:00Z">
              <w:r>
                <w:rPr>
                  <w:rFonts w:ascii="David" w:eastAsia="Times New Roman" w:hAnsi="David" w:cs="David" w:hint="cs"/>
                  <w:sz w:val="24"/>
                  <w:szCs w:val="24"/>
                  <w:rtl/>
                </w:rPr>
                <w:t xml:space="preserve">דיפון </w:t>
              </w:r>
            </w:ins>
          </w:p>
        </w:tc>
        <w:tc>
          <w:tcPr>
            <w:tcW w:w="850" w:type="dxa"/>
          </w:tcPr>
          <w:p w14:paraId="5BC2892C" w14:textId="77777777" w:rsidR="00C80A9E" w:rsidRPr="00E56613" w:rsidRDefault="00C80A9E" w:rsidP="00C80A9E">
            <w:pPr>
              <w:spacing w:before="0" w:beforeAutospacing="0" w:after="0" w:afterAutospacing="0" w:line="360" w:lineRule="auto"/>
              <w:jc w:val="center"/>
              <w:rPr>
                <w:ins w:id="355" w:author="Meryl Etman" w:date="2021-08-11T16:21:00Z"/>
                <w:rFonts w:ascii="David" w:eastAsia="Times New Roman" w:hAnsi="David" w:cs="David"/>
                <w:sz w:val="24"/>
                <w:szCs w:val="24"/>
                <w:rtl/>
              </w:rPr>
            </w:pPr>
            <w:ins w:id="356" w:author="Meryl Etman" w:date="2021-08-11T16:21:00Z">
              <w:r w:rsidRPr="00E56613">
                <w:rPr>
                  <w:rFonts w:ascii="David" w:eastAsia="Times New Roman" w:hAnsi="David" w:cs="David"/>
                  <w:sz w:val="24"/>
                  <w:szCs w:val="24"/>
                  <w:rtl/>
                </w:rPr>
                <w:t>קומפ'</w:t>
              </w:r>
            </w:ins>
          </w:p>
        </w:tc>
        <w:tc>
          <w:tcPr>
            <w:tcW w:w="567" w:type="dxa"/>
          </w:tcPr>
          <w:p w14:paraId="51153D44" w14:textId="77777777" w:rsidR="00C80A9E" w:rsidRPr="00E56613" w:rsidRDefault="00C80A9E" w:rsidP="00C80A9E">
            <w:pPr>
              <w:spacing w:before="0" w:beforeAutospacing="0" w:after="0" w:afterAutospacing="0" w:line="360" w:lineRule="auto"/>
              <w:jc w:val="center"/>
              <w:rPr>
                <w:ins w:id="357" w:author="Meryl Etman" w:date="2021-08-11T16:21:00Z"/>
                <w:rFonts w:ascii="David" w:eastAsia="Times New Roman" w:hAnsi="David" w:cs="David"/>
                <w:sz w:val="24"/>
                <w:szCs w:val="24"/>
                <w:rtl/>
              </w:rPr>
            </w:pPr>
            <w:ins w:id="358" w:author="Meryl Etman" w:date="2021-08-11T16:21:00Z">
              <w:r w:rsidRPr="00E56613">
                <w:rPr>
                  <w:rFonts w:ascii="David" w:eastAsia="Times New Roman" w:hAnsi="David" w:cs="David"/>
                  <w:sz w:val="24"/>
                  <w:szCs w:val="24"/>
                  <w:rtl/>
                </w:rPr>
                <w:t>1</w:t>
              </w:r>
            </w:ins>
          </w:p>
        </w:tc>
        <w:tc>
          <w:tcPr>
            <w:tcW w:w="2269" w:type="dxa"/>
          </w:tcPr>
          <w:p w14:paraId="36DC4334" w14:textId="77777777" w:rsidR="00C80A9E" w:rsidRPr="00E56613" w:rsidRDefault="00C80A9E" w:rsidP="00C80A9E">
            <w:pPr>
              <w:spacing w:before="0" w:beforeAutospacing="0" w:after="0" w:afterAutospacing="0" w:line="360" w:lineRule="auto"/>
              <w:jc w:val="center"/>
              <w:rPr>
                <w:ins w:id="359" w:author="Meryl Etman" w:date="2021-08-11T16:21:00Z"/>
                <w:rFonts w:ascii="David" w:eastAsia="Times New Roman" w:hAnsi="David" w:cs="David"/>
                <w:sz w:val="24"/>
                <w:szCs w:val="24"/>
                <w:rtl/>
              </w:rPr>
            </w:pPr>
          </w:p>
        </w:tc>
      </w:tr>
      <w:tr w:rsidR="00C80A9E" w:rsidRPr="00E56613" w14:paraId="1E3479BD" w14:textId="77777777" w:rsidTr="00C80A9E">
        <w:trPr>
          <w:trHeight w:val="1014"/>
          <w:ins w:id="360" w:author="Meryl Etman" w:date="2021-08-11T16:21:00Z"/>
        </w:trPr>
        <w:tc>
          <w:tcPr>
            <w:tcW w:w="769" w:type="dxa"/>
          </w:tcPr>
          <w:p w14:paraId="2DF81729" w14:textId="2E41001E" w:rsidR="00C80A9E" w:rsidRPr="00E56613" w:rsidRDefault="00C80A9E" w:rsidP="00C80A9E">
            <w:pPr>
              <w:spacing w:before="0" w:beforeAutospacing="0" w:after="0" w:afterAutospacing="0" w:line="360" w:lineRule="auto"/>
              <w:jc w:val="both"/>
              <w:rPr>
                <w:ins w:id="361" w:author="Meryl Etman" w:date="2021-08-11T16:21:00Z"/>
                <w:rFonts w:ascii="David" w:eastAsia="Times New Roman" w:hAnsi="David" w:cs="David"/>
                <w:sz w:val="24"/>
                <w:szCs w:val="24"/>
                <w:rtl/>
              </w:rPr>
            </w:pPr>
            <w:ins w:id="362" w:author="Meryl Etman" w:date="2021-08-11T16:21:00Z">
              <w:r>
                <w:rPr>
                  <w:rFonts w:ascii="David" w:eastAsia="Times New Roman" w:hAnsi="David" w:cs="David" w:hint="cs"/>
                  <w:sz w:val="24"/>
                  <w:szCs w:val="24"/>
                  <w:rtl/>
                </w:rPr>
                <w:t>4.2</w:t>
              </w:r>
            </w:ins>
          </w:p>
        </w:tc>
        <w:tc>
          <w:tcPr>
            <w:tcW w:w="4678" w:type="dxa"/>
          </w:tcPr>
          <w:p w14:paraId="219D4FB2" w14:textId="77777777" w:rsidR="00C80A9E" w:rsidRDefault="00C80A9E" w:rsidP="00C80A9E">
            <w:pPr>
              <w:spacing w:before="0" w:beforeAutospacing="0" w:after="0" w:afterAutospacing="0" w:line="360" w:lineRule="auto"/>
              <w:jc w:val="both"/>
              <w:rPr>
                <w:ins w:id="363" w:author="Meryl Etman" w:date="2021-08-11T16:21:00Z"/>
                <w:rFonts w:ascii="David" w:eastAsia="Times New Roman" w:hAnsi="David" w:cs="David"/>
                <w:sz w:val="24"/>
                <w:szCs w:val="24"/>
                <w:rtl/>
              </w:rPr>
            </w:pPr>
            <w:ins w:id="364" w:author="Meryl Etman" w:date="2021-08-11T16:21:00Z">
              <w:r>
                <w:rPr>
                  <w:rFonts w:ascii="David" w:eastAsia="Times New Roman" w:hAnsi="David" w:cs="David" w:hint="cs"/>
                  <w:sz w:val="24"/>
                  <w:szCs w:val="24"/>
                  <w:rtl/>
                </w:rPr>
                <w:t>חפירה ועוגנים</w:t>
              </w:r>
            </w:ins>
          </w:p>
        </w:tc>
        <w:tc>
          <w:tcPr>
            <w:tcW w:w="850" w:type="dxa"/>
          </w:tcPr>
          <w:p w14:paraId="2B07244D" w14:textId="2E34780B" w:rsidR="00C80A9E" w:rsidRPr="00E56613" w:rsidRDefault="00C80A9E" w:rsidP="00C80A9E">
            <w:pPr>
              <w:spacing w:before="0" w:beforeAutospacing="0" w:after="0" w:afterAutospacing="0" w:line="360" w:lineRule="auto"/>
              <w:jc w:val="center"/>
              <w:rPr>
                <w:ins w:id="365" w:author="Meryl Etman" w:date="2021-08-11T16:21:00Z"/>
                <w:rFonts w:ascii="David" w:eastAsia="Times New Roman" w:hAnsi="David" w:cs="David"/>
                <w:sz w:val="24"/>
                <w:szCs w:val="24"/>
                <w:rtl/>
              </w:rPr>
            </w:pPr>
            <w:ins w:id="366" w:author="Meryl Etman" w:date="2021-08-11T16:24:00Z">
              <w:r w:rsidRPr="00E56613">
                <w:rPr>
                  <w:rFonts w:ascii="David" w:eastAsia="Times New Roman" w:hAnsi="David" w:cs="David"/>
                  <w:sz w:val="24"/>
                  <w:szCs w:val="24"/>
                  <w:rtl/>
                </w:rPr>
                <w:t>קומפ'</w:t>
              </w:r>
            </w:ins>
          </w:p>
        </w:tc>
        <w:tc>
          <w:tcPr>
            <w:tcW w:w="567" w:type="dxa"/>
          </w:tcPr>
          <w:p w14:paraId="4C086022" w14:textId="2DEE10F1" w:rsidR="00C80A9E" w:rsidRPr="00E56613" w:rsidRDefault="00C80A9E" w:rsidP="00C80A9E">
            <w:pPr>
              <w:spacing w:before="0" w:beforeAutospacing="0" w:after="0" w:afterAutospacing="0" w:line="360" w:lineRule="auto"/>
              <w:jc w:val="center"/>
              <w:rPr>
                <w:ins w:id="367" w:author="Meryl Etman" w:date="2021-08-11T16:21:00Z"/>
                <w:rFonts w:ascii="David" w:eastAsia="Times New Roman" w:hAnsi="David" w:cs="David"/>
                <w:sz w:val="24"/>
                <w:szCs w:val="24"/>
                <w:rtl/>
              </w:rPr>
            </w:pPr>
            <w:ins w:id="368" w:author="Meryl Etman" w:date="2021-08-11T16:24:00Z">
              <w:r w:rsidRPr="00E56613">
                <w:rPr>
                  <w:rFonts w:ascii="David" w:eastAsia="Times New Roman" w:hAnsi="David" w:cs="David"/>
                  <w:sz w:val="24"/>
                  <w:szCs w:val="24"/>
                  <w:rtl/>
                </w:rPr>
                <w:t>1</w:t>
              </w:r>
            </w:ins>
          </w:p>
        </w:tc>
        <w:tc>
          <w:tcPr>
            <w:tcW w:w="2269" w:type="dxa"/>
          </w:tcPr>
          <w:p w14:paraId="785CE119" w14:textId="77777777" w:rsidR="00C80A9E" w:rsidRPr="00E56613" w:rsidRDefault="00C80A9E" w:rsidP="00C80A9E">
            <w:pPr>
              <w:spacing w:before="0" w:beforeAutospacing="0" w:after="0" w:afterAutospacing="0" w:line="360" w:lineRule="auto"/>
              <w:jc w:val="center"/>
              <w:rPr>
                <w:ins w:id="369" w:author="Meryl Etman" w:date="2021-08-11T16:21:00Z"/>
                <w:rFonts w:ascii="David" w:eastAsia="Times New Roman" w:hAnsi="David" w:cs="David"/>
                <w:sz w:val="24"/>
                <w:szCs w:val="24"/>
                <w:rtl/>
              </w:rPr>
            </w:pPr>
          </w:p>
        </w:tc>
      </w:tr>
      <w:tr w:rsidR="00C80A9E" w:rsidRPr="00E56613" w14:paraId="71803907" w14:textId="77777777" w:rsidTr="00C80A9E">
        <w:trPr>
          <w:trHeight w:val="1014"/>
          <w:ins w:id="370" w:author="Meryl Etman" w:date="2021-08-11T16:21:00Z"/>
        </w:trPr>
        <w:tc>
          <w:tcPr>
            <w:tcW w:w="769" w:type="dxa"/>
          </w:tcPr>
          <w:p w14:paraId="5E2F12A9" w14:textId="5F264F44" w:rsidR="00C80A9E" w:rsidRDefault="00C80A9E" w:rsidP="00C80A9E">
            <w:pPr>
              <w:spacing w:before="0" w:beforeAutospacing="0" w:after="0" w:afterAutospacing="0" w:line="360" w:lineRule="auto"/>
              <w:jc w:val="both"/>
              <w:rPr>
                <w:ins w:id="371" w:author="Meryl Etman" w:date="2021-08-11T16:21:00Z"/>
                <w:rFonts w:ascii="David" w:eastAsia="Times New Roman" w:hAnsi="David" w:cs="David"/>
                <w:sz w:val="24"/>
                <w:szCs w:val="24"/>
                <w:rtl/>
              </w:rPr>
            </w:pPr>
            <w:ins w:id="372" w:author="Meryl Etman" w:date="2021-08-11T16:22:00Z">
              <w:r>
                <w:rPr>
                  <w:rFonts w:ascii="David" w:eastAsia="Times New Roman" w:hAnsi="David" w:cs="David" w:hint="cs"/>
                  <w:sz w:val="24"/>
                  <w:szCs w:val="24"/>
                  <w:rtl/>
                </w:rPr>
                <w:t>4.3</w:t>
              </w:r>
            </w:ins>
          </w:p>
        </w:tc>
        <w:tc>
          <w:tcPr>
            <w:tcW w:w="4678" w:type="dxa"/>
          </w:tcPr>
          <w:p w14:paraId="4EEBD6C7" w14:textId="77777777" w:rsidR="00C80A9E" w:rsidRDefault="00C80A9E" w:rsidP="00C80A9E">
            <w:pPr>
              <w:spacing w:before="0" w:beforeAutospacing="0" w:after="0" w:afterAutospacing="0" w:line="360" w:lineRule="auto"/>
              <w:jc w:val="both"/>
              <w:rPr>
                <w:ins w:id="373" w:author="Meryl Etman" w:date="2021-08-11T16:21:00Z"/>
                <w:rFonts w:ascii="David" w:eastAsia="Times New Roman" w:hAnsi="David" w:cs="David"/>
                <w:sz w:val="24"/>
                <w:szCs w:val="24"/>
                <w:rtl/>
              </w:rPr>
            </w:pPr>
            <w:ins w:id="374" w:author="Meryl Etman" w:date="2021-08-11T16:21:00Z">
              <w:r>
                <w:rPr>
                  <w:rFonts w:ascii="David" w:eastAsia="Times New Roman" w:hAnsi="David" w:cs="David" w:hint="cs"/>
                  <w:sz w:val="24"/>
                  <w:szCs w:val="24"/>
                  <w:rtl/>
                </w:rPr>
                <w:t>ביסוס המבנים</w:t>
              </w:r>
            </w:ins>
          </w:p>
        </w:tc>
        <w:tc>
          <w:tcPr>
            <w:tcW w:w="850" w:type="dxa"/>
          </w:tcPr>
          <w:p w14:paraId="489B7406" w14:textId="61D3709A" w:rsidR="00C80A9E" w:rsidRPr="00E56613" w:rsidRDefault="00C80A9E" w:rsidP="00C80A9E">
            <w:pPr>
              <w:spacing w:before="0" w:beforeAutospacing="0" w:after="0" w:afterAutospacing="0" w:line="360" w:lineRule="auto"/>
              <w:jc w:val="center"/>
              <w:rPr>
                <w:ins w:id="375" w:author="Meryl Etman" w:date="2021-08-11T16:21:00Z"/>
                <w:rFonts w:ascii="David" w:eastAsia="Times New Roman" w:hAnsi="David" w:cs="David"/>
                <w:sz w:val="24"/>
                <w:szCs w:val="24"/>
                <w:rtl/>
              </w:rPr>
            </w:pPr>
            <w:ins w:id="376" w:author="Meryl Etman" w:date="2021-08-11T16:24:00Z">
              <w:r w:rsidRPr="00E56613">
                <w:rPr>
                  <w:rFonts w:ascii="David" w:eastAsia="Times New Roman" w:hAnsi="David" w:cs="David"/>
                  <w:sz w:val="24"/>
                  <w:szCs w:val="24"/>
                  <w:rtl/>
                </w:rPr>
                <w:t>קומפ'</w:t>
              </w:r>
            </w:ins>
          </w:p>
        </w:tc>
        <w:tc>
          <w:tcPr>
            <w:tcW w:w="567" w:type="dxa"/>
          </w:tcPr>
          <w:p w14:paraId="0EBEDAF5" w14:textId="07939D7D" w:rsidR="00C80A9E" w:rsidRPr="00E56613" w:rsidRDefault="00C80A9E" w:rsidP="00C80A9E">
            <w:pPr>
              <w:spacing w:before="0" w:beforeAutospacing="0" w:after="0" w:afterAutospacing="0" w:line="360" w:lineRule="auto"/>
              <w:jc w:val="center"/>
              <w:rPr>
                <w:ins w:id="377" w:author="Meryl Etman" w:date="2021-08-11T16:21:00Z"/>
                <w:rFonts w:ascii="David" w:eastAsia="Times New Roman" w:hAnsi="David" w:cs="David"/>
                <w:sz w:val="24"/>
                <w:szCs w:val="24"/>
                <w:rtl/>
              </w:rPr>
            </w:pPr>
            <w:ins w:id="378" w:author="Meryl Etman" w:date="2021-08-11T16:24:00Z">
              <w:r w:rsidRPr="00E56613">
                <w:rPr>
                  <w:rFonts w:ascii="David" w:eastAsia="Times New Roman" w:hAnsi="David" w:cs="David"/>
                  <w:sz w:val="24"/>
                  <w:szCs w:val="24"/>
                  <w:rtl/>
                </w:rPr>
                <w:t>1</w:t>
              </w:r>
            </w:ins>
          </w:p>
        </w:tc>
        <w:tc>
          <w:tcPr>
            <w:tcW w:w="2269" w:type="dxa"/>
          </w:tcPr>
          <w:p w14:paraId="4AE29523" w14:textId="77777777" w:rsidR="00C80A9E" w:rsidRPr="00E56613" w:rsidRDefault="00C80A9E" w:rsidP="00C80A9E">
            <w:pPr>
              <w:spacing w:before="0" w:beforeAutospacing="0" w:after="0" w:afterAutospacing="0" w:line="360" w:lineRule="auto"/>
              <w:jc w:val="center"/>
              <w:rPr>
                <w:ins w:id="379" w:author="Meryl Etman" w:date="2021-08-11T16:21:00Z"/>
                <w:rFonts w:ascii="David" w:eastAsia="Times New Roman" w:hAnsi="David" w:cs="David"/>
                <w:sz w:val="24"/>
                <w:szCs w:val="24"/>
                <w:rtl/>
              </w:rPr>
            </w:pPr>
          </w:p>
        </w:tc>
      </w:tr>
      <w:tr w:rsidR="00C80A9E" w:rsidRPr="00E56613" w14:paraId="27F19D67" w14:textId="77777777" w:rsidTr="00C80A9E">
        <w:trPr>
          <w:trHeight w:val="1014"/>
          <w:ins w:id="380" w:author="Meryl Etman" w:date="2021-08-11T16:21:00Z"/>
        </w:trPr>
        <w:tc>
          <w:tcPr>
            <w:tcW w:w="769" w:type="dxa"/>
          </w:tcPr>
          <w:p w14:paraId="5F18AF29" w14:textId="2DCE5050" w:rsidR="00C80A9E" w:rsidRPr="00E56613" w:rsidRDefault="00C80A9E" w:rsidP="00C80A9E">
            <w:pPr>
              <w:spacing w:before="0" w:beforeAutospacing="0" w:after="0" w:afterAutospacing="0" w:line="360" w:lineRule="auto"/>
              <w:jc w:val="both"/>
              <w:rPr>
                <w:ins w:id="381" w:author="Meryl Etman" w:date="2021-08-11T16:21:00Z"/>
                <w:rFonts w:ascii="David" w:eastAsia="Times New Roman" w:hAnsi="David" w:cs="David"/>
                <w:sz w:val="24"/>
                <w:szCs w:val="24"/>
                <w:rtl/>
              </w:rPr>
            </w:pPr>
            <w:ins w:id="382" w:author="Meryl Etman" w:date="2021-08-11T16:22:00Z">
              <w:r>
                <w:rPr>
                  <w:rFonts w:ascii="David" w:eastAsia="Times New Roman" w:hAnsi="David" w:cs="David" w:hint="cs"/>
                  <w:sz w:val="24"/>
                  <w:szCs w:val="24"/>
                  <w:rtl/>
                </w:rPr>
                <w:t>4.4</w:t>
              </w:r>
            </w:ins>
          </w:p>
        </w:tc>
        <w:tc>
          <w:tcPr>
            <w:tcW w:w="4678" w:type="dxa"/>
          </w:tcPr>
          <w:p w14:paraId="5104AE35" w14:textId="77777777" w:rsidR="00C80A9E" w:rsidRPr="00E56613" w:rsidRDefault="00C80A9E" w:rsidP="00C80A9E">
            <w:pPr>
              <w:spacing w:before="0" w:beforeAutospacing="0" w:after="0" w:afterAutospacing="0" w:line="360" w:lineRule="auto"/>
              <w:jc w:val="both"/>
              <w:rPr>
                <w:ins w:id="383" w:author="Meryl Etman" w:date="2021-08-11T16:21:00Z"/>
                <w:rFonts w:ascii="David" w:eastAsia="Times New Roman" w:hAnsi="David" w:cs="David"/>
                <w:sz w:val="24"/>
                <w:szCs w:val="24"/>
                <w:rtl/>
              </w:rPr>
            </w:pPr>
            <w:ins w:id="384" w:author="Meryl Etman" w:date="2021-08-11T16:21:00Z">
              <w:r w:rsidRPr="00607714">
                <w:rPr>
                  <w:rFonts w:ascii="David" w:eastAsia="Times New Roman" w:hAnsi="David" w:cs="David"/>
                  <w:sz w:val="24"/>
                  <w:szCs w:val="24"/>
                  <w:rtl/>
                </w:rPr>
                <w:t>עבודות הבטון עבור ביסוס ושלד המבנה כולל עבודות עפר, פתחי אוורור במפלס הפיתוח וכיוצ"ב</w:t>
              </w:r>
            </w:ins>
          </w:p>
        </w:tc>
        <w:tc>
          <w:tcPr>
            <w:tcW w:w="850" w:type="dxa"/>
          </w:tcPr>
          <w:p w14:paraId="3B9BF9D3" w14:textId="58DD2923" w:rsidR="00C80A9E" w:rsidRPr="00E56613" w:rsidRDefault="00C80A9E" w:rsidP="00C80A9E">
            <w:pPr>
              <w:spacing w:before="0" w:beforeAutospacing="0" w:after="0" w:afterAutospacing="0" w:line="360" w:lineRule="auto"/>
              <w:jc w:val="center"/>
              <w:rPr>
                <w:ins w:id="385" w:author="Meryl Etman" w:date="2021-08-11T16:21:00Z"/>
                <w:rFonts w:ascii="David" w:eastAsia="Times New Roman" w:hAnsi="David" w:cs="David"/>
                <w:sz w:val="24"/>
                <w:szCs w:val="24"/>
                <w:rtl/>
              </w:rPr>
            </w:pPr>
            <w:ins w:id="386" w:author="Meryl Etman" w:date="2021-08-11T16:24:00Z">
              <w:r w:rsidRPr="00E56613">
                <w:rPr>
                  <w:rFonts w:ascii="David" w:eastAsia="Times New Roman" w:hAnsi="David" w:cs="David"/>
                  <w:sz w:val="24"/>
                  <w:szCs w:val="24"/>
                  <w:rtl/>
                </w:rPr>
                <w:t>קומפ'</w:t>
              </w:r>
            </w:ins>
          </w:p>
        </w:tc>
        <w:tc>
          <w:tcPr>
            <w:tcW w:w="567" w:type="dxa"/>
          </w:tcPr>
          <w:p w14:paraId="69CBF3EF" w14:textId="377FF8D6" w:rsidR="00C80A9E" w:rsidRPr="00E56613" w:rsidRDefault="00C80A9E" w:rsidP="00C80A9E">
            <w:pPr>
              <w:spacing w:before="0" w:beforeAutospacing="0" w:after="0" w:afterAutospacing="0" w:line="360" w:lineRule="auto"/>
              <w:jc w:val="center"/>
              <w:rPr>
                <w:ins w:id="387" w:author="Meryl Etman" w:date="2021-08-11T16:21:00Z"/>
                <w:rFonts w:ascii="David" w:eastAsia="Times New Roman" w:hAnsi="David" w:cs="David"/>
                <w:sz w:val="24"/>
                <w:szCs w:val="24"/>
                <w:rtl/>
              </w:rPr>
            </w:pPr>
            <w:ins w:id="388" w:author="Meryl Etman" w:date="2021-08-11T16:24:00Z">
              <w:r w:rsidRPr="00E56613">
                <w:rPr>
                  <w:rFonts w:ascii="David" w:eastAsia="Times New Roman" w:hAnsi="David" w:cs="David"/>
                  <w:sz w:val="24"/>
                  <w:szCs w:val="24"/>
                  <w:rtl/>
                </w:rPr>
                <w:t>1</w:t>
              </w:r>
            </w:ins>
          </w:p>
        </w:tc>
        <w:tc>
          <w:tcPr>
            <w:tcW w:w="2269" w:type="dxa"/>
          </w:tcPr>
          <w:p w14:paraId="505A0153" w14:textId="77777777" w:rsidR="00C80A9E" w:rsidRPr="00E56613" w:rsidRDefault="00C80A9E" w:rsidP="00C80A9E">
            <w:pPr>
              <w:spacing w:before="0" w:beforeAutospacing="0" w:after="0" w:afterAutospacing="0" w:line="360" w:lineRule="auto"/>
              <w:jc w:val="center"/>
              <w:rPr>
                <w:ins w:id="389" w:author="Meryl Etman" w:date="2021-08-11T16:21:00Z"/>
                <w:rFonts w:ascii="David" w:eastAsia="Times New Roman" w:hAnsi="David" w:cs="David"/>
                <w:sz w:val="24"/>
                <w:szCs w:val="24"/>
                <w:rtl/>
              </w:rPr>
            </w:pPr>
          </w:p>
        </w:tc>
      </w:tr>
      <w:tr w:rsidR="00C80A9E" w:rsidRPr="00E56613" w14:paraId="0CFCF37C" w14:textId="77777777" w:rsidTr="00C80A9E">
        <w:trPr>
          <w:trHeight w:val="596"/>
          <w:ins w:id="390" w:author="Meryl Etman" w:date="2021-08-11T16:21:00Z"/>
        </w:trPr>
        <w:tc>
          <w:tcPr>
            <w:tcW w:w="769" w:type="dxa"/>
          </w:tcPr>
          <w:p w14:paraId="7B30407F" w14:textId="04006811" w:rsidR="00C80A9E" w:rsidRPr="00E56613" w:rsidRDefault="00C80A9E" w:rsidP="00C80A9E">
            <w:pPr>
              <w:spacing w:before="0" w:beforeAutospacing="0" w:after="0" w:afterAutospacing="0" w:line="360" w:lineRule="auto"/>
              <w:jc w:val="both"/>
              <w:rPr>
                <w:ins w:id="391" w:author="Meryl Etman" w:date="2021-08-11T16:21:00Z"/>
                <w:rFonts w:ascii="David" w:eastAsia="Times New Roman" w:hAnsi="David" w:cs="David"/>
                <w:sz w:val="24"/>
                <w:szCs w:val="24"/>
                <w:rtl/>
              </w:rPr>
            </w:pPr>
            <w:ins w:id="392" w:author="Meryl Etman" w:date="2021-08-11T16:22:00Z">
              <w:r>
                <w:rPr>
                  <w:rFonts w:ascii="David" w:eastAsia="Times New Roman" w:hAnsi="David" w:cs="David" w:hint="cs"/>
                  <w:sz w:val="24"/>
                  <w:szCs w:val="24"/>
                  <w:rtl/>
                </w:rPr>
                <w:t>4.5</w:t>
              </w:r>
            </w:ins>
          </w:p>
        </w:tc>
        <w:tc>
          <w:tcPr>
            <w:tcW w:w="4678" w:type="dxa"/>
          </w:tcPr>
          <w:p w14:paraId="05273E4D" w14:textId="77777777" w:rsidR="00C80A9E" w:rsidRPr="00E56613" w:rsidRDefault="00C80A9E" w:rsidP="00C80A9E">
            <w:pPr>
              <w:spacing w:before="0" w:beforeAutospacing="0" w:after="0" w:afterAutospacing="0" w:line="360" w:lineRule="auto"/>
              <w:jc w:val="both"/>
              <w:rPr>
                <w:ins w:id="393" w:author="Meryl Etman" w:date="2021-08-11T16:21:00Z"/>
                <w:rFonts w:ascii="David" w:eastAsia="Times New Roman" w:hAnsi="David" w:cs="David"/>
                <w:sz w:val="24"/>
                <w:szCs w:val="24"/>
                <w:rtl/>
              </w:rPr>
            </w:pPr>
            <w:ins w:id="394" w:author="Meryl Etman" w:date="2021-08-11T16:21:00Z">
              <w:r>
                <w:rPr>
                  <w:rFonts w:ascii="David" w:eastAsia="Times New Roman" w:hAnsi="David" w:cs="David" w:hint="cs"/>
                  <w:sz w:val="24"/>
                  <w:szCs w:val="24"/>
                  <w:rtl/>
                </w:rPr>
                <w:t>עבודות איטום</w:t>
              </w:r>
            </w:ins>
          </w:p>
        </w:tc>
        <w:tc>
          <w:tcPr>
            <w:tcW w:w="850" w:type="dxa"/>
          </w:tcPr>
          <w:p w14:paraId="4D8DD4AE" w14:textId="77777777" w:rsidR="00C80A9E" w:rsidRPr="00E56613" w:rsidRDefault="00C80A9E" w:rsidP="00C80A9E">
            <w:pPr>
              <w:spacing w:before="0" w:beforeAutospacing="0" w:after="0" w:afterAutospacing="0" w:line="360" w:lineRule="auto"/>
              <w:jc w:val="center"/>
              <w:rPr>
                <w:ins w:id="395" w:author="Meryl Etman" w:date="2021-08-11T16:21:00Z"/>
                <w:rFonts w:ascii="David" w:eastAsia="Times New Roman" w:hAnsi="David" w:cs="David"/>
                <w:sz w:val="24"/>
                <w:szCs w:val="24"/>
                <w:rtl/>
              </w:rPr>
            </w:pPr>
            <w:ins w:id="396" w:author="Meryl Etman" w:date="2021-08-11T16:21:00Z">
              <w:r w:rsidRPr="00E56613">
                <w:rPr>
                  <w:rFonts w:ascii="David" w:eastAsia="Times New Roman" w:hAnsi="David" w:cs="David"/>
                  <w:sz w:val="24"/>
                  <w:szCs w:val="24"/>
                  <w:rtl/>
                </w:rPr>
                <w:t>קומפ'</w:t>
              </w:r>
            </w:ins>
          </w:p>
        </w:tc>
        <w:tc>
          <w:tcPr>
            <w:tcW w:w="567" w:type="dxa"/>
          </w:tcPr>
          <w:p w14:paraId="552506B4" w14:textId="77777777" w:rsidR="00C80A9E" w:rsidRPr="00E56613" w:rsidRDefault="00C80A9E" w:rsidP="00C80A9E">
            <w:pPr>
              <w:spacing w:before="0" w:beforeAutospacing="0" w:after="0" w:afterAutospacing="0" w:line="360" w:lineRule="auto"/>
              <w:jc w:val="center"/>
              <w:rPr>
                <w:ins w:id="397" w:author="Meryl Etman" w:date="2021-08-11T16:21:00Z"/>
                <w:rFonts w:ascii="David" w:eastAsia="Times New Roman" w:hAnsi="David" w:cs="David"/>
                <w:sz w:val="24"/>
                <w:szCs w:val="24"/>
                <w:rtl/>
              </w:rPr>
            </w:pPr>
            <w:ins w:id="398" w:author="Meryl Etman" w:date="2021-08-11T16:21:00Z">
              <w:r w:rsidRPr="00E56613">
                <w:rPr>
                  <w:rFonts w:ascii="David" w:eastAsia="Times New Roman" w:hAnsi="David" w:cs="David"/>
                  <w:sz w:val="24"/>
                  <w:szCs w:val="24"/>
                  <w:rtl/>
                </w:rPr>
                <w:t>1</w:t>
              </w:r>
            </w:ins>
          </w:p>
        </w:tc>
        <w:tc>
          <w:tcPr>
            <w:tcW w:w="2269" w:type="dxa"/>
          </w:tcPr>
          <w:p w14:paraId="087F0C06" w14:textId="77777777" w:rsidR="00C80A9E" w:rsidRPr="00E56613" w:rsidRDefault="00C80A9E" w:rsidP="00C80A9E">
            <w:pPr>
              <w:spacing w:before="0" w:beforeAutospacing="0" w:after="0" w:afterAutospacing="0" w:line="360" w:lineRule="auto"/>
              <w:jc w:val="center"/>
              <w:rPr>
                <w:ins w:id="399" w:author="Meryl Etman" w:date="2021-08-11T16:21:00Z"/>
                <w:rFonts w:ascii="David" w:eastAsia="Times New Roman" w:hAnsi="David" w:cs="David"/>
                <w:sz w:val="24"/>
                <w:szCs w:val="24"/>
                <w:rtl/>
              </w:rPr>
            </w:pPr>
          </w:p>
        </w:tc>
      </w:tr>
      <w:tr w:rsidR="00C80A9E" w:rsidRPr="00E56613" w14:paraId="070DC12D" w14:textId="77777777" w:rsidTr="00C80A9E">
        <w:trPr>
          <w:trHeight w:val="568"/>
          <w:ins w:id="400" w:author="Meryl Etman" w:date="2021-08-11T16:21:00Z"/>
        </w:trPr>
        <w:tc>
          <w:tcPr>
            <w:tcW w:w="769" w:type="dxa"/>
          </w:tcPr>
          <w:p w14:paraId="5F15A374" w14:textId="3D9A9690" w:rsidR="00C80A9E" w:rsidRPr="00E56613" w:rsidRDefault="00C80A9E" w:rsidP="00C80A9E">
            <w:pPr>
              <w:spacing w:before="0" w:beforeAutospacing="0" w:after="0" w:afterAutospacing="0" w:line="360" w:lineRule="auto"/>
              <w:jc w:val="both"/>
              <w:rPr>
                <w:ins w:id="401" w:author="Meryl Etman" w:date="2021-08-11T16:21:00Z"/>
                <w:rFonts w:ascii="David" w:eastAsia="Times New Roman" w:hAnsi="David" w:cs="David"/>
                <w:sz w:val="24"/>
                <w:szCs w:val="24"/>
                <w:rtl/>
              </w:rPr>
            </w:pPr>
            <w:ins w:id="402" w:author="Meryl Etman" w:date="2021-08-11T16:22:00Z">
              <w:r>
                <w:rPr>
                  <w:rFonts w:ascii="David" w:eastAsia="Times New Roman" w:hAnsi="David" w:cs="David" w:hint="cs"/>
                  <w:sz w:val="24"/>
                  <w:szCs w:val="24"/>
                  <w:rtl/>
                </w:rPr>
                <w:t>4.6</w:t>
              </w:r>
            </w:ins>
          </w:p>
        </w:tc>
        <w:tc>
          <w:tcPr>
            <w:tcW w:w="4678" w:type="dxa"/>
          </w:tcPr>
          <w:p w14:paraId="5C2C76F3" w14:textId="77777777" w:rsidR="00C80A9E" w:rsidRPr="00E56613" w:rsidRDefault="00C80A9E" w:rsidP="00C80A9E">
            <w:pPr>
              <w:spacing w:before="0" w:beforeAutospacing="0" w:after="0" w:afterAutospacing="0" w:line="360" w:lineRule="auto"/>
              <w:jc w:val="both"/>
              <w:rPr>
                <w:ins w:id="403" w:author="Meryl Etman" w:date="2021-08-11T16:21:00Z"/>
                <w:rFonts w:ascii="David" w:eastAsia="Times New Roman" w:hAnsi="David" w:cs="David"/>
                <w:sz w:val="24"/>
                <w:szCs w:val="24"/>
                <w:rtl/>
              </w:rPr>
            </w:pPr>
            <w:ins w:id="404" w:author="Meryl Etman" w:date="2021-08-11T16:21:00Z">
              <w:r>
                <w:rPr>
                  <w:rFonts w:ascii="David" w:eastAsia="Times New Roman" w:hAnsi="David" w:cs="David" w:hint="cs"/>
                  <w:sz w:val="24"/>
                  <w:szCs w:val="24"/>
                  <w:rtl/>
                </w:rPr>
                <w:t xml:space="preserve">עבודות טיח </w:t>
              </w:r>
            </w:ins>
          </w:p>
        </w:tc>
        <w:tc>
          <w:tcPr>
            <w:tcW w:w="850" w:type="dxa"/>
          </w:tcPr>
          <w:p w14:paraId="30DC3201" w14:textId="77777777" w:rsidR="00C80A9E" w:rsidRPr="00E56613" w:rsidRDefault="00C80A9E" w:rsidP="00C80A9E">
            <w:pPr>
              <w:spacing w:before="0" w:beforeAutospacing="0" w:after="0" w:afterAutospacing="0" w:line="360" w:lineRule="auto"/>
              <w:jc w:val="center"/>
              <w:rPr>
                <w:ins w:id="405" w:author="Meryl Etman" w:date="2021-08-11T16:21:00Z"/>
                <w:rFonts w:ascii="David" w:eastAsia="Times New Roman" w:hAnsi="David" w:cs="David"/>
                <w:sz w:val="24"/>
                <w:szCs w:val="24"/>
                <w:rtl/>
              </w:rPr>
            </w:pPr>
            <w:ins w:id="406" w:author="Meryl Etman" w:date="2021-08-11T16:21:00Z">
              <w:r w:rsidRPr="00E56613">
                <w:rPr>
                  <w:rFonts w:ascii="David" w:eastAsia="Times New Roman" w:hAnsi="David" w:cs="David"/>
                  <w:sz w:val="24"/>
                  <w:szCs w:val="24"/>
                  <w:rtl/>
                </w:rPr>
                <w:t>קומפ'</w:t>
              </w:r>
            </w:ins>
          </w:p>
        </w:tc>
        <w:tc>
          <w:tcPr>
            <w:tcW w:w="567" w:type="dxa"/>
          </w:tcPr>
          <w:p w14:paraId="0A770F28" w14:textId="77777777" w:rsidR="00C80A9E" w:rsidRPr="00E56613" w:rsidRDefault="00C80A9E" w:rsidP="00C80A9E">
            <w:pPr>
              <w:spacing w:before="0" w:beforeAutospacing="0" w:after="0" w:afterAutospacing="0" w:line="360" w:lineRule="auto"/>
              <w:jc w:val="center"/>
              <w:rPr>
                <w:ins w:id="407" w:author="Meryl Etman" w:date="2021-08-11T16:21:00Z"/>
                <w:rFonts w:ascii="David" w:eastAsia="Times New Roman" w:hAnsi="David" w:cs="David"/>
                <w:sz w:val="24"/>
                <w:szCs w:val="24"/>
                <w:rtl/>
              </w:rPr>
            </w:pPr>
            <w:ins w:id="408" w:author="Meryl Etman" w:date="2021-08-11T16:21:00Z">
              <w:r w:rsidRPr="00E56613">
                <w:rPr>
                  <w:rFonts w:ascii="David" w:eastAsia="Times New Roman" w:hAnsi="David" w:cs="David"/>
                  <w:sz w:val="24"/>
                  <w:szCs w:val="24"/>
                  <w:rtl/>
                </w:rPr>
                <w:t>1</w:t>
              </w:r>
            </w:ins>
          </w:p>
        </w:tc>
        <w:tc>
          <w:tcPr>
            <w:tcW w:w="2269" w:type="dxa"/>
          </w:tcPr>
          <w:p w14:paraId="148D2D41" w14:textId="77777777" w:rsidR="00C80A9E" w:rsidRPr="00E56613" w:rsidRDefault="00C80A9E" w:rsidP="00C80A9E">
            <w:pPr>
              <w:spacing w:before="0" w:beforeAutospacing="0" w:after="0" w:afterAutospacing="0" w:line="360" w:lineRule="auto"/>
              <w:jc w:val="center"/>
              <w:rPr>
                <w:ins w:id="409" w:author="Meryl Etman" w:date="2021-08-11T16:21:00Z"/>
                <w:rFonts w:ascii="David" w:eastAsia="Times New Roman" w:hAnsi="David" w:cs="David"/>
                <w:sz w:val="24"/>
                <w:szCs w:val="24"/>
                <w:rtl/>
              </w:rPr>
            </w:pPr>
          </w:p>
        </w:tc>
      </w:tr>
      <w:tr w:rsidR="00C80A9E" w:rsidRPr="00E56613" w14:paraId="2BAC221D" w14:textId="77777777" w:rsidTr="00C80A9E">
        <w:trPr>
          <w:trHeight w:val="557"/>
          <w:ins w:id="410" w:author="Meryl Etman" w:date="2021-08-11T16:21:00Z"/>
        </w:trPr>
        <w:tc>
          <w:tcPr>
            <w:tcW w:w="769" w:type="dxa"/>
          </w:tcPr>
          <w:p w14:paraId="35B8956B" w14:textId="2ED2AB5D" w:rsidR="00C80A9E" w:rsidRPr="00E56613" w:rsidRDefault="00C80A9E" w:rsidP="00C80A9E">
            <w:pPr>
              <w:spacing w:before="0" w:beforeAutospacing="0" w:after="0" w:afterAutospacing="0" w:line="360" w:lineRule="auto"/>
              <w:jc w:val="both"/>
              <w:rPr>
                <w:ins w:id="411" w:author="Meryl Etman" w:date="2021-08-11T16:21:00Z"/>
                <w:rFonts w:ascii="David" w:eastAsia="Times New Roman" w:hAnsi="David" w:cs="David"/>
                <w:sz w:val="24"/>
                <w:szCs w:val="24"/>
                <w:rtl/>
              </w:rPr>
            </w:pPr>
            <w:ins w:id="412" w:author="Meryl Etman" w:date="2021-08-11T16:22:00Z">
              <w:r>
                <w:rPr>
                  <w:rFonts w:ascii="David" w:eastAsia="Times New Roman" w:hAnsi="David" w:cs="David" w:hint="cs"/>
                  <w:sz w:val="24"/>
                  <w:szCs w:val="24"/>
                  <w:rtl/>
                </w:rPr>
                <w:t>4.7</w:t>
              </w:r>
            </w:ins>
          </w:p>
        </w:tc>
        <w:tc>
          <w:tcPr>
            <w:tcW w:w="4678" w:type="dxa"/>
          </w:tcPr>
          <w:p w14:paraId="0548FAF3" w14:textId="77777777" w:rsidR="00C80A9E" w:rsidRPr="00E56613" w:rsidDel="00DE40DB" w:rsidRDefault="00C80A9E" w:rsidP="00C80A9E">
            <w:pPr>
              <w:spacing w:before="0" w:beforeAutospacing="0" w:after="0" w:afterAutospacing="0" w:line="360" w:lineRule="auto"/>
              <w:jc w:val="both"/>
              <w:rPr>
                <w:ins w:id="413" w:author="Meryl Etman" w:date="2021-08-11T16:21:00Z"/>
                <w:rFonts w:ascii="David" w:eastAsia="Times New Roman" w:hAnsi="David" w:cs="David"/>
                <w:sz w:val="24"/>
                <w:szCs w:val="24"/>
                <w:rtl/>
              </w:rPr>
            </w:pPr>
            <w:ins w:id="414" w:author="Meryl Etman" w:date="2021-08-11T16:21:00Z">
              <w:r>
                <w:rPr>
                  <w:rFonts w:ascii="David" w:eastAsia="Times New Roman" w:hAnsi="David" w:cs="David" w:hint="cs"/>
                  <w:sz w:val="24"/>
                  <w:szCs w:val="24"/>
                  <w:rtl/>
                </w:rPr>
                <w:t>עבודות ריצוף מחסנים ומבואות</w:t>
              </w:r>
            </w:ins>
          </w:p>
        </w:tc>
        <w:tc>
          <w:tcPr>
            <w:tcW w:w="850" w:type="dxa"/>
          </w:tcPr>
          <w:p w14:paraId="5BCFDDEB" w14:textId="77777777" w:rsidR="00C80A9E" w:rsidRPr="00E56613" w:rsidRDefault="00C80A9E" w:rsidP="00C80A9E">
            <w:pPr>
              <w:spacing w:before="0" w:beforeAutospacing="0" w:after="0" w:afterAutospacing="0" w:line="360" w:lineRule="auto"/>
              <w:jc w:val="center"/>
              <w:rPr>
                <w:ins w:id="415" w:author="Meryl Etman" w:date="2021-08-11T16:21:00Z"/>
                <w:rFonts w:ascii="David" w:eastAsia="Times New Roman" w:hAnsi="David" w:cs="David"/>
                <w:sz w:val="24"/>
                <w:szCs w:val="24"/>
                <w:rtl/>
              </w:rPr>
            </w:pPr>
            <w:ins w:id="416" w:author="Meryl Etman" w:date="2021-08-11T16:21:00Z">
              <w:r w:rsidRPr="00E56613">
                <w:rPr>
                  <w:rFonts w:ascii="David" w:eastAsia="Times New Roman" w:hAnsi="David" w:cs="David"/>
                  <w:sz w:val="24"/>
                  <w:szCs w:val="24"/>
                  <w:rtl/>
                </w:rPr>
                <w:t>קומפ'</w:t>
              </w:r>
            </w:ins>
          </w:p>
        </w:tc>
        <w:tc>
          <w:tcPr>
            <w:tcW w:w="567" w:type="dxa"/>
          </w:tcPr>
          <w:p w14:paraId="50816F90" w14:textId="77777777" w:rsidR="00C80A9E" w:rsidRPr="00E56613" w:rsidRDefault="00C80A9E" w:rsidP="00C80A9E">
            <w:pPr>
              <w:spacing w:before="0" w:beforeAutospacing="0" w:after="0" w:afterAutospacing="0" w:line="360" w:lineRule="auto"/>
              <w:jc w:val="center"/>
              <w:rPr>
                <w:ins w:id="417" w:author="Meryl Etman" w:date="2021-08-11T16:21:00Z"/>
                <w:rFonts w:ascii="David" w:eastAsia="Times New Roman" w:hAnsi="David" w:cs="David"/>
                <w:sz w:val="24"/>
                <w:szCs w:val="24"/>
                <w:rtl/>
              </w:rPr>
            </w:pPr>
            <w:ins w:id="418" w:author="Meryl Etman" w:date="2021-08-11T16:21:00Z">
              <w:r w:rsidRPr="00E56613">
                <w:rPr>
                  <w:rFonts w:ascii="David" w:eastAsia="Times New Roman" w:hAnsi="David" w:cs="David"/>
                  <w:sz w:val="24"/>
                  <w:szCs w:val="24"/>
                  <w:rtl/>
                </w:rPr>
                <w:t>1</w:t>
              </w:r>
            </w:ins>
          </w:p>
        </w:tc>
        <w:tc>
          <w:tcPr>
            <w:tcW w:w="2269" w:type="dxa"/>
          </w:tcPr>
          <w:p w14:paraId="10A1D66F" w14:textId="77777777" w:rsidR="00C80A9E" w:rsidRPr="00E56613" w:rsidRDefault="00C80A9E" w:rsidP="00C80A9E">
            <w:pPr>
              <w:spacing w:before="0" w:beforeAutospacing="0" w:after="0" w:afterAutospacing="0" w:line="360" w:lineRule="auto"/>
              <w:jc w:val="center"/>
              <w:rPr>
                <w:ins w:id="419" w:author="Meryl Etman" w:date="2021-08-11T16:21:00Z"/>
                <w:rFonts w:ascii="David" w:eastAsia="Times New Roman" w:hAnsi="David" w:cs="David"/>
                <w:sz w:val="24"/>
                <w:szCs w:val="24"/>
                <w:rtl/>
              </w:rPr>
            </w:pPr>
          </w:p>
        </w:tc>
      </w:tr>
      <w:tr w:rsidR="00C80A9E" w:rsidRPr="00E56613" w14:paraId="39B3E4C4" w14:textId="77777777" w:rsidTr="00C80A9E">
        <w:trPr>
          <w:trHeight w:val="596"/>
          <w:ins w:id="420" w:author="Meryl Etman" w:date="2021-08-11T16:21:00Z"/>
        </w:trPr>
        <w:tc>
          <w:tcPr>
            <w:tcW w:w="769" w:type="dxa"/>
          </w:tcPr>
          <w:p w14:paraId="05A57872" w14:textId="0482EA18" w:rsidR="00C80A9E" w:rsidRPr="00E56613" w:rsidRDefault="00C80A9E" w:rsidP="00C80A9E">
            <w:pPr>
              <w:spacing w:before="0" w:beforeAutospacing="0" w:after="0" w:afterAutospacing="0" w:line="360" w:lineRule="auto"/>
              <w:jc w:val="both"/>
              <w:rPr>
                <w:ins w:id="421" w:author="Meryl Etman" w:date="2021-08-11T16:21:00Z"/>
                <w:rFonts w:ascii="David" w:eastAsia="Times New Roman" w:hAnsi="David" w:cs="David"/>
                <w:sz w:val="24"/>
                <w:szCs w:val="24"/>
                <w:rtl/>
              </w:rPr>
            </w:pPr>
            <w:ins w:id="422" w:author="Meryl Etman" w:date="2021-08-11T16:22:00Z">
              <w:r>
                <w:rPr>
                  <w:rFonts w:ascii="David" w:eastAsia="Times New Roman" w:hAnsi="David" w:cs="David" w:hint="cs"/>
                  <w:sz w:val="24"/>
                  <w:szCs w:val="24"/>
                  <w:rtl/>
                </w:rPr>
                <w:t>4.8</w:t>
              </w:r>
            </w:ins>
          </w:p>
        </w:tc>
        <w:tc>
          <w:tcPr>
            <w:tcW w:w="4678" w:type="dxa"/>
          </w:tcPr>
          <w:p w14:paraId="380A72F3" w14:textId="77777777" w:rsidR="00C80A9E" w:rsidRDefault="00C80A9E" w:rsidP="00C80A9E">
            <w:pPr>
              <w:spacing w:before="0" w:beforeAutospacing="0" w:after="0" w:afterAutospacing="0" w:line="360" w:lineRule="auto"/>
              <w:jc w:val="both"/>
              <w:rPr>
                <w:ins w:id="423" w:author="Meryl Etman" w:date="2021-08-11T16:21:00Z"/>
                <w:rFonts w:ascii="David" w:eastAsia="Times New Roman" w:hAnsi="David" w:cs="David"/>
                <w:sz w:val="24"/>
                <w:szCs w:val="24"/>
                <w:rtl/>
              </w:rPr>
            </w:pPr>
            <w:ins w:id="424" w:author="Meryl Etman" w:date="2021-08-11T16:21:00Z">
              <w:r>
                <w:rPr>
                  <w:rFonts w:ascii="David" w:eastAsia="Times New Roman" w:hAnsi="David" w:cs="David" w:hint="cs"/>
                  <w:sz w:val="24"/>
                  <w:szCs w:val="24"/>
                  <w:rtl/>
                </w:rPr>
                <w:t>מערכות אינסטלציה</w:t>
              </w:r>
            </w:ins>
          </w:p>
        </w:tc>
        <w:tc>
          <w:tcPr>
            <w:tcW w:w="850" w:type="dxa"/>
          </w:tcPr>
          <w:p w14:paraId="03E89D56" w14:textId="77777777" w:rsidR="00C80A9E" w:rsidRPr="00E56613" w:rsidRDefault="00C80A9E" w:rsidP="00C80A9E">
            <w:pPr>
              <w:spacing w:before="0" w:beforeAutospacing="0" w:after="0" w:afterAutospacing="0" w:line="360" w:lineRule="auto"/>
              <w:jc w:val="center"/>
              <w:rPr>
                <w:ins w:id="425" w:author="Meryl Etman" w:date="2021-08-11T16:21:00Z"/>
                <w:rFonts w:ascii="David" w:eastAsia="Times New Roman" w:hAnsi="David" w:cs="David"/>
                <w:sz w:val="24"/>
                <w:szCs w:val="24"/>
                <w:rtl/>
              </w:rPr>
            </w:pPr>
            <w:ins w:id="426" w:author="Meryl Etman" w:date="2021-08-11T16:21:00Z">
              <w:r w:rsidRPr="00E56613">
                <w:rPr>
                  <w:rFonts w:ascii="David" w:eastAsia="Times New Roman" w:hAnsi="David" w:cs="David"/>
                  <w:sz w:val="24"/>
                  <w:szCs w:val="24"/>
                  <w:rtl/>
                </w:rPr>
                <w:t>קומפ'</w:t>
              </w:r>
            </w:ins>
          </w:p>
        </w:tc>
        <w:tc>
          <w:tcPr>
            <w:tcW w:w="567" w:type="dxa"/>
          </w:tcPr>
          <w:p w14:paraId="0DE8A38B" w14:textId="77777777" w:rsidR="00C80A9E" w:rsidRPr="00E56613" w:rsidRDefault="00C80A9E" w:rsidP="00C80A9E">
            <w:pPr>
              <w:spacing w:before="0" w:beforeAutospacing="0" w:after="0" w:afterAutospacing="0" w:line="360" w:lineRule="auto"/>
              <w:jc w:val="center"/>
              <w:rPr>
                <w:ins w:id="427" w:author="Meryl Etman" w:date="2021-08-11T16:21:00Z"/>
                <w:rFonts w:ascii="David" w:eastAsia="Times New Roman" w:hAnsi="David" w:cs="David"/>
                <w:sz w:val="24"/>
                <w:szCs w:val="24"/>
                <w:rtl/>
              </w:rPr>
            </w:pPr>
            <w:ins w:id="428" w:author="Meryl Etman" w:date="2021-08-11T16:21:00Z">
              <w:r w:rsidRPr="00E56613">
                <w:rPr>
                  <w:rFonts w:ascii="David" w:eastAsia="Times New Roman" w:hAnsi="David" w:cs="David"/>
                  <w:sz w:val="24"/>
                  <w:szCs w:val="24"/>
                  <w:rtl/>
                </w:rPr>
                <w:t>1</w:t>
              </w:r>
            </w:ins>
          </w:p>
        </w:tc>
        <w:tc>
          <w:tcPr>
            <w:tcW w:w="2269" w:type="dxa"/>
          </w:tcPr>
          <w:p w14:paraId="30D6C0EC" w14:textId="77777777" w:rsidR="00C80A9E" w:rsidRPr="00E56613" w:rsidRDefault="00C80A9E" w:rsidP="00C80A9E">
            <w:pPr>
              <w:spacing w:before="0" w:beforeAutospacing="0" w:after="0" w:afterAutospacing="0" w:line="360" w:lineRule="auto"/>
              <w:jc w:val="center"/>
              <w:rPr>
                <w:ins w:id="429" w:author="Meryl Etman" w:date="2021-08-11T16:21:00Z"/>
                <w:rFonts w:ascii="David" w:eastAsia="Times New Roman" w:hAnsi="David" w:cs="David"/>
                <w:sz w:val="24"/>
                <w:szCs w:val="24"/>
                <w:rtl/>
              </w:rPr>
            </w:pPr>
          </w:p>
        </w:tc>
      </w:tr>
      <w:tr w:rsidR="00C80A9E" w:rsidRPr="00E56613" w14:paraId="0BDAA8BA" w14:textId="77777777" w:rsidTr="00C80A9E">
        <w:trPr>
          <w:trHeight w:val="690"/>
          <w:ins w:id="430" w:author="Meryl Etman" w:date="2021-08-11T16:21:00Z"/>
        </w:trPr>
        <w:tc>
          <w:tcPr>
            <w:tcW w:w="769" w:type="dxa"/>
          </w:tcPr>
          <w:p w14:paraId="455C1489" w14:textId="1A9CADF3" w:rsidR="00C80A9E" w:rsidRPr="00E56613" w:rsidRDefault="00C80A9E" w:rsidP="00C80A9E">
            <w:pPr>
              <w:spacing w:before="0" w:beforeAutospacing="0" w:after="0" w:afterAutospacing="0" w:line="360" w:lineRule="auto"/>
              <w:jc w:val="both"/>
              <w:rPr>
                <w:ins w:id="431" w:author="Meryl Etman" w:date="2021-08-11T16:21:00Z"/>
                <w:rFonts w:ascii="David" w:eastAsia="Times New Roman" w:hAnsi="David" w:cs="David"/>
                <w:sz w:val="24"/>
                <w:szCs w:val="24"/>
                <w:rtl/>
              </w:rPr>
            </w:pPr>
            <w:ins w:id="432" w:author="Meryl Etman" w:date="2021-08-11T16:22:00Z">
              <w:r>
                <w:rPr>
                  <w:rFonts w:ascii="David" w:eastAsia="Times New Roman" w:hAnsi="David" w:cs="David" w:hint="cs"/>
                  <w:sz w:val="24"/>
                  <w:szCs w:val="24"/>
                  <w:rtl/>
                </w:rPr>
                <w:t>4.9</w:t>
              </w:r>
            </w:ins>
          </w:p>
        </w:tc>
        <w:tc>
          <w:tcPr>
            <w:tcW w:w="4678" w:type="dxa"/>
          </w:tcPr>
          <w:p w14:paraId="788CA3BB" w14:textId="77777777" w:rsidR="00C80A9E" w:rsidRDefault="00C80A9E" w:rsidP="00C80A9E">
            <w:pPr>
              <w:spacing w:before="0" w:beforeAutospacing="0" w:after="0" w:afterAutospacing="0" w:line="360" w:lineRule="auto"/>
              <w:jc w:val="both"/>
              <w:rPr>
                <w:ins w:id="433" w:author="Meryl Etman" w:date="2021-08-11T16:21:00Z"/>
                <w:rFonts w:ascii="David" w:eastAsia="Times New Roman" w:hAnsi="David" w:cs="David"/>
                <w:sz w:val="24"/>
                <w:szCs w:val="24"/>
                <w:rtl/>
              </w:rPr>
            </w:pPr>
            <w:ins w:id="434" w:author="Meryl Etman" w:date="2021-08-11T16:21:00Z">
              <w:r>
                <w:rPr>
                  <w:rFonts w:ascii="David" w:eastAsia="Times New Roman" w:hAnsi="David" w:cs="David" w:hint="cs"/>
                  <w:sz w:val="24"/>
                  <w:szCs w:val="24"/>
                  <w:rtl/>
                </w:rPr>
                <w:t>עבודות מסגרות</w:t>
              </w:r>
            </w:ins>
          </w:p>
        </w:tc>
        <w:tc>
          <w:tcPr>
            <w:tcW w:w="850" w:type="dxa"/>
          </w:tcPr>
          <w:p w14:paraId="46724694" w14:textId="77777777" w:rsidR="00C80A9E" w:rsidRPr="00E56613" w:rsidRDefault="00C80A9E" w:rsidP="00C80A9E">
            <w:pPr>
              <w:spacing w:before="0" w:beforeAutospacing="0" w:after="0" w:afterAutospacing="0" w:line="360" w:lineRule="auto"/>
              <w:jc w:val="center"/>
              <w:rPr>
                <w:ins w:id="435" w:author="Meryl Etman" w:date="2021-08-11T16:21:00Z"/>
                <w:rFonts w:ascii="David" w:eastAsia="Times New Roman" w:hAnsi="David" w:cs="David"/>
                <w:sz w:val="24"/>
                <w:szCs w:val="24"/>
                <w:rtl/>
              </w:rPr>
            </w:pPr>
            <w:ins w:id="436" w:author="Meryl Etman" w:date="2021-08-11T16:21:00Z">
              <w:r w:rsidRPr="00E56613">
                <w:rPr>
                  <w:rFonts w:ascii="David" w:eastAsia="Times New Roman" w:hAnsi="David" w:cs="David"/>
                  <w:sz w:val="24"/>
                  <w:szCs w:val="24"/>
                  <w:rtl/>
                </w:rPr>
                <w:t>קומפ'</w:t>
              </w:r>
            </w:ins>
          </w:p>
        </w:tc>
        <w:tc>
          <w:tcPr>
            <w:tcW w:w="567" w:type="dxa"/>
          </w:tcPr>
          <w:p w14:paraId="290A692B" w14:textId="77777777" w:rsidR="00C80A9E" w:rsidRPr="00E56613" w:rsidRDefault="00C80A9E" w:rsidP="00C80A9E">
            <w:pPr>
              <w:spacing w:before="0" w:beforeAutospacing="0" w:after="0" w:afterAutospacing="0" w:line="360" w:lineRule="auto"/>
              <w:jc w:val="center"/>
              <w:rPr>
                <w:ins w:id="437" w:author="Meryl Etman" w:date="2021-08-11T16:21:00Z"/>
                <w:rFonts w:ascii="David" w:eastAsia="Times New Roman" w:hAnsi="David" w:cs="David"/>
                <w:sz w:val="24"/>
                <w:szCs w:val="24"/>
                <w:rtl/>
              </w:rPr>
            </w:pPr>
            <w:ins w:id="438" w:author="Meryl Etman" w:date="2021-08-11T16:21:00Z">
              <w:r w:rsidRPr="00E56613">
                <w:rPr>
                  <w:rFonts w:ascii="David" w:eastAsia="Times New Roman" w:hAnsi="David" w:cs="David"/>
                  <w:sz w:val="24"/>
                  <w:szCs w:val="24"/>
                  <w:rtl/>
                </w:rPr>
                <w:t>1</w:t>
              </w:r>
            </w:ins>
          </w:p>
        </w:tc>
        <w:tc>
          <w:tcPr>
            <w:tcW w:w="2269" w:type="dxa"/>
          </w:tcPr>
          <w:p w14:paraId="0F716274" w14:textId="77777777" w:rsidR="00C80A9E" w:rsidRPr="00E56613" w:rsidRDefault="00C80A9E" w:rsidP="00C80A9E">
            <w:pPr>
              <w:spacing w:before="0" w:beforeAutospacing="0" w:after="0" w:afterAutospacing="0" w:line="360" w:lineRule="auto"/>
              <w:jc w:val="center"/>
              <w:rPr>
                <w:ins w:id="439" w:author="Meryl Etman" w:date="2021-08-11T16:21:00Z"/>
                <w:rFonts w:ascii="David" w:eastAsia="Times New Roman" w:hAnsi="David" w:cs="David"/>
                <w:sz w:val="24"/>
                <w:szCs w:val="24"/>
                <w:rtl/>
              </w:rPr>
            </w:pPr>
          </w:p>
        </w:tc>
      </w:tr>
      <w:tr w:rsidR="00C80A9E" w:rsidRPr="00E56613" w14:paraId="6C7F809D" w14:textId="77777777" w:rsidTr="00C80A9E">
        <w:trPr>
          <w:trHeight w:val="535"/>
          <w:ins w:id="440" w:author="Meryl Etman" w:date="2021-08-11T16:21:00Z"/>
        </w:trPr>
        <w:tc>
          <w:tcPr>
            <w:tcW w:w="769" w:type="dxa"/>
          </w:tcPr>
          <w:p w14:paraId="5E879DF7" w14:textId="35306D75" w:rsidR="00C80A9E" w:rsidRPr="00E56613" w:rsidRDefault="00C80A9E" w:rsidP="00C80A9E">
            <w:pPr>
              <w:spacing w:before="0" w:beforeAutospacing="0" w:after="0" w:afterAutospacing="0" w:line="360" w:lineRule="auto"/>
              <w:jc w:val="both"/>
              <w:rPr>
                <w:ins w:id="441" w:author="Meryl Etman" w:date="2021-08-11T16:21:00Z"/>
                <w:rFonts w:ascii="David" w:eastAsia="Times New Roman" w:hAnsi="David" w:cs="David"/>
                <w:sz w:val="24"/>
                <w:szCs w:val="24"/>
                <w:rtl/>
              </w:rPr>
            </w:pPr>
            <w:ins w:id="442" w:author="Meryl Etman" w:date="2021-08-11T16:22:00Z">
              <w:r>
                <w:rPr>
                  <w:rFonts w:ascii="David" w:eastAsia="Times New Roman" w:hAnsi="David" w:cs="David" w:hint="cs"/>
                  <w:sz w:val="24"/>
                  <w:szCs w:val="24"/>
                  <w:rtl/>
                </w:rPr>
                <w:t>4.10</w:t>
              </w:r>
            </w:ins>
          </w:p>
        </w:tc>
        <w:tc>
          <w:tcPr>
            <w:tcW w:w="4678" w:type="dxa"/>
          </w:tcPr>
          <w:p w14:paraId="13C407FE" w14:textId="77777777" w:rsidR="00C80A9E" w:rsidRDefault="00C80A9E" w:rsidP="00C80A9E">
            <w:pPr>
              <w:spacing w:before="0" w:beforeAutospacing="0" w:after="0" w:afterAutospacing="0" w:line="360" w:lineRule="auto"/>
              <w:jc w:val="both"/>
              <w:rPr>
                <w:ins w:id="443" w:author="Meryl Etman" w:date="2021-08-11T16:21:00Z"/>
                <w:rFonts w:ascii="David" w:eastAsia="Times New Roman" w:hAnsi="David" w:cs="David"/>
                <w:sz w:val="24"/>
                <w:szCs w:val="24"/>
                <w:rtl/>
              </w:rPr>
            </w:pPr>
            <w:ins w:id="444" w:author="Meryl Etman" w:date="2021-08-11T16:21:00Z">
              <w:r>
                <w:rPr>
                  <w:rFonts w:ascii="David" w:eastAsia="Times New Roman" w:hAnsi="David" w:cs="David" w:hint="cs"/>
                  <w:sz w:val="24"/>
                  <w:szCs w:val="24"/>
                  <w:rtl/>
                </w:rPr>
                <w:t>עבודות אוורור</w:t>
              </w:r>
            </w:ins>
          </w:p>
        </w:tc>
        <w:tc>
          <w:tcPr>
            <w:tcW w:w="850" w:type="dxa"/>
          </w:tcPr>
          <w:p w14:paraId="62734708" w14:textId="77777777" w:rsidR="00C80A9E" w:rsidRPr="00E56613" w:rsidRDefault="00C80A9E" w:rsidP="00C80A9E">
            <w:pPr>
              <w:spacing w:before="0" w:beforeAutospacing="0" w:after="0" w:afterAutospacing="0" w:line="360" w:lineRule="auto"/>
              <w:jc w:val="center"/>
              <w:rPr>
                <w:ins w:id="445" w:author="Meryl Etman" w:date="2021-08-11T16:21:00Z"/>
                <w:rFonts w:ascii="David" w:eastAsia="Times New Roman" w:hAnsi="David" w:cs="David"/>
                <w:sz w:val="24"/>
                <w:szCs w:val="24"/>
                <w:rtl/>
              </w:rPr>
            </w:pPr>
            <w:ins w:id="446" w:author="Meryl Etman" w:date="2021-08-11T16:21:00Z">
              <w:r w:rsidRPr="00E56613">
                <w:rPr>
                  <w:rFonts w:ascii="David" w:eastAsia="Times New Roman" w:hAnsi="David" w:cs="David"/>
                  <w:sz w:val="24"/>
                  <w:szCs w:val="24"/>
                  <w:rtl/>
                </w:rPr>
                <w:t>קומפ'</w:t>
              </w:r>
            </w:ins>
          </w:p>
        </w:tc>
        <w:tc>
          <w:tcPr>
            <w:tcW w:w="567" w:type="dxa"/>
          </w:tcPr>
          <w:p w14:paraId="7B78DABD" w14:textId="77777777" w:rsidR="00C80A9E" w:rsidRPr="00E56613" w:rsidRDefault="00C80A9E" w:rsidP="00C80A9E">
            <w:pPr>
              <w:spacing w:before="0" w:beforeAutospacing="0" w:after="0" w:afterAutospacing="0" w:line="360" w:lineRule="auto"/>
              <w:jc w:val="center"/>
              <w:rPr>
                <w:ins w:id="447" w:author="Meryl Etman" w:date="2021-08-11T16:21:00Z"/>
                <w:rFonts w:ascii="David" w:eastAsia="Times New Roman" w:hAnsi="David" w:cs="David"/>
                <w:sz w:val="24"/>
                <w:szCs w:val="24"/>
                <w:rtl/>
              </w:rPr>
            </w:pPr>
            <w:ins w:id="448" w:author="Meryl Etman" w:date="2021-08-11T16:21:00Z">
              <w:r w:rsidRPr="00E56613">
                <w:rPr>
                  <w:rFonts w:ascii="David" w:eastAsia="Times New Roman" w:hAnsi="David" w:cs="David"/>
                  <w:sz w:val="24"/>
                  <w:szCs w:val="24"/>
                  <w:rtl/>
                </w:rPr>
                <w:t>1</w:t>
              </w:r>
            </w:ins>
          </w:p>
        </w:tc>
        <w:tc>
          <w:tcPr>
            <w:tcW w:w="2269" w:type="dxa"/>
          </w:tcPr>
          <w:p w14:paraId="666C86E2" w14:textId="77777777" w:rsidR="00C80A9E" w:rsidRPr="00E56613" w:rsidRDefault="00C80A9E" w:rsidP="00C80A9E">
            <w:pPr>
              <w:spacing w:before="0" w:beforeAutospacing="0" w:after="0" w:afterAutospacing="0" w:line="360" w:lineRule="auto"/>
              <w:jc w:val="center"/>
              <w:rPr>
                <w:ins w:id="449" w:author="Meryl Etman" w:date="2021-08-11T16:21:00Z"/>
                <w:rFonts w:ascii="David" w:eastAsia="Times New Roman" w:hAnsi="David" w:cs="David"/>
                <w:sz w:val="24"/>
                <w:szCs w:val="24"/>
                <w:rtl/>
              </w:rPr>
            </w:pPr>
          </w:p>
        </w:tc>
      </w:tr>
      <w:tr w:rsidR="00C80A9E" w:rsidRPr="00E56613" w14:paraId="02B602B6" w14:textId="77777777" w:rsidTr="00C80A9E">
        <w:trPr>
          <w:trHeight w:val="568"/>
          <w:ins w:id="450" w:author="Meryl Etman" w:date="2021-08-11T16:21:00Z"/>
        </w:trPr>
        <w:tc>
          <w:tcPr>
            <w:tcW w:w="769" w:type="dxa"/>
          </w:tcPr>
          <w:p w14:paraId="7275F22E" w14:textId="1433C283" w:rsidR="00C80A9E" w:rsidRPr="00E56613" w:rsidRDefault="00C80A9E" w:rsidP="00C80A9E">
            <w:pPr>
              <w:spacing w:before="0" w:beforeAutospacing="0" w:after="0" w:afterAutospacing="0" w:line="360" w:lineRule="auto"/>
              <w:jc w:val="both"/>
              <w:rPr>
                <w:ins w:id="451" w:author="Meryl Etman" w:date="2021-08-11T16:21:00Z"/>
                <w:rFonts w:ascii="David" w:eastAsia="Times New Roman" w:hAnsi="David" w:cs="David"/>
                <w:sz w:val="24"/>
                <w:szCs w:val="24"/>
                <w:rtl/>
              </w:rPr>
            </w:pPr>
            <w:ins w:id="452" w:author="Meryl Etman" w:date="2021-08-11T16:23:00Z">
              <w:r>
                <w:rPr>
                  <w:rFonts w:ascii="David" w:eastAsia="Times New Roman" w:hAnsi="David" w:cs="David" w:hint="cs"/>
                  <w:sz w:val="24"/>
                  <w:szCs w:val="24"/>
                  <w:rtl/>
                </w:rPr>
                <w:lastRenderedPageBreak/>
                <w:t>4.11</w:t>
              </w:r>
            </w:ins>
          </w:p>
        </w:tc>
        <w:tc>
          <w:tcPr>
            <w:tcW w:w="4678" w:type="dxa"/>
          </w:tcPr>
          <w:p w14:paraId="31D8C553" w14:textId="77777777" w:rsidR="00C80A9E" w:rsidRDefault="00C80A9E" w:rsidP="00C80A9E">
            <w:pPr>
              <w:spacing w:before="0" w:beforeAutospacing="0" w:after="0" w:afterAutospacing="0" w:line="360" w:lineRule="auto"/>
              <w:jc w:val="both"/>
              <w:rPr>
                <w:ins w:id="453" w:author="Meryl Etman" w:date="2021-08-11T16:21:00Z"/>
                <w:rFonts w:ascii="David" w:eastAsia="Times New Roman" w:hAnsi="David" w:cs="David"/>
                <w:sz w:val="24"/>
                <w:szCs w:val="24"/>
                <w:rtl/>
              </w:rPr>
            </w:pPr>
            <w:ins w:id="454" w:author="Meryl Etman" w:date="2021-08-11T16:21:00Z">
              <w:r>
                <w:rPr>
                  <w:rFonts w:ascii="David" w:eastAsia="Times New Roman" w:hAnsi="David" w:cs="David" w:hint="cs"/>
                  <w:sz w:val="24"/>
                  <w:szCs w:val="24"/>
                  <w:rtl/>
                </w:rPr>
                <w:t>עבודות חשמל</w:t>
              </w:r>
            </w:ins>
          </w:p>
        </w:tc>
        <w:tc>
          <w:tcPr>
            <w:tcW w:w="850" w:type="dxa"/>
          </w:tcPr>
          <w:p w14:paraId="6416C94E" w14:textId="77777777" w:rsidR="00C80A9E" w:rsidRPr="00E56613" w:rsidRDefault="00C80A9E" w:rsidP="00C80A9E">
            <w:pPr>
              <w:spacing w:before="0" w:beforeAutospacing="0" w:after="0" w:afterAutospacing="0" w:line="360" w:lineRule="auto"/>
              <w:jc w:val="center"/>
              <w:rPr>
                <w:ins w:id="455" w:author="Meryl Etman" w:date="2021-08-11T16:21:00Z"/>
                <w:rFonts w:ascii="David" w:eastAsia="Times New Roman" w:hAnsi="David" w:cs="David"/>
                <w:sz w:val="24"/>
                <w:szCs w:val="24"/>
                <w:rtl/>
              </w:rPr>
            </w:pPr>
            <w:ins w:id="456" w:author="Meryl Etman" w:date="2021-08-11T16:21:00Z">
              <w:r w:rsidRPr="00E56613">
                <w:rPr>
                  <w:rFonts w:ascii="David" w:eastAsia="Times New Roman" w:hAnsi="David" w:cs="David"/>
                  <w:sz w:val="24"/>
                  <w:szCs w:val="24"/>
                  <w:rtl/>
                </w:rPr>
                <w:t>קומפ'</w:t>
              </w:r>
            </w:ins>
          </w:p>
        </w:tc>
        <w:tc>
          <w:tcPr>
            <w:tcW w:w="567" w:type="dxa"/>
          </w:tcPr>
          <w:p w14:paraId="5935B277" w14:textId="77777777" w:rsidR="00C80A9E" w:rsidRPr="00E56613" w:rsidRDefault="00C80A9E" w:rsidP="00C80A9E">
            <w:pPr>
              <w:spacing w:before="0" w:beforeAutospacing="0" w:after="0" w:afterAutospacing="0" w:line="360" w:lineRule="auto"/>
              <w:jc w:val="center"/>
              <w:rPr>
                <w:ins w:id="457" w:author="Meryl Etman" w:date="2021-08-11T16:21:00Z"/>
                <w:rFonts w:ascii="David" w:eastAsia="Times New Roman" w:hAnsi="David" w:cs="David"/>
                <w:sz w:val="24"/>
                <w:szCs w:val="24"/>
                <w:rtl/>
              </w:rPr>
            </w:pPr>
            <w:ins w:id="458" w:author="Meryl Etman" w:date="2021-08-11T16:21:00Z">
              <w:r w:rsidRPr="00E56613">
                <w:rPr>
                  <w:rFonts w:ascii="David" w:eastAsia="Times New Roman" w:hAnsi="David" w:cs="David"/>
                  <w:sz w:val="24"/>
                  <w:szCs w:val="24"/>
                  <w:rtl/>
                </w:rPr>
                <w:t>1</w:t>
              </w:r>
            </w:ins>
          </w:p>
        </w:tc>
        <w:tc>
          <w:tcPr>
            <w:tcW w:w="2269" w:type="dxa"/>
          </w:tcPr>
          <w:p w14:paraId="7C0C661B" w14:textId="77777777" w:rsidR="00C80A9E" w:rsidRPr="00E56613" w:rsidRDefault="00C80A9E" w:rsidP="00C80A9E">
            <w:pPr>
              <w:spacing w:before="0" w:beforeAutospacing="0" w:after="0" w:afterAutospacing="0" w:line="360" w:lineRule="auto"/>
              <w:jc w:val="center"/>
              <w:rPr>
                <w:ins w:id="459" w:author="Meryl Etman" w:date="2021-08-11T16:21:00Z"/>
                <w:rFonts w:ascii="David" w:eastAsia="Times New Roman" w:hAnsi="David" w:cs="David"/>
                <w:sz w:val="24"/>
                <w:szCs w:val="24"/>
                <w:rtl/>
              </w:rPr>
            </w:pPr>
          </w:p>
        </w:tc>
      </w:tr>
      <w:tr w:rsidR="00C80A9E" w:rsidRPr="00E56613" w14:paraId="47A0EE5E" w14:textId="77777777" w:rsidTr="00C80A9E">
        <w:trPr>
          <w:trHeight w:val="568"/>
          <w:ins w:id="460" w:author="Meryl Etman" w:date="2021-08-11T16:21:00Z"/>
        </w:trPr>
        <w:tc>
          <w:tcPr>
            <w:tcW w:w="769" w:type="dxa"/>
          </w:tcPr>
          <w:p w14:paraId="043E6FDA" w14:textId="09FF8D24" w:rsidR="00C80A9E" w:rsidRDefault="00C80A9E" w:rsidP="00C80A9E">
            <w:pPr>
              <w:spacing w:before="0" w:beforeAutospacing="0" w:after="0" w:afterAutospacing="0" w:line="360" w:lineRule="auto"/>
              <w:jc w:val="both"/>
              <w:rPr>
                <w:ins w:id="461" w:author="Meryl Etman" w:date="2021-08-11T16:21:00Z"/>
                <w:rFonts w:ascii="David" w:eastAsia="Times New Roman" w:hAnsi="David" w:cs="David"/>
                <w:sz w:val="24"/>
                <w:szCs w:val="24"/>
                <w:rtl/>
              </w:rPr>
            </w:pPr>
            <w:ins w:id="462" w:author="Meryl Etman" w:date="2021-08-11T16:23:00Z">
              <w:r>
                <w:rPr>
                  <w:rFonts w:ascii="David" w:eastAsia="Times New Roman" w:hAnsi="David" w:cs="David" w:hint="cs"/>
                  <w:sz w:val="24"/>
                  <w:szCs w:val="24"/>
                  <w:rtl/>
                </w:rPr>
                <w:t>4</w:t>
              </w:r>
            </w:ins>
            <w:ins w:id="463" w:author="Meryl Etman" w:date="2021-08-11T16:21:00Z">
              <w:r>
                <w:rPr>
                  <w:rFonts w:ascii="David" w:eastAsia="Times New Roman" w:hAnsi="David" w:cs="David" w:hint="cs"/>
                  <w:sz w:val="24"/>
                  <w:szCs w:val="24"/>
                  <w:rtl/>
                </w:rPr>
                <w:t>.12</w:t>
              </w:r>
            </w:ins>
          </w:p>
        </w:tc>
        <w:tc>
          <w:tcPr>
            <w:tcW w:w="4678" w:type="dxa"/>
          </w:tcPr>
          <w:p w14:paraId="6A55B976" w14:textId="77777777" w:rsidR="00C80A9E" w:rsidRDefault="00C80A9E" w:rsidP="00C80A9E">
            <w:pPr>
              <w:spacing w:before="0" w:beforeAutospacing="0" w:after="0" w:afterAutospacing="0" w:line="360" w:lineRule="auto"/>
              <w:jc w:val="both"/>
              <w:rPr>
                <w:ins w:id="464" w:author="Meryl Etman" w:date="2021-08-11T16:21:00Z"/>
                <w:rFonts w:ascii="David" w:eastAsia="Times New Roman" w:hAnsi="David" w:cs="David"/>
                <w:sz w:val="24"/>
                <w:szCs w:val="24"/>
                <w:rtl/>
              </w:rPr>
            </w:pPr>
            <w:ins w:id="465" w:author="Meryl Etman" w:date="2021-08-11T16:21:00Z">
              <w:r>
                <w:rPr>
                  <w:rFonts w:ascii="David" w:eastAsia="Times New Roman" w:hAnsi="David" w:cs="David" w:hint="cs"/>
                  <w:sz w:val="24"/>
                  <w:szCs w:val="24"/>
                  <w:rtl/>
                </w:rPr>
                <w:t>עבודות תשתית גז</w:t>
              </w:r>
            </w:ins>
          </w:p>
        </w:tc>
        <w:tc>
          <w:tcPr>
            <w:tcW w:w="850" w:type="dxa"/>
          </w:tcPr>
          <w:p w14:paraId="75B8D7B4" w14:textId="77777777" w:rsidR="00C80A9E" w:rsidRPr="00E56613" w:rsidRDefault="00C80A9E" w:rsidP="00C80A9E">
            <w:pPr>
              <w:spacing w:before="0" w:beforeAutospacing="0" w:after="0" w:afterAutospacing="0" w:line="360" w:lineRule="auto"/>
              <w:jc w:val="center"/>
              <w:rPr>
                <w:ins w:id="466" w:author="Meryl Etman" w:date="2021-08-11T16:21:00Z"/>
                <w:rFonts w:ascii="David" w:eastAsia="Times New Roman" w:hAnsi="David" w:cs="David"/>
                <w:sz w:val="24"/>
                <w:szCs w:val="24"/>
                <w:rtl/>
              </w:rPr>
            </w:pPr>
            <w:ins w:id="467" w:author="Meryl Etman" w:date="2021-08-11T16:21:00Z">
              <w:r w:rsidRPr="00E56613">
                <w:rPr>
                  <w:rFonts w:ascii="David" w:eastAsia="Times New Roman" w:hAnsi="David" w:cs="David"/>
                  <w:sz w:val="24"/>
                  <w:szCs w:val="24"/>
                  <w:rtl/>
                </w:rPr>
                <w:t>קומפ'</w:t>
              </w:r>
            </w:ins>
          </w:p>
        </w:tc>
        <w:tc>
          <w:tcPr>
            <w:tcW w:w="567" w:type="dxa"/>
          </w:tcPr>
          <w:p w14:paraId="4F380D8D" w14:textId="77777777" w:rsidR="00C80A9E" w:rsidRPr="00E56613" w:rsidRDefault="00C80A9E" w:rsidP="00C80A9E">
            <w:pPr>
              <w:spacing w:before="0" w:beforeAutospacing="0" w:after="0" w:afterAutospacing="0" w:line="360" w:lineRule="auto"/>
              <w:jc w:val="center"/>
              <w:rPr>
                <w:ins w:id="468" w:author="Meryl Etman" w:date="2021-08-11T16:21:00Z"/>
                <w:rFonts w:ascii="David" w:eastAsia="Times New Roman" w:hAnsi="David" w:cs="David"/>
                <w:sz w:val="24"/>
                <w:szCs w:val="24"/>
                <w:rtl/>
              </w:rPr>
            </w:pPr>
            <w:ins w:id="469" w:author="Meryl Etman" w:date="2021-08-11T16:21:00Z">
              <w:r w:rsidRPr="00E56613">
                <w:rPr>
                  <w:rFonts w:ascii="David" w:eastAsia="Times New Roman" w:hAnsi="David" w:cs="David"/>
                  <w:sz w:val="24"/>
                  <w:szCs w:val="24"/>
                  <w:rtl/>
                </w:rPr>
                <w:t>1</w:t>
              </w:r>
            </w:ins>
          </w:p>
        </w:tc>
        <w:tc>
          <w:tcPr>
            <w:tcW w:w="2269" w:type="dxa"/>
          </w:tcPr>
          <w:p w14:paraId="346CA920" w14:textId="77777777" w:rsidR="00C80A9E" w:rsidRPr="00E56613" w:rsidRDefault="00C80A9E" w:rsidP="00C80A9E">
            <w:pPr>
              <w:spacing w:before="0" w:beforeAutospacing="0" w:after="0" w:afterAutospacing="0" w:line="360" w:lineRule="auto"/>
              <w:jc w:val="center"/>
              <w:rPr>
                <w:ins w:id="470" w:author="Meryl Etman" w:date="2021-08-11T16:21:00Z"/>
                <w:rFonts w:ascii="David" w:eastAsia="Times New Roman" w:hAnsi="David" w:cs="David"/>
                <w:sz w:val="24"/>
                <w:szCs w:val="24"/>
                <w:rtl/>
              </w:rPr>
            </w:pPr>
          </w:p>
        </w:tc>
      </w:tr>
      <w:tr w:rsidR="00C80A9E" w:rsidRPr="00E56613" w14:paraId="2D02A207" w14:textId="77777777" w:rsidTr="00C80A9E">
        <w:trPr>
          <w:trHeight w:val="568"/>
          <w:ins w:id="471" w:author="Meryl Etman" w:date="2021-08-11T16:26:00Z"/>
        </w:trPr>
        <w:tc>
          <w:tcPr>
            <w:tcW w:w="769" w:type="dxa"/>
          </w:tcPr>
          <w:p w14:paraId="3B44148A" w14:textId="0643CC07" w:rsidR="00C80A9E" w:rsidRDefault="00C80A9E" w:rsidP="00C80A9E">
            <w:pPr>
              <w:spacing w:before="0" w:beforeAutospacing="0" w:after="0" w:afterAutospacing="0" w:line="360" w:lineRule="auto"/>
              <w:jc w:val="both"/>
              <w:rPr>
                <w:ins w:id="472" w:author="Meryl Etman" w:date="2021-08-11T16:26:00Z"/>
                <w:rFonts w:ascii="David" w:eastAsia="Times New Roman" w:hAnsi="David" w:cs="David"/>
                <w:sz w:val="24"/>
                <w:szCs w:val="24"/>
                <w:rtl/>
              </w:rPr>
            </w:pPr>
            <w:ins w:id="473" w:author="Meryl Etman" w:date="2021-08-11T16:26:00Z">
              <w:r>
                <w:rPr>
                  <w:rFonts w:ascii="David" w:eastAsia="Times New Roman" w:hAnsi="David" w:cs="David" w:hint="cs"/>
                  <w:sz w:val="24"/>
                  <w:szCs w:val="24"/>
                  <w:rtl/>
                </w:rPr>
                <w:t>4.13</w:t>
              </w:r>
            </w:ins>
          </w:p>
        </w:tc>
        <w:tc>
          <w:tcPr>
            <w:tcW w:w="4678" w:type="dxa"/>
          </w:tcPr>
          <w:p w14:paraId="3DD4C3A8" w14:textId="38BC2174" w:rsidR="00C80A9E" w:rsidRDefault="00C80A9E" w:rsidP="00C80A9E">
            <w:pPr>
              <w:spacing w:before="0" w:beforeAutospacing="0" w:after="0" w:afterAutospacing="0" w:line="360" w:lineRule="auto"/>
              <w:jc w:val="both"/>
              <w:rPr>
                <w:ins w:id="474" w:author="Meryl Etman" w:date="2021-08-11T16:26:00Z"/>
                <w:rFonts w:ascii="David" w:eastAsia="Times New Roman" w:hAnsi="David" w:cs="David"/>
                <w:sz w:val="24"/>
                <w:szCs w:val="24"/>
                <w:rtl/>
              </w:rPr>
            </w:pPr>
            <w:ins w:id="475" w:author="Meryl Etman" w:date="2021-08-11T16:26:00Z">
              <w:r>
                <w:rPr>
                  <w:rFonts w:ascii="David" w:eastAsia="Times New Roman" w:hAnsi="David" w:cs="David" w:hint="cs"/>
                  <w:sz w:val="24"/>
                  <w:szCs w:val="24"/>
                  <w:rtl/>
                </w:rPr>
                <w:t>מתקני אופניים</w:t>
              </w:r>
            </w:ins>
          </w:p>
        </w:tc>
        <w:tc>
          <w:tcPr>
            <w:tcW w:w="850" w:type="dxa"/>
          </w:tcPr>
          <w:p w14:paraId="2662CF7C" w14:textId="693F44BE" w:rsidR="00C80A9E" w:rsidRPr="00E56613" w:rsidRDefault="00C80A9E" w:rsidP="00C80A9E">
            <w:pPr>
              <w:spacing w:before="0" w:beforeAutospacing="0" w:after="0" w:afterAutospacing="0" w:line="360" w:lineRule="auto"/>
              <w:jc w:val="center"/>
              <w:rPr>
                <w:ins w:id="476" w:author="Meryl Etman" w:date="2021-08-11T16:26:00Z"/>
                <w:rFonts w:ascii="David" w:eastAsia="Times New Roman" w:hAnsi="David" w:cs="David"/>
                <w:sz w:val="24"/>
                <w:szCs w:val="24"/>
                <w:rtl/>
              </w:rPr>
            </w:pPr>
            <w:ins w:id="477" w:author="Meryl Etman" w:date="2021-08-11T16:26:00Z">
              <w:r w:rsidRPr="00E56613">
                <w:rPr>
                  <w:rFonts w:ascii="David" w:eastAsia="Times New Roman" w:hAnsi="David" w:cs="David"/>
                  <w:sz w:val="24"/>
                  <w:szCs w:val="24"/>
                  <w:rtl/>
                </w:rPr>
                <w:t>קומפ'</w:t>
              </w:r>
            </w:ins>
          </w:p>
        </w:tc>
        <w:tc>
          <w:tcPr>
            <w:tcW w:w="567" w:type="dxa"/>
          </w:tcPr>
          <w:p w14:paraId="37BE9E84" w14:textId="3B3D2463" w:rsidR="00C80A9E" w:rsidRPr="00E56613" w:rsidRDefault="00C80A9E" w:rsidP="00C80A9E">
            <w:pPr>
              <w:spacing w:before="0" w:beforeAutospacing="0" w:after="0" w:afterAutospacing="0" w:line="360" w:lineRule="auto"/>
              <w:jc w:val="center"/>
              <w:rPr>
                <w:ins w:id="478" w:author="Meryl Etman" w:date="2021-08-11T16:26:00Z"/>
                <w:rFonts w:ascii="David" w:eastAsia="Times New Roman" w:hAnsi="David" w:cs="David"/>
                <w:sz w:val="24"/>
                <w:szCs w:val="24"/>
                <w:rtl/>
              </w:rPr>
            </w:pPr>
            <w:ins w:id="479" w:author="Meryl Etman" w:date="2021-08-11T16:26:00Z">
              <w:r w:rsidRPr="00E56613">
                <w:rPr>
                  <w:rFonts w:ascii="David" w:eastAsia="Times New Roman" w:hAnsi="David" w:cs="David"/>
                  <w:sz w:val="24"/>
                  <w:szCs w:val="24"/>
                  <w:rtl/>
                </w:rPr>
                <w:t>1</w:t>
              </w:r>
            </w:ins>
          </w:p>
        </w:tc>
        <w:tc>
          <w:tcPr>
            <w:tcW w:w="2269" w:type="dxa"/>
          </w:tcPr>
          <w:p w14:paraId="26D3F8F5" w14:textId="77777777" w:rsidR="00C80A9E" w:rsidRPr="00E56613" w:rsidRDefault="00C80A9E" w:rsidP="00C80A9E">
            <w:pPr>
              <w:spacing w:before="0" w:beforeAutospacing="0" w:after="0" w:afterAutospacing="0" w:line="360" w:lineRule="auto"/>
              <w:jc w:val="center"/>
              <w:rPr>
                <w:ins w:id="480" w:author="Meryl Etman" w:date="2021-08-11T16:26:00Z"/>
                <w:rFonts w:ascii="David" w:eastAsia="Times New Roman" w:hAnsi="David" w:cs="David"/>
                <w:sz w:val="24"/>
                <w:szCs w:val="24"/>
                <w:rtl/>
              </w:rPr>
            </w:pPr>
          </w:p>
        </w:tc>
      </w:tr>
      <w:tr w:rsidR="00C80A9E" w:rsidRPr="00E56613" w14:paraId="7C451AD8" w14:textId="77777777" w:rsidTr="00C80A9E">
        <w:trPr>
          <w:trHeight w:val="568"/>
          <w:ins w:id="481" w:author="Meryl Etman" w:date="2021-08-11T16:26:00Z"/>
        </w:trPr>
        <w:tc>
          <w:tcPr>
            <w:tcW w:w="769" w:type="dxa"/>
          </w:tcPr>
          <w:p w14:paraId="521CB748" w14:textId="595D217B" w:rsidR="00C80A9E" w:rsidRDefault="00C80A9E" w:rsidP="00C80A9E">
            <w:pPr>
              <w:spacing w:before="0" w:beforeAutospacing="0" w:after="0" w:afterAutospacing="0" w:line="360" w:lineRule="auto"/>
              <w:jc w:val="both"/>
              <w:rPr>
                <w:ins w:id="482" w:author="Meryl Etman" w:date="2021-08-11T16:26:00Z"/>
                <w:rFonts w:ascii="David" w:eastAsia="Times New Roman" w:hAnsi="David" w:cs="David"/>
                <w:sz w:val="24"/>
                <w:szCs w:val="24"/>
                <w:rtl/>
              </w:rPr>
            </w:pPr>
            <w:ins w:id="483" w:author="Meryl Etman" w:date="2021-08-11T16:30:00Z">
              <w:r>
                <w:rPr>
                  <w:rFonts w:ascii="David" w:eastAsia="Times New Roman" w:hAnsi="David" w:cs="David" w:hint="cs"/>
                  <w:sz w:val="24"/>
                  <w:szCs w:val="24"/>
                  <w:rtl/>
                </w:rPr>
                <w:t>4.14</w:t>
              </w:r>
            </w:ins>
          </w:p>
        </w:tc>
        <w:tc>
          <w:tcPr>
            <w:tcW w:w="4678" w:type="dxa"/>
          </w:tcPr>
          <w:p w14:paraId="32B03720" w14:textId="4D9E6A56" w:rsidR="00C80A9E" w:rsidRDefault="00C80A9E" w:rsidP="00C80A9E">
            <w:pPr>
              <w:spacing w:before="0" w:beforeAutospacing="0" w:after="0" w:afterAutospacing="0" w:line="360" w:lineRule="auto"/>
              <w:jc w:val="both"/>
              <w:rPr>
                <w:ins w:id="484" w:author="Meryl Etman" w:date="2021-08-11T16:26:00Z"/>
                <w:rFonts w:ascii="David" w:eastAsia="Times New Roman" w:hAnsi="David" w:cs="David"/>
                <w:sz w:val="24"/>
                <w:szCs w:val="24"/>
                <w:rtl/>
              </w:rPr>
            </w:pPr>
            <w:ins w:id="485" w:author="Meryl Etman" w:date="2021-08-11T16:30:00Z">
              <w:r w:rsidRPr="00E56613">
                <w:rPr>
                  <w:rFonts w:ascii="David" w:eastAsia="Times New Roman" w:hAnsi="David" w:cs="David"/>
                  <w:sz w:val="24"/>
                  <w:szCs w:val="24"/>
                  <w:rtl/>
                </w:rPr>
                <w:t>עבודות הגמר, וכל יתר העבודות הנדרשות להשלמת ה</w:t>
              </w:r>
              <w:r>
                <w:rPr>
                  <w:rFonts w:ascii="David" w:eastAsia="Times New Roman" w:hAnsi="David" w:cs="David" w:hint="cs"/>
                  <w:sz w:val="24"/>
                  <w:szCs w:val="24"/>
                  <w:rtl/>
                </w:rPr>
                <w:t>חניון</w:t>
              </w:r>
              <w:r w:rsidRPr="00E56613">
                <w:rPr>
                  <w:rFonts w:ascii="David" w:eastAsia="Times New Roman" w:hAnsi="David" w:cs="David"/>
                  <w:sz w:val="24"/>
                  <w:szCs w:val="24"/>
                  <w:rtl/>
                </w:rPr>
                <w:t xml:space="preserve"> עד לגמר מושלם לרבות  במבואות הקומתי</w:t>
              </w:r>
              <w:r>
                <w:rPr>
                  <w:rFonts w:ascii="David" w:eastAsia="Times New Roman" w:hAnsi="David" w:cs="David" w:hint="cs"/>
                  <w:sz w:val="24"/>
                  <w:szCs w:val="24"/>
                  <w:rtl/>
                </w:rPr>
                <w:t>ות</w:t>
              </w:r>
              <w:r w:rsidRPr="00E56613">
                <w:rPr>
                  <w:rFonts w:ascii="David" w:eastAsia="Times New Roman" w:hAnsi="David" w:cs="David"/>
                  <w:sz w:val="24"/>
                  <w:szCs w:val="24"/>
                  <w:rtl/>
                </w:rPr>
                <w:t xml:space="preserve"> ובמעברים המשותפים לרבות כל הדקורציה והתאורה וכיוצ"ב</w:t>
              </w:r>
            </w:ins>
          </w:p>
        </w:tc>
        <w:tc>
          <w:tcPr>
            <w:tcW w:w="850" w:type="dxa"/>
          </w:tcPr>
          <w:p w14:paraId="2D3F84AB" w14:textId="2AE2468A" w:rsidR="00C80A9E" w:rsidRPr="00E56613" w:rsidRDefault="00C80A9E" w:rsidP="00C80A9E">
            <w:pPr>
              <w:spacing w:before="0" w:beforeAutospacing="0" w:after="0" w:afterAutospacing="0" w:line="360" w:lineRule="auto"/>
              <w:jc w:val="center"/>
              <w:rPr>
                <w:ins w:id="486" w:author="Meryl Etman" w:date="2021-08-11T16:26:00Z"/>
                <w:rFonts w:ascii="David" w:eastAsia="Times New Roman" w:hAnsi="David" w:cs="David"/>
                <w:sz w:val="24"/>
                <w:szCs w:val="24"/>
                <w:rtl/>
              </w:rPr>
            </w:pPr>
            <w:ins w:id="487" w:author="Meryl Etman" w:date="2021-08-11T16:31:00Z">
              <w:r w:rsidRPr="00E56613">
                <w:rPr>
                  <w:rFonts w:ascii="David" w:eastAsia="Times New Roman" w:hAnsi="David" w:cs="David"/>
                  <w:sz w:val="24"/>
                  <w:szCs w:val="24"/>
                  <w:rtl/>
                </w:rPr>
                <w:t>קומפ'</w:t>
              </w:r>
            </w:ins>
          </w:p>
        </w:tc>
        <w:tc>
          <w:tcPr>
            <w:tcW w:w="567" w:type="dxa"/>
          </w:tcPr>
          <w:p w14:paraId="78D156E1" w14:textId="45B8D335" w:rsidR="00C80A9E" w:rsidRPr="00E56613" w:rsidRDefault="00C80A9E" w:rsidP="00C80A9E">
            <w:pPr>
              <w:spacing w:before="0" w:beforeAutospacing="0" w:after="0" w:afterAutospacing="0" w:line="360" w:lineRule="auto"/>
              <w:jc w:val="center"/>
              <w:rPr>
                <w:ins w:id="488" w:author="Meryl Etman" w:date="2021-08-11T16:26:00Z"/>
                <w:rFonts w:ascii="David" w:eastAsia="Times New Roman" w:hAnsi="David" w:cs="David"/>
                <w:sz w:val="24"/>
                <w:szCs w:val="24"/>
                <w:rtl/>
              </w:rPr>
            </w:pPr>
            <w:ins w:id="489" w:author="Meryl Etman" w:date="2021-08-11T16:31:00Z">
              <w:r w:rsidRPr="00E56613">
                <w:rPr>
                  <w:rFonts w:ascii="David" w:eastAsia="Times New Roman" w:hAnsi="David" w:cs="David"/>
                  <w:sz w:val="24"/>
                  <w:szCs w:val="24"/>
                  <w:rtl/>
                </w:rPr>
                <w:t>1</w:t>
              </w:r>
            </w:ins>
          </w:p>
        </w:tc>
        <w:tc>
          <w:tcPr>
            <w:tcW w:w="2269" w:type="dxa"/>
          </w:tcPr>
          <w:p w14:paraId="11FEEFE0" w14:textId="77777777" w:rsidR="00C80A9E" w:rsidRPr="00E56613" w:rsidRDefault="00C80A9E" w:rsidP="00C80A9E">
            <w:pPr>
              <w:spacing w:before="0" w:beforeAutospacing="0" w:after="0" w:afterAutospacing="0" w:line="360" w:lineRule="auto"/>
              <w:jc w:val="center"/>
              <w:rPr>
                <w:ins w:id="490" w:author="Meryl Etman" w:date="2021-08-11T16:26:00Z"/>
                <w:rFonts w:ascii="David" w:eastAsia="Times New Roman" w:hAnsi="David" w:cs="David"/>
                <w:sz w:val="24"/>
                <w:szCs w:val="24"/>
                <w:rtl/>
              </w:rPr>
            </w:pPr>
          </w:p>
        </w:tc>
      </w:tr>
      <w:tr w:rsidR="00C80A9E" w:rsidRPr="00E56613" w14:paraId="7B7B43F1" w14:textId="77777777" w:rsidTr="00C80A9E">
        <w:trPr>
          <w:trHeight w:val="692"/>
          <w:ins w:id="491" w:author="Meryl Etman" w:date="2021-08-11T16:21:00Z"/>
        </w:trPr>
        <w:tc>
          <w:tcPr>
            <w:tcW w:w="769" w:type="dxa"/>
          </w:tcPr>
          <w:p w14:paraId="03E55967" w14:textId="24D7F549" w:rsidR="00C80A9E" w:rsidRPr="00E56613" w:rsidRDefault="00C80A9E" w:rsidP="00C80A9E">
            <w:pPr>
              <w:spacing w:before="0" w:beforeAutospacing="0" w:after="0" w:afterAutospacing="0" w:line="360" w:lineRule="auto"/>
              <w:jc w:val="both"/>
              <w:rPr>
                <w:ins w:id="492" w:author="Meryl Etman" w:date="2021-08-11T16:21:00Z"/>
                <w:rFonts w:ascii="David" w:eastAsia="Times New Roman" w:hAnsi="David" w:cs="David"/>
                <w:sz w:val="24"/>
                <w:szCs w:val="24"/>
                <w:rtl/>
              </w:rPr>
            </w:pPr>
            <w:ins w:id="493" w:author="Meryl Etman" w:date="2021-08-11T16:23:00Z">
              <w:r>
                <w:rPr>
                  <w:rFonts w:ascii="David" w:eastAsia="Times New Roman" w:hAnsi="David" w:cs="David" w:hint="cs"/>
                  <w:sz w:val="24"/>
                  <w:szCs w:val="24"/>
                  <w:rtl/>
                </w:rPr>
                <w:t>4</w:t>
              </w:r>
            </w:ins>
            <w:ins w:id="494" w:author="Meryl Etman" w:date="2021-08-11T16:21:00Z">
              <w:r>
                <w:rPr>
                  <w:rFonts w:ascii="David" w:eastAsia="Times New Roman" w:hAnsi="David" w:cs="David" w:hint="cs"/>
                  <w:sz w:val="24"/>
                  <w:szCs w:val="24"/>
                  <w:rtl/>
                </w:rPr>
                <w:t>.1</w:t>
              </w:r>
            </w:ins>
            <w:ins w:id="495" w:author="Meryl Etman" w:date="2021-08-11T16:31:00Z">
              <w:r>
                <w:rPr>
                  <w:rFonts w:ascii="David" w:eastAsia="Times New Roman" w:hAnsi="David" w:cs="David" w:hint="cs"/>
                  <w:sz w:val="24"/>
                  <w:szCs w:val="24"/>
                  <w:rtl/>
                </w:rPr>
                <w:t>5</w:t>
              </w:r>
            </w:ins>
          </w:p>
        </w:tc>
        <w:tc>
          <w:tcPr>
            <w:tcW w:w="4678" w:type="dxa"/>
          </w:tcPr>
          <w:p w14:paraId="10A38250" w14:textId="77777777" w:rsidR="00C80A9E" w:rsidRDefault="00C80A9E" w:rsidP="00C80A9E">
            <w:pPr>
              <w:spacing w:before="0" w:beforeAutospacing="0" w:after="0" w:afterAutospacing="0" w:line="360" w:lineRule="auto"/>
              <w:jc w:val="both"/>
              <w:rPr>
                <w:ins w:id="496" w:author="Meryl Etman" w:date="2021-08-11T16:21:00Z"/>
                <w:rFonts w:ascii="David" w:eastAsia="Times New Roman" w:hAnsi="David" w:cs="David"/>
                <w:sz w:val="24"/>
                <w:szCs w:val="24"/>
                <w:rtl/>
              </w:rPr>
            </w:pPr>
            <w:ins w:id="497" w:author="Meryl Etman" w:date="2021-08-11T16:21:00Z">
              <w:r>
                <w:rPr>
                  <w:rFonts w:ascii="David" w:eastAsia="Times New Roman" w:hAnsi="David" w:cs="David" w:hint="cs"/>
                  <w:sz w:val="24"/>
                  <w:szCs w:val="24"/>
                  <w:rtl/>
                </w:rPr>
                <w:t>גמר צבע וסימון</w:t>
              </w:r>
            </w:ins>
          </w:p>
        </w:tc>
        <w:tc>
          <w:tcPr>
            <w:tcW w:w="850" w:type="dxa"/>
          </w:tcPr>
          <w:p w14:paraId="6BCAEBE2" w14:textId="77777777" w:rsidR="00C80A9E" w:rsidRPr="00E56613" w:rsidRDefault="00C80A9E" w:rsidP="00C80A9E">
            <w:pPr>
              <w:spacing w:before="0" w:beforeAutospacing="0" w:after="0" w:afterAutospacing="0" w:line="360" w:lineRule="auto"/>
              <w:jc w:val="center"/>
              <w:rPr>
                <w:ins w:id="498" w:author="Meryl Etman" w:date="2021-08-11T16:21:00Z"/>
                <w:rFonts w:ascii="David" w:eastAsia="Times New Roman" w:hAnsi="David" w:cs="David"/>
                <w:sz w:val="24"/>
                <w:szCs w:val="24"/>
                <w:rtl/>
              </w:rPr>
            </w:pPr>
            <w:ins w:id="499" w:author="Meryl Etman" w:date="2021-08-11T16:21:00Z">
              <w:r w:rsidRPr="00E56613">
                <w:rPr>
                  <w:rFonts w:ascii="David" w:eastAsia="Times New Roman" w:hAnsi="David" w:cs="David"/>
                  <w:sz w:val="24"/>
                  <w:szCs w:val="24"/>
                  <w:rtl/>
                </w:rPr>
                <w:t>קומפ'</w:t>
              </w:r>
            </w:ins>
          </w:p>
        </w:tc>
        <w:tc>
          <w:tcPr>
            <w:tcW w:w="567" w:type="dxa"/>
          </w:tcPr>
          <w:p w14:paraId="62C83F7A" w14:textId="77777777" w:rsidR="00C80A9E" w:rsidRPr="00E56613" w:rsidRDefault="00C80A9E" w:rsidP="00C80A9E">
            <w:pPr>
              <w:spacing w:before="0" w:beforeAutospacing="0" w:after="0" w:afterAutospacing="0" w:line="360" w:lineRule="auto"/>
              <w:jc w:val="center"/>
              <w:rPr>
                <w:ins w:id="500" w:author="Meryl Etman" w:date="2021-08-11T16:21:00Z"/>
                <w:rFonts w:ascii="David" w:eastAsia="Times New Roman" w:hAnsi="David" w:cs="David"/>
                <w:sz w:val="24"/>
                <w:szCs w:val="24"/>
                <w:rtl/>
              </w:rPr>
            </w:pPr>
            <w:ins w:id="501" w:author="Meryl Etman" w:date="2021-08-11T16:21:00Z">
              <w:r w:rsidRPr="00E56613">
                <w:rPr>
                  <w:rFonts w:ascii="David" w:eastAsia="Times New Roman" w:hAnsi="David" w:cs="David"/>
                  <w:sz w:val="24"/>
                  <w:szCs w:val="24"/>
                  <w:rtl/>
                </w:rPr>
                <w:t>1</w:t>
              </w:r>
            </w:ins>
          </w:p>
        </w:tc>
        <w:tc>
          <w:tcPr>
            <w:tcW w:w="2269" w:type="dxa"/>
          </w:tcPr>
          <w:p w14:paraId="37380742" w14:textId="77777777" w:rsidR="00C80A9E" w:rsidRPr="00E56613" w:rsidRDefault="00C80A9E" w:rsidP="00C80A9E">
            <w:pPr>
              <w:spacing w:before="0" w:beforeAutospacing="0" w:after="0" w:afterAutospacing="0" w:line="360" w:lineRule="auto"/>
              <w:jc w:val="center"/>
              <w:rPr>
                <w:ins w:id="502" w:author="Meryl Etman" w:date="2021-08-11T16:21:00Z"/>
                <w:rFonts w:ascii="David" w:eastAsia="Times New Roman" w:hAnsi="David" w:cs="David"/>
                <w:sz w:val="24"/>
                <w:szCs w:val="24"/>
                <w:rtl/>
              </w:rPr>
            </w:pPr>
          </w:p>
        </w:tc>
      </w:tr>
      <w:tr w:rsidR="00C80A9E" w:rsidRPr="00E56613" w14:paraId="685B2DC6" w14:textId="77777777" w:rsidTr="00C80A9E">
        <w:trPr>
          <w:ins w:id="503" w:author="Meryl Etman" w:date="2021-08-11T16:21:00Z"/>
        </w:trPr>
        <w:tc>
          <w:tcPr>
            <w:tcW w:w="769" w:type="dxa"/>
          </w:tcPr>
          <w:p w14:paraId="42EA7401" w14:textId="77777777" w:rsidR="00C80A9E" w:rsidRPr="00E56613" w:rsidRDefault="00C80A9E" w:rsidP="00C80A9E">
            <w:pPr>
              <w:spacing w:before="0" w:beforeAutospacing="0" w:after="0" w:afterAutospacing="0" w:line="360" w:lineRule="auto"/>
              <w:jc w:val="both"/>
              <w:rPr>
                <w:ins w:id="504" w:author="Meryl Etman" w:date="2021-08-11T16:21:00Z"/>
                <w:rFonts w:ascii="David" w:eastAsia="Times New Roman" w:hAnsi="David" w:cs="David"/>
                <w:b/>
                <w:bCs/>
                <w:sz w:val="24"/>
                <w:szCs w:val="24"/>
                <w:rtl/>
              </w:rPr>
            </w:pPr>
          </w:p>
        </w:tc>
        <w:tc>
          <w:tcPr>
            <w:tcW w:w="4678" w:type="dxa"/>
          </w:tcPr>
          <w:p w14:paraId="37712327" w14:textId="60A44BC6" w:rsidR="00C80A9E" w:rsidRPr="00E56613" w:rsidRDefault="00C80A9E" w:rsidP="000A71D0">
            <w:pPr>
              <w:spacing w:before="0" w:beforeAutospacing="0" w:after="0" w:afterAutospacing="0" w:line="360" w:lineRule="auto"/>
              <w:jc w:val="both"/>
              <w:rPr>
                <w:ins w:id="505" w:author="Meryl Etman" w:date="2021-08-11T16:21:00Z"/>
                <w:rFonts w:ascii="David" w:eastAsia="Times New Roman" w:hAnsi="David" w:cs="David"/>
                <w:b/>
                <w:bCs/>
                <w:sz w:val="24"/>
                <w:szCs w:val="24"/>
                <w:rtl/>
              </w:rPr>
            </w:pPr>
            <w:ins w:id="506" w:author="Meryl Etman" w:date="2021-08-11T16:21:00Z">
              <w:r w:rsidRPr="00E56613">
                <w:rPr>
                  <w:rFonts w:ascii="David" w:eastAsia="Times New Roman" w:hAnsi="David" w:cs="David"/>
                  <w:b/>
                  <w:bCs/>
                  <w:sz w:val="24"/>
                  <w:szCs w:val="24"/>
                  <w:rtl/>
                </w:rPr>
                <w:t xml:space="preserve">סה"כ הקמת </w:t>
              </w:r>
            </w:ins>
            <w:ins w:id="507" w:author="Meryl Etman" w:date="2021-08-11T16:31:00Z">
              <w:r w:rsidR="000A71D0">
                <w:rPr>
                  <w:rFonts w:ascii="David" w:eastAsia="Times New Roman" w:hAnsi="David" w:cs="David" w:hint="cs"/>
                  <w:b/>
                  <w:bCs/>
                  <w:sz w:val="24"/>
                  <w:szCs w:val="24"/>
                  <w:rtl/>
                </w:rPr>
                <w:t>חניון תת"ק</w:t>
              </w:r>
              <w:r>
                <w:rPr>
                  <w:rFonts w:ascii="David" w:eastAsia="Times New Roman" w:hAnsi="David" w:cs="David" w:hint="cs"/>
                  <w:b/>
                  <w:bCs/>
                  <w:sz w:val="24"/>
                  <w:szCs w:val="24"/>
                  <w:rtl/>
                </w:rPr>
                <w:t xml:space="preserve">, </w:t>
              </w:r>
              <w:r w:rsidR="000A71D0">
                <w:rPr>
                  <w:rFonts w:ascii="David" w:eastAsia="Times New Roman" w:hAnsi="David" w:cs="David" w:hint="cs"/>
                  <w:b/>
                  <w:bCs/>
                  <w:sz w:val="24"/>
                  <w:szCs w:val="24"/>
                  <w:rtl/>
                </w:rPr>
                <w:t xml:space="preserve">לרבות </w:t>
              </w:r>
              <w:r>
                <w:rPr>
                  <w:rFonts w:ascii="David" w:eastAsia="Times New Roman" w:hAnsi="David" w:cs="David" w:hint="cs"/>
                  <w:b/>
                  <w:bCs/>
                  <w:sz w:val="24"/>
                  <w:szCs w:val="24"/>
                  <w:rtl/>
                </w:rPr>
                <w:t>חדרי</w:t>
              </w:r>
              <w:r w:rsidR="000A71D0">
                <w:rPr>
                  <w:rFonts w:ascii="David" w:eastAsia="Times New Roman" w:hAnsi="David" w:cs="David" w:hint="cs"/>
                  <w:b/>
                  <w:bCs/>
                  <w:sz w:val="24"/>
                  <w:szCs w:val="24"/>
                  <w:rtl/>
                </w:rPr>
                <w:t>ם</w:t>
              </w:r>
              <w:r>
                <w:rPr>
                  <w:rFonts w:ascii="David" w:eastAsia="Times New Roman" w:hAnsi="David" w:cs="David" w:hint="cs"/>
                  <w:b/>
                  <w:bCs/>
                  <w:sz w:val="24"/>
                  <w:szCs w:val="24"/>
                  <w:rtl/>
                </w:rPr>
                <w:t xml:space="preserve"> טכניים</w:t>
              </w:r>
            </w:ins>
            <w:ins w:id="508" w:author="Meryl Etman" w:date="2021-08-11T16:32:00Z">
              <w:r w:rsidR="000A71D0">
                <w:rPr>
                  <w:rFonts w:ascii="David" w:eastAsia="Times New Roman" w:hAnsi="David" w:cs="David" w:hint="cs"/>
                  <w:b/>
                  <w:bCs/>
                  <w:sz w:val="24"/>
                  <w:szCs w:val="24"/>
                  <w:rtl/>
                </w:rPr>
                <w:t>,</w:t>
              </w:r>
            </w:ins>
            <w:ins w:id="509" w:author="Meryl Etman" w:date="2021-08-11T16:21:00Z">
              <w:r w:rsidR="000A71D0">
                <w:rPr>
                  <w:rFonts w:ascii="David" w:eastAsia="Times New Roman" w:hAnsi="David" w:cs="David" w:hint="cs"/>
                  <w:b/>
                  <w:bCs/>
                  <w:sz w:val="24"/>
                  <w:szCs w:val="24"/>
                  <w:rtl/>
                </w:rPr>
                <w:t xml:space="preserve"> </w:t>
              </w:r>
              <w:r>
                <w:rPr>
                  <w:rFonts w:ascii="David" w:eastAsia="Times New Roman" w:hAnsi="David" w:cs="David" w:hint="cs"/>
                  <w:b/>
                  <w:bCs/>
                  <w:sz w:val="24"/>
                  <w:szCs w:val="24"/>
                  <w:rtl/>
                </w:rPr>
                <w:t>מחסנים</w:t>
              </w:r>
              <w:r w:rsidRPr="00E56613">
                <w:rPr>
                  <w:rFonts w:ascii="David" w:eastAsia="Times New Roman" w:hAnsi="David" w:cs="David"/>
                  <w:b/>
                  <w:bCs/>
                  <w:sz w:val="24"/>
                  <w:szCs w:val="24"/>
                  <w:rtl/>
                </w:rPr>
                <w:t xml:space="preserve"> </w:t>
              </w:r>
            </w:ins>
            <w:ins w:id="510" w:author="Meryl Etman" w:date="2021-08-11T16:32:00Z">
              <w:r w:rsidR="000A71D0">
                <w:rPr>
                  <w:rFonts w:ascii="David" w:eastAsia="Times New Roman" w:hAnsi="David" w:cs="David" w:hint="cs"/>
                  <w:b/>
                  <w:bCs/>
                  <w:sz w:val="24"/>
                  <w:szCs w:val="24"/>
                  <w:rtl/>
                </w:rPr>
                <w:t xml:space="preserve">וכיוצ"ב </w:t>
              </w:r>
            </w:ins>
            <w:ins w:id="511" w:author="Meryl Etman" w:date="2021-08-11T16:21:00Z">
              <w:r w:rsidRPr="00E56613">
                <w:rPr>
                  <w:rFonts w:ascii="David" w:eastAsia="Times New Roman" w:hAnsi="David" w:cs="David"/>
                  <w:b/>
                  <w:bCs/>
                  <w:sz w:val="24"/>
                  <w:szCs w:val="24"/>
                  <w:rtl/>
                </w:rPr>
                <w:t>– מחיר סופי</w:t>
              </w:r>
            </w:ins>
          </w:p>
        </w:tc>
        <w:tc>
          <w:tcPr>
            <w:tcW w:w="3686" w:type="dxa"/>
            <w:gridSpan w:val="3"/>
          </w:tcPr>
          <w:p w14:paraId="0A5E7260" w14:textId="77777777" w:rsidR="00C80A9E" w:rsidRPr="00E56613" w:rsidRDefault="00C80A9E" w:rsidP="00C80A9E">
            <w:pPr>
              <w:spacing w:before="0" w:beforeAutospacing="0" w:after="0" w:afterAutospacing="0" w:line="360" w:lineRule="auto"/>
              <w:jc w:val="center"/>
              <w:rPr>
                <w:ins w:id="512" w:author="Meryl Etman" w:date="2021-08-11T16:21:00Z"/>
                <w:rFonts w:ascii="David" w:eastAsia="Times New Roman" w:hAnsi="David" w:cs="David"/>
                <w:sz w:val="24"/>
                <w:szCs w:val="24"/>
                <w:rtl/>
              </w:rPr>
            </w:pPr>
          </w:p>
          <w:p w14:paraId="6456933B" w14:textId="77777777" w:rsidR="00C80A9E" w:rsidRPr="00E56613" w:rsidRDefault="00C80A9E" w:rsidP="00C80A9E">
            <w:pPr>
              <w:spacing w:before="0" w:beforeAutospacing="0" w:after="0" w:afterAutospacing="0" w:line="360" w:lineRule="auto"/>
              <w:jc w:val="center"/>
              <w:rPr>
                <w:ins w:id="513" w:author="Meryl Etman" w:date="2021-08-11T16:21:00Z"/>
                <w:rFonts w:ascii="David" w:eastAsia="Times New Roman" w:hAnsi="David" w:cs="David"/>
                <w:sz w:val="24"/>
                <w:szCs w:val="24"/>
                <w:rtl/>
              </w:rPr>
            </w:pPr>
            <w:ins w:id="514" w:author="Meryl Etman" w:date="2021-08-11T16:21:00Z">
              <w:r w:rsidRPr="00E56613">
                <w:rPr>
                  <w:rFonts w:ascii="David" w:eastAsia="Times New Roman" w:hAnsi="David" w:cs="David"/>
                  <w:sz w:val="24"/>
                  <w:szCs w:val="24"/>
                  <w:rtl/>
                </w:rPr>
                <w:t>_________________________ש"ח</w:t>
              </w:r>
            </w:ins>
          </w:p>
        </w:tc>
      </w:tr>
      <w:tr w:rsidR="00C80A9E" w:rsidRPr="00E56613" w14:paraId="072B4F2A" w14:textId="77777777" w:rsidTr="00C80A9E">
        <w:trPr>
          <w:ins w:id="515" w:author="Meryl Etman" w:date="2021-08-11T16:21:00Z"/>
        </w:trPr>
        <w:tc>
          <w:tcPr>
            <w:tcW w:w="769" w:type="dxa"/>
          </w:tcPr>
          <w:p w14:paraId="0CF801FD" w14:textId="77777777" w:rsidR="00C80A9E" w:rsidRPr="00E56613" w:rsidRDefault="00C80A9E" w:rsidP="00C80A9E">
            <w:pPr>
              <w:spacing w:before="0" w:beforeAutospacing="0" w:after="0" w:afterAutospacing="0" w:line="360" w:lineRule="auto"/>
              <w:jc w:val="both"/>
              <w:rPr>
                <w:ins w:id="516" w:author="Meryl Etman" w:date="2021-08-11T16:21:00Z"/>
                <w:rFonts w:ascii="David" w:eastAsia="Times New Roman" w:hAnsi="David" w:cs="David"/>
                <w:sz w:val="24"/>
                <w:szCs w:val="24"/>
                <w:rtl/>
              </w:rPr>
            </w:pPr>
          </w:p>
        </w:tc>
        <w:tc>
          <w:tcPr>
            <w:tcW w:w="8364" w:type="dxa"/>
            <w:gridSpan w:val="4"/>
          </w:tcPr>
          <w:p w14:paraId="21710075" w14:textId="637E15E4" w:rsidR="00C80A9E" w:rsidRPr="00E56613" w:rsidRDefault="00C80A9E" w:rsidP="00C80A9E">
            <w:pPr>
              <w:spacing w:before="0" w:beforeAutospacing="0" w:after="0" w:afterAutospacing="0" w:line="360" w:lineRule="auto"/>
              <w:jc w:val="both"/>
              <w:rPr>
                <w:ins w:id="517" w:author="Meryl Etman" w:date="2021-08-11T16:21:00Z"/>
                <w:rFonts w:ascii="David" w:eastAsia="Times New Roman" w:hAnsi="David" w:cs="David"/>
                <w:sz w:val="24"/>
                <w:szCs w:val="24"/>
                <w:rtl/>
              </w:rPr>
            </w:pPr>
            <w:ins w:id="518" w:author="Meryl Etman" w:date="2021-08-11T16:21:00Z">
              <w:r w:rsidRPr="00E56613">
                <w:rPr>
                  <w:rFonts w:ascii="David" w:eastAsia="Times New Roman" w:hAnsi="David" w:cs="David"/>
                  <w:b/>
                  <w:bCs/>
                  <w:sz w:val="24"/>
                  <w:szCs w:val="24"/>
                  <w:rtl/>
                </w:rPr>
                <w:t>במילים:</w:t>
              </w:r>
              <w:r w:rsidRPr="00E56613">
                <w:rPr>
                  <w:rFonts w:ascii="David" w:eastAsia="Times New Roman" w:hAnsi="David" w:cs="David"/>
                  <w:sz w:val="24"/>
                  <w:szCs w:val="24"/>
                  <w:rtl/>
                </w:rPr>
                <w:t xml:space="preserve">  ___________________________________________________ ש"ח</w:t>
              </w:r>
            </w:ins>
          </w:p>
        </w:tc>
      </w:tr>
    </w:tbl>
    <w:p w14:paraId="2EEB5F83" w14:textId="2ED367A8" w:rsidR="008507E2" w:rsidRDefault="008507E2" w:rsidP="00E56613">
      <w:pPr>
        <w:spacing w:before="0" w:beforeAutospacing="0" w:after="0" w:afterAutospacing="0" w:line="360" w:lineRule="auto"/>
        <w:jc w:val="both"/>
        <w:rPr>
          <w:ins w:id="519" w:author="Meryl Etman" w:date="2021-08-11T16:20:00Z"/>
          <w:rFonts w:ascii="David" w:eastAsia="Times New Roman" w:hAnsi="David" w:cs="David"/>
          <w:b/>
          <w:bCs/>
          <w:snapToGrid w:val="0"/>
          <w:sz w:val="24"/>
          <w:szCs w:val="24"/>
          <w:rtl/>
        </w:rPr>
      </w:pPr>
    </w:p>
    <w:p w14:paraId="7F3C5B2A" w14:textId="72CE9F63" w:rsidR="00823203" w:rsidRDefault="00823203" w:rsidP="00E56613">
      <w:pPr>
        <w:spacing w:before="0" w:beforeAutospacing="0" w:after="0" w:afterAutospacing="0" w:line="360" w:lineRule="auto"/>
        <w:jc w:val="both"/>
        <w:rPr>
          <w:ins w:id="520" w:author="Meryl Etman" w:date="2021-08-11T16:20:00Z"/>
          <w:rFonts w:ascii="David" w:eastAsia="Times New Roman" w:hAnsi="David" w:cs="David"/>
          <w:b/>
          <w:bCs/>
          <w:snapToGrid w:val="0"/>
          <w:sz w:val="24"/>
          <w:szCs w:val="24"/>
          <w:rtl/>
        </w:rPr>
      </w:pPr>
    </w:p>
    <w:p w14:paraId="7BC57FD7" w14:textId="77777777" w:rsidR="00823203" w:rsidRPr="00E56613" w:rsidRDefault="00823203" w:rsidP="00E56613">
      <w:pPr>
        <w:spacing w:before="0" w:beforeAutospacing="0" w:after="0" w:afterAutospacing="0" w:line="360" w:lineRule="auto"/>
        <w:jc w:val="both"/>
        <w:rPr>
          <w:rFonts w:ascii="David" w:eastAsia="Times New Roman" w:hAnsi="David" w:cs="David"/>
          <w:b/>
          <w:bCs/>
          <w:snapToGrid w:val="0"/>
          <w:sz w:val="24"/>
          <w:szCs w:val="24"/>
          <w:rtl/>
        </w:rPr>
      </w:pPr>
    </w:p>
    <w:tbl>
      <w:tblPr>
        <w:bidiVisual/>
        <w:tblW w:w="9133" w:type="dxa"/>
        <w:tblInd w:w="-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769"/>
        <w:gridCol w:w="4678"/>
        <w:gridCol w:w="850"/>
        <w:gridCol w:w="567"/>
        <w:gridCol w:w="2269"/>
      </w:tblGrid>
      <w:tr w:rsidR="00E56613" w:rsidRPr="00E56613" w:rsidDel="000A71D0" w14:paraId="492AB3F0" w14:textId="177493AD" w:rsidTr="00E56613">
        <w:trPr>
          <w:trHeight w:val="343"/>
          <w:del w:id="521" w:author="Meryl Etman" w:date="2021-08-11T16:33:00Z"/>
        </w:trPr>
        <w:tc>
          <w:tcPr>
            <w:tcW w:w="9133" w:type="dxa"/>
            <w:gridSpan w:val="5"/>
          </w:tcPr>
          <w:p w14:paraId="585AD6C1" w14:textId="020A0A95" w:rsidR="00E56613" w:rsidRPr="00E56613" w:rsidDel="000A71D0" w:rsidRDefault="00E56613" w:rsidP="00E56613">
            <w:pPr>
              <w:spacing w:before="0" w:beforeAutospacing="0" w:after="0" w:afterAutospacing="0" w:line="360" w:lineRule="auto"/>
              <w:rPr>
                <w:del w:id="522" w:author="Meryl Etman" w:date="2021-08-11T16:32:00Z"/>
                <w:rFonts w:ascii="David" w:eastAsia="Times New Roman" w:hAnsi="David" w:cs="David"/>
                <w:b/>
                <w:bCs/>
                <w:sz w:val="24"/>
                <w:szCs w:val="24"/>
                <w:rtl/>
              </w:rPr>
            </w:pPr>
          </w:p>
          <w:p w14:paraId="2FED999C" w14:textId="23C6AA00" w:rsidR="00E56613" w:rsidRPr="00E56613" w:rsidDel="000A71D0" w:rsidRDefault="00E56613" w:rsidP="00E56613">
            <w:pPr>
              <w:spacing w:before="0" w:beforeAutospacing="0" w:after="0" w:afterAutospacing="0" w:line="360" w:lineRule="auto"/>
              <w:rPr>
                <w:del w:id="523" w:author="Meryl Etman" w:date="2021-08-11T16:33:00Z"/>
                <w:rFonts w:ascii="David" w:eastAsia="Times New Roman" w:hAnsi="David" w:cs="David"/>
                <w:sz w:val="24"/>
                <w:szCs w:val="24"/>
                <w:rtl/>
              </w:rPr>
            </w:pPr>
            <w:del w:id="524" w:author="Meryl Etman" w:date="2021-08-11T16:32:00Z">
              <w:r w:rsidRPr="00E56613" w:rsidDel="000A71D0">
                <w:rPr>
                  <w:rFonts w:ascii="David" w:eastAsia="Times New Roman" w:hAnsi="David" w:cs="David" w:hint="cs"/>
                  <w:b/>
                  <w:bCs/>
                  <w:sz w:val="24"/>
                  <w:szCs w:val="24"/>
                  <w:rtl/>
                </w:rPr>
                <w:delText xml:space="preserve">מבנה 3 - </w:delText>
              </w:r>
              <w:r w:rsidRPr="00E56613" w:rsidDel="000A71D0">
                <w:rPr>
                  <w:rFonts w:ascii="David" w:eastAsia="Times New Roman" w:hAnsi="David" w:cs="David"/>
                  <w:b/>
                  <w:bCs/>
                  <w:sz w:val="24"/>
                  <w:szCs w:val="24"/>
                  <w:rtl/>
                </w:rPr>
                <w:delText xml:space="preserve">פירוק המחיר הפאושלי הנ"ל  לפי שלבים/חלקי מבנה לכל </w:delText>
              </w:r>
              <w:r w:rsidRPr="00E56613" w:rsidDel="000A71D0">
                <w:rPr>
                  <w:rFonts w:ascii="David" w:eastAsia="Times New Roman" w:hAnsi="David" w:cs="David" w:hint="cs"/>
                  <w:b/>
                  <w:bCs/>
                  <w:sz w:val="24"/>
                  <w:szCs w:val="24"/>
                  <w:rtl/>
                </w:rPr>
                <w:delText>____</w:delText>
              </w:r>
              <w:r w:rsidRPr="00E56613" w:rsidDel="000A71D0">
                <w:rPr>
                  <w:rFonts w:ascii="David" w:eastAsia="Times New Roman" w:hAnsi="David" w:cs="David"/>
                  <w:b/>
                  <w:bCs/>
                  <w:sz w:val="24"/>
                  <w:szCs w:val="24"/>
                  <w:rtl/>
                </w:rPr>
                <w:delText xml:space="preserve"> בניינים בנפרד:</w:delText>
              </w:r>
            </w:del>
          </w:p>
        </w:tc>
      </w:tr>
      <w:tr w:rsidR="00E56613" w:rsidRPr="00E56613" w:rsidDel="000A71D0" w14:paraId="5ED68332" w14:textId="5F053399" w:rsidTr="00E56613">
        <w:trPr>
          <w:trHeight w:val="373"/>
          <w:del w:id="525" w:author="Meryl Etman" w:date="2021-08-11T16:33:00Z"/>
        </w:trPr>
        <w:tc>
          <w:tcPr>
            <w:tcW w:w="769" w:type="dxa"/>
          </w:tcPr>
          <w:p w14:paraId="0645D5DC" w14:textId="03EB18B4" w:rsidR="00E56613" w:rsidRPr="00E56613" w:rsidDel="000A71D0" w:rsidRDefault="00E56613" w:rsidP="00E56613">
            <w:pPr>
              <w:spacing w:before="0" w:beforeAutospacing="0" w:after="0" w:afterAutospacing="0" w:line="360" w:lineRule="auto"/>
              <w:jc w:val="both"/>
              <w:rPr>
                <w:del w:id="526" w:author="Meryl Etman" w:date="2021-08-11T16:33:00Z"/>
                <w:rFonts w:ascii="David" w:eastAsia="Times New Roman" w:hAnsi="David" w:cs="David"/>
                <w:b/>
                <w:bCs/>
                <w:sz w:val="24"/>
                <w:szCs w:val="24"/>
                <w:u w:val="single"/>
                <w:rtl/>
              </w:rPr>
            </w:pPr>
            <w:del w:id="527" w:author="Meryl Etman" w:date="2021-08-11T16:32:00Z">
              <w:r w:rsidRPr="00E56613" w:rsidDel="000A71D0">
                <w:rPr>
                  <w:rFonts w:ascii="David" w:eastAsia="Times New Roman" w:hAnsi="David" w:cs="David" w:hint="cs"/>
                  <w:b/>
                  <w:bCs/>
                  <w:sz w:val="24"/>
                  <w:szCs w:val="24"/>
                  <w:u w:val="single"/>
                  <w:rtl/>
                </w:rPr>
                <w:delText>סעיף</w:delText>
              </w:r>
            </w:del>
          </w:p>
        </w:tc>
        <w:tc>
          <w:tcPr>
            <w:tcW w:w="4678" w:type="dxa"/>
          </w:tcPr>
          <w:p w14:paraId="4029F9F7" w14:textId="17B21F7C" w:rsidR="00E56613" w:rsidRPr="00E56613" w:rsidDel="000A71D0" w:rsidRDefault="00E56613" w:rsidP="00E56613">
            <w:pPr>
              <w:spacing w:before="0" w:beforeAutospacing="0" w:after="0" w:afterAutospacing="0" w:line="360" w:lineRule="auto"/>
              <w:jc w:val="both"/>
              <w:rPr>
                <w:del w:id="528" w:author="Meryl Etman" w:date="2021-08-11T16:33:00Z"/>
                <w:rFonts w:ascii="David" w:eastAsia="Times New Roman" w:hAnsi="David" w:cs="David"/>
                <w:b/>
                <w:bCs/>
                <w:sz w:val="24"/>
                <w:szCs w:val="24"/>
                <w:u w:val="single"/>
                <w:rtl/>
              </w:rPr>
            </w:pPr>
            <w:del w:id="529" w:author="Meryl Etman" w:date="2021-08-11T16:32:00Z">
              <w:r w:rsidRPr="00E56613" w:rsidDel="000A71D0">
                <w:rPr>
                  <w:rFonts w:ascii="David" w:eastAsia="Times New Roman" w:hAnsi="David" w:cs="David" w:hint="cs"/>
                  <w:b/>
                  <w:bCs/>
                  <w:sz w:val="24"/>
                  <w:szCs w:val="24"/>
                  <w:u w:val="single"/>
                  <w:rtl/>
                </w:rPr>
                <w:delText xml:space="preserve">תיאור </w:delText>
              </w:r>
            </w:del>
          </w:p>
        </w:tc>
        <w:tc>
          <w:tcPr>
            <w:tcW w:w="850" w:type="dxa"/>
          </w:tcPr>
          <w:p w14:paraId="2567568B" w14:textId="276E8E4C" w:rsidR="00E56613" w:rsidRPr="00E56613" w:rsidDel="000A71D0" w:rsidRDefault="00E56613" w:rsidP="00E56613">
            <w:pPr>
              <w:spacing w:before="0" w:beforeAutospacing="0" w:after="0" w:afterAutospacing="0" w:line="360" w:lineRule="auto"/>
              <w:jc w:val="center"/>
              <w:rPr>
                <w:del w:id="530" w:author="Meryl Etman" w:date="2021-08-11T16:33:00Z"/>
                <w:rFonts w:ascii="David" w:eastAsia="Times New Roman" w:hAnsi="David" w:cs="David"/>
                <w:b/>
                <w:bCs/>
                <w:sz w:val="24"/>
                <w:szCs w:val="24"/>
                <w:u w:val="single"/>
                <w:rtl/>
              </w:rPr>
            </w:pPr>
          </w:p>
        </w:tc>
        <w:tc>
          <w:tcPr>
            <w:tcW w:w="567" w:type="dxa"/>
          </w:tcPr>
          <w:p w14:paraId="086FD5DC" w14:textId="5755C091" w:rsidR="00E56613" w:rsidRPr="00E56613" w:rsidDel="000A71D0" w:rsidRDefault="00E56613" w:rsidP="00E56613">
            <w:pPr>
              <w:spacing w:before="0" w:beforeAutospacing="0" w:after="0" w:afterAutospacing="0" w:line="360" w:lineRule="auto"/>
              <w:jc w:val="center"/>
              <w:rPr>
                <w:del w:id="531" w:author="Meryl Etman" w:date="2021-08-11T16:33:00Z"/>
                <w:rFonts w:ascii="David" w:eastAsia="Times New Roman" w:hAnsi="David" w:cs="David"/>
                <w:b/>
                <w:bCs/>
                <w:sz w:val="24"/>
                <w:szCs w:val="24"/>
                <w:u w:val="single"/>
                <w:rtl/>
              </w:rPr>
            </w:pPr>
          </w:p>
        </w:tc>
        <w:tc>
          <w:tcPr>
            <w:tcW w:w="2269" w:type="dxa"/>
          </w:tcPr>
          <w:p w14:paraId="456C17B6" w14:textId="04B641C1" w:rsidR="00E56613" w:rsidRPr="00E56613" w:rsidDel="000A71D0" w:rsidRDefault="00E56613" w:rsidP="00E56613">
            <w:pPr>
              <w:spacing w:before="0" w:beforeAutospacing="0" w:after="0" w:afterAutospacing="0" w:line="360" w:lineRule="auto"/>
              <w:jc w:val="both"/>
              <w:rPr>
                <w:del w:id="532" w:author="Meryl Etman" w:date="2021-08-11T16:33:00Z"/>
                <w:rFonts w:ascii="David" w:eastAsia="Times New Roman" w:hAnsi="David" w:cs="David"/>
                <w:b/>
                <w:bCs/>
                <w:sz w:val="24"/>
                <w:szCs w:val="24"/>
                <w:u w:val="single"/>
                <w:rtl/>
              </w:rPr>
            </w:pPr>
            <w:del w:id="533" w:author="Meryl Etman" w:date="2021-08-11T16:32:00Z">
              <w:r w:rsidRPr="00E56613" w:rsidDel="000A71D0">
                <w:rPr>
                  <w:rFonts w:ascii="David" w:eastAsia="Times New Roman" w:hAnsi="David" w:cs="David"/>
                  <w:b/>
                  <w:bCs/>
                  <w:sz w:val="24"/>
                  <w:szCs w:val="24"/>
                  <w:u w:val="single"/>
                  <w:rtl/>
                </w:rPr>
                <w:delText>סך הכל בש"ח</w:delText>
              </w:r>
            </w:del>
          </w:p>
        </w:tc>
      </w:tr>
      <w:tr w:rsidR="00E56613" w:rsidRPr="00E56613" w:rsidDel="000A71D0" w14:paraId="32E28B09" w14:textId="61A50602" w:rsidTr="00E56613">
        <w:trPr>
          <w:trHeight w:val="1014"/>
          <w:del w:id="534" w:author="Meryl Etman" w:date="2021-08-11T16:33:00Z"/>
        </w:trPr>
        <w:tc>
          <w:tcPr>
            <w:tcW w:w="769" w:type="dxa"/>
          </w:tcPr>
          <w:p w14:paraId="66740C73" w14:textId="414CCA38" w:rsidR="00E56613" w:rsidRPr="00E56613" w:rsidDel="000A71D0" w:rsidRDefault="00E56613" w:rsidP="00E56613">
            <w:pPr>
              <w:spacing w:before="0" w:beforeAutospacing="0" w:after="0" w:afterAutospacing="0" w:line="360" w:lineRule="auto"/>
              <w:jc w:val="both"/>
              <w:rPr>
                <w:del w:id="535" w:author="Meryl Etman" w:date="2021-08-11T16:33:00Z"/>
                <w:rFonts w:ascii="David" w:eastAsia="Times New Roman" w:hAnsi="David" w:cs="David"/>
                <w:sz w:val="24"/>
                <w:szCs w:val="24"/>
                <w:rtl/>
              </w:rPr>
            </w:pPr>
            <w:del w:id="536" w:author="Meryl Etman" w:date="2021-08-11T16:32:00Z">
              <w:r w:rsidRPr="00E56613" w:rsidDel="000A71D0">
                <w:rPr>
                  <w:rFonts w:ascii="David" w:eastAsia="Times New Roman" w:hAnsi="David" w:cs="David" w:hint="cs"/>
                  <w:sz w:val="24"/>
                  <w:szCs w:val="24"/>
                  <w:rtl/>
                </w:rPr>
                <w:delText>3.1</w:delText>
              </w:r>
            </w:del>
          </w:p>
        </w:tc>
        <w:tc>
          <w:tcPr>
            <w:tcW w:w="4678" w:type="dxa"/>
          </w:tcPr>
          <w:p w14:paraId="0D0E7837" w14:textId="51499075" w:rsidR="00E56613" w:rsidRPr="00E56613" w:rsidDel="000A71D0" w:rsidRDefault="00E56613" w:rsidP="00E56613">
            <w:pPr>
              <w:spacing w:before="0" w:beforeAutospacing="0" w:after="0" w:afterAutospacing="0" w:line="360" w:lineRule="auto"/>
              <w:jc w:val="both"/>
              <w:rPr>
                <w:del w:id="537" w:author="Meryl Etman" w:date="2021-08-11T16:33:00Z"/>
                <w:rFonts w:ascii="David" w:eastAsia="Times New Roman" w:hAnsi="David" w:cs="David"/>
                <w:sz w:val="24"/>
                <w:szCs w:val="24"/>
                <w:rtl/>
              </w:rPr>
            </w:pPr>
            <w:del w:id="538" w:author="Meryl Etman" w:date="2021-08-11T16:32:00Z">
              <w:r w:rsidRPr="00E56613" w:rsidDel="000A71D0">
                <w:rPr>
                  <w:rFonts w:ascii="David" w:eastAsia="Times New Roman" w:hAnsi="David" w:cs="David"/>
                  <w:sz w:val="24"/>
                  <w:szCs w:val="24"/>
                  <w:rtl/>
                </w:rPr>
                <w:delText>הקמת מבנה החניון התת קרקעי על כל מרכיביו לרבות המבואות  המחסנים והמחסנים הצמודים לדירות  מס' 1 בכל בניין, פירי המעליות, עד גמר מלא ועד בכלל.</w:delText>
              </w:r>
            </w:del>
          </w:p>
        </w:tc>
        <w:tc>
          <w:tcPr>
            <w:tcW w:w="850" w:type="dxa"/>
          </w:tcPr>
          <w:p w14:paraId="7F2680B0" w14:textId="0B5BB95C" w:rsidR="00E56613" w:rsidRPr="00E56613" w:rsidDel="000A71D0" w:rsidRDefault="00E56613" w:rsidP="00E56613">
            <w:pPr>
              <w:spacing w:before="0" w:beforeAutospacing="0" w:after="0" w:afterAutospacing="0" w:line="360" w:lineRule="auto"/>
              <w:jc w:val="center"/>
              <w:rPr>
                <w:del w:id="539" w:author="Meryl Etman" w:date="2021-08-11T16:33:00Z"/>
                <w:rFonts w:ascii="David" w:eastAsia="Times New Roman" w:hAnsi="David" w:cs="David"/>
                <w:sz w:val="24"/>
                <w:szCs w:val="24"/>
                <w:rtl/>
              </w:rPr>
            </w:pPr>
            <w:del w:id="540" w:author="Meryl Etman" w:date="2021-08-11T16:32:00Z">
              <w:r w:rsidRPr="00E56613" w:rsidDel="000A71D0">
                <w:rPr>
                  <w:rFonts w:ascii="David" w:eastAsia="Times New Roman" w:hAnsi="David" w:cs="David"/>
                  <w:sz w:val="24"/>
                  <w:szCs w:val="24"/>
                  <w:rtl/>
                </w:rPr>
                <w:delText>קומפ'</w:delText>
              </w:r>
            </w:del>
          </w:p>
        </w:tc>
        <w:tc>
          <w:tcPr>
            <w:tcW w:w="567" w:type="dxa"/>
          </w:tcPr>
          <w:p w14:paraId="0323CE50" w14:textId="39529660" w:rsidR="00E56613" w:rsidRPr="00E56613" w:rsidDel="000A71D0" w:rsidRDefault="00E56613" w:rsidP="00E56613">
            <w:pPr>
              <w:spacing w:before="0" w:beforeAutospacing="0" w:after="0" w:afterAutospacing="0" w:line="360" w:lineRule="auto"/>
              <w:jc w:val="center"/>
              <w:rPr>
                <w:del w:id="541" w:author="Meryl Etman" w:date="2021-08-11T16:33:00Z"/>
                <w:rFonts w:ascii="David" w:eastAsia="Times New Roman" w:hAnsi="David" w:cs="David"/>
                <w:sz w:val="24"/>
                <w:szCs w:val="24"/>
                <w:rtl/>
              </w:rPr>
            </w:pPr>
            <w:del w:id="542" w:author="Meryl Etman" w:date="2021-08-11T16:32:00Z">
              <w:r w:rsidRPr="00E56613" w:rsidDel="000A71D0">
                <w:rPr>
                  <w:rFonts w:ascii="David" w:eastAsia="Times New Roman" w:hAnsi="David" w:cs="David"/>
                  <w:sz w:val="24"/>
                  <w:szCs w:val="24"/>
                  <w:rtl/>
                </w:rPr>
                <w:delText>1</w:delText>
              </w:r>
            </w:del>
          </w:p>
        </w:tc>
        <w:tc>
          <w:tcPr>
            <w:tcW w:w="2269" w:type="dxa"/>
          </w:tcPr>
          <w:p w14:paraId="0FAE759C" w14:textId="305FAE0D" w:rsidR="00E56613" w:rsidRPr="00E56613" w:rsidDel="000A71D0" w:rsidRDefault="00E56613" w:rsidP="00E56613">
            <w:pPr>
              <w:spacing w:before="0" w:beforeAutospacing="0" w:after="0" w:afterAutospacing="0" w:line="360" w:lineRule="auto"/>
              <w:jc w:val="center"/>
              <w:rPr>
                <w:del w:id="543" w:author="Meryl Etman" w:date="2021-08-11T16:33:00Z"/>
                <w:rFonts w:ascii="David" w:eastAsia="Times New Roman" w:hAnsi="David" w:cs="David"/>
                <w:sz w:val="24"/>
                <w:szCs w:val="24"/>
                <w:rtl/>
              </w:rPr>
            </w:pPr>
          </w:p>
        </w:tc>
      </w:tr>
      <w:tr w:rsidR="00E56613" w:rsidRPr="00E56613" w:rsidDel="000A71D0" w14:paraId="6C916061" w14:textId="4347A3F0" w:rsidTr="00E56613">
        <w:trPr>
          <w:trHeight w:val="1793"/>
          <w:del w:id="544" w:author="Meryl Etman" w:date="2021-08-11T16:33:00Z"/>
        </w:trPr>
        <w:tc>
          <w:tcPr>
            <w:tcW w:w="769" w:type="dxa"/>
          </w:tcPr>
          <w:p w14:paraId="37FCACF0" w14:textId="1CCD31BE" w:rsidR="00E56613" w:rsidRPr="00E56613" w:rsidDel="000A71D0" w:rsidRDefault="00E56613" w:rsidP="00E56613">
            <w:pPr>
              <w:spacing w:before="0" w:beforeAutospacing="0" w:after="0" w:afterAutospacing="0" w:line="360" w:lineRule="auto"/>
              <w:jc w:val="both"/>
              <w:rPr>
                <w:del w:id="545" w:author="Meryl Etman" w:date="2021-08-11T16:33:00Z"/>
                <w:rFonts w:ascii="David" w:eastAsia="Times New Roman" w:hAnsi="David" w:cs="David"/>
                <w:sz w:val="24"/>
                <w:szCs w:val="24"/>
                <w:rtl/>
              </w:rPr>
            </w:pPr>
            <w:del w:id="546" w:author="Meryl Etman" w:date="2021-08-11T16:32:00Z">
              <w:r w:rsidRPr="00E56613" w:rsidDel="000A71D0">
                <w:rPr>
                  <w:rFonts w:ascii="David" w:eastAsia="Times New Roman" w:hAnsi="David" w:cs="David" w:hint="cs"/>
                  <w:sz w:val="24"/>
                  <w:szCs w:val="24"/>
                  <w:rtl/>
                </w:rPr>
                <w:delText>3.2</w:delText>
              </w:r>
            </w:del>
          </w:p>
        </w:tc>
        <w:tc>
          <w:tcPr>
            <w:tcW w:w="4678" w:type="dxa"/>
          </w:tcPr>
          <w:p w14:paraId="738356C4" w14:textId="798FCF69" w:rsidR="00E56613" w:rsidRPr="00E56613" w:rsidDel="000A71D0" w:rsidRDefault="00E56613" w:rsidP="00E56613">
            <w:pPr>
              <w:spacing w:before="0" w:beforeAutospacing="0" w:after="0" w:afterAutospacing="0" w:line="360" w:lineRule="auto"/>
              <w:jc w:val="both"/>
              <w:rPr>
                <w:del w:id="547" w:author="Meryl Etman" w:date="2021-08-11T16:33:00Z"/>
                <w:rFonts w:ascii="David" w:eastAsia="Times New Roman" w:hAnsi="David" w:cs="David"/>
                <w:sz w:val="24"/>
                <w:szCs w:val="24"/>
                <w:rtl/>
              </w:rPr>
            </w:pPr>
            <w:del w:id="548" w:author="Meryl Etman" w:date="2021-08-11T16:32:00Z">
              <w:r w:rsidRPr="00E56613" w:rsidDel="000A71D0">
                <w:rPr>
                  <w:rFonts w:ascii="David" w:eastAsia="Times New Roman" w:hAnsi="David" w:cs="David"/>
                  <w:sz w:val="24"/>
                  <w:szCs w:val="24"/>
                  <w:rtl/>
                </w:rPr>
                <w:delText>הקמת 2 בניין מגורים בין 3  קומות ועליית גג מתקרת החניון ומעלה על כל המרכיבים לרבות עבודות הפיתוח הצמוד עד גמר מלא קבלת טופס 4 / תעודת גמר, מסירה לדיירים ובדק.</w:delText>
              </w:r>
            </w:del>
          </w:p>
        </w:tc>
        <w:tc>
          <w:tcPr>
            <w:tcW w:w="850" w:type="dxa"/>
          </w:tcPr>
          <w:p w14:paraId="10A48668" w14:textId="5EEA9299" w:rsidR="00E56613" w:rsidRPr="00E56613" w:rsidDel="000A71D0" w:rsidRDefault="00E56613" w:rsidP="00E56613">
            <w:pPr>
              <w:spacing w:before="0" w:beforeAutospacing="0" w:after="0" w:afterAutospacing="0" w:line="360" w:lineRule="auto"/>
              <w:jc w:val="center"/>
              <w:rPr>
                <w:del w:id="549" w:author="Meryl Etman" w:date="2021-08-11T16:33:00Z"/>
                <w:rFonts w:ascii="David" w:eastAsia="Times New Roman" w:hAnsi="David" w:cs="David"/>
                <w:sz w:val="24"/>
                <w:szCs w:val="24"/>
                <w:rtl/>
              </w:rPr>
            </w:pPr>
            <w:del w:id="550" w:author="Meryl Etman" w:date="2021-08-11T16:32:00Z">
              <w:r w:rsidRPr="00E56613" w:rsidDel="000A71D0">
                <w:rPr>
                  <w:rFonts w:ascii="David" w:eastAsia="Times New Roman" w:hAnsi="David" w:cs="David"/>
                  <w:sz w:val="24"/>
                  <w:szCs w:val="24"/>
                  <w:rtl/>
                </w:rPr>
                <w:delText>קומפ'</w:delText>
              </w:r>
            </w:del>
          </w:p>
        </w:tc>
        <w:tc>
          <w:tcPr>
            <w:tcW w:w="567" w:type="dxa"/>
          </w:tcPr>
          <w:p w14:paraId="12C4F829" w14:textId="02BADE36" w:rsidR="00E56613" w:rsidRPr="00E56613" w:rsidDel="000A71D0" w:rsidRDefault="00E56613" w:rsidP="00E56613">
            <w:pPr>
              <w:spacing w:before="0" w:beforeAutospacing="0" w:after="0" w:afterAutospacing="0" w:line="360" w:lineRule="auto"/>
              <w:jc w:val="center"/>
              <w:rPr>
                <w:del w:id="551" w:author="Meryl Etman" w:date="2021-08-11T16:33:00Z"/>
                <w:rFonts w:ascii="David" w:eastAsia="Times New Roman" w:hAnsi="David" w:cs="David"/>
                <w:sz w:val="24"/>
                <w:szCs w:val="24"/>
                <w:rtl/>
              </w:rPr>
            </w:pPr>
            <w:del w:id="552" w:author="Meryl Etman" w:date="2021-08-11T16:32:00Z">
              <w:r w:rsidRPr="00E56613" w:rsidDel="000A71D0">
                <w:rPr>
                  <w:rFonts w:ascii="David" w:eastAsia="Times New Roman" w:hAnsi="David" w:cs="David"/>
                  <w:sz w:val="24"/>
                  <w:szCs w:val="24"/>
                  <w:rtl/>
                </w:rPr>
                <w:delText>1</w:delText>
              </w:r>
            </w:del>
          </w:p>
        </w:tc>
        <w:tc>
          <w:tcPr>
            <w:tcW w:w="2269" w:type="dxa"/>
          </w:tcPr>
          <w:p w14:paraId="2970EF19" w14:textId="55EB69D3" w:rsidR="00E56613" w:rsidRPr="00E56613" w:rsidDel="000A71D0" w:rsidRDefault="00E56613" w:rsidP="00E56613">
            <w:pPr>
              <w:spacing w:before="0" w:beforeAutospacing="0" w:after="0" w:afterAutospacing="0" w:line="360" w:lineRule="auto"/>
              <w:jc w:val="center"/>
              <w:rPr>
                <w:del w:id="553" w:author="Meryl Etman" w:date="2021-08-11T16:33:00Z"/>
                <w:rFonts w:ascii="David" w:eastAsia="Times New Roman" w:hAnsi="David" w:cs="David"/>
                <w:sz w:val="24"/>
                <w:szCs w:val="24"/>
                <w:rtl/>
              </w:rPr>
            </w:pPr>
          </w:p>
        </w:tc>
      </w:tr>
      <w:tr w:rsidR="00E56613" w:rsidRPr="00E56613" w:rsidDel="000A71D0" w14:paraId="6421EEE5" w14:textId="60C6B2AC" w:rsidTr="00E56613">
        <w:trPr>
          <w:del w:id="554" w:author="Meryl Etman" w:date="2021-08-11T16:33:00Z"/>
        </w:trPr>
        <w:tc>
          <w:tcPr>
            <w:tcW w:w="769" w:type="dxa"/>
          </w:tcPr>
          <w:p w14:paraId="202B6253" w14:textId="2E690854" w:rsidR="00E56613" w:rsidRPr="00E56613" w:rsidDel="000A71D0" w:rsidRDefault="00E56613" w:rsidP="00E56613">
            <w:pPr>
              <w:spacing w:before="0" w:beforeAutospacing="0" w:after="0" w:afterAutospacing="0" w:line="360" w:lineRule="auto"/>
              <w:jc w:val="both"/>
              <w:rPr>
                <w:del w:id="555" w:author="Meryl Etman" w:date="2021-08-11T16:33:00Z"/>
                <w:rFonts w:ascii="David" w:eastAsia="Times New Roman" w:hAnsi="David" w:cs="David"/>
                <w:b/>
                <w:bCs/>
                <w:sz w:val="24"/>
                <w:szCs w:val="24"/>
                <w:rtl/>
              </w:rPr>
            </w:pPr>
          </w:p>
        </w:tc>
        <w:tc>
          <w:tcPr>
            <w:tcW w:w="4678" w:type="dxa"/>
          </w:tcPr>
          <w:p w14:paraId="3B67D202" w14:textId="4B761C8C" w:rsidR="00E56613" w:rsidRPr="00E56613" w:rsidDel="000A71D0" w:rsidRDefault="00E56613" w:rsidP="00E56613">
            <w:pPr>
              <w:spacing w:before="0" w:beforeAutospacing="0" w:after="0" w:afterAutospacing="0" w:line="360" w:lineRule="auto"/>
              <w:jc w:val="both"/>
              <w:rPr>
                <w:del w:id="556" w:author="Meryl Etman" w:date="2021-08-11T16:33:00Z"/>
                <w:rFonts w:ascii="David" w:eastAsia="Times New Roman" w:hAnsi="David" w:cs="David"/>
                <w:b/>
                <w:bCs/>
                <w:sz w:val="24"/>
                <w:szCs w:val="24"/>
                <w:rtl/>
              </w:rPr>
            </w:pPr>
            <w:del w:id="557" w:author="Meryl Etman" w:date="2021-08-11T16:32:00Z">
              <w:r w:rsidRPr="00E56613" w:rsidDel="000A71D0">
                <w:rPr>
                  <w:rFonts w:ascii="David" w:eastAsia="Times New Roman" w:hAnsi="David" w:cs="David"/>
                  <w:b/>
                  <w:bCs/>
                  <w:sz w:val="24"/>
                  <w:szCs w:val="24"/>
                  <w:rtl/>
                </w:rPr>
                <w:delText>סה"כ הקמת 2  המבנים חניונים והפיתוח הצמוד – מחיר סופי</w:delText>
              </w:r>
            </w:del>
          </w:p>
        </w:tc>
        <w:tc>
          <w:tcPr>
            <w:tcW w:w="3686" w:type="dxa"/>
            <w:gridSpan w:val="3"/>
          </w:tcPr>
          <w:p w14:paraId="18F077FC" w14:textId="0D320AE4" w:rsidR="00E56613" w:rsidRPr="00E56613" w:rsidDel="000A71D0" w:rsidRDefault="00E56613" w:rsidP="00E56613">
            <w:pPr>
              <w:spacing w:before="0" w:beforeAutospacing="0" w:after="0" w:afterAutospacing="0" w:line="360" w:lineRule="auto"/>
              <w:jc w:val="center"/>
              <w:rPr>
                <w:del w:id="558" w:author="Meryl Etman" w:date="2021-08-11T16:32:00Z"/>
                <w:rFonts w:ascii="David" w:eastAsia="Times New Roman" w:hAnsi="David" w:cs="David"/>
                <w:sz w:val="24"/>
                <w:szCs w:val="24"/>
                <w:rtl/>
              </w:rPr>
            </w:pPr>
          </w:p>
          <w:p w14:paraId="5C37CF8B" w14:textId="3690818C" w:rsidR="00E56613" w:rsidRPr="00E56613" w:rsidDel="000A71D0" w:rsidRDefault="00E56613" w:rsidP="00E56613">
            <w:pPr>
              <w:spacing w:before="0" w:beforeAutospacing="0" w:after="0" w:afterAutospacing="0" w:line="360" w:lineRule="auto"/>
              <w:jc w:val="center"/>
              <w:rPr>
                <w:del w:id="559" w:author="Meryl Etman" w:date="2021-08-11T16:33:00Z"/>
                <w:rFonts w:ascii="David" w:eastAsia="Times New Roman" w:hAnsi="David" w:cs="David"/>
                <w:sz w:val="24"/>
                <w:szCs w:val="24"/>
                <w:rtl/>
              </w:rPr>
            </w:pPr>
            <w:del w:id="560" w:author="Meryl Etman" w:date="2021-08-11T16:32:00Z">
              <w:r w:rsidRPr="00E56613" w:rsidDel="000A71D0">
                <w:rPr>
                  <w:rFonts w:ascii="David" w:eastAsia="Times New Roman" w:hAnsi="David" w:cs="David"/>
                  <w:sz w:val="24"/>
                  <w:szCs w:val="24"/>
                  <w:rtl/>
                </w:rPr>
                <w:delText>_________________________ש"ח</w:delText>
              </w:r>
            </w:del>
          </w:p>
        </w:tc>
      </w:tr>
      <w:tr w:rsidR="00E56613" w:rsidRPr="00E56613" w:rsidDel="000A71D0" w14:paraId="59B886FB" w14:textId="47A95181" w:rsidTr="00E56613">
        <w:trPr>
          <w:del w:id="561" w:author="Meryl Etman" w:date="2021-08-11T16:33:00Z"/>
        </w:trPr>
        <w:tc>
          <w:tcPr>
            <w:tcW w:w="769" w:type="dxa"/>
          </w:tcPr>
          <w:p w14:paraId="04D6BA83" w14:textId="41C15005" w:rsidR="00E56613" w:rsidRPr="00E56613" w:rsidDel="000A71D0" w:rsidRDefault="00E56613" w:rsidP="00E56613">
            <w:pPr>
              <w:spacing w:before="0" w:beforeAutospacing="0" w:after="0" w:afterAutospacing="0" w:line="360" w:lineRule="auto"/>
              <w:jc w:val="both"/>
              <w:rPr>
                <w:del w:id="562" w:author="Meryl Etman" w:date="2021-08-11T16:33:00Z"/>
                <w:rFonts w:ascii="David" w:eastAsia="Times New Roman" w:hAnsi="David" w:cs="David"/>
                <w:sz w:val="24"/>
                <w:szCs w:val="24"/>
                <w:rtl/>
              </w:rPr>
            </w:pPr>
          </w:p>
        </w:tc>
        <w:tc>
          <w:tcPr>
            <w:tcW w:w="8364" w:type="dxa"/>
            <w:gridSpan w:val="4"/>
          </w:tcPr>
          <w:p w14:paraId="3CBDD59C" w14:textId="421556A2" w:rsidR="00E56613" w:rsidRPr="00E56613" w:rsidDel="000A71D0" w:rsidRDefault="00E56613" w:rsidP="00E56613">
            <w:pPr>
              <w:spacing w:before="0" w:beforeAutospacing="0" w:after="0" w:afterAutospacing="0" w:line="360" w:lineRule="auto"/>
              <w:jc w:val="both"/>
              <w:rPr>
                <w:del w:id="563" w:author="Meryl Etman" w:date="2021-08-11T16:33:00Z"/>
                <w:rFonts w:ascii="David" w:eastAsia="Times New Roman" w:hAnsi="David" w:cs="David"/>
                <w:sz w:val="24"/>
                <w:szCs w:val="24"/>
                <w:rtl/>
              </w:rPr>
            </w:pPr>
            <w:del w:id="564" w:author="Meryl Etman" w:date="2021-08-11T16:32:00Z">
              <w:r w:rsidRPr="00E56613" w:rsidDel="000A71D0">
                <w:rPr>
                  <w:rFonts w:ascii="David" w:eastAsia="Times New Roman" w:hAnsi="David" w:cs="David"/>
                  <w:b/>
                  <w:bCs/>
                  <w:sz w:val="24"/>
                  <w:szCs w:val="24"/>
                  <w:rtl/>
                </w:rPr>
                <w:delText>במילים:</w:delText>
              </w:r>
              <w:r w:rsidRPr="00E56613" w:rsidDel="000A71D0">
                <w:rPr>
                  <w:rFonts w:ascii="David" w:eastAsia="Times New Roman" w:hAnsi="David" w:cs="David"/>
                  <w:sz w:val="24"/>
                  <w:szCs w:val="24"/>
                  <w:rtl/>
                </w:rPr>
                <w:delText xml:space="preserve">  ___________________________________________________ ש"ח</w:delText>
              </w:r>
            </w:del>
          </w:p>
        </w:tc>
      </w:tr>
    </w:tbl>
    <w:p w14:paraId="171F25B3" w14:textId="77777777" w:rsidR="00E56613" w:rsidRPr="00E56613" w:rsidRDefault="00E56613" w:rsidP="00E56613">
      <w:pPr>
        <w:spacing w:before="0" w:beforeAutospacing="0" w:after="0" w:afterAutospacing="0" w:line="360" w:lineRule="auto"/>
        <w:jc w:val="both"/>
        <w:rPr>
          <w:rFonts w:ascii="David" w:eastAsia="Times New Roman" w:hAnsi="David" w:cs="David"/>
          <w:snapToGrid w:val="0"/>
          <w:sz w:val="24"/>
          <w:szCs w:val="24"/>
          <w:rtl/>
        </w:rPr>
      </w:pPr>
    </w:p>
    <w:p w14:paraId="20F607B1" w14:textId="77777777" w:rsidR="00E56613" w:rsidRPr="00E56613" w:rsidRDefault="00E56613" w:rsidP="00E56613">
      <w:pPr>
        <w:spacing w:before="0" w:beforeAutospacing="0" w:after="0" w:afterAutospacing="0" w:line="360" w:lineRule="auto"/>
        <w:jc w:val="both"/>
        <w:rPr>
          <w:rFonts w:ascii="David" w:eastAsia="Times New Roman" w:hAnsi="David" w:cs="David"/>
          <w:snapToGrid w:val="0"/>
          <w:sz w:val="24"/>
          <w:szCs w:val="24"/>
          <w:rtl/>
        </w:rPr>
      </w:pPr>
      <w:r w:rsidRPr="00E56613">
        <w:rPr>
          <w:rFonts w:ascii="David" w:eastAsia="Times New Roman" w:hAnsi="David" w:cs="David"/>
          <w:snapToGrid w:val="0"/>
          <w:sz w:val="24"/>
          <w:szCs w:val="24"/>
          <w:rtl/>
        </w:rPr>
        <w:t>הערות:</w:t>
      </w:r>
    </w:p>
    <w:p w14:paraId="1991C59A" w14:textId="77777777" w:rsidR="00E56613" w:rsidRPr="00E56613" w:rsidRDefault="00E56613" w:rsidP="00237720">
      <w:pPr>
        <w:widowControl w:val="0"/>
        <w:numPr>
          <w:ilvl w:val="0"/>
          <w:numId w:val="22"/>
        </w:numPr>
        <w:tabs>
          <w:tab w:val="left" w:pos="2764"/>
          <w:tab w:val="center" w:pos="3962"/>
          <w:tab w:val="left" w:pos="8306"/>
        </w:tabs>
        <w:overflowPunct w:val="0"/>
        <w:autoSpaceDE w:val="0"/>
        <w:autoSpaceDN w:val="0"/>
        <w:adjustRightInd w:val="0"/>
        <w:spacing w:before="40" w:beforeAutospacing="0" w:afterLines="40" w:after="96" w:afterAutospacing="0" w:line="240" w:lineRule="auto"/>
        <w:ind w:right="180"/>
        <w:jc w:val="both"/>
        <w:textAlignment w:val="baseline"/>
        <w:rPr>
          <w:rFonts w:ascii="David" w:eastAsia="Times New Roman" w:hAnsi="David" w:cs="David"/>
          <w:sz w:val="24"/>
          <w:szCs w:val="24"/>
          <w:rtl/>
        </w:rPr>
      </w:pPr>
      <w:r w:rsidRPr="00E56613">
        <w:rPr>
          <w:rFonts w:ascii="David" w:eastAsia="Times New Roman" w:hAnsi="David" w:cs="David"/>
          <w:sz w:val="24"/>
          <w:szCs w:val="24"/>
          <w:rtl/>
        </w:rPr>
        <w:t xml:space="preserve">למרות המפורט בטבלה דלעיל יצוין ויודגש שוב כי המחיר לביצוע כל הפרויקט להקמת המבנים והפיתוח  הוא סופי ומוחלט (פאושלי) , כאמור.  </w:t>
      </w:r>
    </w:p>
    <w:p w14:paraId="0856768C" w14:textId="77777777" w:rsidR="00E56613" w:rsidRPr="00E56613" w:rsidRDefault="00E56613" w:rsidP="00237720">
      <w:pPr>
        <w:widowControl w:val="0"/>
        <w:numPr>
          <w:ilvl w:val="0"/>
          <w:numId w:val="22"/>
        </w:numPr>
        <w:tabs>
          <w:tab w:val="left" w:pos="2764"/>
          <w:tab w:val="center" w:pos="3962"/>
          <w:tab w:val="left" w:pos="8306"/>
        </w:tabs>
        <w:overflowPunct w:val="0"/>
        <w:autoSpaceDE w:val="0"/>
        <w:autoSpaceDN w:val="0"/>
        <w:adjustRightInd w:val="0"/>
        <w:spacing w:before="40" w:beforeAutospacing="0" w:afterLines="40" w:after="96" w:afterAutospacing="0" w:line="240" w:lineRule="auto"/>
        <w:ind w:right="180"/>
        <w:jc w:val="both"/>
        <w:textAlignment w:val="baseline"/>
        <w:rPr>
          <w:rFonts w:ascii="David" w:eastAsia="Times New Roman" w:hAnsi="David" w:cs="David"/>
          <w:sz w:val="24"/>
          <w:szCs w:val="24"/>
        </w:rPr>
      </w:pPr>
      <w:r w:rsidRPr="00E56613">
        <w:rPr>
          <w:rFonts w:ascii="David" w:eastAsia="Times New Roman" w:hAnsi="David" w:cs="David"/>
          <w:sz w:val="24"/>
          <w:szCs w:val="24"/>
          <w:rtl/>
        </w:rPr>
        <w:t xml:space="preserve"> מילוי המחירים בטבלה לעיל ישמשו את המזמין רק לצורך אינדיקציה ולהשוואה.  בכל מקרה העבודות לא תהיינה למדידה. </w:t>
      </w:r>
    </w:p>
    <w:p w14:paraId="780E84EA" w14:textId="77777777" w:rsidR="00E56613" w:rsidRPr="00E56613" w:rsidRDefault="00E56613" w:rsidP="00237720">
      <w:pPr>
        <w:widowControl w:val="0"/>
        <w:numPr>
          <w:ilvl w:val="0"/>
          <w:numId w:val="22"/>
        </w:numPr>
        <w:tabs>
          <w:tab w:val="left" w:pos="2764"/>
          <w:tab w:val="center" w:pos="3962"/>
          <w:tab w:val="left" w:pos="8306"/>
        </w:tabs>
        <w:overflowPunct w:val="0"/>
        <w:autoSpaceDE w:val="0"/>
        <w:autoSpaceDN w:val="0"/>
        <w:adjustRightInd w:val="0"/>
        <w:spacing w:before="40" w:beforeAutospacing="0" w:afterLines="40" w:after="96" w:afterAutospacing="0" w:line="240" w:lineRule="auto"/>
        <w:ind w:right="180"/>
        <w:jc w:val="both"/>
        <w:textAlignment w:val="baseline"/>
        <w:rPr>
          <w:rFonts w:ascii="David" w:eastAsia="Times New Roman" w:hAnsi="David" w:cs="David"/>
          <w:sz w:val="24"/>
          <w:szCs w:val="24"/>
        </w:rPr>
      </w:pPr>
      <w:r w:rsidRPr="00E56613">
        <w:rPr>
          <w:rFonts w:ascii="David" w:eastAsia="Times New Roman" w:hAnsi="David" w:cs="David"/>
          <w:sz w:val="24"/>
          <w:szCs w:val="24"/>
          <w:rtl/>
        </w:rPr>
        <w:t xml:space="preserve">מחירי פרקים ו/או מחירי עבודות כלשהן שלא מפורטות בטבלאות הנ"ל יחשבו ככלולים ומגולמים בהצעה ובפירוט לה הנ"ל. </w:t>
      </w:r>
    </w:p>
    <w:p w14:paraId="600DFDB7" w14:textId="448EC3F2" w:rsidR="00E56613" w:rsidRPr="00E56613" w:rsidDel="000A71D0" w:rsidRDefault="00E56613" w:rsidP="00237720">
      <w:pPr>
        <w:widowControl w:val="0"/>
        <w:numPr>
          <w:ilvl w:val="0"/>
          <w:numId w:val="22"/>
        </w:numPr>
        <w:tabs>
          <w:tab w:val="left" w:pos="2764"/>
          <w:tab w:val="center" w:pos="3962"/>
          <w:tab w:val="left" w:pos="8306"/>
        </w:tabs>
        <w:overflowPunct w:val="0"/>
        <w:autoSpaceDE w:val="0"/>
        <w:autoSpaceDN w:val="0"/>
        <w:adjustRightInd w:val="0"/>
        <w:spacing w:before="40" w:beforeAutospacing="0" w:afterLines="40" w:after="96" w:afterAutospacing="0" w:line="240" w:lineRule="auto"/>
        <w:ind w:right="180"/>
        <w:jc w:val="both"/>
        <w:textAlignment w:val="baseline"/>
        <w:rPr>
          <w:del w:id="565" w:author="Meryl Etman" w:date="2021-08-11T16:38:00Z"/>
          <w:rFonts w:ascii="David" w:eastAsia="Times New Roman" w:hAnsi="David" w:cs="David"/>
          <w:sz w:val="24"/>
          <w:szCs w:val="24"/>
        </w:rPr>
      </w:pPr>
      <w:del w:id="566" w:author="Meryl Etman" w:date="2021-08-11T16:38:00Z">
        <w:r w:rsidRPr="00E56613" w:rsidDel="000A71D0">
          <w:rPr>
            <w:rFonts w:ascii="David" w:eastAsia="Times New Roman" w:hAnsi="David" w:cs="David"/>
            <w:sz w:val="24"/>
            <w:szCs w:val="24"/>
            <w:rtl/>
          </w:rPr>
          <w:delText xml:space="preserve">בכל מקרה המחיר אינו כולל את עבודות הדיפון החפירה והעיגון הנשעות על ידי קבלן אחר. </w:delText>
        </w:r>
      </w:del>
    </w:p>
    <w:p w14:paraId="13CB474D" w14:textId="77777777" w:rsidR="00E56613" w:rsidRPr="00E56613" w:rsidRDefault="00E56613" w:rsidP="00237720">
      <w:pPr>
        <w:widowControl w:val="0"/>
        <w:numPr>
          <w:ilvl w:val="0"/>
          <w:numId w:val="22"/>
        </w:numPr>
        <w:tabs>
          <w:tab w:val="left" w:pos="2764"/>
          <w:tab w:val="center" w:pos="3962"/>
          <w:tab w:val="left" w:pos="8306"/>
        </w:tabs>
        <w:overflowPunct w:val="0"/>
        <w:autoSpaceDE w:val="0"/>
        <w:autoSpaceDN w:val="0"/>
        <w:adjustRightInd w:val="0"/>
        <w:spacing w:before="40" w:beforeAutospacing="0" w:afterLines="40" w:after="96" w:afterAutospacing="0" w:line="240" w:lineRule="auto"/>
        <w:ind w:right="180"/>
        <w:jc w:val="both"/>
        <w:textAlignment w:val="baseline"/>
        <w:rPr>
          <w:rFonts w:ascii="David" w:eastAsia="Times New Roman" w:hAnsi="David" w:cs="David"/>
          <w:snapToGrid w:val="0"/>
          <w:sz w:val="24"/>
          <w:szCs w:val="24"/>
        </w:rPr>
      </w:pPr>
      <w:r w:rsidRPr="00E56613">
        <w:rPr>
          <w:rFonts w:ascii="David" w:eastAsia="Times New Roman" w:hAnsi="David" w:cs="David"/>
          <w:snapToGrid w:val="0"/>
          <w:sz w:val="24"/>
          <w:szCs w:val="24"/>
          <w:rtl/>
        </w:rPr>
        <w:t>בכל מקרה, יהיה המזמין רשאי להפחית את סטנדרט הגמר ו/או לא לבצע חלקים ו/או לפרק את החוזה לשלבים ו/או להוציא מהחוזה חלק מעבודות (להעבירן לביצוע בידי קבלן מיוחד בחוזה משולש) ולהפחיתן ממחיר הקמת המבנים והפיתוח הנ"ל, בהתאם.</w:t>
      </w:r>
    </w:p>
    <w:p w14:paraId="787B0513" w14:textId="6376B0BC" w:rsidR="00E56613" w:rsidRPr="00E56613" w:rsidRDefault="00E56613" w:rsidP="000A71D0">
      <w:pPr>
        <w:widowControl w:val="0"/>
        <w:numPr>
          <w:ilvl w:val="0"/>
          <w:numId w:val="22"/>
        </w:numPr>
        <w:tabs>
          <w:tab w:val="left" w:pos="2764"/>
          <w:tab w:val="center" w:pos="3962"/>
          <w:tab w:val="left" w:pos="8306"/>
        </w:tabs>
        <w:overflowPunct w:val="0"/>
        <w:autoSpaceDE w:val="0"/>
        <w:autoSpaceDN w:val="0"/>
        <w:adjustRightInd w:val="0"/>
        <w:spacing w:before="40" w:beforeAutospacing="0" w:afterLines="40" w:after="96" w:afterAutospacing="0" w:line="240" w:lineRule="auto"/>
        <w:ind w:right="180"/>
        <w:jc w:val="both"/>
        <w:textAlignment w:val="baseline"/>
        <w:rPr>
          <w:rFonts w:ascii="David" w:eastAsia="Times New Roman" w:hAnsi="David" w:cs="David"/>
          <w:snapToGrid w:val="0"/>
          <w:sz w:val="24"/>
          <w:szCs w:val="24"/>
        </w:rPr>
      </w:pPr>
      <w:r w:rsidRPr="00E56613">
        <w:rPr>
          <w:rFonts w:ascii="David" w:eastAsia="Times New Roman" w:hAnsi="David" w:cs="David"/>
          <w:snapToGrid w:val="0"/>
          <w:sz w:val="24"/>
          <w:szCs w:val="24"/>
          <w:rtl/>
        </w:rPr>
        <w:t xml:space="preserve">עמלת הקבלן בגין ביצוע עבודות באמצעות קבלנים מיוחדים תהא 6% ממחיר עבודות אילו, כאמור, למעט התקנת מטבחים </w:t>
      </w:r>
      <w:del w:id="567" w:author="Meryl Etman" w:date="2021-08-11T16:39:00Z">
        <w:r w:rsidRPr="00E56613" w:rsidDel="000A71D0">
          <w:rPr>
            <w:rFonts w:ascii="David" w:eastAsia="Times New Roman" w:hAnsi="David" w:cs="David"/>
            <w:snapToGrid w:val="0"/>
            <w:sz w:val="24"/>
            <w:szCs w:val="24"/>
            <w:rtl/>
          </w:rPr>
          <w:delText xml:space="preserve">ו/או דיקוהיט </w:delText>
        </w:r>
      </w:del>
      <w:r w:rsidRPr="00E56613">
        <w:rPr>
          <w:rFonts w:ascii="David" w:eastAsia="Times New Roman" w:hAnsi="David" w:cs="David"/>
          <w:snapToGrid w:val="0"/>
          <w:sz w:val="24"/>
          <w:szCs w:val="24"/>
          <w:rtl/>
        </w:rPr>
        <w:t>שלגביהן לא תשולם כל תוספת.</w:t>
      </w:r>
    </w:p>
    <w:p w14:paraId="227E9B45" w14:textId="33DC41B6" w:rsidR="00E56613" w:rsidRPr="00E56613" w:rsidDel="000A71D0" w:rsidRDefault="00E56613" w:rsidP="00237720">
      <w:pPr>
        <w:widowControl w:val="0"/>
        <w:numPr>
          <w:ilvl w:val="0"/>
          <w:numId w:val="22"/>
        </w:numPr>
        <w:tabs>
          <w:tab w:val="left" w:pos="2764"/>
          <w:tab w:val="center" w:pos="3962"/>
          <w:tab w:val="left" w:pos="8306"/>
        </w:tabs>
        <w:overflowPunct w:val="0"/>
        <w:autoSpaceDE w:val="0"/>
        <w:autoSpaceDN w:val="0"/>
        <w:adjustRightInd w:val="0"/>
        <w:spacing w:before="40" w:beforeAutospacing="0" w:afterLines="40" w:after="96" w:afterAutospacing="0" w:line="240" w:lineRule="auto"/>
        <w:ind w:right="180"/>
        <w:jc w:val="both"/>
        <w:textAlignment w:val="baseline"/>
        <w:rPr>
          <w:del w:id="568" w:author="Meryl Etman" w:date="2021-08-11T16:38:00Z"/>
          <w:rFonts w:ascii="David" w:eastAsia="Times New Roman" w:hAnsi="David" w:cs="David"/>
          <w:snapToGrid w:val="0"/>
          <w:sz w:val="24"/>
          <w:szCs w:val="24"/>
        </w:rPr>
      </w:pPr>
      <w:del w:id="569" w:author="Meryl Etman" w:date="2021-08-11T16:38:00Z">
        <w:r w:rsidRPr="00E56613" w:rsidDel="000A71D0">
          <w:rPr>
            <w:rFonts w:ascii="David" w:eastAsia="Times New Roman" w:hAnsi="David" w:cs="David"/>
            <w:snapToGrid w:val="0"/>
            <w:sz w:val="24"/>
            <w:szCs w:val="24"/>
            <w:rtl/>
          </w:rPr>
          <w:delText>יובהר כי בגין ביצוע עבודות הדיפון החפירה והעיגון ו/או הביסוס המבוצעות ע"י הקבלן המיוחד, קבלן החפירה, לא ישולם לקבלן כל עמלה גם אם העבודות טרם הסתיימו וכי במקרה שהעבודות טרם הסתיימו קבלן החפירה יהפוך לקבלן משנה וקבלן מיוחד ויהיה תחת אחריות הקבלן ועל כך יחתם הסכם משולש כאמור.</w:delText>
        </w:r>
      </w:del>
    </w:p>
    <w:p w14:paraId="6E177929" w14:textId="23D1BB9C" w:rsidR="00E56613" w:rsidRPr="00E56613" w:rsidRDefault="00E56613" w:rsidP="00237720">
      <w:pPr>
        <w:widowControl w:val="0"/>
        <w:numPr>
          <w:ilvl w:val="0"/>
          <w:numId w:val="22"/>
        </w:numPr>
        <w:tabs>
          <w:tab w:val="left" w:pos="2764"/>
          <w:tab w:val="center" w:pos="3962"/>
          <w:tab w:val="left" w:pos="8306"/>
        </w:tabs>
        <w:overflowPunct w:val="0"/>
        <w:autoSpaceDE w:val="0"/>
        <w:autoSpaceDN w:val="0"/>
        <w:adjustRightInd w:val="0"/>
        <w:spacing w:before="40" w:beforeAutospacing="0" w:afterLines="40" w:after="96" w:afterAutospacing="0" w:line="240" w:lineRule="auto"/>
        <w:ind w:right="180"/>
        <w:jc w:val="both"/>
        <w:textAlignment w:val="baseline"/>
        <w:rPr>
          <w:rFonts w:ascii="David" w:eastAsia="Times New Roman" w:hAnsi="David" w:cs="David"/>
          <w:b/>
          <w:bCs/>
          <w:snapToGrid w:val="0"/>
          <w:sz w:val="24"/>
          <w:szCs w:val="24"/>
          <w:u w:val="single"/>
        </w:rPr>
      </w:pPr>
      <w:del w:id="570" w:author="Meryl Etman" w:date="2021-08-11T16:38:00Z">
        <w:r w:rsidRPr="00E56613" w:rsidDel="000A71D0">
          <w:rPr>
            <w:rFonts w:ascii="David" w:eastAsia="Times New Roman" w:hAnsi="David" w:cs="David"/>
            <w:snapToGrid w:val="0"/>
            <w:sz w:val="24"/>
            <w:szCs w:val="24"/>
            <w:rtl/>
          </w:rPr>
          <w:delText xml:space="preserve"> </w:delText>
        </w:r>
      </w:del>
      <w:r w:rsidRPr="00E56613">
        <w:rPr>
          <w:rFonts w:ascii="David" w:eastAsia="Times New Roman" w:hAnsi="David" w:cs="David"/>
          <w:b/>
          <w:bCs/>
          <w:snapToGrid w:val="0"/>
          <w:sz w:val="24"/>
          <w:szCs w:val="24"/>
          <w:u w:val="single"/>
          <w:rtl/>
        </w:rPr>
        <w:t xml:space="preserve">המחיר יהיה צמוד למדד הבנייה בגין  חודש –    </w:t>
      </w:r>
      <w:r w:rsidRPr="00E56613">
        <w:rPr>
          <w:rFonts w:ascii="David" w:eastAsia="Times New Roman" w:hAnsi="David" w:cs="David" w:hint="cs"/>
          <w:b/>
          <w:bCs/>
          <w:snapToGrid w:val="0"/>
          <w:sz w:val="24"/>
          <w:szCs w:val="24"/>
          <w:u w:val="single"/>
          <w:rtl/>
        </w:rPr>
        <w:t>____</w:t>
      </w:r>
      <w:r w:rsidRPr="00E56613">
        <w:rPr>
          <w:rFonts w:ascii="David" w:eastAsia="Times New Roman" w:hAnsi="David" w:cs="David"/>
          <w:b/>
          <w:bCs/>
          <w:snapToGrid w:val="0"/>
          <w:sz w:val="24"/>
          <w:szCs w:val="24"/>
          <w:u w:val="single"/>
          <w:rtl/>
        </w:rPr>
        <w:t>ֹֹֹֹֹֹֹ</w:t>
      </w:r>
      <w:r w:rsidRPr="00E56613">
        <w:rPr>
          <w:rFonts w:ascii="David" w:eastAsia="Times New Roman" w:hAnsi="David" w:cs="David"/>
          <w:b/>
          <w:bCs/>
          <w:snapToGrid w:val="0"/>
          <w:sz w:val="24"/>
          <w:szCs w:val="24"/>
          <w:u w:val="single"/>
        </w:rPr>
        <w:t xml:space="preserve">                                        </w:t>
      </w:r>
      <w:r w:rsidRPr="00E56613">
        <w:rPr>
          <w:rFonts w:ascii="David" w:eastAsia="Times New Roman" w:hAnsi="David" w:cs="David"/>
          <w:b/>
          <w:bCs/>
          <w:snapToGrid w:val="0"/>
          <w:sz w:val="24"/>
          <w:szCs w:val="24"/>
          <w:u w:val="single"/>
          <w:rtl/>
        </w:rPr>
        <w:t xml:space="preserve">. </w:t>
      </w:r>
    </w:p>
    <w:p w14:paraId="15900498" w14:textId="77777777" w:rsidR="00E56613" w:rsidRPr="00E56613" w:rsidRDefault="00E56613" w:rsidP="00E56613">
      <w:pPr>
        <w:widowControl w:val="0"/>
        <w:tabs>
          <w:tab w:val="left" w:pos="2764"/>
          <w:tab w:val="center" w:pos="3962"/>
          <w:tab w:val="left" w:pos="8306"/>
        </w:tabs>
        <w:spacing w:before="40" w:beforeAutospacing="0" w:afterLines="40" w:after="96" w:afterAutospacing="0" w:line="240" w:lineRule="auto"/>
        <w:ind w:right="180"/>
        <w:jc w:val="both"/>
        <w:rPr>
          <w:rFonts w:ascii="David" w:eastAsia="Times New Roman" w:hAnsi="David" w:cs="David"/>
          <w:b/>
          <w:bCs/>
          <w:snapToGrid w:val="0"/>
          <w:sz w:val="24"/>
          <w:szCs w:val="24"/>
          <w:u w:val="single"/>
          <w:rtl/>
        </w:rPr>
      </w:pPr>
    </w:p>
    <w:p w14:paraId="510D07DF" w14:textId="77777777" w:rsidR="00E56613" w:rsidRPr="00E56613" w:rsidRDefault="00E56613" w:rsidP="00E56613">
      <w:pPr>
        <w:widowControl w:val="0"/>
        <w:tabs>
          <w:tab w:val="left" w:pos="2764"/>
          <w:tab w:val="center" w:pos="3962"/>
          <w:tab w:val="left" w:pos="8306"/>
        </w:tabs>
        <w:spacing w:before="40" w:beforeAutospacing="0" w:afterLines="40" w:after="96" w:afterAutospacing="0" w:line="240" w:lineRule="auto"/>
        <w:ind w:right="180"/>
        <w:jc w:val="both"/>
        <w:rPr>
          <w:rFonts w:ascii="David" w:eastAsia="Times New Roman" w:hAnsi="David" w:cs="David"/>
          <w:b/>
          <w:bCs/>
          <w:snapToGrid w:val="0"/>
          <w:sz w:val="24"/>
          <w:szCs w:val="24"/>
          <w:u w:val="single"/>
        </w:rPr>
      </w:pPr>
    </w:p>
    <w:p w14:paraId="7BF3C8E1" w14:textId="77777777" w:rsidR="00E56613" w:rsidRPr="00E56613" w:rsidRDefault="00E56613" w:rsidP="00E56613">
      <w:pPr>
        <w:widowControl w:val="0"/>
        <w:tabs>
          <w:tab w:val="left" w:pos="2764"/>
          <w:tab w:val="center" w:pos="3962"/>
          <w:tab w:val="left" w:pos="8306"/>
        </w:tabs>
        <w:spacing w:before="40" w:beforeAutospacing="0" w:afterLines="40" w:after="96" w:afterAutospacing="0" w:line="240" w:lineRule="auto"/>
        <w:ind w:right="180"/>
        <w:jc w:val="both"/>
        <w:rPr>
          <w:rFonts w:ascii="David" w:eastAsia="Times New Roman" w:hAnsi="David" w:cs="David"/>
          <w:b/>
          <w:bCs/>
          <w:snapToGrid w:val="0"/>
          <w:sz w:val="24"/>
          <w:szCs w:val="24"/>
          <w:u w:val="single"/>
        </w:rPr>
      </w:pPr>
    </w:p>
    <w:p w14:paraId="526E5BE5" w14:textId="77777777" w:rsidR="00E56613" w:rsidRPr="00E56613" w:rsidRDefault="00E56613" w:rsidP="00E56613">
      <w:pPr>
        <w:widowControl w:val="0"/>
        <w:tabs>
          <w:tab w:val="left" w:pos="2764"/>
          <w:tab w:val="center" w:pos="3962"/>
          <w:tab w:val="left" w:pos="8306"/>
        </w:tabs>
        <w:spacing w:before="40" w:beforeAutospacing="0" w:afterLines="40" w:after="96" w:afterAutospacing="0" w:line="240" w:lineRule="auto"/>
        <w:ind w:right="180"/>
        <w:jc w:val="both"/>
        <w:rPr>
          <w:rFonts w:ascii="Times New Roman" w:eastAsia="Times New Roman" w:hAnsi="Times New Roman" w:cs="David"/>
          <w:b/>
          <w:bCs/>
          <w:snapToGrid w:val="0"/>
          <w:sz w:val="24"/>
          <w:szCs w:val="26"/>
          <w:u w:val="single"/>
        </w:rPr>
      </w:pPr>
    </w:p>
    <w:p w14:paraId="6EC83947" w14:textId="77777777" w:rsidR="00E56613" w:rsidRPr="00E56613" w:rsidRDefault="00E56613" w:rsidP="00E56613">
      <w:pPr>
        <w:widowControl w:val="0"/>
        <w:tabs>
          <w:tab w:val="left" w:pos="2764"/>
          <w:tab w:val="center" w:pos="3962"/>
          <w:tab w:val="left" w:pos="8306"/>
        </w:tabs>
        <w:spacing w:before="40" w:beforeAutospacing="0" w:afterLines="40" w:after="96" w:afterAutospacing="0" w:line="240" w:lineRule="auto"/>
        <w:ind w:right="180"/>
        <w:jc w:val="both"/>
        <w:rPr>
          <w:rFonts w:ascii="Times New Roman" w:eastAsia="Times New Roman" w:hAnsi="Times New Roman" w:cs="David"/>
          <w:b/>
          <w:bCs/>
          <w:snapToGrid w:val="0"/>
          <w:sz w:val="24"/>
          <w:szCs w:val="26"/>
          <w:u w:val="single"/>
        </w:rPr>
      </w:pPr>
    </w:p>
    <w:p w14:paraId="124A57E0" w14:textId="77777777" w:rsidR="00E56613" w:rsidRPr="00E56613" w:rsidRDefault="00E56613" w:rsidP="00E56613">
      <w:pPr>
        <w:widowControl w:val="0"/>
        <w:tabs>
          <w:tab w:val="left" w:pos="2764"/>
          <w:tab w:val="center" w:pos="3962"/>
          <w:tab w:val="left" w:pos="8306"/>
        </w:tabs>
        <w:spacing w:before="40" w:beforeAutospacing="0" w:afterLines="40" w:after="96" w:afterAutospacing="0" w:line="240" w:lineRule="auto"/>
        <w:ind w:right="180"/>
        <w:jc w:val="both"/>
        <w:rPr>
          <w:rFonts w:ascii="Times New Roman" w:eastAsia="Times New Roman" w:hAnsi="Times New Roman" w:cs="David"/>
          <w:b/>
          <w:bCs/>
          <w:snapToGrid w:val="0"/>
          <w:sz w:val="24"/>
          <w:szCs w:val="26"/>
          <w:u w:val="single"/>
        </w:rPr>
      </w:pPr>
    </w:p>
    <w:p w14:paraId="4919E240" w14:textId="77777777" w:rsidR="00E56613" w:rsidRPr="00E56613" w:rsidRDefault="00E56613" w:rsidP="00E56613">
      <w:pPr>
        <w:spacing w:before="0" w:beforeAutospacing="0" w:after="0" w:afterAutospacing="0" w:line="240" w:lineRule="auto"/>
        <w:jc w:val="both"/>
        <w:rPr>
          <w:rFonts w:ascii="Times New Roman" w:eastAsia="Times New Roman" w:hAnsi="Times New Roman" w:cs="David"/>
          <w:snapToGrid w:val="0"/>
          <w:sz w:val="26"/>
          <w:szCs w:val="24"/>
          <w:rtl/>
        </w:rPr>
      </w:pPr>
    </w:p>
    <w:p w14:paraId="01097BBC" w14:textId="77777777" w:rsidR="00E56613" w:rsidRPr="00E56613" w:rsidRDefault="00E56613" w:rsidP="00E56613">
      <w:pPr>
        <w:spacing w:before="0" w:beforeAutospacing="0" w:after="0" w:afterAutospacing="0" w:line="360" w:lineRule="auto"/>
        <w:jc w:val="center"/>
        <w:rPr>
          <w:rFonts w:ascii="David" w:eastAsia="Times New Roman" w:hAnsi="David" w:cs="David"/>
          <w:b/>
          <w:bCs/>
          <w:sz w:val="32"/>
          <w:szCs w:val="32"/>
          <w:u w:val="single"/>
          <w:rtl/>
        </w:rPr>
      </w:pPr>
      <w:r w:rsidRPr="00E56613">
        <w:rPr>
          <w:rFonts w:ascii="David" w:eastAsia="Times New Roman" w:hAnsi="David" w:cs="David"/>
          <w:b/>
          <w:bCs/>
          <w:sz w:val="32"/>
          <w:szCs w:val="32"/>
          <w:u w:val="single"/>
          <w:rtl/>
        </w:rPr>
        <w:br w:type="page"/>
      </w:r>
      <w:r w:rsidRPr="00E56613">
        <w:rPr>
          <w:rFonts w:ascii="David" w:eastAsia="Times New Roman" w:hAnsi="David" w:cs="David"/>
          <w:noProof/>
          <w:sz w:val="26"/>
          <w:szCs w:val="26"/>
        </w:rPr>
        <w:lastRenderedPageBreak/>
        <w:drawing>
          <wp:inline distT="0" distB="0" distL="0" distR="0" wp14:anchorId="38D7FCE6" wp14:editId="510DE57C">
            <wp:extent cx="5276850" cy="466725"/>
            <wp:effectExtent l="0" t="0" r="0" b="9525"/>
            <wp:docPr id="22" name="תמונה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תמונה 1"/>
                    <pic:cNvPicPr>
                      <a:picLocks noChangeAspect="1" noChangeArrowheads="1"/>
                    </pic:cNvPicPr>
                  </pic:nvPicPr>
                  <pic:blipFill>
                    <a:blip r:embed="rId14">
                      <a:extLst>
                        <a:ext uri="{28A0092B-C50C-407E-A947-70E740481C1C}">
                          <a14:useLocalDpi xmlns:a14="http://schemas.microsoft.com/office/drawing/2010/main" val="0"/>
                        </a:ext>
                      </a:extLst>
                    </a:blip>
                    <a:srcRect t="30597" b="23880"/>
                    <a:stretch>
                      <a:fillRect/>
                    </a:stretch>
                  </pic:blipFill>
                  <pic:spPr bwMode="auto">
                    <a:xfrm>
                      <a:off x="0" y="0"/>
                      <a:ext cx="5276850" cy="466725"/>
                    </a:xfrm>
                    <a:prstGeom prst="rect">
                      <a:avLst/>
                    </a:prstGeom>
                    <a:noFill/>
                    <a:ln>
                      <a:noFill/>
                    </a:ln>
                  </pic:spPr>
                </pic:pic>
              </a:graphicData>
            </a:graphic>
          </wp:inline>
        </w:drawing>
      </w:r>
    </w:p>
    <w:p w14:paraId="63DC7D8A" w14:textId="77777777" w:rsidR="00E56613" w:rsidRPr="00E56613" w:rsidRDefault="00E56613" w:rsidP="00E56613">
      <w:pPr>
        <w:spacing w:before="0" w:beforeAutospacing="0" w:after="0" w:afterAutospacing="0" w:line="360" w:lineRule="auto"/>
        <w:jc w:val="center"/>
        <w:rPr>
          <w:rFonts w:ascii="David" w:eastAsia="Times New Roman" w:hAnsi="David" w:cs="David"/>
          <w:b/>
          <w:bCs/>
          <w:sz w:val="32"/>
          <w:szCs w:val="32"/>
          <w:u w:val="single"/>
          <w:rtl/>
        </w:rPr>
      </w:pPr>
    </w:p>
    <w:p w14:paraId="1CC8F15A" w14:textId="77777777" w:rsidR="00E56613" w:rsidRPr="00E56613" w:rsidRDefault="00E56613" w:rsidP="00E56613">
      <w:pPr>
        <w:spacing w:before="0" w:beforeAutospacing="0" w:after="0" w:afterAutospacing="0" w:line="360" w:lineRule="auto"/>
        <w:jc w:val="center"/>
        <w:rPr>
          <w:rFonts w:ascii="David" w:eastAsia="Times New Roman" w:hAnsi="David" w:cs="David"/>
          <w:b/>
          <w:bCs/>
          <w:sz w:val="32"/>
          <w:szCs w:val="32"/>
          <w:u w:val="single"/>
          <w:rtl/>
        </w:rPr>
      </w:pPr>
      <w:r w:rsidRPr="00E56613">
        <w:rPr>
          <w:rFonts w:ascii="David" w:eastAsia="Times New Roman" w:hAnsi="David" w:cs="David"/>
          <w:b/>
          <w:bCs/>
          <w:sz w:val="32"/>
          <w:szCs w:val="32"/>
          <w:u w:val="single"/>
          <w:rtl/>
        </w:rPr>
        <w:t xml:space="preserve">חוזה קבלן ראשי </w:t>
      </w:r>
    </w:p>
    <w:p w14:paraId="63DFBCF2" w14:textId="77777777" w:rsidR="00E56613" w:rsidRPr="00E56613" w:rsidRDefault="00E56613" w:rsidP="00E56613">
      <w:pPr>
        <w:spacing w:before="0" w:beforeAutospacing="0" w:after="0" w:afterAutospacing="0" w:line="360" w:lineRule="auto"/>
        <w:jc w:val="center"/>
        <w:rPr>
          <w:rFonts w:ascii="David" w:eastAsia="Times New Roman" w:hAnsi="David" w:cs="David"/>
          <w:b/>
          <w:bCs/>
          <w:sz w:val="28"/>
          <w:szCs w:val="28"/>
          <w:u w:val="single"/>
          <w:rtl/>
        </w:rPr>
      </w:pPr>
    </w:p>
    <w:p w14:paraId="1960730C" w14:textId="77777777" w:rsidR="00E56613" w:rsidRPr="004A28B6" w:rsidRDefault="00E56613" w:rsidP="00E56613">
      <w:pPr>
        <w:spacing w:before="0" w:beforeAutospacing="0" w:after="0" w:afterAutospacing="0" w:line="360" w:lineRule="auto"/>
        <w:jc w:val="center"/>
        <w:rPr>
          <w:rFonts w:ascii="David" w:eastAsia="Times New Roman" w:hAnsi="David" w:cs="David"/>
          <w:b/>
          <w:bCs/>
          <w:sz w:val="28"/>
          <w:szCs w:val="28"/>
          <w:rtl/>
        </w:rPr>
      </w:pPr>
      <w:r w:rsidRPr="004A28B6">
        <w:rPr>
          <w:rFonts w:ascii="David" w:eastAsia="Times New Roman" w:hAnsi="David" w:cs="David"/>
          <w:b/>
          <w:bCs/>
          <w:sz w:val="28"/>
          <w:szCs w:val="28"/>
          <w:rtl/>
        </w:rPr>
        <w:t xml:space="preserve"> </w:t>
      </w:r>
      <w:sdt>
        <w:sdtPr>
          <w:rPr>
            <w:rFonts w:ascii="David" w:eastAsia="Times New Roman" w:hAnsi="David" w:cs="David"/>
            <w:b/>
            <w:bCs/>
            <w:sz w:val="28"/>
            <w:szCs w:val="28"/>
            <w:rtl/>
          </w:rPr>
          <w:alias w:val="שם ספק"/>
          <w:tag w:val="cntSupllierName"/>
          <w:id w:val="-443077407"/>
          <w:placeholder>
            <w:docPart w:val="2F5C1CF6186C4FBE9DA59650F3680A41"/>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sdtContent>
          <w:r w:rsidR="004A28B6" w:rsidRPr="004A28B6">
            <w:rPr>
              <w:rStyle w:val="a8"/>
              <w:color w:val="00B0F0"/>
              <w:rtl/>
            </w:rPr>
            <w:t>[שם ספק]</w:t>
          </w:r>
        </w:sdtContent>
      </w:sdt>
    </w:p>
    <w:p w14:paraId="242A52C0" w14:textId="77777777" w:rsidR="00E56613" w:rsidRPr="00E56613" w:rsidRDefault="00E56613" w:rsidP="00E56613">
      <w:pPr>
        <w:spacing w:before="0" w:beforeAutospacing="0" w:after="0" w:afterAutospacing="0"/>
        <w:jc w:val="center"/>
        <w:rPr>
          <w:rFonts w:ascii="David" w:eastAsia="Times New Roman" w:hAnsi="David" w:cs="David"/>
          <w:sz w:val="24"/>
          <w:szCs w:val="24"/>
          <w:rtl/>
        </w:rPr>
      </w:pPr>
      <w:r w:rsidRPr="00E56613">
        <w:rPr>
          <w:rFonts w:ascii="David" w:eastAsia="Times New Roman" w:hAnsi="David" w:cs="David"/>
          <w:noProof/>
          <w:sz w:val="26"/>
          <w:szCs w:val="26"/>
        </w:rPr>
        <mc:AlternateContent>
          <mc:Choice Requires="wps">
            <w:drawing>
              <wp:anchor distT="45720" distB="45720" distL="114300" distR="114300" simplePos="0" relativeHeight="251645952" behindDoc="0" locked="0" layoutInCell="1" allowOverlap="1" wp14:anchorId="1D29AF66" wp14:editId="633A9E5D">
                <wp:simplePos x="0" y="0"/>
                <wp:positionH relativeFrom="column">
                  <wp:align>center</wp:align>
                </wp:positionH>
                <wp:positionV relativeFrom="paragraph">
                  <wp:posOffset>187960</wp:posOffset>
                </wp:positionV>
                <wp:extent cx="4070985" cy="1254125"/>
                <wp:effectExtent l="10160" t="10795" r="5080" b="11430"/>
                <wp:wrapSquare wrapText="bothSides"/>
                <wp:docPr id="30" name="תיבת טקסט 3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070985" cy="1254125"/>
                        </a:xfrm>
                        <a:prstGeom prst="rect">
                          <a:avLst/>
                        </a:prstGeom>
                        <a:solidFill>
                          <a:srgbClr val="FFFFFF"/>
                        </a:solidFill>
                        <a:ln w="9525">
                          <a:solidFill>
                            <a:srgbClr val="000000"/>
                          </a:solidFill>
                          <a:miter lim="800000"/>
                          <a:headEnd/>
                          <a:tailEnd/>
                        </a:ln>
                      </wps:spPr>
                      <wps:txbx>
                        <w:txbxContent>
                          <w:p w14:paraId="4280A95D" w14:textId="77777777" w:rsidR="00C80A9E" w:rsidRDefault="00C80A9E" w:rsidP="00E56613">
                            <w:pPr>
                              <w:jc w:val="center"/>
                              <w:rPr>
                                <w:sz w:val="24"/>
                                <w:szCs w:val="24"/>
                                <w:rtl/>
                              </w:rPr>
                            </w:pPr>
                          </w:p>
                          <w:p w14:paraId="5CEE2E79" w14:textId="77777777" w:rsidR="00C80A9E" w:rsidRDefault="00C80A9E" w:rsidP="00E56613">
                            <w:pPr>
                              <w:jc w:val="center"/>
                              <w:rPr>
                                <w:sz w:val="24"/>
                                <w:szCs w:val="24"/>
                                <w:rtl/>
                              </w:rPr>
                            </w:pPr>
                          </w:p>
                          <w:p w14:paraId="3879C20E" w14:textId="77777777" w:rsidR="00C80A9E" w:rsidRDefault="00C80A9E" w:rsidP="00E56613">
                            <w:pPr>
                              <w:jc w:val="center"/>
                              <w:rPr>
                                <w:sz w:val="24"/>
                                <w:szCs w:val="24"/>
                                <w:rtl/>
                              </w:rPr>
                            </w:pPr>
                            <w:r w:rsidRPr="00422E7D">
                              <w:rPr>
                                <w:rFonts w:hint="cs"/>
                                <w:sz w:val="24"/>
                                <w:szCs w:val="24"/>
                                <w:rtl/>
                              </w:rPr>
                              <w:t xml:space="preserve">הדמיית הפרויקט </w:t>
                            </w:r>
                          </w:p>
                          <w:p w14:paraId="321674B8" w14:textId="77777777" w:rsidR="00C80A9E" w:rsidRDefault="00C80A9E" w:rsidP="00E56613"/>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type w14:anchorId="1D29AF66" id="_x0000_t202" coordsize="21600,21600" o:spt="202" path="m,l,21600r21600,l21600,xe">
                <v:stroke joinstyle="miter"/>
                <v:path gradientshapeok="t" o:connecttype="rect"/>
              </v:shapetype>
              <v:shape id="תיבת טקסט 30" o:spid="_x0000_s1026" type="#_x0000_t202" style="position:absolute;left:0;text-align:left;margin-left:0;margin-top:14.8pt;width:320.55pt;height:98.75pt;z-index:251645952;visibility:visible;mso-wrap-style:square;mso-width-percent:0;mso-height-percent:0;mso-wrap-distance-left:9pt;mso-wrap-distance-top:3.6pt;mso-wrap-distance-right:9pt;mso-wrap-distance-bottom:3.6pt;mso-position-horizontal:center;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">
                <v:textbox>
                  <w:txbxContent>
                    <w:p w14:paraId="4280A95D" w14:textId="77777777" w:rsidR="00C80A9E" w:rsidRDefault="00C80A9E" w:rsidP="00E56613">
                      <w:pPr>
                        <w:jc w:val="center"/>
                        <w:rPr>
                          <w:sz w:val="24"/>
                          <w:szCs w:val="24"/>
                          <w:rtl/>
                        </w:rPr>
                      </w:pPr>
                    </w:p>
                    <w:p w14:paraId="5CEE2E79" w14:textId="77777777" w:rsidR="00C80A9E" w:rsidRDefault="00C80A9E" w:rsidP="00E56613">
                      <w:pPr>
                        <w:jc w:val="center"/>
                        <w:rPr>
                          <w:sz w:val="24"/>
                          <w:szCs w:val="24"/>
                          <w:rtl/>
                        </w:rPr>
                      </w:pPr>
                    </w:p>
                    <w:p w14:paraId="3879C20E" w14:textId="77777777" w:rsidR="00C80A9E" w:rsidRDefault="00C80A9E" w:rsidP="00E56613">
                      <w:pPr>
                        <w:jc w:val="center"/>
                        <w:rPr>
                          <w:sz w:val="24"/>
                          <w:szCs w:val="24"/>
                          <w:rtl/>
                        </w:rPr>
                      </w:pPr>
                      <w:r w:rsidRPr="00422E7D">
                        <w:rPr>
                          <w:rFonts w:hint="cs"/>
                          <w:sz w:val="24"/>
                          <w:szCs w:val="24"/>
                          <w:rtl/>
                        </w:rPr>
                        <w:t xml:space="preserve">הדמיית הפרויקט </w:t>
                      </w:r>
                    </w:p>
                    <w:p w14:paraId="321674B8" w14:textId="77777777" w:rsidR="00C80A9E" w:rsidRDefault="00C80A9E" w:rsidP="00E56613"/>
                  </w:txbxContent>
                </v:textbox>
                <w10:wrap type="square"/>
              </v:shape>
            </w:pict>
          </mc:Fallback>
        </mc:AlternateContent>
      </w:r>
    </w:p>
    <w:p w14:paraId="06B55CDB" w14:textId="77777777" w:rsidR="00E56613" w:rsidRPr="00E56613" w:rsidRDefault="00E56613" w:rsidP="00E56613">
      <w:pPr>
        <w:spacing w:before="0" w:beforeAutospacing="0" w:after="0" w:afterAutospacing="0"/>
        <w:jc w:val="center"/>
        <w:rPr>
          <w:rFonts w:ascii="David" w:eastAsia="Times New Roman" w:hAnsi="David" w:cs="David"/>
          <w:sz w:val="24"/>
          <w:szCs w:val="24"/>
          <w:rtl/>
        </w:rPr>
      </w:pPr>
    </w:p>
    <w:p w14:paraId="76B7ED82" w14:textId="77777777" w:rsidR="00E56613" w:rsidRPr="00E56613" w:rsidRDefault="00E56613" w:rsidP="00E56613">
      <w:pPr>
        <w:spacing w:before="0" w:beforeAutospacing="0" w:after="0" w:afterAutospacing="0"/>
        <w:jc w:val="center"/>
        <w:rPr>
          <w:rFonts w:ascii="David" w:eastAsia="Times New Roman" w:hAnsi="David" w:cs="David"/>
          <w:sz w:val="24"/>
          <w:szCs w:val="24"/>
          <w:rtl/>
        </w:rPr>
      </w:pPr>
    </w:p>
    <w:p w14:paraId="091F9E06" w14:textId="77777777" w:rsidR="00E56613" w:rsidRPr="00E56613" w:rsidRDefault="00E56613" w:rsidP="004A28B6">
      <w:pPr>
        <w:spacing w:before="0" w:beforeAutospacing="0" w:after="0" w:afterAutospacing="0"/>
        <w:jc w:val="center"/>
        <w:rPr>
          <w:rFonts w:ascii="David" w:eastAsia="Times New Roman" w:hAnsi="David" w:cs="David"/>
          <w:sz w:val="24"/>
          <w:szCs w:val="24"/>
          <w:rtl/>
        </w:rPr>
      </w:pPr>
    </w:p>
    <w:p w14:paraId="1CFE0128" w14:textId="619AF97A" w:rsidR="00E56613" w:rsidRDefault="004A28B6" w:rsidP="004A28B6">
      <w:pPr>
        <w:spacing w:before="0" w:beforeAutospacing="0" w:after="0" w:afterAutospacing="0" w:line="360" w:lineRule="auto"/>
        <w:jc w:val="center"/>
        <w:rPr>
          <w:rFonts w:ascii="David" w:eastAsia="Times New Roman" w:hAnsi="David" w:cs="David"/>
          <w:sz w:val="26"/>
          <w:szCs w:val="26"/>
          <w:rtl/>
        </w:rPr>
      </w:pPr>
      <w:r>
        <w:rPr>
          <w:rFonts w:ascii="David" w:eastAsia="Times New Roman" w:hAnsi="David" w:cs="David" w:hint="cs"/>
          <w:sz w:val="26"/>
          <w:szCs w:val="26"/>
          <w:rtl/>
        </w:rPr>
        <w:t xml:space="preserve">שם הפרויקט: </w:t>
      </w:r>
      <w:sdt>
        <w:sdtPr>
          <w:rPr>
            <w:rFonts w:ascii="David" w:eastAsia="Times New Roman" w:hAnsi="David" w:cs="David"/>
            <w:sz w:val="26"/>
            <w:szCs w:val="26"/>
            <w:rtl/>
          </w:rPr>
          <w:alias w:val="שם הפרויקט"/>
          <w:tag w:val="cntProjectName"/>
          <w:id w:val="1138686301"/>
          <w:placeholder>
            <w:docPart w:val="E5332C3FE6EA4F1B95C86A8B89C92EB9"/>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ProjectName[1]" w:storeItemID="{81709D4C-33DC-48CC-AC7E-130A245806EE}"/>
          <w:text/>
        </w:sdtPr>
        <w:sdtEndPr/>
        <w:sdtContent>
          <w:ins w:id="571" w:author="Meryl Etman" w:date="2021-08-11T15:39:00Z">
            <w:r w:rsidR="00CE4703">
              <w:rPr>
                <w:rFonts w:ascii="David" w:eastAsia="Times New Roman" w:hAnsi="David" w:cs="David"/>
                <w:sz w:val="26"/>
                <w:szCs w:val="26"/>
                <w:rtl/>
              </w:rPr>
              <w:t>סביוני גבעת שמואל - מגרשים 1001, 1005</w:t>
            </w:r>
          </w:ins>
        </w:sdtContent>
      </w:sdt>
    </w:p>
    <w:p w14:paraId="577F1F1E" w14:textId="60720975" w:rsidR="004A28B6" w:rsidRDefault="004A28B6" w:rsidP="004A28B6">
      <w:pPr>
        <w:spacing w:before="0" w:beforeAutospacing="0" w:after="0" w:afterAutospacing="0" w:line="360" w:lineRule="auto"/>
        <w:jc w:val="center"/>
        <w:rPr>
          <w:rFonts w:ascii="David" w:eastAsia="Times New Roman" w:hAnsi="David" w:cs="David"/>
          <w:sz w:val="26"/>
          <w:szCs w:val="26"/>
          <w:rtl/>
        </w:rPr>
      </w:pPr>
      <w:r>
        <w:rPr>
          <w:rFonts w:ascii="David" w:eastAsia="Times New Roman" w:hAnsi="David" w:cs="David" w:hint="cs"/>
          <w:sz w:val="26"/>
          <w:szCs w:val="26"/>
          <w:rtl/>
        </w:rPr>
        <w:t xml:space="preserve">שם האתר: </w:t>
      </w:r>
      <w:sdt>
        <w:sdtPr>
          <w:rPr>
            <w:rFonts w:ascii="David" w:eastAsia="Times New Roman" w:hAnsi="David" w:cs="David"/>
            <w:sz w:val="26"/>
            <w:szCs w:val="26"/>
            <w:rtl/>
          </w:rPr>
          <w:alias w:val="שם אתר"/>
          <w:tag w:val="cntSite"/>
          <w:id w:val="237750940"/>
          <w:placeholder>
            <w:docPart w:val="38055790966449ECB34F6245186C4702"/>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ite[1]" w:storeItemID="{81709D4C-33DC-48CC-AC7E-130A245806EE}"/>
          <w:text/>
        </w:sdtPr>
        <w:sdtEndPr/>
        <w:sdtContent>
          <w:ins w:id="572" w:author="Meryl Etman" w:date="2021-08-11T15:39:00Z">
            <w:r w:rsidR="00CE4703">
              <w:rPr>
                <w:rFonts w:ascii="David" w:eastAsia="Times New Roman" w:hAnsi="David" w:cs="David"/>
                <w:sz w:val="26"/>
                <w:szCs w:val="26"/>
                <w:rtl/>
              </w:rPr>
              <w:t>גבעת שמואל</w:t>
            </w:r>
          </w:ins>
        </w:sdtContent>
      </w:sdt>
    </w:p>
    <w:p w14:paraId="42D99598" w14:textId="5DB21305" w:rsidR="004A28B6" w:rsidRDefault="004A28B6" w:rsidP="004A28B6">
      <w:pPr>
        <w:spacing w:before="0" w:beforeAutospacing="0" w:after="0" w:afterAutospacing="0" w:line="360" w:lineRule="auto"/>
        <w:jc w:val="center"/>
        <w:rPr>
          <w:rFonts w:ascii="David" w:eastAsia="Times New Roman" w:hAnsi="David" w:cs="David"/>
          <w:sz w:val="26"/>
          <w:szCs w:val="26"/>
          <w:rtl/>
        </w:rPr>
      </w:pPr>
      <w:r>
        <w:rPr>
          <w:rFonts w:ascii="David" w:eastAsia="Times New Roman" w:hAnsi="David" w:cs="David" w:hint="cs"/>
          <w:sz w:val="26"/>
          <w:szCs w:val="26"/>
          <w:rtl/>
        </w:rPr>
        <w:t xml:space="preserve">רשות מקומית: </w:t>
      </w:r>
      <w:sdt>
        <w:sdtPr>
          <w:rPr>
            <w:rFonts w:ascii="David" w:eastAsia="Times New Roman" w:hAnsi="David" w:cs="David"/>
            <w:sz w:val="26"/>
            <w:szCs w:val="26"/>
            <w:rtl/>
          </w:rPr>
          <w:alias w:val="רשות מקומית"/>
          <w:tag w:val="cntLocalAuth"/>
          <w:id w:val="-1392656440"/>
          <w:placeholder>
            <w:docPart w:val="50598E2FB38C4B08ACA86CA809652B34"/>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LocalAuth[1]" w:storeItemID="{81709D4C-33DC-48CC-AC7E-130A245806EE}"/>
          <w:text/>
        </w:sdtPr>
        <w:sdtEndPr/>
        <w:sdtContent>
          <w:ins w:id="573" w:author="Meryl Etman" w:date="2021-08-11T15:39:00Z">
            <w:r w:rsidR="00CE4703">
              <w:rPr>
                <w:rFonts w:ascii="David" w:eastAsia="Times New Roman" w:hAnsi="David" w:cs="David"/>
                <w:sz w:val="26"/>
                <w:szCs w:val="26"/>
                <w:rtl/>
              </w:rPr>
              <w:t>גבעת שמואל</w:t>
            </w:r>
          </w:ins>
        </w:sdtContent>
      </w:sdt>
    </w:p>
    <w:p w14:paraId="304CBDF0" w14:textId="553AC6DD" w:rsidR="004A28B6" w:rsidRDefault="004A28B6" w:rsidP="004A28B6">
      <w:pPr>
        <w:spacing w:before="0" w:beforeAutospacing="0" w:after="0" w:afterAutospacing="0" w:line="360" w:lineRule="auto"/>
        <w:jc w:val="center"/>
        <w:rPr>
          <w:rFonts w:ascii="David" w:eastAsia="Times New Roman" w:hAnsi="David" w:cs="David"/>
          <w:sz w:val="26"/>
          <w:szCs w:val="26"/>
          <w:rtl/>
        </w:rPr>
      </w:pPr>
      <w:del w:id="574" w:author="Meryl Etman" w:date="2021-08-11T16:42:00Z">
        <w:r w:rsidDel="00B40801">
          <w:rPr>
            <w:rFonts w:ascii="David" w:eastAsia="Times New Roman" w:hAnsi="David" w:cs="David" w:hint="cs"/>
            <w:sz w:val="26"/>
            <w:szCs w:val="26"/>
            <w:rtl/>
          </w:rPr>
          <w:delText xml:space="preserve">פרטי </w:delText>
        </w:r>
      </w:del>
      <w:r>
        <w:rPr>
          <w:rFonts w:ascii="David" w:eastAsia="Times New Roman" w:hAnsi="David" w:cs="David" w:hint="cs"/>
          <w:sz w:val="26"/>
          <w:szCs w:val="26"/>
          <w:rtl/>
        </w:rPr>
        <w:t>גוש</w:t>
      </w:r>
      <w:del w:id="575" w:author="Meryl Etman" w:date="2021-08-11T16:42:00Z">
        <w:r w:rsidDel="00B40801">
          <w:rPr>
            <w:rFonts w:ascii="David" w:eastAsia="Times New Roman" w:hAnsi="David" w:cs="David" w:hint="cs"/>
            <w:sz w:val="26"/>
            <w:szCs w:val="26"/>
            <w:rtl/>
          </w:rPr>
          <w:delText xml:space="preserve"> וחלקה</w:delText>
        </w:r>
      </w:del>
      <w:r>
        <w:rPr>
          <w:rFonts w:ascii="David" w:eastAsia="Times New Roman" w:hAnsi="David" w:cs="David" w:hint="cs"/>
          <w:sz w:val="26"/>
          <w:szCs w:val="26"/>
          <w:rtl/>
        </w:rPr>
        <w:t xml:space="preserve">: </w:t>
      </w:r>
      <w:sdt>
        <w:sdtPr>
          <w:rPr>
            <w:rFonts w:ascii="David" w:eastAsia="Times New Roman" w:hAnsi="David" w:cs="David"/>
            <w:sz w:val="26"/>
            <w:szCs w:val="26"/>
            <w:rtl/>
          </w:rPr>
          <w:alias w:val="שדה נוסף 1"/>
          <w:tag w:val="cntCustomField1"/>
          <w:id w:val="-1754502283"/>
          <w:placeholder>
            <w:docPart w:val="1C8A8DECAF9842A3A6022FE168D204C1"/>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ustomField1[1]" w:storeItemID="{81709D4C-33DC-48CC-AC7E-130A245806EE}"/>
          <w:text/>
        </w:sdtPr>
        <w:sdtEndPr/>
        <w:sdtContent>
          <w:ins w:id="576" w:author="Meryl Etman" w:date="2021-08-11T15:40:00Z">
            <w:r w:rsidR="00CE4703">
              <w:rPr>
                <w:rFonts w:ascii="David" w:eastAsia="Times New Roman" w:hAnsi="David" w:cs="David"/>
                <w:sz w:val="26"/>
                <w:szCs w:val="26"/>
                <w:rtl/>
              </w:rPr>
              <w:t>6191</w:t>
            </w:r>
          </w:ins>
        </w:sdtContent>
      </w:sdt>
    </w:p>
    <w:p w14:paraId="0B1F723D" w14:textId="77EE2E6E" w:rsidR="004A28B6" w:rsidRPr="00E56613" w:rsidRDefault="004A28B6" w:rsidP="004A28B6">
      <w:pPr>
        <w:spacing w:before="0" w:beforeAutospacing="0" w:after="0" w:afterAutospacing="0" w:line="360" w:lineRule="auto"/>
        <w:jc w:val="center"/>
        <w:rPr>
          <w:rFonts w:ascii="David" w:eastAsia="Times New Roman" w:hAnsi="David" w:cs="David"/>
          <w:sz w:val="26"/>
          <w:szCs w:val="26"/>
          <w:rtl/>
        </w:rPr>
      </w:pPr>
      <w:del w:id="577" w:author="Meryl Etman" w:date="2021-08-11T16:41:00Z">
        <w:r w:rsidDel="00B40801">
          <w:rPr>
            <w:rFonts w:ascii="David" w:eastAsia="Times New Roman" w:hAnsi="David" w:cs="David" w:hint="cs"/>
            <w:sz w:val="26"/>
            <w:szCs w:val="26"/>
            <w:rtl/>
          </w:rPr>
          <w:delText xml:space="preserve">כתובת: </w:delText>
        </w:r>
      </w:del>
      <w:ins w:id="578" w:author="Meryl Etman" w:date="2021-08-11T16:41:00Z">
        <w:r w:rsidR="00B40801">
          <w:rPr>
            <w:rFonts w:ascii="David" w:eastAsia="Times New Roman" w:hAnsi="David" w:cs="David" w:hint="cs"/>
            <w:sz w:val="26"/>
            <w:szCs w:val="26"/>
            <w:rtl/>
          </w:rPr>
          <w:t>חלקות</w:t>
        </w:r>
      </w:ins>
      <w:ins w:id="579" w:author="Meryl Etman" w:date="2021-08-11T16:42:00Z">
        <w:r w:rsidR="00B40801">
          <w:rPr>
            <w:rFonts w:ascii="David" w:eastAsia="Times New Roman" w:hAnsi="David" w:cs="David" w:hint="cs"/>
            <w:sz w:val="26"/>
            <w:szCs w:val="26"/>
            <w:rtl/>
          </w:rPr>
          <w:t>:</w:t>
        </w:r>
      </w:ins>
      <w:ins w:id="580" w:author="Meryl Etman" w:date="2021-08-11T16:41:00Z">
        <w:r w:rsidR="00B40801">
          <w:rPr>
            <w:rFonts w:ascii="David" w:eastAsia="Times New Roman" w:hAnsi="David" w:cs="David" w:hint="cs"/>
            <w:sz w:val="26"/>
            <w:szCs w:val="26"/>
            <w:rtl/>
          </w:rPr>
          <w:t xml:space="preserve"> 81, 83</w:t>
        </w:r>
      </w:ins>
    </w:p>
    <w:p w14:paraId="506E3DAA" w14:textId="77777777" w:rsidR="00E56613" w:rsidRPr="00E56613" w:rsidRDefault="00E56613" w:rsidP="004A28B6">
      <w:pPr>
        <w:spacing w:before="0" w:beforeAutospacing="0" w:after="240" w:afterAutospacing="0"/>
        <w:jc w:val="center"/>
        <w:rPr>
          <w:rFonts w:ascii="David" w:eastAsia="Times New Roman" w:hAnsi="David" w:cs="David"/>
          <w:sz w:val="26"/>
          <w:szCs w:val="26"/>
          <w:rtl/>
        </w:rPr>
      </w:pPr>
    </w:p>
    <w:p w14:paraId="304082BE" w14:textId="77777777" w:rsidR="00E56613" w:rsidRPr="00E56613" w:rsidRDefault="00E56613" w:rsidP="00E56613">
      <w:pPr>
        <w:spacing w:before="0" w:beforeAutospacing="0" w:after="240" w:afterAutospacing="0"/>
        <w:jc w:val="center"/>
        <w:rPr>
          <w:rFonts w:ascii="David" w:eastAsia="Times New Roman" w:hAnsi="David" w:cs="David"/>
          <w:sz w:val="26"/>
          <w:szCs w:val="26"/>
          <w:rtl/>
        </w:rPr>
      </w:pPr>
    </w:p>
    <w:p w14:paraId="35E480A6" w14:textId="77777777" w:rsidR="00E56613" w:rsidRPr="00E56613" w:rsidRDefault="00E56613" w:rsidP="00E56613">
      <w:pPr>
        <w:spacing w:before="0" w:beforeAutospacing="0" w:after="240" w:afterAutospacing="0"/>
        <w:jc w:val="center"/>
        <w:rPr>
          <w:rFonts w:ascii="David" w:eastAsia="Times New Roman" w:hAnsi="David" w:cs="David"/>
          <w:sz w:val="26"/>
          <w:szCs w:val="26"/>
          <w:rtl/>
        </w:rPr>
      </w:pPr>
    </w:p>
    <w:p w14:paraId="1A28410A" w14:textId="77777777" w:rsidR="00E56613" w:rsidRPr="00E56613" w:rsidRDefault="00E56613" w:rsidP="00E56613">
      <w:pPr>
        <w:spacing w:before="0" w:beforeAutospacing="0" w:after="0" w:afterAutospacing="0" w:line="360" w:lineRule="auto"/>
        <w:jc w:val="both"/>
        <w:rPr>
          <w:rFonts w:ascii="David" w:eastAsia="Times New Roman" w:hAnsi="David" w:cs="David"/>
          <w:sz w:val="26"/>
          <w:szCs w:val="26"/>
          <w:rtl/>
        </w:rPr>
      </w:pPr>
    </w:p>
    <w:p w14:paraId="1553E338" w14:textId="77777777" w:rsidR="00E56613" w:rsidRPr="00E56613" w:rsidRDefault="00E56613" w:rsidP="00E56613">
      <w:pPr>
        <w:spacing w:before="0" w:beforeAutospacing="0" w:after="0" w:afterAutospacing="0" w:line="360" w:lineRule="auto"/>
        <w:jc w:val="both"/>
        <w:rPr>
          <w:rFonts w:ascii="David" w:eastAsia="Times New Roman" w:hAnsi="David" w:cs="David"/>
          <w:sz w:val="26"/>
          <w:szCs w:val="26"/>
          <w:rtl/>
        </w:rPr>
      </w:pPr>
    </w:p>
    <w:p w14:paraId="4E4092DD" w14:textId="77777777" w:rsidR="00E56613" w:rsidRPr="00E56613" w:rsidRDefault="00E56613" w:rsidP="00E56613">
      <w:pPr>
        <w:spacing w:before="0" w:beforeAutospacing="0" w:after="0" w:afterAutospacing="0" w:line="360" w:lineRule="auto"/>
        <w:jc w:val="both"/>
        <w:rPr>
          <w:rFonts w:ascii="David" w:eastAsia="Times New Roman" w:hAnsi="David" w:cs="David"/>
          <w:sz w:val="26"/>
          <w:szCs w:val="26"/>
          <w:rtl/>
        </w:rPr>
      </w:pPr>
    </w:p>
    <w:p w14:paraId="1E4F18FB" w14:textId="77777777" w:rsidR="00E56613" w:rsidRPr="00E56613" w:rsidRDefault="00E56613" w:rsidP="00E56613">
      <w:pPr>
        <w:spacing w:before="0" w:beforeAutospacing="0" w:after="0" w:afterAutospacing="0" w:line="360" w:lineRule="auto"/>
        <w:jc w:val="both"/>
        <w:rPr>
          <w:rFonts w:ascii="David" w:eastAsia="Times New Roman" w:hAnsi="David" w:cs="David"/>
          <w:sz w:val="26"/>
          <w:szCs w:val="26"/>
          <w:rtl/>
        </w:rPr>
      </w:pPr>
    </w:p>
    <w:p w14:paraId="5B7E0FDA" w14:textId="77777777" w:rsidR="00E56613" w:rsidRPr="00E56613" w:rsidRDefault="00E56613" w:rsidP="00E56613">
      <w:pPr>
        <w:spacing w:before="0" w:beforeAutospacing="0" w:after="0" w:afterAutospacing="0" w:line="360" w:lineRule="auto"/>
        <w:jc w:val="both"/>
        <w:rPr>
          <w:rFonts w:ascii="David" w:eastAsia="Times New Roman" w:hAnsi="David" w:cs="David"/>
          <w:sz w:val="26"/>
          <w:szCs w:val="26"/>
          <w:rtl/>
        </w:rPr>
      </w:pPr>
    </w:p>
    <w:p w14:paraId="0E3300A8" w14:textId="77777777" w:rsidR="004A28B6" w:rsidRDefault="004A28B6" w:rsidP="00E56613">
      <w:pPr>
        <w:spacing w:before="0" w:beforeAutospacing="0" w:after="0" w:afterAutospacing="0" w:line="240" w:lineRule="auto"/>
        <w:ind w:left="180" w:right="180"/>
        <w:jc w:val="center"/>
        <w:rPr>
          <w:rFonts w:ascii="David" w:eastAsia="Times New Roman" w:hAnsi="David" w:cs="David"/>
          <w:b/>
          <w:bCs/>
          <w:snapToGrid w:val="0"/>
          <w:sz w:val="24"/>
          <w:szCs w:val="24"/>
          <w:u w:val="single"/>
          <w:rtl/>
        </w:rPr>
      </w:pPr>
    </w:p>
    <w:p w14:paraId="55ACD411" w14:textId="77777777" w:rsidR="004A28B6" w:rsidRDefault="004A28B6" w:rsidP="00E56613">
      <w:pPr>
        <w:spacing w:before="0" w:beforeAutospacing="0" w:after="0" w:afterAutospacing="0" w:line="240" w:lineRule="auto"/>
        <w:ind w:left="180" w:right="180"/>
        <w:jc w:val="center"/>
        <w:rPr>
          <w:rFonts w:ascii="David" w:eastAsia="Times New Roman" w:hAnsi="David" w:cs="David"/>
          <w:b/>
          <w:bCs/>
          <w:snapToGrid w:val="0"/>
          <w:sz w:val="24"/>
          <w:szCs w:val="24"/>
          <w:u w:val="single"/>
          <w:rtl/>
        </w:rPr>
      </w:pPr>
    </w:p>
    <w:p w14:paraId="6250825D" w14:textId="77777777" w:rsidR="00CD183F" w:rsidRDefault="00CD183F" w:rsidP="00E56613">
      <w:pPr>
        <w:spacing w:before="0" w:beforeAutospacing="0" w:after="0" w:afterAutospacing="0" w:line="240" w:lineRule="auto"/>
        <w:ind w:left="180" w:right="180"/>
        <w:jc w:val="center"/>
        <w:rPr>
          <w:rFonts w:ascii="David" w:eastAsia="Times New Roman" w:hAnsi="David" w:cs="David"/>
          <w:b/>
          <w:bCs/>
          <w:snapToGrid w:val="0"/>
          <w:sz w:val="24"/>
          <w:szCs w:val="24"/>
          <w:u w:val="single"/>
          <w:rtl/>
        </w:rPr>
      </w:pPr>
      <w:r>
        <w:rPr>
          <w:rFonts w:ascii="David" w:eastAsia="Times New Roman" w:hAnsi="David" w:cs="David"/>
          <w:b/>
          <w:bCs/>
          <w:snapToGrid w:val="0"/>
          <w:sz w:val="24"/>
          <w:szCs w:val="24"/>
          <w:u w:val="single"/>
          <w:rtl/>
        </w:rPr>
        <w:br w:type="page"/>
      </w:r>
    </w:p>
    <w:p w14:paraId="45A62318" w14:textId="77777777" w:rsidR="00E56613" w:rsidRPr="00E56613" w:rsidRDefault="00E56613" w:rsidP="00E56613">
      <w:pPr>
        <w:spacing w:before="0" w:beforeAutospacing="0" w:after="0" w:afterAutospacing="0" w:line="240" w:lineRule="auto"/>
        <w:ind w:left="180" w:right="180"/>
        <w:jc w:val="center"/>
        <w:rPr>
          <w:rFonts w:ascii="David" w:eastAsia="Times New Roman" w:hAnsi="David" w:cs="David"/>
          <w:snapToGrid w:val="0"/>
          <w:sz w:val="24"/>
          <w:szCs w:val="24"/>
          <w:rtl/>
        </w:rPr>
      </w:pPr>
      <w:r w:rsidRPr="00E56613">
        <w:rPr>
          <w:rFonts w:ascii="David" w:eastAsia="Times New Roman" w:hAnsi="David" w:cs="David"/>
          <w:b/>
          <w:bCs/>
          <w:snapToGrid w:val="0"/>
          <w:sz w:val="24"/>
          <w:szCs w:val="24"/>
          <w:u w:val="single"/>
          <w:rtl/>
        </w:rPr>
        <w:lastRenderedPageBreak/>
        <w:t>ח ו ז ה</w:t>
      </w:r>
    </w:p>
    <w:p w14:paraId="119D2C7C" w14:textId="77777777" w:rsidR="00E56613" w:rsidRPr="00E56613" w:rsidRDefault="00E56613" w:rsidP="00E56613">
      <w:pPr>
        <w:spacing w:before="0" w:beforeAutospacing="0" w:after="0" w:afterAutospacing="0" w:line="240" w:lineRule="auto"/>
        <w:ind w:left="360" w:right="360"/>
        <w:rPr>
          <w:rFonts w:ascii="David" w:eastAsia="Times New Roman" w:hAnsi="David" w:cs="David"/>
          <w:snapToGrid w:val="0"/>
          <w:sz w:val="24"/>
          <w:szCs w:val="24"/>
          <w:rtl/>
        </w:rPr>
      </w:pPr>
    </w:p>
    <w:p w14:paraId="55C03F94" w14:textId="77777777" w:rsidR="00E56613" w:rsidRPr="00E56613" w:rsidRDefault="00E56613" w:rsidP="004A28B6">
      <w:pPr>
        <w:spacing w:before="0" w:beforeAutospacing="0" w:after="0" w:afterAutospacing="0" w:line="240" w:lineRule="auto"/>
        <w:jc w:val="center"/>
        <w:rPr>
          <w:rFonts w:ascii="David" w:eastAsia="Times New Roman" w:hAnsi="David" w:cs="David"/>
          <w:bCs/>
          <w:color w:val="008000"/>
          <w:sz w:val="24"/>
          <w:szCs w:val="24"/>
          <w:rtl/>
        </w:rPr>
      </w:pPr>
      <w:r w:rsidRPr="00E56613">
        <w:rPr>
          <w:rFonts w:ascii="David" w:eastAsia="Times New Roman" w:hAnsi="David" w:cs="David"/>
          <w:snapToGrid w:val="0"/>
          <w:sz w:val="24"/>
          <w:szCs w:val="24"/>
          <w:rtl/>
        </w:rPr>
        <w:t>שנערך ונחתם בתאריך</w:t>
      </w:r>
      <w:r w:rsidR="004A28B6">
        <w:rPr>
          <w:rFonts w:ascii="David" w:eastAsia="Times New Roman" w:hAnsi="David" w:cs="David" w:hint="cs"/>
          <w:snapToGrid w:val="0"/>
          <w:sz w:val="24"/>
          <w:szCs w:val="24"/>
          <w:rtl/>
        </w:rPr>
        <w:t>:</w:t>
      </w:r>
      <w:r w:rsidRPr="00E56613">
        <w:rPr>
          <w:rFonts w:ascii="David" w:eastAsia="Times New Roman" w:hAnsi="David" w:cs="David"/>
          <w:snapToGrid w:val="0"/>
          <w:sz w:val="24"/>
          <w:szCs w:val="24"/>
          <w:rtl/>
        </w:rPr>
        <w:t xml:space="preserve"> </w:t>
      </w:r>
      <w:sdt>
        <w:sdtPr>
          <w:rPr>
            <w:rFonts w:ascii="Times New Roman" w:eastAsia="Times New Roman" w:hAnsi="Times New Roman" w:cs="David"/>
            <w:color w:val="800080"/>
            <w:sz w:val="24"/>
            <w:szCs w:val="24"/>
            <w:rtl/>
            <w:lang w:eastAsia="he-IL"/>
          </w:rPr>
          <w:alias w:val="תאריך חתימת חוזה"/>
          <w:tag w:val="cntSignDate"/>
          <w:id w:val="-2062006680"/>
          <w:placeholder>
            <w:docPart w:val="F00084C1107E4BEEB26E5F694AF7DD6B"/>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ignDate[1]" w:storeItemID="{81709D4C-33DC-48CC-AC7E-130A245806EE}"/>
          <w:date w:fullDate="2017-03-08T00:00:00Z">
            <w:dateFormat w:val="dd/MM/yyyy"/>
            <w:lid w:val="he-IL"/>
            <w:storeMappedDataAs w:val="dateTime"/>
            <w:calendar w:val="gregorian"/>
          </w:date>
        </w:sdtPr>
        <w:sdtEndPr>
          <w:rPr>
            <w:rFonts w:hint="cs"/>
          </w:rPr>
        </w:sdtEndPr>
        <w:sdtContent>
          <w:r w:rsidR="004A28B6" w:rsidRPr="006323AD">
            <w:rPr>
              <w:rStyle w:val="AutoFieldsChar"/>
              <w:color w:val="00B0F0"/>
              <w:rtl/>
            </w:rPr>
            <w:t>[תאריך חתימת חוזה]</w:t>
          </w:r>
        </w:sdtContent>
      </w:sdt>
    </w:p>
    <w:p w14:paraId="4B53E2E3" w14:textId="77777777" w:rsidR="00E56613" w:rsidRPr="00E56613" w:rsidRDefault="00E56613" w:rsidP="00E56613">
      <w:pPr>
        <w:spacing w:before="0" w:beforeAutospacing="0" w:after="0" w:afterAutospacing="0" w:line="240" w:lineRule="auto"/>
        <w:ind w:left="360" w:right="360"/>
        <w:rPr>
          <w:rFonts w:ascii="David" w:eastAsia="Times New Roman" w:hAnsi="David" w:cs="David"/>
          <w:snapToGrid w:val="0"/>
          <w:sz w:val="24"/>
          <w:szCs w:val="24"/>
          <w:rtl/>
        </w:rPr>
      </w:pPr>
    </w:p>
    <w:p w14:paraId="6C33FB4C" w14:textId="77777777" w:rsidR="00E56613" w:rsidRPr="00E56613" w:rsidRDefault="00E56613" w:rsidP="00E56613">
      <w:pPr>
        <w:spacing w:before="0" w:beforeAutospacing="0" w:after="0" w:afterAutospacing="0" w:line="240" w:lineRule="auto"/>
        <w:ind w:left="360" w:right="360"/>
        <w:rPr>
          <w:rFonts w:ascii="David" w:eastAsia="Times New Roman" w:hAnsi="David" w:cs="David"/>
          <w:snapToGrid w:val="0"/>
          <w:sz w:val="24"/>
          <w:szCs w:val="24"/>
          <w:rtl/>
        </w:rPr>
      </w:pPr>
    </w:p>
    <w:p w14:paraId="213C94D6" w14:textId="77777777" w:rsidR="004A28B6" w:rsidRPr="00876F47" w:rsidRDefault="004A28B6" w:rsidP="004A28B6">
      <w:pPr>
        <w:widowControl w:val="0"/>
        <w:spacing w:before="0" w:beforeAutospacing="0" w:after="0" w:afterAutospacing="0" w:line="240" w:lineRule="auto"/>
        <w:ind w:left="515" w:firstLine="3261"/>
        <w:rPr>
          <w:rFonts w:ascii="Times New Roman" w:eastAsia="Times New Roman" w:hAnsi="Times New Roman" w:cs="David"/>
          <w:sz w:val="24"/>
          <w:szCs w:val="24"/>
          <w:rtl/>
          <w:lang w:eastAsia="he-IL"/>
        </w:rPr>
      </w:pPr>
    </w:p>
    <w:p w14:paraId="2C26A3E5" w14:textId="77777777" w:rsidR="004A28B6" w:rsidRPr="00876F47" w:rsidRDefault="004A28B6" w:rsidP="004A28B6">
      <w:pPr>
        <w:widowControl w:val="0"/>
        <w:spacing w:before="0" w:beforeAutospacing="0" w:after="0" w:afterAutospacing="0" w:line="240" w:lineRule="auto"/>
        <w:ind w:left="515" w:right="3600" w:firstLine="3261"/>
        <w:outlineLvl w:val="1"/>
        <w:rPr>
          <w:rFonts w:ascii="Times New Roman" w:eastAsia="Times New Roman" w:hAnsi="Times New Roman" w:cs="David"/>
          <w:bCs/>
          <w:sz w:val="24"/>
          <w:szCs w:val="24"/>
          <w:rtl/>
          <w:lang w:eastAsia="he-IL"/>
        </w:rPr>
      </w:pPr>
      <w:r w:rsidRPr="00876F47">
        <w:rPr>
          <w:rFonts w:ascii="Times New Roman" w:eastAsia="Times New Roman" w:hAnsi="Times New Roman" w:cs="David" w:hint="cs"/>
          <w:bCs/>
          <w:sz w:val="24"/>
          <w:szCs w:val="24"/>
          <w:rtl/>
          <w:lang w:eastAsia="he-IL"/>
        </w:rPr>
        <w:t>ב י ן</w:t>
      </w:r>
    </w:p>
    <w:sdt>
      <w:sdtPr>
        <w:rPr>
          <w:rFonts w:ascii="Times New Roman" w:eastAsia="Times New Roman" w:hAnsi="Times New Roman" w:cs="David" w:hint="cs"/>
          <w:color w:val="008000"/>
          <w:sz w:val="24"/>
          <w:szCs w:val="24"/>
          <w:rtl/>
        </w:rPr>
        <w:alias w:val="צד א בחוזה"/>
        <w:tag w:val="cntTzadA"/>
        <w:id w:val="612864483"/>
        <w:placeholder>
          <w:docPart w:val="BC27FE2248D54C4A95D48A35BB7B556D"/>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TzadA[1]" w:storeItemID="{81709D4C-33DC-48CC-AC7E-130A245806EE}"/>
        <w:text w:multiLine="1"/>
      </w:sdtPr>
      <w:sdtEndPr/>
      <w:sdtContent>
        <w:p w14:paraId="616A4CF9" w14:textId="77777777" w:rsidR="004A28B6" w:rsidRPr="00876F47" w:rsidRDefault="004A28B6" w:rsidP="004A28B6">
          <w:pPr>
            <w:widowControl w:val="0"/>
            <w:spacing w:before="0" w:beforeAutospacing="0" w:after="0" w:afterAutospacing="0" w:line="240" w:lineRule="auto"/>
            <w:ind w:left="515" w:firstLine="3261"/>
            <w:rPr>
              <w:rFonts w:ascii="Times New Roman" w:eastAsia="Times New Roman" w:hAnsi="Times New Roman" w:cs="David"/>
              <w:color w:val="008000"/>
              <w:sz w:val="24"/>
              <w:szCs w:val="24"/>
              <w:rtl/>
            </w:rPr>
          </w:pPr>
          <w:r w:rsidRPr="006323AD">
            <w:rPr>
              <w:rStyle w:val="AutoFieldsChar"/>
              <w:color w:val="00B0F0"/>
              <w:rtl/>
            </w:rPr>
            <w:t>[צד א בחוזה]</w:t>
          </w:r>
        </w:p>
      </w:sdtContent>
    </w:sdt>
    <w:p w14:paraId="4617E2EB" w14:textId="77777777" w:rsidR="004A28B6" w:rsidRPr="00876F47" w:rsidRDefault="004A28B6" w:rsidP="004A28B6">
      <w:pPr>
        <w:widowControl w:val="0"/>
        <w:spacing w:before="0" w:beforeAutospacing="0" w:after="0" w:afterAutospacing="0" w:line="240" w:lineRule="auto"/>
        <w:ind w:left="515" w:firstLine="3261"/>
        <w:rPr>
          <w:rFonts w:ascii="Times New Roman" w:eastAsia="Times New Roman" w:hAnsi="Times New Roman" w:cs="David"/>
          <w:bCs/>
          <w:sz w:val="24"/>
          <w:szCs w:val="24"/>
          <w:rtl/>
          <w:lang w:eastAsia="he-IL"/>
        </w:rPr>
      </w:pPr>
      <w:r w:rsidRPr="00876F47">
        <w:rPr>
          <w:rFonts w:ascii="Times New Roman" w:eastAsia="Times New Roman" w:hAnsi="Times New Roman" w:cs="David" w:hint="cs"/>
          <w:sz w:val="24"/>
          <w:szCs w:val="24"/>
          <w:rtl/>
          <w:lang w:eastAsia="he-IL"/>
        </w:rPr>
        <w:t>(להלן: "</w:t>
      </w:r>
      <w:r w:rsidRPr="00876F47">
        <w:rPr>
          <w:rFonts w:ascii="Times New Roman" w:eastAsia="Times New Roman" w:hAnsi="Times New Roman" w:cs="David" w:hint="cs"/>
          <w:b/>
          <w:bCs/>
          <w:sz w:val="24"/>
          <w:szCs w:val="24"/>
          <w:rtl/>
          <w:lang w:eastAsia="he-IL"/>
        </w:rPr>
        <w:t>המזמין</w:t>
      </w:r>
      <w:r w:rsidRPr="00876F47">
        <w:rPr>
          <w:rFonts w:ascii="Times New Roman" w:eastAsia="Times New Roman" w:hAnsi="Times New Roman" w:cs="David" w:hint="cs"/>
          <w:sz w:val="24"/>
          <w:szCs w:val="24"/>
          <w:rtl/>
          <w:lang w:eastAsia="he-IL"/>
        </w:rPr>
        <w:t>")</w:t>
      </w:r>
    </w:p>
    <w:p w14:paraId="1D6931E2" w14:textId="77777777" w:rsidR="004A28B6" w:rsidRPr="00876F47" w:rsidRDefault="004A28B6" w:rsidP="004A28B6">
      <w:pPr>
        <w:widowControl w:val="0"/>
        <w:spacing w:before="0" w:beforeAutospacing="0" w:after="0" w:afterAutospacing="0" w:line="240" w:lineRule="auto"/>
        <w:ind w:left="515" w:firstLine="3261"/>
        <w:rPr>
          <w:rFonts w:ascii="Times New Roman" w:eastAsia="Times New Roman" w:hAnsi="Times New Roman" w:cs="David"/>
          <w:sz w:val="24"/>
          <w:szCs w:val="24"/>
          <w:rtl/>
          <w:lang w:eastAsia="he-IL"/>
        </w:rPr>
      </w:pPr>
      <w:r w:rsidRPr="00876F47">
        <w:rPr>
          <w:rFonts w:ascii="Times New Roman" w:eastAsia="Times New Roman" w:hAnsi="Times New Roman" w:cs="David" w:hint="cs"/>
          <w:bCs/>
          <w:sz w:val="24"/>
          <w:szCs w:val="24"/>
          <w:rtl/>
          <w:lang w:eastAsia="he-IL"/>
        </w:rPr>
        <w:t>מצד אחד;</w:t>
      </w:r>
    </w:p>
    <w:p w14:paraId="67AB5CC7" w14:textId="77777777" w:rsidR="004A28B6" w:rsidRPr="00876F47" w:rsidRDefault="004A28B6" w:rsidP="004A28B6">
      <w:pPr>
        <w:widowControl w:val="0"/>
        <w:tabs>
          <w:tab w:val="left" w:pos="5187"/>
        </w:tabs>
        <w:spacing w:before="0" w:beforeAutospacing="0" w:after="0" w:afterAutospacing="0" w:line="240" w:lineRule="auto"/>
        <w:ind w:left="515" w:right="2977" w:firstLine="3261"/>
        <w:outlineLvl w:val="1"/>
        <w:rPr>
          <w:rFonts w:ascii="Times New Roman" w:eastAsia="Times New Roman" w:hAnsi="Times New Roman" w:cs="David"/>
          <w:bCs/>
          <w:sz w:val="24"/>
          <w:szCs w:val="24"/>
          <w:rtl/>
          <w:lang w:eastAsia="he-IL"/>
        </w:rPr>
      </w:pPr>
    </w:p>
    <w:p w14:paraId="3413288B" w14:textId="77777777" w:rsidR="004A28B6" w:rsidRPr="00876F47" w:rsidRDefault="004A28B6" w:rsidP="004A28B6">
      <w:pPr>
        <w:widowControl w:val="0"/>
        <w:tabs>
          <w:tab w:val="left" w:pos="5187"/>
        </w:tabs>
        <w:spacing w:before="0" w:beforeAutospacing="0" w:after="0" w:afterAutospacing="0" w:line="240" w:lineRule="auto"/>
        <w:ind w:left="515" w:right="2977" w:firstLine="3261"/>
        <w:outlineLvl w:val="1"/>
        <w:rPr>
          <w:rFonts w:ascii="Times New Roman" w:eastAsia="Times New Roman" w:hAnsi="Times New Roman" w:cs="David"/>
          <w:bCs/>
          <w:sz w:val="24"/>
          <w:szCs w:val="24"/>
          <w:rtl/>
          <w:lang w:eastAsia="he-IL"/>
        </w:rPr>
      </w:pPr>
      <w:r w:rsidRPr="00876F47">
        <w:rPr>
          <w:rFonts w:ascii="Times New Roman" w:eastAsia="Times New Roman" w:hAnsi="Times New Roman" w:cs="David" w:hint="cs"/>
          <w:bCs/>
          <w:sz w:val="24"/>
          <w:szCs w:val="24"/>
          <w:rtl/>
          <w:lang w:eastAsia="he-IL"/>
        </w:rPr>
        <w:t>ל ב י ן</w:t>
      </w:r>
    </w:p>
    <w:p w14:paraId="5E0725B3" w14:textId="77777777" w:rsidR="004A28B6" w:rsidRPr="00876F47" w:rsidRDefault="004A28B6" w:rsidP="004A28B6">
      <w:pPr>
        <w:widowControl w:val="0"/>
        <w:spacing w:before="0" w:beforeAutospacing="0" w:after="0" w:afterAutospacing="0" w:line="240" w:lineRule="auto"/>
        <w:ind w:left="515" w:firstLine="3261"/>
        <w:rPr>
          <w:rFonts w:ascii="Times New Roman" w:eastAsia="Times New Roman" w:hAnsi="Times New Roman" w:cs="David"/>
          <w:sz w:val="24"/>
          <w:szCs w:val="24"/>
          <w:rtl/>
          <w:lang w:eastAsia="he-IL"/>
        </w:rPr>
      </w:pPr>
    </w:p>
    <w:p w14:paraId="533E2FA0" w14:textId="77777777" w:rsidR="004A28B6" w:rsidRDefault="009B4CF7" w:rsidP="004A28B6">
      <w:pPr>
        <w:spacing w:before="0" w:beforeAutospacing="0" w:after="0" w:afterAutospacing="0" w:line="240" w:lineRule="auto"/>
        <w:ind w:left="515" w:right="2620" w:firstLine="3261"/>
        <w:rPr>
          <w:rFonts w:ascii="David" w:eastAsia="Times New Roman" w:hAnsi="David" w:cs="David"/>
          <w:snapToGrid w:val="0"/>
          <w:sz w:val="24"/>
          <w:szCs w:val="24"/>
          <w:rtl/>
        </w:rPr>
      </w:pPr>
      <w:sdt>
        <w:sdtPr>
          <w:rPr>
            <w:rFonts w:ascii="Times New Roman" w:eastAsia="Times New Roman" w:hAnsi="Times New Roman" w:cs="David"/>
            <w:color w:val="800080"/>
            <w:sz w:val="24"/>
            <w:szCs w:val="24"/>
            <w:rtl/>
          </w:rPr>
          <w:alias w:val="צדדים נוספים"/>
          <w:tag w:val="cntTzadB_x002C__x0020_cntTzadC_x002C__x0020_cntTzadD"/>
          <w:id w:val="-1370135030"/>
          <w:placeholder>
            <w:docPart w:val="0D913DBA5BD14CCABDC46CB14FC45C8F"/>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TzadB_x002c__x0020_cntTzadC_x002c__x0020_cntTzadD[1]" w:storeItemID="{81709D4C-33DC-48CC-AC7E-130A245806EE}"/>
          <w:text w:multiLine="1"/>
        </w:sdtPr>
        <w:sdtEndPr/>
        <w:sdtContent>
          <w:r w:rsidR="004A28B6" w:rsidRPr="006323AD">
            <w:rPr>
              <w:rStyle w:val="AutoFieldsChar"/>
              <w:color w:val="00B0F0"/>
              <w:rtl/>
            </w:rPr>
            <w:t>[צדדים נוספים]</w:t>
          </w:r>
        </w:sdtContent>
      </w:sdt>
    </w:p>
    <w:p w14:paraId="13B5E0AC" w14:textId="77777777" w:rsidR="00E56613" w:rsidRPr="00E56613" w:rsidRDefault="00E56613" w:rsidP="004A28B6">
      <w:pPr>
        <w:spacing w:before="0" w:beforeAutospacing="0" w:after="0" w:afterAutospacing="0" w:line="240" w:lineRule="auto"/>
        <w:ind w:left="515" w:right="2620" w:firstLine="3261"/>
        <w:rPr>
          <w:rFonts w:ascii="David" w:eastAsia="Times New Roman" w:hAnsi="David" w:cs="David"/>
          <w:snapToGrid w:val="0"/>
          <w:sz w:val="24"/>
          <w:szCs w:val="24"/>
          <w:rtl/>
        </w:rPr>
      </w:pPr>
      <w:r w:rsidRPr="00E56613">
        <w:rPr>
          <w:rFonts w:ascii="David" w:eastAsia="Times New Roman" w:hAnsi="David" w:cs="David"/>
          <w:snapToGrid w:val="0"/>
          <w:sz w:val="24"/>
          <w:szCs w:val="24"/>
          <w:rtl/>
        </w:rPr>
        <w:t>(להלן: "</w:t>
      </w:r>
      <w:r w:rsidRPr="00E56613">
        <w:rPr>
          <w:rFonts w:ascii="David" w:eastAsia="Times New Roman" w:hAnsi="David" w:cs="David"/>
          <w:b/>
          <w:bCs/>
          <w:snapToGrid w:val="0"/>
          <w:sz w:val="24"/>
          <w:szCs w:val="24"/>
          <w:rtl/>
        </w:rPr>
        <w:t>הקבלן</w:t>
      </w:r>
      <w:r w:rsidRPr="00E56613">
        <w:rPr>
          <w:rFonts w:ascii="David" w:eastAsia="Times New Roman" w:hAnsi="David" w:cs="David"/>
          <w:snapToGrid w:val="0"/>
          <w:sz w:val="24"/>
          <w:szCs w:val="24"/>
          <w:rtl/>
        </w:rPr>
        <w:t>")</w:t>
      </w:r>
    </w:p>
    <w:p w14:paraId="4378EE44" w14:textId="77777777" w:rsidR="00E56613" w:rsidRPr="004A28B6" w:rsidRDefault="00E56613" w:rsidP="004A28B6">
      <w:pPr>
        <w:spacing w:before="0" w:beforeAutospacing="0" w:after="0" w:afterAutospacing="0" w:line="240" w:lineRule="auto"/>
        <w:ind w:left="515" w:right="240" w:firstLine="3261"/>
        <w:rPr>
          <w:rFonts w:ascii="David" w:eastAsia="Times New Roman" w:hAnsi="David" w:cs="David"/>
          <w:b/>
          <w:bCs/>
          <w:snapToGrid w:val="0"/>
          <w:sz w:val="24"/>
          <w:szCs w:val="24"/>
          <w:rtl/>
        </w:rPr>
      </w:pPr>
      <w:r w:rsidRPr="004A28B6">
        <w:rPr>
          <w:rFonts w:ascii="David" w:eastAsia="Times New Roman" w:hAnsi="David" w:cs="David"/>
          <w:b/>
          <w:bCs/>
          <w:snapToGrid w:val="0"/>
          <w:sz w:val="24"/>
          <w:szCs w:val="24"/>
          <w:rtl/>
        </w:rPr>
        <w:t>מצד שני;</w:t>
      </w:r>
    </w:p>
    <w:p w14:paraId="115980FF" w14:textId="77777777" w:rsidR="00E56613" w:rsidRPr="00E56613" w:rsidRDefault="00E56613" w:rsidP="00E56613">
      <w:pPr>
        <w:spacing w:before="0" w:beforeAutospacing="0" w:after="0" w:afterAutospacing="0" w:line="360" w:lineRule="auto"/>
        <w:ind w:left="180" w:right="180"/>
        <w:jc w:val="both"/>
        <w:rPr>
          <w:rFonts w:ascii="David" w:eastAsia="Times New Roman" w:hAnsi="David" w:cs="David"/>
          <w:b/>
          <w:bCs/>
          <w:snapToGrid w:val="0"/>
          <w:sz w:val="24"/>
          <w:szCs w:val="24"/>
          <w:u w:val="single"/>
          <w:rtl/>
        </w:rPr>
      </w:pPr>
    </w:p>
    <w:p w14:paraId="31B66565" w14:textId="77777777" w:rsidR="00E56613" w:rsidRPr="00E56613" w:rsidRDefault="00E56613" w:rsidP="00E56613">
      <w:pPr>
        <w:keepNext/>
        <w:spacing w:before="0" w:beforeAutospacing="0" w:after="0" w:afterAutospacing="0" w:line="240" w:lineRule="auto"/>
        <w:jc w:val="center"/>
        <w:outlineLvl w:val="5"/>
        <w:rPr>
          <w:rFonts w:ascii="David" w:eastAsia="Times New Roman" w:hAnsi="David" w:cs="David"/>
          <w:b/>
          <w:bCs/>
          <w:snapToGrid w:val="0"/>
          <w:sz w:val="24"/>
          <w:szCs w:val="24"/>
          <w:u w:val="single"/>
          <w:rtl/>
        </w:rPr>
      </w:pPr>
    </w:p>
    <w:p w14:paraId="3D5C945B" w14:textId="77777777" w:rsidR="00E56613" w:rsidRPr="00E56613" w:rsidRDefault="00E56613" w:rsidP="00E56613">
      <w:pPr>
        <w:spacing w:before="0" w:beforeAutospacing="0" w:after="0" w:afterAutospacing="0" w:line="240" w:lineRule="auto"/>
        <w:ind w:left="360" w:right="360"/>
        <w:rPr>
          <w:rFonts w:ascii="David" w:eastAsia="Times New Roman" w:hAnsi="David" w:cs="David"/>
          <w:snapToGrid w:val="0"/>
          <w:sz w:val="24"/>
          <w:szCs w:val="24"/>
          <w:rtl/>
        </w:rPr>
      </w:pPr>
    </w:p>
    <w:p w14:paraId="23B43789" w14:textId="77777777" w:rsidR="00E56613" w:rsidRPr="00E56613" w:rsidRDefault="00E56613" w:rsidP="00E56613">
      <w:pPr>
        <w:spacing w:before="0" w:beforeAutospacing="0" w:after="0" w:afterAutospacing="0" w:line="240" w:lineRule="auto"/>
        <w:ind w:left="1180" w:hanging="940"/>
        <w:jc w:val="both"/>
        <w:rPr>
          <w:rFonts w:ascii="David" w:eastAsia="Times New Roman" w:hAnsi="David" w:cs="David"/>
          <w:snapToGrid w:val="0"/>
          <w:sz w:val="24"/>
          <w:szCs w:val="24"/>
          <w:rtl/>
        </w:rPr>
      </w:pPr>
      <w:r w:rsidRPr="00E56613">
        <w:rPr>
          <w:rFonts w:ascii="David" w:eastAsia="Times New Roman" w:hAnsi="David" w:cs="David"/>
          <w:b/>
          <w:bCs/>
          <w:snapToGrid w:val="0"/>
          <w:sz w:val="24"/>
          <w:szCs w:val="24"/>
          <w:rtl/>
        </w:rPr>
        <w:t>הואיל</w:t>
      </w:r>
      <w:r w:rsidRPr="00E56613">
        <w:rPr>
          <w:rFonts w:ascii="David" w:eastAsia="Times New Roman" w:hAnsi="David" w:cs="David"/>
          <w:b/>
          <w:bCs/>
          <w:snapToGrid w:val="0"/>
          <w:sz w:val="24"/>
          <w:szCs w:val="24"/>
          <w:rtl/>
        </w:rPr>
        <w:tab/>
      </w:r>
      <w:r w:rsidRPr="00E56613">
        <w:rPr>
          <w:rFonts w:ascii="David" w:eastAsia="Times New Roman" w:hAnsi="David" w:cs="David"/>
          <w:snapToGrid w:val="0"/>
          <w:sz w:val="24"/>
          <w:szCs w:val="24"/>
          <w:rtl/>
        </w:rPr>
        <w:t>והמזמין מעוניין בביצוע העבודות כהגדרתן בסעיף 1.1 להלן (להלן:"</w:t>
      </w:r>
      <w:r w:rsidRPr="00E56613">
        <w:rPr>
          <w:rFonts w:ascii="David" w:eastAsia="Times New Roman" w:hAnsi="David" w:cs="David"/>
          <w:b/>
          <w:bCs/>
          <w:snapToGrid w:val="0"/>
          <w:sz w:val="24"/>
          <w:szCs w:val="24"/>
          <w:rtl/>
        </w:rPr>
        <w:t>העבודות</w:t>
      </w:r>
      <w:r w:rsidRPr="00E56613">
        <w:rPr>
          <w:rFonts w:ascii="David" w:eastAsia="Times New Roman" w:hAnsi="David" w:cs="David"/>
          <w:snapToGrid w:val="0"/>
          <w:sz w:val="24"/>
          <w:szCs w:val="24"/>
          <w:rtl/>
        </w:rPr>
        <w:t>");</w:t>
      </w:r>
    </w:p>
    <w:p w14:paraId="53C33964" w14:textId="77777777" w:rsidR="00E56613" w:rsidRPr="00E56613" w:rsidRDefault="00E56613" w:rsidP="00E56613">
      <w:pPr>
        <w:spacing w:before="0" w:beforeAutospacing="0" w:after="0" w:afterAutospacing="0" w:line="240" w:lineRule="auto"/>
        <w:ind w:left="1180" w:hanging="940"/>
        <w:jc w:val="both"/>
        <w:rPr>
          <w:rFonts w:ascii="David" w:eastAsia="Times New Roman" w:hAnsi="David" w:cs="David"/>
          <w:snapToGrid w:val="0"/>
          <w:sz w:val="24"/>
          <w:szCs w:val="24"/>
          <w:rtl/>
        </w:rPr>
      </w:pPr>
    </w:p>
    <w:p w14:paraId="037D9B22" w14:textId="77777777" w:rsidR="00E56613" w:rsidRPr="00E56613" w:rsidRDefault="00E56613" w:rsidP="00E56613">
      <w:pPr>
        <w:spacing w:before="0" w:beforeAutospacing="0" w:after="0" w:afterAutospacing="0" w:line="240" w:lineRule="auto"/>
        <w:ind w:left="1180" w:hanging="940"/>
        <w:jc w:val="both"/>
        <w:rPr>
          <w:rFonts w:ascii="David" w:eastAsia="Times New Roman" w:hAnsi="David" w:cs="David"/>
          <w:snapToGrid w:val="0"/>
          <w:sz w:val="24"/>
          <w:szCs w:val="24"/>
          <w:rtl/>
        </w:rPr>
      </w:pPr>
      <w:r w:rsidRPr="00E56613">
        <w:rPr>
          <w:rFonts w:ascii="David" w:eastAsia="Times New Roman" w:hAnsi="David" w:cs="David"/>
          <w:b/>
          <w:bCs/>
          <w:snapToGrid w:val="0"/>
          <w:sz w:val="24"/>
          <w:szCs w:val="24"/>
          <w:rtl/>
        </w:rPr>
        <w:t>והואיל</w:t>
      </w:r>
      <w:r w:rsidRPr="00E56613">
        <w:rPr>
          <w:rFonts w:ascii="David" w:eastAsia="Times New Roman" w:hAnsi="David" w:cs="David"/>
          <w:snapToGrid w:val="0"/>
          <w:sz w:val="24"/>
          <w:szCs w:val="24"/>
          <w:rtl/>
        </w:rPr>
        <w:tab/>
        <w:t>והקבלן הציע למזמין לבצע את העבודות בתמורה למחיר הכולל המפורט בנספח 3.1.1;</w:t>
      </w:r>
    </w:p>
    <w:p w14:paraId="04B506C0" w14:textId="77777777" w:rsidR="00E56613" w:rsidRPr="00E56613" w:rsidRDefault="00E56613" w:rsidP="00E56613">
      <w:pPr>
        <w:spacing w:before="0" w:beforeAutospacing="0" w:after="0" w:afterAutospacing="0" w:line="240" w:lineRule="auto"/>
        <w:ind w:left="360"/>
        <w:rPr>
          <w:rFonts w:ascii="David" w:eastAsia="Times New Roman" w:hAnsi="David" w:cs="David"/>
          <w:snapToGrid w:val="0"/>
          <w:sz w:val="24"/>
          <w:szCs w:val="24"/>
          <w:rtl/>
        </w:rPr>
      </w:pPr>
    </w:p>
    <w:p w14:paraId="2FD0AB59" w14:textId="77777777" w:rsidR="00E56613" w:rsidRPr="00E56613" w:rsidRDefault="00E56613" w:rsidP="00E56613">
      <w:pPr>
        <w:spacing w:before="0" w:beforeAutospacing="0" w:after="0" w:afterAutospacing="0" w:line="240" w:lineRule="auto"/>
        <w:ind w:left="1180" w:hanging="940"/>
        <w:jc w:val="both"/>
        <w:rPr>
          <w:rFonts w:ascii="David" w:eastAsia="Times New Roman" w:hAnsi="David" w:cs="David"/>
          <w:snapToGrid w:val="0"/>
          <w:sz w:val="24"/>
          <w:szCs w:val="24"/>
          <w:rtl/>
        </w:rPr>
      </w:pPr>
      <w:r w:rsidRPr="00E56613">
        <w:rPr>
          <w:rFonts w:ascii="David" w:eastAsia="Times New Roman" w:hAnsi="David" w:cs="David"/>
          <w:b/>
          <w:bCs/>
          <w:snapToGrid w:val="0"/>
          <w:sz w:val="24"/>
          <w:szCs w:val="24"/>
          <w:rtl/>
        </w:rPr>
        <w:t>והואיל</w:t>
      </w:r>
      <w:r w:rsidRPr="00E56613">
        <w:rPr>
          <w:rFonts w:ascii="David" w:eastAsia="Times New Roman" w:hAnsi="David" w:cs="David"/>
          <w:b/>
          <w:bCs/>
          <w:snapToGrid w:val="0"/>
          <w:sz w:val="24"/>
          <w:szCs w:val="24"/>
          <w:rtl/>
        </w:rPr>
        <w:tab/>
      </w:r>
      <w:r w:rsidRPr="00E56613">
        <w:rPr>
          <w:rFonts w:ascii="David" w:eastAsia="Times New Roman" w:hAnsi="David" w:cs="David"/>
          <w:snapToGrid w:val="0"/>
          <w:sz w:val="24"/>
          <w:szCs w:val="24"/>
          <w:rtl/>
        </w:rPr>
        <w:t>והקבלן מצהיר כי הינו קבלן מורשה ובעל ניסיון בביצוע עבודות נשוא החוזה וברשותו ידע, ציוד, אמצעים וכוח אדם מנוסה ומיומן המאפשרים לו ביצוע יעיל ומעולה של העבודות;</w:t>
      </w:r>
    </w:p>
    <w:p w14:paraId="734A46A0" w14:textId="77777777" w:rsidR="00E56613" w:rsidRPr="00E56613" w:rsidRDefault="00E56613" w:rsidP="00E56613">
      <w:pPr>
        <w:spacing w:before="0" w:beforeAutospacing="0" w:after="0" w:afterAutospacing="0" w:line="240" w:lineRule="auto"/>
        <w:ind w:left="1180" w:hanging="940"/>
        <w:jc w:val="both"/>
        <w:rPr>
          <w:rFonts w:ascii="David" w:eastAsia="Times New Roman" w:hAnsi="David" w:cs="David"/>
          <w:snapToGrid w:val="0"/>
          <w:sz w:val="24"/>
          <w:szCs w:val="24"/>
          <w:rtl/>
        </w:rPr>
      </w:pPr>
    </w:p>
    <w:p w14:paraId="03846B67" w14:textId="77777777" w:rsidR="00E56613" w:rsidRPr="00E56613" w:rsidRDefault="00E56613" w:rsidP="00E56613">
      <w:pPr>
        <w:spacing w:before="0" w:beforeAutospacing="0" w:after="0" w:afterAutospacing="0" w:line="240" w:lineRule="auto"/>
        <w:ind w:left="1180" w:hanging="940"/>
        <w:jc w:val="both"/>
        <w:rPr>
          <w:rFonts w:ascii="David" w:eastAsia="Times New Roman" w:hAnsi="David" w:cs="David"/>
          <w:snapToGrid w:val="0"/>
          <w:sz w:val="24"/>
          <w:szCs w:val="24"/>
          <w:rtl/>
        </w:rPr>
      </w:pPr>
      <w:r w:rsidRPr="00E56613">
        <w:rPr>
          <w:rFonts w:ascii="David" w:eastAsia="Times New Roman" w:hAnsi="David" w:cs="David"/>
          <w:b/>
          <w:bCs/>
          <w:snapToGrid w:val="0"/>
          <w:sz w:val="24"/>
          <w:szCs w:val="24"/>
          <w:rtl/>
        </w:rPr>
        <w:t>והואיל</w:t>
      </w:r>
      <w:r w:rsidRPr="00E56613">
        <w:rPr>
          <w:rFonts w:ascii="David" w:eastAsia="Times New Roman" w:hAnsi="David" w:cs="David"/>
          <w:b/>
          <w:bCs/>
          <w:snapToGrid w:val="0"/>
          <w:sz w:val="24"/>
          <w:szCs w:val="24"/>
          <w:rtl/>
        </w:rPr>
        <w:tab/>
      </w:r>
      <w:r w:rsidRPr="00E56613">
        <w:rPr>
          <w:rFonts w:ascii="David" w:eastAsia="Times New Roman" w:hAnsi="David" w:cs="David"/>
          <w:snapToGrid w:val="0"/>
          <w:sz w:val="24"/>
          <w:szCs w:val="24"/>
          <w:rtl/>
        </w:rPr>
        <w:t xml:space="preserve">והמזמין הסכים לביצוע העבודות ע"י הקבלן בכפיפות לתנאים המפורטים בחוזה זה; </w:t>
      </w:r>
    </w:p>
    <w:p w14:paraId="0A190AE4" w14:textId="77777777" w:rsidR="00E56613" w:rsidRPr="00E56613" w:rsidRDefault="00E56613" w:rsidP="00E56613">
      <w:pPr>
        <w:spacing w:before="0" w:beforeAutospacing="0" w:after="0" w:afterAutospacing="0" w:line="240" w:lineRule="auto"/>
        <w:ind w:left="1180" w:hanging="940"/>
        <w:jc w:val="both"/>
        <w:rPr>
          <w:rFonts w:ascii="David" w:eastAsia="Times New Roman" w:hAnsi="David" w:cs="David"/>
          <w:snapToGrid w:val="0"/>
          <w:sz w:val="24"/>
          <w:szCs w:val="24"/>
          <w:rtl/>
        </w:rPr>
      </w:pPr>
    </w:p>
    <w:p w14:paraId="7DC37057" w14:textId="77777777" w:rsidR="00E56613" w:rsidRPr="00E56613" w:rsidRDefault="00E56613" w:rsidP="00E56613">
      <w:pPr>
        <w:spacing w:before="0" w:beforeAutospacing="0" w:after="0" w:afterAutospacing="0" w:line="240" w:lineRule="auto"/>
        <w:ind w:left="1180" w:hanging="940"/>
        <w:jc w:val="both"/>
        <w:rPr>
          <w:rFonts w:ascii="David" w:eastAsia="Times New Roman" w:hAnsi="David" w:cs="David"/>
          <w:snapToGrid w:val="0"/>
          <w:sz w:val="24"/>
          <w:szCs w:val="24"/>
          <w:rtl/>
        </w:rPr>
      </w:pPr>
      <w:r w:rsidRPr="00E56613">
        <w:rPr>
          <w:rFonts w:ascii="David" w:eastAsia="Times New Roman" w:hAnsi="David" w:cs="David"/>
          <w:b/>
          <w:bCs/>
          <w:snapToGrid w:val="0"/>
          <w:sz w:val="24"/>
          <w:szCs w:val="24"/>
          <w:rtl/>
        </w:rPr>
        <w:t xml:space="preserve">לפיכך  הוצהר  הותנה  והוסכם  בין  הצדדים  כדלקמן:- </w:t>
      </w:r>
    </w:p>
    <w:p w14:paraId="4DB9BD8E" w14:textId="77777777" w:rsidR="00E56613" w:rsidRPr="00E56613" w:rsidRDefault="00E56613" w:rsidP="00E56613">
      <w:pPr>
        <w:spacing w:before="0" w:beforeAutospacing="0" w:after="0" w:afterAutospacing="0" w:line="360" w:lineRule="auto"/>
        <w:ind w:left="1180" w:hanging="940"/>
        <w:jc w:val="both"/>
        <w:rPr>
          <w:rFonts w:ascii="David" w:eastAsia="Times New Roman" w:hAnsi="David" w:cs="David"/>
          <w:snapToGrid w:val="0"/>
          <w:sz w:val="24"/>
          <w:szCs w:val="24"/>
          <w:rtl/>
        </w:rPr>
      </w:pPr>
    </w:p>
    <w:p w14:paraId="69A9C57A" w14:textId="77777777" w:rsidR="00E56613" w:rsidRPr="00E56613" w:rsidRDefault="00E56613" w:rsidP="00237720">
      <w:pPr>
        <w:numPr>
          <w:ilvl w:val="0"/>
          <w:numId w:val="23"/>
        </w:numPr>
        <w:spacing w:before="120" w:beforeAutospacing="0" w:after="120" w:afterAutospacing="0" w:line="240" w:lineRule="auto"/>
        <w:jc w:val="both"/>
        <w:outlineLvl w:val="0"/>
        <w:rPr>
          <w:rFonts w:ascii="David" w:eastAsia="Times New Roman" w:hAnsi="David" w:cs="David"/>
          <w:snapToGrid w:val="0"/>
          <w:sz w:val="26"/>
          <w:szCs w:val="24"/>
          <w:rtl/>
        </w:rPr>
      </w:pPr>
      <w:r w:rsidRPr="00E56613">
        <w:rPr>
          <w:rFonts w:ascii="David" w:eastAsia="Times New Roman" w:hAnsi="David" w:cs="David"/>
          <w:b/>
          <w:bCs/>
          <w:snapToGrid w:val="0"/>
          <w:sz w:val="26"/>
          <w:szCs w:val="24"/>
          <w:u w:val="single"/>
          <w:rtl/>
        </w:rPr>
        <w:t>הגדרות ופירושים</w:t>
      </w:r>
    </w:p>
    <w:p w14:paraId="3109D1CE" w14:textId="77777777" w:rsidR="00E56613" w:rsidRPr="00E56613" w:rsidRDefault="00E56613" w:rsidP="00237720">
      <w:pPr>
        <w:numPr>
          <w:ilvl w:val="1"/>
          <w:numId w:val="23"/>
        </w:numPr>
        <w:spacing w:before="120" w:beforeAutospacing="0" w:after="120" w:afterAutospacing="0" w:line="240" w:lineRule="auto"/>
        <w:ind w:left="964" w:hanging="56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לביטויים הבאים יהיה הפירוש הנקוב בצידם:-</w:t>
      </w:r>
    </w:p>
    <w:p w14:paraId="60C2A8AC" w14:textId="77777777" w:rsidR="00E56613" w:rsidRPr="00E56613" w:rsidRDefault="00E56613" w:rsidP="00E56613">
      <w:pPr>
        <w:spacing w:before="0" w:beforeAutospacing="0" w:after="0" w:afterAutospacing="0" w:line="240" w:lineRule="auto"/>
        <w:ind w:left="1180" w:hanging="940"/>
        <w:jc w:val="both"/>
        <w:rPr>
          <w:rFonts w:ascii="David" w:eastAsia="Times New Roman" w:hAnsi="David" w:cs="David"/>
          <w:snapToGrid w:val="0"/>
          <w:sz w:val="24"/>
          <w:szCs w:val="24"/>
          <w:rtl/>
        </w:rPr>
      </w:pPr>
    </w:p>
    <w:p w14:paraId="26CDAA59" w14:textId="77777777" w:rsidR="00E56613" w:rsidRPr="00E56613" w:rsidRDefault="00E56613" w:rsidP="00E56613">
      <w:pPr>
        <w:spacing w:before="0" w:beforeAutospacing="0" w:after="0" w:afterAutospacing="0" w:line="240" w:lineRule="auto"/>
        <w:ind w:left="3472" w:hanging="2621"/>
        <w:jc w:val="both"/>
        <w:rPr>
          <w:rFonts w:ascii="David" w:eastAsia="Times New Roman" w:hAnsi="David" w:cs="David"/>
          <w:snapToGrid w:val="0"/>
          <w:sz w:val="24"/>
          <w:szCs w:val="24"/>
          <w:rtl/>
        </w:rPr>
      </w:pPr>
      <w:r w:rsidRPr="00E56613">
        <w:rPr>
          <w:rFonts w:ascii="David" w:eastAsia="Times New Roman" w:hAnsi="David" w:cs="David"/>
          <w:b/>
          <w:bCs/>
          <w:snapToGrid w:val="0"/>
          <w:sz w:val="24"/>
          <w:szCs w:val="24"/>
          <w:rtl/>
        </w:rPr>
        <w:t>"החוזה"</w:t>
      </w:r>
      <w:r w:rsidRPr="00E56613">
        <w:rPr>
          <w:rFonts w:ascii="David" w:eastAsia="Times New Roman" w:hAnsi="David" w:cs="David"/>
          <w:snapToGrid w:val="0"/>
          <w:sz w:val="24"/>
          <w:szCs w:val="24"/>
          <w:rtl/>
        </w:rPr>
        <w:tab/>
        <w:t>חוזה זה על נספחיו וכל מסמך שהוסכם ו/או שיוסכם כי יהווה חלק מהחוזה.</w:t>
      </w:r>
    </w:p>
    <w:p w14:paraId="3B0CE655" w14:textId="77777777" w:rsidR="00E56613" w:rsidRPr="00E56613" w:rsidRDefault="00E56613" w:rsidP="00E56613">
      <w:pPr>
        <w:tabs>
          <w:tab w:val="left" w:pos="3917"/>
        </w:tabs>
        <w:spacing w:before="0" w:beforeAutospacing="0" w:after="0" w:afterAutospacing="0" w:line="240" w:lineRule="auto"/>
        <w:ind w:left="4201" w:hanging="2621"/>
        <w:jc w:val="both"/>
        <w:rPr>
          <w:rFonts w:ascii="David" w:eastAsia="Times New Roman" w:hAnsi="David" w:cs="David"/>
          <w:snapToGrid w:val="0"/>
          <w:sz w:val="24"/>
          <w:szCs w:val="24"/>
          <w:rtl/>
        </w:rPr>
      </w:pPr>
    </w:p>
    <w:p w14:paraId="78ED2816" w14:textId="77777777" w:rsidR="00E56613" w:rsidRPr="00E56613" w:rsidRDefault="00E56613" w:rsidP="00E56613">
      <w:pPr>
        <w:tabs>
          <w:tab w:val="left" w:pos="3917"/>
        </w:tabs>
        <w:spacing w:before="0" w:beforeAutospacing="0" w:after="0" w:afterAutospacing="0" w:line="240" w:lineRule="auto"/>
        <w:ind w:left="3471" w:hanging="2620"/>
        <w:jc w:val="both"/>
        <w:rPr>
          <w:rFonts w:ascii="David" w:eastAsia="Times New Roman" w:hAnsi="David" w:cs="David"/>
          <w:snapToGrid w:val="0"/>
          <w:sz w:val="24"/>
          <w:szCs w:val="24"/>
          <w:rtl/>
        </w:rPr>
      </w:pPr>
      <w:r w:rsidRPr="00E56613">
        <w:rPr>
          <w:rFonts w:ascii="David" w:eastAsia="Times New Roman" w:hAnsi="David" w:cs="David"/>
          <w:b/>
          <w:bCs/>
          <w:snapToGrid w:val="0"/>
          <w:sz w:val="24"/>
          <w:szCs w:val="24"/>
          <w:rtl/>
        </w:rPr>
        <w:t>"קבלן משנה"</w:t>
      </w:r>
      <w:r w:rsidRPr="00E56613">
        <w:rPr>
          <w:rFonts w:ascii="David" w:eastAsia="Times New Roman" w:hAnsi="David" w:cs="David"/>
          <w:snapToGrid w:val="0"/>
          <w:sz w:val="24"/>
          <w:szCs w:val="24"/>
          <w:rtl/>
        </w:rPr>
        <w:tab/>
        <w:t>כל מי שמבצע עבודה כלשהי באתר עפ"י התקשרות בינו לבין הקבלן.</w:t>
      </w:r>
    </w:p>
    <w:p w14:paraId="3D27D2B2" w14:textId="77777777" w:rsidR="00E56613" w:rsidRPr="00E56613" w:rsidRDefault="00E56613" w:rsidP="00E56613">
      <w:pPr>
        <w:tabs>
          <w:tab w:val="left" w:pos="3917"/>
        </w:tabs>
        <w:spacing w:before="0" w:beforeAutospacing="0" w:after="0" w:afterAutospacing="0" w:line="240" w:lineRule="auto"/>
        <w:ind w:left="4202" w:hanging="2620"/>
        <w:jc w:val="both"/>
        <w:rPr>
          <w:rFonts w:ascii="David" w:eastAsia="Times New Roman" w:hAnsi="David" w:cs="David"/>
          <w:snapToGrid w:val="0"/>
          <w:sz w:val="24"/>
          <w:szCs w:val="24"/>
          <w:rtl/>
        </w:rPr>
      </w:pPr>
    </w:p>
    <w:p w14:paraId="3BCAD67F" w14:textId="77777777" w:rsidR="00E56613" w:rsidRPr="00E56613" w:rsidRDefault="00E56613" w:rsidP="00E56613">
      <w:pPr>
        <w:tabs>
          <w:tab w:val="left" w:pos="3917"/>
        </w:tabs>
        <w:spacing w:before="0" w:beforeAutospacing="0" w:after="0" w:afterAutospacing="0" w:line="240" w:lineRule="auto"/>
        <w:ind w:left="3471" w:hanging="2620"/>
        <w:jc w:val="both"/>
        <w:rPr>
          <w:rFonts w:ascii="David" w:eastAsia="Times New Roman" w:hAnsi="David" w:cs="David"/>
          <w:snapToGrid w:val="0"/>
          <w:sz w:val="24"/>
          <w:szCs w:val="24"/>
          <w:rtl/>
        </w:rPr>
      </w:pPr>
      <w:r w:rsidRPr="00E56613">
        <w:rPr>
          <w:rFonts w:ascii="David" w:eastAsia="Times New Roman" w:hAnsi="David" w:cs="David"/>
          <w:b/>
          <w:bCs/>
          <w:snapToGrid w:val="0"/>
          <w:sz w:val="24"/>
          <w:szCs w:val="24"/>
          <w:rtl/>
        </w:rPr>
        <w:t>"הפרויקט"</w:t>
      </w:r>
      <w:r w:rsidRPr="00E56613">
        <w:rPr>
          <w:rFonts w:ascii="David" w:eastAsia="Times New Roman" w:hAnsi="David" w:cs="David"/>
          <w:snapToGrid w:val="0"/>
          <w:sz w:val="24"/>
          <w:szCs w:val="24"/>
          <w:rtl/>
        </w:rPr>
        <w:tab/>
        <w:t xml:space="preserve">כמוגדר בנספח 3.1.1. </w:t>
      </w:r>
    </w:p>
    <w:p w14:paraId="6F93AC30" w14:textId="77777777" w:rsidR="00E56613" w:rsidRPr="00E56613" w:rsidRDefault="00E56613" w:rsidP="00E56613">
      <w:pPr>
        <w:tabs>
          <w:tab w:val="left" w:pos="3917"/>
        </w:tabs>
        <w:spacing w:before="0" w:beforeAutospacing="0" w:after="0" w:afterAutospacing="0" w:line="240" w:lineRule="auto"/>
        <w:ind w:left="3471" w:hanging="2620"/>
        <w:jc w:val="both"/>
        <w:rPr>
          <w:rFonts w:ascii="David" w:eastAsia="Times New Roman" w:hAnsi="David" w:cs="David"/>
          <w:snapToGrid w:val="0"/>
          <w:sz w:val="24"/>
          <w:szCs w:val="24"/>
          <w:u w:val="single"/>
          <w:rtl/>
        </w:rPr>
      </w:pPr>
    </w:p>
    <w:p w14:paraId="0F41966A" w14:textId="77777777" w:rsidR="00E56613" w:rsidRPr="00E56613" w:rsidRDefault="00E56613" w:rsidP="00E56613">
      <w:pPr>
        <w:tabs>
          <w:tab w:val="left" w:pos="3917"/>
        </w:tabs>
        <w:spacing w:before="0" w:beforeAutospacing="0" w:after="0" w:afterAutospacing="0" w:line="240" w:lineRule="auto"/>
        <w:ind w:left="3471" w:hanging="2620"/>
        <w:jc w:val="both"/>
        <w:rPr>
          <w:rFonts w:ascii="David" w:eastAsia="Times New Roman" w:hAnsi="David" w:cs="David"/>
          <w:snapToGrid w:val="0"/>
          <w:sz w:val="24"/>
          <w:szCs w:val="24"/>
          <w:rtl/>
        </w:rPr>
      </w:pPr>
      <w:r w:rsidRPr="00E56613">
        <w:rPr>
          <w:rFonts w:ascii="David" w:eastAsia="Times New Roman" w:hAnsi="David" w:cs="David"/>
          <w:b/>
          <w:bCs/>
          <w:snapToGrid w:val="0"/>
          <w:sz w:val="24"/>
          <w:szCs w:val="24"/>
          <w:rtl/>
        </w:rPr>
        <w:lastRenderedPageBreak/>
        <w:t>"שלבים בפרויקט"</w:t>
      </w:r>
      <w:r w:rsidRPr="00E56613">
        <w:rPr>
          <w:rFonts w:ascii="David" w:eastAsia="Times New Roman" w:hAnsi="David" w:cs="David"/>
          <w:snapToGrid w:val="0"/>
          <w:sz w:val="24"/>
          <w:szCs w:val="24"/>
          <w:rtl/>
        </w:rPr>
        <w:t xml:space="preserve"> </w:t>
      </w:r>
      <w:r w:rsidRPr="00E56613">
        <w:rPr>
          <w:rFonts w:ascii="David" w:eastAsia="Times New Roman" w:hAnsi="David" w:cs="David"/>
          <w:snapToGrid w:val="0"/>
          <w:sz w:val="24"/>
          <w:szCs w:val="24"/>
          <w:rtl/>
        </w:rPr>
        <w:tab/>
        <w:t>כמוגדר בהגדרת הפרויקט בנספח 3.1.1 (במובחן משלבי ביניים בעבודות).</w:t>
      </w:r>
    </w:p>
    <w:p w14:paraId="6234266A" w14:textId="77777777" w:rsidR="00E56613" w:rsidRPr="00E56613" w:rsidRDefault="00E56613" w:rsidP="00E56613">
      <w:pPr>
        <w:tabs>
          <w:tab w:val="left" w:pos="3917"/>
        </w:tabs>
        <w:spacing w:before="0" w:beforeAutospacing="0" w:after="0" w:afterAutospacing="0" w:line="240" w:lineRule="auto"/>
        <w:ind w:left="3471" w:right="4202" w:hanging="2620"/>
        <w:jc w:val="both"/>
        <w:rPr>
          <w:rFonts w:ascii="David" w:eastAsia="Times New Roman" w:hAnsi="David" w:cs="David"/>
          <w:snapToGrid w:val="0"/>
          <w:sz w:val="24"/>
          <w:szCs w:val="24"/>
          <w:rtl/>
        </w:rPr>
      </w:pPr>
    </w:p>
    <w:p w14:paraId="05B29C69" w14:textId="77777777" w:rsidR="00E56613" w:rsidRPr="00E56613" w:rsidRDefault="00E56613" w:rsidP="00E56613">
      <w:pPr>
        <w:tabs>
          <w:tab w:val="left" w:pos="3917"/>
        </w:tabs>
        <w:spacing w:before="0" w:beforeAutospacing="0" w:after="0" w:afterAutospacing="0" w:line="240" w:lineRule="auto"/>
        <w:ind w:left="3471" w:hanging="2620"/>
        <w:jc w:val="both"/>
        <w:rPr>
          <w:rFonts w:ascii="David" w:eastAsia="Times New Roman" w:hAnsi="David" w:cs="David"/>
          <w:snapToGrid w:val="0"/>
          <w:sz w:val="24"/>
          <w:szCs w:val="24"/>
          <w:rtl/>
        </w:rPr>
      </w:pPr>
      <w:r w:rsidRPr="00E56613">
        <w:rPr>
          <w:rFonts w:ascii="David" w:eastAsia="Times New Roman" w:hAnsi="David" w:cs="David"/>
          <w:b/>
          <w:bCs/>
          <w:snapToGrid w:val="0"/>
          <w:sz w:val="24"/>
          <w:szCs w:val="24"/>
          <w:rtl/>
        </w:rPr>
        <w:t>"המבנה"</w:t>
      </w:r>
      <w:r w:rsidRPr="00E56613">
        <w:rPr>
          <w:rFonts w:ascii="David" w:eastAsia="Times New Roman" w:hAnsi="David" w:cs="David"/>
          <w:snapToGrid w:val="0"/>
          <w:sz w:val="24"/>
          <w:szCs w:val="24"/>
          <w:rtl/>
        </w:rPr>
        <w:tab/>
        <w:t>המבנה נשוא העבודות כמוגדר בנספח 3.1.1.</w:t>
      </w:r>
    </w:p>
    <w:p w14:paraId="30270AD6" w14:textId="77777777" w:rsidR="00E56613" w:rsidRPr="00E56613" w:rsidRDefault="00E56613" w:rsidP="00E56613">
      <w:pPr>
        <w:tabs>
          <w:tab w:val="left" w:pos="3917"/>
        </w:tabs>
        <w:spacing w:before="0" w:beforeAutospacing="0" w:after="0" w:afterAutospacing="0" w:line="360" w:lineRule="auto"/>
        <w:ind w:left="3470" w:hanging="2621"/>
        <w:jc w:val="both"/>
        <w:rPr>
          <w:rFonts w:ascii="David" w:eastAsia="Times New Roman" w:hAnsi="David" w:cs="David"/>
          <w:snapToGrid w:val="0"/>
          <w:sz w:val="24"/>
          <w:szCs w:val="24"/>
          <w:rtl/>
        </w:rPr>
      </w:pPr>
    </w:p>
    <w:p w14:paraId="64D79167" w14:textId="77777777" w:rsidR="00E56613" w:rsidRPr="00E56613" w:rsidRDefault="00E56613" w:rsidP="00E56613">
      <w:pPr>
        <w:tabs>
          <w:tab w:val="left" w:pos="3917"/>
        </w:tabs>
        <w:spacing w:before="0" w:beforeAutospacing="0" w:after="0" w:afterAutospacing="0" w:line="240" w:lineRule="auto"/>
        <w:ind w:left="3472" w:hanging="2621"/>
        <w:jc w:val="both"/>
        <w:rPr>
          <w:rFonts w:ascii="David" w:eastAsia="Times New Roman" w:hAnsi="David" w:cs="David"/>
          <w:snapToGrid w:val="0"/>
          <w:sz w:val="24"/>
          <w:szCs w:val="24"/>
          <w:rtl/>
        </w:rPr>
      </w:pPr>
      <w:r w:rsidRPr="00E56613">
        <w:rPr>
          <w:rFonts w:ascii="David" w:eastAsia="Times New Roman" w:hAnsi="David" w:cs="David"/>
          <w:b/>
          <w:bCs/>
          <w:snapToGrid w:val="0"/>
          <w:sz w:val="24"/>
          <w:szCs w:val="24"/>
          <w:rtl/>
        </w:rPr>
        <w:t>"העבודות"</w:t>
      </w:r>
      <w:r w:rsidRPr="00E56613">
        <w:rPr>
          <w:rFonts w:ascii="David" w:eastAsia="Times New Roman" w:hAnsi="David" w:cs="David"/>
          <w:snapToGrid w:val="0"/>
          <w:sz w:val="24"/>
          <w:szCs w:val="24"/>
          <w:rtl/>
        </w:rPr>
        <w:tab/>
        <w:t>כל העבודות הנדרשות לצורך הקמת הפרויקט והשלמתו כהגדרתן בנספח 3.1.1 לרבות שנויים ועבודות שיבוצעו ע"י הקבלן או באחריותו בהתאם להוראות החוזה ובכללן עבודות עזר ועבודות ארעיות שתידרשנה לשם בצוע העבודות.</w:t>
      </w:r>
    </w:p>
    <w:p w14:paraId="3CF1F835" w14:textId="77777777" w:rsidR="00E56613" w:rsidRPr="00E56613" w:rsidRDefault="00E56613" w:rsidP="00E56613">
      <w:pPr>
        <w:tabs>
          <w:tab w:val="left" w:pos="3917"/>
        </w:tabs>
        <w:spacing w:before="0" w:beforeAutospacing="0" w:after="0" w:afterAutospacing="0" w:line="240" w:lineRule="auto"/>
        <w:ind w:left="3472" w:hanging="2621"/>
        <w:jc w:val="both"/>
        <w:rPr>
          <w:rFonts w:ascii="David" w:eastAsia="Times New Roman" w:hAnsi="David" w:cs="David"/>
          <w:snapToGrid w:val="0"/>
          <w:sz w:val="24"/>
          <w:szCs w:val="24"/>
          <w:rtl/>
        </w:rPr>
      </w:pPr>
    </w:p>
    <w:p w14:paraId="29CBD04A" w14:textId="77777777" w:rsidR="00E56613" w:rsidRPr="00E56613" w:rsidRDefault="00E56613" w:rsidP="00E56613">
      <w:pPr>
        <w:tabs>
          <w:tab w:val="left" w:pos="3917"/>
        </w:tabs>
        <w:spacing w:before="0" w:beforeAutospacing="0" w:after="0" w:afterAutospacing="0" w:line="240" w:lineRule="auto"/>
        <w:ind w:left="3472" w:hanging="2621"/>
        <w:jc w:val="both"/>
        <w:rPr>
          <w:rFonts w:ascii="David" w:eastAsia="Times New Roman" w:hAnsi="David" w:cs="David"/>
          <w:snapToGrid w:val="0"/>
          <w:sz w:val="24"/>
          <w:szCs w:val="24"/>
          <w:rtl/>
        </w:rPr>
      </w:pPr>
      <w:r w:rsidRPr="00E56613">
        <w:rPr>
          <w:rFonts w:ascii="David" w:eastAsia="Times New Roman" w:hAnsi="David" w:cs="David"/>
          <w:b/>
          <w:bCs/>
          <w:snapToGrid w:val="0"/>
          <w:sz w:val="24"/>
          <w:szCs w:val="24"/>
          <w:rtl/>
        </w:rPr>
        <w:t>"הרוכשים"</w:t>
      </w:r>
      <w:r w:rsidRPr="00E56613">
        <w:rPr>
          <w:rFonts w:ascii="David" w:eastAsia="Times New Roman" w:hAnsi="David" w:cs="David"/>
          <w:snapToGrid w:val="0"/>
          <w:sz w:val="24"/>
          <w:szCs w:val="24"/>
          <w:rtl/>
        </w:rPr>
        <w:t>/</w:t>
      </w:r>
      <w:r w:rsidRPr="00E56613">
        <w:rPr>
          <w:rFonts w:ascii="David" w:eastAsia="Times New Roman" w:hAnsi="David" w:cs="David"/>
          <w:b/>
          <w:bCs/>
          <w:snapToGrid w:val="0"/>
          <w:sz w:val="24"/>
          <w:szCs w:val="24"/>
          <w:rtl/>
        </w:rPr>
        <w:t xml:space="preserve"> "הרוכש"</w:t>
      </w:r>
      <w:r w:rsidRPr="00E56613">
        <w:rPr>
          <w:rFonts w:ascii="David" w:eastAsia="Times New Roman" w:hAnsi="David" w:cs="David"/>
          <w:snapToGrid w:val="0"/>
          <w:sz w:val="24"/>
          <w:szCs w:val="24"/>
          <w:rtl/>
        </w:rPr>
        <w:tab/>
        <w:t>מי שירכוש יחידות או שטחים בפרויקט, בין למגורים ובין לכל מטרה אחרת.</w:t>
      </w:r>
    </w:p>
    <w:p w14:paraId="0B0261DB" w14:textId="77777777" w:rsidR="00E56613" w:rsidRPr="00E56613" w:rsidRDefault="00E56613" w:rsidP="00E56613">
      <w:pPr>
        <w:tabs>
          <w:tab w:val="left" w:pos="3917"/>
        </w:tabs>
        <w:spacing w:before="0" w:beforeAutospacing="0" w:after="0" w:afterAutospacing="0" w:line="240" w:lineRule="auto"/>
        <w:ind w:left="3472" w:hanging="2621"/>
        <w:jc w:val="both"/>
        <w:rPr>
          <w:rFonts w:ascii="David" w:eastAsia="Times New Roman" w:hAnsi="David" w:cs="David"/>
          <w:snapToGrid w:val="0"/>
          <w:sz w:val="24"/>
          <w:szCs w:val="24"/>
          <w:rtl/>
        </w:rPr>
      </w:pPr>
    </w:p>
    <w:p w14:paraId="7570C028" w14:textId="77777777" w:rsidR="00E56613" w:rsidRPr="00E56613" w:rsidRDefault="00E56613" w:rsidP="00E56613">
      <w:pPr>
        <w:tabs>
          <w:tab w:val="left" w:pos="3917"/>
        </w:tabs>
        <w:spacing w:before="0" w:beforeAutospacing="0" w:after="0" w:afterAutospacing="0" w:line="240" w:lineRule="auto"/>
        <w:ind w:left="3472" w:hanging="2621"/>
        <w:jc w:val="both"/>
        <w:rPr>
          <w:rFonts w:ascii="David" w:eastAsia="Times New Roman" w:hAnsi="David" w:cs="David"/>
          <w:snapToGrid w:val="0"/>
          <w:sz w:val="24"/>
          <w:szCs w:val="24"/>
          <w:rtl/>
        </w:rPr>
      </w:pPr>
      <w:r w:rsidRPr="00E56613">
        <w:rPr>
          <w:rFonts w:ascii="David" w:eastAsia="Times New Roman" w:hAnsi="David" w:cs="David"/>
          <w:b/>
          <w:bCs/>
          <w:snapToGrid w:val="0"/>
          <w:sz w:val="24"/>
          <w:szCs w:val="24"/>
          <w:rtl/>
        </w:rPr>
        <w:t>"האתר"</w:t>
      </w:r>
      <w:r w:rsidRPr="00E56613">
        <w:rPr>
          <w:rFonts w:ascii="David" w:eastAsia="Times New Roman" w:hAnsi="David" w:cs="David"/>
          <w:snapToGrid w:val="0"/>
          <w:sz w:val="24"/>
          <w:szCs w:val="24"/>
          <w:rtl/>
        </w:rPr>
        <w:tab/>
        <w:t>המקום בו תבוצענה העבודות לרבות המבנה נשוא העבודות ולרבות כל מקום אחר במידה שיועמד לרשות הקבלן לצורך החוזה.</w:t>
      </w:r>
    </w:p>
    <w:p w14:paraId="0188C82E" w14:textId="77777777" w:rsidR="00E56613" w:rsidRPr="00E56613" w:rsidRDefault="00E56613" w:rsidP="00E56613">
      <w:pPr>
        <w:tabs>
          <w:tab w:val="left" w:pos="3917"/>
        </w:tabs>
        <w:spacing w:before="0" w:beforeAutospacing="0" w:after="0" w:afterAutospacing="0" w:line="240" w:lineRule="auto"/>
        <w:ind w:left="3472" w:hanging="2621"/>
        <w:jc w:val="both"/>
        <w:rPr>
          <w:rFonts w:ascii="David" w:eastAsia="Times New Roman" w:hAnsi="David" w:cs="David"/>
          <w:snapToGrid w:val="0"/>
          <w:sz w:val="24"/>
          <w:szCs w:val="24"/>
          <w:rtl/>
        </w:rPr>
      </w:pPr>
    </w:p>
    <w:p w14:paraId="777433BF" w14:textId="77777777" w:rsidR="00E56613" w:rsidRPr="00E56613" w:rsidRDefault="00E56613" w:rsidP="00E56613">
      <w:pPr>
        <w:tabs>
          <w:tab w:val="left" w:pos="3917"/>
        </w:tabs>
        <w:spacing w:before="0" w:beforeAutospacing="0" w:after="0" w:afterAutospacing="0" w:line="240" w:lineRule="auto"/>
        <w:ind w:left="3472" w:hanging="2621"/>
        <w:jc w:val="both"/>
        <w:rPr>
          <w:rFonts w:ascii="David" w:eastAsia="Times New Roman" w:hAnsi="David" w:cs="David"/>
          <w:snapToGrid w:val="0"/>
          <w:sz w:val="24"/>
          <w:szCs w:val="24"/>
          <w:rtl/>
        </w:rPr>
      </w:pPr>
      <w:r w:rsidRPr="00E56613">
        <w:rPr>
          <w:rFonts w:ascii="David" w:eastAsia="Times New Roman" w:hAnsi="David" w:cs="David"/>
          <w:b/>
          <w:bCs/>
          <w:snapToGrid w:val="0"/>
          <w:sz w:val="24"/>
          <w:szCs w:val="24"/>
          <w:rtl/>
        </w:rPr>
        <w:t>"חומרים"</w:t>
      </w:r>
      <w:r w:rsidRPr="00E56613">
        <w:rPr>
          <w:rFonts w:ascii="David" w:eastAsia="Times New Roman" w:hAnsi="David" w:cs="David"/>
          <w:snapToGrid w:val="0"/>
          <w:sz w:val="24"/>
          <w:szCs w:val="24"/>
          <w:rtl/>
        </w:rPr>
        <w:tab/>
        <w:t>החומרים, הציוד, האביזרים והמתקנים המיועדים להיות חלק מהעבודות כפי מצבם בכל עת, בין מוגמרים ובין בלתי מוגמרים.</w:t>
      </w:r>
    </w:p>
    <w:p w14:paraId="3FF21894" w14:textId="77777777" w:rsidR="00E56613" w:rsidRPr="00E56613" w:rsidRDefault="00E56613" w:rsidP="00E56613">
      <w:pPr>
        <w:tabs>
          <w:tab w:val="left" w:pos="3917"/>
        </w:tabs>
        <w:spacing w:before="0" w:beforeAutospacing="0" w:after="0" w:afterAutospacing="0" w:line="240" w:lineRule="auto"/>
        <w:ind w:left="3472" w:hanging="2621"/>
        <w:jc w:val="both"/>
        <w:rPr>
          <w:rFonts w:ascii="David" w:eastAsia="Times New Roman" w:hAnsi="David" w:cs="David"/>
          <w:snapToGrid w:val="0"/>
          <w:sz w:val="24"/>
          <w:szCs w:val="24"/>
          <w:rtl/>
        </w:rPr>
      </w:pPr>
    </w:p>
    <w:p w14:paraId="45A5C440" w14:textId="77777777" w:rsidR="00E56613" w:rsidRPr="00E56613" w:rsidRDefault="00E56613" w:rsidP="00E56613">
      <w:pPr>
        <w:tabs>
          <w:tab w:val="left" w:pos="3917"/>
        </w:tabs>
        <w:spacing w:before="0" w:beforeAutospacing="0" w:after="0" w:afterAutospacing="0" w:line="240" w:lineRule="auto"/>
        <w:ind w:left="3472" w:hanging="2621"/>
        <w:jc w:val="both"/>
        <w:rPr>
          <w:rFonts w:ascii="David" w:eastAsia="Times New Roman" w:hAnsi="David" w:cs="David"/>
          <w:b/>
          <w:bCs/>
          <w:snapToGrid w:val="0"/>
          <w:sz w:val="24"/>
          <w:szCs w:val="24"/>
          <w:rtl/>
        </w:rPr>
      </w:pPr>
      <w:r w:rsidRPr="00E56613">
        <w:rPr>
          <w:rFonts w:ascii="David" w:eastAsia="Times New Roman" w:hAnsi="David" w:cs="David"/>
          <w:b/>
          <w:bCs/>
          <w:snapToGrid w:val="0"/>
          <w:sz w:val="24"/>
          <w:szCs w:val="24"/>
          <w:rtl/>
        </w:rPr>
        <w:t>"שווה ערך"/</w:t>
      </w:r>
    </w:p>
    <w:p w14:paraId="0366A6F7" w14:textId="77777777" w:rsidR="00E56613" w:rsidRPr="00E56613" w:rsidRDefault="00E56613" w:rsidP="00E56613">
      <w:pPr>
        <w:tabs>
          <w:tab w:val="left" w:pos="3917"/>
        </w:tabs>
        <w:spacing w:before="0" w:beforeAutospacing="0" w:after="0" w:afterAutospacing="0" w:line="240" w:lineRule="auto"/>
        <w:ind w:left="3472" w:hanging="2621"/>
        <w:jc w:val="both"/>
        <w:rPr>
          <w:rFonts w:ascii="David" w:eastAsia="Times New Roman" w:hAnsi="David" w:cs="David"/>
          <w:snapToGrid w:val="0"/>
          <w:sz w:val="24"/>
          <w:szCs w:val="24"/>
          <w:u w:val="single"/>
          <w:rtl/>
        </w:rPr>
      </w:pPr>
      <w:r w:rsidRPr="00E56613">
        <w:rPr>
          <w:rFonts w:ascii="David" w:eastAsia="Times New Roman" w:hAnsi="David" w:cs="David"/>
          <w:b/>
          <w:bCs/>
          <w:snapToGrid w:val="0"/>
          <w:sz w:val="24"/>
          <w:szCs w:val="24"/>
          <w:rtl/>
        </w:rPr>
        <w:t xml:space="preserve"> "שווה ערך טכני"</w:t>
      </w:r>
      <w:r w:rsidRPr="00E56613">
        <w:rPr>
          <w:rFonts w:ascii="David" w:eastAsia="Times New Roman" w:hAnsi="David" w:cs="David"/>
          <w:b/>
          <w:bCs/>
          <w:snapToGrid w:val="0"/>
          <w:sz w:val="24"/>
          <w:szCs w:val="24"/>
          <w:rtl/>
        </w:rPr>
        <w:tab/>
      </w:r>
      <w:r w:rsidRPr="00E56613">
        <w:rPr>
          <w:rFonts w:ascii="David" w:eastAsia="Times New Roman" w:hAnsi="David" w:cs="David"/>
          <w:snapToGrid w:val="0"/>
          <w:sz w:val="24"/>
          <w:szCs w:val="24"/>
          <w:rtl/>
        </w:rPr>
        <w:t>מלאכה ו/או חומר ו/או מוצר העומדים בתקן הישראלי, ככל שיש כזה עפ"י מכון התקנים אשר אינם נופלים ברמתם ו/או בתכונות הטכניות ו/או מבחינה תפקודית ו/או קיים ו/או בלאי ו/או עמידות ו/או אפשרויות ועלויות אחזקה מאלה הנזכרים במקור, לפי קביעתו הבלעדית של המפקח ונציג המזמין.</w:t>
      </w:r>
    </w:p>
    <w:p w14:paraId="142011CC" w14:textId="77777777" w:rsidR="00E56613" w:rsidRPr="00E56613" w:rsidRDefault="00E56613" w:rsidP="00E56613">
      <w:pPr>
        <w:tabs>
          <w:tab w:val="left" w:pos="3917"/>
        </w:tabs>
        <w:spacing w:before="0" w:beforeAutospacing="0" w:after="0" w:afterAutospacing="0" w:line="240" w:lineRule="auto"/>
        <w:ind w:left="3472" w:hanging="2621"/>
        <w:jc w:val="both"/>
        <w:rPr>
          <w:rFonts w:ascii="David" w:eastAsia="Times New Roman" w:hAnsi="David" w:cs="David"/>
          <w:snapToGrid w:val="0"/>
          <w:sz w:val="24"/>
          <w:szCs w:val="24"/>
          <w:rtl/>
        </w:rPr>
      </w:pPr>
    </w:p>
    <w:p w14:paraId="2D577E33" w14:textId="77777777" w:rsidR="00E56613" w:rsidRPr="00E56613" w:rsidRDefault="00E56613" w:rsidP="00E56613">
      <w:pPr>
        <w:tabs>
          <w:tab w:val="left" w:pos="3917"/>
        </w:tabs>
        <w:spacing w:before="0" w:beforeAutospacing="0" w:after="0" w:afterAutospacing="0" w:line="240" w:lineRule="auto"/>
        <w:ind w:left="3472" w:hanging="2621"/>
        <w:jc w:val="both"/>
        <w:rPr>
          <w:rFonts w:ascii="David" w:eastAsia="Times New Roman" w:hAnsi="David" w:cs="David"/>
          <w:snapToGrid w:val="0"/>
          <w:sz w:val="24"/>
          <w:szCs w:val="24"/>
          <w:u w:val="single"/>
          <w:rtl/>
        </w:rPr>
      </w:pPr>
      <w:r w:rsidRPr="00E56613">
        <w:rPr>
          <w:rFonts w:ascii="David" w:eastAsia="Times New Roman" w:hAnsi="David" w:cs="David"/>
          <w:b/>
          <w:bCs/>
          <w:snapToGrid w:val="0"/>
          <w:sz w:val="24"/>
          <w:szCs w:val="24"/>
          <w:rtl/>
        </w:rPr>
        <w:t>"טופס 4"</w:t>
      </w:r>
      <w:r w:rsidRPr="00E56613">
        <w:rPr>
          <w:rFonts w:ascii="David" w:eastAsia="Times New Roman" w:hAnsi="David" w:cs="David"/>
          <w:b/>
          <w:bCs/>
          <w:snapToGrid w:val="0"/>
          <w:sz w:val="24"/>
          <w:szCs w:val="24"/>
          <w:rtl/>
        </w:rPr>
        <w:tab/>
      </w:r>
      <w:r w:rsidRPr="00E56613">
        <w:rPr>
          <w:rFonts w:ascii="David" w:eastAsia="Times New Roman" w:hAnsi="David" w:cs="David"/>
          <w:snapToGrid w:val="0"/>
          <w:sz w:val="24"/>
          <w:szCs w:val="24"/>
          <w:rtl/>
        </w:rPr>
        <w:t>טופס 4 לפי תקנה 5 לתקנות התכנון והבניה (אישורים למתן שירותי חשמל, מים וטלפון) תשמ"א-1981 בנוסח המקובל בוועדה המקומית הרלוונטית, שלא נקבעה בו מניעה לאכלוס.</w:t>
      </w:r>
    </w:p>
    <w:p w14:paraId="1091421F" w14:textId="77777777" w:rsidR="00E56613" w:rsidRPr="00E56613" w:rsidRDefault="00E56613" w:rsidP="00E56613">
      <w:pPr>
        <w:tabs>
          <w:tab w:val="left" w:pos="3917"/>
        </w:tabs>
        <w:spacing w:before="0" w:beforeAutospacing="0" w:after="0" w:afterAutospacing="0" w:line="240" w:lineRule="auto"/>
        <w:ind w:left="3472" w:hanging="2621"/>
        <w:jc w:val="both"/>
        <w:rPr>
          <w:rFonts w:ascii="David" w:eastAsia="Times New Roman" w:hAnsi="David" w:cs="David"/>
          <w:snapToGrid w:val="0"/>
          <w:sz w:val="24"/>
          <w:szCs w:val="24"/>
          <w:rtl/>
        </w:rPr>
      </w:pPr>
    </w:p>
    <w:p w14:paraId="2FA25FB4" w14:textId="77777777" w:rsidR="00E56613" w:rsidRPr="00E56613" w:rsidRDefault="00E56613" w:rsidP="00E56613">
      <w:pPr>
        <w:tabs>
          <w:tab w:val="left" w:pos="3917"/>
        </w:tabs>
        <w:spacing w:before="0" w:beforeAutospacing="0" w:after="0" w:afterAutospacing="0" w:line="240" w:lineRule="auto"/>
        <w:ind w:left="3472" w:hanging="2621"/>
        <w:jc w:val="both"/>
        <w:rPr>
          <w:rFonts w:ascii="David" w:eastAsia="Times New Roman" w:hAnsi="David" w:cs="David"/>
          <w:snapToGrid w:val="0"/>
          <w:sz w:val="24"/>
          <w:szCs w:val="24"/>
          <w:rtl/>
        </w:rPr>
      </w:pPr>
      <w:r w:rsidRPr="00E56613">
        <w:rPr>
          <w:rFonts w:ascii="David" w:eastAsia="Times New Roman" w:hAnsi="David" w:cs="David"/>
          <w:b/>
          <w:bCs/>
          <w:snapToGrid w:val="0"/>
          <w:sz w:val="24"/>
          <w:szCs w:val="24"/>
          <w:rtl/>
        </w:rPr>
        <w:t>"תעודת גמר"</w:t>
      </w:r>
      <w:r w:rsidRPr="00E56613">
        <w:rPr>
          <w:rFonts w:ascii="David" w:eastAsia="Times New Roman" w:hAnsi="David" w:cs="David"/>
          <w:b/>
          <w:bCs/>
          <w:snapToGrid w:val="0"/>
          <w:sz w:val="24"/>
          <w:szCs w:val="24"/>
          <w:rtl/>
        </w:rPr>
        <w:tab/>
      </w:r>
      <w:r w:rsidRPr="00E56613">
        <w:rPr>
          <w:rFonts w:ascii="David" w:eastAsia="Times New Roman" w:hAnsi="David" w:cs="David"/>
          <w:snapToGrid w:val="0"/>
          <w:sz w:val="24"/>
          <w:szCs w:val="24"/>
          <w:rtl/>
        </w:rPr>
        <w:t>טופס 5 לפי תקנה 21(ד) לתקנות התכנון והבניה (בקשה להיתר, תנאים ואגרות) תש"ל- 1970.</w:t>
      </w:r>
    </w:p>
    <w:p w14:paraId="033E37F6" w14:textId="77777777" w:rsidR="00E56613" w:rsidRPr="00E56613" w:rsidRDefault="00E56613" w:rsidP="00E56613">
      <w:pPr>
        <w:tabs>
          <w:tab w:val="left" w:pos="3917"/>
        </w:tabs>
        <w:spacing w:before="0" w:beforeAutospacing="0" w:after="0" w:afterAutospacing="0" w:line="240" w:lineRule="auto"/>
        <w:ind w:left="3472" w:hanging="2621"/>
        <w:jc w:val="both"/>
        <w:rPr>
          <w:rFonts w:ascii="David" w:eastAsia="Times New Roman" w:hAnsi="David" w:cs="David"/>
          <w:snapToGrid w:val="0"/>
          <w:sz w:val="24"/>
          <w:szCs w:val="24"/>
          <w:rtl/>
        </w:rPr>
      </w:pPr>
    </w:p>
    <w:p w14:paraId="04F59B5B" w14:textId="77777777" w:rsidR="00E56613" w:rsidRPr="00E56613" w:rsidRDefault="00E56613" w:rsidP="00E56613">
      <w:pPr>
        <w:tabs>
          <w:tab w:val="left" w:pos="3917"/>
        </w:tabs>
        <w:spacing w:before="0" w:beforeAutospacing="0" w:after="0" w:afterAutospacing="0" w:line="240" w:lineRule="auto"/>
        <w:ind w:left="3472" w:hanging="2621"/>
        <w:jc w:val="both"/>
        <w:rPr>
          <w:rFonts w:ascii="David" w:eastAsia="Times New Roman" w:hAnsi="David" w:cs="David"/>
          <w:snapToGrid w:val="0"/>
          <w:sz w:val="24"/>
          <w:szCs w:val="24"/>
          <w:rtl/>
        </w:rPr>
      </w:pPr>
      <w:r w:rsidRPr="00E56613">
        <w:rPr>
          <w:rFonts w:ascii="David" w:eastAsia="Times New Roman" w:hAnsi="David" w:cs="David"/>
          <w:b/>
          <w:bCs/>
          <w:snapToGrid w:val="0"/>
          <w:sz w:val="24"/>
          <w:szCs w:val="24"/>
          <w:rtl/>
        </w:rPr>
        <w:t>"אמצעים"</w:t>
      </w:r>
      <w:r w:rsidRPr="00E56613">
        <w:rPr>
          <w:rFonts w:ascii="David" w:eastAsia="Times New Roman" w:hAnsi="David" w:cs="David"/>
          <w:snapToGrid w:val="0"/>
          <w:sz w:val="24"/>
          <w:szCs w:val="24"/>
          <w:rtl/>
        </w:rPr>
        <w:tab/>
        <w:t>הציוד, הכלים, הפיגומים, המתקנים וכל יתר הנדרש לבצוע העבודות שאינו נכלל בעבודות.</w:t>
      </w:r>
    </w:p>
    <w:p w14:paraId="5D55B45F" w14:textId="77777777" w:rsidR="00E56613" w:rsidRPr="00E56613" w:rsidRDefault="00E56613" w:rsidP="00E56613">
      <w:pPr>
        <w:tabs>
          <w:tab w:val="right" w:pos="5560"/>
        </w:tabs>
        <w:spacing w:before="0" w:beforeAutospacing="0" w:after="0" w:afterAutospacing="0" w:line="240" w:lineRule="auto"/>
        <w:ind w:left="3271" w:hanging="2420"/>
        <w:jc w:val="both"/>
        <w:rPr>
          <w:rFonts w:ascii="David" w:eastAsia="Times New Roman" w:hAnsi="David" w:cs="David"/>
          <w:snapToGrid w:val="0"/>
          <w:sz w:val="24"/>
          <w:szCs w:val="24"/>
          <w:rtl/>
        </w:rPr>
      </w:pPr>
    </w:p>
    <w:p w14:paraId="3BF587D4" w14:textId="77777777" w:rsidR="00E56613" w:rsidRPr="00E56613" w:rsidRDefault="00E56613" w:rsidP="00E56613">
      <w:pPr>
        <w:tabs>
          <w:tab w:val="left" w:pos="3917"/>
        </w:tabs>
        <w:spacing w:before="0" w:beforeAutospacing="0" w:after="0" w:afterAutospacing="0" w:line="240" w:lineRule="auto"/>
        <w:ind w:left="3472" w:hanging="2621"/>
        <w:jc w:val="both"/>
        <w:rPr>
          <w:rFonts w:ascii="David" w:eastAsia="Times New Roman" w:hAnsi="David" w:cs="David"/>
          <w:snapToGrid w:val="0"/>
          <w:sz w:val="24"/>
          <w:szCs w:val="24"/>
          <w:rtl/>
        </w:rPr>
      </w:pPr>
      <w:r w:rsidRPr="00E56613">
        <w:rPr>
          <w:rFonts w:ascii="David" w:eastAsia="Times New Roman" w:hAnsi="David" w:cs="David"/>
          <w:b/>
          <w:bCs/>
          <w:snapToGrid w:val="0"/>
          <w:sz w:val="24"/>
          <w:szCs w:val="24"/>
          <w:rtl/>
        </w:rPr>
        <w:lastRenderedPageBreak/>
        <w:t>"תקופת העבודות"</w:t>
      </w:r>
      <w:r w:rsidRPr="00E56613">
        <w:rPr>
          <w:rFonts w:ascii="David" w:eastAsia="Times New Roman" w:hAnsi="David" w:cs="David"/>
          <w:b/>
          <w:bCs/>
          <w:snapToGrid w:val="0"/>
          <w:sz w:val="24"/>
          <w:szCs w:val="24"/>
          <w:rtl/>
        </w:rPr>
        <w:tab/>
      </w:r>
      <w:r w:rsidRPr="00E56613">
        <w:rPr>
          <w:rFonts w:ascii="David" w:eastAsia="Times New Roman" w:hAnsi="David" w:cs="David"/>
          <w:snapToGrid w:val="0"/>
          <w:sz w:val="24"/>
          <w:szCs w:val="24"/>
          <w:rtl/>
        </w:rPr>
        <w:t>החל ממתן צו התחלת עבודה לפי סעיף 10.1 ועד לתאריך מסירת העבודות כהגדרתו בסעיף 27.5 להלן.</w:t>
      </w:r>
    </w:p>
    <w:p w14:paraId="5568AD13" w14:textId="77777777" w:rsidR="00E56613" w:rsidRPr="00E56613" w:rsidRDefault="00E56613" w:rsidP="00E56613">
      <w:pPr>
        <w:tabs>
          <w:tab w:val="left" w:pos="3917"/>
        </w:tabs>
        <w:spacing w:before="0" w:beforeAutospacing="0" w:after="0" w:afterAutospacing="0" w:line="240" w:lineRule="auto"/>
        <w:ind w:left="3472" w:hanging="2621"/>
        <w:jc w:val="both"/>
        <w:rPr>
          <w:rFonts w:ascii="David" w:eastAsia="Times New Roman" w:hAnsi="David" w:cs="David"/>
          <w:snapToGrid w:val="0"/>
          <w:sz w:val="24"/>
          <w:szCs w:val="24"/>
          <w:rtl/>
        </w:rPr>
      </w:pPr>
    </w:p>
    <w:p w14:paraId="2BC4A2AC" w14:textId="77777777" w:rsidR="00E56613" w:rsidRPr="00E56613" w:rsidRDefault="00E56613" w:rsidP="00E56613">
      <w:pPr>
        <w:tabs>
          <w:tab w:val="left" w:pos="3917"/>
        </w:tabs>
        <w:spacing w:before="0" w:beforeAutospacing="0" w:after="0" w:afterAutospacing="0" w:line="240" w:lineRule="auto"/>
        <w:ind w:left="3472" w:hanging="2621"/>
        <w:jc w:val="both"/>
        <w:rPr>
          <w:rFonts w:ascii="David" w:eastAsia="Times New Roman" w:hAnsi="David" w:cs="David"/>
          <w:snapToGrid w:val="0"/>
          <w:sz w:val="24"/>
          <w:szCs w:val="24"/>
          <w:rtl/>
        </w:rPr>
      </w:pPr>
      <w:r w:rsidRPr="00E56613">
        <w:rPr>
          <w:rFonts w:ascii="David" w:eastAsia="Times New Roman" w:hAnsi="David" w:cs="David"/>
          <w:b/>
          <w:bCs/>
          <w:snapToGrid w:val="0"/>
          <w:sz w:val="24"/>
          <w:szCs w:val="24"/>
          <w:rtl/>
        </w:rPr>
        <w:t>"המפקח"</w:t>
      </w:r>
      <w:r w:rsidRPr="00E56613">
        <w:rPr>
          <w:rFonts w:ascii="David" w:eastAsia="Times New Roman" w:hAnsi="David" w:cs="David"/>
          <w:snapToGrid w:val="0"/>
          <w:sz w:val="24"/>
          <w:szCs w:val="24"/>
          <w:rtl/>
        </w:rPr>
        <w:tab/>
        <w:t>מי שימונה ע"י המזמין לפי סעיף 4.1 להלן, ככל שימונה.</w:t>
      </w:r>
    </w:p>
    <w:p w14:paraId="31A1621F" w14:textId="77777777" w:rsidR="00E56613" w:rsidRPr="00E56613" w:rsidRDefault="00E56613" w:rsidP="00E56613">
      <w:pPr>
        <w:tabs>
          <w:tab w:val="left" w:pos="3917"/>
          <w:tab w:val="right" w:pos="5560"/>
        </w:tabs>
        <w:spacing w:before="0" w:beforeAutospacing="0" w:after="0" w:afterAutospacing="0" w:line="240" w:lineRule="auto"/>
        <w:ind w:left="3472" w:hanging="2621"/>
        <w:jc w:val="both"/>
        <w:rPr>
          <w:rFonts w:ascii="David" w:eastAsia="Times New Roman" w:hAnsi="David" w:cs="David"/>
          <w:snapToGrid w:val="0"/>
          <w:sz w:val="24"/>
          <w:szCs w:val="24"/>
          <w:rtl/>
        </w:rPr>
      </w:pPr>
    </w:p>
    <w:p w14:paraId="173E1D99" w14:textId="77777777" w:rsidR="00E56613" w:rsidRPr="00E56613" w:rsidRDefault="00E56613" w:rsidP="00E56613">
      <w:pPr>
        <w:tabs>
          <w:tab w:val="left" w:pos="3917"/>
        </w:tabs>
        <w:spacing w:before="0" w:beforeAutospacing="0" w:after="0" w:afterAutospacing="0" w:line="240" w:lineRule="auto"/>
        <w:ind w:left="3472" w:hanging="2621"/>
        <w:jc w:val="both"/>
        <w:rPr>
          <w:rFonts w:ascii="David" w:eastAsia="Times New Roman" w:hAnsi="David" w:cs="David"/>
          <w:snapToGrid w:val="0"/>
          <w:sz w:val="24"/>
          <w:szCs w:val="24"/>
          <w:rtl/>
        </w:rPr>
      </w:pPr>
      <w:r w:rsidRPr="00E56613">
        <w:rPr>
          <w:rFonts w:ascii="David" w:eastAsia="Times New Roman" w:hAnsi="David" w:cs="David"/>
          <w:b/>
          <w:bCs/>
          <w:snapToGrid w:val="0"/>
          <w:sz w:val="24"/>
          <w:szCs w:val="24"/>
          <w:rtl/>
        </w:rPr>
        <w:t>"נציג המזמין"</w:t>
      </w:r>
      <w:r w:rsidRPr="00E56613">
        <w:rPr>
          <w:rFonts w:ascii="David" w:eastAsia="Times New Roman" w:hAnsi="David" w:cs="David"/>
          <w:b/>
          <w:bCs/>
          <w:snapToGrid w:val="0"/>
          <w:sz w:val="24"/>
          <w:szCs w:val="24"/>
          <w:rtl/>
        </w:rPr>
        <w:tab/>
      </w:r>
      <w:r w:rsidRPr="00E56613">
        <w:rPr>
          <w:rFonts w:ascii="David" w:eastAsia="Times New Roman" w:hAnsi="David" w:cs="David"/>
          <w:snapToGrid w:val="0"/>
          <w:sz w:val="24"/>
          <w:szCs w:val="24"/>
          <w:rtl/>
        </w:rPr>
        <w:t>מי שימונה ע"י המזמין להיות נציגו.</w:t>
      </w:r>
    </w:p>
    <w:p w14:paraId="4502445C" w14:textId="77777777" w:rsidR="00E56613" w:rsidRPr="00E56613" w:rsidRDefault="00E56613" w:rsidP="00E56613">
      <w:pPr>
        <w:tabs>
          <w:tab w:val="left" w:pos="4059"/>
        </w:tabs>
        <w:spacing w:before="0" w:beforeAutospacing="0" w:after="0" w:afterAutospacing="0" w:line="240" w:lineRule="auto"/>
        <w:ind w:left="3614" w:hanging="2763"/>
        <w:jc w:val="both"/>
        <w:rPr>
          <w:rFonts w:ascii="David" w:eastAsia="Times New Roman" w:hAnsi="David" w:cs="David"/>
          <w:snapToGrid w:val="0"/>
          <w:sz w:val="24"/>
          <w:szCs w:val="24"/>
          <w:rtl/>
        </w:rPr>
      </w:pPr>
    </w:p>
    <w:p w14:paraId="030545BB" w14:textId="77777777" w:rsidR="00E56613" w:rsidRPr="00E56613" w:rsidRDefault="00E56613" w:rsidP="00E56613">
      <w:pPr>
        <w:tabs>
          <w:tab w:val="left" w:pos="3917"/>
        </w:tabs>
        <w:spacing w:before="0" w:beforeAutospacing="0" w:after="0" w:afterAutospacing="0" w:line="240" w:lineRule="auto"/>
        <w:ind w:left="3472" w:hanging="2621"/>
        <w:jc w:val="both"/>
        <w:rPr>
          <w:rFonts w:ascii="David" w:eastAsia="Times New Roman" w:hAnsi="David" w:cs="David"/>
          <w:strike/>
          <w:snapToGrid w:val="0"/>
          <w:sz w:val="24"/>
          <w:szCs w:val="24"/>
          <w:u w:val="single"/>
          <w:rtl/>
        </w:rPr>
      </w:pPr>
      <w:r w:rsidRPr="00E56613">
        <w:rPr>
          <w:rFonts w:ascii="David" w:eastAsia="Times New Roman" w:hAnsi="David" w:cs="David"/>
          <w:b/>
          <w:bCs/>
          <w:snapToGrid w:val="0"/>
          <w:sz w:val="24"/>
          <w:szCs w:val="24"/>
          <w:rtl/>
        </w:rPr>
        <w:t>"היועצים"</w:t>
      </w:r>
      <w:r w:rsidRPr="00E56613">
        <w:rPr>
          <w:rFonts w:ascii="David" w:eastAsia="Times New Roman" w:hAnsi="David" w:cs="David"/>
          <w:snapToGrid w:val="0"/>
          <w:sz w:val="24"/>
          <w:szCs w:val="24"/>
          <w:rtl/>
        </w:rPr>
        <w:tab/>
        <w:t>מתכנני העבודות אדריכלים, מהנדסים, יועצים מקצועיים  ובעלי מקצוע הנדסי וטכנולוגי אחרים מטעם המזמין, לרבות מתכננים ו/או יועצים מטעם הקבלן, הנזכרים בסעיף 5.7.8 להלן, אשר שכרם ישולם ע"י הקבלן.</w:t>
      </w:r>
    </w:p>
    <w:p w14:paraId="7C50D545" w14:textId="77777777" w:rsidR="00E56613" w:rsidRPr="00E56613" w:rsidRDefault="00E56613" w:rsidP="00E56613">
      <w:pPr>
        <w:tabs>
          <w:tab w:val="right" w:pos="5560"/>
        </w:tabs>
        <w:spacing w:before="0" w:beforeAutospacing="0" w:after="0" w:afterAutospacing="0" w:line="240" w:lineRule="auto"/>
        <w:ind w:left="3271" w:hanging="2420"/>
        <w:jc w:val="both"/>
        <w:rPr>
          <w:rFonts w:ascii="David" w:eastAsia="Times New Roman" w:hAnsi="David" w:cs="David"/>
          <w:strike/>
          <w:snapToGrid w:val="0"/>
          <w:sz w:val="24"/>
          <w:szCs w:val="24"/>
          <w:u w:val="single"/>
          <w:rtl/>
        </w:rPr>
      </w:pPr>
    </w:p>
    <w:p w14:paraId="4412BD11" w14:textId="77777777" w:rsidR="00E56613" w:rsidRPr="00E56613" w:rsidRDefault="00E56613" w:rsidP="00E56613">
      <w:pPr>
        <w:tabs>
          <w:tab w:val="left" w:pos="3917"/>
          <w:tab w:val="right" w:pos="5560"/>
        </w:tabs>
        <w:spacing w:before="0" w:beforeAutospacing="0" w:after="0" w:afterAutospacing="0" w:line="240" w:lineRule="auto"/>
        <w:ind w:left="3472" w:hanging="2552"/>
        <w:jc w:val="both"/>
        <w:rPr>
          <w:rFonts w:ascii="David" w:eastAsia="Times New Roman" w:hAnsi="David" w:cs="David"/>
          <w:snapToGrid w:val="0"/>
          <w:sz w:val="24"/>
          <w:szCs w:val="24"/>
          <w:rtl/>
        </w:rPr>
      </w:pPr>
      <w:r w:rsidRPr="00E56613">
        <w:rPr>
          <w:rFonts w:ascii="David" w:eastAsia="Times New Roman" w:hAnsi="David" w:cs="David"/>
          <w:b/>
          <w:bCs/>
          <w:snapToGrid w:val="0"/>
          <w:sz w:val="24"/>
          <w:szCs w:val="24"/>
          <w:rtl/>
        </w:rPr>
        <w:t>"לוח הזמנים הכללי"</w:t>
      </w:r>
      <w:r w:rsidRPr="00E56613">
        <w:rPr>
          <w:rFonts w:ascii="David" w:eastAsia="Times New Roman" w:hAnsi="David" w:cs="David"/>
          <w:b/>
          <w:bCs/>
          <w:snapToGrid w:val="0"/>
          <w:sz w:val="24"/>
          <w:szCs w:val="24"/>
          <w:rtl/>
        </w:rPr>
        <w:tab/>
      </w:r>
      <w:r w:rsidRPr="00E56613">
        <w:rPr>
          <w:rFonts w:ascii="David" w:eastAsia="Times New Roman" w:hAnsi="David" w:cs="David"/>
          <w:snapToGrid w:val="0"/>
          <w:sz w:val="24"/>
          <w:szCs w:val="24"/>
          <w:rtl/>
        </w:rPr>
        <w:t xml:space="preserve">לוח הזמנים הכללי לביצוע כל שלב בפרויקט ושלב ביניים בעבודות כמפורט בנספח 3.1.10. </w:t>
      </w:r>
    </w:p>
    <w:p w14:paraId="1DEC0F77" w14:textId="77777777" w:rsidR="00E56613" w:rsidRPr="00E56613" w:rsidRDefault="00E56613" w:rsidP="00E56613">
      <w:pPr>
        <w:tabs>
          <w:tab w:val="left" w:pos="4059"/>
          <w:tab w:val="right" w:pos="5560"/>
        </w:tabs>
        <w:spacing w:before="0" w:beforeAutospacing="0" w:after="0" w:afterAutospacing="0" w:line="240" w:lineRule="auto"/>
        <w:ind w:left="3755" w:hanging="2420"/>
        <w:jc w:val="both"/>
        <w:rPr>
          <w:rFonts w:ascii="David" w:eastAsia="Times New Roman" w:hAnsi="David" w:cs="David"/>
          <w:snapToGrid w:val="0"/>
          <w:sz w:val="24"/>
          <w:szCs w:val="24"/>
          <w:rtl/>
        </w:rPr>
      </w:pPr>
    </w:p>
    <w:p w14:paraId="041A1D5A" w14:textId="77777777" w:rsidR="00E56613" w:rsidRPr="00E56613" w:rsidRDefault="00E56613" w:rsidP="00E56613">
      <w:pPr>
        <w:tabs>
          <w:tab w:val="left" w:pos="3917"/>
          <w:tab w:val="right" w:pos="5560"/>
        </w:tabs>
        <w:spacing w:before="0" w:beforeAutospacing="0" w:after="0" w:afterAutospacing="0" w:line="240" w:lineRule="auto"/>
        <w:ind w:left="3472" w:hanging="2552"/>
        <w:jc w:val="both"/>
        <w:rPr>
          <w:rFonts w:ascii="David" w:eastAsia="Times New Roman" w:hAnsi="David" w:cs="David"/>
          <w:b/>
          <w:bCs/>
          <w:snapToGrid w:val="0"/>
          <w:sz w:val="24"/>
          <w:szCs w:val="24"/>
          <w:rtl/>
        </w:rPr>
      </w:pPr>
      <w:r w:rsidRPr="00E56613">
        <w:rPr>
          <w:rFonts w:ascii="David" w:eastAsia="Times New Roman" w:hAnsi="David" w:cs="David"/>
          <w:b/>
          <w:bCs/>
          <w:snapToGrid w:val="0"/>
          <w:sz w:val="24"/>
          <w:szCs w:val="24"/>
          <w:rtl/>
        </w:rPr>
        <w:t>"לוח הזמנים המפורט"</w:t>
      </w:r>
      <w:r w:rsidRPr="00E56613">
        <w:rPr>
          <w:rFonts w:ascii="David" w:eastAsia="Times New Roman" w:hAnsi="David" w:cs="David"/>
          <w:snapToGrid w:val="0"/>
          <w:sz w:val="24"/>
          <w:szCs w:val="24"/>
          <w:rtl/>
        </w:rPr>
        <w:t xml:space="preserve"> </w:t>
      </w:r>
      <w:r w:rsidRPr="00E56613">
        <w:rPr>
          <w:rFonts w:ascii="David" w:eastAsia="Times New Roman" w:hAnsi="David" w:cs="David"/>
          <w:snapToGrid w:val="0"/>
          <w:sz w:val="24"/>
          <w:szCs w:val="24"/>
          <w:rtl/>
        </w:rPr>
        <w:tab/>
        <w:t>לוח הזמנים המפורט לביצוע כל שלב בפרויקט ושלב ביניים של העבודות על בסיס לוח הזמנים הכללי כפי שיעודכן ע"י הקבלן מדי חודש וככל שיאושר ע"י המפקח ונציג המזמין. לוח הזמנים המפורט יכלול הן את המועדים המוקדמים לביצוע העבודות והן את המועדים המאוחרים לביצוען.</w:t>
      </w:r>
    </w:p>
    <w:p w14:paraId="78E4C65B" w14:textId="77777777" w:rsidR="00E56613" w:rsidRPr="00E56613" w:rsidRDefault="00E56613" w:rsidP="00E56613">
      <w:pPr>
        <w:tabs>
          <w:tab w:val="right" w:pos="5560"/>
        </w:tabs>
        <w:spacing w:before="0" w:beforeAutospacing="0" w:after="0" w:afterAutospacing="0" w:line="240" w:lineRule="auto"/>
        <w:ind w:left="3271" w:right="4000" w:hanging="2420"/>
        <w:jc w:val="both"/>
        <w:rPr>
          <w:rFonts w:ascii="David" w:eastAsia="Times New Roman" w:hAnsi="David" w:cs="David"/>
          <w:snapToGrid w:val="0"/>
          <w:sz w:val="24"/>
          <w:szCs w:val="24"/>
          <w:rtl/>
        </w:rPr>
      </w:pPr>
    </w:p>
    <w:p w14:paraId="7B9A87E4" w14:textId="77777777" w:rsidR="00E56613" w:rsidRPr="00E56613" w:rsidRDefault="00E56613" w:rsidP="00E56613">
      <w:pPr>
        <w:tabs>
          <w:tab w:val="left" w:pos="3917"/>
        </w:tabs>
        <w:spacing w:before="0" w:beforeAutospacing="0" w:after="0" w:afterAutospacing="0" w:line="240" w:lineRule="auto"/>
        <w:ind w:left="3472" w:hanging="2552"/>
        <w:jc w:val="both"/>
        <w:rPr>
          <w:rFonts w:ascii="David" w:eastAsia="Times New Roman" w:hAnsi="David" w:cs="David"/>
          <w:snapToGrid w:val="0"/>
          <w:sz w:val="24"/>
          <w:szCs w:val="24"/>
          <w:rtl/>
        </w:rPr>
      </w:pPr>
      <w:r w:rsidRPr="00E56613">
        <w:rPr>
          <w:rFonts w:ascii="David" w:eastAsia="Times New Roman" w:hAnsi="David" w:cs="David"/>
          <w:b/>
          <w:bCs/>
          <w:snapToGrid w:val="0"/>
          <w:sz w:val="24"/>
          <w:szCs w:val="24"/>
          <w:rtl/>
        </w:rPr>
        <w:t>"לוח התשלומים"</w:t>
      </w:r>
      <w:r w:rsidRPr="00E56613">
        <w:rPr>
          <w:rFonts w:ascii="David" w:eastAsia="Times New Roman" w:hAnsi="David" w:cs="David"/>
          <w:b/>
          <w:bCs/>
          <w:snapToGrid w:val="0"/>
          <w:sz w:val="24"/>
          <w:szCs w:val="24"/>
          <w:rtl/>
        </w:rPr>
        <w:tab/>
      </w:r>
      <w:r w:rsidRPr="00E56613">
        <w:rPr>
          <w:rFonts w:ascii="David" w:eastAsia="Times New Roman" w:hAnsi="David" w:cs="David"/>
          <w:snapToGrid w:val="0"/>
          <w:sz w:val="24"/>
          <w:szCs w:val="24"/>
          <w:rtl/>
        </w:rPr>
        <w:t>לוח התשלומים המפרט את אחוז התשלום היחסי מהמחיר הכולל בעבור ביצוע כל אחד משלבי הביניים של הבניה,</w:t>
      </w:r>
      <w:r w:rsidR="00913564">
        <w:rPr>
          <w:rFonts w:ascii="David" w:eastAsia="Times New Roman" w:hAnsi="David" w:cs="David" w:hint="cs"/>
          <w:snapToGrid w:val="0"/>
          <w:sz w:val="24"/>
          <w:szCs w:val="24"/>
          <w:rtl/>
        </w:rPr>
        <w:t xml:space="preserve"> </w:t>
      </w:r>
      <w:r w:rsidRPr="00E56613">
        <w:rPr>
          <w:rFonts w:ascii="David" w:eastAsia="Times New Roman" w:hAnsi="David" w:cs="David"/>
          <w:snapToGrid w:val="0"/>
          <w:sz w:val="24"/>
          <w:szCs w:val="24"/>
          <w:rtl/>
        </w:rPr>
        <w:t>המצורף כנספח 3.1.11.</w:t>
      </w:r>
    </w:p>
    <w:p w14:paraId="725C3953" w14:textId="77777777" w:rsidR="00E56613" w:rsidRPr="00E56613" w:rsidRDefault="00E56613" w:rsidP="00E56613">
      <w:pPr>
        <w:tabs>
          <w:tab w:val="left" w:pos="3917"/>
        </w:tabs>
        <w:spacing w:before="0" w:beforeAutospacing="0" w:after="0" w:afterAutospacing="0" w:line="240" w:lineRule="auto"/>
        <w:ind w:left="3614" w:hanging="3106"/>
        <w:jc w:val="both"/>
        <w:rPr>
          <w:rFonts w:ascii="David" w:eastAsia="Times New Roman" w:hAnsi="David" w:cs="David"/>
          <w:b/>
          <w:bCs/>
          <w:snapToGrid w:val="0"/>
          <w:sz w:val="24"/>
          <w:szCs w:val="24"/>
          <w:rtl/>
        </w:rPr>
      </w:pPr>
    </w:p>
    <w:p w14:paraId="57101CF6" w14:textId="77777777" w:rsidR="00E56613" w:rsidRPr="00E56613" w:rsidRDefault="00E56613" w:rsidP="00E56613">
      <w:pPr>
        <w:tabs>
          <w:tab w:val="left" w:pos="3917"/>
        </w:tabs>
        <w:spacing w:before="0" w:beforeAutospacing="0" w:after="0" w:afterAutospacing="0" w:line="240" w:lineRule="auto"/>
        <w:ind w:left="3472" w:hanging="2552"/>
        <w:jc w:val="both"/>
        <w:rPr>
          <w:rFonts w:ascii="David" w:eastAsia="Times New Roman" w:hAnsi="David" w:cs="David"/>
          <w:b/>
          <w:bCs/>
          <w:snapToGrid w:val="0"/>
          <w:sz w:val="24"/>
          <w:szCs w:val="24"/>
          <w:rtl/>
        </w:rPr>
      </w:pPr>
      <w:r w:rsidRPr="00E56613">
        <w:rPr>
          <w:rFonts w:ascii="David" w:eastAsia="Times New Roman" w:hAnsi="David" w:cs="David"/>
          <w:b/>
          <w:bCs/>
          <w:snapToGrid w:val="0"/>
          <w:sz w:val="24"/>
          <w:szCs w:val="24"/>
          <w:rtl/>
        </w:rPr>
        <w:t>"מדד"</w:t>
      </w:r>
      <w:r w:rsidRPr="00E56613">
        <w:rPr>
          <w:rFonts w:ascii="David" w:eastAsia="Times New Roman" w:hAnsi="David" w:cs="David"/>
          <w:snapToGrid w:val="0"/>
          <w:sz w:val="24"/>
          <w:szCs w:val="24"/>
          <w:rtl/>
        </w:rPr>
        <w:tab/>
        <w:t>המדד הכללי למחירי התשומה לבניה למגורים המתפרסם ע"י הלשכה המרכזית לסטטיסטיקה בעיקור שעות קיץ או כל מדד אשר יבוא במקומו.</w:t>
      </w:r>
    </w:p>
    <w:p w14:paraId="2033F44B" w14:textId="77777777" w:rsidR="00E56613" w:rsidRPr="00E56613" w:rsidRDefault="00E56613" w:rsidP="00E56613">
      <w:pPr>
        <w:tabs>
          <w:tab w:val="left" w:pos="3917"/>
        </w:tabs>
        <w:spacing w:before="0" w:beforeAutospacing="0" w:after="0" w:afterAutospacing="0" w:line="240" w:lineRule="auto"/>
        <w:ind w:left="3614" w:hanging="3106"/>
        <w:jc w:val="both"/>
        <w:rPr>
          <w:rFonts w:ascii="David" w:eastAsia="Times New Roman" w:hAnsi="David" w:cs="David"/>
          <w:snapToGrid w:val="0"/>
          <w:sz w:val="24"/>
          <w:szCs w:val="24"/>
          <w:rtl/>
        </w:rPr>
      </w:pPr>
    </w:p>
    <w:p w14:paraId="042F9C72" w14:textId="77777777" w:rsidR="00E56613" w:rsidRPr="00E56613" w:rsidRDefault="00E56613" w:rsidP="00E56613">
      <w:pPr>
        <w:tabs>
          <w:tab w:val="left" w:pos="3917"/>
        </w:tabs>
        <w:spacing w:before="0" w:beforeAutospacing="0" w:after="0" w:afterAutospacing="0" w:line="240" w:lineRule="auto"/>
        <w:ind w:left="3472" w:hanging="2552"/>
        <w:jc w:val="both"/>
        <w:rPr>
          <w:rFonts w:ascii="David" w:eastAsia="Times New Roman" w:hAnsi="David" w:cs="David"/>
          <w:snapToGrid w:val="0"/>
          <w:sz w:val="24"/>
          <w:szCs w:val="24"/>
          <w:rtl/>
        </w:rPr>
      </w:pPr>
      <w:r w:rsidRPr="00E56613">
        <w:rPr>
          <w:rFonts w:ascii="David" w:eastAsia="Times New Roman" w:hAnsi="David" w:cs="David"/>
          <w:b/>
          <w:bCs/>
          <w:snapToGrid w:val="0"/>
          <w:sz w:val="24"/>
          <w:szCs w:val="24"/>
          <w:rtl/>
        </w:rPr>
        <w:t>"הדין"</w:t>
      </w:r>
      <w:r w:rsidRPr="00E56613">
        <w:rPr>
          <w:rFonts w:ascii="David" w:eastAsia="Times New Roman" w:hAnsi="David" w:cs="David"/>
          <w:snapToGrid w:val="0"/>
          <w:sz w:val="24"/>
          <w:szCs w:val="24"/>
          <w:rtl/>
        </w:rPr>
        <w:tab/>
        <w:t>לרבות כל הוראת רשות מוסמכת ופסק-דין ו/או צו של בית משפט.</w:t>
      </w:r>
    </w:p>
    <w:p w14:paraId="3191618F" w14:textId="77777777" w:rsidR="00E56613" w:rsidRPr="00E56613" w:rsidRDefault="00E56613" w:rsidP="00E56613">
      <w:pPr>
        <w:tabs>
          <w:tab w:val="left" w:pos="3917"/>
        </w:tabs>
        <w:spacing w:before="0" w:beforeAutospacing="0" w:after="0" w:afterAutospacing="0" w:line="240" w:lineRule="auto"/>
        <w:ind w:left="3614" w:hanging="3106"/>
        <w:jc w:val="both"/>
        <w:rPr>
          <w:rFonts w:ascii="David" w:eastAsia="Times New Roman" w:hAnsi="David" w:cs="David"/>
          <w:snapToGrid w:val="0"/>
          <w:sz w:val="24"/>
          <w:szCs w:val="24"/>
          <w:rtl/>
        </w:rPr>
      </w:pPr>
    </w:p>
    <w:p w14:paraId="315881DE" w14:textId="77777777" w:rsidR="00E56613" w:rsidRPr="00E56613" w:rsidRDefault="00E56613" w:rsidP="00E56613">
      <w:pPr>
        <w:keepNext/>
        <w:tabs>
          <w:tab w:val="left" w:pos="3917"/>
        </w:tabs>
        <w:spacing w:before="0" w:beforeAutospacing="0" w:after="0" w:afterAutospacing="0" w:line="240" w:lineRule="auto"/>
        <w:ind w:left="3545" w:hanging="2694"/>
        <w:jc w:val="both"/>
        <w:outlineLvl w:val="8"/>
        <w:rPr>
          <w:rFonts w:ascii="David" w:eastAsia="Times New Roman" w:hAnsi="David" w:cs="David"/>
          <w:b/>
          <w:bCs/>
          <w:sz w:val="24"/>
          <w:szCs w:val="24"/>
          <w:rtl/>
        </w:rPr>
      </w:pPr>
      <w:r w:rsidRPr="00E56613">
        <w:rPr>
          <w:rFonts w:ascii="David" w:eastAsia="Times New Roman" w:hAnsi="David" w:cs="David"/>
          <w:b/>
          <w:bCs/>
          <w:sz w:val="24"/>
          <w:szCs w:val="24"/>
          <w:rtl/>
        </w:rPr>
        <w:t>"העירייה" / הרשות</w:t>
      </w:r>
    </w:p>
    <w:p w14:paraId="2B7AF01A" w14:textId="77777777" w:rsidR="00E56613" w:rsidRPr="00E56613" w:rsidRDefault="00E56613" w:rsidP="00E56613">
      <w:pPr>
        <w:tabs>
          <w:tab w:val="left" w:pos="3917"/>
        </w:tabs>
        <w:spacing w:before="0" w:beforeAutospacing="0" w:after="0" w:afterAutospacing="0" w:line="240" w:lineRule="auto"/>
        <w:ind w:left="3472" w:hanging="2552"/>
        <w:jc w:val="both"/>
        <w:rPr>
          <w:rFonts w:ascii="David" w:eastAsia="Times New Roman" w:hAnsi="David" w:cs="David"/>
          <w:snapToGrid w:val="0"/>
          <w:sz w:val="24"/>
          <w:szCs w:val="24"/>
          <w:rtl/>
        </w:rPr>
      </w:pPr>
      <w:r w:rsidRPr="00E56613">
        <w:rPr>
          <w:rFonts w:ascii="David" w:eastAsia="Times New Roman" w:hAnsi="David" w:cs="David"/>
          <w:b/>
          <w:bCs/>
          <w:snapToGrid w:val="0"/>
          <w:sz w:val="24"/>
          <w:szCs w:val="24"/>
          <w:rtl/>
        </w:rPr>
        <w:t>המקומית"</w:t>
      </w:r>
      <w:r w:rsidRPr="00E56613">
        <w:rPr>
          <w:rFonts w:ascii="David" w:eastAsia="Times New Roman" w:hAnsi="David" w:cs="David"/>
          <w:b/>
          <w:bCs/>
          <w:snapToGrid w:val="0"/>
          <w:sz w:val="24"/>
          <w:szCs w:val="24"/>
          <w:rtl/>
        </w:rPr>
        <w:tab/>
      </w:r>
      <w:r w:rsidRPr="00E56613">
        <w:rPr>
          <w:rFonts w:ascii="David" w:eastAsia="Times New Roman" w:hAnsi="David" w:cs="David"/>
          <w:snapToGrid w:val="0"/>
          <w:sz w:val="24"/>
          <w:szCs w:val="24"/>
          <w:rtl/>
        </w:rPr>
        <w:t>כהגדרתה בנספח 3.1.1.</w:t>
      </w:r>
    </w:p>
    <w:p w14:paraId="2659CFBE" w14:textId="77777777" w:rsidR="00E56613" w:rsidRPr="00E56613" w:rsidRDefault="00E56613" w:rsidP="00E56613">
      <w:pPr>
        <w:tabs>
          <w:tab w:val="left" w:pos="3917"/>
        </w:tabs>
        <w:spacing w:before="0" w:beforeAutospacing="0" w:after="0" w:afterAutospacing="0" w:line="240" w:lineRule="auto"/>
        <w:ind w:left="3614" w:hanging="3106"/>
        <w:jc w:val="both"/>
        <w:rPr>
          <w:rFonts w:ascii="David" w:eastAsia="Times New Roman" w:hAnsi="David" w:cs="David"/>
          <w:b/>
          <w:bCs/>
          <w:snapToGrid w:val="0"/>
          <w:sz w:val="24"/>
          <w:szCs w:val="24"/>
          <w:rtl/>
        </w:rPr>
      </w:pPr>
    </w:p>
    <w:p w14:paraId="5E836BA3" w14:textId="77777777" w:rsidR="00E56613" w:rsidRPr="00E56613" w:rsidRDefault="00E56613" w:rsidP="00E56613">
      <w:pPr>
        <w:tabs>
          <w:tab w:val="left" w:pos="3917"/>
        </w:tabs>
        <w:spacing w:before="0" w:beforeAutospacing="0" w:after="0" w:afterAutospacing="0" w:line="240" w:lineRule="auto"/>
        <w:ind w:left="3472" w:hanging="2552"/>
        <w:jc w:val="both"/>
        <w:rPr>
          <w:rFonts w:ascii="David" w:eastAsia="Times New Roman" w:hAnsi="David" w:cs="David"/>
          <w:snapToGrid w:val="0"/>
          <w:sz w:val="24"/>
          <w:szCs w:val="24"/>
          <w:rtl/>
        </w:rPr>
      </w:pPr>
      <w:r w:rsidRPr="00E56613">
        <w:rPr>
          <w:rFonts w:ascii="David" w:eastAsia="Times New Roman" w:hAnsi="David" w:cs="David"/>
          <w:b/>
          <w:bCs/>
          <w:snapToGrid w:val="0"/>
          <w:sz w:val="24"/>
          <w:szCs w:val="24"/>
          <w:rtl/>
        </w:rPr>
        <w:t>"מחיר יסוד"</w:t>
      </w:r>
      <w:r w:rsidRPr="00E56613">
        <w:rPr>
          <w:rFonts w:ascii="David" w:eastAsia="Times New Roman" w:hAnsi="David" w:cs="David"/>
          <w:b/>
          <w:bCs/>
          <w:snapToGrid w:val="0"/>
          <w:sz w:val="24"/>
          <w:szCs w:val="24"/>
          <w:rtl/>
        </w:rPr>
        <w:tab/>
      </w:r>
      <w:r w:rsidRPr="00E56613">
        <w:rPr>
          <w:rFonts w:ascii="David" w:eastAsia="Times New Roman" w:hAnsi="David" w:cs="David"/>
          <w:snapToGrid w:val="0"/>
          <w:sz w:val="24"/>
          <w:szCs w:val="24"/>
          <w:rtl/>
        </w:rPr>
        <w:t xml:space="preserve">מחיר נטו של החומר או המוצר באתר רכישתו, קרי ללא הוצאות העמסה, הובלה, פריקה, גזורת, פחת, רווח קבלן, מימון, הוצאות אחרות וכיו"ב. לצורך התחשבנות ככל שתיעשה במקים מיוחדים המפורטים בחוזה זה ו/או בנספחיו לרבות בנספחים 3.1.2, 3.1.2.1 ,3.1.31 ו 3.1.32 יוכפל מחיר היסוד </w:t>
      </w:r>
      <w:r w:rsidRPr="00E56613">
        <w:rPr>
          <w:rFonts w:ascii="David" w:eastAsia="Times New Roman" w:hAnsi="David" w:cs="David"/>
          <w:snapToGrid w:val="0"/>
          <w:sz w:val="24"/>
          <w:szCs w:val="24"/>
          <w:rtl/>
        </w:rPr>
        <w:lastRenderedPageBreak/>
        <w:t>ביחידות המידה (הנקובה במחיר היסוד) באתר רכישתו, בכמויות נטו שייעשה בהן שימוש בפועל בפרויקט בתוספת קבועה של 10% מאותן כמויות (התוספת-למעט למוצרים שמגיעים מאתר רכישתם ביחידות שלמות ואינם דורשים עיבוד נוסף ופחת באתר הבניה) ולא בכמויות הרכישה בפועל. מחיר היסוד לא יכלול עיבוד סופי (כגון: חיתוך אריחים למידות, ליטוש באתר, קידוח חורים, חריצים ו/או מגרעות עיגון) שיבוצע ע"ח הקבלן.</w:t>
      </w:r>
    </w:p>
    <w:p w14:paraId="72C52E38" w14:textId="77777777" w:rsidR="00E56613" w:rsidRPr="00E56613" w:rsidRDefault="00E56613" w:rsidP="00E56613">
      <w:pPr>
        <w:tabs>
          <w:tab w:val="left" w:pos="3917"/>
        </w:tabs>
        <w:spacing w:before="0" w:beforeAutospacing="0" w:after="0" w:afterAutospacing="0" w:line="240" w:lineRule="auto"/>
        <w:ind w:left="3614" w:hanging="3106"/>
        <w:jc w:val="both"/>
        <w:rPr>
          <w:rFonts w:ascii="David" w:eastAsia="Times New Roman" w:hAnsi="David" w:cs="David"/>
          <w:b/>
          <w:bCs/>
          <w:snapToGrid w:val="0"/>
          <w:sz w:val="24"/>
          <w:szCs w:val="24"/>
          <w:rtl/>
        </w:rPr>
      </w:pPr>
    </w:p>
    <w:p w14:paraId="118B0AAA" w14:textId="77777777" w:rsidR="00E56613" w:rsidRPr="00E56613" w:rsidRDefault="00E56613" w:rsidP="00E56613">
      <w:pPr>
        <w:tabs>
          <w:tab w:val="left" w:pos="3917"/>
        </w:tabs>
        <w:spacing w:before="0" w:beforeAutospacing="0" w:after="0" w:afterAutospacing="0" w:line="240" w:lineRule="auto"/>
        <w:ind w:left="3472" w:hanging="2552"/>
        <w:jc w:val="both"/>
        <w:rPr>
          <w:rFonts w:ascii="David" w:eastAsia="Times New Roman" w:hAnsi="David" w:cs="David"/>
          <w:snapToGrid w:val="0"/>
          <w:sz w:val="24"/>
          <w:szCs w:val="24"/>
          <w:rtl/>
        </w:rPr>
      </w:pPr>
      <w:r w:rsidRPr="00E56613">
        <w:rPr>
          <w:rFonts w:ascii="David" w:eastAsia="Times New Roman" w:hAnsi="David" w:cs="David"/>
          <w:b/>
          <w:bCs/>
          <w:snapToGrid w:val="0"/>
          <w:sz w:val="24"/>
          <w:szCs w:val="24"/>
          <w:rtl/>
        </w:rPr>
        <w:t>"מסמכי התכנון"</w:t>
      </w:r>
      <w:r w:rsidRPr="00E56613">
        <w:rPr>
          <w:rFonts w:ascii="David" w:eastAsia="Times New Roman" w:hAnsi="David" w:cs="David"/>
          <w:b/>
          <w:bCs/>
          <w:snapToGrid w:val="0"/>
          <w:sz w:val="24"/>
          <w:szCs w:val="24"/>
          <w:rtl/>
        </w:rPr>
        <w:tab/>
      </w:r>
      <w:r w:rsidRPr="00E56613">
        <w:rPr>
          <w:rFonts w:ascii="David" w:eastAsia="Times New Roman" w:hAnsi="David" w:cs="David"/>
          <w:snapToGrid w:val="0"/>
          <w:sz w:val="24"/>
          <w:szCs w:val="24"/>
          <w:rtl/>
        </w:rPr>
        <w:t>היתר בניה על תנאיו, תכניות, חישובים, תיאורים, מדידות, תרשימים, דיאגרמות, שרטוטים, מפרטים, כתבי כמויות וכל יתר המסמכים שנערכו ו/או יערכו במשך ביצוע הפרויקט על ידי היועצים לרבות עדכונים, הנחיות ופרטים.</w:t>
      </w:r>
    </w:p>
    <w:p w14:paraId="1E24DA07" w14:textId="77777777" w:rsidR="00E56613" w:rsidRPr="00E56613" w:rsidRDefault="00E56613" w:rsidP="00E56613">
      <w:pPr>
        <w:tabs>
          <w:tab w:val="right" w:pos="5560"/>
        </w:tabs>
        <w:spacing w:before="0" w:beforeAutospacing="0" w:after="0" w:afterAutospacing="0" w:line="360" w:lineRule="auto"/>
        <w:ind w:left="3271" w:hanging="2420"/>
        <w:jc w:val="both"/>
        <w:rPr>
          <w:rFonts w:ascii="David" w:eastAsia="Times New Roman" w:hAnsi="David" w:cs="David"/>
          <w:snapToGrid w:val="0"/>
          <w:sz w:val="24"/>
          <w:szCs w:val="24"/>
          <w:rtl/>
        </w:rPr>
      </w:pPr>
    </w:p>
    <w:p w14:paraId="06CCEFD9" w14:textId="77777777" w:rsidR="00E56613" w:rsidRPr="00E56613" w:rsidRDefault="00E56613" w:rsidP="00237720">
      <w:pPr>
        <w:numPr>
          <w:ilvl w:val="1"/>
          <w:numId w:val="23"/>
        </w:numPr>
        <w:spacing w:before="120" w:beforeAutospacing="0" w:after="120" w:afterAutospacing="0" w:line="240" w:lineRule="auto"/>
        <w:ind w:left="964" w:hanging="56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כל מקום בו מאוזכר דין בחוזה זה, יחול אותו דין כפי שיהיה בכל עת או כל דין שיבוא במקומו וכל תקנות וצווים שיוצאו על פיו.</w:t>
      </w:r>
    </w:p>
    <w:p w14:paraId="7F1A1F3C" w14:textId="77777777" w:rsidR="00E56613" w:rsidRPr="00E56613" w:rsidRDefault="00E56613" w:rsidP="00E56613">
      <w:pPr>
        <w:spacing w:before="0" w:beforeAutospacing="0" w:after="0" w:afterAutospacing="0" w:line="240" w:lineRule="auto"/>
        <w:ind w:left="2140" w:hanging="600"/>
        <w:jc w:val="both"/>
        <w:rPr>
          <w:rFonts w:ascii="David" w:eastAsia="Times New Roman" w:hAnsi="David" w:cs="David"/>
          <w:snapToGrid w:val="0"/>
          <w:sz w:val="24"/>
          <w:szCs w:val="24"/>
          <w:rtl/>
        </w:rPr>
      </w:pPr>
    </w:p>
    <w:p w14:paraId="282D44F9" w14:textId="77777777" w:rsidR="00E56613" w:rsidRPr="00E56613" w:rsidRDefault="00E56613" w:rsidP="00237720">
      <w:pPr>
        <w:numPr>
          <w:ilvl w:val="1"/>
          <w:numId w:val="23"/>
        </w:numPr>
        <w:spacing w:before="120" w:beforeAutospacing="0" w:after="120" w:afterAutospacing="0" w:line="240" w:lineRule="auto"/>
        <w:ind w:left="964" w:hanging="56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אין להסתמך על כותרות סעיפים למטרת פירוש החוזה.</w:t>
      </w:r>
    </w:p>
    <w:p w14:paraId="6BBBC7D1" w14:textId="77777777" w:rsidR="00E56613" w:rsidRPr="00E56613" w:rsidRDefault="00E56613" w:rsidP="00E56613">
      <w:pPr>
        <w:spacing w:before="0" w:beforeAutospacing="0" w:after="0" w:afterAutospacing="0" w:line="240" w:lineRule="auto"/>
        <w:ind w:left="2140" w:hanging="600"/>
        <w:jc w:val="both"/>
        <w:rPr>
          <w:rFonts w:ascii="David" w:eastAsia="Times New Roman" w:hAnsi="David" w:cs="David"/>
          <w:snapToGrid w:val="0"/>
          <w:sz w:val="24"/>
          <w:szCs w:val="24"/>
          <w:rtl/>
        </w:rPr>
      </w:pPr>
    </w:p>
    <w:p w14:paraId="1DED8215" w14:textId="77777777" w:rsidR="00E56613" w:rsidRPr="00E56613" w:rsidRDefault="00E56613" w:rsidP="00237720">
      <w:pPr>
        <w:numPr>
          <w:ilvl w:val="1"/>
          <w:numId w:val="23"/>
        </w:numPr>
        <w:spacing w:before="120" w:beforeAutospacing="0" w:after="120" w:afterAutospacing="0" w:line="240" w:lineRule="auto"/>
        <w:ind w:left="964" w:hanging="56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בכל מקרה שהקבלן מסופק בפרוש הנכון של הוראה כלשהי מהוראות החוזה, יהיה הוא חייב לפנות למפקח ובמקרה ולא מונה כאמור, יפנה לנציג המזמין וזה יהיה מחליט בלעדית בדבר הפרוש הנכון שיש לנהוג לפיו, והוראותיו תחייבנה.</w:t>
      </w:r>
    </w:p>
    <w:p w14:paraId="3BA41B7F" w14:textId="77777777" w:rsidR="00E56613" w:rsidRPr="00E56613" w:rsidRDefault="00E56613" w:rsidP="00E56613">
      <w:pPr>
        <w:spacing w:before="0" w:beforeAutospacing="0" w:after="0" w:afterAutospacing="0" w:line="240" w:lineRule="auto"/>
        <w:ind w:left="2140" w:right="2140" w:hanging="600"/>
        <w:jc w:val="both"/>
        <w:rPr>
          <w:rFonts w:ascii="David" w:eastAsia="Times New Roman" w:hAnsi="David" w:cs="David"/>
          <w:snapToGrid w:val="0"/>
          <w:sz w:val="24"/>
          <w:szCs w:val="24"/>
          <w:rtl/>
        </w:rPr>
      </w:pPr>
    </w:p>
    <w:p w14:paraId="21BFB600" w14:textId="77777777" w:rsidR="00E56613" w:rsidRPr="00E56613" w:rsidRDefault="00E56613" w:rsidP="00237720">
      <w:pPr>
        <w:numPr>
          <w:ilvl w:val="1"/>
          <w:numId w:val="23"/>
        </w:numPr>
        <w:spacing w:before="120" w:beforeAutospacing="0" w:after="120" w:afterAutospacing="0" w:line="240" w:lineRule="auto"/>
        <w:ind w:left="964" w:hanging="56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בכל מקרה של סתירה בין מסמכי חוזה זה, תגבר ההוראה לפי קביעת המפקח. מבלי לגרוע מהאמור, במקרה של אי התאמה בין המפרט הכללי לבין המפרט המיוחד, יכריע המפרט המיוחד אך זאת בכפוף להוראות המפקח.</w:t>
      </w:r>
    </w:p>
    <w:p w14:paraId="52B5CFD4" w14:textId="77777777" w:rsidR="00E56613" w:rsidRPr="00E56613" w:rsidRDefault="00E56613" w:rsidP="00E56613">
      <w:pPr>
        <w:spacing w:before="0" w:beforeAutospacing="0" w:after="0" w:afterAutospacing="0" w:line="240" w:lineRule="auto"/>
        <w:ind w:left="964"/>
        <w:jc w:val="both"/>
        <w:rPr>
          <w:rFonts w:ascii="David" w:eastAsia="Times New Roman" w:hAnsi="David" w:cs="David"/>
          <w:snapToGrid w:val="0"/>
          <w:sz w:val="24"/>
          <w:szCs w:val="24"/>
          <w:rtl/>
        </w:rPr>
      </w:pPr>
      <w:r w:rsidRPr="00E56613">
        <w:rPr>
          <w:rFonts w:ascii="David" w:eastAsia="Times New Roman" w:hAnsi="David" w:cs="David"/>
          <w:snapToGrid w:val="0"/>
          <w:sz w:val="24"/>
          <w:szCs w:val="24"/>
          <w:rtl/>
        </w:rPr>
        <w:t>מובהר בכל מקרה כי המפרט המיוחד והתכניות לביצוע אינם גורעים ו/או גוברים על מפרטי ותוכניות המכר, ו/או תוכנית ההיתר ואינם באים במקומם אלא באים להוסיף עליהם בלבד. במקרה של אי התאמה ביניהם, יפנה הקבלן למפקח ויפעל בהתאם להנחיותיו בכתב.</w:t>
      </w:r>
    </w:p>
    <w:p w14:paraId="23F2C9D7" w14:textId="77777777" w:rsidR="00E56613" w:rsidRPr="00E56613" w:rsidRDefault="00E56613" w:rsidP="00E56613">
      <w:pPr>
        <w:spacing w:before="0" w:beforeAutospacing="0" w:after="0" w:afterAutospacing="0" w:line="240" w:lineRule="auto"/>
        <w:ind w:left="964"/>
        <w:jc w:val="both"/>
        <w:rPr>
          <w:rFonts w:ascii="David" w:eastAsia="Times New Roman" w:hAnsi="David" w:cs="David"/>
          <w:snapToGrid w:val="0"/>
          <w:sz w:val="24"/>
          <w:szCs w:val="24"/>
          <w:rtl/>
        </w:rPr>
      </w:pPr>
    </w:p>
    <w:p w14:paraId="3435FE12" w14:textId="77777777" w:rsidR="00E56613" w:rsidRPr="00E56613" w:rsidRDefault="00E56613" w:rsidP="00E56613">
      <w:pPr>
        <w:spacing w:before="0" w:beforeAutospacing="0" w:after="0" w:afterAutospacing="0" w:line="240" w:lineRule="auto"/>
        <w:ind w:left="964"/>
        <w:jc w:val="both"/>
        <w:rPr>
          <w:rFonts w:ascii="David" w:eastAsia="Times New Roman" w:hAnsi="David" w:cs="David"/>
          <w:snapToGrid w:val="0"/>
          <w:sz w:val="24"/>
          <w:szCs w:val="24"/>
          <w:rtl/>
        </w:rPr>
      </w:pPr>
      <w:r w:rsidRPr="00E56613">
        <w:rPr>
          <w:rFonts w:ascii="David" w:eastAsia="Times New Roman" w:hAnsi="David" w:cs="David"/>
          <w:snapToGrid w:val="0"/>
          <w:sz w:val="24"/>
          <w:szCs w:val="24"/>
          <w:rtl/>
        </w:rPr>
        <w:t>על אף האמור לעיל, לצורך התחשבנות כספית במקרה של סתירה בין מסמכים - המסמך בו נכללת הדרישה היקרה יותר, יחשב למסמך המכריע. ואילו לצורך ביצוע במקרה של סתירה בין מסמכים - תכריע הוראת המפקח.</w:t>
      </w:r>
    </w:p>
    <w:p w14:paraId="1660BE86" w14:textId="77777777" w:rsidR="00E56613" w:rsidRPr="00E56613" w:rsidRDefault="00E56613" w:rsidP="00E56613">
      <w:pPr>
        <w:spacing w:before="0" w:beforeAutospacing="0" w:after="0" w:afterAutospacing="0" w:line="240" w:lineRule="auto"/>
        <w:ind w:left="2199" w:right="2140" w:hanging="600"/>
        <w:jc w:val="both"/>
        <w:rPr>
          <w:rFonts w:ascii="David" w:eastAsia="Times New Roman" w:hAnsi="David" w:cs="David"/>
          <w:snapToGrid w:val="0"/>
          <w:sz w:val="24"/>
          <w:szCs w:val="24"/>
          <w:rtl/>
        </w:rPr>
      </w:pPr>
    </w:p>
    <w:p w14:paraId="1879E72F" w14:textId="77777777" w:rsidR="00E56613" w:rsidRPr="00E56613" w:rsidRDefault="00E56613" w:rsidP="00237720">
      <w:pPr>
        <w:numPr>
          <w:ilvl w:val="1"/>
          <w:numId w:val="23"/>
        </w:numPr>
        <w:spacing w:before="120" w:beforeAutospacing="0" w:after="120" w:afterAutospacing="0" w:line="240" w:lineRule="auto"/>
        <w:ind w:left="964" w:hanging="56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עם חתימת החוזה לא תהיה עוד כל נפקות למסמכי ההזמנה לקבלת הצעות שקדמו לחתימתו, ו/או לכל מצג או מסמך שניתן קודם לחתימתו אלא עד כמה שצורפו כנספחים לחוזה.</w:t>
      </w:r>
    </w:p>
    <w:p w14:paraId="17A6BB03" w14:textId="77777777" w:rsidR="00E56613" w:rsidRPr="00E56613" w:rsidRDefault="00E56613" w:rsidP="00E56613">
      <w:pPr>
        <w:spacing w:before="0" w:beforeAutospacing="0" w:after="0" w:afterAutospacing="0" w:line="240" w:lineRule="auto"/>
        <w:ind w:left="2140" w:right="2140" w:hanging="600"/>
        <w:jc w:val="both"/>
        <w:rPr>
          <w:rFonts w:ascii="David" w:eastAsia="Times New Roman" w:hAnsi="David" w:cs="David"/>
          <w:snapToGrid w:val="0"/>
          <w:sz w:val="24"/>
          <w:szCs w:val="24"/>
          <w:rtl/>
        </w:rPr>
      </w:pPr>
    </w:p>
    <w:p w14:paraId="726119C2" w14:textId="77777777" w:rsidR="00E56613" w:rsidRPr="00E56613" w:rsidRDefault="00E56613" w:rsidP="00237720">
      <w:pPr>
        <w:numPr>
          <w:ilvl w:val="1"/>
          <w:numId w:val="23"/>
        </w:numPr>
        <w:spacing w:before="120" w:beforeAutospacing="0" w:after="120" w:afterAutospacing="0" w:line="240" w:lineRule="auto"/>
        <w:ind w:left="964" w:hanging="56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חוק חוזה קבלנות תשל"ד - 1974, כפי נוסחו בכל עת, לא יחול על היחסים בין הקבלן לבין המזמין לפי החוזה.</w:t>
      </w:r>
    </w:p>
    <w:p w14:paraId="1226261C" w14:textId="77777777" w:rsidR="00E56613" w:rsidRPr="00E56613" w:rsidRDefault="00E56613" w:rsidP="00E56613">
      <w:pPr>
        <w:spacing w:before="0" w:beforeAutospacing="0" w:after="0" w:afterAutospacing="0" w:line="240" w:lineRule="auto"/>
        <w:ind w:left="2140" w:right="2140" w:hanging="600"/>
        <w:jc w:val="both"/>
        <w:rPr>
          <w:rFonts w:ascii="David" w:eastAsia="Times New Roman" w:hAnsi="David" w:cs="David"/>
          <w:snapToGrid w:val="0"/>
          <w:sz w:val="24"/>
          <w:szCs w:val="24"/>
          <w:rtl/>
        </w:rPr>
      </w:pPr>
    </w:p>
    <w:p w14:paraId="5C90B2BF" w14:textId="77777777" w:rsidR="00E56613" w:rsidRPr="00E56613" w:rsidRDefault="00E56613" w:rsidP="00237720">
      <w:pPr>
        <w:numPr>
          <w:ilvl w:val="0"/>
          <w:numId w:val="23"/>
        </w:numPr>
        <w:spacing w:before="120" w:beforeAutospacing="0" w:after="120" w:afterAutospacing="0" w:line="240" w:lineRule="auto"/>
        <w:ind w:left="397" w:hanging="397"/>
        <w:jc w:val="both"/>
        <w:outlineLvl w:val="0"/>
        <w:rPr>
          <w:rFonts w:ascii="David" w:eastAsia="Times New Roman" w:hAnsi="David" w:cs="David"/>
          <w:b/>
          <w:bCs/>
          <w:snapToGrid w:val="0"/>
          <w:sz w:val="26"/>
          <w:szCs w:val="24"/>
          <w:u w:val="single"/>
          <w:rtl/>
        </w:rPr>
      </w:pPr>
      <w:r w:rsidRPr="00E56613">
        <w:rPr>
          <w:rFonts w:ascii="David" w:eastAsia="Times New Roman" w:hAnsi="David" w:cs="David"/>
          <w:b/>
          <w:bCs/>
          <w:snapToGrid w:val="0"/>
          <w:sz w:val="26"/>
          <w:szCs w:val="24"/>
          <w:u w:val="single"/>
          <w:rtl/>
        </w:rPr>
        <w:t xml:space="preserve">מהות החוזה </w:t>
      </w:r>
    </w:p>
    <w:p w14:paraId="36263A88" w14:textId="77777777" w:rsidR="00E56613" w:rsidRPr="00E56613" w:rsidRDefault="00E56613" w:rsidP="00237720">
      <w:pPr>
        <w:numPr>
          <w:ilvl w:val="1"/>
          <w:numId w:val="23"/>
        </w:numPr>
        <w:spacing w:before="120" w:beforeAutospacing="0" w:after="120" w:afterAutospacing="0" w:line="240" w:lineRule="auto"/>
        <w:ind w:left="964" w:hanging="56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המזמין מוסר בזה לקבלן והקבלן מקבל בזאת על עצמו לבצע על חשבונו ועל אחריותו את העבודות בהתאם להוראות החוזה ולשביעות רצונו הגמורה של המזמין.</w:t>
      </w:r>
    </w:p>
    <w:p w14:paraId="73A03185" w14:textId="77777777" w:rsidR="00E56613" w:rsidRPr="00E56613" w:rsidRDefault="00E56613" w:rsidP="00E56613">
      <w:pPr>
        <w:spacing w:before="0" w:beforeAutospacing="0" w:after="0" w:afterAutospacing="0" w:line="240" w:lineRule="auto"/>
        <w:ind w:left="2140" w:right="2140" w:hanging="600"/>
        <w:jc w:val="both"/>
        <w:rPr>
          <w:rFonts w:ascii="David" w:eastAsia="Times New Roman" w:hAnsi="David" w:cs="David"/>
          <w:snapToGrid w:val="0"/>
          <w:sz w:val="24"/>
          <w:szCs w:val="24"/>
          <w:rtl/>
        </w:rPr>
      </w:pPr>
    </w:p>
    <w:p w14:paraId="6398AB68" w14:textId="77777777" w:rsidR="00E56613" w:rsidRPr="00E56613" w:rsidRDefault="00E56613" w:rsidP="00237720">
      <w:pPr>
        <w:numPr>
          <w:ilvl w:val="1"/>
          <w:numId w:val="23"/>
        </w:numPr>
        <w:spacing w:before="120" w:beforeAutospacing="0" w:after="120" w:afterAutospacing="0" w:line="240" w:lineRule="auto"/>
        <w:ind w:left="964" w:hanging="56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 xml:space="preserve">הקבלן מתחייב בזה כלפי המזמין לבצע עבורו את הפרויקט ולמסור לו ו/או לרוכשים את השטחים בפרויקט, כפי שיקבעו ע"י המזמין, לרבות המערכות והמתקנים המשולבים בהם כשהם מושלמים, ראויים למגורים, מוכנים לאכלוס, והכול בהתאם לדרישות דיני התכנון והבניה, הוראות חוק המכר (דירות), התשל"ג-1973 על תיקוניו מעת לעת (להלן: </w:t>
      </w:r>
      <w:r w:rsidRPr="00E56613">
        <w:rPr>
          <w:rFonts w:ascii="David" w:eastAsia="Times New Roman" w:hAnsi="David" w:cs="David"/>
          <w:bCs/>
          <w:i/>
          <w:snapToGrid w:val="0"/>
          <w:sz w:val="26"/>
          <w:szCs w:val="24"/>
          <w:rtl/>
        </w:rPr>
        <w:t>"חוק המכר (דירות)"</w:t>
      </w:r>
      <w:r w:rsidRPr="00E56613">
        <w:rPr>
          <w:rFonts w:ascii="David" w:eastAsia="Times New Roman" w:hAnsi="David" w:cs="David"/>
          <w:b/>
          <w:i/>
          <w:snapToGrid w:val="0"/>
          <w:sz w:val="26"/>
          <w:szCs w:val="24"/>
          <w:rtl/>
        </w:rPr>
        <w:t>) והוראות חוזה זה על נספחיו, הוראות התב"ע החלות על מקרקעי הפרויקט, לרבות תכניות הבינוי והפיתוח ודרישות האקוסטיקה והבידוד התרמי המצורפות לה ו/או הנחיות היועצים באשר אליהן, ובכללן הנחיות יועץ הקרקע, יועץ הבטיחות והיועץ האקוסטי, דרישות הרשויות השונות, לרבות אך לא רק כיבוי אש, הג"א, פיקוד העורף, משטרה, חברת החשמל, מכון התקנים, משרד התקשורת, בזק, חברת טל"כ / לווין, הרשות המקומית והוועדה המקומית לתכנון ובניה,  הכול כפי שיהיו בעת קבלת טפסי 4, או במועד קבלת כל היתר לכל שלב, לפי הדרישה המחמירה יותר, בכפוף לשק"ד המפקח בתמורה למחיר הכולל כהגדרתו בסעיף 6 להלן, כולל ביצוע התחייבויות הקבלן עפ"י חוזה זה באשר לתקופות הבדק והאחריות גם לאחר שכבר ניתנו לגבי השטחים הללו טפסי 4 ותעודות גמר מאת הרשויות המוסמכות וכל זאת בתנאים המפורטים בחוזה, בכפוף לאמור בסעיף 5.14 להלן. מבלי לגרוע מכלליות האמור לעיל ולהסרת ספקות, מובהר כי קיום כלל הוראות הדין לעניין שילוט באתר לרבות הצגת היתר הבניה חלה על הקבלן.</w:t>
      </w:r>
    </w:p>
    <w:p w14:paraId="72F4AACA" w14:textId="77777777" w:rsidR="00E56613" w:rsidRPr="00E56613" w:rsidRDefault="00E56613" w:rsidP="00237720">
      <w:pPr>
        <w:numPr>
          <w:ilvl w:val="0"/>
          <w:numId w:val="23"/>
        </w:numPr>
        <w:spacing w:before="120" w:beforeAutospacing="0" w:after="120" w:afterAutospacing="0" w:line="240" w:lineRule="auto"/>
        <w:ind w:left="397" w:hanging="397"/>
        <w:jc w:val="both"/>
        <w:outlineLvl w:val="0"/>
        <w:rPr>
          <w:rFonts w:ascii="David" w:eastAsia="Times New Roman" w:hAnsi="David" w:cs="David"/>
          <w:snapToGrid w:val="0"/>
          <w:sz w:val="26"/>
          <w:szCs w:val="24"/>
          <w:rtl/>
        </w:rPr>
      </w:pPr>
      <w:r w:rsidRPr="00E56613">
        <w:rPr>
          <w:rFonts w:ascii="David" w:eastAsia="Times New Roman" w:hAnsi="David" w:cs="David"/>
          <w:b/>
          <w:bCs/>
          <w:snapToGrid w:val="0"/>
          <w:sz w:val="26"/>
          <w:szCs w:val="24"/>
          <w:u w:val="single"/>
          <w:rtl/>
        </w:rPr>
        <w:t>נספחים</w:t>
      </w:r>
      <w:r w:rsidRPr="00E56613">
        <w:rPr>
          <w:rFonts w:ascii="David" w:eastAsia="Times New Roman" w:hAnsi="David" w:cs="David" w:hint="cs"/>
          <w:snapToGrid w:val="0"/>
          <w:sz w:val="26"/>
          <w:szCs w:val="24"/>
          <w:rtl/>
        </w:rPr>
        <w:t xml:space="preserve"> </w:t>
      </w:r>
    </w:p>
    <w:p w14:paraId="2F490ACF" w14:textId="77777777" w:rsidR="00E56613" w:rsidRPr="00E56613" w:rsidRDefault="00E56613" w:rsidP="00237720">
      <w:pPr>
        <w:numPr>
          <w:ilvl w:val="1"/>
          <w:numId w:val="23"/>
        </w:numPr>
        <w:spacing w:before="120" w:beforeAutospacing="0" w:after="120" w:afterAutospacing="0" w:line="240" w:lineRule="auto"/>
        <w:ind w:left="1649" w:hanging="708"/>
        <w:jc w:val="both"/>
        <w:outlineLvl w:val="1"/>
        <w:rPr>
          <w:rFonts w:ascii="David" w:eastAsia="Times New Roman" w:hAnsi="David" w:cs="David"/>
          <w:b/>
          <w:i/>
          <w:snapToGrid w:val="0"/>
          <w:sz w:val="26"/>
          <w:szCs w:val="24"/>
          <w:rtl/>
        </w:rPr>
      </w:pPr>
      <w:r w:rsidRPr="00E56613">
        <w:rPr>
          <w:rFonts w:ascii="David" w:eastAsia="Times New Roman" w:hAnsi="David" w:cs="David" w:hint="cs"/>
          <w:b/>
          <w:i/>
          <w:snapToGrid w:val="0"/>
          <w:sz w:val="26"/>
          <w:szCs w:val="24"/>
          <w:rtl/>
        </w:rPr>
        <w:t xml:space="preserve">    </w:t>
      </w:r>
      <w:r w:rsidRPr="00E56613">
        <w:rPr>
          <w:rFonts w:ascii="David" w:eastAsia="Times New Roman" w:hAnsi="David" w:cs="David"/>
          <w:b/>
          <w:i/>
          <w:snapToGrid w:val="0"/>
          <w:sz w:val="26"/>
          <w:szCs w:val="24"/>
          <w:rtl/>
        </w:rPr>
        <w:t>הנספחים לחוזה המהווים חלק בלתי נפרד הימנו, בין אם מצורפים פיזית לחוזה זה ובין אם לאו ובלבד שהוצגו לקבלן טרם חתימת החוזה או יוצגו בעתיד בהתאם להוראות החוזה למעט נספח 3.1.7 שלא יצורף ולא יוצג כאמור, הם:</w:t>
      </w:r>
    </w:p>
    <w:p w14:paraId="203071C1" w14:textId="77777777" w:rsidR="00E56613" w:rsidRPr="00E56613" w:rsidRDefault="00E56613" w:rsidP="00E56613">
      <w:pPr>
        <w:spacing w:before="120" w:beforeAutospacing="0" w:after="120" w:afterAutospacing="0" w:line="240" w:lineRule="auto"/>
        <w:ind w:left="992"/>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3.1.1   נספח התאמות כללי לחוזה.</w:t>
      </w:r>
    </w:p>
    <w:p w14:paraId="7D88C8AF" w14:textId="77777777" w:rsidR="00E56613" w:rsidRPr="00E56613" w:rsidRDefault="00E56613" w:rsidP="00237720">
      <w:pPr>
        <w:numPr>
          <w:ilvl w:val="2"/>
          <w:numId w:val="23"/>
        </w:numPr>
        <w:spacing w:before="120" w:beforeAutospacing="0" w:after="120" w:afterAutospacing="0" w:line="240" w:lineRule="auto"/>
        <w:ind w:left="1701" w:hanging="73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"המפרט המיוחד" אשר מורכב מ:</w:t>
      </w:r>
    </w:p>
    <w:p w14:paraId="0387DE09" w14:textId="77777777" w:rsidR="00E56613" w:rsidRPr="00E56613" w:rsidRDefault="00E56613" w:rsidP="00237720">
      <w:pPr>
        <w:numPr>
          <w:ilvl w:val="3"/>
          <w:numId w:val="23"/>
        </w:numPr>
        <w:spacing w:before="120" w:beforeAutospacing="0" w:after="120" w:afterAutospacing="0" w:line="240" w:lineRule="auto"/>
        <w:ind w:left="2358"/>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מפרט טכני ותיאור העבודות</w:t>
      </w:r>
    </w:p>
    <w:p w14:paraId="0E5DA782" w14:textId="77777777" w:rsidR="00E56613" w:rsidRPr="00E56613" w:rsidRDefault="00E56613" w:rsidP="00237720">
      <w:pPr>
        <w:numPr>
          <w:ilvl w:val="3"/>
          <w:numId w:val="23"/>
        </w:numPr>
        <w:spacing w:before="120" w:beforeAutospacing="0" w:after="120" w:afterAutospacing="0" w:line="240" w:lineRule="auto"/>
        <w:ind w:left="2358"/>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מפרט בעלי הקרקע</w:t>
      </w:r>
      <w:r w:rsidRPr="00E56613">
        <w:rPr>
          <w:rFonts w:ascii="David" w:eastAsia="Times New Roman" w:hAnsi="David" w:cs="David" w:hint="cs"/>
          <w:b/>
          <w:i/>
          <w:snapToGrid w:val="0"/>
          <w:sz w:val="26"/>
          <w:szCs w:val="24"/>
          <w:rtl/>
        </w:rPr>
        <w:t xml:space="preserve"> (ככל וישנו)</w:t>
      </w:r>
    </w:p>
    <w:p w14:paraId="39EFEE75" w14:textId="77777777" w:rsidR="00E56613" w:rsidRPr="00E56613" w:rsidRDefault="00E56613" w:rsidP="00237720">
      <w:pPr>
        <w:numPr>
          <w:ilvl w:val="2"/>
          <w:numId w:val="23"/>
        </w:numPr>
        <w:spacing w:before="120" w:beforeAutospacing="0" w:after="120" w:afterAutospacing="0" w:line="240" w:lineRule="auto"/>
        <w:ind w:left="1701" w:hanging="737"/>
        <w:jc w:val="both"/>
        <w:outlineLvl w:val="1"/>
        <w:rPr>
          <w:rFonts w:ascii="David" w:eastAsia="Times New Roman" w:hAnsi="David" w:cs="David"/>
          <w:b/>
          <w:i/>
          <w:snapToGrid w:val="0"/>
          <w:sz w:val="26"/>
          <w:szCs w:val="24"/>
        </w:rPr>
      </w:pPr>
      <w:r w:rsidRPr="00E56613">
        <w:rPr>
          <w:rFonts w:ascii="David" w:eastAsia="Times New Roman" w:hAnsi="David" w:cs="David"/>
          <w:b/>
          <w:i/>
          <w:snapToGrid w:val="0"/>
          <w:sz w:val="26"/>
          <w:szCs w:val="24"/>
          <w:rtl/>
        </w:rPr>
        <w:t>מפרטי מכר לפי חוק המכר (דירות) שיצורפו לחוזי המכר בין המזמין לרוכשים (להלן: "</w:t>
      </w:r>
      <w:r w:rsidRPr="00E56613">
        <w:rPr>
          <w:rFonts w:ascii="David" w:eastAsia="Times New Roman" w:hAnsi="David" w:cs="David"/>
          <w:bCs/>
          <w:i/>
          <w:snapToGrid w:val="0"/>
          <w:sz w:val="26"/>
          <w:szCs w:val="24"/>
          <w:rtl/>
        </w:rPr>
        <w:t>מפרטי המכר</w:t>
      </w:r>
      <w:r w:rsidRPr="00E56613">
        <w:rPr>
          <w:rFonts w:ascii="David" w:eastAsia="Times New Roman" w:hAnsi="David" w:cs="David"/>
          <w:b/>
          <w:i/>
          <w:snapToGrid w:val="0"/>
          <w:sz w:val="26"/>
          <w:szCs w:val="24"/>
          <w:rtl/>
        </w:rPr>
        <w:t>").</w:t>
      </w:r>
    </w:p>
    <w:p w14:paraId="449BDC3D" w14:textId="77777777" w:rsidR="00E56613" w:rsidRPr="00E56613" w:rsidRDefault="00E56613" w:rsidP="00237720">
      <w:pPr>
        <w:numPr>
          <w:ilvl w:val="2"/>
          <w:numId w:val="23"/>
        </w:numPr>
        <w:spacing w:before="120" w:beforeAutospacing="0" w:after="120" w:afterAutospacing="0" w:line="240" w:lineRule="auto"/>
        <w:ind w:left="1701" w:hanging="73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תכניות מכר</w:t>
      </w:r>
    </w:p>
    <w:p w14:paraId="2A5CF2EB" w14:textId="77777777" w:rsidR="00E56613" w:rsidRPr="00E56613" w:rsidRDefault="00E56613" w:rsidP="00237720">
      <w:pPr>
        <w:numPr>
          <w:ilvl w:val="2"/>
          <w:numId w:val="23"/>
        </w:numPr>
        <w:spacing w:before="120" w:beforeAutospacing="0" w:after="120" w:afterAutospacing="0" w:line="240" w:lineRule="auto"/>
        <w:ind w:left="1701" w:hanging="73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בקשה להיתר/י הבניה (גרמושקה) ו/או כל תכנית נוספת במידה וצורפה, ויתר תנאי היתר הבניה (אף אם טרם ניתן ולא צורף בפועל).</w:t>
      </w:r>
    </w:p>
    <w:p w14:paraId="4ADFE448" w14:textId="77777777" w:rsidR="00E56613" w:rsidRPr="00E56613" w:rsidRDefault="00E56613" w:rsidP="00237720">
      <w:pPr>
        <w:numPr>
          <w:ilvl w:val="2"/>
          <w:numId w:val="23"/>
        </w:numPr>
        <w:spacing w:before="120" w:beforeAutospacing="0" w:after="120" w:afterAutospacing="0" w:line="240" w:lineRule="auto"/>
        <w:ind w:left="1701" w:hanging="73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 xml:space="preserve">מפרט טכני למערכת שילוט חוץ ופנים בבנייני מגורים. </w:t>
      </w:r>
    </w:p>
    <w:p w14:paraId="0A457FDE" w14:textId="77777777" w:rsidR="00E56613" w:rsidRPr="00E56613" w:rsidRDefault="00E56613" w:rsidP="00237720">
      <w:pPr>
        <w:numPr>
          <w:ilvl w:val="2"/>
          <w:numId w:val="23"/>
        </w:numPr>
        <w:spacing w:before="120" w:beforeAutospacing="0" w:after="120" w:afterAutospacing="0" w:line="240" w:lineRule="auto"/>
        <w:ind w:left="1701" w:hanging="73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רשימת תכניות ופרטים מיוחדים והתכניות המצורפות אליה (ככל שיצורפו).</w:t>
      </w:r>
    </w:p>
    <w:p w14:paraId="274715BB" w14:textId="77777777" w:rsidR="00E56613" w:rsidRPr="00E56613" w:rsidRDefault="00E56613" w:rsidP="00237720">
      <w:pPr>
        <w:numPr>
          <w:ilvl w:val="2"/>
          <w:numId w:val="23"/>
        </w:numPr>
        <w:spacing w:before="120" w:beforeAutospacing="0" w:after="120" w:afterAutospacing="0" w:line="240" w:lineRule="auto"/>
        <w:ind w:left="1701" w:hanging="73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 xml:space="preserve">מפרט כללי לעבודות בנין בהוצאת הועדה הבין משרדית של משרדי הממשלה (מהדורה אחרונה שבתוקף עובר לחתימת החוזה) אף שאינו מצורף לחוזה (להלן - </w:t>
      </w:r>
      <w:r w:rsidRPr="00E56613">
        <w:rPr>
          <w:rFonts w:ascii="David" w:eastAsia="Times New Roman" w:hAnsi="David" w:cs="David"/>
          <w:bCs/>
          <w:i/>
          <w:snapToGrid w:val="0"/>
          <w:sz w:val="26"/>
          <w:szCs w:val="24"/>
          <w:rtl/>
        </w:rPr>
        <w:t>"המפרט הכללי"</w:t>
      </w:r>
      <w:r w:rsidRPr="00E56613">
        <w:rPr>
          <w:rFonts w:ascii="David" w:eastAsia="Times New Roman" w:hAnsi="David" w:cs="David"/>
          <w:b/>
          <w:i/>
          <w:snapToGrid w:val="0"/>
          <w:sz w:val="26"/>
          <w:szCs w:val="24"/>
          <w:rtl/>
        </w:rPr>
        <w:t>).</w:t>
      </w:r>
    </w:p>
    <w:p w14:paraId="6D19759B" w14:textId="77777777" w:rsidR="00E56613" w:rsidRPr="00E56613" w:rsidRDefault="00E56613" w:rsidP="00237720">
      <w:pPr>
        <w:numPr>
          <w:ilvl w:val="2"/>
          <w:numId w:val="23"/>
        </w:numPr>
        <w:spacing w:before="120" w:beforeAutospacing="0" w:after="120" w:afterAutospacing="0" w:line="240" w:lineRule="auto"/>
        <w:ind w:left="1701" w:hanging="73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כל תכניות, שרטוטים, תיאורי עבודה, לוחות זמנים וכל הוראה אחרת בכתב אשר יינתנו לאחר תאריך חתימת החוזה ועפ"י הוראותיו יחשבו עם הינתנם או עריכתם כנספחים לחוזה וכחלק בלתי נפרד הימנו.</w:t>
      </w:r>
    </w:p>
    <w:p w14:paraId="04C1B0E0" w14:textId="77777777" w:rsidR="00E56613" w:rsidRPr="00E56613" w:rsidRDefault="00E56613" w:rsidP="00237720">
      <w:pPr>
        <w:numPr>
          <w:ilvl w:val="2"/>
          <w:numId w:val="23"/>
        </w:numPr>
        <w:spacing w:before="120" w:beforeAutospacing="0" w:after="120" w:afterAutospacing="0" w:line="240" w:lineRule="auto"/>
        <w:ind w:left="1701" w:hanging="73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 xml:space="preserve">לוח זמנים כללי </w:t>
      </w:r>
      <w:r w:rsidRPr="00E56613">
        <w:rPr>
          <w:rFonts w:ascii="David" w:eastAsia="Times New Roman" w:hAnsi="David" w:cs="David" w:hint="cs"/>
          <w:b/>
          <w:i/>
          <w:snapToGrid w:val="0"/>
          <w:sz w:val="24"/>
          <w:szCs w:val="24"/>
          <w:rtl/>
        </w:rPr>
        <w:t>-</w:t>
      </w:r>
      <w:r w:rsidRPr="00E56613">
        <w:rPr>
          <w:rFonts w:ascii="David" w:eastAsia="Times New Roman" w:hAnsi="David" w:cs="David"/>
          <w:b/>
          <w:i/>
          <w:snapToGrid w:val="0"/>
          <w:sz w:val="24"/>
          <w:szCs w:val="24"/>
          <w:rtl/>
        </w:rPr>
        <w:t xml:space="preserve"> יוכן ע"י הקבלן ויאושר ע"י המזמין</w:t>
      </w:r>
    </w:p>
    <w:p w14:paraId="15AB34B4" w14:textId="77777777" w:rsidR="00E56613" w:rsidRPr="00E56613" w:rsidRDefault="00E56613" w:rsidP="00237720">
      <w:pPr>
        <w:numPr>
          <w:ilvl w:val="2"/>
          <w:numId w:val="23"/>
        </w:numPr>
        <w:spacing w:before="120" w:beforeAutospacing="0" w:after="120" w:afterAutospacing="0" w:line="240" w:lineRule="auto"/>
        <w:ind w:left="1701" w:hanging="73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לוח תשלומים (על בסיס אחוזים מתוך המחיר הכולל)</w:t>
      </w:r>
    </w:p>
    <w:p w14:paraId="6411A120" w14:textId="77777777" w:rsidR="00E56613" w:rsidRPr="00E56613" w:rsidRDefault="00E56613" w:rsidP="00237720">
      <w:pPr>
        <w:numPr>
          <w:ilvl w:val="2"/>
          <w:numId w:val="23"/>
        </w:numPr>
        <w:spacing w:before="120" w:beforeAutospacing="0" w:after="120" w:afterAutospacing="0" w:line="240" w:lineRule="auto"/>
        <w:ind w:left="1701" w:hanging="73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נוסח ערבויות בנקאיות</w:t>
      </w:r>
    </w:p>
    <w:p w14:paraId="135F2A42" w14:textId="77777777" w:rsidR="00E56613" w:rsidRPr="00E56613" w:rsidRDefault="00E56613" w:rsidP="00237720">
      <w:pPr>
        <w:numPr>
          <w:ilvl w:val="2"/>
          <w:numId w:val="23"/>
        </w:numPr>
        <w:spacing w:before="120" w:beforeAutospacing="0" w:after="120" w:afterAutospacing="0" w:line="240" w:lineRule="auto"/>
        <w:ind w:left="1701" w:hanging="73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נוסח חוזה משולש</w:t>
      </w:r>
    </w:p>
    <w:p w14:paraId="44E4F374" w14:textId="77777777" w:rsidR="00E56613" w:rsidRPr="00E56613" w:rsidRDefault="00E56613" w:rsidP="00237720">
      <w:pPr>
        <w:numPr>
          <w:ilvl w:val="2"/>
          <w:numId w:val="23"/>
        </w:numPr>
        <w:spacing w:before="120" w:beforeAutospacing="0" w:after="120" w:afterAutospacing="0" w:line="240" w:lineRule="auto"/>
        <w:ind w:left="1701" w:hanging="737"/>
        <w:jc w:val="both"/>
        <w:outlineLvl w:val="1"/>
        <w:rPr>
          <w:rFonts w:ascii="David" w:eastAsia="Times New Roman" w:hAnsi="David" w:cs="David"/>
          <w:b/>
          <w:i/>
          <w:snapToGrid w:val="0"/>
          <w:sz w:val="26"/>
          <w:szCs w:val="24"/>
        </w:rPr>
      </w:pPr>
      <w:r w:rsidRPr="00E56613">
        <w:rPr>
          <w:rFonts w:ascii="David" w:eastAsia="Times New Roman" w:hAnsi="David" w:cs="David"/>
          <w:b/>
          <w:i/>
          <w:snapToGrid w:val="0"/>
          <w:sz w:val="26"/>
          <w:szCs w:val="24"/>
          <w:rtl/>
        </w:rPr>
        <w:t>אישור ביטוח</w:t>
      </w:r>
    </w:p>
    <w:p w14:paraId="1E5C7BF0" w14:textId="77777777" w:rsidR="00E56613" w:rsidRPr="00E56613" w:rsidRDefault="00E56613" w:rsidP="00237720">
      <w:pPr>
        <w:numPr>
          <w:ilvl w:val="2"/>
          <w:numId w:val="23"/>
        </w:numPr>
        <w:spacing w:before="120" w:beforeAutospacing="0" w:after="120" w:afterAutospacing="0" w:line="240" w:lineRule="auto"/>
        <w:ind w:left="1701" w:hanging="737"/>
        <w:jc w:val="both"/>
        <w:outlineLvl w:val="1"/>
        <w:rPr>
          <w:rFonts w:ascii="David" w:eastAsia="Times New Roman" w:hAnsi="David" w:cs="David"/>
          <w:b/>
          <w:i/>
          <w:snapToGrid w:val="0"/>
          <w:sz w:val="26"/>
          <w:szCs w:val="24"/>
        </w:rPr>
      </w:pPr>
      <w:r w:rsidRPr="00E56613">
        <w:rPr>
          <w:rFonts w:ascii="David" w:eastAsia="Times New Roman" w:hAnsi="David" w:cs="David"/>
          <w:b/>
          <w:i/>
          <w:snapToGrid w:val="0"/>
          <w:sz w:val="26"/>
          <w:szCs w:val="24"/>
          <w:rtl/>
        </w:rPr>
        <w:t>הסכם נטילת ייצוג</w:t>
      </w:r>
    </w:p>
    <w:p w14:paraId="5D0B7503" w14:textId="77777777" w:rsidR="00E56613" w:rsidRPr="00E56613" w:rsidRDefault="00E56613" w:rsidP="00237720">
      <w:pPr>
        <w:numPr>
          <w:ilvl w:val="2"/>
          <w:numId w:val="23"/>
        </w:numPr>
        <w:spacing w:before="120" w:beforeAutospacing="0" w:after="120" w:afterAutospacing="0" w:line="240" w:lineRule="auto"/>
        <w:ind w:left="1701" w:hanging="737"/>
        <w:jc w:val="both"/>
        <w:outlineLvl w:val="1"/>
        <w:rPr>
          <w:rFonts w:ascii="David" w:eastAsia="Times New Roman" w:hAnsi="David" w:cs="David"/>
          <w:b/>
          <w:i/>
          <w:snapToGrid w:val="0"/>
          <w:sz w:val="26"/>
          <w:szCs w:val="24"/>
        </w:rPr>
      </w:pPr>
      <w:r w:rsidRPr="00E56613">
        <w:rPr>
          <w:rFonts w:ascii="David" w:eastAsia="Times New Roman" w:hAnsi="David" w:cs="David"/>
          <w:b/>
          <w:i/>
          <w:snapToGrid w:val="0"/>
          <w:sz w:val="26"/>
          <w:szCs w:val="24"/>
          <w:rtl/>
        </w:rPr>
        <w:t>הצהרת היעדר תביעות</w:t>
      </w:r>
    </w:p>
    <w:p w14:paraId="1B94D13A" w14:textId="77777777" w:rsidR="00E56613" w:rsidRPr="00E56613" w:rsidRDefault="00E56613" w:rsidP="00237720">
      <w:pPr>
        <w:numPr>
          <w:ilvl w:val="2"/>
          <w:numId w:val="23"/>
        </w:numPr>
        <w:spacing w:before="120" w:beforeAutospacing="0" w:after="120" w:afterAutospacing="0" w:line="240" w:lineRule="auto"/>
        <w:ind w:left="1701" w:hanging="73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 xml:space="preserve">העתק רישיון קבלן </w:t>
      </w:r>
      <w:r w:rsidRPr="00E56613">
        <w:rPr>
          <w:rFonts w:ascii="David" w:eastAsia="Times New Roman" w:hAnsi="David" w:cs="David" w:hint="cs"/>
          <w:b/>
          <w:i/>
          <w:snapToGrid w:val="0"/>
          <w:sz w:val="26"/>
          <w:szCs w:val="24"/>
          <w:rtl/>
        </w:rPr>
        <w:t>-</w:t>
      </w:r>
      <w:r w:rsidRPr="00E56613">
        <w:rPr>
          <w:rFonts w:ascii="David" w:eastAsia="Times New Roman" w:hAnsi="David" w:cs="David"/>
          <w:b/>
          <w:i/>
          <w:snapToGrid w:val="0"/>
          <w:sz w:val="26"/>
          <w:szCs w:val="24"/>
          <w:rtl/>
        </w:rPr>
        <w:t xml:space="preserve"> יצורף לחוזה ע"י הקבלן הראשי</w:t>
      </w:r>
    </w:p>
    <w:p w14:paraId="372B6F71" w14:textId="77777777" w:rsidR="00E56613" w:rsidRPr="00E56613" w:rsidRDefault="00E56613" w:rsidP="00237720">
      <w:pPr>
        <w:numPr>
          <w:ilvl w:val="2"/>
          <w:numId w:val="23"/>
        </w:numPr>
        <w:spacing w:before="120" w:beforeAutospacing="0" w:after="120" w:afterAutospacing="0" w:line="240" w:lineRule="auto"/>
        <w:ind w:left="1701" w:hanging="73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נוהל ביצוע עבודות בחום</w:t>
      </w:r>
    </w:p>
    <w:p w14:paraId="185F25EF" w14:textId="77777777" w:rsidR="00E56613" w:rsidRPr="00E56613" w:rsidRDefault="00E56613" w:rsidP="00237720">
      <w:pPr>
        <w:numPr>
          <w:ilvl w:val="2"/>
          <w:numId w:val="23"/>
        </w:numPr>
        <w:spacing w:before="120" w:beforeAutospacing="0" w:after="120" w:afterAutospacing="0" w:line="240" w:lineRule="auto"/>
        <w:ind w:left="1701" w:hanging="73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הצהרת הממונה על הבטיחות המופנית למזמין</w:t>
      </w:r>
    </w:p>
    <w:p w14:paraId="153EFA2C" w14:textId="77777777" w:rsidR="00E56613" w:rsidRPr="00E56613" w:rsidRDefault="00E56613" w:rsidP="00237720">
      <w:pPr>
        <w:numPr>
          <w:ilvl w:val="2"/>
          <w:numId w:val="23"/>
        </w:numPr>
        <w:spacing w:before="120" w:beforeAutospacing="0" w:after="120" w:afterAutospacing="0" w:line="240" w:lineRule="auto"/>
        <w:ind w:left="1701" w:hanging="737"/>
        <w:jc w:val="both"/>
        <w:outlineLvl w:val="1"/>
        <w:rPr>
          <w:rFonts w:ascii="David" w:eastAsia="Times New Roman" w:hAnsi="David" w:cs="David"/>
          <w:b/>
          <w:i/>
          <w:snapToGrid w:val="0"/>
          <w:sz w:val="26"/>
          <w:szCs w:val="24"/>
        </w:rPr>
      </w:pPr>
      <w:r w:rsidRPr="00E56613">
        <w:rPr>
          <w:rFonts w:ascii="David" w:eastAsia="Times New Roman" w:hAnsi="David" w:cs="David"/>
          <w:b/>
          <w:i/>
          <w:snapToGrid w:val="0"/>
          <w:sz w:val="26"/>
          <w:szCs w:val="24"/>
          <w:rtl/>
        </w:rPr>
        <w:t>דו"ח יועץ קרקע, הנחיות היועץ ובדיקות הקרקע</w:t>
      </w:r>
    </w:p>
    <w:p w14:paraId="2C10343D" w14:textId="77777777" w:rsidR="00E56613" w:rsidRPr="00E56613" w:rsidRDefault="00E56613" w:rsidP="00237720">
      <w:pPr>
        <w:numPr>
          <w:ilvl w:val="2"/>
          <w:numId w:val="23"/>
        </w:numPr>
        <w:spacing w:before="120" w:beforeAutospacing="0" w:after="120" w:afterAutospacing="0" w:line="240" w:lineRule="auto"/>
        <w:ind w:left="1701" w:hanging="73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דו"ח תרמי והנחיות היועץ</w:t>
      </w:r>
    </w:p>
    <w:p w14:paraId="04B0E23A" w14:textId="77777777" w:rsidR="00E56613" w:rsidRPr="00E56613" w:rsidRDefault="00E56613" w:rsidP="00237720">
      <w:pPr>
        <w:numPr>
          <w:ilvl w:val="2"/>
          <w:numId w:val="23"/>
        </w:numPr>
        <w:spacing w:before="120" w:beforeAutospacing="0" w:after="120" w:afterAutospacing="0" w:line="240" w:lineRule="auto"/>
        <w:ind w:left="1701" w:hanging="73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הנחיות יועץ בטיחות + תכנית בקשה להיתר המאושרת ע"י כיבוי אש</w:t>
      </w:r>
    </w:p>
    <w:p w14:paraId="10E38B49" w14:textId="77777777" w:rsidR="00E56613" w:rsidRPr="00E56613" w:rsidRDefault="00E56613" w:rsidP="00237720">
      <w:pPr>
        <w:numPr>
          <w:ilvl w:val="2"/>
          <w:numId w:val="23"/>
        </w:numPr>
        <w:spacing w:before="120" w:beforeAutospacing="0" w:after="120" w:afterAutospacing="0" w:line="240" w:lineRule="auto"/>
        <w:ind w:left="1701" w:hanging="73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תכניות עקרוניות למעליות</w:t>
      </w:r>
    </w:p>
    <w:p w14:paraId="04633C8D" w14:textId="77777777" w:rsidR="00E56613" w:rsidRPr="00E56613" w:rsidRDefault="00E56613" w:rsidP="00237720">
      <w:pPr>
        <w:numPr>
          <w:ilvl w:val="2"/>
          <w:numId w:val="23"/>
        </w:numPr>
        <w:spacing w:before="120" w:beforeAutospacing="0" w:after="120" w:afterAutospacing="0" w:line="240" w:lineRule="auto"/>
        <w:ind w:left="1701" w:hanging="737"/>
        <w:jc w:val="both"/>
        <w:outlineLvl w:val="1"/>
        <w:rPr>
          <w:rFonts w:ascii="David" w:eastAsia="Times New Roman" w:hAnsi="David" w:cs="David"/>
          <w:b/>
          <w:i/>
          <w:strike/>
          <w:snapToGrid w:val="0"/>
          <w:sz w:val="26"/>
          <w:szCs w:val="24"/>
        </w:rPr>
      </w:pPr>
      <w:r w:rsidRPr="00E56613">
        <w:rPr>
          <w:rFonts w:ascii="David" w:eastAsia="Times New Roman" w:hAnsi="David" w:cs="David"/>
          <w:b/>
          <w:i/>
          <w:snapToGrid w:val="0"/>
          <w:sz w:val="26"/>
          <w:szCs w:val="24"/>
          <w:rtl/>
        </w:rPr>
        <w:t>מפרט מבנה מפקח בהתאם לסעיף 18.2.6 להלן.</w:t>
      </w:r>
    </w:p>
    <w:p w14:paraId="6E169635" w14:textId="77777777" w:rsidR="00E56613" w:rsidRPr="00E56613" w:rsidRDefault="00E56613" w:rsidP="00237720">
      <w:pPr>
        <w:numPr>
          <w:ilvl w:val="2"/>
          <w:numId w:val="23"/>
        </w:numPr>
        <w:spacing w:before="120" w:beforeAutospacing="0" w:after="120" w:afterAutospacing="0" w:line="240" w:lineRule="auto"/>
        <w:ind w:left="1701" w:hanging="73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הסכם לביצוע שינויים בין הקבלן לרוכשים.</w:t>
      </w:r>
    </w:p>
    <w:p w14:paraId="738D56CD" w14:textId="77777777" w:rsidR="00E56613" w:rsidRPr="00E56613" w:rsidRDefault="00E56613" w:rsidP="00237720">
      <w:pPr>
        <w:numPr>
          <w:ilvl w:val="2"/>
          <w:numId w:val="23"/>
        </w:numPr>
        <w:spacing w:before="120" w:beforeAutospacing="0" w:after="120" w:afterAutospacing="0" w:line="240" w:lineRule="auto"/>
        <w:ind w:left="1701" w:right="-1134" w:hanging="737"/>
        <w:jc w:val="both"/>
        <w:outlineLvl w:val="1"/>
        <w:rPr>
          <w:rFonts w:ascii="David" w:eastAsia="Times New Roman" w:hAnsi="David" w:cs="David"/>
          <w:b/>
          <w:i/>
          <w:strike/>
          <w:snapToGrid w:val="0"/>
          <w:sz w:val="26"/>
          <w:szCs w:val="24"/>
        </w:rPr>
      </w:pPr>
      <w:r w:rsidRPr="00E56613">
        <w:rPr>
          <w:rFonts w:ascii="David" w:eastAsia="Times New Roman" w:hAnsi="David" w:cs="David"/>
          <w:b/>
          <w:i/>
          <w:snapToGrid w:val="0"/>
          <w:sz w:val="26"/>
          <w:szCs w:val="24"/>
          <w:rtl/>
        </w:rPr>
        <w:t>תנאים מיוחדים לאספקת אריחי ריצוף וחיפוי לכלים סניטריים</w:t>
      </w:r>
      <w:r w:rsidRPr="00E56613">
        <w:rPr>
          <w:rFonts w:ascii="David" w:eastAsia="Times New Roman" w:hAnsi="David" w:cs="David" w:hint="cs"/>
          <w:b/>
          <w:i/>
          <w:snapToGrid w:val="0"/>
          <w:sz w:val="26"/>
          <w:szCs w:val="24"/>
          <w:rtl/>
        </w:rPr>
        <w:t xml:space="preserve"> - </w:t>
      </w:r>
      <w:r w:rsidRPr="00E56613">
        <w:rPr>
          <w:rFonts w:ascii="David" w:eastAsia="Times New Roman" w:hAnsi="David" w:cs="David"/>
          <w:b/>
          <w:i/>
          <w:snapToGrid w:val="0"/>
          <w:sz w:val="26"/>
          <w:szCs w:val="24"/>
          <w:rtl/>
        </w:rPr>
        <w:t>ברזים וארונות אמבטיה</w:t>
      </w:r>
    </w:p>
    <w:p w14:paraId="1047F7E1" w14:textId="77777777" w:rsidR="00E56613" w:rsidRPr="00E56613" w:rsidRDefault="00E56613" w:rsidP="00237720">
      <w:pPr>
        <w:numPr>
          <w:ilvl w:val="2"/>
          <w:numId w:val="23"/>
        </w:numPr>
        <w:spacing w:before="120" w:beforeAutospacing="0" w:after="120" w:afterAutospacing="0" w:line="240" w:lineRule="auto"/>
        <w:ind w:left="1701" w:hanging="737"/>
        <w:jc w:val="both"/>
        <w:outlineLvl w:val="1"/>
        <w:rPr>
          <w:rFonts w:ascii="David" w:eastAsia="Times New Roman" w:hAnsi="David" w:cs="David"/>
          <w:b/>
          <w:i/>
          <w:strike/>
          <w:snapToGrid w:val="0"/>
          <w:sz w:val="26"/>
          <w:szCs w:val="24"/>
        </w:rPr>
      </w:pPr>
      <w:r w:rsidRPr="00E56613">
        <w:rPr>
          <w:rFonts w:ascii="David" w:eastAsia="Times New Roman" w:hAnsi="David" w:cs="David"/>
          <w:b/>
          <w:i/>
          <w:snapToGrid w:val="0"/>
          <w:sz w:val="26"/>
          <w:szCs w:val="24"/>
          <w:rtl/>
        </w:rPr>
        <w:t>תנאים מיוחדים לאספקת והתקנת ארונות מטבח ו/או ארונות אמבטיה</w:t>
      </w:r>
    </w:p>
    <w:p w14:paraId="33FD1A87" w14:textId="77777777" w:rsidR="00E56613" w:rsidRPr="00E56613" w:rsidRDefault="00E56613" w:rsidP="00237720">
      <w:pPr>
        <w:numPr>
          <w:ilvl w:val="2"/>
          <w:numId w:val="23"/>
        </w:numPr>
        <w:spacing w:before="120" w:beforeAutospacing="0" w:after="120" w:afterAutospacing="0" w:line="240" w:lineRule="auto"/>
        <w:ind w:left="1701" w:hanging="737"/>
        <w:jc w:val="both"/>
        <w:outlineLvl w:val="1"/>
        <w:rPr>
          <w:rFonts w:ascii="David" w:eastAsia="Times New Roman" w:hAnsi="David" w:cs="David"/>
          <w:b/>
          <w:i/>
          <w:strike/>
          <w:snapToGrid w:val="0"/>
          <w:sz w:val="26"/>
          <w:szCs w:val="24"/>
        </w:rPr>
      </w:pPr>
      <w:r w:rsidRPr="00E56613">
        <w:rPr>
          <w:rFonts w:ascii="David" w:eastAsia="Times New Roman" w:hAnsi="David" w:cs="David"/>
          <w:b/>
          <w:i/>
          <w:snapToGrid w:val="0"/>
          <w:sz w:val="26"/>
          <w:szCs w:val="24"/>
          <w:rtl/>
        </w:rPr>
        <w:t>תנאים מיוחדים לאספקת והרכבת דלתות פנים</w:t>
      </w:r>
    </w:p>
    <w:p w14:paraId="0FEF71D5" w14:textId="77777777" w:rsidR="00E56613" w:rsidRPr="00E56613" w:rsidRDefault="00E56613" w:rsidP="00237720">
      <w:pPr>
        <w:numPr>
          <w:ilvl w:val="2"/>
          <w:numId w:val="23"/>
        </w:numPr>
        <w:spacing w:before="120" w:beforeAutospacing="0" w:after="120" w:afterAutospacing="0" w:line="240" w:lineRule="auto"/>
        <w:ind w:left="1701" w:hanging="737"/>
        <w:jc w:val="both"/>
        <w:outlineLvl w:val="1"/>
        <w:rPr>
          <w:rFonts w:ascii="David" w:eastAsia="Times New Roman" w:hAnsi="David" w:cs="David"/>
          <w:b/>
          <w:i/>
          <w:strike/>
          <w:snapToGrid w:val="0"/>
          <w:sz w:val="26"/>
          <w:szCs w:val="24"/>
        </w:rPr>
      </w:pPr>
      <w:r w:rsidRPr="00E56613">
        <w:rPr>
          <w:rFonts w:ascii="David" w:eastAsia="Times New Roman" w:hAnsi="David" w:cs="David"/>
          <w:b/>
          <w:i/>
          <w:snapToGrid w:val="0"/>
          <w:sz w:val="26"/>
          <w:szCs w:val="24"/>
          <w:rtl/>
        </w:rPr>
        <w:t>תנאים מיוחדים לאספקת והתקנת חיפויי פרקט</w:t>
      </w:r>
    </w:p>
    <w:p w14:paraId="6FEEA21D" w14:textId="77777777" w:rsidR="00E56613" w:rsidRPr="00E56613" w:rsidRDefault="00E56613" w:rsidP="00237720">
      <w:pPr>
        <w:numPr>
          <w:ilvl w:val="2"/>
          <w:numId w:val="23"/>
        </w:numPr>
        <w:spacing w:before="120" w:beforeAutospacing="0" w:after="120" w:afterAutospacing="0" w:line="240" w:lineRule="auto"/>
        <w:ind w:left="1701" w:hanging="737"/>
        <w:jc w:val="both"/>
        <w:outlineLvl w:val="1"/>
        <w:rPr>
          <w:rFonts w:ascii="David" w:eastAsia="Times New Roman" w:hAnsi="David" w:cs="David"/>
          <w:b/>
          <w:i/>
          <w:strike/>
          <w:snapToGrid w:val="0"/>
          <w:sz w:val="26"/>
          <w:szCs w:val="24"/>
        </w:rPr>
      </w:pPr>
      <w:r w:rsidRPr="00E56613">
        <w:rPr>
          <w:rFonts w:ascii="David" w:eastAsia="Times New Roman" w:hAnsi="David" w:cs="David"/>
          <w:b/>
          <w:i/>
          <w:snapToGrid w:val="0"/>
          <w:sz w:val="26"/>
          <w:szCs w:val="24"/>
          <w:rtl/>
        </w:rPr>
        <w:t>פרוגראמה לבדיקות מעבדה</w:t>
      </w:r>
    </w:p>
    <w:p w14:paraId="30CE130B" w14:textId="77777777" w:rsidR="00E56613" w:rsidRPr="00E56613" w:rsidRDefault="00E56613" w:rsidP="00237720">
      <w:pPr>
        <w:numPr>
          <w:ilvl w:val="2"/>
          <w:numId w:val="23"/>
        </w:numPr>
        <w:spacing w:before="120" w:beforeAutospacing="0" w:after="120" w:afterAutospacing="0" w:line="240" w:lineRule="auto"/>
        <w:ind w:left="1701" w:hanging="737"/>
        <w:jc w:val="both"/>
        <w:outlineLvl w:val="1"/>
        <w:rPr>
          <w:rFonts w:ascii="David" w:eastAsia="Times New Roman" w:hAnsi="David" w:cs="David"/>
          <w:b/>
          <w:i/>
          <w:snapToGrid w:val="0"/>
          <w:sz w:val="26"/>
          <w:szCs w:val="24"/>
        </w:rPr>
      </w:pPr>
      <w:r w:rsidRPr="00E56613">
        <w:rPr>
          <w:rFonts w:ascii="David" w:eastAsia="Times New Roman" w:hAnsi="David" w:cs="David" w:hint="cs"/>
          <w:b/>
          <w:i/>
          <w:snapToGrid w:val="0"/>
          <w:sz w:val="26"/>
          <w:szCs w:val="24"/>
          <w:rtl/>
        </w:rPr>
        <w:t>מבוטל</w:t>
      </w:r>
    </w:p>
    <w:p w14:paraId="6CBD6509" w14:textId="77777777" w:rsidR="00E56613" w:rsidRPr="00E56613" w:rsidRDefault="00E56613" w:rsidP="00237720">
      <w:pPr>
        <w:numPr>
          <w:ilvl w:val="2"/>
          <w:numId w:val="23"/>
        </w:numPr>
        <w:spacing w:before="120" w:beforeAutospacing="0" w:after="120" w:afterAutospacing="0" w:line="240" w:lineRule="auto"/>
        <w:ind w:left="1701" w:hanging="737"/>
        <w:jc w:val="both"/>
        <w:outlineLvl w:val="1"/>
        <w:rPr>
          <w:rFonts w:ascii="David" w:eastAsia="Times New Roman" w:hAnsi="David" w:cs="David"/>
          <w:b/>
          <w:i/>
          <w:snapToGrid w:val="0"/>
          <w:sz w:val="26"/>
          <w:szCs w:val="24"/>
          <w:rtl/>
        </w:rPr>
      </w:pPr>
      <w:r w:rsidRPr="00E56613">
        <w:rPr>
          <w:rFonts w:ascii="David" w:eastAsia="Times New Roman" w:hAnsi="David" w:cs="David" w:hint="cs"/>
          <w:b/>
          <w:i/>
          <w:snapToGrid w:val="0"/>
          <w:sz w:val="26"/>
          <w:szCs w:val="24"/>
          <w:rtl/>
        </w:rPr>
        <w:t>מבוטל</w:t>
      </w:r>
    </w:p>
    <w:p w14:paraId="38D9F485" w14:textId="77777777" w:rsidR="00E56613" w:rsidRPr="00E56613" w:rsidRDefault="00E56613" w:rsidP="00237720">
      <w:pPr>
        <w:numPr>
          <w:ilvl w:val="2"/>
          <w:numId w:val="23"/>
        </w:numPr>
        <w:spacing w:before="120" w:beforeAutospacing="0" w:after="120" w:afterAutospacing="0" w:line="240" w:lineRule="auto"/>
        <w:ind w:left="1701" w:hanging="737"/>
        <w:jc w:val="both"/>
        <w:outlineLvl w:val="1"/>
        <w:rPr>
          <w:rFonts w:ascii="David" w:eastAsia="Times New Roman" w:hAnsi="David" w:cs="David"/>
          <w:b/>
          <w:i/>
          <w:snapToGrid w:val="0"/>
          <w:sz w:val="26"/>
          <w:szCs w:val="24"/>
        </w:rPr>
      </w:pPr>
      <w:r w:rsidRPr="00E56613">
        <w:rPr>
          <w:rFonts w:ascii="David" w:eastAsia="Times New Roman" w:hAnsi="David" w:cs="David"/>
          <w:b/>
          <w:i/>
          <w:snapToGrid w:val="0"/>
          <w:sz w:val="26"/>
          <w:szCs w:val="24"/>
          <w:rtl/>
        </w:rPr>
        <w:t>מפרט לגידור אתר הפרויקט</w:t>
      </w:r>
    </w:p>
    <w:p w14:paraId="1C865BAC" w14:textId="77777777" w:rsidR="00E56613" w:rsidRPr="00E56613" w:rsidRDefault="00E56613" w:rsidP="00237720">
      <w:pPr>
        <w:numPr>
          <w:ilvl w:val="2"/>
          <w:numId w:val="23"/>
        </w:numPr>
        <w:spacing w:before="120" w:beforeAutospacing="0" w:after="120" w:afterAutospacing="0" w:line="240" w:lineRule="auto"/>
        <w:ind w:left="1701" w:hanging="73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מפרט שילוט הפרויקט</w:t>
      </w:r>
    </w:p>
    <w:p w14:paraId="6977A8A7" w14:textId="77777777" w:rsidR="00E56613" w:rsidRPr="00E56613" w:rsidRDefault="00E56613" w:rsidP="00237720">
      <w:pPr>
        <w:numPr>
          <w:ilvl w:val="2"/>
          <w:numId w:val="23"/>
        </w:numPr>
        <w:spacing w:before="120" w:beforeAutospacing="0" w:after="120" w:afterAutospacing="0" w:line="240" w:lineRule="auto"/>
        <w:ind w:left="1701" w:hanging="737"/>
        <w:jc w:val="both"/>
        <w:outlineLvl w:val="1"/>
        <w:rPr>
          <w:rFonts w:ascii="David" w:eastAsia="Times New Roman" w:hAnsi="David" w:cs="David"/>
          <w:b/>
          <w:i/>
          <w:snapToGrid w:val="0"/>
          <w:sz w:val="26"/>
          <w:szCs w:val="24"/>
        </w:rPr>
      </w:pPr>
      <w:r w:rsidRPr="00E56613">
        <w:rPr>
          <w:rFonts w:ascii="David" w:eastAsia="Times New Roman" w:hAnsi="David" w:cs="David"/>
          <w:b/>
          <w:i/>
          <w:snapToGrid w:val="0"/>
          <w:sz w:val="26"/>
          <w:szCs w:val="24"/>
          <w:rtl/>
        </w:rPr>
        <w:t>שלט יועצים</w:t>
      </w:r>
    </w:p>
    <w:p w14:paraId="2E8E0056" w14:textId="77777777" w:rsidR="00E56613" w:rsidRPr="00E56613" w:rsidRDefault="00E56613" w:rsidP="00237720">
      <w:pPr>
        <w:numPr>
          <w:ilvl w:val="2"/>
          <w:numId w:val="23"/>
        </w:numPr>
        <w:spacing w:before="120" w:beforeAutospacing="0" w:after="120" w:afterAutospacing="0" w:line="240" w:lineRule="auto"/>
        <w:ind w:left="1701" w:hanging="737"/>
        <w:jc w:val="both"/>
        <w:outlineLvl w:val="1"/>
        <w:rPr>
          <w:rFonts w:ascii="David" w:eastAsia="Times New Roman" w:hAnsi="David" w:cs="David"/>
          <w:b/>
          <w:i/>
          <w:snapToGrid w:val="0"/>
          <w:sz w:val="26"/>
          <w:szCs w:val="24"/>
        </w:rPr>
      </w:pPr>
      <w:r w:rsidRPr="00E56613">
        <w:rPr>
          <w:rFonts w:ascii="David" w:eastAsia="Times New Roman" w:hAnsi="David" w:cs="David"/>
          <w:b/>
          <w:i/>
          <w:snapToGrid w:val="0"/>
          <w:sz w:val="26"/>
          <w:szCs w:val="24"/>
          <w:rtl/>
        </w:rPr>
        <w:t xml:space="preserve">סטנדרט יזם </w:t>
      </w:r>
    </w:p>
    <w:p w14:paraId="18AFABC7" w14:textId="77777777" w:rsidR="00E56613" w:rsidRPr="00E56613" w:rsidRDefault="00E56613" w:rsidP="00237720">
      <w:pPr>
        <w:numPr>
          <w:ilvl w:val="2"/>
          <w:numId w:val="23"/>
        </w:numPr>
        <w:spacing w:before="120" w:beforeAutospacing="0" w:after="120" w:afterAutospacing="0" w:line="240" w:lineRule="auto"/>
        <w:ind w:left="1701" w:hanging="737"/>
        <w:jc w:val="both"/>
        <w:outlineLvl w:val="1"/>
        <w:rPr>
          <w:rFonts w:ascii="David" w:eastAsia="Times New Roman" w:hAnsi="David" w:cs="David"/>
          <w:b/>
          <w:i/>
          <w:snapToGrid w:val="0"/>
          <w:sz w:val="26"/>
          <w:szCs w:val="24"/>
        </w:rPr>
      </w:pPr>
      <w:r w:rsidRPr="00E56613">
        <w:rPr>
          <w:rFonts w:ascii="David" w:eastAsia="Times New Roman" w:hAnsi="David" w:cs="David"/>
          <w:b/>
          <w:i/>
          <w:snapToGrid w:val="0"/>
          <w:sz w:val="26"/>
          <w:szCs w:val="24"/>
          <w:rtl/>
        </w:rPr>
        <w:t xml:space="preserve">מפרט אלומיניום </w:t>
      </w:r>
    </w:p>
    <w:p w14:paraId="265D9E2D" w14:textId="77777777" w:rsidR="00E56613" w:rsidRPr="00E56613" w:rsidRDefault="00E56613" w:rsidP="00237720">
      <w:pPr>
        <w:numPr>
          <w:ilvl w:val="2"/>
          <w:numId w:val="23"/>
        </w:numPr>
        <w:spacing w:before="120" w:beforeAutospacing="0" w:after="120" w:afterAutospacing="0" w:line="240" w:lineRule="auto"/>
        <w:ind w:left="1701" w:hanging="737"/>
        <w:jc w:val="both"/>
        <w:outlineLvl w:val="1"/>
        <w:rPr>
          <w:rFonts w:ascii="David" w:eastAsia="Times New Roman" w:hAnsi="David" w:cs="David"/>
          <w:b/>
          <w:i/>
          <w:snapToGrid w:val="0"/>
          <w:sz w:val="26"/>
          <w:szCs w:val="24"/>
        </w:rPr>
      </w:pPr>
      <w:r w:rsidRPr="00E56613">
        <w:rPr>
          <w:rFonts w:ascii="David" w:eastAsia="Times New Roman" w:hAnsi="David" w:cs="David"/>
          <w:b/>
          <w:i/>
          <w:snapToGrid w:val="0"/>
          <w:sz w:val="26"/>
          <w:szCs w:val="24"/>
          <w:rtl/>
        </w:rPr>
        <w:t xml:space="preserve">דו"ח פרטים והנחיות אקוסטיקה </w:t>
      </w:r>
    </w:p>
    <w:p w14:paraId="7089F69E" w14:textId="77777777" w:rsidR="00E56613" w:rsidRPr="00E56613" w:rsidRDefault="00E56613" w:rsidP="00237720">
      <w:pPr>
        <w:numPr>
          <w:ilvl w:val="2"/>
          <w:numId w:val="23"/>
        </w:numPr>
        <w:spacing w:before="120" w:beforeAutospacing="0" w:after="120" w:afterAutospacing="0" w:line="240" w:lineRule="auto"/>
        <w:ind w:left="1701" w:hanging="737"/>
        <w:jc w:val="both"/>
        <w:outlineLvl w:val="1"/>
        <w:rPr>
          <w:rFonts w:ascii="David" w:eastAsia="Times New Roman" w:hAnsi="David" w:cs="David"/>
          <w:b/>
          <w:i/>
          <w:snapToGrid w:val="0"/>
          <w:sz w:val="26"/>
          <w:szCs w:val="24"/>
        </w:rPr>
      </w:pPr>
      <w:r w:rsidRPr="00E56613">
        <w:rPr>
          <w:rFonts w:ascii="David" w:eastAsia="Times New Roman" w:hAnsi="David" w:cs="David"/>
          <w:b/>
          <w:i/>
          <w:snapToGrid w:val="0"/>
          <w:sz w:val="26"/>
          <w:szCs w:val="24"/>
          <w:rtl/>
        </w:rPr>
        <w:t>דו"ח, פרטים והנחיות איטום</w:t>
      </w:r>
    </w:p>
    <w:p w14:paraId="77C6F62B" w14:textId="77777777" w:rsidR="00E56613" w:rsidRPr="00E56613" w:rsidRDefault="00E56613" w:rsidP="00237720">
      <w:pPr>
        <w:numPr>
          <w:ilvl w:val="2"/>
          <w:numId w:val="23"/>
        </w:numPr>
        <w:spacing w:before="120" w:beforeAutospacing="0" w:after="120" w:afterAutospacing="0" w:line="240" w:lineRule="auto"/>
        <w:ind w:left="1701" w:hanging="737"/>
        <w:jc w:val="both"/>
        <w:outlineLvl w:val="1"/>
        <w:rPr>
          <w:rFonts w:ascii="David" w:eastAsia="Times New Roman" w:hAnsi="David" w:cs="David"/>
          <w:b/>
          <w:i/>
          <w:snapToGrid w:val="0"/>
          <w:sz w:val="26"/>
          <w:szCs w:val="24"/>
        </w:rPr>
      </w:pPr>
      <w:r w:rsidRPr="00E56613">
        <w:rPr>
          <w:rFonts w:ascii="David" w:eastAsia="Times New Roman" w:hAnsi="David" w:cs="David"/>
          <w:b/>
          <w:i/>
          <w:snapToGrid w:val="0"/>
          <w:sz w:val="26"/>
          <w:szCs w:val="24"/>
          <w:rtl/>
        </w:rPr>
        <w:t xml:space="preserve">מפרט ותכנון עקרוני של שוט אשפה וטיפול בו </w:t>
      </w:r>
      <w:r w:rsidRPr="00E56613">
        <w:rPr>
          <w:rFonts w:ascii="David" w:eastAsia="Times New Roman" w:hAnsi="David" w:cs="David" w:hint="cs"/>
          <w:b/>
          <w:i/>
          <w:snapToGrid w:val="0"/>
          <w:sz w:val="26"/>
          <w:szCs w:val="24"/>
          <w:rtl/>
        </w:rPr>
        <w:t>-</w:t>
      </w:r>
      <w:r w:rsidRPr="00E56613">
        <w:rPr>
          <w:rFonts w:ascii="David" w:eastAsia="Times New Roman" w:hAnsi="David" w:cs="David"/>
          <w:b/>
          <w:i/>
          <w:snapToGrid w:val="0"/>
          <w:sz w:val="26"/>
          <w:szCs w:val="24"/>
          <w:rtl/>
        </w:rPr>
        <w:t xml:space="preserve"> יוכן ע"י הקבלן </w:t>
      </w:r>
    </w:p>
    <w:p w14:paraId="26DEC9AE" w14:textId="77777777" w:rsidR="00E56613" w:rsidRPr="00E56613" w:rsidRDefault="00E56613" w:rsidP="00237720">
      <w:pPr>
        <w:numPr>
          <w:ilvl w:val="2"/>
          <w:numId w:val="23"/>
        </w:numPr>
        <w:spacing w:before="120" w:beforeAutospacing="0" w:after="120" w:afterAutospacing="0" w:line="240" w:lineRule="auto"/>
        <w:ind w:left="1701" w:hanging="737"/>
        <w:jc w:val="both"/>
        <w:outlineLvl w:val="1"/>
        <w:rPr>
          <w:rFonts w:ascii="David" w:eastAsia="Times New Roman" w:hAnsi="David" w:cs="David"/>
          <w:b/>
          <w:i/>
          <w:snapToGrid w:val="0"/>
          <w:sz w:val="26"/>
          <w:szCs w:val="24"/>
        </w:rPr>
      </w:pPr>
      <w:r w:rsidRPr="00E56613">
        <w:rPr>
          <w:rFonts w:ascii="David" w:eastAsia="Times New Roman" w:hAnsi="David" w:cs="David"/>
          <w:b/>
          <w:i/>
          <w:snapToGrid w:val="0"/>
          <w:sz w:val="26"/>
          <w:szCs w:val="24"/>
          <w:rtl/>
        </w:rPr>
        <w:t xml:space="preserve">נספח שכר טרחת יועצים בגין שינויי דיירים </w:t>
      </w:r>
    </w:p>
    <w:p w14:paraId="4BEBEE01" w14:textId="77777777" w:rsidR="00E56613" w:rsidRPr="00E56613" w:rsidRDefault="00E56613" w:rsidP="00237720">
      <w:pPr>
        <w:numPr>
          <w:ilvl w:val="2"/>
          <w:numId w:val="23"/>
        </w:numPr>
        <w:spacing w:before="120" w:beforeAutospacing="0" w:after="120" w:afterAutospacing="0" w:line="240" w:lineRule="auto"/>
        <w:ind w:left="1701" w:right="-709" w:hanging="737"/>
        <w:jc w:val="both"/>
        <w:outlineLvl w:val="1"/>
        <w:rPr>
          <w:rFonts w:ascii="David" w:eastAsia="Times New Roman" w:hAnsi="David" w:cs="David"/>
          <w:b/>
          <w:i/>
          <w:snapToGrid w:val="0"/>
          <w:sz w:val="26"/>
          <w:szCs w:val="24"/>
        </w:rPr>
      </w:pPr>
      <w:r w:rsidRPr="00E56613">
        <w:rPr>
          <w:rFonts w:ascii="David" w:eastAsia="Times New Roman" w:hAnsi="David" w:cs="David" w:hint="cs"/>
          <w:b/>
          <w:i/>
          <w:snapToGrid w:val="0"/>
          <w:sz w:val="26"/>
          <w:szCs w:val="24"/>
          <w:rtl/>
        </w:rPr>
        <w:t>טופס 3.1  אישור סיום עבודות בדירה וטופס 3.2 אישור סיום עבודות ברכוש המשותף</w:t>
      </w:r>
    </w:p>
    <w:p w14:paraId="35167561" w14:textId="77777777" w:rsidR="00E56613" w:rsidRPr="00E56613" w:rsidRDefault="00E56613" w:rsidP="00E56613">
      <w:pPr>
        <w:spacing w:before="0" w:beforeAutospacing="0" w:after="0" w:afterAutospacing="0" w:line="240" w:lineRule="auto"/>
        <w:ind w:left="3140" w:right="3140" w:hanging="2199"/>
        <w:jc w:val="both"/>
        <w:rPr>
          <w:rFonts w:ascii="David" w:eastAsia="Times New Roman" w:hAnsi="David" w:cs="David"/>
          <w:snapToGrid w:val="0"/>
          <w:sz w:val="24"/>
          <w:szCs w:val="24"/>
          <w:rtl/>
        </w:rPr>
      </w:pPr>
      <w:r w:rsidRPr="00E56613">
        <w:rPr>
          <w:rFonts w:ascii="David" w:eastAsia="Times New Roman" w:hAnsi="David" w:cs="David" w:hint="cs"/>
          <w:snapToGrid w:val="0"/>
          <w:sz w:val="26"/>
          <w:szCs w:val="24"/>
          <w:rtl/>
        </w:rPr>
        <w:t>3.1.43   מפרט למעבר בטוח להולכי רגל</w:t>
      </w:r>
    </w:p>
    <w:p w14:paraId="39A1DBFC" w14:textId="77777777" w:rsidR="00E56613" w:rsidRPr="00E56613" w:rsidRDefault="00E56613" w:rsidP="00237720">
      <w:pPr>
        <w:numPr>
          <w:ilvl w:val="0"/>
          <w:numId w:val="23"/>
        </w:numPr>
        <w:spacing w:before="120" w:beforeAutospacing="0" w:after="120" w:afterAutospacing="0" w:line="240" w:lineRule="auto"/>
        <w:ind w:left="397" w:hanging="397"/>
        <w:jc w:val="both"/>
        <w:outlineLvl w:val="0"/>
        <w:rPr>
          <w:rFonts w:ascii="David" w:eastAsia="Times New Roman" w:hAnsi="David" w:cs="David"/>
          <w:b/>
          <w:bCs/>
          <w:snapToGrid w:val="0"/>
          <w:sz w:val="26"/>
          <w:szCs w:val="24"/>
          <w:u w:val="single"/>
          <w:rtl/>
        </w:rPr>
      </w:pPr>
      <w:r w:rsidRPr="00E56613">
        <w:rPr>
          <w:rFonts w:ascii="David" w:eastAsia="Times New Roman" w:hAnsi="David" w:cs="David"/>
          <w:b/>
          <w:bCs/>
          <w:snapToGrid w:val="0"/>
          <w:sz w:val="26"/>
          <w:szCs w:val="24"/>
          <w:u w:val="single"/>
          <w:rtl/>
        </w:rPr>
        <w:t>פקוח</w:t>
      </w:r>
    </w:p>
    <w:p w14:paraId="118132E8" w14:textId="77777777" w:rsidR="00E56613" w:rsidRPr="00E56613" w:rsidRDefault="00E56613" w:rsidP="00237720">
      <w:pPr>
        <w:numPr>
          <w:ilvl w:val="1"/>
          <w:numId w:val="23"/>
        </w:numPr>
        <w:spacing w:before="120" w:beforeAutospacing="0" w:after="120" w:afterAutospacing="0" w:line="240" w:lineRule="auto"/>
        <w:ind w:left="964" w:hanging="567"/>
        <w:jc w:val="both"/>
        <w:outlineLvl w:val="1"/>
        <w:rPr>
          <w:rFonts w:ascii="David" w:eastAsia="Times New Roman" w:hAnsi="David" w:cs="David"/>
          <w:b/>
          <w:i/>
          <w:snapToGrid w:val="0"/>
          <w:sz w:val="26"/>
          <w:rtl/>
        </w:rPr>
      </w:pPr>
      <w:r w:rsidRPr="00E56613">
        <w:rPr>
          <w:rFonts w:ascii="David" w:eastAsia="Times New Roman" w:hAnsi="David" w:cs="David"/>
          <w:b/>
          <w:i/>
          <w:snapToGrid w:val="0"/>
          <w:sz w:val="26"/>
          <w:rtl/>
        </w:rPr>
        <w:t xml:space="preserve">    המזמין רשאי למנות מפקח אחד או יותר אשר ימלא את התפקידים המוטלים על המפקח בהתאם להוראות החוזה ובהתאם לחוק ארגון הפיקוח על העבודה תשי"ד-1954. הקבלן מתחייב למלא אחר הוראות המפקח ולציית לו. הזכות למזמין להחליף את המפקח ובלבד שיודיע על כך לקבלן.</w:t>
      </w:r>
    </w:p>
    <w:p w14:paraId="248AB863" w14:textId="77777777" w:rsidR="00E56613" w:rsidRPr="00E56613" w:rsidRDefault="00E56613" w:rsidP="00E56613">
      <w:pPr>
        <w:spacing w:before="0" w:beforeAutospacing="0" w:after="0" w:afterAutospacing="0" w:line="240" w:lineRule="auto"/>
        <w:ind w:left="2140" w:right="2140" w:hanging="600"/>
        <w:jc w:val="both"/>
        <w:rPr>
          <w:rFonts w:ascii="David" w:eastAsia="Times New Roman" w:hAnsi="David" w:cs="David"/>
          <w:snapToGrid w:val="0"/>
          <w:sz w:val="24"/>
          <w:szCs w:val="24"/>
          <w:rtl/>
        </w:rPr>
      </w:pPr>
    </w:p>
    <w:p w14:paraId="78D07A17" w14:textId="77777777" w:rsidR="00E56613" w:rsidRPr="00E56613" w:rsidRDefault="00E56613" w:rsidP="00237720">
      <w:pPr>
        <w:numPr>
          <w:ilvl w:val="1"/>
          <w:numId w:val="23"/>
        </w:numPr>
        <w:spacing w:before="120" w:beforeAutospacing="0" w:after="120" w:afterAutospacing="0" w:line="240" w:lineRule="auto"/>
        <w:ind w:left="964" w:hanging="56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 xml:space="preserve">    ככל שימונה מפקח, בצוע העבודות יהיה נתון לפיקוח המפקח. את ההוראות והתכניות בקשר לבצוע העבודות יקבל הקבלן רק באמצעות המפקח ואליו יעביר הקבלן את כל פניותיו.</w:t>
      </w:r>
    </w:p>
    <w:p w14:paraId="70E8B32C" w14:textId="77777777" w:rsidR="00E56613" w:rsidRPr="00E56613" w:rsidRDefault="00E56613" w:rsidP="00E56613">
      <w:pPr>
        <w:spacing w:before="0" w:beforeAutospacing="0" w:after="0" w:afterAutospacing="0" w:line="240" w:lineRule="auto"/>
        <w:ind w:left="2140" w:right="2140" w:hanging="600"/>
        <w:jc w:val="both"/>
        <w:rPr>
          <w:rFonts w:ascii="David" w:eastAsia="Times New Roman" w:hAnsi="David" w:cs="David"/>
          <w:snapToGrid w:val="0"/>
          <w:sz w:val="24"/>
          <w:szCs w:val="24"/>
          <w:rtl/>
        </w:rPr>
      </w:pPr>
    </w:p>
    <w:p w14:paraId="2A2E91B4" w14:textId="77777777" w:rsidR="00E56613" w:rsidRPr="00E56613" w:rsidRDefault="00E56613" w:rsidP="00237720">
      <w:pPr>
        <w:numPr>
          <w:ilvl w:val="2"/>
          <w:numId w:val="23"/>
        </w:numPr>
        <w:spacing w:before="120" w:beforeAutospacing="0" w:after="120" w:afterAutospacing="0" w:line="240" w:lineRule="auto"/>
        <w:ind w:left="1701" w:hanging="737"/>
        <w:jc w:val="both"/>
        <w:outlineLvl w:val="1"/>
        <w:rPr>
          <w:rFonts w:ascii="David" w:eastAsia="Times New Roman" w:hAnsi="David" w:cs="David"/>
          <w:b/>
          <w:i/>
          <w:snapToGrid w:val="0"/>
          <w:sz w:val="24"/>
          <w:szCs w:val="24"/>
          <w:rtl/>
        </w:rPr>
      </w:pPr>
      <w:r w:rsidRPr="00E56613">
        <w:rPr>
          <w:rFonts w:ascii="David" w:eastAsia="Times New Roman" w:hAnsi="David" w:cs="David"/>
          <w:b/>
          <w:i/>
          <w:snapToGrid w:val="0"/>
          <w:sz w:val="24"/>
          <w:szCs w:val="24"/>
          <w:rtl/>
        </w:rPr>
        <w:t>מבלי לגרוע מכלליות סמכויות המפקח כאמור לעיל רשאי המפקח:</w:t>
      </w:r>
    </w:p>
    <w:p w14:paraId="57985D76" w14:textId="77777777" w:rsidR="00E56613" w:rsidRPr="00E56613" w:rsidRDefault="00E56613" w:rsidP="00E56613">
      <w:pPr>
        <w:spacing w:before="120" w:beforeAutospacing="0" w:after="120" w:afterAutospacing="0" w:line="240" w:lineRule="auto"/>
        <w:ind w:left="1701"/>
        <w:jc w:val="both"/>
        <w:outlineLvl w:val="1"/>
        <w:rPr>
          <w:rFonts w:ascii="David" w:eastAsia="Times New Roman" w:hAnsi="David" w:cs="David"/>
          <w:b/>
          <w:i/>
          <w:snapToGrid w:val="0"/>
          <w:sz w:val="24"/>
          <w:szCs w:val="24"/>
          <w:rtl/>
        </w:rPr>
      </w:pPr>
    </w:p>
    <w:p w14:paraId="0B46651E" w14:textId="77777777" w:rsidR="00E56613" w:rsidRPr="00E56613" w:rsidRDefault="00E56613" w:rsidP="00237720">
      <w:pPr>
        <w:numPr>
          <w:ilvl w:val="2"/>
          <w:numId w:val="23"/>
        </w:numPr>
        <w:spacing w:before="120" w:beforeAutospacing="0" w:after="120" w:afterAutospacing="0" w:line="240" w:lineRule="auto"/>
        <w:ind w:left="1701" w:hanging="737"/>
        <w:jc w:val="both"/>
        <w:outlineLvl w:val="1"/>
        <w:rPr>
          <w:rFonts w:ascii="David" w:eastAsia="Times New Roman" w:hAnsi="David" w:cs="David"/>
          <w:b/>
          <w:i/>
          <w:snapToGrid w:val="0"/>
          <w:sz w:val="24"/>
          <w:szCs w:val="24"/>
          <w:rtl/>
        </w:rPr>
      </w:pPr>
      <w:r w:rsidRPr="00E56613">
        <w:rPr>
          <w:rFonts w:ascii="David" w:eastAsia="Times New Roman" w:hAnsi="David" w:cs="David"/>
          <w:b/>
          <w:i/>
          <w:snapToGrid w:val="0"/>
          <w:sz w:val="24"/>
          <w:szCs w:val="24"/>
          <w:rtl/>
        </w:rPr>
        <w:t>לבדוק את העבודות ולפקח על בצוען, וכן לבדוק את טיב החומרים שמשתמשים בהם וטיב המלאכה הנעשית ע"י הקבלן.</w:t>
      </w:r>
    </w:p>
    <w:p w14:paraId="26A1DCEF" w14:textId="77777777" w:rsidR="00E56613" w:rsidRPr="00E56613" w:rsidRDefault="00E56613" w:rsidP="00E56613">
      <w:pPr>
        <w:spacing w:before="120" w:beforeAutospacing="0" w:after="120" w:afterAutospacing="0" w:line="240" w:lineRule="auto"/>
        <w:ind w:left="1701"/>
        <w:jc w:val="both"/>
        <w:outlineLvl w:val="1"/>
        <w:rPr>
          <w:rFonts w:ascii="David" w:eastAsia="Times New Roman" w:hAnsi="David" w:cs="David"/>
          <w:b/>
          <w:i/>
          <w:snapToGrid w:val="0"/>
          <w:sz w:val="24"/>
          <w:szCs w:val="24"/>
          <w:rtl/>
        </w:rPr>
      </w:pPr>
    </w:p>
    <w:p w14:paraId="2AA576AC" w14:textId="77777777" w:rsidR="00E56613" w:rsidRPr="00E56613" w:rsidRDefault="00E56613" w:rsidP="00237720">
      <w:pPr>
        <w:numPr>
          <w:ilvl w:val="2"/>
          <w:numId w:val="23"/>
        </w:numPr>
        <w:spacing w:before="120" w:beforeAutospacing="0" w:after="120" w:afterAutospacing="0" w:line="240" w:lineRule="auto"/>
        <w:ind w:left="1701" w:hanging="737"/>
        <w:jc w:val="both"/>
        <w:outlineLvl w:val="1"/>
        <w:rPr>
          <w:rFonts w:ascii="David" w:eastAsia="Times New Roman" w:hAnsi="David" w:cs="David"/>
          <w:b/>
          <w:i/>
          <w:snapToGrid w:val="0"/>
          <w:sz w:val="24"/>
          <w:szCs w:val="24"/>
          <w:rtl/>
        </w:rPr>
      </w:pPr>
      <w:r w:rsidRPr="00E56613">
        <w:rPr>
          <w:rFonts w:ascii="David" w:eastAsia="Times New Roman" w:hAnsi="David" w:cs="David"/>
          <w:b/>
          <w:i/>
          <w:snapToGrid w:val="0"/>
          <w:sz w:val="24"/>
          <w:szCs w:val="24"/>
          <w:rtl/>
        </w:rPr>
        <w:t>לבדוק אם הקבלן מקיים התחייבויותיו עפ"י החוזה.</w:t>
      </w:r>
    </w:p>
    <w:p w14:paraId="28C660A7" w14:textId="77777777" w:rsidR="00E56613" w:rsidRPr="00E56613" w:rsidRDefault="00E56613" w:rsidP="00E56613">
      <w:pPr>
        <w:spacing w:before="120" w:beforeAutospacing="0" w:after="120" w:afterAutospacing="0" w:line="240" w:lineRule="auto"/>
        <w:ind w:left="1701"/>
        <w:jc w:val="both"/>
        <w:outlineLvl w:val="1"/>
        <w:rPr>
          <w:rFonts w:ascii="David" w:eastAsia="Times New Roman" w:hAnsi="David" w:cs="David"/>
          <w:b/>
          <w:i/>
          <w:snapToGrid w:val="0"/>
          <w:sz w:val="24"/>
          <w:szCs w:val="24"/>
          <w:rtl/>
        </w:rPr>
      </w:pPr>
    </w:p>
    <w:p w14:paraId="5D76BB09" w14:textId="77777777" w:rsidR="00E56613" w:rsidRPr="00E56613" w:rsidRDefault="00E56613" w:rsidP="00237720">
      <w:pPr>
        <w:numPr>
          <w:ilvl w:val="2"/>
          <w:numId w:val="23"/>
        </w:numPr>
        <w:spacing w:before="120" w:beforeAutospacing="0" w:after="120" w:afterAutospacing="0" w:line="240" w:lineRule="auto"/>
        <w:ind w:left="1701" w:hanging="737"/>
        <w:jc w:val="both"/>
        <w:outlineLvl w:val="1"/>
        <w:rPr>
          <w:rFonts w:ascii="David" w:eastAsia="Times New Roman" w:hAnsi="David" w:cs="David"/>
          <w:b/>
          <w:i/>
          <w:snapToGrid w:val="0"/>
          <w:sz w:val="24"/>
          <w:szCs w:val="24"/>
          <w:rtl/>
        </w:rPr>
      </w:pPr>
      <w:r w:rsidRPr="00E56613">
        <w:rPr>
          <w:rFonts w:ascii="David" w:eastAsia="Times New Roman" w:hAnsi="David" w:cs="David"/>
          <w:b/>
          <w:i/>
          <w:snapToGrid w:val="0"/>
          <w:sz w:val="24"/>
          <w:szCs w:val="24"/>
          <w:rtl/>
        </w:rPr>
        <w:t>להמציא לקבלן בכל עת במהלך בצוע העבודות הוראות ותכניות לבצוע העבודות.</w:t>
      </w:r>
    </w:p>
    <w:p w14:paraId="2EF23657" w14:textId="77777777" w:rsidR="00E56613" w:rsidRPr="00E56613" w:rsidRDefault="00E56613" w:rsidP="00E56613">
      <w:pPr>
        <w:spacing w:before="120" w:beforeAutospacing="0" w:after="120" w:afterAutospacing="0" w:line="240" w:lineRule="auto"/>
        <w:ind w:left="1701"/>
        <w:jc w:val="both"/>
        <w:outlineLvl w:val="1"/>
        <w:rPr>
          <w:rFonts w:ascii="David" w:eastAsia="Times New Roman" w:hAnsi="David" w:cs="David"/>
          <w:b/>
          <w:i/>
          <w:snapToGrid w:val="0"/>
          <w:sz w:val="24"/>
          <w:szCs w:val="24"/>
          <w:rtl/>
        </w:rPr>
      </w:pPr>
    </w:p>
    <w:p w14:paraId="1D1B7AEE" w14:textId="77777777" w:rsidR="00E56613" w:rsidRPr="00E56613" w:rsidRDefault="00E56613" w:rsidP="00237720">
      <w:pPr>
        <w:numPr>
          <w:ilvl w:val="2"/>
          <w:numId w:val="23"/>
        </w:numPr>
        <w:spacing w:before="120" w:beforeAutospacing="0" w:after="120" w:afterAutospacing="0" w:line="240" w:lineRule="auto"/>
        <w:ind w:left="1701" w:hanging="737"/>
        <w:jc w:val="both"/>
        <w:outlineLvl w:val="1"/>
        <w:rPr>
          <w:rFonts w:ascii="David" w:eastAsia="Times New Roman" w:hAnsi="David" w:cs="David"/>
          <w:b/>
          <w:i/>
          <w:snapToGrid w:val="0"/>
          <w:sz w:val="24"/>
          <w:szCs w:val="24"/>
          <w:rtl/>
        </w:rPr>
      </w:pPr>
      <w:r w:rsidRPr="00E56613">
        <w:rPr>
          <w:rFonts w:ascii="David" w:eastAsia="Times New Roman" w:hAnsi="David" w:cs="David"/>
          <w:b/>
          <w:i/>
          <w:snapToGrid w:val="0"/>
          <w:sz w:val="24"/>
          <w:szCs w:val="24"/>
          <w:rtl/>
        </w:rPr>
        <w:t>להנחות את הקבלן להאט או להחיש את קצב עבודתו ולשנות את סדר הביצוע, בכפוף לאישור המזמין מראש ובכתב.</w:t>
      </w:r>
    </w:p>
    <w:p w14:paraId="4247AF56" w14:textId="77777777" w:rsidR="00E56613" w:rsidRPr="00E56613" w:rsidRDefault="00E56613" w:rsidP="00E56613">
      <w:pPr>
        <w:spacing w:before="120" w:beforeAutospacing="0" w:after="120" w:afterAutospacing="0" w:line="240" w:lineRule="auto"/>
        <w:ind w:left="1701"/>
        <w:jc w:val="both"/>
        <w:outlineLvl w:val="1"/>
        <w:rPr>
          <w:rFonts w:ascii="David" w:eastAsia="Times New Roman" w:hAnsi="David" w:cs="David"/>
          <w:b/>
          <w:i/>
          <w:snapToGrid w:val="0"/>
          <w:sz w:val="24"/>
          <w:szCs w:val="24"/>
          <w:rtl/>
        </w:rPr>
      </w:pPr>
    </w:p>
    <w:p w14:paraId="531E5CE5" w14:textId="77777777" w:rsidR="00E56613" w:rsidRPr="00E56613" w:rsidRDefault="00E56613" w:rsidP="00237720">
      <w:pPr>
        <w:numPr>
          <w:ilvl w:val="2"/>
          <w:numId w:val="23"/>
        </w:numPr>
        <w:spacing w:before="120" w:beforeAutospacing="0" w:after="120" w:afterAutospacing="0" w:line="240" w:lineRule="auto"/>
        <w:ind w:left="1701" w:hanging="737"/>
        <w:jc w:val="both"/>
        <w:outlineLvl w:val="1"/>
        <w:rPr>
          <w:rFonts w:ascii="David" w:eastAsia="Times New Roman" w:hAnsi="David" w:cs="David"/>
          <w:b/>
          <w:i/>
          <w:snapToGrid w:val="0"/>
          <w:sz w:val="24"/>
          <w:szCs w:val="24"/>
          <w:rtl/>
        </w:rPr>
      </w:pPr>
      <w:r w:rsidRPr="00E56613">
        <w:rPr>
          <w:rFonts w:ascii="David" w:eastAsia="Times New Roman" w:hAnsi="David" w:cs="David"/>
          <w:b/>
          <w:i/>
          <w:snapToGrid w:val="0"/>
          <w:sz w:val="24"/>
          <w:szCs w:val="24"/>
          <w:rtl/>
        </w:rPr>
        <w:t>חוות דעתו של המפקח תהיה מכרעת בכל הנוגע לפירוש התכניות, המפרט המיוחד, המפרט הכללי, מסמכי הבקשה להיתר, והעבודות, אופן בצוען, טיבן ומועדי בצוען.</w:t>
      </w:r>
    </w:p>
    <w:p w14:paraId="4EDE912F" w14:textId="77777777" w:rsidR="00E56613" w:rsidRPr="00E56613" w:rsidRDefault="00E56613" w:rsidP="00E56613">
      <w:pPr>
        <w:spacing w:before="0" w:beforeAutospacing="0" w:after="0" w:afterAutospacing="0" w:line="240" w:lineRule="auto"/>
        <w:ind w:left="2140" w:right="2140" w:hanging="600"/>
        <w:jc w:val="both"/>
        <w:rPr>
          <w:rFonts w:ascii="David" w:eastAsia="Times New Roman" w:hAnsi="David" w:cs="David"/>
          <w:snapToGrid w:val="0"/>
          <w:sz w:val="24"/>
          <w:szCs w:val="24"/>
          <w:rtl/>
        </w:rPr>
      </w:pPr>
    </w:p>
    <w:p w14:paraId="4B74A9AA" w14:textId="77777777" w:rsidR="00E56613" w:rsidRPr="00E56613" w:rsidRDefault="00E56613" w:rsidP="00237720">
      <w:pPr>
        <w:numPr>
          <w:ilvl w:val="1"/>
          <w:numId w:val="23"/>
        </w:numPr>
        <w:spacing w:before="120" w:beforeAutospacing="0" w:after="120" w:afterAutospacing="0" w:line="240" w:lineRule="auto"/>
        <w:ind w:left="964" w:hanging="56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 xml:space="preserve">    הקבלן ישתף פעולה עם המפקח, יופיע לפגישות עמו במועד ובמקום שיקבע המפקח בלווית אותם בעלי מקצוע שידרוש המפקח, יעזור ויאפשר לו להיכנס בכל עת לאתר ולכל מקום אחר שבו נעשית עבודה כלשהי לבצוע החוזה (כולל בתי המלאכה) וכן לכל מקום שממנו מובאים חומרים, וישתף פעולה עם המפקח בכל דרך שתראה למפקח כמועילה לבצוע העבודות.</w:t>
      </w:r>
    </w:p>
    <w:p w14:paraId="559DC6AF" w14:textId="77777777" w:rsidR="00E56613" w:rsidRPr="00E56613" w:rsidRDefault="00E56613" w:rsidP="00E56613">
      <w:pPr>
        <w:spacing w:before="0" w:beforeAutospacing="0" w:after="0" w:afterAutospacing="0" w:line="240" w:lineRule="auto"/>
        <w:jc w:val="both"/>
        <w:rPr>
          <w:rFonts w:ascii="David" w:eastAsia="Times New Roman" w:hAnsi="David" w:cs="David"/>
          <w:snapToGrid w:val="0"/>
          <w:sz w:val="24"/>
          <w:szCs w:val="24"/>
          <w:rtl/>
        </w:rPr>
      </w:pPr>
    </w:p>
    <w:p w14:paraId="20DBFEF1" w14:textId="77777777" w:rsidR="00E56613" w:rsidRPr="00E56613" w:rsidRDefault="00E56613" w:rsidP="00237720">
      <w:pPr>
        <w:numPr>
          <w:ilvl w:val="1"/>
          <w:numId w:val="23"/>
        </w:numPr>
        <w:spacing w:before="120" w:beforeAutospacing="0" w:after="120" w:afterAutospacing="0" w:line="240" w:lineRule="auto"/>
        <w:ind w:left="964" w:hanging="56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 xml:space="preserve">   אין בסמכויות המוקנות למפקח וכל שימוש שיעשה בהן על ידו כדי לשחרר את הקבלן מאחריותו ומהתחייבויותיו לפי חוזה זה או לצמצמן.</w:t>
      </w:r>
    </w:p>
    <w:p w14:paraId="32D03573" w14:textId="77777777" w:rsidR="00E56613" w:rsidRPr="00E56613" w:rsidRDefault="00E56613" w:rsidP="00E56613">
      <w:pPr>
        <w:spacing w:before="0" w:beforeAutospacing="0" w:after="0" w:afterAutospacing="0" w:line="240" w:lineRule="auto"/>
        <w:ind w:left="2140" w:right="2140" w:hanging="600"/>
        <w:jc w:val="both"/>
        <w:rPr>
          <w:rFonts w:ascii="David" w:eastAsia="Times New Roman" w:hAnsi="David" w:cs="David"/>
          <w:snapToGrid w:val="0"/>
          <w:sz w:val="24"/>
          <w:szCs w:val="24"/>
          <w:rtl/>
        </w:rPr>
      </w:pPr>
    </w:p>
    <w:p w14:paraId="789F44B5" w14:textId="77777777" w:rsidR="00E56613" w:rsidRPr="00E56613" w:rsidRDefault="00E56613" w:rsidP="00237720">
      <w:pPr>
        <w:numPr>
          <w:ilvl w:val="1"/>
          <w:numId w:val="23"/>
        </w:numPr>
        <w:spacing w:before="120" w:beforeAutospacing="0" w:after="120" w:afterAutospacing="0" w:line="240" w:lineRule="auto"/>
        <w:ind w:left="964" w:hanging="56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 xml:space="preserve">   כל מעשה או מחדל של המפקח יחייבו את המזמין, אך זאת בתנאים המוקדמים שאם הוראה כאמור העלולה להביא למעשה או מחדל תראה לקבלן כבלתי סבירה, יודיע הקבלן למזמין על עמדתו זו בכתב לפני בצוע ההוראה, וכן בתנאי שהקבלן יבצע את ההוראות שתינתנה לו על ידי המפקח במקצועיות ובדייקנות וכן בתנאי שהקבלן בירר עם המפקח כל הוראה שאינה ברורה.</w:t>
      </w:r>
    </w:p>
    <w:p w14:paraId="111BBBFB" w14:textId="77777777" w:rsidR="00E56613" w:rsidRPr="00E56613" w:rsidRDefault="00E56613" w:rsidP="00E56613">
      <w:pPr>
        <w:spacing w:before="0" w:beforeAutospacing="0" w:after="0" w:afterAutospacing="0" w:line="240" w:lineRule="auto"/>
        <w:ind w:left="2140" w:right="2140" w:hanging="600"/>
        <w:jc w:val="both"/>
        <w:rPr>
          <w:rFonts w:ascii="David" w:eastAsia="Times New Roman" w:hAnsi="David" w:cs="David"/>
          <w:snapToGrid w:val="0"/>
          <w:sz w:val="24"/>
          <w:szCs w:val="24"/>
          <w:rtl/>
        </w:rPr>
      </w:pPr>
    </w:p>
    <w:p w14:paraId="70075922" w14:textId="77777777" w:rsidR="00D904AB" w:rsidRDefault="00E56613" w:rsidP="00D904AB">
      <w:pPr>
        <w:numPr>
          <w:ilvl w:val="1"/>
          <w:numId w:val="23"/>
        </w:numPr>
        <w:spacing w:before="120" w:beforeAutospacing="0" w:after="120" w:afterAutospacing="0" w:line="240" w:lineRule="auto"/>
        <w:ind w:left="964" w:hanging="567"/>
        <w:jc w:val="both"/>
        <w:outlineLvl w:val="1"/>
        <w:rPr>
          <w:rFonts w:ascii="David" w:eastAsia="Times New Roman" w:hAnsi="David" w:cs="David"/>
          <w:b/>
          <w:i/>
          <w:snapToGrid w:val="0"/>
          <w:sz w:val="26"/>
          <w:szCs w:val="24"/>
        </w:rPr>
      </w:pPr>
      <w:r w:rsidRPr="00E56613">
        <w:rPr>
          <w:rFonts w:ascii="David" w:eastAsia="Times New Roman" w:hAnsi="David" w:cs="David"/>
          <w:b/>
          <w:i/>
          <w:snapToGrid w:val="0"/>
          <w:sz w:val="26"/>
          <w:szCs w:val="24"/>
          <w:rtl/>
        </w:rPr>
        <w:t xml:space="preserve">   כל עוד לא הורה המזמין לקבלן אחרת, יהיה המפקח כאמור בנספח 3.1.1 ואולם במקרה ולא ימונה מפקח, וכן בכל עת אשר במהלכה לא יכהן בפועל מפקח, תהיינה למזמין כל סמכויות המפקח. </w:t>
      </w:r>
    </w:p>
    <w:p w14:paraId="64F35C18" w14:textId="77777777" w:rsidR="00D904AB" w:rsidRPr="00C24089" w:rsidRDefault="00D904AB" w:rsidP="00C24089">
      <w:pPr>
        <w:bidi w:val="0"/>
        <w:spacing w:before="0" w:beforeAutospacing="0" w:after="160" w:afterAutospacing="0" w:line="259" w:lineRule="auto"/>
        <w:rPr>
          <w:rFonts w:ascii="David" w:eastAsia="Times New Roman" w:hAnsi="David" w:cs="David"/>
          <w:b/>
          <w:i/>
          <w:snapToGrid w:val="0"/>
          <w:sz w:val="26"/>
          <w:szCs w:val="24"/>
          <w:rtl/>
        </w:rPr>
      </w:pPr>
      <w:r>
        <w:rPr>
          <w:rFonts w:ascii="David" w:eastAsia="Times New Roman" w:hAnsi="David" w:cs="David"/>
          <w:b/>
          <w:i/>
          <w:snapToGrid w:val="0"/>
          <w:sz w:val="26"/>
          <w:szCs w:val="24"/>
        </w:rPr>
        <w:br w:type="page"/>
      </w:r>
    </w:p>
    <w:p w14:paraId="6720F08A" w14:textId="77777777" w:rsidR="00E56613" w:rsidRPr="00E56613" w:rsidRDefault="00E56613" w:rsidP="00237720">
      <w:pPr>
        <w:numPr>
          <w:ilvl w:val="0"/>
          <w:numId w:val="23"/>
        </w:numPr>
        <w:spacing w:before="120" w:beforeAutospacing="0" w:after="120" w:afterAutospacing="0" w:line="240" w:lineRule="auto"/>
        <w:ind w:left="397" w:hanging="397"/>
        <w:jc w:val="both"/>
        <w:outlineLvl w:val="0"/>
        <w:rPr>
          <w:rFonts w:ascii="David" w:eastAsia="Times New Roman" w:hAnsi="David" w:cs="David"/>
          <w:b/>
          <w:bCs/>
          <w:snapToGrid w:val="0"/>
          <w:sz w:val="26"/>
          <w:szCs w:val="24"/>
          <w:u w:val="single"/>
          <w:rtl/>
        </w:rPr>
      </w:pPr>
      <w:r w:rsidRPr="00E56613">
        <w:rPr>
          <w:rFonts w:ascii="David" w:eastAsia="Times New Roman" w:hAnsi="David" w:cs="David"/>
          <w:b/>
          <w:bCs/>
          <w:snapToGrid w:val="0"/>
          <w:sz w:val="26"/>
          <w:szCs w:val="24"/>
          <w:u w:val="single"/>
          <w:rtl/>
        </w:rPr>
        <w:t xml:space="preserve">הצהרות הקבלן </w:t>
      </w:r>
    </w:p>
    <w:p w14:paraId="75B8C694" w14:textId="77777777" w:rsidR="00E56613" w:rsidRPr="00E56613" w:rsidRDefault="00E56613" w:rsidP="00237720">
      <w:pPr>
        <w:numPr>
          <w:ilvl w:val="1"/>
          <w:numId w:val="23"/>
        </w:numPr>
        <w:spacing w:before="120" w:beforeAutospacing="0" w:after="120" w:afterAutospacing="0" w:line="240" w:lineRule="auto"/>
        <w:ind w:left="964" w:hanging="56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 xml:space="preserve">   הקבלן מצהיר ומתחייב כי:</w:t>
      </w:r>
    </w:p>
    <w:p w14:paraId="4CA723E9" w14:textId="77777777" w:rsidR="00E56613" w:rsidRPr="00E56613" w:rsidRDefault="00E56613" w:rsidP="00E56613">
      <w:pPr>
        <w:spacing w:before="120" w:beforeAutospacing="0" w:after="120" w:afterAutospacing="0" w:line="240" w:lineRule="auto"/>
        <w:ind w:left="964"/>
        <w:jc w:val="both"/>
        <w:outlineLvl w:val="1"/>
        <w:rPr>
          <w:rFonts w:ascii="David" w:eastAsia="Times New Roman" w:hAnsi="David" w:cs="David"/>
          <w:b/>
          <w:i/>
          <w:snapToGrid w:val="0"/>
          <w:sz w:val="26"/>
          <w:szCs w:val="24"/>
        </w:rPr>
      </w:pPr>
      <w:r w:rsidRPr="00E56613">
        <w:rPr>
          <w:rFonts w:ascii="David" w:eastAsia="Times New Roman" w:hAnsi="David" w:cs="David"/>
          <w:b/>
          <w:i/>
          <w:snapToGrid w:val="0"/>
          <w:sz w:val="26"/>
          <w:szCs w:val="24"/>
          <w:rtl/>
        </w:rPr>
        <w:t>הינו קבלן רשום לפי חוק רישום קבלנים לעבודות הנדסה בנאיות תשכ"ט - 1969 באופן ובסיווג התואמים היקף העבודות וטיבן וכי ביצע עבודות בהיקפים דומים בעבר. העתק של רישיון הקבלן לעבודות הנדסה בנאיות יצורף לחוזה כנספח _3.1.17.</w:t>
      </w:r>
    </w:p>
    <w:p w14:paraId="43197D22" w14:textId="77777777" w:rsidR="00E56613" w:rsidRPr="00E56613" w:rsidRDefault="00E56613" w:rsidP="00E56613">
      <w:pPr>
        <w:spacing w:before="0" w:beforeAutospacing="0" w:after="0" w:afterAutospacing="0" w:line="240" w:lineRule="auto"/>
        <w:ind w:left="2140" w:right="2140" w:hanging="600"/>
        <w:jc w:val="both"/>
        <w:rPr>
          <w:rFonts w:ascii="David" w:eastAsia="Times New Roman" w:hAnsi="David" w:cs="David"/>
          <w:snapToGrid w:val="0"/>
          <w:sz w:val="24"/>
          <w:szCs w:val="24"/>
          <w:rtl/>
        </w:rPr>
      </w:pPr>
    </w:p>
    <w:p w14:paraId="43E252E0" w14:textId="77777777" w:rsidR="00E56613" w:rsidRPr="00E56613" w:rsidRDefault="00E56613" w:rsidP="00237720">
      <w:pPr>
        <w:numPr>
          <w:ilvl w:val="1"/>
          <w:numId w:val="23"/>
        </w:numPr>
        <w:spacing w:before="120" w:beforeAutospacing="0" w:after="120" w:afterAutospacing="0" w:line="240" w:lineRule="auto"/>
        <w:ind w:left="964" w:hanging="56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 xml:space="preserve">   קרא את החוזה לפני חתימתו, וכי החוזה על כל נספחיו כולל את כל הדרוש למילוי תנאיו.</w:t>
      </w:r>
    </w:p>
    <w:p w14:paraId="5C9226D4" w14:textId="77777777" w:rsidR="00E56613" w:rsidRPr="00E56613" w:rsidRDefault="00E56613" w:rsidP="00E56613">
      <w:pPr>
        <w:spacing w:before="0" w:beforeAutospacing="0" w:after="0" w:afterAutospacing="0" w:line="240" w:lineRule="auto"/>
        <w:ind w:left="2140" w:right="2140" w:hanging="600"/>
        <w:jc w:val="both"/>
        <w:rPr>
          <w:rFonts w:ascii="David" w:eastAsia="Times New Roman" w:hAnsi="David" w:cs="David"/>
          <w:snapToGrid w:val="0"/>
          <w:sz w:val="24"/>
          <w:szCs w:val="24"/>
        </w:rPr>
      </w:pPr>
    </w:p>
    <w:p w14:paraId="6DE8697B" w14:textId="77777777" w:rsidR="00E56613" w:rsidRPr="00E56613" w:rsidRDefault="00E56613" w:rsidP="00237720">
      <w:pPr>
        <w:numPr>
          <w:ilvl w:val="1"/>
          <w:numId w:val="23"/>
        </w:numPr>
        <w:spacing w:before="120" w:beforeAutospacing="0" w:after="120" w:afterAutospacing="0" w:line="240" w:lineRule="auto"/>
        <w:ind w:left="964" w:hanging="56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 xml:space="preserve">   ביקר באתר, בדקו והינו יודע את מצבו, את התנאים והנסיבות בהם יהיה עליו לבצע את העבודות ואת כל שאר הגורמים העלולים להשפיע על בצוע העבודות ועל קצב התקדמותן, לרבות - אך מבלי לגרוע מכלליות האמור - טיב הקרקע, התשתיות באזור, צנרת ומתקנים תת-קרקעיים, מפגעים ואלמנטים אחרים שיש לסלקם ו/או לעבוד במשנה זהירות בסמוך אליהם, התנהלותה של תנועה ערה של עוברים ושבים ואחרים בסביבת האתר וחובתו להתאים פעולותיו, כך שלא יפריעו לה, דרכי גישה לאתר ובאתר, מבנים סמוכים קיימים ומתוכננים הימצאותה של פסולת מעל ומתחת לפני השטח אשר עליו לסלקה, אתרי פינוי פסולת, מכיר את כל דרישות הרשויות בכלל והרשות המקומית בפרט וכל גורמים אחרים לרבות אלה המפורטים בנספח 3.1.1. ידוע ומוסכם עליו כי אין באזכורם או באי אזכורם של גורמים אלו או אחרים בנספח 3.1.1, שיש או שיכולה להיות להם השפעה על העבודות וקצב בצוען, כדי לגרוע מהצהרת הקבלן או מאחריותו על פי סעיף זה ו/או כדי לבסס דרישה כספית כלשהי או טענה כלשהי מצידו בדבר איחור כלשהו והוא מוותר בקשר לכך על כל טענה ו/או תביעה כלפי המזמין לרבות אך לא רק על יסוד טענת אי ידיעה ו/או אי הבנה כולל סטנדרט החומרים ורמת הספקים וקבלני המשנה.</w:t>
      </w:r>
    </w:p>
    <w:p w14:paraId="0823850E" w14:textId="77777777" w:rsidR="00E56613" w:rsidRPr="00E56613" w:rsidRDefault="00E56613" w:rsidP="00E56613">
      <w:pPr>
        <w:spacing w:before="0" w:beforeAutospacing="0" w:after="0" w:afterAutospacing="0" w:line="240" w:lineRule="auto"/>
        <w:ind w:left="2140" w:right="2140" w:hanging="600"/>
        <w:jc w:val="both"/>
        <w:rPr>
          <w:rFonts w:ascii="David" w:eastAsia="Times New Roman" w:hAnsi="David" w:cs="David"/>
          <w:snapToGrid w:val="0"/>
          <w:sz w:val="24"/>
          <w:szCs w:val="24"/>
          <w:rtl/>
        </w:rPr>
      </w:pPr>
    </w:p>
    <w:p w14:paraId="55B416D1" w14:textId="77777777" w:rsidR="00E56613" w:rsidRPr="00E56613" w:rsidRDefault="00E56613" w:rsidP="00237720">
      <w:pPr>
        <w:numPr>
          <w:ilvl w:val="1"/>
          <w:numId w:val="23"/>
        </w:numPr>
        <w:spacing w:before="120" w:beforeAutospacing="0" w:after="120" w:afterAutospacing="0" w:line="240" w:lineRule="auto"/>
        <w:ind w:left="964" w:hanging="567"/>
        <w:jc w:val="both"/>
        <w:outlineLvl w:val="1"/>
        <w:rPr>
          <w:rFonts w:ascii="David" w:eastAsia="Times New Roman" w:hAnsi="David" w:cs="David"/>
          <w:b/>
          <w:i/>
          <w:snapToGrid w:val="0"/>
          <w:sz w:val="26"/>
          <w:szCs w:val="24"/>
          <w:rtl/>
        </w:rPr>
      </w:pPr>
      <w:r w:rsidRPr="00E56613">
        <w:rPr>
          <w:rFonts w:ascii="David" w:eastAsia="Times New Roman" w:hAnsi="David" w:cs="David" w:hint="cs"/>
          <w:b/>
          <w:i/>
          <w:snapToGrid w:val="0"/>
          <w:sz w:val="26"/>
          <w:szCs w:val="24"/>
          <w:rtl/>
        </w:rPr>
        <w:t xml:space="preserve">     </w:t>
      </w:r>
      <w:r w:rsidRPr="00E56613">
        <w:rPr>
          <w:rFonts w:ascii="David" w:eastAsia="Times New Roman" w:hAnsi="David" w:cs="David"/>
          <w:b/>
          <w:i/>
          <w:snapToGrid w:val="0"/>
          <w:sz w:val="26"/>
          <w:szCs w:val="24"/>
          <w:rtl/>
        </w:rPr>
        <w:t>בדק ומצא את האתר במצבו הנוכחי "</w:t>
      </w:r>
      <w:r w:rsidRPr="00E56613">
        <w:rPr>
          <w:rFonts w:ascii="David" w:eastAsia="Times New Roman" w:hAnsi="David" w:cs="David"/>
          <w:b/>
          <w:i/>
          <w:snapToGrid w:val="0"/>
          <w:sz w:val="26"/>
          <w:szCs w:val="24"/>
        </w:rPr>
        <w:t>AS IS</w:t>
      </w:r>
      <w:r w:rsidRPr="00E56613">
        <w:rPr>
          <w:rFonts w:ascii="David" w:eastAsia="Times New Roman" w:hAnsi="David" w:cs="David"/>
          <w:b/>
          <w:i/>
          <w:snapToGrid w:val="0"/>
          <w:sz w:val="26"/>
          <w:szCs w:val="24"/>
          <w:rtl/>
        </w:rPr>
        <w:t>" כשהוא ראוי ומוכן לתחילת בצוע העבודות, וידוע לו כי עם תחילת ביצוע העבודות, יקבל קובץ ממוחשב המכיל קואורדינטות ארציות לסימון גבולותיו. כל עבודות המדידה והעמדת מבנים בפרויקט תבוצענה ע"י הקבלן ועל חשבונו.</w:t>
      </w:r>
    </w:p>
    <w:p w14:paraId="78DC3A9F" w14:textId="77777777" w:rsidR="00E56613" w:rsidRPr="00E56613" w:rsidRDefault="00E56613" w:rsidP="00237720">
      <w:pPr>
        <w:numPr>
          <w:ilvl w:val="1"/>
          <w:numId w:val="23"/>
        </w:numPr>
        <w:spacing w:before="120" w:beforeAutospacing="0" w:after="120" w:afterAutospacing="0" w:line="240" w:lineRule="auto"/>
        <w:ind w:left="964" w:hanging="567"/>
        <w:jc w:val="both"/>
        <w:outlineLvl w:val="1"/>
        <w:rPr>
          <w:rFonts w:ascii="David" w:eastAsia="Times New Roman" w:hAnsi="David" w:cs="David"/>
          <w:b/>
          <w:i/>
          <w:snapToGrid w:val="0"/>
          <w:sz w:val="26"/>
          <w:szCs w:val="24"/>
        </w:rPr>
      </w:pPr>
      <w:r w:rsidRPr="00E56613">
        <w:rPr>
          <w:rFonts w:ascii="David" w:eastAsia="Times New Roman" w:hAnsi="David" w:cs="David" w:hint="cs"/>
          <w:b/>
          <w:i/>
          <w:snapToGrid w:val="0"/>
          <w:sz w:val="26"/>
          <w:szCs w:val="24"/>
          <w:rtl/>
        </w:rPr>
        <w:t xml:space="preserve">    </w:t>
      </w:r>
      <w:r w:rsidRPr="00E56613">
        <w:rPr>
          <w:rFonts w:ascii="David" w:eastAsia="Times New Roman" w:hAnsi="David" w:cs="David"/>
          <w:b/>
          <w:i/>
          <w:snapToGrid w:val="0"/>
          <w:sz w:val="26"/>
          <w:szCs w:val="24"/>
          <w:rtl/>
        </w:rPr>
        <w:t>ידועים לו החומרים, כח האדם והאמצעים הנדרשים לבצוע העבודות בהתאם להוראות החוזה וכיצד ניתן לספקם והם נמצאים ברשותו או בהישג ידו לרבות קשר יעיל שוטף ותקין לספק אינטרנט, והינו מסוגל מכל הבחינות לבצע את העבודות בהתאם להוראות החוזה.</w:t>
      </w:r>
    </w:p>
    <w:p w14:paraId="33C1D8C7" w14:textId="77777777" w:rsidR="00E56613" w:rsidRPr="00E56613" w:rsidRDefault="00E56613" w:rsidP="00237720">
      <w:pPr>
        <w:numPr>
          <w:ilvl w:val="1"/>
          <w:numId w:val="23"/>
        </w:numPr>
        <w:spacing w:before="120" w:beforeAutospacing="0" w:after="120" w:afterAutospacing="0" w:line="240" w:lineRule="auto"/>
        <w:ind w:left="964" w:hanging="567"/>
        <w:jc w:val="both"/>
        <w:outlineLvl w:val="1"/>
        <w:rPr>
          <w:rFonts w:ascii="David" w:eastAsia="Times New Roman" w:hAnsi="David" w:cs="David"/>
          <w:b/>
          <w:i/>
          <w:snapToGrid w:val="0"/>
          <w:sz w:val="26"/>
          <w:szCs w:val="24"/>
          <w:rtl/>
        </w:rPr>
      </w:pPr>
    </w:p>
    <w:p w14:paraId="2EA61D3D" w14:textId="77777777" w:rsidR="00E56613" w:rsidRPr="00E56613" w:rsidRDefault="00E56613" w:rsidP="00237720">
      <w:pPr>
        <w:numPr>
          <w:ilvl w:val="2"/>
          <w:numId w:val="23"/>
        </w:numPr>
        <w:spacing w:before="120" w:beforeAutospacing="0" w:after="120" w:afterAutospacing="0" w:line="240" w:lineRule="auto"/>
        <w:ind w:left="1701" w:hanging="737"/>
        <w:jc w:val="both"/>
        <w:outlineLvl w:val="1"/>
        <w:rPr>
          <w:rFonts w:ascii="David" w:eastAsia="Times New Roman" w:hAnsi="David" w:cs="David"/>
          <w:b/>
          <w:i/>
          <w:snapToGrid w:val="0"/>
          <w:sz w:val="26"/>
          <w:szCs w:val="24"/>
        </w:rPr>
      </w:pPr>
      <w:r w:rsidRPr="00E56613">
        <w:rPr>
          <w:rFonts w:ascii="David" w:eastAsia="Times New Roman" w:hAnsi="David" w:cs="David"/>
          <w:b/>
          <w:i/>
          <w:snapToGrid w:val="0"/>
          <w:sz w:val="26"/>
          <w:szCs w:val="24"/>
          <w:rtl/>
        </w:rPr>
        <w:t>קיבל את כל ההסברים מהם יכול היה לקבל תמונה מספקת על פרטי העבודות והיקפן, הביא בחשבון שההסברים שקיבל אינם מהווים מפרטים מלאים, אולם הם היו מספיקים על מנת לתת לקבלן תמונה נאמנה של העבודות שעליו לבצע וכן די בהם כדי להביא בחשבון את כל הפרטים החסרים והנוספים שיחדיו יהוו מפרט מלא של העבודות.</w:t>
      </w:r>
    </w:p>
    <w:p w14:paraId="35BC89EC" w14:textId="77777777" w:rsidR="00E56613" w:rsidRPr="00E56613" w:rsidRDefault="00E56613" w:rsidP="00E56613">
      <w:pPr>
        <w:spacing w:before="0" w:beforeAutospacing="0" w:after="0" w:afterAutospacing="0" w:line="240" w:lineRule="auto"/>
        <w:ind w:left="1588" w:right="1588"/>
        <w:jc w:val="both"/>
        <w:outlineLvl w:val="2"/>
        <w:rPr>
          <w:rFonts w:ascii="David" w:eastAsia="Times New Roman" w:hAnsi="David" w:cs="David"/>
          <w:snapToGrid w:val="0"/>
          <w:sz w:val="26"/>
          <w:szCs w:val="24"/>
          <w:rtl/>
        </w:rPr>
      </w:pPr>
    </w:p>
    <w:p w14:paraId="1D03F7A1" w14:textId="77777777" w:rsidR="00E56613" w:rsidRPr="00E56613" w:rsidRDefault="00E56613" w:rsidP="00237720">
      <w:pPr>
        <w:numPr>
          <w:ilvl w:val="2"/>
          <w:numId w:val="23"/>
        </w:numPr>
        <w:spacing w:before="120" w:beforeAutospacing="0" w:after="120" w:afterAutospacing="0" w:line="240" w:lineRule="auto"/>
        <w:ind w:left="1701" w:hanging="73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ידוע לו כי הבקשה להיתר הבניה (גרמושקה) שתחייב אותו עפ"י חוזה זה הינה התכנית, כפי שתאושר בפועל ע"י רשויות התכנון ושתהיה מצורפת להיתר הבניה לרבות שינויים לתכנית הגשה זו ופיצולה לשלבים על כל הכרוך בכך ובתנאי שלא יהיו בה שינויים מהותיים לעומת תכנית ההגשה המצורפת כנספח 3.1.5 לחוזה. במקרה של שינויים מהותיים כאמור, יהיה זכאי הקבלן לתוספת תשלום, כפי שתקבע ע"י המפקח בהתאם לסעיף 22.4 להלן ובכפוף לאמור בסעיף 6.6.23 להלן. וזאת בכפיפה לכך שהשינוי יצדיק מתן תוספת עקב עבודה נוספת ועלויות נוספות לקבלן.</w:t>
      </w:r>
    </w:p>
    <w:p w14:paraId="3C3FAD9C" w14:textId="77777777" w:rsidR="00E56613" w:rsidRPr="00E56613" w:rsidRDefault="00E56613" w:rsidP="00237720">
      <w:pPr>
        <w:numPr>
          <w:ilvl w:val="1"/>
          <w:numId w:val="23"/>
        </w:numPr>
        <w:spacing w:before="120" w:beforeAutospacing="0" w:after="120" w:afterAutospacing="0" w:line="240" w:lineRule="auto"/>
        <w:ind w:left="964" w:hanging="567"/>
        <w:jc w:val="both"/>
        <w:outlineLvl w:val="1"/>
        <w:rPr>
          <w:rFonts w:ascii="David" w:eastAsia="Times New Roman" w:hAnsi="David" w:cs="David"/>
          <w:b/>
          <w:i/>
          <w:snapToGrid w:val="0"/>
          <w:sz w:val="26"/>
          <w:szCs w:val="24"/>
          <w:rtl/>
        </w:rPr>
      </w:pPr>
    </w:p>
    <w:p w14:paraId="71F41681" w14:textId="77777777" w:rsidR="00E56613" w:rsidRPr="00E56613" w:rsidRDefault="00E56613" w:rsidP="00237720">
      <w:pPr>
        <w:numPr>
          <w:ilvl w:val="2"/>
          <w:numId w:val="23"/>
        </w:numPr>
        <w:spacing w:before="120" w:beforeAutospacing="0" w:after="120" w:afterAutospacing="0" w:line="240" w:lineRule="auto"/>
        <w:ind w:left="1701" w:hanging="737"/>
        <w:jc w:val="both"/>
        <w:outlineLvl w:val="1"/>
        <w:rPr>
          <w:rFonts w:ascii="David" w:eastAsia="Times New Roman" w:hAnsi="David" w:cs="David"/>
          <w:b/>
          <w:i/>
          <w:snapToGrid w:val="0"/>
          <w:sz w:val="26"/>
          <w:szCs w:val="24"/>
        </w:rPr>
      </w:pPr>
      <w:r w:rsidRPr="00E56613">
        <w:rPr>
          <w:rFonts w:ascii="David" w:eastAsia="Times New Roman" w:hAnsi="David" w:cs="David"/>
          <w:snapToGrid w:val="0"/>
          <w:sz w:val="26"/>
          <w:szCs w:val="24"/>
          <w:rtl/>
        </w:rPr>
        <w:t>קיבל תכניות עבודה ומפרטים המאפשרים את התחלת בצוע</w:t>
      </w:r>
      <w:r w:rsidRPr="00E56613">
        <w:rPr>
          <w:rFonts w:ascii="David" w:eastAsia="Times New Roman" w:hAnsi="David" w:cs="David"/>
          <w:b/>
          <w:i/>
          <w:snapToGrid w:val="0"/>
          <w:sz w:val="26"/>
          <w:szCs w:val="24"/>
          <w:rtl/>
        </w:rPr>
        <w:t xml:space="preserve"> העבודות.</w:t>
      </w:r>
    </w:p>
    <w:p w14:paraId="3C105517" w14:textId="77777777" w:rsidR="00E56613" w:rsidRPr="00E56613" w:rsidRDefault="00E56613" w:rsidP="00237720">
      <w:pPr>
        <w:numPr>
          <w:ilvl w:val="2"/>
          <w:numId w:val="23"/>
        </w:numPr>
        <w:spacing w:before="120" w:beforeAutospacing="0" w:after="120" w:afterAutospacing="0" w:line="240" w:lineRule="auto"/>
        <w:ind w:left="1701" w:hanging="73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 xml:space="preserve">בכפוף למותנה בסעיף 5.7.8 להלן, על המזמין לספק לקבלן באמצעות המפקח, את מסמכי התכנון עד לא יאוחר מהמועד, שלפי קביעת המפקח, יאפשר ביצוע העבודות במועדן המאוחר עפ"י לוח הזמנים המפורט, בכפוף לאספקת המידע והתכניות שבאחריות מתכנני ויועצי הקבלן הנזכרים בסעיף 5.7.8 להלן במועד סביר מראש, למזמין. ואולם כל עוד לא מונה מפקח, הקבלן מתחייב לפנות ישירות ליועצים על מנת לקבל מהם התכניות הדרושות, ורק במקרה של אי שיתוף פעולה מצד היועצים, יפנה הקבלן למזמין לצורך זירוז היועצים. המזמין רשאי אך לא חייב, להורות לקבלן לפנות ישירות למתכננים במועד הנדרש לקבלת תכניות ביצוע, נתונים חסרים והבהרות ולתאם בין המתכננים במקרים של חוסר התאמה בין תכניותיהם. בכל מקרה בו קיבל הקבלן הנחיות ישירות מהמתכננים ולדעתו יש ביישום הנחיות אלה או כל חלק מהן משום סתירה עם מסמך ממסמכי החוזה, עליו להודיע על כך מיד למזמין ולקבל את אישורו ליישום כאמור. </w:t>
      </w:r>
    </w:p>
    <w:p w14:paraId="599D2181" w14:textId="77777777" w:rsidR="00E56613" w:rsidRPr="00E56613" w:rsidRDefault="00E56613" w:rsidP="00E56613">
      <w:pPr>
        <w:spacing w:before="0" w:beforeAutospacing="0" w:after="0" w:afterAutospacing="0" w:line="240" w:lineRule="auto"/>
        <w:ind w:left="3140" w:right="3140" w:hanging="1000"/>
        <w:jc w:val="both"/>
        <w:rPr>
          <w:rFonts w:ascii="David" w:eastAsia="Times New Roman" w:hAnsi="David" w:cs="David"/>
          <w:snapToGrid w:val="0"/>
          <w:sz w:val="24"/>
          <w:szCs w:val="24"/>
          <w:rtl/>
        </w:rPr>
      </w:pPr>
    </w:p>
    <w:p w14:paraId="7C1B3D02" w14:textId="77777777" w:rsidR="00E56613" w:rsidRPr="00E56613" w:rsidRDefault="00E56613" w:rsidP="00237720">
      <w:pPr>
        <w:numPr>
          <w:ilvl w:val="2"/>
          <w:numId w:val="23"/>
        </w:numPr>
        <w:spacing w:before="120" w:beforeAutospacing="0" w:after="120" w:afterAutospacing="0" w:line="240" w:lineRule="auto"/>
        <w:ind w:left="1701" w:hanging="73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על הקבלן להגיש למפקח סמוך לאחר חתימת חוזה זה הצעה לגבי רשימת מסמכי התכנון הנדרשים לו לבצוע העבודות והמועדים לאספקתם, ככל שאלה לא צורפו כנספחים לחוזה עובר לחתימתו. המפקח יהיה הקובע בלעדית מהם מסמכי התכנון ומועדי אספקתם הנדרשים לבצוע העבודות לפי לוח הזמנים.</w:t>
      </w:r>
    </w:p>
    <w:p w14:paraId="3C006C30" w14:textId="77777777" w:rsidR="00E56613" w:rsidRPr="00E56613" w:rsidRDefault="00E56613" w:rsidP="00E56613">
      <w:pPr>
        <w:tabs>
          <w:tab w:val="num" w:pos="1366"/>
        </w:tabs>
        <w:spacing w:before="0" w:beforeAutospacing="0" w:after="0" w:afterAutospacing="0" w:line="240" w:lineRule="auto"/>
        <w:ind w:left="1224" w:right="3140" w:hanging="1000"/>
        <w:jc w:val="both"/>
        <w:rPr>
          <w:rFonts w:ascii="David" w:eastAsia="Times New Roman" w:hAnsi="David" w:cs="David"/>
          <w:snapToGrid w:val="0"/>
          <w:sz w:val="24"/>
          <w:szCs w:val="24"/>
          <w:rtl/>
        </w:rPr>
      </w:pPr>
    </w:p>
    <w:p w14:paraId="77434E04" w14:textId="77777777" w:rsidR="00E56613" w:rsidRPr="00E56613" w:rsidRDefault="00E56613" w:rsidP="00237720">
      <w:pPr>
        <w:numPr>
          <w:ilvl w:val="2"/>
          <w:numId w:val="23"/>
        </w:numPr>
        <w:spacing w:before="120" w:beforeAutospacing="0" w:after="120" w:afterAutospacing="0" w:line="240" w:lineRule="auto"/>
        <w:ind w:left="1701" w:hanging="73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אי אספקת מסמך תכנון ע"י המזמין במועד שנקבע ע"י המפקח לא תיחשב כהפרת החוזה אולם אפשר שתובא בחשבון ע"י המפקח כגורם המצדיק איחור בבצוע העבודות, ובלבד שאם סופק מסמך תכנון עשרה ימים לפני הבצוע בפועל של אותו חלק של העבודות שמסמך התכנון מתיחס אליו יחשב מסמך התכנון כמוגש לקבלן במועד אף אם הוגש שלא במועד שנקבע להגשתו.</w:t>
      </w:r>
    </w:p>
    <w:p w14:paraId="6C14F4D3" w14:textId="77777777" w:rsidR="00E56613" w:rsidRPr="00E56613" w:rsidRDefault="00E56613" w:rsidP="00E56613">
      <w:pPr>
        <w:tabs>
          <w:tab w:val="num" w:pos="1366"/>
        </w:tabs>
        <w:spacing w:before="0" w:beforeAutospacing="0" w:after="0" w:afterAutospacing="0" w:line="240" w:lineRule="auto"/>
        <w:ind w:left="1224" w:right="2140" w:hanging="600"/>
        <w:jc w:val="both"/>
        <w:rPr>
          <w:rFonts w:ascii="David" w:eastAsia="Times New Roman" w:hAnsi="David" w:cs="David"/>
          <w:snapToGrid w:val="0"/>
          <w:sz w:val="24"/>
          <w:szCs w:val="24"/>
          <w:rtl/>
        </w:rPr>
      </w:pPr>
    </w:p>
    <w:p w14:paraId="7B0128C7" w14:textId="77777777" w:rsidR="00E56613" w:rsidRPr="00E56613" w:rsidRDefault="00E56613" w:rsidP="00237720">
      <w:pPr>
        <w:numPr>
          <w:ilvl w:val="2"/>
          <w:numId w:val="23"/>
        </w:numPr>
        <w:spacing w:before="120" w:beforeAutospacing="0" w:after="120" w:afterAutospacing="0" w:line="240" w:lineRule="auto"/>
        <w:ind w:left="1701" w:hanging="737"/>
        <w:jc w:val="both"/>
        <w:outlineLvl w:val="1"/>
        <w:rPr>
          <w:rFonts w:ascii="David" w:eastAsia="Times New Roman" w:hAnsi="David" w:cs="David"/>
          <w:b/>
          <w:i/>
          <w:snapToGrid w:val="0"/>
          <w:sz w:val="26"/>
          <w:szCs w:val="24"/>
          <w:rtl/>
        </w:rPr>
      </w:pPr>
      <w:r w:rsidRPr="00E56613">
        <w:rPr>
          <w:rFonts w:ascii="David" w:eastAsia="Times New Roman" w:hAnsi="David" w:cs="David"/>
          <w:snapToGrid w:val="0"/>
          <w:sz w:val="26"/>
          <w:szCs w:val="24"/>
          <w:rtl/>
        </w:rPr>
        <w:t>אין באמור לעיל כדי לגרוע מזכות המזמין ו/או המפקח להוסיף</w:t>
      </w:r>
      <w:r w:rsidRPr="00E56613">
        <w:rPr>
          <w:rFonts w:ascii="David" w:eastAsia="Times New Roman" w:hAnsi="David" w:cs="David"/>
          <w:b/>
          <w:i/>
          <w:snapToGrid w:val="0"/>
          <w:sz w:val="26"/>
          <w:szCs w:val="24"/>
          <w:rtl/>
        </w:rPr>
        <w:t xml:space="preserve"> מעת לעת תוך כדי ביצוע העבודות ובהתאם לקצב התקדמותן הוראות נוספות לרבות מסמכי תכנון וביאורים לפי הצורך, על אלה שפורטו על ידי המפקח כאמור בסעיף 5.7.4 לעיל, והקבלן מתחייב לבצע את העבודות בהתאם לאותן הוראות, תכניות ובאורים, מבלי שיהא זכאי לתוספת תשלום בשל כך.</w:t>
      </w:r>
    </w:p>
    <w:p w14:paraId="76864A4F" w14:textId="77777777" w:rsidR="00E56613" w:rsidRPr="00E56613" w:rsidRDefault="00E56613" w:rsidP="00E56613">
      <w:pPr>
        <w:tabs>
          <w:tab w:val="num" w:pos="1366"/>
          <w:tab w:val="right" w:pos="6880"/>
        </w:tabs>
        <w:spacing w:before="0" w:beforeAutospacing="0" w:after="0" w:afterAutospacing="0" w:line="240" w:lineRule="auto"/>
        <w:ind w:left="1224" w:right="3140" w:hanging="1600"/>
        <w:jc w:val="both"/>
        <w:rPr>
          <w:rFonts w:ascii="David" w:eastAsia="Times New Roman" w:hAnsi="David" w:cs="David"/>
          <w:snapToGrid w:val="0"/>
          <w:sz w:val="24"/>
          <w:szCs w:val="24"/>
          <w:rtl/>
        </w:rPr>
      </w:pPr>
    </w:p>
    <w:p w14:paraId="18DDA7D2" w14:textId="77777777" w:rsidR="00E56613" w:rsidRPr="00E56613" w:rsidRDefault="00E56613" w:rsidP="00237720">
      <w:pPr>
        <w:numPr>
          <w:ilvl w:val="2"/>
          <w:numId w:val="23"/>
        </w:numPr>
        <w:spacing w:before="120" w:beforeAutospacing="0" w:after="120" w:afterAutospacing="0" w:line="240" w:lineRule="auto"/>
        <w:ind w:left="1701" w:hanging="73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מאחר ולא קיימת אפשרות טכנית לתאר כל פרט ופרט מן השאלות הטכניות שתתעוררנה במהלך ביצוע העבודות, ובשים לב לכך שחלק מהתכניות עדיין אינו מוכן בשלב זה, ואלה תצורפנה לחוזה בעתיד, מוסכם בין הצדדים שכל שאלה שתתעורר עקב זאת, תיפתר בעת מהלך העבודה ע"י המפקח וכל הוראה שתינתן על ידו תיחשב כאילו פורטה בחוזה מראש. עוד מובהר כי האמור בסעיף זה כבר נכלל ע"י הצדדים במחיר הכולל כהגדרתו בסעיף 6 להלן, והקבלן לא יהיה זכאי לכל תמורה ו/או תשלום נוסף בקשר לכך.</w:t>
      </w:r>
    </w:p>
    <w:p w14:paraId="0A7BE528" w14:textId="77777777" w:rsidR="00E56613" w:rsidRPr="00E56613" w:rsidRDefault="00E56613" w:rsidP="00E56613">
      <w:pPr>
        <w:tabs>
          <w:tab w:val="num" w:pos="1366"/>
        </w:tabs>
        <w:spacing w:before="120" w:beforeAutospacing="0" w:after="0" w:afterAutospacing="0" w:line="240" w:lineRule="auto"/>
        <w:ind w:left="1224"/>
        <w:jc w:val="both"/>
        <w:outlineLvl w:val="2"/>
        <w:rPr>
          <w:rFonts w:ascii="David" w:eastAsia="Times New Roman" w:hAnsi="David" w:cs="David"/>
          <w:snapToGrid w:val="0"/>
          <w:sz w:val="26"/>
          <w:szCs w:val="24"/>
          <w:rtl/>
        </w:rPr>
      </w:pPr>
    </w:p>
    <w:p w14:paraId="4E12D60B" w14:textId="77777777" w:rsidR="00E56613" w:rsidRPr="00E56613" w:rsidRDefault="00E56613" w:rsidP="00237720">
      <w:pPr>
        <w:numPr>
          <w:ilvl w:val="2"/>
          <w:numId w:val="23"/>
        </w:numPr>
        <w:spacing w:before="120" w:beforeAutospacing="0" w:after="120" w:afterAutospacing="0" w:line="240" w:lineRule="auto"/>
        <w:ind w:left="1701" w:hanging="737"/>
        <w:jc w:val="both"/>
        <w:outlineLvl w:val="1"/>
        <w:rPr>
          <w:rFonts w:ascii="David" w:eastAsia="Times New Roman" w:hAnsi="David" w:cs="David"/>
          <w:b/>
          <w:i/>
          <w:snapToGrid w:val="0"/>
          <w:sz w:val="26"/>
          <w:szCs w:val="24"/>
          <w:rtl/>
        </w:rPr>
      </w:pPr>
      <w:r w:rsidRPr="00E56613">
        <w:rPr>
          <w:rFonts w:ascii="David" w:eastAsia="Times New Roman" w:hAnsi="David" w:cs="David"/>
          <w:snapToGrid w:val="0"/>
          <w:sz w:val="26"/>
          <w:szCs w:val="24"/>
          <w:rtl/>
        </w:rPr>
        <w:t>על אף האמור בסעיף 5.7.3 לעיל מוסכם ומובהר בזאת כי</w:t>
      </w:r>
      <w:r w:rsidRPr="00E56613">
        <w:rPr>
          <w:rFonts w:ascii="David" w:eastAsia="Times New Roman" w:hAnsi="David" w:cs="David"/>
          <w:b/>
          <w:i/>
          <w:snapToGrid w:val="0"/>
          <w:sz w:val="26"/>
          <w:szCs w:val="24"/>
          <w:rtl/>
        </w:rPr>
        <w:t xml:space="preserve"> המזמין לא יספק בכל מקרה מסמכי תכנון מפורט בקשר למפורט להלן, ועל הקבלן להעסיק מתכננים, על </w:t>
      </w:r>
      <w:r w:rsidRPr="00E56613">
        <w:rPr>
          <w:rFonts w:ascii="David" w:eastAsia="Times New Roman" w:hAnsi="David" w:cs="David"/>
          <w:snapToGrid w:val="0"/>
          <w:sz w:val="26"/>
          <w:szCs w:val="24"/>
          <w:rtl/>
        </w:rPr>
        <w:t>חשבונו ובאחריותו (שלא ייפסלו ע"י המזמין) ולהכין את התכנון והתכניות</w:t>
      </w:r>
      <w:r w:rsidRPr="00E56613">
        <w:rPr>
          <w:rFonts w:ascii="David" w:eastAsia="Times New Roman" w:hAnsi="David" w:cs="David"/>
          <w:b/>
          <w:i/>
          <w:snapToGrid w:val="0"/>
          <w:sz w:val="26"/>
          <w:szCs w:val="24"/>
          <w:rtl/>
        </w:rPr>
        <w:t xml:space="preserve"> המפורטות בנספח 3.1.1.</w:t>
      </w:r>
    </w:p>
    <w:p w14:paraId="43AA4BC6" w14:textId="77777777" w:rsidR="00E56613" w:rsidRPr="00E56613" w:rsidRDefault="00E56613" w:rsidP="00E56613">
      <w:pPr>
        <w:spacing w:before="0" w:beforeAutospacing="0" w:after="0" w:afterAutospacing="0" w:line="240" w:lineRule="auto"/>
        <w:ind w:left="1701"/>
        <w:jc w:val="both"/>
        <w:rPr>
          <w:rFonts w:ascii="David" w:eastAsia="Times New Roman" w:hAnsi="David" w:cs="David"/>
          <w:snapToGrid w:val="0"/>
          <w:sz w:val="24"/>
          <w:szCs w:val="24"/>
          <w:rtl/>
        </w:rPr>
      </w:pPr>
      <w:r w:rsidRPr="00E56613">
        <w:rPr>
          <w:rFonts w:ascii="David" w:eastAsia="Times New Roman" w:hAnsi="David" w:cs="David"/>
          <w:snapToGrid w:val="0"/>
          <w:sz w:val="24"/>
          <w:szCs w:val="24"/>
          <w:rtl/>
        </w:rPr>
        <w:t>הקבלן מתחייב להגיש התכניות הנ"ל לאישור המזמין, המפקח והיועצים אשר רשאים לדרוש ביצוע תיקונים בתכניות וכן רשאים לפסול אלמנטים המוצעים ע"י הקבלן ו/או מי מטעמו והקבלן יישא באחריות המלאה והבלעדית בכל הכרוך בתכניות אלה. המתכננים יחתמו בפני רשויות התכנון כאחראים לתכנון ולביקורת ו/או כעורכי הבקשה בתחומם, ככל שיידרש ע"י המזמין.</w:t>
      </w:r>
    </w:p>
    <w:p w14:paraId="7729B45B" w14:textId="77777777" w:rsidR="00E56613" w:rsidRPr="00E56613" w:rsidRDefault="00E56613" w:rsidP="00E56613">
      <w:pPr>
        <w:spacing w:before="0" w:beforeAutospacing="0" w:after="0" w:afterAutospacing="0" w:line="240" w:lineRule="auto"/>
        <w:ind w:left="1701"/>
        <w:jc w:val="both"/>
        <w:rPr>
          <w:rFonts w:ascii="David" w:eastAsia="Times New Roman" w:hAnsi="David" w:cs="David"/>
          <w:snapToGrid w:val="0"/>
          <w:sz w:val="24"/>
          <w:szCs w:val="24"/>
          <w:rtl/>
        </w:rPr>
      </w:pPr>
    </w:p>
    <w:p w14:paraId="15F90790" w14:textId="77777777" w:rsidR="00E56613" w:rsidRPr="00E56613" w:rsidRDefault="00E56613" w:rsidP="00237720">
      <w:pPr>
        <w:numPr>
          <w:ilvl w:val="2"/>
          <w:numId w:val="23"/>
        </w:numPr>
        <w:spacing w:before="120" w:beforeAutospacing="0" w:after="120" w:afterAutospacing="0" w:line="240" w:lineRule="auto"/>
        <w:ind w:left="1701" w:hanging="73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הקבלן רשאי להמציא לאישור מוקדם של המזמין ויועציו, מסמכי תכנון חלופיים לאלה שהומצאו לו. אין באמור כדי לגרוע מזכות המזמין ו/או יועציו שלא לאשר ו/או לאשר בתנאים, מסמכי תכנון חלופיים אלה.</w:t>
      </w:r>
    </w:p>
    <w:p w14:paraId="0DA3E693" w14:textId="77777777" w:rsidR="00E56613" w:rsidRPr="00E56613" w:rsidRDefault="00E56613" w:rsidP="00E56613">
      <w:pPr>
        <w:spacing w:before="120" w:beforeAutospacing="0" w:after="120" w:afterAutospacing="0" w:line="240" w:lineRule="auto"/>
        <w:ind w:left="964"/>
        <w:jc w:val="both"/>
        <w:outlineLvl w:val="1"/>
        <w:rPr>
          <w:rFonts w:ascii="David" w:eastAsia="Times New Roman" w:hAnsi="David" w:cs="David"/>
          <w:b/>
          <w:i/>
          <w:snapToGrid w:val="0"/>
          <w:sz w:val="26"/>
          <w:szCs w:val="24"/>
        </w:rPr>
      </w:pPr>
    </w:p>
    <w:p w14:paraId="63D13EE9" w14:textId="77777777" w:rsidR="00E56613" w:rsidRPr="00E56613" w:rsidRDefault="00E56613" w:rsidP="00237720">
      <w:pPr>
        <w:numPr>
          <w:ilvl w:val="2"/>
          <w:numId w:val="23"/>
        </w:numPr>
        <w:spacing w:before="120" w:beforeAutospacing="0" w:after="120" w:afterAutospacing="0" w:line="240" w:lineRule="auto"/>
        <w:ind w:left="1701" w:hanging="737"/>
        <w:jc w:val="both"/>
        <w:outlineLvl w:val="1"/>
        <w:rPr>
          <w:rFonts w:ascii="David" w:eastAsia="Times New Roman" w:hAnsi="David" w:cs="David"/>
          <w:b/>
          <w:i/>
          <w:snapToGrid w:val="0"/>
          <w:sz w:val="24"/>
          <w:szCs w:val="24"/>
          <w:rtl/>
        </w:rPr>
      </w:pPr>
      <w:r w:rsidRPr="00E56613">
        <w:rPr>
          <w:rFonts w:ascii="David" w:eastAsia="Times New Roman" w:hAnsi="David" w:cs="David"/>
          <w:b/>
          <w:i/>
          <w:snapToGrid w:val="0"/>
          <w:sz w:val="26"/>
          <w:szCs w:val="24"/>
          <w:rtl/>
        </w:rPr>
        <w:t>באחריות הקבלן לוודא התאמה בין מסמכי התכנון של המתכננים והיועצים לבין עצמם לרבות בינם לבין התכניות שיוכנו באחריותו כאמור בסעיף 5.7.8 לעיל, בינם לבין ההיתר ותנאיו וכן בין תכניות המכר המצורפות לחוזי המכר שבין המזמין לרוכשים לבין ההיתר והתכניות לביצוע. כל שינוי שיהיה צורך לבצע בשל אי התאמה בין התכניות כאמור לבין עצמן יחול על הקבלן. באחריות הקבלן לתאם התכנון שלו מול כל מתכנני ויועצי המזמין ואלה של הרשויות הרלוונטיות.</w:t>
      </w:r>
    </w:p>
    <w:p w14:paraId="6D67629C" w14:textId="77777777" w:rsidR="00E56613" w:rsidRPr="00E56613" w:rsidRDefault="00E56613" w:rsidP="00E56613">
      <w:pPr>
        <w:spacing w:before="120" w:beforeAutospacing="0" w:after="120" w:afterAutospacing="0" w:line="240" w:lineRule="auto"/>
        <w:jc w:val="both"/>
        <w:outlineLvl w:val="1"/>
        <w:rPr>
          <w:rFonts w:ascii="David" w:eastAsia="Times New Roman" w:hAnsi="David" w:cs="David"/>
          <w:b/>
          <w:i/>
          <w:snapToGrid w:val="0"/>
          <w:sz w:val="24"/>
          <w:szCs w:val="24"/>
        </w:rPr>
      </w:pPr>
    </w:p>
    <w:p w14:paraId="323EDF14" w14:textId="77777777" w:rsidR="00E56613" w:rsidRPr="00E56613" w:rsidRDefault="00E56613" w:rsidP="00237720">
      <w:pPr>
        <w:numPr>
          <w:ilvl w:val="2"/>
          <w:numId w:val="23"/>
        </w:numPr>
        <w:spacing w:before="120" w:beforeAutospacing="0" w:after="120" w:afterAutospacing="0" w:line="240" w:lineRule="auto"/>
        <w:ind w:left="1701" w:hanging="73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אין לקבלן רשות להשתמש במסמכי התכנון לצורך אחר פרט לשם ביצוע העבודות עפ"י החוזה.</w:t>
      </w:r>
    </w:p>
    <w:p w14:paraId="3100C507" w14:textId="77777777" w:rsidR="00E56613" w:rsidRPr="00E56613" w:rsidRDefault="00E56613" w:rsidP="00E56613">
      <w:pPr>
        <w:spacing w:before="120" w:beforeAutospacing="0" w:after="120" w:afterAutospacing="0" w:line="240" w:lineRule="auto"/>
        <w:jc w:val="both"/>
        <w:outlineLvl w:val="1"/>
        <w:rPr>
          <w:rFonts w:ascii="David" w:eastAsia="Times New Roman" w:hAnsi="David" w:cs="David"/>
          <w:b/>
          <w:i/>
          <w:snapToGrid w:val="0"/>
          <w:sz w:val="26"/>
          <w:szCs w:val="24"/>
        </w:rPr>
      </w:pPr>
    </w:p>
    <w:p w14:paraId="05937151" w14:textId="77777777" w:rsidR="00E56613" w:rsidRPr="00E56613" w:rsidRDefault="00E56613" w:rsidP="00237720">
      <w:pPr>
        <w:numPr>
          <w:ilvl w:val="1"/>
          <w:numId w:val="23"/>
        </w:numPr>
        <w:spacing w:before="120" w:beforeAutospacing="0" w:after="120" w:afterAutospacing="0" w:line="240" w:lineRule="auto"/>
        <w:ind w:left="964" w:hanging="567"/>
        <w:jc w:val="both"/>
        <w:outlineLvl w:val="1"/>
        <w:rPr>
          <w:rFonts w:ascii="David" w:eastAsia="Times New Roman" w:hAnsi="David" w:cs="David"/>
          <w:b/>
          <w:i/>
          <w:snapToGrid w:val="0"/>
          <w:sz w:val="26"/>
          <w:szCs w:val="24"/>
          <w:rtl/>
        </w:rPr>
      </w:pPr>
      <w:r w:rsidRPr="00E56613">
        <w:rPr>
          <w:rFonts w:ascii="David" w:eastAsia="Times New Roman" w:hAnsi="David" w:cs="David" w:hint="cs"/>
          <w:b/>
          <w:i/>
          <w:snapToGrid w:val="0"/>
          <w:sz w:val="26"/>
          <w:szCs w:val="24"/>
          <w:rtl/>
        </w:rPr>
        <w:t xml:space="preserve">     </w:t>
      </w:r>
      <w:r w:rsidRPr="00E56613">
        <w:rPr>
          <w:rFonts w:ascii="David" w:eastAsia="Times New Roman" w:hAnsi="David" w:cs="David"/>
          <w:b/>
          <w:i/>
          <w:snapToGrid w:val="0"/>
          <w:sz w:val="26"/>
          <w:szCs w:val="24"/>
          <w:rtl/>
        </w:rPr>
        <w:t>על אף האמור בסעיף 5.7 לעיל, לבצוע העבודות ישמשו מסמכי התכנון אך ורק אם נשאו חותמת "לבצוע" של המפקח או נציג המזמין במידה ולא מונה, שכן מסמכי התכנון שצורפו כנספחים לחוזה הינם עקרוניים בלבד. קיבל הקבלן מסמכי תכנון שאינם נושאים חותמת "לבצוע", עליו להפנות מיד תשומת לב המפקח לכך ולנהוג לפי הוראותיו.</w:t>
      </w:r>
    </w:p>
    <w:p w14:paraId="046EE6C1" w14:textId="77777777" w:rsidR="00E56613" w:rsidRPr="00E56613" w:rsidRDefault="00E56613" w:rsidP="00237720">
      <w:pPr>
        <w:numPr>
          <w:ilvl w:val="1"/>
          <w:numId w:val="23"/>
        </w:numPr>
        <w:spacing w:before="120" w:beforeAutospacing="0" w:after="120" w:afterAutospacing="0" w:line="240" w:lineRule="auto"/>
        <w:ind w:left="964" w:hanging="567"/>
        <w:jc w:val="both"/>
        <w:outlineLvl w:val="1"/>
        <w:rPr>
          <w:rFonts w:ascii="David" w:eastAsia="Times New Roman" w:hAnsi="David" w:cs="David"/>
          <w:b/>
          <w:i/>
          <w:snapToGrid w:val="0"/>
          <w:sz w:val="26"/>
          <w:szCs w:val="24"/>
          <w:rtl/>
        </w:rPr>
      </w:pPr>
      <w:r w:rsidRPr="00E56613">
        <w:rPr>
          <w:rFonts w:ascii="David" w:eastAsia="Times New Roman" w:hAnsi="David" w:cs="David" w:hint="cs"/>
          <w:b/>
          <w:i/>
          <w:snapToGrid w:val="0"/>
          <w:sz w:val="26"/>
          <w:szCs w:val="24"/>
          <w:rtl/>
        </w:rPr>
        <w:t xml:space="preserve">    </w:t>
      </w:r>
      <w:r w:rsidRPr="00E56613">
        <w:rPr>
          <w:rFonts w:ascii="David" w:eastAsia="Times New Roman" w:hAnsi="David" w:cs="David"/>
          <w:b/>
          <w:i/>
          <w:snapToGrid w:val="0"/>
          <w:sz w:val="26"/>
          <w:szCs w:val="24"/>
          <w:rtl/>
        </w:rPr>
        <w:t>להעביר לאישור המזמין פרטי כל קבלני המשנה עד לא יאוחר מ-3 חודשים ממועד צו התחלת עבודה, ולהתקשר עם הקבלנים ו/או הספקים הממונים שיימסרו לו ע"י המזמין לביצוע מטבחים, אספקת ריצוף, חיפויים, כלים סניטריים וברזים, דלתות כניסה ודלתות פנים בדירות. המזמין רשאי להורות לקבלן להתקשר עם אחד, שנים או שלושה קבלני משנה ו/או ספקים בכל תחום. אין באמור לגרוע מזכות המזמין כמפורט בסעיף 19.16 להלן.</w:t>
      </w:r>
    </w:p>
    <w:p w14:paraId="2D9721AD" w14:textId="77777777" w:rsidR="00E56613" w:rsidRPr="00E56613" w:rsidRDefault="00E56613" w:rsidP="00237720">
      <w:pPr>
        <w:numPr>
          <w:ilvl w:val="1"/>
          <w:numId w:val="23"/>
        </w:numPr>
        <w:spacing w:before="120" w:beforeAutospacing="0" w:after="120" w:afterAutospacing="0" w:line="240" w:lineRule="auto"/>
        <w:ind w:left="964" w:hanging="567"/>
        <w:jc w:val="both"/>
        <w:outlineLvl w:val="1"/>
        <w:rPr>
          <w:rFonts w:ascii="David" w:eastAsia="Times New Roman" w:hAnsi="David" w:cs="David"/>
          <w:b/>
          <w:i/>
          <w:snapToGrid w:val="0"/>
          <w:sz w:val="26"/>
          <w:szCs w:val="24"/>
        </w:rPr>
      </w:pPr>
      <w:r w:rsidRPr="00E56613">
        <w:rPr>
          <w:rFonts w:ascii="David" w:eastAsia="Times New Roman" w:hAnsi="David" w:cs="David"/>
          <w:b/>
          <w:i/>
          <w:snapToGrid w:val="0"/>
          <w:sz w:val="26"/>
          <w:szCs w:val="24"/>
          <w:rtl/>
        </w:rPr>
        <w:t>מבלי לגרוע מן האמור בחוזה זה מתחייב הקבלן למנות ממונה</w:t>
      </w:r>
      <w:r w:rsidRPr="00E56613">
        <w:rPr>
          <w:rFonts w:ascii="David" w:eastAsia="Times New Roman" w:hAnsi="David" w:cs="David" w:hint="cs"/>
          <w:b/>
          <w:i/>
          <w:snapToGrid w:val="0"/>
          <w:sz w:val="26"/>
          <w:szCs w:val="24"/>
          <w:rtl/>
        </w:rPr>
        <w:t xml:space="preserve"> </w:t>
      </w:r>
      <w:r w:rsidRPr="00E56613">
        <w:rPr>
          <w:rFonts w:ascii="David" w:eastAsia="Times New Roman" w:hAnsi="David" w:cs="David"/>
          <w:b/>
          <w:i/>
          <w:snapToGrid w:val="0"/>
          <w:sz w:val="26"/>
          <w:szCs w:val="24"/>
          <w:rtl/>
        </w:rPr>
        <w:t xml:space="preserve">בטיחות </w:t>
      </w:r>
      <w:r w:rsidRPr="00E56613">
        <w:rPr>
          <w:rFonts w:ascii="David" w:eastAsia="Times New Roman" w:hAnsi="David" w:cs="David" w:hint="cs"/>
          <w:b/>
          <w:i/>
          <w:snapToGrid w:val="0"/>
          <w:sz w:val="26"/>
          <w:szCs w:val="24"/>
          <w:rtl/>
        </w:rPr>
        <w:t xml:space="preserve">בעבודה באתר וזאת ע"פ דרישות מפקח עבודה אזורי.  אישור מינוי מפקח עבודה אזורי על היקף פעילות ממונה הבטיחות באתר יועבר לידי המזמין עם הגשת חשבון ראשון וזאת </w:t>
      </w:r>
      <w:r w:rsidRPr="00E56613">
        <w:rPr>
          <w:rFonts w:ascii="David" w:eastAsia="Times New Roman" w:hAnsi="David" w:cs="David"/>
          <w:b/>
          <w:i/>
          <w:snapToGrid w:val="0"/>
          <w:sz w:val="26"/>
          <w:szCs w:val="24"/>
          <w:rtl/>
        </w:rPr>
        <w:t xml:space="preserve">על פי תקנות ארגון הפיקוח על העבודה (ממונים על הבטיחות) תשנ"ו 1996 (להלן בהתאמה: </w:t>
      </w:r>
      <w:r w:rsidRPr="00E56613">
        <w:rPr>
          <w:rFonts w:ascii="David" w:eastAsia="Times New Roman" w:hAnsi="David" w:cs="David"/>
          <w:bCs/>
          <w:i/>
          <w:snapToGrid w:val="0"/>
          <w:sz w:val="26"/>
          <w:szCs w:val="24"/>
          <w:rtl/>
        </w:rPr>
        <w:t>"הממונה על הבטיחות"</w:t>
      </w:r>
      <w:r w:rsidRPr="00E56613">
        <w:rPr>
          <w:rFonts w:ascii="David" w:eastAsia="Times New Roman" w:hAnsi="David" w:cs="David"/>
          <w:b/>
          <w:i/>
          <w:snapToGrid w:val="0"/>
          <w:sz w:val="26"/>
          <w:szCs w:val="24"/>
          <w:rtl/>
        </w:rPr>
        <w:t>, "</w:t>
      </w:r>
      <w:r w:rsidRPr="00E56613">
        <w:rPr>
          <w:rFonts w:ascii="David" w:eastAsia="Times New Roman" w:hAnsi="David" w:cs="David"/>
          <w:bCs/>
          <w:i/>
          <w:snapToGrid w:val="0"/>
          <w:sz w:val="26"/>
          <w:szCs w:val="24"/>
          <w:rtl/>
        </w:rPr>
        <w:t>התקנות</w:t>
      </w:r>
      <w:r w:rsidRPr="00E56613">
        <w:rPr>
          <w:rFonts w:ascii="David" w:eastAsia="Times New Roman" w:hAnsi="David" w:cs="David"/>
          <w:b/>
          <w:i/>
          <w:snapToGrid w:val="0"/>
          <w:sz w:val="26"/>
          <w:szCs w:val="24"/>
          <w:rtl/>
        </w:rPr>
        <w:t xml:space="preserve">"). </w:t>
      </w:r>
    </w:p>
    <w:p w14:paraId="19F3C018" w14:textId="77777777" w:rsidR="00E56613" w:rsidRPr="00E56613" w:rsidRDefault="00E56613" w:rsidP="00E56613">
      <w:pPr>
        <w:spacing w:before="120" w:beforeAutospacing="0" w:after="120" w:afterAutospacing="0" w:line="240" w:lineRule="auto"/>
        <w:ind w:left="964"/>
        <w:jc w:val="both"/>
        <w:outlineLvl w:val="1"/>
        <w:rPr>
          <w:rFonts w:ascii="David" w:eastAsia="Times New Roman" w:hAnsi="David" w:cs="David"/>
          <w:snapToGrid w:val="0"/>
          <w:sz w:val="24"/>
          <w:szCs w:val="24"/>
          <w:rtl/>
        </w:rPr>
      </w:pPr>
      <w:r w:rsidRPr="00E56613">
        <w:rPr>
          <w:rFonts w:ascii="David" w:eastAsia="Times New Roman" w:hAnsi="David" w:cs="David"/>
          <w:b/>
          <w:i/>
          <w:snapToGrid w:val="0"/>
          <w:sz w:val="24"/>
          <w:szCs w:val="24"/>
          <w:rtl/>
        </w:rPr>
        <w:t xml:space="preserve">להסרת ספקות יובהר כי הקבלן יהא אחראי בלעדית למינויו ולכל עניין הכרוך בהפעלתו ובפעולתו על פי התקנות ועפ"י כל דין, של ממונה על הבטיחות מטעם מבצע בניה כהגדרתו בתקנות וזאת על חשבונו של הקבלן בלבד. </w:t>
      </w:r>
    </w:p>
    <w:p w14:paraId="371D0ED1" w14:textId="77777777" w:rsidR="00E56613" w:rsidRPr="00E56613" w:rsidRDefault="00E56613" w:rsidP="00E56613">
      <w:pPr>
        <w:spacing w:before="120" w:beforeAutospacing="0" w:after="120" w:afterAutospacing="0" w:line="240" w:lineRule="auto"/>
        <w:ind w:left="964"/>
        <w:jc w:val="both"/>
        <w:outlineLvl w:val="1"/>
        <w:rPr>
          <w:rFonts w:ascii="David" w:eastAsia="Times New Roman" w:hAnsi="David" w:cs="David"/>
          <w:snapToGrid w:val="0"/>
          <w:sz w:val="24"/>
          <w:szCs w:val="24"/>
          <w:rtl/>
        </w:rPr>
      </w:pPr>
      <w:r w:rsidRPr="00E56613">
        <w:rPr>
          <w:rFonts w:ascii="David" w:eastAsia="Times New Roman" w:hAnsi="David" w:cs="David"/>
          <w:snapToGrid w:val="0"/>
          <w:sz w:val="24"/>
          <w:szCs w:val="24"/>
          <w:rtl/>
        </w:rPr>
        <w:t>הקבלן ידווח למזמין ולרשויות בדבר מינויו ו/או החלפתו עפ"י דין של ממונה על הבטיחות, בדבר קבלת אישור על פי דין למינוי וכן ידווח הקבלן למזמין בדבר כל עניין אחר הכרוך בממונה על הבטיחות.</w:t>
      </w:r>
    </w:p>
    <w:p w14:paraId="70CE474F" w14:textId="77777777" w:rsidR="00E56613" w:rsidRPr="00E56613" w:rsidRDefault="00E56613" w:rsidP="00E56613">
      <w:pPr>
        <w:spacing w:before="120" w:beforeAutospacing="0" w:after="120" w:afterAutospacing="0" w:line="240" w:lineRule="auto"/>
        <w:ind w:left="964"/>
        <w:jc w:val="both"/>
        <w:outlineLvl w:val="1"/>
        <w:rPr>
          <w:rFonts w:ascii="David" w:eastAsia="Times New Roman" w:hAnsi="David" w:cs="David"/>
          <w:snapToGrid w:val="0"/>
          <w:sz w:val="24"/>
          <w:szCs w:val="24"/>
          <w:rtl/>
        </w:rPr>
      </w:pPr>
      <w:r w:rsidRPr="00E56613">
        <w:rPr>
          <w:rFonts w:ascii="David" w:eastAsia="Times New Roman" w:hAnsi="David" w:cs="David"/>
          <w:snapToGrid w:val="0"/>
          <w:sz w:val="24"/>
          <w:szCs w:val="24"/>
          <w:rtl/>
        </w:rPr>
        <w:t>הקבלן יהיה אחראי לכל נזק אשר יגרם למזמין בגין הפרת התחייבויותיו של הקבלן כדלעיל.</w:t>
      </w:r>
    </w:p>
    <w:p w14:paraId="3492844E" w14:textId="77777777" w:rsidR="00E56613" w:rsidRPr="00E56613" w:rsidRDefault="00E56613" w:rsidP="00E56613">
      <w:pPr>
        <w:spacing w:before="120" w:beforeAutospacing="0" w:after="120" w:afterAutospacing="0" w:line="240" w:lineRule="auto"/>
        <w:ind w:left="964"/>
        <w:jc w:val="both"/>
        <w:outlineLvl w:val="1"/>
        <w:rPr>
          <w:rFonts w:ascii="David" w:eastAsia="Times New Roman" w:hAnsi="David" w:cs="David"/>
          <w:snapToGrid w:val="0"/>
          <w:sz w:val="24"/>
          <w:szCs w:val="24"/>
          <w:rtl/>
        </w:rPr>
      </w:pPr>
      <w:r w:rsidRPr="00E56613">
        <w:rPr>
          <w:rFonts w:ascii="David" w:eastAsia="Times New Roman" w:hAnsi="David" w:cs="David"/>
          <w:snapToGrid w:val="0"/>
          <w:sz w:val="24"/>
          <w:szCs w:val="24"/>
          <w:rtl/>
        </w:rPr>
        <w:t>הממונה על הבטיחות יחתום לפי דרישת המזמין על כל מסמך שיידרש ע"י הרשויות לשם דיווח בדבר מינויו.</w:t>
      </w:r>
    </w:p>
    <w:p w14:paraId="73EA7FAC" w14:textId="77777777" w:rsidR="00E56613" w:rsidRPr="00E56613" w:rsidRDefault="00E56613" w:rsidP="00E56613">
      <w:pPr>
        <w:spacing w:before="0" w:beforeAutospacing="0" w:after="0" w:afterAutospacing="0" w:line="240" w:lineRule="auto"/>
        <w:ind w:left="964"/>
        <w:jc w:val="both"/>
        <w:rPr>
          <w:rFonts w:ascii="David" w:eastAsia="Times New Roman" w:hAnsi="David" w:cs="David"/>
          <w:b/>
          <w:i/>
          <w:snapToGrid w:val="0"/>
          <w:sz w:val="24"/>
          <w:szCs w:val="24"/>
          <w:rtl/>
        </w:rPr>
      </w:pPr>
      <w:r w:rsidRPr="00E56613">
        <w:rPr>
          <w:rFonts w:ascii="David" w:eastAsia="Times New Roman" w:hAnsi="David" w:cs="David"/>
          <w:b/>
          <w:i/>
          <w:snapToGrid w:val="0"/>
          <w:sz w:val="24"/>
          <w:szCs w:val="24"/>
          <w:rtl/>
        </w:rPr>
        <w:t>הקבלן ידאג להעברת הצהרה חתומה ע"י הממונה על הבטיחות בדבר היעדר יחסי עובד מעביד בינו לבין המזמין בנוסח המצ"ב כנספח 3.1.19 לחוזה זה.</w:t>
      </w:r>
    </w:p>
    <w:p w14:paraId="0630D370" w14:textId="77777777" w:rsidR="00E56613" w:rsidRPr="00E56613" w:rsidRDefault="00E56613" w:rsidP="00E56613">
      <w:pPr>
        <w:spacing w:before="0" w:beforeAutospacing="0" w:after="0" w:afterAutospacing="0" w:line="240" w:lineRule="auto"/>
        <w:ind w:left="964"/>
        <w:jc w:val="both"/>
        <w:rPr>
          <w:rFonts w:ascii="David" w:eastAsia="Times New Roman" w:hAnsi="David" w:cs="David"/>
          <w:b/>
          <w:i/>
          <w:snapToGrid w:val="0"/>
          <w:sz w:val="24"/>
          <w:szCs w:val="24"/>
          <w:rtl/>
        </w:rPr>
      </w:pPr>
    </w:p>
    <w:p w14:paraId="1A2C1D2C" w14:textId="77777777" w:rsidR="00E56613" w:rsidRPr="00E56613" w:rsidRDefault="00E56613" w:rsidP="00E56613">
      <w:pPr>
        <w:spacing w:before="0" w:beforeAutospacing="0" w:after="0" w:afterAutospacing="0" w:line="240" w:lineRule="auto"/>
        <w:ind w:left="964"/>
        <w:jc w:val="both"/>
        <w:rPr>
          <w:rFonts w:ascii="Times New Roman" w:eastAsia="Times New Roman" w:hAnsi="Times New Roman" w:cs="David"/>
          <w:sz w:val="24"/>
          <w:szCs w:val="24"/>
        </w:rPr>
      </w:pPr>
      <w:r w:rsidRPr="00E56613">
        <w:rPr>
          <w:rFonts w:ascii="Times New Roman" w:eastAsia="Times New Roman" w:hAnsi="Times New Roman" w:cs="David"/>
          <w:sz w:val="24"/>
          <w:szCs w:val="24"/>
          <w:rtl/>
        </w:rPr>
        <w:t xml:space="preserve">מבלי לגרוע מהאמור לעיל, ובנוסף לכל המינויים החלים על הקבלן על פי הוראות סעיף 5 זה, </w:t>
      </w:r>
      <w:r w:rsidRPr="00E56613">
        <w:rPr>
          <w:rFonts w:ascii="Times New Roman" w:eastAsia="Times New Roman" w:hAnsi="Times New Roman" w:cs="David" w:hint="cs"/>
          <w:sz w:val="24"/>
          <w:szCs w:val="24"/>
          <w:rtl/>
        </w:rPr>
        <w:t>רשאי המזמין</w:t>
      </w:r>
      <w:r w:rsidRPr="00E56613">
        <w:rPr>
          <w:rFonts w:ascii="Times New Roman" w:eastAsia="Times New Roman" w:hAnsi="Times New Roman" w:cs="David"/>
          <w:sz w:val="24"/>
          <w:szCs w:val="24"/>
          <w:rtl/>
        </w:rPr>
        <w:t xml:space="preserve"> להתקשר עם </w:t>
      </w:r>
      <w:r w:rsidRPr="00E56613">
        <w:rPr>
          <w:rFonts w:ascii="Times New Roman" w:eastAsia="Times New Roman" w:hAnsi="Times New Roman" w:cs="David" w:hint="cs"/>
          <w:sz w:val="24"/>
          <w:szCs w:val="24"/>
          <w:rtl/>
        </w:rPr>
        <w:t>מנהל</w:t>
      </w:r>
      <w:r w:rsidRPr="00E56613">
        <w:rPr>
          <w:rFonts w:ascii="Times New Roman" w:eastAsia="Times New Roman" w:hAnsi="Times New Roman" w:cs="David"/>
          <w:sz w:val="24"/>
          <w:szCs w:val="24"/>
          <w:rtl/>
        </w:rPr>
        <w:t xml:space="preserve"> בטיחות(להלן: "</w:t>
      </w:r>
      <w:r w:rsidRPr="00E56613">
        <w:rPr>
          <w:rFonts w:ascii="Times New Roman" w:eastAsia="Times New Roman" w:hAnsi="Times New Roman" w:cs="David"/>
          <w:b/>
          <w:bCs/>
          <w:sz w:val="24"/>
          <w:szCs w:val="24"/>
          <w:rtl/>
        </w:rPr>
        <w:t>יועץ הבטיחות</w:t>
      </w:r>
      <w:r w:rsidRPr="00E56613">
        <w:rPr>
          <w:rFonts w:ascii="Times New Roman" w:eastAsia="Times New Roman" w:hAnsi="Times New Roman" w:cs="David"/>
          <w:sz w:val="24"/>
          <w:szCs w:val="24"/>
          <w:rtl/>
        </w:rPr>
        <w:t xml:space="preserve">"), </w:t>
      </w:r>
      <w:r w:rsidRPr="00E56613">
        <w:rPr>
          <w:rFonts w:ascii="Times New Roman" w:eastAsia="Times New Roman" w:hAnsi="Times New Roman" w:cs="David" w:hint="cs"/>
          <w:sz w:val="24"/>
          <w:szCs w:val="24"/>
          <w:rtl/>
        </w:rPr>
        <w:t xml:space="preserve">מטעמו </w:t>
      </w:r>
      <w:r w:rsidRPr="00E56613">
        <w:rPr>
          <w:rFonts w:ascii="Times New Roman" w:eastAsia="Times New Roman" w:hAnsi="Times New Roman" w:cs="David"/>
          <w:sz w:val="24"/>
          <w:szCs w:val="24"/>
          <w:rtl/>
        </w:rPr>
        <w:t>לצורך ביצוע פיקוח עליון על הבטיחות באתר ומתן חוות דעת מקצועית בנושא. על הקבלן לפעול בהתאם לדו"חות אשר יופקו על ידי יועץ הבטיחות החיצוני.</w:t>
      </w:r>
    </w:p>
    <w:p w14:paraId="2967DE47" w14:textId="77777777" w:rsidR="00E56613" w:rsidRPr="00E56613" w:rsidRDefault="00E56613" w:rsidP="00E56613">
      <w:pPr>
        <w:spacing w:before="0" w:beforeAutospacing="0" w:after="0" w:afterAutospacing="0" w:line="240" w:lineRule="auto"/>
        <w:ind w:left="964"/>
        <w:jc w:val="both"/>
        <w:rPr>
          <w:rFonts w:ascii="David" w:eastAsia="Times New Roman" w:hAnsi="David" w:cs="David"/>
          <w:b/>
          <w:i/>
          <w:snapToGrid w:val="0"/>
          <w:sz w:val="24"/>
          <w:szCs w:val="24"/>
          <w:rtl/>
        </w:rPr>
      </w:pPr>
    </w:p>
    <w:p w14:paraId="10C7139A" w14:textId="77777777" w:rsidR="00E56613" w:rsidRPr="00E56613" w:rsidRDefault="00E56613" w:rsidP="00E56613">
      <w:pPr>
        <w:spacing w:before="0" w:beforeAutospacing="0" w:after="0" w:afterAutospacing="0" w:line="240" w:lineRule="auto"/>
        <w:ind w:left="2140" w:hanging="600"/>
        <w:jc w:val="both"/>
        <w:rPr>
          <w:rFonts w:ascii="David" w:eastAsia="Times New Roman" w:hAnsi="David" w:cs="David"/>
          <w:snapToGrid w:val="0"/>
          <w:sz w:val="24"/>
          <w:szCs w:val="24"/>
          <w:rtl/>
        </w:rPr>
      </w:pPr>
    </w:p>
    <w:p w14:paraId="4047AB33" w14:textId="77777777" w:rsidR="00E56613" w:rsidRPr="00E56613" w:rsidRDefault="00E56613" w:rsidP="00237720">
      <w:pPr>
        <w:numPr>
          <w:ilvl w:val="1"/>
          <w:numId w:val="23"/>
        </w:numPr>
        <w:spacing w:before="120" w:beforeAutospacing="0" w:after="120" w:afterAutospacing="0" w:line="240" w:lineRule="auto"/>
        <w:ind w:left="964" w:hanging="567"/>
        <w:jc w:val="both"/>
        <w:outlineLvl w:val="1"/>
        <w:rPr>
          <w:rFonts w:ascii="David" w:eastAsia="Times New Roman" w:hAnsi="David" w:cs="David"/>
          <w:bCs/>
          <w:i/>
          <w:snapToGrid w:val="0"/>
          <w:sz w:val="26"/>
          <w:szCs w:val="24"/>
          <w:u w:val="single"/>
          <w:rtl/>
        </w:rPr>
      </w:pPr>
      <w:r w:rsidRPr="00E56613">
        <w:rPr>
          <w:rFonts w:ascii="David" w:eastAsia="Times New Roman" w:hAnsi="David" w:cs="David"/>
          <w:bCs/>
          <w:i/>
          <w:snapToGrid w:val="0"/>
          <w:sz w:val="26"/>
          <w:szCs w:val="24"/>
          <w:u w:val="single"/>
          <w:rtl/>
        </w:rPr>
        <w:t xml:space="preserve">מבלי לגרוע מן האמור בחוזה זה מתחייב הקבלן למנות אחראי/ים לביקורת כמובנו על פי תקנות התכנון והבניה (בקשה להיתר, תנאיו ואגרות), התש"ל - 1970 (להלן בהתאמה: "האחראי על הביקורת", "תקנות התכנון"). </w:t>
      </w:r>
    </w:p>
    <w:p w14:paraId="187F9C78" w14:textId="77777777" w:rsidR="00E56613" w:rsidRPr="00E56613" w:rsidRDefault="00E56613" w:rsidP="00E56613">
      <w:pPr>
        <w:spacing w:before="0" w:beforeAutospacing="0" w:after="0" w:afterAutospacing="0" w:line="240" w:lineRule="auto"/>
        <w:ind w:left="964"/>
        <w:jc w:val="both"/>
        <w:rPr>
          <w:rFonts w:ascii="David" w:eastAsia="Times New Roman" w:hAnsi="David" w:cs="David"/>
          <w:bCs/>
          <w:i/>
          <w:snapToGrid w:val="0"/>
          <w:sz w:val="24"/>
          <w:szCs w:val="24"/>
          <w:u w:val="single"/>
          <w:rtl/>
        </w:rPr>
      </w:pPr>
      <w:r w:rsidRPr="00E56613">
        <w:rPr>
          <w:rFonts w:ascii="David" w:eastAsia="Times New Roman" w:hAnsi="David" w:cs="David"/>
          <w:bCs/>
          <w:i/>
          <w:snapToGrid w:val="0"/>
          <w:sz w:val="24"/>
          <w:szCs w:val="24"/>
          <w:u w:val="single"/>
          <w:rtl/>
        </w:rPr>
        <w:t>להסרת ספקות יובהר כי הקבלן יהא אחראי בלעדית למינויו ולכל עניין הכרוך בהפעלתו ובפעולתו על פי תקנות התכנון ועפ"י כל דין, של האחראי על הביקורת, וזאת על חשבונו של הקבלן בלבד. המזמין לא יתנגד, בכפיפה לקבלת אישור העירייה, קבלת כל אישור על פי דין ובכפיפה לקיום כל הוראות תקנות התכנון, כי אותו אדם ישמש כאחראי על הביקורת ו/או על הביצוע מטעם הקבלן.</w:t>
      </w:r>
    </w:p>
    <w:p w14:paraId="72A2725F" w14:textId="77777777" w:rsidR="00E56613" w:rsidRPr="00E56613" w:rsidRDefault="00E56613" w:rsidP="00E56613">
      <w:pPr>
        <w:spacing w:before="0" w:beforeAutospacing="0" w:after="0" w:afterAutospacing="0" w:line="240" w:lineRule="auto"/>
        <w:ind w:left="964"/>
        <w:jc w:val="both"/>
        <w:rPr>
          <w:rFonts w:ascii="David" w:eastAsia="Times New Roman" w:hAnsi="David" w:cs="David"/>
          <w:bCs/>
          <w:i/>
          <w:snapToGrid w:val="0"/>
          <w:sz w:val="24"/>
          <w:szCs w:val="24"/>
          <w:u w:val="single"/>
          <w:rtl/>
        </w:rPr>
      </w:pPr>
      <w:r w:rsidRPr="00E56613">
        <w:rPr>
          <w:rFonts w:ascii="David" w:eastAsia="Times New Roman" w:hAnsi="David" w:cs="David"/>
          <w:bCs/>
          <w:i/>
          <w:snapToGrid w:val="0"/>
          <w:sz w:val="24"/>
          <w:szCs w:val="24"/>
          <w:u w:val="single"/>
          <w:rtl/>
        </w:rPr>
        <w:t>הקבלן ידווח למזמין בדבר מינויו של האחראי על הביקורת, בדבר קבלת אישור על פי דין למיני וכן ידווח הקבלן למזמין בדבר כל עניין אחר הכרוך באחראי על הביקורת לרבות הליכים הקשורים בהחלפתו עפ"י דין.</w:t>
      </w:r>
    </w:p>
    <w:p w14:paraId="5D0A8AFD" w14:textId="77777777" w:rsidR="00E56613" w:rsidRPr="00E56613" w:rsidRDefault="00E56613" w:rsidP="00E56613">
      <w:pPr>
        <w:spacing w:before="0" w:beforeAutospacing="0" w:after="0" w:afterAutospacing="0" w:line="240" w:lineRule="auto"/>
        <w:ind w:left="964"/>
        <w:jc w:val="both"/>
        <w:rPr>
          <w:rFonts w:ascii="David" w:eastAsia="Times New Roman" w:hAnsi="David" w:cs="David"/>
          <w:bCs/>
          <w:i/>
          <w:snapToGrid w:val="0"/>
          <w:sz w:val="24"/>
          <w:szCs w:val="24"/>
          <w:u w:val="single"/>
          <w:rtl/>
        </w:rPr>
      </w:pPr>
      <w:r w:rsidRPr="00E56613">
        <w:rPr>
          <w:rFonts w:ascii="David" w:eastAsia="Times New Roman" w:hAnsi="David" w:cs="David"/>
          <w:bCs/>
          <w:i/>
          <w:snapToGrid w:val="0"/>
          <w:sz w:val="24"/>
          <w:szCs w:val="24"/>
          <w:u w:val="single"/>
          <w:rtl/>
        </w:rPr>
        <w:t>הקבלן יהיה אחראי לכל נזק אשר יגרם למזמין בגין הפרת התחייבויותיו של הקבלן כדלעיל.</w:t>
      </w:r>
    </w:p>
    <w:p w14:paraId="7882FC13" w14:textId="77777777" w:rsidR="00E56613" w:rsidRPr="00E56613" w:rsidRDefault="00E56613" w:rsidP="00E56613">
      <w:pPr>
        <w:spacing w:before="0" w:beforeAutospacing="0" w:after="0" w:afterAutospacing="0" w:line="240" w:lineRule="auto"/>
        <w:ind w:left="964"/>
        <w:jc w:val="both"/>
        <w:rPr>
          <w:rFonts w:ascii="David" w:eastAsia="Times New Roman" w:hAnsi="David" w:cs="David"/>
          <w:bCs/>
          <w:i/>
          <w:snapToGrid w:val="0"/>
          <w:sz w:val="24"/>
          <w:szCs w:val="24"/>
          <w:u w:val="single"/>
          <w:rtl/>
        </w:rPr>
      </w:pPr>
      <w:r w:rsidRPr="00E56613">
        <w:rPr>
          <w:rFonts w:ascii="David" w:eastAsia="Times New Roman" w:hAnsi="David" w:cs="David"/>
          <w:bCs/>
          <w:i/>
          <w:snapToGrid w:val="0"/>
          <w:sz w:val="24"/>
          <w:szCs w:val="24"/>
          <w:u w:val="single"/>
          <w:rtl/>
        </w:rPr>
        <w:t>האחראי על הביקורת יחתום לפי דרישת המזמין על כל מסמך שיידרש ע"י הרשויות לשם דיווח בדבר מינויו.</w:t>
      </w:r>
    </w:p>
    <w:p w14:paraId="540D61E2" w14:textId="77777777" w:rsidR="00E56613" w:rsidRPr="00E56613" w:rsidRDefault="00E56613" w:rsidP="00E56613">
      <w:pPr>
        <w:tabs>
          <w:tab w:val="right" w:pos="8180"/>
        </w:tabs>
        <w:spacing w:before="0" w:beforeAutospacing="0" w:after="0" w:afterAutospacing="0" w:line="240" w:lineRule="auto"/>
        <w:ind w:left="1560" w:hanging="1320"/>
        <w:jc w:val="both"/>
        <w:rPr>
          <w:rFonts w:ascii="David" w:eastAsia="Times New Roman" w:hAnsi="David" w:cs="David"/>
          <w:snapToGrid w:val="0"/>
          <w:sz w:val="24"/>
          <w:szCs w:val="24"/>
          <w:rtl/>
        </w:rPr>
      </w:pPr>
    </w:p>
    <w:p w14:paraId="2070F40B" w14:textId="77777777" w:rsidR="00E56613" w:rsidRPr="00E56613" w:rsidRDefault="00E56613" w:rsidP="00237720">
      <w:pPr>
        <w:numPr>
          <w:ilvl w:val="1"/>
          <w:numId w:val="23"/>
        </w:numPr>
        <w:spacing w:before="120" w:beforeAutospacing="0" w:after="120" w:afterAutospacing="0" w:line="240" w:lineRule="auto"/>
        <w:ind w:left="964" w:hanging="56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 xml:space="preserve">מבלי לגרוע מן האמור בחוזה זה מתחייב הקבלן למנות אחראי על ביצוע השלד כמובנו על פי תקנות התכנון (להלן: </w:t>
      </w:r>
      <w:r w:rsidRPr="00E56613">
        <w:rPr>
          <w:rFonts w:ascii="David" w:eastAsia="Times New Roman" w:hAnsi="David" w:cs="David"/>
          <w:bCs/>
          <w:i/>
          <w:snapToGrid w:val="0"/>
          <w:sz w:val="26"/>
          <w:szCs w:val="24"/>
          <w:rtl/>
        </w:rPr>
        <w:t>"האחראי על ביצוע השלד"</w:t>
      </w:r>
      <w:r w:rsidRPr="00E56613">
        <w:rPr>
          <w:rFonts w:ascii="David" w:eastAsia="Times New Roman" w:hAnsi="David" w:cs="David"/>
          <w:b/>
          <w:i/>
          <w:snapToGrid w:val="0"/>
          <w:sz w:val="26"/>
          <w:szCs w:val="24"/>
          <w:rtl/>
        </w:rPr>
        <w:t>).</w:t>
      </w:r>
    </w:p>
    <w:p w14:paraId="284F14C7" w14:textId="77777777" w:rsidR="00E56613" w:rsidRPr="00E56613" w:rsidRDefault="00E56613" w:rsidP="00E56613">
      <w:pPr>
        <w:spacing w:before="0" w:beforeAutospacing="0" w:after="0" w:afterAutospacing="0" w:line="240" w:lineRule="auto"/>
        <w:ind w:left="964"/>
        <w:jc w:val="both"/>
        <w:rPr>
          <w:rFonts w:ascii="David" w:eastAsia="Times New Roman" w:hAnsi="David" w:cs="David"/>
          <w:snapToGrid w:val="0"/>
          <w:sz w:val="24"/>
          <w:szCs w:val="24"/>
          <w:rtl/>
        </w:rPr>
      </w:pPr>
      <w:r w:rsidRPr="00E56613">
        <w:rPr>
          <w:rFonts w:ascii="David" w:eastAsia="Times New Roman" w:hAnsi="David" w:cs="David"/>
          <w:snapToGrid w:val="0"/>
          <w:sz w:val="24"/>
          <w:szCs w:val="24"/>
          <w:rtl/>
        </w:rPr>
        <w:t>להסרת ספקות יובהר כי הקבלן יהא אחראי בלעדית למינויו ולכל עניין הכרוך בהפעלתו ובפעולתו על פי תקנות התכנון ועפ"י כל דין, של האחראי על ביצוע השלד, וזאת על חשבונו של הקבלן בלבד.</w:t>
      </w:r>
    </w:p>
    <w:p w14:paraId="7CDCD468" w14:textId="77777777" w:rsidR="00E56613" w:rsidRPr="00E56613" w:rsidRDefault="00E56613" w:rsidP="00E56613">
      <w:pPr>
        <w:spacing w:before="0" w:beforeAutospacing="0" w:after="0" w:afterAutospacing="0" w:line="240" w:lineRule="auto"/>
        <w:ind w:left="964"/>
        <w:jc w:val="both"/>
        <w:rPr>
          <w:rFonts w:ascii="David" w:eastAsia="Times New Roman" w:hAnsi="David" w:cs="David"/>
          <w:snapToGrid w:val="0"/>
          <w:sz w:val="24"/>
          <w:szCs w:val="24"/>
          <w:rtl/>
        </w:rPr>
      </w:pPr>
      <w:r w:rsidRPr="00E56613">
        <w:rPr>
          <w:rFonts w:ascii="David" w:eastAsia="Times New Roman" w:hAnsi="David" w:cs="David"/>
          <w:snapToGrid w:val="0"/>
          <w:sz w:val="24"/>
          <w:szCs w:val="24"/>
          <w:rtl/>
        </w:rPr>
        <w:t>הקבלן ידווח למזמין בדבר מינויו של האחראי על ביצוע השלד, בדבר קבלת אישור על פי דין למינוי וכן ידווח הקבלן למזמין בדבר כל עניין אחר הכרוך באחראי על ביצוע השלד לרבות בהליכים הקשורים בהחלפתו עפ"י דין.</w:t>
      </w:r>
    </w:p>
    <w:p w14:paraId="3ECD89E0" w14:textId="77777777" w:rsidR="00E56613" w:rsidRPr="00E56613" w:rsidRDefault="00E56613" w:rsidP="00E56613">
      <w:pPr>
        <w:spacing w:before="0" w:beforeAutospacing="0" w:after="0" w:afterAutospacing="0" w:line="240" w:lineRule="auto"/>
        <w:ind w:left="964"/>
        <w:jc w:val="both"/>
        <w:rPr>
          <w:rFonts w:ascii="David" w:eastAsia="Times New Roman" w:hAnsi="David" w:cs="David"/>
          <w:snapToGrid w:val="0"/>
          <w:sz w:val="24"/>
          <w:szCs w:val="24"/>
          <w:rtl/>
        </w:rPr>
      </w:pPr>
      <w:r w:rsidRPr="00E56613">
        <w:rPr>
          <w:rFonts w:ascii="David" w:eastAsia="Times New Roman" w:hAnsi="David" w:cs="David"/>
          <w:snapToGrid w:val="0"/>
          <w:sz w:val="24"/>
          <w:szCs w:val="24"/>
          <w:rtl/>
        </w:rPr>
        <w:t>הקבלן יהיה אחראי לכל נזק אשר יגרם למזמין בגין הפרת התחייבויותיו של הקבלן כדלעיל.</w:t>
      </w:r>
    </w:p>
    <w:p w14:paraId="6E2F2605" w14:textId="77777777" w:rsidR="00E56613" w:rsidRPr="00E56613" w:rsidRDefault="00E56613" w:rsidP="00E56613">
      <w:pPr>
        <w:spacing w:before="0" w:beforeAutospacing="0" w:after="0" w:afterAutospacing="0" w:line="240" w:lineRule="auto"/>
        <w:ind w:left="964"/>
        <w:jc w:val="both"/>
        <w:rPr>
          <w:rFonts w:ascii="David" w:eastAsia="Times New Roman" w:hAnsi="David" w:cs="David"/>
          <w:snapToGrid w:val="0"/>
          <w:sz w:val="24"/>
          <w:szCs w:val="24"/>
          <w:rtl/>
        </w:rPr>
      </w:pPr>
      <w:r w:rsidRPr="00E56613">
        <w:rPr>
          <w:rFonts w:ascii="David" w:eastAsia="Times New Roman" w:hAnsi="David" w:cs="David"/>
          <w:snapToGrid w:val="0"/>
          <w:sz w:val="24"/>
          <w:szCs w:val="24"/>
          <w:rtl/>
        </w:rPr>
        <w:t>האחראי על ביצוע השלד יחתום לפי דרישת המזמין על כל מסמך שיידרש ע"י הרשויות לשם דיווח בדבר מינויו.</w:t>
      </w:r>
    </w:p>
    <w:p w14:paraId="21D2913E" w14:textId="77777777" w:rsidR="00E56613" w:rsidRPr="00E56613" w:rsidRDefault="00E56613" w:rsidP="00E56613">
      <w:pPr>
        <w:spacing w:before="0" w:beforeAutospacing="0" w:after="0" w:afterAutospacing="0" w:line="240" w:lineRule="auto"/>
        <w:ind w:left="2140" w:hanging="600"/>
        <w:jc w:val="both"/>
        <w:rPr>
          <w:rFonts w:ascii="David" w:eastAsia="Times New Roman" w:hAnsi="David" w:cs="David"/>
          <w:snapToGrid w:val="0"/>
          <w:sz w:val="24"/>
          <w:szCs w:val="24"/>
          <w:rtl/>
        </w:rPr>
      </w:pPr>
    </w:p>
    <w:p w14:paraId="261AC214" w14:textId="77777777" w:rsidR="00E56613" w:rsidRPr="00E56613" w:rsidRDefault="00E56613" w:rsidP="00E56613">
      <w:pPr>
        <w:spacing w:before="0" w:beforeAutospacing="0" w:after="0" w:afterAutospacing="0" w:line="240" w:lineRule="auto"/>
        <w:ind w:left="2140" w:hanging="600"/>
        <w:jc w:val="both"/>
        <w:rPr>
          <w:rFonts w:ascii="David" w:eastAsia="Times New Roman" w:hAnsi="David" w:cs="David"/>
          <w:strike/>
          <w:snapToGrid w:val="0"/>
          <w:sz w:val="24"/>
          <w:szCs w:val="24"/>
          <w:rtl/>
        </w:rPr>
      </w:pPr>
    </w:p>
    <w:p w14:paraId="6B9448D6" w14:textId="77777777" w:rsidR="00E56613" w:rsidRPr="00E56613" w:rsidRDefault="00E56613" w:rsidP="00237720">
      <w:pPr>
        <w:numPr>
          <w:ilvl w:val="1"/>
          <w:numId w:val="23"/>
        </w:numPr>
        <w:spacing w:before="120" w:beforeAutospacing="0" w:after="120" w:afterAutospacing="0" w:line="240" w:lineRule="auto"/>
        <w:ind w:left="964" w:hanging="56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 xml:space="preserve">הקבלן הינו אחראי בלעדית, על חשבונו, להתאמת העבודות לתקנים ישראליים (בין שהוכרו כ"תקן רשמי" ובין שלא) ולדרישות המפרט הכללי, וכן אחראי כאמור להשגת כל האישורים ו/או הרישיונות ו/או ההיתרים הדרושים לצורך ביצוע העבודות מכל רשות מוסמכת, לרבות אך לא רק הרשות המקומית על כל מחלקותיה, הועדה המקומית לתכנון ובניה, משרד הבריאות, חברת החשמל, בזק, משטרה, מקורות, רשות הגנים הלאומיים, רשות שמורות הטבע, רשויות ניקוז, רשות העתיקות, קק"ל, מע"צ, רשות הנמלים והרכבות וכל רשות מוסמכת אחרת ויישום כל דרישותיהן ודרישות כל דין. על אף האמור לעיל, האחריות לקבלת היתר בניה חלה על המזמין. בכל מקרה יהיה הקבלן אחראי בלעדית להשגת כל אישור ו/או היתר שיידרש לצורך שימוש כלשהו בשטחים שמחוץ לאתר לרבות דרכים, דרכים זמניות, שימוש בשטחים ציבוריים פתוחים ויישא בכל העלויות הכרוכות בכך. </w:t>
      </w:r>
    </w:p>
    <w:p w14:paraId="32BB3633" w14:textId="77777777" w:rsidR="00E56613" w:rsidRPr="00E56613" w:rsidRDefault="00E56613" w:rsidP="00237720">
      <w:pPr>
        <w:numPr>
          <w:ilvl w:val="1"/>
          <w:numId w:val="23"/>
        </w:numPr>
        <w:spacing w:before="120" w:beforeAutospacing="0" w:after="120" w:afterAutospacing="0" w:line="240" w:lineRule="auto"/>
        <w:ind w:left="964" w:hanging="56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יבדוק את מסמכי התכנון וכן כל מסמך המתייחס לקבלנים אחרים (להלן - "</w:t>
      </w:r>
      <w:r w:rsidRPr="00E56613">
        <w:rPr>
          <w:rFonts w:ascii="David" w:eastAsia="Times New Roman" w:hAnsi="David" w:cs="David"/>
          <w:bCs/>
          <w:i/>
          <w:snapToGrid w:val="0"/>
          <w:sz w:val="26"/>
          <w:szCs w:val="24"/>
          <w:rtl/>
        </w:rPr>
        <w:t>מסמכי הפרויקט</w:t>
      </w:r>
      <w:r w:rsidRPr="00E56613">
        <w:rPr>
          <w:rFonts w:ascii="David" w:eastAsia="Times New Roman" w:hAnsi="David" w:cs="David"/>
          <w:b/>
          <w:i/>
          <w:snapToGrid w:val="0"/>
          <w:sz w:val="26"/>
          <w:szCs w:val="24"/>
          <w:rtl/>
        </w:rPr>
        <w:t>") ויביא לתשומת לב המפקח כל אי התאמה, או סתירה, בין אלה לבין עצמם או/וגם בין איזה מהם לבין נתונים אחרים הקשורים לעבודות, לרבות ההיתר והוראות כל דין או כל טעות או השמטה בהם אשר ניתן לגלותם בבדיקה סבירה על ידי בעל מקצוע מעולה. הקבלן מתחייב להודיע למפקח מיד על כל אי התאמה, סתירה, טעות או השמטה כאמור ולנהוג לפי הוראות המפקח ובהתאם לחוק מכר (דירות).</w:t>
      </w:r>
    </w:p>
    <w:p w14:paraId="531B1120" w14:textId="77777777" w:rsidR="00E56613" w:rsidRPr="00E56613" w:rsidRDefault="00E56613" w:rsidP="00E56613">
      <w:pPr>
        <w:spacing w:before="0" w:beforeAutospacing="0" w:after="0" w:afterAutospacing="0" w:line="240" w:lineRule="auto"/>
        <w:ind w:left="964"/>
        <w:jc w:val="both"/>
        <w:rPr>
          <w:rFonts w:ascii="David" w:eastAsia="Times New Roman" w:hAnsi="David" w:cs="David"/>
          <w:snapToGrid w:val="0"/>
          <w:sz w:val="24"/>
          <w:szCs w:val="24"/>
          <w:rtl/>
        </w:rPr>
      </w:pPr>
      <w:r w:rsidRPr="00E56613">
        <w:rPr>
          <w:rFonts w:ascii="David" w:eastAsia="Times New Roman" w:hAnsi="David" w:cs="David"/>
          <w:snapToGrid w:val="0"/>
          <w:sz w:val="24"/>
          <w:szCs w:val="24"/>
          <w:rtl/>
        </w:rPr>
        <w:t>אם תוצא לפועל עבודה כלשהי על יסוד מסמך הכולל אי התאמה, סתירה, טעות או השמטה כאמור מבלי שהתגלה אותו פגם, יהיה על הקבלן לשאת בכל ההוצאות שידרשו לשם ביצוע העבודה באופן נאות. המפקח יכריע בלעדית בכל הנוגע לעניינים שפסקה זו מתייחסת אליהם.</w:t>
      </w:r>
    </w:p>
    <w:p w14:paraId="506CE738" w14:textId="77777777" w:rsidR="00E56613" w:rsidRPr="00E56613" w:rsidRDefault="00E56613" w:rsidP="00E56613">
      <w:pPr>
        <w:spacing w:before="0" w:beforeAutospacing="0" w:after="0" w:afterAutospacing="0" w:line="240" w:lineRule="auto"/>
        <w:ind w:left="2140" w:hanging="600"/>
        <w:jc w:val="both"/>
        <w:rPr>
          <w:rFonts w:ascii="David" w:eastAsia="Times New Roman" w:hAnsi="David" w:cs="David"/>
          <w:snapToGrid w:val="0"/>
          <w:sz w:val="24"/>
          <w:szCs w:val="24"/>
          <w:rtl/>
        </w:rPr>
      </w:pPr>
    </w:p>
    <w:p w14:paraId="7CEF2D13" w14:textId="77777777" w:rsidR="00E56613" w:rsidRPr="00E56613" w:rsidRDefault="00E56613" w:rsidP="00237720">
      <w:pPr>
        <w:numPr>
          <w:ilvl w:val="1"/>
          <w:numId w:val="23"/>
        </w:numPr>
        <w:spacing w:before="120" w:beforeAutospacing="0" w:after="120" w:afterAutospacing="0" w:line="240" w:lineRule="auto"/>
        <w:ind w:left="964" w:hanging="56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יביא לתשומת לב המפקח כל הסתייגות שיש לו מהתכנון ומההוראות הכלולות בנספחים ו/או מאלה שיקבל במהלך העבודות, ומהתוצאות הצפויות מביצוען. הסתייגות כאמור תיעשה סמוך לקבלת התכנון, הנספחים או ההוראות ובמידה ולא תימסר למפקח כאמור, תוך 14 ימים בכתב, יחשב הקבלן כמאשר הסכמתו להן.</w:t>
      </w:r>
    </w:p>
    <w:p w14:paraId="7EA13B05" w14:textId="77777777" w:rsidR="00E56613" w:rsidRPr="00E56613" w:rsidRDefault="00E56613" w:rsidP="00237720">
      <w:pPr>
        <w:numPr>
          <w:ilvl w:val="1"/>
          <w:numId w:val="23"/>
        </w:numPr>
        <w:spacing w:before="120" w:beforeAutospacing="0" w:after="120" w:afterAutospacing="0" w:line="240" w:lineRule="auto"/>
        <w:ind w:left="964" w:hanging="56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הינו ערוך לביצוע העבודות, בין היתר, גם במערכת ניהול ותיאום פרויקטים באמצעות האינטרנט, כדוגמת "</w:t>
      </w:r>
      <w:r w:rsidRPr="00E56613">
        <w:rPr>
          <w:rFonts w:ascii="David" w:eastAsia="Times New Roman" w:hAnsi="David" w:cs="David"/>
          <w:b/>
          <w:i/>
          <w:snapToGrid w:val="0"/>
          <w:sz w:val="26"/>
          <w:szCs w:val="24"/>
        </w:rPr>
        <w:t>view</w:t>
      </w:r>
      <w:r w:rsidRPr="00E56613">
        <w:rPr>
          <w:rFonts w:ascii="David" w:eastAsia="Times New Roman" w:hAnsi="David" w:cs="David"/>
          <w:b/>
          <w:i/>
          <w:snapToGrid w:val="0"/>
          <w:sz w:val="26"/>
          <w:szCs w:val="24"/>
          <w:rtl/>
        </w:rPr>
        <w:t>@" של רמדור או אחרת המאושרת ע"י המזמין וכן במערכת ניהול דירות כדוגמת "אדג'י" או אחרת המאושרת על ידי המזמין, ויפעל במערכות אלו ללא כל תמורה נוספת.</w:t>
      </w:r>
      <w:r w:rsidRPr="00E56613">
        <w:rPr>
          <w:rFonts w:ascii="David" w:eastAsia="Times New Roman" w:hAnsi="David" w:cs="David" w:hint="cs"/>
          <w:b/>
          <w:i/>
          <w:snapToGrid w:val="0"/>
          <w:sz w:val="26"/>
          <w:szCs w:val="24"/>
          <w:rtl/>
        </w:rPr>
        <w:t xml:space="preserve"> </w:t>
      </w:r>
      <w:r w:rsidRPr="00E56613">
        <w:rPr>
          <w:rFonts w:ascii="David" w:eastAsia="Times New Roman" w:hAnsi="David" w:cs="David"/>
          <w:b/>
          <w:i/>
          <w:snapToGrid w:val="0"/>
          <w:sz w:val="26"/>
          <w:szCs w:val="24"/>
          <w:rtl/>
        </w:rPr>
        <w:t>מובהר בזאת שמערכת זו נועדה לשרת גם את הקבלן וגם את הייזם ולייזם תהיה זכות לנהל את כל המידע במערכת בכפוף לעדכון הקבלן. וכן כל המידע אשמור במערכת יוגדר קניינו של היזם</w:t>
      </w:r>
      <w:r w:rsidRPr="00E56613">
        <w:rPr>
          <w:rFonts w:ascii="David" w:eastAsia="Times New Roman" w:hAnsi="David" w:cs="Arial" w:hint="cs"/>
          <w:b/>
          <w:i/>
          <w:snapToGrid w:val="0"/>
          <w:sz w:val="26"/>
          <w:szCs w:val="24"/>
          <w:rtl/>
        </w:rPr>
        <w:t>.</w:t>
      </w:r>
    </w:p>
    <w:p w14:paraId="0A62183E" w14:textId="77777777" w:rsidR="00E56613" w:rsidRPr="00E56613" w:rsidRDefault="00E56613" w:rsidP="00237720">
      <w:pPr>
        <w:numPr>
          <w:ilvl w:val="1"/>
          <w:numId w:val="23"/>
        </w:numPr>
        <w:spacing w:before="120" w:beforeAutospacing="0" w:after="120" w:afterAutospacing="0" w:line="240" w:lineRule="auto"/>
        <w:ind w:left="964" w:hanging="56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יבצע את העבודות בהתאם להוראות כל דין. הקבלן מודע ומסכים לכך שלא יהא רשאי לתבוע בגין טענת אי ידיעת הדין ו/או בגין ציות לדין.</w:t>
      </w:r>
      <w:r w:rsidRPr="00E56613">
        <w:rPr>
          <w:rFonts w:ascii="David" w:eastAsia="Times New Roman" w:hAnsi="David" w:cs="David"/>
          <w:b/>
          <w:i/>
          <w:snapToGrid w:val="0"/>
          <w:sz w:val="24"/>
          <w:szCs w:val="24"/>
          <w:rtl/>
        </w:rPr>
        <w:t xml:space="preserve"> </w:t>
      </w:r>
      <w:r w:rsidRPr="00E56613">
        <w:rPr>
          <w:rFonts w:ascii="David" w:eastAsia="Times New Roman" w:hAnsi="David" w:cs="David"/>
          <w:b/>
          <w:i/>
          <w:snapToGrid w:val="0"/>
          <w:sz w:val="26"/>
          <w:szCs w:val="24"/>
          <w:rtl/>
        </w:rPr>
        <w:t>במקרה ויתגלו באתר עתיקות כמשמעותן בפקודת העתיקות או בכל דין בדבר עתיקות שיהיה בתוקף מזמן לזמן, או חפצים אחרים כלשהם בעלי ערך גיאולוגי או ארכיאולוגי, ינקוט הקבלן באמצעי זהירות מתאימים למניעת הפגיעה בהם או הזזתם. מיד לאחר גלוי החפץ ולפני הזזתו ממקומו יודיע למפקח על התגלית, ויקיים את הוראות הדין בדבר עתיקות. הוצאות ממשיות בפועל בגין הוצאת העתיקות יחולו על המזמין.</w:t>
      </w:r>
    </w:p>
    <w:p w14:paraId="7048CBE0" w14:textId="77777777" w:rsidR="00E56613" w:rsidRPr="00E56613" w:rsidRDefault="00E56613" w:rsidP="00237720">
      <w:pPr>
        <w:numPr>
          <w:ilvl w:val="1"/>
          <w:numId w:val="23"/>
        </w:numPr>
        <w:spacing w:before="120" w:beforeAutospacing="0" w:after="120" w:afterAutospacing="0" w:line="240" w:lineRule="auto"/>
        <w:ind w:left="964" w:hanging="56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לא תהיה לו כל טענה ו/או דרישה ו/או תביעה כלפי המזמין בגין כל עיכוב שיגרם בביצוע העבודות בשל מניעה כלשהי בביצוע העבודות שמקורה הוראת רשות מוסמכת לרבות אך לא רק בשל גילוי עתיקות באתר, אף אם יגרמו לו נזקים והוצאות בגין עיכוב כאמור.</w:t>
      </w:r>
    </w:p>
    <w:p w14:paraId="33C249E9" w14:textId="77777777" w:rsidR="00E56613" w:rsidRPr="00E56613" w:rsidRDefault="00E56613" w:rsidP="00237720">
      <w:pPr>
        <w:numPr>
          <w:ilvl w:val="1"/>
          <w:numId w:val="23"/>
        </w:numPr>
        <w:spacing w:before="120" w:beforeAutospacing="0" w:after="120" w:afterAutospacing="0" w:line="240" w:lineRule="auto"/>
        <w:ind w:left="964" w:hanging="56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כל עוד יבצע עבודות בפרויקט וישתמש לצורך כך בשטחים משותפים, ו/או מערכות משותפות, שנמסרו או עתידים להימסר לרוכשים, יישא בתשלום בגין הוצאות מים, חשמל, ניקיון, אחזקת מעליות וכד', לפי קביעת המזמין.</w:t>
      </w:r>
    </w:p>
    <w:p w14:paraId="3F9A3B19" w14:textId="77777777" w:rsidR="00E56613" w:rsidRPr="00E56613" w:rsidRDefault="00E56613" w:rsidP="00237720">
      <w:pPr>
        <w:numPr>
          <w:ilvl w:val="1"/>
          <w:numId w:val="23"/>
        </w:numPr>
        <w:spacing w:before="120" w:beforeAutospacing="0" w:after="120" w:afterAutospacing="0" w:line="240" w:lineRule="auto"/>
        <w:ind w:left="964" w:hanging="56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ימסור את העבודות כשהן מושלמות לשביעות רצון המזמין, המפקח והרוכשים והינו אחראי לטיב העבודות לרבות במשך תקופות הבדק והאחריות בהתאם לחוק המכר (דירות).</w:t>
      </w:r>
    </w:p>
    <w:p w14:paraId="1ADA048D" w14:textId="77777777" w:rsidR="00E56613" w:rsidRPr="00E56613" w:rsidRDefault="00E56613" w:rsidP="00237720">
      <w:pPr>
        <w:numPr>
          <w:ilvl w:val="1"/>
          <w:numId w:val="23"/>
        </w:numPr>
        <w:spacing w:before="120" w:beforeAutospacing="0" w:after="120" w:afterAutospacing="0" w:line="240" w:lineRule="auto"/>
        <w:ind w:left="964" w:hanging="567"/>
        <w:jc w:val="both"/>
        <w:outlineLvl w:val="1"/>
        <w:rPr>
          <w:rFonts w:ascii="David" w:eastAsia="Times New Roman" w:hAnsi="David" w:cs="David"/>
          <w:b/>
          <w:i/>
          <w:snapToGrid w:val="0"/>
          <w:sz w:val="24"/>
          <w:szCs w:val="24"/>
          <w:rtl/>
        </w:rPr>
      </w:pPr>
      <w:r w:rsidRPr="00E56613">
        <w:rPr>
          <w:rFonts w:ascii="David" w:eastAsia="Times New Roman" w:hAnsi="David" w:cs="David"/>
          <w:b/>
          <w:i/>
          <w:snapToGrid w:val="0"/>
          <w:sz w:val="26"/>
          <w:szCs w:val="24"/>
          <w:rtl/>
        </w:rPr>
        <w:t>יכין, על חשבונו, ספר הוראות תחזוקה ושימוש כאמור בסעיף 27.2.6 להלן וימסור אותו למזמין ולרוכשים עד מועד מסירת הנכס ובכפוף להוראות חוק המכר (דירות).</w:t>
      </w:r>
    </w:p>
    <w:p w14:paraId="38ED603A" w14:textId="77777777" w:rsidR="00E56613" w:rsidRPr="00CE1CB0" w:rsidRDefault="00E56613" w:rsidP="00237720">
      <w:pPr>
        <w:numPr>
          <w:ilvl w:val="1"/>
          <w:numId w:val="23"/>
        </w:numPr>
        <w:spacing w:before="120" w:beforeAutospacing="0" w:after="120" w:afterAutospacing="0" w:line="240" w:lineRule="auto"/>
        <w:ind w:left="964" w:hanging="567"/>
        <w:jc w:val="both"/>
        <w:outlineLvl w:val="1"/>
        <w:rPr>
          <w:rFonts w:ascii="David" w:eastAsia="Times New Roman" w:hAnsi="David" w:cs="David"/>
          <w:b/>
          <w:i/>
          <w:snapToGrid w:val="0"/>
          <w:sz w:val="24"/>
          <w:szCs w:val="24"/>
        </w:rPr>
      </w:pPr>
      <w:r w:rsidRPr="00CE1CB0">
        <w:rPr>
          <w:rFonts w:ascii="David" w:eastAsia="Times New Roman" w:hAnsi="David" w:cs="David"/>
          <w:b/>
          <w:i/>
          <w:snapToGrid w:val="0"/>
          <w:sz w:val="24"/>
          <w:szCs w:val="24"/>
          <w:rtl/>
        </w:rPr>
        <w:t>ינהל מערך אבטחת איכות (</w:t>
      </w:r>
      <w:r w:rsidRPr="00CE1CB0">
        <w:rPr>
          <w:rFonts w:ascii="David" w:eastAsia="Times New Roman" w:hAnsi="David" w:cs="David"/>
          <w:b/>
          <w:i/>
          <w:snapToGrid w:val="0"/>
          <w:sz w:val="24"/>
          <w:szCs w:val="24"/>
        </w:rPr>
        <w:t>ISO</w:t>
      </w:r>
      <w:r w:rsidRPr="00CE1CB0">
        <w:rPr>
          <w:rFonts w:ascii="David" w:eastAsia="Times New Roman" w:hAnsi="David" w:cs="David"/>
          <w:b/>
          <w:i/>
          <w:snapToGrid w:val="0"/>
          <w:sz w:val="24"/>
          <w:szCs w:val="24"/>
          <w:rtl/>
        </w:rPr>
        <w:t>) ויציג מעת לעת, לבקשת המזמין, את רשימות התיוג.</w:t>
      </w:r>
    </w:p>
    <w:p w14:paraId="05916418" w14:textId="77777777" w:rsidR="000206B7" w:rsidRPr="00CE1CB0" w:rsidRDefault="0038219B" w:rsidP="00C24089">
      <w:pPr>
        <w:numPr>
          <w:ilvl w:val="1"/>
          <w:numId w:val="23"/>
        </w:numPr>
        <w:spacing w:before="120" w:beforeAutospacing="0" w:after="120" w:afterAutospacing="0" w:line="240" w:lineRule="auto"/>
        <w:ind w:left="964" w:hanging="567"/>
        <w:jc w:val="both"/>
        <w:outlineLvl w:val="1"/>
        <w:rPr>
          <w:rFonts w:ascii="David" w:hAnsi="David" w:cs="David"/>
          <w:b/>
          <w:i/>
          <w:snapToGrid w:val="0"/>
          <w:sz w:val="24"/>
          <w:szCs w:val="24"/>
        </w:rPr>
      </w:pPr>
      <w:r w:rsidRPr="00CE1CB0">
        <w:rPr>
          <w:rFonts w:ascii="David" w:eastAsia="Times New Roman" w:hAnsi="David" w:cs="David"/>
          <w:b/>
          <w:i/>
          <w:snapToGrid w:val="0"/>
          <w:sz w:val="24"/>
          <w:szCs w:val="24"/>
          <w:rtl/>
        </w:rPr>
        <w:t>מבלי לגרוע מן האמור בחוזה זה, מתחייב הקבלן לקיים את הוראות חוק שוויון זכויות לאנשים עם מוגבלות, תשנ"ח-1998, וכן את תקנות שוויון זכויות לאנשים עם מוגבלות (התאמות נגישות לשירות), תשע"ג-2013.</w:t>
      </w:r>
      <w:r w:rsidR="000206B7" w:rsidRPr="00CE1CB0">
        <w:rPr>
          <w:rFonts w:ascii="David" w:eastAsia="Times New Roman" w:hAnsi="David" w:cs="David"/>
          <w:b/>
          <w:i/>
          <w:snapToGrid w:val="0"/>
          <w:sz w:val="24"/>
          <w:szCs w:val="24"/>
          <w:rtl/>
        </w:rPr>
        <w:t xml:space="preserve"> </w:t>
      </w:r>
    </w:p>
    <w:p w14:paraId="35B9AA16" w14:textId="77777777" w:rsidR="000206B7" w:rsidRPr="00CE1CB0" w:rsidRDefault="000206B7" w:rsidP="00C24089">
      <w:pPr>
        <w:numPr>
          <w:ilvl w:val="1"/>
          <w:numId w:val="23"/>
        </w:numPr>
        <w:spacing w:before="120" w:beforeAutospacing="0" w:after="120" w:afterAutospacing="0" w:line="240" w:lineRule="auto"/>
        <w:ind w:left="964" w:hanging="567"/>
        <w:jc w:val="both"/>
        <w:outlineLvl w:val="1"/>
        <w:rPr>
          <w:rFonts w:ascii="David" w:hAnsi="David" w:cs="David"/>
          <w:b/>
          <w:i/>
          <w:snapToGrid w:val="0"/>
          <w:sz w:val="24"/>
          <w:szCs w:val="24"/>
        </w:rPr>
      </w:pPr>
      <w:r w:rsidRPr="00CE1CB0">
        <w:rPr>
          <w:rFonts w:ascii="David" w:eastAsia="Times New Roman" w:hAnsi="David" w:cs="David"/>
          <w:b/>
          <w:i/>
          <w:snapToGrid w:val="0"/>
          <w:sz w:val="24"/>
          <w:szCs w:val="24"/>
          <w:rtl/>
        </w:rPr>
        <w:t>מבלי לגרוע מן האמור בחוזה זה, מתחייב הקבלן להכשיר את עובדיו ולבצע הדרכות לנותני השירות ו/או עובדי מחלקת התאמות שינויי דיירים, בהתאם להוראות תקנה 90 לתקנות שוויון זכויות לאנשים עם מוגבלות (התאמות נגישות לשירות), תשע"ג-2013.</w:t>
      </w:r>
      <w:r w:rsidRPr="00CE1CB0">
        <w:rPr>
          <w:rFonts w:ascii="David" w:hAnsi="David" w:cs="David"/>
          <w:color w:val="000000"/>
          <w:sz w:val="20"/>
          <w:szCs w:val="20"/>
          <w:rtl/>
        </w:rPr>
        <w:t>.</w:t>
      </w:r>
    </w:p>
    <w:p w14:paraId="2EBEDEC4" w14:textId="77777777" w:rsidR="0038219B" w:rsidRPr="00CE1CB0" w:rsidRDefault="0038219B" w:rsidP="00C24089">
      <w:pPr>
        <w:numPr>
          <w:ilvl w:val="1"/>
          <w:numId w:val="23"/>
        </w:numPr>
        <w:spacing w:before="120" w:beforeAutospacing="0" w:after="120" w:afterAutospacing="0" w:line="240" w:lineRule="auto"/>
        <w:ind w:left="964" w:hanging="567"/>
        <w:jc w:val="both"/>
        <w:outlineLvl w:val="1"/>
        <w:rPr>
          <w:rFonts w:ascii="David" w:hAnsi="David" w:cs="David"/>
          <w:b/>
          <w:i/>
          <w:snapToGrid w:val="0"/>
          <w:sz w:val="24"/>
          <w:szCs w:val="24"/>
          <w:rtl/>
        </w:rPr>
      </w:pPr>
      <w:r w:rsidRPr="00CE1CB0">
        <w:rPr>
          <w:rFonts w:ascii="David" w:eastAsia="Times New Roman" w:hAnsi="David" w:cs="David"/>
          <w:b/>
          <w:i/>
          <w:snapToGrid w:val="0"/>
          <w:sz w:val="24"/>
          <w:szCs w:val="24"/>
          <w:rtl/>
        </w:rPr>
        <w:t>מבלי לגרוע מן האמור בחוזה זה, מתחייב הקבלן לפעול בהתאם לתקנות התכנון והבניה (בקשה להיתר, תנאיו ואגרות), תש"ל-1970, לרבות ביצוע כלל התאמות הנגישות הדרושות במשרדי שינויי דיירים ובמשרדים באתר.</w:t>
      </w:r>
    </w:p>
    <w:p w14:paraId="6B74D7B2" w14:textId="77777777" w:rsidR="00E56613" w:rsidRPr="00E56613" w:rsidRDefault="00E56613" w:rsidP="00E56613">
      <w:pPr>
        <w:spacing w:before="120" w:beforeAutospacing="0" w:after="0" w:afterAutospacing="0" w:line="240" w:lineRule="auto"/>
        <w:ind w:left="851"/>
        <w:jc w:val="both"/>
        <w:outlineLvl w:val="1"/>
        <w:rPr>
          <w:rFonts w:ascii="David" w:eastAsia="Times New Roman" w:hAnsi="David" w:cs="David"/>
          <w:b/>
          <w:i/>
          <w:snapToGrid w:val="0"/>
          <w:sz w:val="24"/>
          <w:szCs w:val="24"/>
          <w:rtl/>
        </w:rPr>
      </w:pPr>
    </w:p>
    <w:p w14:paraId="7C83C757" w14:textId="77777777" w:rsidR="00E56613" w:rsidRPr="00E56613" w:rsidRDefault="00E56613" w:rsidP="00237720">
      <w:pPr>
        <w:numPr>
          <w:ilvl w:val="0"/>
          <w:numId w:val="23"/>
        </w:numPr>
        <w:spacing w:before="120" w:beforeAutospacing="0" w:after="120" w:afterAutospacing="0" w:line="240" w:lineRule="auto"/>
        <w:ind w:left="397" w:hanging="397"/>
        <w:jc w:val="both"/>
        <w:outlineLvl w:val="0"/>
        <w:rPr>
          <w:rFonts w:ascii="David" w:eastAsia="Times New Roman" w:hAnsi="David" w:cs="David"/>
          <w:snapToGrid w:val="0"/>
          <w:sz w:val="26"/>
          <w:szCs w:val="24"/>
          <w:rtl/>
        </w:rPr>
      </w:pPr>
      <w:r w:rsidRPr="00E56613">
        <w:rPr>
          <w:rFonts w:ascii="David" w:eastAsia="Times New Roman" w:hAnsi="David" w:cs="David"/>
          <w:b/>
          <w:bCs/>
          <w:snapToGrid w:val="0"/>
          <w:sz w:val="26"/>
          <w:szCs w:val="24"/>
          <w:u w:val="single"/>
          <w:rtl/>
        </w:rPr>
        <w:t>מחיר העבודות</w:t>
      </w:r>
    </w:p>
    <w:p w14:paraId="66834239" w14:textId="77777777" w:rsidR="00E56613" w:rsidRPr="00E56613" w:rsidRDefault="00E56613" w:rsidP="00E56613">
      <w:pPr>
        <w:spacing w:before="0" w:beforeAutospacing="0" w:after="0" w:afterAutospacing="0" w:line="240" w:lineRule="auto"/>
        <w:ind w:left="360"/>
        <w:jc w:val="both"/>
        <w:rPr>
          <w:rFonts w:ascii="David" w:eastAsia="Times New Roman" w:hAnsi="David" w:cs="David"/>
          <w:snapToGrid w:val="0"/>
          <w:sz w:val="24"/>
          <w:szCs w:val="24"/>
          <w:rtl/>
        </w:rPr>
      </w:pPr>
      <w:r w:rsidRPr="00E56613">
        <w:rPr>
          <w:rFonts w:ascii="David" w:eastAsia="Times New Roman" w:hAnsi="David" w:cs="David"/>
          <w:snapToGrid w:val="0"/>
          <w:sz w:val="24"/>
          <w:szCs w:val="24"/>
          <w:rtl/>
        </w:rPr>
        <w:t>תמורת בצוע כל העבודות ומלוי מלא ומדויק של כל התחייבויות הקבלן בהתאם להוראות החוזה, ישלם המזמין לקבלן מחיר פאושלי כולל וסופי (להלן:"</w:t>
      </w:r>
      <w:r w:rsidRPr="00E56613">
        <w:rPr>
          <w:rFonts w:ascii="David" w:eastAsia="Times New Roman" w:hAnsi="David" w:cs="David"/>
          <w:b/>
          <w:bCs/>
          <w:snapToGrid w:val="0"/>
          <w:sz w:val="24"/>
          <w:szCs w:val="24"/>
          <w:rtl/>
        </w:rPr>
        <w:t>המחיר הכולל</w:t>
      </w:r>
      <w:r w:rsidRPr="00E56613">
        <w:rPr>
          <w:rFonts w:ascii="David" w:eastAsia="Times New Roman" w:hAnsi="David" w:cs="David"/>
          <w:snapToGrid w:val="0"/>
          <w:sz w:val="24"/>
          <w:szCs w:val="24"/>
          <w:rtl/>
        </w:rPr>
        <w:t>") כנקוב בנספח 3.1.1.</w:t>
      </w:r>
    </w:p>
    <w:p w14:paraId="54907B05" w14:textId="77777777" w:rsidR="00E56613" w:rsidRPr="00E56613" w:rsidRDefault="00E56613" w:rsidP="00E56613">
      <w:pPr>
        <w:spacing w:before="0" w:beforeAutospacing="0" w:after="0" w:afterAutospacing="0" w:line="240" w:lineRule="auto"/>
        <w:ind w:left="360"/>
        <w:jc w:val="both"/>
        <w:rPr>
          <w:rFonts w:ascii="David" w:eastAsia="Times New Roman" w:hAnsi="David" w:cs="David"/>
          <w:snapToGrid w:val="0"/>
          <w:sz w:val="24"/>
          <w:szCs w:val="24"/>
          <w:rtl/>
        </w:rPr>
      </w:pPr>
      <w:r w:rsidRPr="00E56613">
        <w:rPr>
          <w:rFonts w:ascii="David" w:eastAsia="Times New Roman" w:hAnsi="David" w:cs="David"/>
          <w:snapToGrid w:val="0"/>
          <w:sz w:val="24"/>
          <w:szCs w:val="24"/>
          <w:rtl/>
        </w:rPr>
        <w:t>התמורה בגין מילוי כל התחייבויות הקבלן המפורטות בחוזה זה כלולה במחיר הכולל פרט להתחייבויות אשר נאמר בחוזה זה מפורשות כי התמורה בגין ביצוען אינה כלולה במחיר הכולל.</w:t>
      </w:r>
    </w:p>
    <w:p w14:paraId="45CC4163" w14:textId="77777777" w:rsidR="00E56613" w:rsidRPr="00E56613" w:rsidRDefault="00E56613" w:rsidP="00E56613">
      <w:pPr>
        <w:spacing w:before="0" w:beforeAutospacing="0" w:after="0" w:afterAutospacing="0" w:line="240" w:lineRule="auto"/>
        <w:ind w:left="360"/>
        <w:jc w:val="both"/>
        <w:rPr>
          <w:rFonts w:ascii="David" w:eastAsia="Times New Roman" w:hAnsi="David" w:cs="David"/>
          <w:snapToGrid w:val="0"/>
          <w:sz w:val="24"/>
          <w:szCs w:val="24"/>
          <w:rtl/>
        </w:rPr>
      </w:pPr>
    </w:p>
    <w:p w14:paraId="47F5533F" w14:textId="77777777" w:rsidR="00E56613" w:rsidRPr="00E56613" w:rsidRDefault="00E56613" w:rsidP="00E56613">
      <w:pPr>
        <w:spacing w:before="0" w:beforeAutospacing="0" w:after="0" w:afterAutospacing="0" w:line="240" w:lineRule="auto"/>
        <w:ind w:firstLine="360"/>
        <w:jc w:val="both"/>
        <w:rPr>
          <w:rFonts w:ascii="David" w:eastAsia="Times New Roman" w:hAnsi="David" w:cs="David"/>
          <w:snapToGrid w:val="0"/>
          <w:sz w:val="24"/>
          <w:szCs w:val="24"/>
          <w:rtl/>
        </w:rPr>
      </w:pPr>
      <w:r w:rsidRPr="00E56613">
        <w:rPr>
          <w:rFonts w:ascii="David" w:eastAsia="Times New Roman" w:hAnsi="David" w:cs="David"/>
          <w:snapToGrid w:val="0"/>
          <w:sz w:val="24"/>
          <w:szCs w:val="24"/>
          <w:rtl/>
        </w:rPr>
        <w:t>ההוראות הבאות תחולנה על המחיר הכולל:</w:t>
      </w:r>
    </w:p>
    <w:p w14:paraId="29878163" w14:textId="77777777" w:rsidR="00E56613" w:rsidRPr="00E56613" w:rsidRDefault="00E56613" w:rsidP="00237720">
      <w:pPr>
        <w:numPr>
          <w:ilvl w:val="1"/>
          <w:numId w:val="23"/>
        </w:numPr>
        <w:spacing w:before="120" w:beforeAutospacing="0" w:after="120" w:afterAutospacing="0" w:line="240" w:lineRule="auto"/>
        <w:ind w:left="964" w:hanging="567"/>
        <w:jc w:val="both"/>
        <w:outlineLvl w:val="1"/>
        <w:rPr>
          <w:rFonts w:ascii="David" w:eastAsia="Times New Roman" w:hAnsi="David" w:cs="David"/>
          <w:b/>
          <w:i/>
          <w:snapToGrid w:val="0"/>
          <w:sz w:val="26"/>
          <w:szCs w:val="24"/>
          <w:rtl/>
        </w:rPr>
      </w:pPr>
      <w:r w:rsidRPr="00E56613">
        <w:rPr>
          <w:rFonts w:ascii="David" w:eastAsia="Times New Roman" w:hAnsi="David" w:cs="David" w:hint="cs"/>
          <w:b/>
          <w:i/>
          <w:snapToGrid w:val="0"/>
          <w:sz w:val="26"/>
          <w:szCs w:val="24"/>
          <w:rtl/>
        </w:rPr>
        <w:t xml:space="preserve">     </w:t>
      </w:r>
      <w:r w:rsidRPr="00E56613">
        <w:rPr>
          <w:rFonts w:ascii="David" w:eastAsia="Times New Roman" w:hAnsi="David" w:cs="David"/>
          <w:b/>
          <w:i/>
          <w:snapToGrid w:val="0"/>
          <w:sz w:val="26"/>
          <w:szCs w:val="24"/>
          <w:rtl/>
        </w:rPr>
        <w:t>המחיר הכולל כוחו יפה בין אם העבודה תבוצע בזמן אחד או בשלבים, בין אם יוזמן מהקבלן ביצוע שלב אחד בלבד ובין אם ביצוע כל השלבים או חלקם, בהתאם למפורט בנספח 3.1.1, במקום אחד או במקומות שונים באתר בכמויות גדולות או קטנות.</w:t>
      </w:r>
    </w:p>
    <w:p w14:paraId="4E7B8336" w14:textId="77777777" w:rsidR="00E56613" w:rsidRPr="00E56613" w:rsidRDefault="00E56613" w:rsidP="00E56613">
      <w:pPr>
        <w:spacing w:before="0" w:beforeAutospacing="0" w:after="0" w:afterAutospacing="0" w:line="240" w:lineRule="auto"/>
        <w:ind w:left="2140" w:hanging="600"/>
        <w:jc w:val="both"/>
        <w:rPr>
          <w:rFonts w:ascii="David" w:eastAsia="Times New Roman" w:hAnsi="David" w:cs="David"/>
          <w:snapToGrid w:val="0"/>
          <w:sz w:val="24"/>
          <w:szCs w:val="24"/>
          <w:rtl/>
        </w:rPr>
      </w:pPr>
    </w:p>
    <w:p w14:paraId="73659D0F" w14:textId="77777777" w:rsidR="00E56613" w:rsidRPr="00E56613" w:rsidRDefault="00E56613" w:rsidP="00237720">
      <w:pPr>
        <w:numPr>
          <w:ilvl w:val="1"/>
          <w:numId w:val="23"/>
        </w:numPr>
        <w:spacing w:before="120" w:beforeAutospacing="0" w:after="120" w:afterAutospacing="0" w:line="240" w:lineRule="auto"/>
        <w:ind w:left="964" w:hanging="567"/>
        <w:jc w:val="both"/>
        <w:outlineLvl w:val="1"/>
        <w:rPr>
          <w:rFonts w:ascii="David" w:eastAsia="Times New Roman" w:hAnsi="David" w:cs="David"/>
          <w:b/>
          <w:i/>
          <w:snapToGrid w:val="0"/>
          <w:sz w:val="26"/>
          <w:szCs w:val="24"/>
          <w:rtl/>
        </w:rPr>
      </w:pPr>
      <w:r w:rsidRPr="00E56613">
        <w:rPr>
          <w:rFonts w:ascii="David" w:eastAsia="Times New Roman" w:hAnsi="David" w:cs="David" w:hint="cs"/>
          <w:b/>
          <w:i/>
          <w:snapToGrid w:val="0"/>
          <w:sz w:val="26"/>
          <w:szCs w:val="24"/>
          <w:rtl/>
        </w:rPr>
        <w:t xml:space="preserve">     </w:t>
      </w:r>
      <w:r w:rsidRPr="00E56613">
        <w:rPr>
          <w:rFonts w:ascii="David" w:eastAsia="Times New Roman" w:hAnsi="David" w:cs="David"/>
          <w:b/>
          <w:i/>
          <w:snapToGrid w:val="0"/>
          <w:sz w:val="26"/>
          <w:szCs w:val="24"/>
          <w:rtl/>
        </w:rPr>
        <w:t>מוסכם ומובהר כי המחיר הכולל כולל את אספקת כל החומרים והמתקנים המתוארים במפרט, ובתוכניות, לרבות שווה ערך טכני לרבות חומרים ומתקנים שלא נזכרו בחוזה זה בכל כמות ובכל תקן הנדרשים על מנת להקים את הפרויקט באיכות מעולה על פי התכניות ועל פי כל דין. שיהיו בתוקף במועד קבלת ההיתר/ים ולרבות אלה שיהיו בתוקף במועד המסירה של כל חלק בפרויקט, כך שכל חלקי הפרויקט יהיו מושלמים וראויים לאכלוס. יובהר כי במקרה של שינוי בדין המבטל תנאי שהיה בתוקף במועד קבלת ההיתר, יהא הקבלן פטור מביצוע התנאי שבוטל כאמור, רק בכפוף להסכמת המזמין מראש ובכתב.</w:t>
      </w:r>
    </w:p>
    <w:p w14:paraId="1C473E9D" w14:textId="77777777" w:rsidR="00E56613" w:rsidRPr="00E56613" w:rsidRDefault="00E56613" w:rsidP="00E56613">
      <w:pPr>
        <w:spacing w:before="0" w:beforeAutospacing="0" w:after="0" w:afterAutospacing="0" w:line="240" w:lineRule="auto"/>
        <w:ind w:left="2140" w:hanging="600"/>
        <w:jc w:val="both"/>
        <w:rPr>
          <w:rFonts w:ascii="David" w:eastAsia="Times New Roman" w:hAnsi="David" w:cs="David"/>
          <w:snapToGrid w:val="0"/>
          <w:sz w:val="24"/>
          <w:szCs w:val="24"/>
          <w:rtl/>
        </w:rPr>
      </w:pPr>
    </w:p>
    <w:p w14:paraId="7439D1BE" w14:textId="77777777" w:rsidR="00E56613" w:rsidRDefault="00E56613" w:rsidP="00237720">
      <w:pPr>
        <w:numPr>
          <w:ilvl w:val="1"/>
          <w:numId w:val="23"/>
        </w:numPr>
        <w:spacing w:before="120" w:beforeAutospacing="0" w:after="120" w:afterAutospacing="0" w:line="240" w:lineRule="auto"/>
        <w:ind w:left="964" w:hanging="567"/>
        <w:jc w:val="both"/>
        <w:outlineLvl w:val="1"/>
        <w:rPr>
          <w:rFonts w:ascii="David" w:eastAsia="Times New Roman" w:hAnsi="David" w:cs="David"/>
          <w:b/>
          <w:i/>
          <w:snapToGrid w:val="0"/>
          <w:sz w:val="26"/>
          <w:szCs w:val="24"/>
        </w:rPr>
      </w:pPr>
      <w:r w:rsidRPr="00E56613">
        <w:rPr>
          <w:rFonts w:ascii="David" w:eastAsia="Times New Roman" w:hAnsi="David" w:cs="David" w:hint="cs"/>
          <w:b/>
          <w:i/>
          <w:snapToGrid w:val="0"/>
          <w:sz w:val="26"/>
          <w:szCs w:val="24"/>
          <w:rtl/>
        </w:rPr>
        <w:t xml:space="preserve">     </w:t>
      </w:r>
      <w:r w:rsidRPr="00E56613">
        <w:rPr>
          <w:rFonts w:ascii="David" w:eastAsia="Times New Roman" w:hAnsi="David" w:cs="David"/>
          <w:b/>
          <w:i/>
          <w:snapToGrid w:val="0"/>
          <w:sz w:val="26"/>
          <w:szCs w:val="24"/>
          <w:rtl/>
        </w:rPr>
        <w:t>מוסכם ומובהר כי המחיר הכולל כולל גם הובלה טעינה ופריקה של כל חומר מתקן או אמצעי לאתר וממנו וכן כל הרכבה הנחה וחיפוי של כל חומר או אמצעי או מתקן שהוא הדרושים לביצוע העבודות.</w:t>
      </w:r>
      <w:r w:rsidR="00EB50C8">
        <w:rPr>
          <w:rFonts w:ascii="David" w:eastAsia="Times New Roman" w:hAnsi="David" w:cs="David" w:hint="cs"/>
          <w:b/>
          <w:i/>
          <w:snapToGrid w:val="0"/>
          <w:sz w:val="26"/>
          <w:szCs w:val="24"/>
          <w:rtl/>
        </w:rPr>
        <w:t xml:space="preserve"> </w:t>
      </w:r>
    </w:p>
    <w:p w14:paraId="69305584" w14:textId="77777777" w:rsidR="00EB50C8" w:rsidRPr="00E56613" w:rsidRDefault="00EB50C8" w:rsidP="00237720">
      <w:pPr>
        <w:numPr>
          <w:ilvl w:val="1"/>
          <w:numId w:val="23"/>
        </w:numPr>
        <w:spacing w:before="120" w:beforeAutospacing="0" w:after="120" w:afterAutospacing="0" w:line="240" w:lineRule="auto"/>
        <w:ind w:left="964" w:hanging="567"/>
        <w:jc w:val="both"/>
        <w:outlineLvl w:val="1"/>
        <w:rPr>
          <w:rFonts w:ascii="David" w:eastAsia="Times New Roman" w:hAnsi="David" w:cs="David"/>
          <w:b/>
          <w:i/>
          <w:snapToGrid w:val="0"/>
          <w:sz w:val="26"/>
          <w:szCs w:val="24"/>
          <w:rtl/>
        </w:rPr>
      </w:pPr>
    </w:p>
    <w:p w14:paraId="7E4D8D94" w14:textId="77777777" w:rsidR="00E56613" w:rsidRPr="00E56613" w:rsidRDefault="00E56613" w:rsidP="00E56613">
      <w:pPr>
        <w:spacing w:before="0" w:beforeAutospacing="0" w:after="0" w:afterAutospacing="0" w:line="240" w:lineRule="auto"/>
        <w:ind w:left="2140" w:hanging="600"/>
        <w:jc w:val="both"/>
        <w:rPr>
          <w:rFonts w:ascii="David" w:eastAsia="Times New Roman" w:hAnsi="David" w:cs="David"/>
          <w:snapToGrid w:val="0"/>
          <w:sz w:val="24"/>
          <w:szCs w:val="24"/>
          <w:rtl/>
        </w:rPr>
      </w:pPr>
    </w:p>
    <w:p w14:paraId="003D64CD" w14:textId="77777777" w:rsidR="00E56613" w:rsidRPr="00E56613" w:rsidRDefault="00E56613" w:rsidP="00237720">
      <w:pPr>
        <w:numPr>
          <w:ilvl w:val="1"/>
          <w:numId w:val="23"/>
        </w:numPr>
        <w:spacing w:before="120" w:beforeAutospacing="0" w:after="120" w:afterAutospacing="0" w:line="240" w:lineRule="auto"/>
        <w:ind w:left="964" w:hanging="567"/>
        <w:jc w:val="both"/>
        <w:outlineLvl w:val="1"/>
        <w:rPr>
          <w:rFonts w:ascii="David" w:eastAsia="Times New Roman" w:hAnsi="David" w:cs="David"/>
          <w:b/>
          <w:i/>
          <w:snapToGrid w:val="0"/>
          <w:sz w:val="26"/>
          <w:szCs w:val="24"/>
          <w:rtl/>
        </w:rPr>
      </w:pPr>
      <w:r w:rsidRPr="00E56613">
        <w:rPr>
          <w:rFonts w:ascii="David" w:eastAsia="Times New Roman" w:hAnsi="David" w:cs="David" w:hint="cs"/>
          <w:b/>
          <w:i/>
          <w:snapToGrid w:val="0"/>
          <w:sz w:val="26"/>
          <w:szCs w:val="24"/>
          <w:rtl/>
        </w:rPr>
        <w:t xml:space="preserve">    </w:t>
      </w:r>
      <w:r w:rsidRPr="00E56613">
        <w:rPr>
          <w:rFonts w:ascii="David" w:eastAsia="Times New Roman" w:hAnsi="David" w:cs="David"/>
          <w:b/>
          <w:i/>
          <w:snapToGrid w:val="0"/>
          <w:sz w:val="26"/>
          <w:szCs w:val="24"/>
          <w:rtl/>
        </w:rPr>
        <w:t>מוסכם כי המחיר הכולל מהווה תמורה מלאה וסופית לקבלן בגין ביצוע העבודות בהתאם לכל הוראות החוזה ולכל הפרטים המסומנים בתוכניות, במפרטים, בתנאים הכלליים לביצוע העבודה ובשאר מסמכי החוזה, והוא לא ישתנה מכל סיבה שהיא, לרבות,  ומבלי לפגוע בכלליות האמור לעיל, כתוצאה משינוי בשכר העבודה, במחירי החומרים, בהוצאות ההובלה, בשער המטבע, במדדים שונים, מיסים, היטלים ותשלומי חובה קיימים או חדשים למעט הפרשי הצמדה למדד כמפורט בסעיף 7 להלן.</w:t>
      </w:r>
    </w:p>
    <w:p w14:paraId="4E50ADAA" w14:textId="77777777" w:rsidR="00E56613" w:rsidRPr="00E56613" w:rsidRDefault="00E56613" w:rsidP="00E56613">
      <w:pPr>
        <w:spacing w:before="0" w:beforeAutospacing="0" w:after="0" w:afterAutospacing="0" w:line="240" w:lineRule="auto"/>
        <w:ind w:left="2140" w:hanging="600"/>
        <w:jc w:val="both"/>
        <w:rPr>
          <w:rFonts w:ascii="David" w:eastAsia="Times New Roman" w:hAnsi="David" w:cs="David"/>
          <w:snapToGrid w:val="0"/>
          <w:sz w:val="24"/>
          <w:szCs w:val="24"/>
          <w:rtl/>
        </w:rPr>
      </w:pPr>
    </w:p>
    <w:p w14:paraId="08233E83" w14:textId="77777777" w:rsidR="00E56613" w:rsidRPr="00E56613" w:rsidRDefault="00E56613" w:rsidP="00237720">
      <w:pPr>
        <w:numPr>
          <w:ilvl w:val="1"/>
          <w:numId w:val="23"/>
        </w:numPr>
        <w:spacing w:before="120" w:beforeAutospacing="0" w:after="120" w:afterAutospacing="0" w:line="240" w:lineRule="auto"/>
        <w:ind w:left="964" w:hanging="567"/>
        <w:jc w:val="both"/>
        <w:outlineLvl w:val="1"/>
        <w:rPr>
          <w:rFonts w:ascii="David" w:eastAsia="Times New Roman" w:hAnsi="David" w:cs="David"/>
          <w:b/>
          <w:i/>
          <w:snapToGrid w:val="0"/>
          <w:sz w:val="26"/>
          <w:szCs w:val="24"/>
          <w:rtl/>
        </w:rPr>
      </w:pPr>
      <w:r w:rsidRPr="00E56613">
        <w:rPr>
          <w:rFonts w:ascii="David" w:eastAsia="Times New Roman" w:hAnsi="David" w:cs="David" w:hint="cs"/>
          <w:b/>
          <w:i/>
          <w:snapToGrid w:val="0"/>
          <w:sz w:val="26"/>
          <w:szCs w:val="24"/>
          <w:rtl/>
        </w:rPr>
        <w:t xml:space="preserve">     </w:t>
      </w:r>
      <w:r w:rsidRPr="00E56613">
        <w:rPr>
          <w:rFonts w:ascii="David" w:eastAsia="Times New Roman" w:hAnsi="David" w:cs="David"/>
          <w:b/>
          <w:i/>
          <w:snapToGrid w:val="0"/>
          <w:sz w:val="26"/>
          <w:szCs w:val="24"/>
          <w:rtl/>
        </w:rPr>
        <w:t>הקבלן מצהיר כי בשעת קביעת המחיר הכולל היה היקף העבודות מוכר לו על כל פרטיו, ובכלל זה ביקר באתר וערך את כל הבדיקות המוקדמות ידועים לו התנאים במקום והוא הביא בחשבון מצב שוק העבודה ושכר העבודה ומצב אספקת החומרים האמצעים והשירותים הנדרשים לבצוע העבודות ומחירם, זה הקיים כיום וכל מצב או שנוי אפשרי בתהליך בצוע העבודות.</w:t>
      </w:r>
    </w:p>
    <w:p w14:paraId="4B21CABB" w14:textId="77777777" w:rsidR="00E56613" w:rsidRPr="00E56613" w:rsidRDefault="00E56613" w:rsidP="00E56613">
      <w:pPr>
        <w:spacing w:before="0" w:beforeAutospacing="0" w:after="0" w:afterAutospacing="0" w:line="240" w:lineRule="auto"/>
        <w:ind w:left="2140" w:hanging="600"/>
        <w:jc w:val="both"/>
        <w:rPr>
          <w:rFonts w:ascii="David" w:eastAsia="Times New Roman" w:hAnsi="David" w:cs="David"/>
          <w:snapToGrid w:val="0"/>
          <w:sz w:val="24"/>
          <w:szCs w:val="24"/>
          <w:rtl/>
        </w:rPr>
      </w:pPr>
    </w:p>
    <w:p w14:paraId="6A6B490A" w14:textId="77777777" w:rsidR="00E56613" w:rsidRPr="00E56613" w:rsidRDefault="00E56613" w:rsidP="00237720">
      <w:pPr>
        <w:numPr>
          <w:ilvl w:val="1"/>
          <w:numId w:val="23"/>
        </w:numPr>
        <w:spacing w:before="120" w:beforeAutospacing="0" w:after="120" w:afterAutospacing="0" w:line="240" w:lineRule="auto"/>
        <w:ind w:left="941" w:hanging="567"/>
        <w:jc w:val="both"/>
        <w:outlineLvl w:val="1"/>
        <w:rPr>
          <w:rFonts w:ascii="David" w:eastAsia="Times New Roman" w:hAnsi="David" w:cs="David"/>
          <w:b/>
          <w:i/>
          <w:snapToGrid w:val="0"/>
          <w:sz w:val="26"/>
          <w:szCs w:val="24"/>
          <w:rtl/>
        </w:rPr>
      </w:pPr>
      <w:r w:rsidRPr="00E56613">
        <w:rPr>
          <w:rFonts w:ascii="David" w:eastAsia="Times New Roman" w:hAnsi="David" w:cs="David" w:hint="cs"/>
          <w:b/>
          <w:i/>
          <w:snapToGrid w:val="0"/>
          <w:sz w:val="26"/>
          <w:szCs w:val="24"/>
          <w:rtl/>
        </w:rPr>
        <w:t xml:space="preserve">    </w:t>
      </w:r>
      <w:r w:rsidRPr="00E56613">
        <w:rPr>
          <w:rFonts w:ascii="David" w:eastAsia="Times New Roman" w:hAnsi="David" w:cs="David"/>
          <w:b/>
          <w:i/>
          <w:snapToGrid w:val="0"/>
          <w:sz w:val="26"/>
          <w:szCs w:val="24"/>
          <w:rtl/>
        </w:rPr>
        <w:t>המחיר הכולל כולל את כל הנדרש לעבודות לביצוען ולמסירתן למזמין ו/או לרוכשים, לפי העניין, וביצוע העבודות בתקופות הבדק והאחריות לגביהן, בהתאם להוראות חוק המכר (דירות) ולהוראות החוזה לרבות רווח הקבלן, ומבלי לגרוע מכלליות האמור לעיל הינו כולל את:-</w:t>
      </w:r>
    </w:p>
    <w:p w14:paraId="30DDEE0F" w14:textId="77777777" w:rsidR="00E56613" w:rsidRPr="00E56613" w:rsidRDefault="00E56613" w:rsidP="00237720">
      <w:pPr>
        <w:numPr>
          <w:ilvl w:val="2"/>
          <w:numId w:val="23"/>
        </w:numPr>
        <w:spacing w:before="120" w:beforeAutospacing="0" w:after="120" w:afterAutospacing="0" w:line="240" w:lineRule="auto"/>
        <w:ind w:left="1701" w:hanging="73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תאום עם כל הגורמים הפועלים באתר, ובסמוך לו לרבות כל היועצים, המזמין וכל הרשויות.</w:t>
      </w:r>
    </w:p>
    <w:p w14:paraId="4D027EBB" w14:textId="77777777" w:rsidR="00E56613" w:rsidRPr="00E56613" w:rsidRDefault="00E56613" w:rsidP="00237720">
      <w:pPr>
        <w:numPr>
          <w:ilvl w:val="2"/>
          <w:numId w:val="23"/>
        </w:numPr>
        <w:spacing w:before="120" w:beforeAutospacing="0" w:after="120" w:afterAutospacing="0" w:line="240" w:lineRule="auto"/>
        <w:ind w:left="1701" w:hanging="73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כל החומרים, הפחת שלהם והמסים החלים ו/או שיחולו עליהם לרבות מס קניה, בלו, מכס, מע"מ וכו'.</w:t>
      </w:r>
    </w:p>
    <w:p w14:paraId="73C49822" w14:textId="77777777" w:rsidR="00E56613" w:rsidRPr="00E56613" w:rsidRDefault="00E56613" w:rsidP="00237720">
      <w:pPr>
        <w:numPr>
          <w:ilvl w:val="2"/>
          <w:numId w:val="23"/>
        </w:numPr>
        <w:spacing w:before="120" w:beforeAutospacing="0" w:after="120" w:afterAutospacing="0" w:line="240" w:lineRule="auto"/>
        <w:ind w:left="1701" w:hanging="73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עבור כל הכרוך בהקמה, שימוש ופינוי האמצעים כמפורט בסעיף 18 להלן.</w:t>
      </w:r>
    </w:p>
    <w:p w14:paraId="580D4623" w14:textId="77777777" w:rsidR="00E56613" w:rsidRPr="00E56613" w:rsidRDefault="00E56613" w:rsidP="00237720">
      <w:pPr>
        <w:numPr>
          <w:ilvl w:val="2"/>
          <w:numId w:val="23"/>
        </w:numPr>
        <w:spacing w:before="120" w:beforeAutospacing="0" w:after="120" w:afterAutospacing="0" w:line="240" w:lineRule="auto"/>
        <w:ind w:left="1701" w:hanging="73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כל הנדרש לבצוע העבודות בהתאם לתנאי החוזה, לרבות עבודות שתאורן לא מצא את ביטויו בנספחים אולם הן דרושות לבצוע העבודות או מתחייבות באופן אחר מהחוזה או מהנספחים, ולרבות כל עבודה ו/או פעולה שידרשו בכל עת עד למסירת כל חלק מחלקי הפרויקט ע"י רשות כלשהי ובכלל זה ע"י רשויות התכנון, חברת החשמל, חברת תקשורת פנים לרבות בזק, חברת הגז, רשות כיבוי אש, הג"א, פיקוד העורף, המשרד לאיכות הסביבה חברת טלוויזיה בכבלים, חברת שידורי לווין וכיו"ב. למען הסר ספק מובהר כי המחיר הכולל כולל גם תמורה מלאה לקבלן עבור כל הכרוך בהישארותו באתר והמשך ביצוע העבודות במשך 3 חודשים מהמועד הקובע. המועד הקובע הינו המאוחר מבין המועדים הבאים:</w:t>
      </w:r>
    </w:p>
    <w:p w14:paraId="10489B3D" w14:textId="77777777" w:rsidR="00E56613" w:rsidRPr="00E56613" w:rsidRDefault="00E56613" w:rsidP="00237720">
      <w:pPr>
        <w:numPr>
          <w:ilvl w:val="3"/>
          <w:numId w:val="23"/>
        </w:numPr>
        <w:spacing w:before="120" w:beforeAutospacing="0" w:after="120" w:afterAutospacing="0" w:line="240" w:lineRule="auto"/>
        <w:ind w:left="2552" w:hanging="851"/>
        <w:jc w:val="both"/>
        <w:outlineLvl w:val="1"/>
        <w:rPr>
          <w:rFonts w:ascii="David" w:eastAsia="Times New Roman" w:hAnsi="David" w:cs="David"/>
          <w:snapToGrid w:val="0"/>
          <w:sz w:val="24"/>
          <w:szCs w:val="24"/>
          <w:rtl/>
        </w:rPr>
      </w:pPr>
      <w:r w:rsidRPr="00E56613">
        <w:rPr>
          <w:rFonts w:ascii="David" w:eastAsia="Times New Roman" w:hAnsi="David" w:cs="David"/>
          <w:b/>
          <w:i/>
          <w:snapToGrid w:val="0"/>
          <w:sz w:val="26"/>
          <w:szCs w:val="24"/>
          <w:rtl/>
        </w:rPr>
        <w:t>מועד מסירה לרוכשים של כל הדירות שנמכרו בבנין האחרון ובבניינים</w:t>
      </w:r>
      <w:r w:rsidRPr="00E56613">
        <w:rPr>
          <w:rFonts w:ascii="David" w:eastAsia="Times New Roman" w:hAnsi="David" w:cs="David"/>
          <w:snapToGrid w:val="0"/>
          <w:sz w:val="24"/>
          <w:szCs w:val="24"/>
          <w:rtl/>
        </w:rPr>
        <w:t>;</w:t>
      </w:r>
    </w:p>
    <w:p w14:paraId="4C782390" w14:textId="77777777" w:rsidR="00E56613" w:rsidRPr="00E56613" w:rsidRDefault="00E56613" w:rsidP="00237720">
      <w:pPr>
        <w:numPr>
          <w:ilvl w:val="3"/>
          <w:numId w:val="23"/>
        </w:numPr>
        <w:spacing w:before="120" w:beforeAutospacing="0" w:after="120" w:afterAutospacing="0" w:line="240" w:lineRule="auto"/>
        <w:ind w:left="2552" w:hanging="851"/>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מועד מסירת הרכוש המשותף בכל שלב או בפרויקט;</w:t>
      </w:r>
    </w:p>
    <w:p w14:paraId="37F93231" w14:textId="77777777" w:rsidR="00E56613" w:rsidRPr="00E56613" w:rsidRDefault="00E56613" w:rsidP="00237720">
      <w:pPr>
        <w:numPr>
          <w:ilvl w:val="3"/>
          <w:numId w:val="23"/>
        </w:numPr>
        <w:spacing w:before="120" w:beforeAutospacing="0" w:after="120" w:afterAutospacing="0" w:line="240" w:lineRule="auto"/>
        <w:ind w:left="2552" w:hanging="851"/>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מועד גמר הפיתוח הציבורי בכל שלב או בפרויקט;</w:t>
      </w:r>
    </w:p>
    <w:p w14:paraId="6E074456" w14:textId="77777777" w:rsidR="00E56613" w:rsidRPr="00E56613" w:rsidRDefault="00E56613" w:rsidP="00237720">
      <w:pPr>
        <w:numPr>
          <w:ilvl w:val="2"/>
          <w:numId w:val="23"/>
        </w:numPr>
        <w:spacing w:before="120" w:beforeAutospacing="0" w:after="120" w:afterAutospacing="0" w:line="240" w:lineRule="auto"/>
        <w:ind w:left="1701" w:hanging="73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ניקוי האתר מפסולת עפ"י הוראות המפקח ולפחות אחת ליום.</w:t>
      </w:r>
    </w:p>
    <w:p w14:paraId="27D57C79" w14:textId="77777777" w:rsidR="00E56613" w:rsidRPr="00E56613" w:rsidRDefault="00E56613" w:rsidP="00237720">
      <w:pPr>
        <w:numPr>
          <w:ilvl w:val="2"/>
          <w:numId w:val="23"/>
        </w:numPr>
        <w:spacing w:before="120" w:beforeAutospacing="0" w:after="120" w:afterAutospacing="0" w:line="240" w:lineRule="auto"/>
        <w:ind w:left="1701" w:hanging="73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הכשרת דרכי גישה לאתר ובאתר, דרכים זמניות ועוקפות, אחזקתן וביטולן לאחר גמר העבודות, לרבות תשלום לרשות המקומית בגין הכשרת דרכי גישה זמניות שבוצעו/יבוצעו על ידה, לאתר ולרבות תשלום עבור העסקת שוטרים בשכר להכוונת התנועה.</w:t>
      </w:r>
    </w:p>
    <w:p w14:paraId="4414F0B8" w14:textId="77777777" w:rsidR="00E56613" w:rsidRPr="00E56613" w:rsidRDefault="00E56613" w:rsidP="00237720">
      <w:pPr>
        <w:numPr>
          <w:ilvl w:val="2"/>
          <w:numId w:val="23"/>
        </w:numPr>
        <w:spacing w:before="120" w:beforeAutospacing="0" w:after="120" w:afterAutospacing="0" w:line="240" w:lineRule="auto"/>
        <w:ind w:left="1701" w:hanging="737"/>
        <w:jc w:val="both"/>
        <w:outlineLvl w:val="1"/>
        <w:rPr>
          <w:rFonts w:ascii="David" w:eastAsia="Times New Roman" w:hAnsi="David" w:cs="David"/>
          <w:b/>
          <w:i/>
          <w:snapToGrid w:val="0"/>
          <w:sz w:val="26"/>
          <w:szCs w:val="24"/>
          <w:rtl/>
        </w:rPr>
      </w:pPr>
      <w:r w:rsidRPr="00E56613">
        <w:rPr>
          <w:rFonts w:ascii="David" w:eastAsia="Times New Roman" w:hAnsi="David" w:cs="David"/>
          <w:snapToGrid w:val="0"/>
          <w:sz w:val="26"/>
          <w:szCs w:val="24"/>
          <w:rtl/>
        </w:rPr>
        <w:t>הובלת כל החומרים והאמצעים לאתר ובכלל זה העמסתם, פריקתם והתקנתם  וכן הובלת</w:t>
      </w:r>
      <w:r w:rsidRPr="00E56613">
        <w:rPr>
          <w:rFonts w:ascii="David" w:eastAsia="Times New Roman" w:hAnsi="David" w:cs="David"/>
          <w:b/>
          <w:i/>
          <w:snapToGrid w:val="0"/>
          <w:sz w:val="26"/>
          <w:szCs w:val="24"/>
          <w:rtl/>
        </w:rPr>
        <w:t xml:space="preserve"> העובדים לאתר וממנו. </w:t>
      </w:r>
    </w:p>
    <w:p w14:paraId="7263969C" w14:textId="77777777" w:rsidR="00E56613" w:rsidRPr="00E56613" w:rsidRDefault="00E56613" w:rsidP="00237720">
      <w:pPr>
        <w:numPr>
          <w:ilvl w:val="2"/>
          <w:numId w:val="23"/>
        </w:numPr>
        <w:spacing w:before="120" w:beforeAutospacing="0" w:after="120" w:afterAutospacing="0" w:line="240" w:lineRule="auto"/>
        <w:ind w:left="1701" w:hanging="73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 xml:space="preserve">     יצור, אספקה והצבת שלטים מוארים בגבול מגרש האתר במיקום שייקבע ע"י המזמין, בגודל שלא יפחת מ- 4 </w:t>
      </w:r>
      <w:r w:rsidRPr="00E56613">
        <w:rPr>
          <w:rFonts w:ascii="David" w:eastAsia="Times New Roman" w:hAnsi="David" w:cs="David"/>
          <w:b/>
          <w:i/>
          <w:snapToGrid w:val="0"/>
          <w:sz w:val="26"/>
          <w:szCs w:val="24"/>
        </w:rPr>
        <w:t>x</w:t>
      </w:r>
      <w:r w:rsidRPr="00E56613">
        <w:rPr>
          <w:rFonts w:ascii="David" w:eastAsia="Times New Roman" w:hAnsi="David" w:cs="David"/>
          <w:b/>
          <w:i/>
          <w:snapToGrid w:val="0"/>
          <w:sz w:val="26"/>
          <w:szCs w:val="24"/>
          <w:rtl/>
        </w:rPr>
        <w:t xml:space="preserve"> 2 מ"ר וכן שני שלטים מוארים בגודל שלא יפחת מ- 10</w:t>
      </w:r>
      <w:r w:rsidRPr="00E56613">
        <w:rPr>
          <w:rFonts w:ascii="David" w:eastAsia="Times New Roman" w:hAnsi="David" w:cs="David"/>
          <w:b/>
          <w:i/>
          <w:snapToGrid w:val="0"/>
          <w:sz w:val="26"/>
          <w:szCs w:val="24"/>
        </w:rPr>
        <w:t>X</w:t>
      </w:r>
      <w:r w:rsidRPr="00E56613">
        <w:rPr>
          <w:rFonts w:ascii="David" w:eastAsia="Times New Roman" w:hAnsi="David" w:cs="David"/>
          <w:b/>
          <w:i/>
          <w:snapToGrid w:val="0"/>
          <w:sz w:val="26"/>
          <w:szCs w:val="24"/>
          <w:rtl/>
        </w:rPr>
        <w:t>2 מ"ר על גבי המנוף/ים שיוצבו באתר בנוסח שיקבע ע"י המזמין ושעיצובו יוכן ע"י הקבלן ויאושר ע"י המזמין לרבות קבלת היתר לשילוט, אגרת שילוט הוצאות חשמל להארת השילוט וכל הוצאה אחרת הכרוכה בכך. תוכן השלטים יקבע ע"י המזמין.</w:t>
      </w:r>
    </w:p>
    <w:p w14:paraId="7195E1B8" w14:textId="77777777" w:rsidR="00E56613" w:rsidRPr="00E56613" w:rsidRDefault="00E56613" w:rsidP="00237720">
      <w:pPr>
        <w:numPr>
          <w:ilvl w:val="2"/>
          <w:numId w:val="23"/>
        </w:numPr>
        <w:spacing w:before="120" w:beforeAutospacing="0" w:after="120" w:afterAutospacing="0" w:line="240" w:lineRule="auto"/>
        <w:ind w:left="1701" w:hanging="73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 xml:space="preserve">     סיוע להתקנת שלטים לפי דרישת המזמין על גבי חזיתות הבניינים לצרכים שיווקי</w:t>
      </w:r>
      <w:r w:rsidR="00EB50C8">
        <w:rPr>
          <w:rFonts w:ascii="David" w:eastAsia="Times New Roman" w:hAnsi="David" w:cs="David" w:hint="cs"/>
          <w:b/>
          <w:i/>
          <w:snapToGrid w:val="0"/>
          <w:sz w:val="26"/>
          <w:szCs w:val="24"/>
          <w:rtl/>
        </w:rPr>
        <w:t>י</w:t>
      </w:r>
      <w:r w:rsidRPr="00E56613">
        <w:rPr>
          <w:rFonts w:ascii="David" w:eastAsia="Times New Roman" w:hAnsi="David" w:cs="David"/>
          <w:b/>
          <w:i/>
          <w:snapToGrid w:val="0"/>
          <w:sz w:val="26"/>
          <w:szCs w:val="24"/>
          <w:rtl/>
        </w:rPr>
        <w:t>ם ושמירה עליהם.</w:t>
      </w:r>
    </w:p>
    <w:p w14:paraId="1E014436" w14:textId="77777777" w:rsidR="00E56613" w:rsidRPr="00E56613" w:rsidRDefault="00E56613" w:rsidP="00237720">
      <w:pPr>
        <w:numPr>
          <w:ilvl w:val="2"/>
          <w:numId w:val="23"/>
        </w:numPr>
        <w:spacing w:before="120" w:beforeAutospacing="0" w:after="120" w:afterAutospacing="0" w:line="240" w:lineRule="auto"/>
        <w:ind w:left="1701" w:hanging="73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התקנת גופי תאורה לפי דרישת המזמין להארת הצפה של חזיתות הבניינים לצרכים שיווקיים לרבות אחזקתם והוצאות צריכת החשמל הכרוכות בכך.</w:t>
      </w:r>
    </w:p>
    <w:p w14:paraId="31A2828A" w14:textId="77777777" w:rsidR="00E56613" w:rsidRPr="00E56613" w:rsidRDefault="00E56613" w:rsidP="00237720">
      <w:pPr>
        <w:numPr>
          <w:ilvl w:val="2"/>
          <w:numId w:val="23"/>
        </w:numPr>
        <w:spacing w:before="120" w:beforeAutospacing="0" w:after="120" w:afterAutospacing="0" w:line="240" w:lineRule="auto"/>
        <w:ind w:left="1701" w:hanging="73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 xml:space="preserve">התקנת מעלית שירות/משא והפעלתה בין היתר לצרכי שיווק של המזמין כמפורט בסעיף 18.2.15 להלן. להסרת ספק מובהר כי הקבלן אינו </w:t>
      </w:r>
      <w:r w:rsidR="00EB50C8" w:rsidRPr="00E56613">
        <w:rPr>
          <w:rFonts w:ascii="David" w:eastAsia="Times New Roman" w:hAnsi="David" w:cs="David" w:hint="cs"/>
          <w:b/>
          <w:i/>
          <w:snapToGrid w:val="0"/>
          <w:sz w:val="26"/>
          <w:szCs w:val="24"/>
          <w:rtl/>
        </w:rPr>
        <w:t>מחויב</w:t>
      </w:r>
      <w:r w:rsidRPr="00E56613">
        <w:rPr>
          <w:rFonts w:ascii="David" w:eastAsia="Times New Roman" w:hAnsi="David" w:cs="David"/>
          <w:b/>
          <w:i/>
          <w:snapToGrid w:val="0"/>
          <w:sz w:val="26"/>
          <w:szCs w:val="24"/>
          <w:rtl/>
        </w:rPr>
        <w:t xml:space="preserve"> בהתקנת מעלית בבניינים עד 6 קומות כאמור. אך ככל שתוקם, השימוש בה על ידי המזמין כאמור לא יחויב בכל תשלום. בבניינים מעל 6 קומות יקים הקבלן מעליות שירות/משא אשר ישמשו את השיווק לכל אורך תקופת הקמת המבנה, ולא יאוחר מיציקת קומה 6.</w:t>
      </w:r>
    </w:p>
    <w:p w14:paraId="4276C771" w14:textId="77777777" w:rsidR="00E56613" w:rsidRPr="00E56613" w:rsidRDefault="00E56613" w:rsidP="00237720">
      <w:pPr>
        <w:numPr>
          <w:ilvl w:val="2"/>
          <w:numId w:val="23"/>
        </w:numPr>
        <w:spacing w:before="120" w:beforeAutospacing="0" w:after="120" w:afterAutospacing="0" w:line="240" w:lineRule="auto"/>
        <w:ind w:left="1701" w:hanging="73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תחזוקת מבנה המכירות שהוקם/יוקם באתר, (רק במקרה של תקלות שבר ובעבודה בלבד), בין אם מדובר במבנה חדש ובין אם אינו חדש. הקמת מבנה המכירות, במובחן מתחזוקתו, תיעשה ע"י המזמין ועל חשבונו.</w:t>
      </w:r>
    </w:p>
    <w:p w14:paraId="61CE15B0" w14:textId="77777777" w:rsidR="00E56613" w:rsidRPr="00E56613" w:rsidRDefault="00E56613" w:rsidP="00237720">
      <w:pPr>
        <w:numPr>
          <w:ilvl w:val="2"/>
          <w:numId w:val="23"/>
        </w:numPr>
        <w:spacing w:before="120" w:beforeAutospacing="0" w:after="120" w:afterAutospacing="0" w:line="240" w:lineRule="auto"/>
        <w:ind w:left="1701" w:hanging="73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הגנה ושמירה על העבודות, החומרים, האמצעים, (לרבות חומרים ואמצעים של המזמין), העובדים וצד שלישי בפני גניבה, אבדן ופגיעה.</w:t>
      </w:r>
    </w:p>
    <w:p w14:paraId="3A22E066" w14:textId="77777777" w:rsidR="00E56613" w:rsidRPr="00E56613" w:rsidRDefault="00E56613" w:rsidP="00237720">
      <w:pPr>
        <w:numPr>
          <w:ilvl w:val="2"/>
          <w:numId w:val="23"/>
        </w:numPr>
        <w:spacing w:before="120" w:beforeAutospacing="0" w:after="120" w:afterAutospacing="0" w:line="240" w:lineRule="auto"/>
        <w:ind w:left="1701" w:hanging="737"/>
        <w:jc w:val="both"/>
        <w:outlineLvl w:val="1"/>
        <w:rPr>
          <w:rFonts w:ascii="David" w:eastAsia="Times New Roman" w:hAnsi="David" w:cs="David"/>
          <w:b/>
          <w:i/>
          <w:snapToGrid w:val="0"/>
          <w:sz w:val="26"/>
          <w:szCs w:val="24"/>
        </w:rPr>
      </w:pPr>
      <w:r w:rsidRPr="00E56613">
        <w:rPr>
          <w:rFonts w:ascii="David" w:eastAsia="Times New Roman" w:hAnsi="David" w:cs="David"/>
          <w:b/>
          <w:i/>
          <w:snapToGrid w:val="0"/>
          <w:sz w:val="26"/>
          <w:szCs w:val="24"/>
          <w:rtl/>
        </w:rPr>
        <w:t>כלל העלויות הכרוכות ברכישת ובקיום הביטוחים בהתאם ובכפוף להוראות חוזה זה.</w:t>
      </w:r>
    </w:p>
    <w:p w14:paraId="67076C43" w14:textId="77777777" w:rsidR="00E56613" w:rsidRPr="00E56613" w:rsidRDefault="00E56613" w:rsidP="00237720">
      <w:pPr>
        <w:numPr>
          <w:ilvl w:val="2"/>
          <w:numId w:val="23"/>
        </w:numPr>
        <w:spacing w:before="120" w:beforeAutospacing="0" w:after="120" w:afterAutospacing="0" w:line="240" w:lineRule="auto"/>
        <w:ind w:left="1701" w:hanging="73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הנהלת עבודה, מדידה, סימון, הכנת לוחות זמנים וניהולם והוצאות משרדיות, לרבות הוצאות בגין הכנת חשבונות באופן המפורט בסעיף 8 להלן.</w:t>
      </w:r>
    </w:p>
    <w:p w14:paraId="22D143EC" w14:textId="77777777" w:rsidR="00E56613" w:rsidRPr="00E56613" w:rsidRDefault="00E56613" w:rsidP="00237720">
      <w:pPr>
        <w:numPr>
          <w:ilvl w:val="2"/>
          <w:numId w:val="23"/>
        </w:numPr>
        <w:spacing w:before="120" w:beforeAutospacing="0" w:after="120" w:afterAutospacing="0" w:line="240" w:lineRule="auto"/>
        <w:ind w:left="1701" w:hanging="73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 xml:space="preserve">המסים, ההיטלים, האגרות ותשלומי חובה, כולל המסים הסוציאליים, כגון - תשלומים למוסד לבטוח לאומי, מס מקביל, תשלומים לקרן לבטוח של פועלי הבניין. </w:t>
      </w:r>
    </w:p>
    <w:p w14:paraId="512778B2" w14:textId="77777777" w:rsidR="00E56613" w:rsidRPr="00E56613" w:rsidRDefault="00E56613" w:rsidP="00237720">
      <w:pPr>
        <w:numPr>
          <w:ilvl w:val="2"/>
          <w:numId w:val="23"/>
        </w:numPr>
        <w:spacing w:before="120" w:beforeAutospacing="0" w:after="120" w:afterAutospacing="0" w:line="240" w:lineRule="auto"/>
        <w:ind w:left="1701" w:hanging="73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הוצאות הנפקת הערבויות, ויתר ההוצאות הקשורות בקיום החוזה.</w:t>
      </w:r>
    </w:p>
    <w:p w14:paraId="724E14D6" w14:textId="77777777" w:rsidR="00E56613" w:rsidRPr="00E56613" w:rsidRDefault="00E56613" w:rsidP="00237720">
      <w:pPr>
        <w:numPr>
          <w:ilvl w:val="2"/>
          <w:numId w:val="23"/>
        </w:numPr>
        <w:spacing w:before="120" w:beforeAutospacing="0" w:after="120" w:afterAutospacing="0" w:line="240" w:lineRule="auto"/>
        <w:ind w:left="1701" w:hanging="73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אחריות לטיב העבודות ובצוע העבודות בתקופות הבדק והאחריות, בהתאם להוראות כל דין.</w:t>
      </w:r>
    </w:p>
    <w:p w14:paraId="38823D38" w14:textId="77777777" w:rsidR="00E56613" w:rsidRPr="00E56613" w:rsidRDefault="00E56613" w:rsidP="00237720">
      <w:pPr>
        <w:numPr>
          <w:ilvl w:val="2"/>
          <w:numId w:val="23"/>
        </w:numPr>
        <w:spacing w:before="120" w:beforeAutospacing="0" w:after="120" w:afterAutospacing="0" w:line="240" w:lineRule="auto"/>
        <w:ind w:left="1701" w:hanging="73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רווח הקבלן.</w:t>
      </w:r>
    </w:p>
    <w:p w14:paraId="77736156" w14:textId="77777777" w:rsidR="00E56613" w:rsidRPr="00E56613" w:rsidRDefault="00E56613" w:rsidP="00237720">
      <w:pPr>
        <w:numPr>
          <w:ilvl w:val="2"/>
          <w:numId w:val="23"/>
        </w:numPr>
        <w:spacing w:before="120" w:beforeAutospacing="0" w:after="120" w:afterAutospacing="0" w:line="240" w:lineRule="auto"/>
        <w:ind w:left="1701" w:hanging="73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ביצוע עבודות זמניות להפרדה בין אזורים המיועדים לאכלוס לבין אזורי עבודה ו/או אחרים. התאמות זמניות במערכות, בהסדרי תנועה, אמצעי בטיחות וכיו"ב, כפי שיידרשו ע"י המזמין ו/או הרשויות הרלוונטיות לאור אכלוס הפרויקט בשלבים.</w:t>
      </w:r>
    </w:p>
    <w:p w14:paraId="206A11D6" w14:textId="77777777" w:rsidR="00E56613" w:rsidRPr="00E56613" w:rsidRDefault="00E56613" w:rsidP="00237720">
      <w:pPr>
        <w:numPr>
          <w:ilvl w:val="2"/>
          <w:numId w:val="23"/>
        </w:numPr>
        <w:spacing w:before="120" w:beforeAutospacing="0" w:after="120" w:afterAutospacing="0" w:line="240" w:lineRule="auto"/>
        <w:ind w:left="1701" w:hanging="73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ביצוע אחזקת רכוש משותף וניקיון השטחים המשותפים באתר, באופן רציף, במועדים לפי דרישת המזמין, בקשר עם הדירות שלא נמסרו באותו בנין לרוכשיהן ו/או למזמין, בגין התקופה המתחילה במועד מסירת הדירה הראשונה בבניין ומסתיימת בחלוף 3 חודשים מאז או עם מסירת כל הדירות בבניין לרוכשיהן ו/או למזמין, לפי המאוחר מביניהם.</w:t>
      </w:r>
    </w:p>
    <w:p w14:paraId="203B004F" w14:textId="77777777" w:rsidR="00E56613" w:rsidRPr="00E56613" w:rsidRDefault="00E56613" w:rsidP="00237720">
      <w:pPr>
        <w:numPr>
          <w:ilvl w:val="2"/>
          <w:numId w:val="23"/>
        </w:numPr>
        <w:spacing w:before="120" w:beforeAutospacing="0" w:after="120" w:afterAutospacing="0" w:line="240" w:lineRule="auto"/>
        <w:ind w:left="1701" w:hanging="737"/>
        <w:jc w:val="both"/>
        <w:outlineLvl w:val="1"/>
        <w:rPr>
          <w:rFonts w:ascii="David" w:eastAsia="Times New Roman" w:hAnsi="David" w:cs="David"/>
          <w:b/>
          <w:i/>
          <w:snapToGrid w:val="0"/>
          <w:sz w:val="26"/>
          <w:szCs w:val="24"/>
        </w:rPr>
      </w:pPr>
      <w:r w:rsidRPr="00E56613">
        <w:rPr>
          <w:rFonts w:ascii="David" w:eastAsia="Times New Roman" w:hAnsi="David" w:cs="David"/>
          <w:b/>
          <w:i/>
          <w:snapToGrid w:val="0"/>
          <w:sz w:val="26"/>
          <w:szCs w:val="24"/>
          <w:rtl/>
        </w:rPr>
        <w:t>הוצאות דמי בדיקות של מערכות הכלולות בעבודות לרבות חשמל, גז, מעליות, כיבוי אש לרבות תיקי שטח, איטום, אינסטלציה וכיו"ב לרבות דמי בדיקות חוזרות ודמי בדיקות כאמור בסעיף 19 להלן.</w:t>
      </w:r>
    </w:p>
    <w:p w14:paraId="128787B5" w14:textId="77777777" w:rsidR="00E56613" w:rsidRPr="00E56613" w:rsidRDefault="00E56613" w:rsidP="00E56613">
      <w:pPr>
        <w:spacing w:before="0" w:beforeAutospacing="0" w:after="0" w:afterAutospacing="0" w:line="240" w:lineRule="auto"/>
        <w:ind w:left="1701"/>
        <w:jc w:val="both"/>
        <w:rPr>
          <w:rFonts w:ascii="David" w:eastAsia="Times New Roman" w:hAnsi="David" w:cs="David"/>
          <w:snapToGrid w:val="0"/>
          <w:sz w:val="24"/>
          <w:szCs w:val="24"/>
          <w:rtl/>
        </w:rPr>
      </w:pPr>
      <w:r w:rsidRPr="00E56613">
        <w:rPr>
          <w:rFonts w:ascii="David" w:eastAsia="Times New Roman" w:hAnsi="David" w:cs="David"/>
          <w:snapToGrid w:val="0"/>
          <w:sz w:val="24"/>
          <w:szCs w:val="24"/>
          <w:rtl/>
        </w:rPr>
        <w:t>כלל ההוצאות המתחייבות לשם השגת טפסי 4 חלקיים או מלאים ותעודות גמר לרבות בטוחות להבטחת השלמת התחייבויות הקבלן לגמר ביצוע עד לקבלת תעודת גמר כדין, לפי דרישת המזמין  ו/או הרשות המקומית. ואולם יודגש כי תשלומים לחברת חשמל בגין חיבורי חשמל למבנה/ים, היטל השבחה, אגרות בניה והיטלי פיתוח יחולו על המזמין.</w:t>
      </w:r>
    </w:p>
    <w:p w14:paraId="746DD649" w14:textId="77777777" w:rsidR="00E56613" w:rsidRPr="00E56613" w:rsidRDefault="00E56613" w:rsidP="00237720">
      <w:pPr>
        <w:numPr>
          <w:ilvl w:val="2"/>
          <w:numId w:val="23"/>
        </w:numPr>
        <w:spacing w:before="120" w:beforeAutospacing="0" w:after="120" w:afterAutospacing="0" w:line="240" w:lineRule="auto"/>
        <w:ind w:left="1701" w:hanging="73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כל ההוצאות הישירות והבלתי ישירות של הקבלן, הקשורות בעבודות קבלני המשנה והוצאות הקבלנים האחרים באתר.</w:t>
      </w:r>
    </w:p>
    <w:p w14:paraId="34C29CD1" w14:textId="77777777" w:rsidR="00E56613" w:rsidRPr="00E56613" w:rsidRDefault="00E56613" w:rsidP="00237720">
      <w:pPr>
        <w:numPr>
          <w:ilvl w:val="2"/>
          <w:numId w:val="23"/>
        </w:numPr>
        <w:spacing w:before="120" w:beforeAutospacing="0" w:after="120" w:afterAutospacing="0" w:line="240" w:lineRule="auto"/>
        <w:ind w:left="1701" w:hanging="73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בהקשר לסעיף זה, מוסכם בין הצדדים כי המחיר הכולל עבור כל שלב, כולל תמורה גם בגין תביעות כספיות נוספות ומוצדקות של הקבלן לרבות בגין תוספות ושינויים בביסוס, ביסודות ובפיתוח הצמוד וכן בגין השלמת פרטי תכנון ושינויים ו/או תוספות הנובעים מדרישות הדין, דרישות התקן ודרישות הרשויות השונות (כגון:</w:t>
      </w:r>
      <w:r w:rsidR="00EB50C8">
        <w:rPr>
          <w:rFonts w:ascii="David" w:eastAsia="Times New Roman" w:hAnsi="David" w:cs="David" w:hint="cs"/>
          <w:b/>
          <w:i/>
          <w:snapToGrid w:val="0"/>
          <w:sz w:val="26"/>
          <w:szCs w:val="24"/>
          <w:rtl/>
        </w:rPr>
        <w:t xml:space="preserve"> </w:t>
      </w:r>
      <w:r w:rsidRPr="00E56613">
        <w:rPr>
          <w:rFonts w:ascii="David" w:eastAsia="Times New Roman" w:hAnsi="David" w:cs="David"/>
          <w:b/>
          <w:i/>
          <w:snapToGrid w:val="0"/>
          <w:sz w:val="26"/>
          <w:szCs w:val="24"/>
          <w:rtl/>
        </w:rPr>
        <w:t>רשות מקומית, כיבוי אש, פיקוד העורף, מוסד תכנון, חברת החשמל, בזק) וכל זאת הן במהלך הביצוע והן בסיומו ועד לקבלת תעודת גמר לאותו שלב.</w:t>
      </w:r>
    </w:p>
    <w:p w14:paraId="2906BFCA" w14:textId="77777777" w:rsidR="00E56613" w:rsidRPr="00E56613" w:rsidRDefault="00E56613" w:rsidP="00E56613">
      <w:pPr>
        <w:spacing w:before="120" w:beforeAutospacing="0" w:after="120" w:afterAutospacing="0" w:line="240" w:lineRule="auto"/>
        <w:ind w:left="1701"/>
        <w:jc w:val="both"/>
        <w:outlineLvl w:val="1"/>
        <w:rPr>
          <w:rFonts w:ascii="David" w:eastAsia="Times New Roman" w:hAnsi="David" w:cs="David"/>
          <w:b/>
          <w:i/>
          <w:snapToGrid w:val="0"/>
          <w:sz w:val="26"/>
          <w:szCs w:val="24"/>
        </w:rPr>
      </w:pPr>
      <w:r w:rsidRPr="00E56613">
        <w:rPr>
          <w:rFonts w:ascii="David" w:eastAsia="Times New Roman" w:hAnsi="David" w:cs="David"/>
          <w:b/>
          <w:i/>
          <w:snapToGrid w:val="0"/>
          <w:sz w:val="26"/>
          <w:szCs w:val="24"/>
          <w:rtl/>
        </w:rPr>
        <w:t>מוסכם כי דרישות כספיות של הקבלן ככל ובמידה שתאושרנה ע"י המזמין תשולמנה רק במקרים המפורטים כדלהלן:</w:t>
      </w:r>
    </w:p>
    <w:p w14:paraId="02F87543" w14:textId="77777777" w:rsidR="00E56613" w:rsidRPr="00E56613" w:rsidRDefault="00E56613" w:rsidP="00237720">
      <w:pPr>
        <w:numPr>
          <w:ilvl w:val="3"/>
          <w:numId w:val="23"/>
        </w:numPr>
        <w:spacing w:before="120" w:beforeAutospacing="0" w:after="120" w:afterAutospacing="0" w:line="240" w:lineRule="auto"/>
        <w:ind w:left="2552" w:hanging="851"/>
        <w:jc w:val="both"/>
        <w:outlineLvl w:val="1"/>
        <w:rPr>
          <w:rFonts w:ascii="David" w:eastAsia="Times New Roman" w:hAnsi="David" w:cs="David"/>
          <w:b/>
          <w:i/>
          <w:snapToGrid w:val="0"/>
          <w:sz w:val="26"/>
          <w:szCs w:val="24"/>
        </w:rPr>
      </w:pPr>
      <w:r w:rsidRPr="00E56613">
        <w:rPr>
          <w:rFonts w:ascii="David" w:eastAsia="Times New Roman" w:hAnsi="David" w:cs="David"/>
          <w:b/>
          <w:i/>
          <w:snapToGrid w:val="0"/>
          <w:sz w:val="26"/>
          <w:szCs w:val="24"/>
          <w:rtl/>
        </w:rPr>
        <w:t>שיפורי סטנדרט שנועדו לשיפור הפרויקט שיוזמו והוזמנו בנפרד ובכתב על ידי המזמין מעבר למצוין בחוזה על נספחיו. (במקרה של הפחתות בסטנדרט כאמור, יזוכה המזמין בעלות העבודות שבוטלו ו/או שונו).</w:t>
      </w:r>
    </w:p>
    <w:p w14:paraId="10B74CC1" w14:textId="77777777" w:rsidR="00E56613" w:rsidRPr="00E56613" w:rsidRDefault="00E56613" w:rsidP="00237720">
      <w:pPr>
        <w:numPr>
          <w:ilvl w:val="3"/>
          <w:numId w:val="23"/>
        </w:numPr>
        <w:spacing w:before="120" w:beforeAutospacing="0" w:after="120" w:afterAutospacing="0" w:line="240" w:lineRule="auto"/>
        <w:ind w:left="2552" w:hanging="851"/>
        <w:jc w:val="both"/>
        <w:outlineLvl w:val="1"/>
        <w:rPr>
          <w:rFonts w:ascii="David" w:eastAsia="Times New Roman" w:hAnsi="David" w:cs="David"/>
          <w:b/>
          <w:i/>
          <w:snapToGrid w:val="0"/>
          <w:sz w:val="26"/>
          <w:szCs w:val="24"/>
        </w:rPr>
      </w:pPr>
      <w:r w:rsidRPr="00E56613">
        <w:rPr>
          <w:rFonts w:ascii="David" w:eastAsia="Times New Roman" w:hAnsi="David" w:cs="David"/>
          <w:b/>
          <w:i/>
          <w:snapToGrid w:val="0"/>
          <w:sz w:val="26"/>
          <w:szCs w:val="24"/>
          <w:rtl/>
        </w:rPr>
        <w:t>עבודות שתידרשנה בעקבות טעויות תכנוניות בתכניות שסופקו ע"י המזמין ו/או שתכנונן באחריותו עפ"י חוזה זה, שנתגלו לאחר ביצוע ושלא ניתן היה לגלותן כאמור בסעיף 5.15 לחוזה. מובהר כי האמור לא יחול בקשר עם טעויות תכנוניות בתכניות שיוכנו ע"י הקבלן ו/או ע"י מי מטעמו לרבות תכניות קונסטרוקציה ו/או טעויות בגין תיאום תכנון שבאחריות הקבלן לתאמו עפ"י החוזה. מובהר כי האמור לא יחול בקשר עם טעויות בתכניות ו/במפרטים שסופקו על ידי המזמין, שנתגלו לפני ביצוע (גם אם הקבלן התקשר עם קבלני משנה וספקים לפי התוכניות ו/או המפרטים השגויים.</w:t>
      </w:r>
    </w:p>
    <w:p w14:paraId="6308518B" w14:textId="77777777" w:rsidR="00E56613" w:rsidRPr="00E56613" w:rsidRDefault="00E56613" w:rsidP="00E56613">
      <w:pPr>
        <w:spacing w:before="120" w:beforeAutospacing="0" w:after="120" w:afterAutospacing="0" w:line="240" w:lineRule="auto"/>
        <w:ind w:left="2552"/>
        <w:jc w:val="both"/>
        <w:outlineLvl w:val="1"/>
        <w:rPr>
          <w:rFonts w:ascii="David" w:eastAsia="Times New Roman" w:hAnsi="David" w:cs="David"/>
          <w:b/>
          <w:i/>
          <w:snapToGrid w:val="0"/>
          <w:sz w:val="26"/>
          <w:szCs w:val="24"/>
        </w:rPr>
      </w:pPr>
      <w:r w:rsidRPr="00E56613">
        <w:rPr>
          <w:rFonts w:ascii="David" w:eastAsia="Times New Roman" w:hAnsi="David" w:cs="David"/>
          <w:b/>
          <w:i/>
          <w:snapToGrid w:val="0"/>
          <w:sz w:val="26"/>
          <w:szCs w:val="24"/>
          <w:rtl/>
        </w:rPr>
        <w:t>השיפוי בגין תיקון הטעות לא יכלול את שאמור היה להתבצע לולא הטעות, ויהיה בגין עבודות בפועל ולא בגין תקורות לו"ז, רווח, וכיוצא בזה, והכול בהסכמת ובאישור המפקח.</w:t>
      </w:r>
    </w:p>
    <w:p w14:paraId="512D32A3" w14:textId="77777777" w:rsidR="00E56613" w:rsidRPr="00E56613" w:rsidRDefault="00E56613" w:rsidP="00237720">
      <w:pPr>
        <w:numPr>
          <w:ilvl w:val="3"/>
          <w:numId w:val="23"/>
        </w:numPr>
        <w:spacing w:before="120" w:beforeAutospacing="0" w:after="120" w:afterAutospacing="0" w:line="240" w:lineRule="auto"/>
        <w:ind w:left="2552" w:hanging="851"/>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הגדלת שטחי בנייה.</w:t>
      </w:r>
    </w:p>
    <w:p w14:paraId="4DFC7BB1" w14:textId="77777777" w:rsidR="00E56613" w:rsidRPr="00E56613" w:rsidRDefault="00E56613" w:rsidP="00237720">
      <w:pPr>
        <w:numPr>
          <w:ilvl w:val="2"/>
          <w:numId w:val="23"/>
        </w:numPr>
        <w:spacing w:before="120" w:beforeAutospacing="0" w:after="120" w:afterAutospacing="0" w:line="240" w:lineRule="auto"/>
        <w:ind w:left="1701" w:hanging="737"/>
        <w:jc w:val="both"/>
        <w:outlineLvl w:val="1"/>
        <w:rPr>
          <w:rFonts w:ascii="David" w:eastAsia="Times New Roman" w:hAnsi="David" w:cs="David"/>
          <w:b/>
          <w:i/>
          <w:snapToGrid w:val="0"/>
          <w:sz w:val="26"/>
          <w:szCs w:val="24"/>
        </w:rPr>
      </w:pPr>
      <w:r w:rsidRPr="00E56613">
        <w:rPr>
          <w:rFonts w:ascii="David" w:eastAsia="Times New Roman" w:hAnsi="David" w:cs="David"/>
          <w:b/>
          <w:i/>
          <w:snapToGrid w:val="0"/>
          <w:sz w:val="26"/>
          <w:szCs w:val="24"/>
          <w:rtl/>
        </w:rPr>
        <w:t>כל יתר ההוצאות המתחייבות מהחוזה ומביצועו, הן הישירות והן העקיפות, ובכלל זה התקורה והוצאות המימון.</w:t>
      </w:r>
    </w:p>
    <w:p w14:paraId="6A222564" w14:textId="77777777" w:rsidR="00E56613" w:rsidRPr="00E56613" w:rsidRDefault="00E56613" w:rsidP="00EB50C8">
      <w:pPr>
        <w:spacing w:before="120" w:beforeAutospacing="0" w:after="120" w:afterAutospacing="0" w:line="240" w:lineRule="auto"/>
        <w:ind w:left="1701"/>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כל אלה אלא אם הותנה במפורש אחרת בחוזה.</w:t>
      </w:r>
    </w:p>
    <w:p w14:paraId="3B016357" w14:textId="77777777" w:rsidR="00E56613" w:rsidRPr="00E56613" w:rsidRDefault="00E56613" w:rsidP="00E56613">
      <w:pPr>
        <w:spacing w:before="120" w:beforeAutospacing="0" w:after="120" w:afterAutospacing="0" w:line="240" w:lineRule="auto"/>
        <w:jc w:val="both"/>
        <w:outlineLvl w:val="1"/>
        <w:rPr>
          <w:rFonts w:ascii="David" w:eastAsia="Times New Roman" w:hAnsi="David" w:cs="David"/>
          <w:b/>
          <w:i/>
          <w:snapToGrid w:val="0"/>
          <w:sz w:val="26"/>
          <w:szCs w:val="24"/>
          <w:rtl/>
        </w:rPr>
      </w:pPr>
    </w:p>
    <w:p w14:paraId="3F4CDDAB" w14:textId="77777777" w:rsidR="00E56613" w:rsidRPr="00E56613" w:rsidRDefault="00E56613" w:rsidP="00237720">
      <w:pPr>
        <w:numPr>
          <w:ilvl w:val="0"/>
          <w:numId w:val="23"/>
        </w:numPr>
        <w:spacing w:before="120" w:beforeAutospacing="0" w:after="120" w:afterAutospacing="0" w:line="240" w:lineRule="auto"/>
        <w:ind w:left="397" w:hanging="397"/>
        <w:jc w:val="both"/>
        <w:outlineLvl w:val="0"/>
        <w:rPr>
          <w:rFonts w:ascii="David" w:eastAsia="Times New Roman" w:hAnsi="David" w:cs="David"/>
          <w:snapToGrid w:val="0"/>
          <w:sz w:val="26"/>
          <w:szCs w:val="24"/>
          <w:rtl/>
        </w:rPr>
      </w:pPr>
      <w:r w:rsidRPr="00E56613">
        <w:rPr>
          <w:rFonts w:ascii="David" w:eastAsia="Times New Roman" w:hAnsi="David" w:cs="David"/>
          <w:b/>
          <w:bCs/>
          <w:snapToGrid w:val="0"/>
          <w:sz w:val="26"/>
          <w:szCs w:val="24"/>
          <w:u w:val="single"/>
          <w:rtl/>
        </w:rPr>
        <w:t>הצמדה</w:t>
      </w:r>
    </w:p>
    <w:p w14:paraId="02E0B387" w14:textId="77777777" w:rsidR="00E56613" w:rsidRPr="00E56613" w:rsidRDefault="00E56613" w:rsidP="00E56613">
      <w:pPr>
        <w:spacing w:before="0" w:beforeAutospacing="0" w:after="0" w:afterAutospacing="0" w:line="240" w:lineRule="auto"/>
        <w:ind w:left="360"/>
        <w:jc w:val="both"/>
        <w:rPr>
          <w:rFonts w:ascii="David" w:eastAsia="Times New Roman" w:hAnsi="David" w:cs="David"/>
          <w:snapToGrid w:val="0"/>
          <w:sz w:val="24"/>
          <w:szCs w:val="24"/>
          <w:rtl/>
        </w:rPr>
      </w:pPr>
      <w:r w:rsidRPr="00E56613">
        <w:rPr>
          <w:rFonts w:ascii="David" w:eastAsia="Times New Roman" w:hAnsi="David" w:cs="David"/>
          <w:snapToGrid w:val="0"/>
          <w:sz w:val="24"/>
          <w:szCs w:val="24"/>
          <w:rtl/>
        </w:rPr>
        <w:t>המגיע לקבלן לפי כל חשבון ביניים לאחר בצוע הניכויים לפי סעיף 8.2.4 להלן, ויתרת המגיע לפי החשבון הסופי, יהיו צמודים למדד תשומות הבניה למגורים בעיקור שעות קיץ בהתאם ובכפוף למפורט בנספח 3.1.1.</w:t>
      </w:r>
    </w:p>
    <w:p w14:paraId="015403AF" w14:textId="77777777" w:rsidR="00E56613" w:rsidRPr="00E56613" w:rsidRDefault="00E56613" w:rsidP="00E56613">
      <w:pPr>
        <w:spacing w:before="0" w:beforeAutospacing="0" w:after="0" w:afterAutospacing="0" w:line="240" w:lineRule="auto"/>
        <w:ind w:left="360"/>
        <w:jc w:val="both"/>
        <w:rPr>
          <w:rFonts w:ascii="David" w:eastAsia="Times New Roman" w:hAnsi="David" w:cs="David"/>
          <w:snapToGrid w:val="0"/>
          <w:sz w:val="24"/>
          <w:szCs w:val="24"/>
          <w:rtl/>
        </w:rPr>
      </w:pPr>
      <w:r w:rsidRPr="00E56613">
        <w:rPr>
          <w:rFonts w:ascii="David" w:eastAsia="Times New Roman" w:hAnsi="David" w:cs="David"/>
          <w:snapToGrid w:val="0"/>
          <w:sz w:val="24"/>
          <w:szCs w:val="24"/>
          <w:rtl/>
        </w:rPr>
        <w:t>למניעת ספק מובהר בזאת כי תוספת תשלום בגין הפרשי הצמדה למדד לא תחול על התקופה שבין סיום העבודות עפ"י לוח הזמנים המפורט כהגדרתו בסעיף 1.1 לעיל, לבין סיום העבודה בפועל והקבלן לא יהיה זכאי לכל תוספת תשלום עקב כך, אלא באם אושרה לו הארכת מועד לביצוע ע"י המפקח, בכתב.</w:t>
      </w:r>
    </w:p>
    <w:p w14:paraId="0F1E088D" w14:textId="77777777" w:rsidR="00D904AB" w:rsidRDefault="00D904AB">
      <w:pPr>
        <w:bidi w:val="0"/>
        <w:spacing w:before="0" w:beforeAutospacing="0" w:after="160" w:afterAutospacing="0" w:line="259" w:lineRule="auto"/>
        <w:rPr>
          <w:rFonts w:ascii="David" w:eastAsia="Times New Roman" w:hAnsi="David" w:cs="David"/>
          <w:snapToGrid w:val="0"/>
          <w:sz w:val="24"/>
          <w:szCs w:val="24"/>
          <w:rtl/>
        </w:rPr>
      </w:pPr>
      <w:r>
        <w:rPr>
          <w:rFonts w:ascii="David" w:eastAsia="Times New Roman" w:hAnsi="David" w:cs="David"/>
          <w:snapToGrid w:val="0"/>
          <w:sz w:val="24"/>
          <w:szCs w:val="24"/>
          <w:rtl/>
        </w:rPr>
        <w:br w:type="page"/>
      </w:r>
    </w:p>
    <w:p w14:paraId="0E3AC7A3" w14:textId="77777777" w:rsidR="00E56613" w:rsidRPr="00E56613" w:rsidRDefault="00E56613" w:rsidP="00E56613">
      <w:pPr>
        <w:spacing w:before="0" w:beforeAutospacing="0" w:after="0" w:afterAutospacing="0" w:line="360" w:lineRule="auto"/>
        <w:ind w:left="1480" w:hanging="709"/>
        <w:jc w:val="both"/>
        <w:rPr>
          <w:rFonts w:ascii="David" w:eastAsia="Times New Roman" w:hAnsi="David" w:cs="David"/>
          <w:snapToGrid w:val="0"/>
          <w:sz w:val="24"/>
          <w:szCs w:val="24"/>
          <w:rtl/>
        </w:rPr>
      </w:pPr>
    </w:p>
    <w:p w14:paraId="00096455" w14:textId="77777777" w:rsidR="00E56613" w:rsidRPr="00E56613" w:rsidRDefault="00E56613" w:rsidP="00237720">
      <w:pPr>
        <w:numPr>
          <w:ilvl w:val="0"/>
          <w:numId w:val="23"/>
        </w:numPr>
        <w:spacing w:before="120" w:beforeAutospacing="0" w:after="120" w:afterAutospacing="0" w:line="240" w:lineRule="auto"/>
        <w:ind w:left="397" w:hanging="397"/>
        <w:jc w:val="both"/>
        <w:outlineLvl w:val="0"/>
        <w:rPr>
          <w:rFonts w:ascii="David" w:eastAsia="Times New Roman" w:hAnsi="David" w:cs="David"/>
          <w:snapToGrid w:val="0"/>
          <w:sz w:val="26"/>
          <w:szCs w:val="24"/>
          <w:rtl/>
        </w:rPr>
      </w:pPr>
      <w:r w:rsidRPr="00E56613">
        <w:rPr>
          <w:rFonts w:ascii="David" w:eastAsia="Times New Roman" w:hAnsi="David" w:cs="David"/>
          <w:b/>
          <w:bCs/>
          <w:snapToGrid w:val="0"/>
          <w:sz w:val="26"/>
          <w:szCs w:val="24"/>
          <w:u w:val="single"/>
          <w:rtl/>
        </w:rPr>
        <w:t>הגשת חשבונות ותשלומם</w:t>
      </w:r>
    </w:p>
    <w:p w14:paraId="035ACBAF" w14:textId="77777777" w:rsidR="00E56613" w:rsidRPr="00E56613" w:rsidRDefault="00E56613" w:rsidP="00237720">
      <w:pPr>
        <w:numPr>
          <w:ilvl w:val="1"/>
          <w:numId w:val="23"/>
        </w:numPr>
        <w:spacing w:before="120" w:beforeAutospacing="0" w:after="120" w:afterAutospacing="0" w:line="240" w:lineRule="auto"/>
        <w:ind w:left="964" w:hanging="56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 xml:space="preserve">    בוטל.</w:t>
      </w:r>
    </w:p>
    <w:p w14:paraId="4D44A417" w14:textId="77777777" w:rsidR="00E56613" w:rsidRPr="00E56613" w:rsidRDefault="00E56613" w:rsidP="00237720">
      <w:pPr>
        <w:numPr>
          <w:ilvl w:val="1"/>
          <w:numId w:val="23"/>
        </w:numPr>
        <w:spacing w:before="120" w:beforeAutospacing="0" w:after="120" w:afterAutospacing="0" w:line="240" w:lineRule="auto"/>
        <w:ind w:left="964" w:hanging="56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 xml:space="preserve">    בראשית כל חודש ולא יאוחר מאשר עד ה- 5 בו, על הקבלן להגיש למפקח חשבון ביניים (במדיה מגנטית בפורמט משרד השיכון) בצירוף העתק מודפס וחתום, המתייחס ומפרט את העבודות שבוצעו מיום תחילת העבודות ועד תום החודש הגרגוריאני החולף במדד היסודי. החשבונות יוגשו ע"י הקבלן תוך פירוט חלוקה ליחידות דיור ולשטחים משותפים על פי לוח התשלומים.</w:t>
      </w:r>
    </w:p>
    <w:p w14:paraId="5D57E3CA" w14:textId="77777777" w:rsidR="00E56613" w:rsidRPr="00E56613" w:rsidRDefault="00E56613" w:rsidP="00237720">
      <w:pPr>
        <w:numPr>
          <w:ilvl w:val="2"/>
          <w:numId w:val="24"/>
        </w:numPr>
        <w:spacing w:before="120" w:beforeAutospacing="0" w:after="120" w:afterAutospacing="0" w:line="240" w:lineRule="auto"/>
        <w:jc w:val="both"/>
        <w:outlineLvl w:val="1"/>
        <w:rPr>
          <w:rFonts w:ascii="David" w:eastAsia="Times New Roman" w:hAnsi="David" w:cs="David"/>
          <w:b/>
          <w:i/>
          <w:snapToGrid w:val="0"/>
          <w:sz w:val="26"/>
          <w:szCs w:val="24"/>
          <w:rtl/>
        </w:rPr>
      </w:pPr>
      <w:r w:rsidRPr="00E56613">
        <w:rPr>
          <w:rFonts w:ascii="David" w:eastAsia="Times New Roman" w:hAnsi="David" w:cs="David"/>
          <w:b/>
          <w:i/>
          <w:sz w:val="26"/>
          <w:szCs w:val="24"/>
          <w:rtl/>
        </w:rPr>
        <w:t xml:space="preserve">    על אף האמור לעיל הקבלן לא יהיה רשאי להגיש חשבון ביניים ולקבל סכום כלשהו בגינו בקשר לעבודות שבוצעו בחודש הגרגוריאני החולף אשר בוצעו בהקדמה לעומת לוח הזמנים הכללי שאושר ע"י המזמין, ואשר הקדמת</w:t>
      </w:r>
      <w:r w:rsidRPr="00E56613">
        <w:rPr>
          <w:rFonts w:ascii="David" w:eastAsia="Times New Roman" w:hAnsi="David" w:cs="David"/>
          <w:b/>
          <w:i/>
          <w:snapToGrid w:val="0"/>
          <w:sz w:val="26"/>
          <w:szCs w:val="24"/>
          <w:rtl/>
        </w:rPr>
        <w:t xml:space="preserve"> ביצוען בגינן לא אושרה מראש ובכתב ע"י המפקח.</w:t>
      </w:r>
    </w:p>
    <w:p w14:paraId="0FCAA9A2" w14:textId="77777777" w:rsidR="00E56613" w:rsidRPr="00E56613" w:rsidRDefault="00E56613" w:rsidP="00E56613">
      <w:pPr>
        <w:spacing w:before="120" w:beforeAutospacing="0" w:after="120" w:afterAutospacing="0" w:line="240" w:lineRule="auto"/>
        <w:ind w:left="1701"/>
        <w:jc w:val="both"/>
        <w:outlineLvl w:val="1"/>
        <w:rPr>
          <w:rFonts w:ascii="David" w:eastAsia="Times New Roman" w:hAnsi="David" w:cs="David"/>
          <w:b/>
          <w:i/>
          <w:snapToGrid w:val="0"/>
          <w:sz w:val="26"/>
          <w:szCs w:val="24"/>
        </w:rPr>
      </w:pPr>
      <w:r w:rsidRPr="00E56613">
        <w:rPr>
          <w:rFonts w:ascii="David" w:eastAsia="Times New Roman" w:hAnsi="David" w:cs="David"/>
          <w:b/>
          <w:i/>
          <w:snapToGrid w:val="0"/>
          <w:sz w:val="26"/>
          <w:szCs w:val="24"/>
          <w:rtl/>
        </w:rPr>
        <w:t>הקבלן לא יהיה רשאי להגיש חשבון ביניים אלא בצירוף יומני עבודה בגין החודש הרלוונטי הנכונים עד למועד הגשת החשבון.</w:t>
      </w:r>
    </w:p>
    <w:p w14:paraId="6CDA58E2" w14:textId="77777777" w:rsidR="00E56613" w:rsidRPr="00E56613" w:rsidRDefault="00E56613" w:rsidP="00237720">
      <w:pPr>
        <w:numPr>
          <w:ilvl w:val="2"/>
          <w:numId w:val="24"/>
        </w:numPr>
        <w:spacing w:before="120" w:beforeAutospacing="0" w:after="120" w:afterAutospacing="0" w:line="240" w:lineRule="auto"/>
        <w:ind w:left="1701" w:hanging="73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 xml:space="preserve">    חשבון ביניים שהוגש כאמור ייבדק על ידי המפקח תוך פרק הזמן מהגשתו הנקוב בנספח 3.1.1, והמפקח יאשר או יאשר חלקית או ידחה בכתב, כפי שימצא לנכון, בתוך אותו מועד, את התשלום המגיע לקבלן שיחושב על פי מועד הביצוע והעבודות שבוצעו בפועל במסגרת אותו שלב. אשור המפקח בכתב כאמור הוא תנאי מוקדם לבצוע כל תשלום.</w:t>
      </w:r>
    </w:p>
    <w:p w14:paraId="0F90B650" w14:textId="77777777" w:rsidR="00E56613" w:rsidRPr="00E56613" w:rsidRDefault="00E56613" w:rsidP="00237720">
      <w:pPr>
        <w:numPr>
          <w:ilvl w:val="2"/>
          <w:numId w:val="24"/>
        </w:numPr>
        <w:spacing w:before="120" w:beforeAutospacing="0" w:after="120" w:afterAutospacing="0" w:line="240" w:lineRule="auto"/>
        <w:ind w:left="1701" w:hanging="73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 xml:space="preserve">     החשבונות יהיו מצטברים ויפורטו עפ"י העבודה שבוצעה כאמור, הכל לפי הנחיות המפקח. </w:t>
      </w:r>
    </w:p>
    <w:p w14:paraId="3DAED73B" w14:textId="77777777" w:rsidR="00E56613" w:rsidRPr="00E56613" w:rsidRDefault="00E56613" w:rsidP="00237720">
      <w:pPr>
        <w:numPr>
          <w:ilvl w:val="2"/>
          <w:numId w:val="24"/>
        </w:numPr>
        <w:spacing w:before="120" w:beforeAutospacing="0" w:after="120" w:afterAutospacing="0" w:line="240" w:lineRule="auto"/>
        <w:ind w:left="1701" w:hanging="737"/>
        <w:jc w:val="both"/>
        <w:outlineLvl w:val="1"/>
        <w:rPr>
          <w:rFonts w:ascii="David" w:eastAsia="Times New Roman" w:hAnsi="David" w:cs="David"/>
          <w:b/>
          <w:i/>
          <w:snapToGrid w:val="0"/>
          <w:sz w:val="24"/>
          <w:szCs w:val="24"/>
          <w:rtl/>
        </w:rPr>
      </w:pPr>
      <w:r w:rsidRPr="00E56613">
        <w:rPr>
          <w:rFonts w:ascii="David" w:eastAsia="Times New Roman" w:hAnsi="David" w:cs="David"/>
          <w:b/>
          <w:i/>
          <w:snapToGrid w:val="0"/>
          <w:sz w:val="26"/>
          <w:szCs w:val="24"/>
          <w:rtl/>
        </w:rPr>
        <w:t xml:space="preserve">    בכפוף לכך שהקבלן יגיש את חשבון הביניים כאמור בסעיף 8.2.1 לעיל ויקיים את כל יתר התחייבויותיו עפ"י חוזה זה שהגיע המועד לביצוען במועדן ישלם המזמין לקבלן את סכום חשבון הביניים שאושר בכתב על ידי המפקח תוך פרק הזמן הנקוב בנספח 3.1.1, אך זאת בניכוי</w:t>
      </w:r>
    </w:p>
    <w:p w14:paraId="7783C6CD" w14:textId="77777777" w:rsidR="00E56613" w:rsidRPr="00E56613" w:rsidRDefault="00E56613" w:rsidP="00237720">
      <w:pPr>
        <w:numPr>
          <w:ilvl w:val="3"/>
          <w:numId w:val="24"/>
        </w:numPr>
        <w:spacing w:before="120" w:beforeAutospacing="0" w:after="120" w:afterAutospacing="0" w:line="240" w:lineRule="auto"/>
        <w:ind w:left="2552" w:hanging="851"/>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האחוז הנקוב בנספח 3.1.1 מחשבון הביניים אשר יעוכב בידי המזמין וישולם על ידו רק לאחר אשור החשבון הסופי ע"י המפקח ועד כמה שיקבע ע"י המפקח כמגיע לקבלן. הסכום המנוכה יישא הפרשי הצמדה למדד אך לא יישא כל ריבית.</w:t>
      </w:r>
    </w:p>
    <w:p w14:paraId="156E948C" w14:textId="77777777" w:rsidR="00E56613" w:rsidRPr="00E56613" w:rsidRDefault="00E56613" w:rsidP="00237720">
      <w:pPr>
        <w:numPr>
          <w:ilvl w:val="3"/>
          <w:numId w:val="24"/>
        </w:numPr>
        <w:spacing w:before="120" w:beforeAutospacing="0" w:after="120" w:afterAutospacing="0" w:line="240" w:lineRule="auto"/>
        <w:ind w:left="2552" w:hanging="851"/>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כל הסכומים ששולמו או שנזקפו כמשולמים ע"ח חשבונות הביניים הקודמים במדד היסודי וכל סכום שהמזמין זכאי לקבל או לגבות מהקבלן לפי סעיף 8.4 להלן לסכום זה יוסיף המזמין את תוספת ההצמדה כאמור בסעיף 7 לעיל, ינכה את החלק היחסי במקדמה, ככל וניתנה לקבלן, כשהיא צמודה למדד ואת דמי הביטוח כמפורט בסעיף 16.2 להלן.</w:t>
      </w:r>
    </w:p>
    <w:p w14:paraId="4E456BE4" w14:textId="77777777" w:rsidR="00E56613" w:rsidRPr="00E56613" w:rsidRDefault="00E56613" w:rsidP="00237720">
      <w:pPr>
        <w:numPr>
          <w:ilvl w:val="2"/>
          <w:numId w:val="24"/>
        </w:numPr>
        <w:spacing w:before="120" w:beforeAutospacing="0" w:after="120" w:afterAutospacing="0" w:line="240" w:lineRule="auto"/>
        <w:ind w:left="1701" w:hanging="737"/>
        <w:jc w:val="both"/>
        <w:outlineLvl w:val="1"/>
        <w:rPr>
          <w:rFonts w:ascii="David" w:eastAsia="Times New Roman" w:hAnsi="David" w:cs="David"/>
          <w:b/>
          <w:i/>
          <w:snapToGrid w:val="0"/>
          <w:sz w:val="26"/>
          <w:szCs w:val="24"/>
          <w:rtl/>
        </w:rPr>
      </w:pPr>
      <w:r w:rsidRPr="00E56613">
        <w:rPr>
          <w:rFonts w:ascii="David" w:eastAsia="Times New Roman" w:hAnsi="David" w:cs="David"/>
          <w:snapToGrid w:val="0"/>
          <w:sz w:val="26"/>
          <w:szCs w:val="24"/>
          <w:rtl/>
        </w:rPr>
        <w:t>על אף האמור לעיל לא ישולם חשבון הביניים הראשון אלא אם הגיש הקבלן למזמין את לוח</w:t>
      </w:r>
      <w:r w:rsidRPr="00E56613">
        <w:rPr>
          <w:rFonts w:ascii="David" w:eastAsia="Times New Roman" w:hAnsi="David" w:cs="David"/>
          <w:b/>
          <w:i/>
          <w:snapToGrid w:val="0"/>
          <w:sz w:val="26"/>
          <w:szCs w:val="24"/>
          <w:rtl/>
        </w:rPr>
        <w:t xml:space="preserve"> הזמנים המעודכן כמותנה בסעיף 10.7 להלן, את המפורט בסעיף 10.10.2 להלן ואת אישור קיום הביטוחים הנזכר בסעיף 16.9 להלן, ולא ישולם כל חשבון ביניים אחר אלא אם הגיש הקבלן למזמין דו"ח על התקדמות בצוע העבודות, הגיש תכניות עדות ומדידות של העבודות חתומות ע"י מודד מוסמך ועדכן את לוח הזמנים בהתאם להוראות החוזה ולשביעות רצון המפקח.</w:t>
      </w:r>
    </w:p>
    <w:p w14:paraId="5848EA09" w14:textId="77777777" w:rsidR="00E56613" w:rsidRPr="00E56613" w:rsidRDefault="00E56613" w:rsidP="00237720">
      <w:pPr>
        <w:numPr>
          <w:ilvl w:val="2"/>
          <w:numId w:val="24"/>
        </w:numPr>
        <w:spacing w:before="120" w:beforeAutospacing="0" w:after="120" w:afterAutospacing="0" w:line="240" w:lineRule="auto"/>
        <w:ind w:left="1701" w:hanging="73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 xml:space="preserve">תנאי לביצוע תשלום כלשהו ע"ח המחיר הכולל הינו המצאת אישור בדבר ניהול ספרי הקבלן כדין, חתום ע"י רו"ח או רשויות המס, כנדרש. </w:t>
      </w:r>
    </w:p>
    <w:p w14:paraId="00473DCE" w14:textId="77777777" w:rsidR="00E56613" w:rsidRPr="00E56613" w:rsidRDefault="00E56613" w:rsidP="00237720">
      <w:pPr>
        <w:numPr>
          <w:ilvl w:val="1"/>
          <w:numId w:val="24"/>
        </w:numPr>
        <w:spacing w:before="120" w:beforeAutospacing="0" w:after="120" w:afterAutospacing="0" w:line="240" w:lineRule="auto"/>
        <w:ind w:left="964" w:hanging="567"/>
        <w:jc w:val="both"/>
        <w:outlineLvl w:val="1"/>
        <w:rPr>
          <w:rFonts w:ascii="David" w:eastAsia="Times New Roman" w:hAnsi="David" w:cs="David"/>
          <w:b/>
          <w:i/>
          <w:snapToGrid w:val="0"/>
          <w:sz w:val="24"/>
          <w:szCs w:val="24"/>
          <w:rtl/>
        </w:rPr>
      </w:pPr>
    </w:p>
    <w:p w14:paraId="481AB5D7" w14:textId="77777777" w:rsidR="00E56613" w:rsidRPr="00E56613" w:rsidRDefault="00E56613" w:rsidP="00237720">
      <w:pPr>
        <w:numPr>
          <w:ilvl w:val="2"/>
          <w:numId w:val="24"/>
        </w:numPr>
        <w:spacing w:before="120" w:beforeAutospacing="0" w:after="120" w:afterAutospacing="0" w:line="240" w:lineRule="auto"/>
        <w:ind w:left="1701" w:hanging="737"/>
        <w:jc w:val="both"/>
        <w:outlineLvl w:val="1"/>
        <w:rPr>
          <w:rFonts w:ascii="David" w:eastAsia="Times New Roman" w:hAnsi="David" w:cs="David"/>
          <w:b/>
          <w:i/>
          <w:snapToGrid w:val="0"/>
          <w:sz w:val="24"/>
          <w:szCs w:val="24"/>
        </w:rPr>
      </w:pPr>
      <w:r w:rsidRPr="00E56613">
        <w:rPr>
          <w:rFonts w:ascii="David" w:eastAsia="Times New Roman" w:hAnsi="David" w:cs="David"/>
          <w:b/>
          <w:i/>
          <w:snapToGrid w:val="0"/>
          <w:sz w:val="24"/>
          <w:szCs w:val="24"/>
          <w:rtl/>
        </w:rPr>
        <w:t>כמו כן ככל שהקבלן לא ימציא למזמין אישור תקף בדבר פטור מניכוי מס במקור, קודם לביצוע כל תשלום ע"ח המחיר הכולל, ינוכה מס במקור כדין, מכל סכום ע"ח המחיר הכולל שישולם ע"י המזמין. למען הסר ספק מובהר ומוסכם כי המצאת אישור בדבר ניכוי המס במקור, תיחשב כביצוע תשלום של המזמין ע"ח המחיר הכולל, בגובה הסכום הנקוב באישור.</w:t>
      </w:r>
    </w:p>
    <w:p w14:paraId="43BEE72D" w14:textId="77777777" w:rsidR="00E56613" w:rsidRPr="00E56613" w:rsidRDefault="00E56613" w:rsidP="00E56613">
      <w:pPr>
        <w:widowControl w:val="0"/>
        <w:spacing w:before="0" w:beforeAutospacing="0" w:after="0" w:afterAutospacing="0" w:line="240" w:lineRule="auto"/>
        <w:ind w:left="3140" w:hanging="1000"/>
        <w:jc w:val="both"/>
        <w:rPr>
          <w:rFonts w:ascii="David" w:eastAsia="Times New Roman" w:hAnsi="David" w:cs="David"/>
          <w:snapToGrid w:val="0"/>
          <w:sz w:val="24"/>
          <w:szCs w:val="24"/>
          <w:rtl/>
        </w:rPr>
      </w:pPr>
    </w:p>
    <w:p w14:paraId="0DB78B0F" w14:textId="77777777" w:rsidR="00E56613" w:rsidRPr="00E56613" w:rsidRDefault="00E56613" w:rsidP="00237720">
      <w:pPr>
        <w:numPr>
          <w:ilvl w:val="2"/>
          <w:numId w:val="24"/>
        </w:numPr>
        <w:spacing w:before="120" w:beforeAutospacing="0" w:after="120" w:afterAutospacing="0" w:line="240" w:lineRule="auto"/>
        <w:ind w:left="1701" w:hanging="73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למניעת ספקות מוצהר במפורש כי כל עוד לא בוצע שלב הביניים האחרון, כל תשלום יחשב כתשלום ע"ח החשבון הסופי כמוגדר להלן, וכי אשור חשבון ביניים ע"י המפקח או/וגם בצוע איזה תשלום שהוא לא יחשב כאשור איזה מחשבונות הביניים או/וגם כאשור או קבלה של כל חלק של העבודות.</w:t>
      </w:r>
    </w:p>
    <w:p w14:paraId="555E6C87" w14:textId="77777777" w:rsidR="00E56613" w:rsidRPr="00E56613" w:rsidRDefault="00E56613" w:rsidP="00E56613">
      <w:pPr>
        <w:spacing w:before="120" w:beforeAutospacing="0" w:after="0" w:afterAutospacing="0" w:line="240" w:lineRule="auto"/>
        <w:jc w:val="both"/>
        <w:outlineLvl w:val="1"/>
        <w:rPr>
          <w:rFonts w:ascii="David" w:eastAsia="Times New Roman" w:hAnsi="David" w:cs="David"/>
          <w:b/>
          <w:i/>
          <w:snapToGrid w:val="0"/>
          <w:sz w:val="26"/>
          <w:szCs w:val="24"/>
          <w:rtl/>
        </w:rPr>
      </w:pPr>
    </w:p>
    <w:p w14:paraId="22766C15" w14:textId="77777777" w:rsidR="00E56613" w:rsidRPr="00E56613" w:rsidRDefault="00E56613" w:rsidP="00237720">
      <w:pPr>
        <w:numPr>
          <w:ilvl w:val="2"/>
          <w:numId w:val="24"/>
        </w:numPr>
        <w:spacing w:before="120" w:beforeAutospacing="0" w:after="120" w:afterAutospacing="0" w:line="240" w:lineRule="auto"/>
        <w:ind w:left="1701" w:hanging="73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סמוך לאחר תאריך גמר כל העבודות והתחייבויות הקבלן, בכל שלב בפרויקט, ובכפוף להשלמת האמור בסעיף 8.3.4 להלן על הקבלן להגיש למזמין חשבון סופי (להלן - "</w:t>
      </w:r>
      <w:r w:rsidRPr="00E56613">
        <w:rPr>
          <w:rFonts w:ascii="David" w:eastAsia="Times New Roman" w:hAnsi="David" w:cs="David"/>
          <w:bCs/>
          <w:i/>
          <w:snapToGrid w:val="0"/>
          <w:sz w:val="26"/>
          <w:szCs w:val="24"/>
          <w:rtl/>
        </w:rPr>
        <w:t>החשבון הסופי</w:t>
      </w:r>
      <w:r w:rsidRPr="00E56613">
        <w:rPr>
          <w:rFonts w:ascii="David" w:eastAsia="Times New Roman" w:hAnsi="David" w:cs="David"/>
          <w:b/>
          <w:i/>
          <w:snapToGrid w:val="0"/>
          <w:sz w:val="26"/>
          <w:szCs w:val="24"/>
          <w:rtl/>
        </w:rPr>
        <w:t>") אשר יתייחס לכל העבודות שבוצעו ע"י הקבלן באותו השלב ויבוסס על ביצוע מלא ומדויק על פי כל הוראות החוזה, התכניות והמפרטים.</w:t>
      </w:r>
    </w:p>
    <w:p w14:paraId="341D30D4" w14:textId="77777777" w:rsidR="00E56613" w:rsidRPr="00E56613" w:rsidRDefault="00E56613" w:rsidP="00E56613">
      <w:pPr>
        <w:widowControl w:val="0"/>
        <w:spacing w:before="0" w:beforeAutospacing="0" w:after="0" w:afterAutospacing="0" w:line="240" w:lineRule="auto"/>
        <w:ind w:left="1701"/>
        <w:jc w:val="both"/>
        <w:rPr>
          <w:rFonts w:ascii="David" w:eastAsia="Times New Roman" w:hAnsi="David" w:cs="David"/>
          <w:snapToGrid w:val="0"/>
          <w:sz w:val="24"/>
          <w:szCs w:val="24"/>
          <w:rtl/>
        </w:rPr>
      </w:pPr>
      <w:r w:rsidRPr="00E56613">
        <w:rPr>
          <w:rFonts w:ascii="David" w:eastAsia="Times New Roman" w:hAnsi="David" w:cs="David"/>
          <w:snapToGrid w:val="0"/>
          <w:sz w:val="24"/>
          <w:szCs w:val="24"/>
          <w:rtl/>
        </w:rPr>
        <w:t>על אף האמור לעיל, הקבלן יגיש חשבון סופי כאמור אף לפני השלמת עבודות גמר בחלק מהדירות אשר לגביהן ניתנה הנחיה מפורשת בכתב מאת המזמין, לעכב השלמתן. להבטחת השלמת הגמר בדירות אלה, יעכב המזמין סכום מהחשבון הסופי, כפי שיקבע ע"י המפקח, עד להשלמתן.</w:t>
      </w:r>
    </w:p>
    <w:p w14:paraId="5EE70EA1" w14:textId="77777777" w:rsidR="00E56613" w:rsidRPr="00E56613" w:rsidRDefault="00E56613" w:rsidP="00237720">
      <w:pPr>
        <w:numPr>
          <w:ilvl w:val="2"/>
          <w:numId w:val="24"/>
        </w:numPr>
        <w:spacing w:before="120" w:beforeAutospacing="0" w:after="120" w:afterAutospacing="0" w:line="240" w:lineRule="auto"/>
        <w:ind w:left="1701" w:hanging="73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החשבון הסופי שיגיש הקבלן, ימצה את כל דרישותיו ותביעותיו מהמזמין, ואין לקבלן הזכות לבוא למזמין בכל תביעה או דרישה שלא מצאה ביטוי מפורט בחשבון הסופי והוא יהיה מנוע מלהציג דרישה או תביעה כזאת.</w:t>
      </w:r>
    </w:p>
    <w:p w14:paraId="6129199E" w14:textId="77777777" w:rsidR="00E56613" w:rsidRPr="00E56613" w:rsidRDefault="00E56613" w:rsidP="00E56613">
      <w:pPr>
        <w:spacing w:before="120" w:beforeAutospacing="0" w:after="120" w:afterAutospacing="0" w:line="240" w:lineRule="auto"/>
        <w:ind w:left="1701"/>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חשבון סופי שהוגש למפקח ייבדק על ידו תוך פרק הזמן מהגשתו הנקוב בנספח 3.1.1, והמפקח יאשר בתעודה בכתב תוך אותו מועד את החשבון, כולו או חלקו, כפי שימצא לנכון. אשור בכתב כאמור הוא תנאי מוקדם לבצוע כל תשלום. האמור לעיל לגבי מועד הבדיקה ע"י המפקח מותנה במילוי התחייבויות הקבלן לפי סעיף 25 להלן.</w:t>
      </w:r>
    </w:p>
    <w:p w14:paraId="00C8A828" w14:textId="77777777" w:rsidR="007C2C6F" w:rsidRDefault="007C2C6F" w:rsidP="007C2C6F">
      <w:pPr>
        <w:numPr>
          <w:ilvl w:val="2"/>
          <w:numId w:val="24"/>
        </w:numPr>
        <w:tabs>
          <w:tab w:val="left" w:pos="1112"/>
        </w:tabs>
        <w:spacing w:before="120" w:beforeAutospacing="0" w:after="120" w:afterAutospacing="0" w:line="240" w:lineRule="auto"/>
        <w:ind w:left="1791"/>
        <w:jc w:val="both"/>
        <w:outlineLvl w:val="1"/>
        <w:rPr>
          <w:rFonts w:ascii="David" w:eastAsia="Times New Roman" w:hAnsi="David" w:cs="David"/>
          <w:b/>
          <w:i/>
          <w:snapToGrid w:val="0"/>
          <w:sz w:val="26"/>
          <w:szCs w:val="24"/>
        </w:rPr>
      </w:pPr>
      <w:r w:rsidRPr="007C2C6F">
        <w:rPr>
          <w:rFonts w:ascii="David" w:eastAsia="Times New Roman" w:hAnsi="David" w:cs="David"/>
          <w:b/>
          <w:i/>
          <w:snapToGrid w:val="0"/>
          <w:sz w:val="26"/>
          <w:szCs w:val="24"/>
          <w:rtl/>
        </w:rPr>
        <w:t>שחרור החשבון הסופי לקבלן יתבצע רק לאחר גמר תיקון הליקויים המופיעים בפרוטוקולי המסירה של הדירות והשטחים הציבוריים וחתימת הדיירים על גמר התיקון.</w:t>
      </w:r>
    </w:p>
    <w:p w14:paraId="2CE7AD45" w14:textId="77777777" w:rsidR="00E56613" w:rsidRPr="00E56613" w:rsidRDefault="00E56613" w:rsidP="00936C35">
      <w:pPr>
        <w:tabs>
          <w:tab w:val="left" w:pos="1112"/>
        </w:tabs>
        <w:spacing w:before="120" w:beforeAutospacing="0" w:after="120" w:afterAutospacing="0" w:line="240" w:lineRule="auto"/>
        <w:ind w:left="1791"/>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יתרת המגיע לקבלן על פי החשבון הסופי (לאחר הפחתת התשלומים ששולמו בגין חשבונות הביניים), עד כמה שאושר על-ידי המפקח, תשולם לקבלן תוך פרק הזמן הנקוב בנספח 3.1.1 מהמועד בו התמלאו כל התנאים המוקדמים הבאים:-</w:t>
      </w:r>
    </w:p>
    <w:p w14:paraId="4EEF0662" w14:textId="77777777" w:rsidR="00E56613" w:rsidRPr="00E56613" w:rsidRDefault="00E56613" w:rsidP="00237720">
      <w:pPr>
        <w:numPr>
          <w:ilvl w:val="3"/>
          <w:numId w:val="24"/>
        </w:numPr>
        <w:spacing w:before="120" w:beforeAutospacing="0" w:after="120" w:afterAutospacing="0" w:line="240" w:lineRule="auto"/>
        <w:ind w:left="2552" w:hanging="851"/>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מסירת העבודות למזמין ולרוכשים ועמידה בכל תנאי התכניות, המפרט הטכני ויתר הוראות החוזה.</w:t>
      </w:r>
    </w:p>
    <w:p w14:paraId="42D4CC88" w14:textId="77777777" w:rsidR="00E56613" w:rsidRPr="00E56613" w:rsidRDefault="00E56613" w:rsidP="00237720">
      <w:pPr>
        <w:numPr>
          <w:ilvl w:val="3"/>
          <w:numId w:val="24"/>
        </w:numPr>
        <w:spacing w:before="120" w:beforeAutospacing="0" w:after="120" w:afterAutospacing="0" w:line="240" w:lineRule="auto"/>
        <w:ind w:left="2552" w:hanging="851"/>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קבלת תעודת אשור החשבון הסופי ע"י המפקח.</w:t>
      </w:r>
    </w:p>
    <w:p w14:paraId="78B7675A" w14:textId="77777777" w:rsidR="00E56613" w:rsidRPr="00E56613" w:rsidRDefault="00E56613" w:rsidP="00237720">
      <w:pPr>
        <w:numPr>
          <w:ilvl w:val="3"/>
          <w:numId w:val="24"/>
        </w:numPr>
        <w:spacing w:before="120" w:beforeAutospacing="0" w:after="120" w:afterAutospacing="0" w:line="240" w:lineRule="auto"/>
        <w:ind w:left="2552" w:hanging="851"/>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קבלת תעודת גמר חתומה כדין ע"י הרשויות המוסמכות.</w:t>
      </w:r>
    </w:p>
    <w:p w14:paraId="2F04E1C1" w14:textId="77777777" w:rsidR="00E56613" w:rsidRPr="00E56613" w:rsidRDefault="00E56613" w:rsidP="00237720">
      <w:pPr>
        <w:numPr>
          <w:ilvl w:val="3"/>
          <w:numId w:val="24"/>
        </w:numPr>
        <w:spacing w:before="120" w:beforeAutospacing="0" w:after="120" w:afterAutospacing="0" w:line="240" w:lineRule="auto"/>
        <w:ind w:left="2552" w:hanging="851"/>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מסירת הערבות הבנקאית כאמור בסעיף 9.4 להלן למזמין.</w:t>
      </w:r>
    </w:p>
    <w:p w14:paraId="69557EE7" w14:textId="77777777" w:rsidR="00E56613" w:rsidRPr="00E56613" w:rsidRDefault="00EB50C8" w:rsidP="00237720">
      <w:pPr>
        <w:numPr>
          <w:ilvl w:val="3"/>
          <w:numId w:val="24"/>
        </w:numPr>
        <w:spacing w:before="120" w:beforeAutospacing="0" w:after="120" w:afterAutospacing="0" w:line="240" w:lineRule="auto"/>
        <w:ind w:left="2552" w:hanging="851"/>
        <w:jc w:val="both"/>
        <w:outlineLvl w:val="1"/>
        <w:rPr>
          <w:rFonts w:ascii="David" w:eastAsia="Times New Roman" w:hAnsi="David" w:cs="David"/>
          <w:b/>
          <w:i/>
          <w:snapToGrid w:val="0"/>
          <w:sz w:val="26"/>
          <w:szCs w:val="24"/>
          <w:rtl/>
        </w:rPr>
      </w:pPr>
      <w:r>
        <w:rPr>
          <w:rFonts w:ascii="David" w:eastAsia="Times New Roman" w:hAnsi="David" w:cs="David"/>
          <w:b/>
          <w:i/>
          <w:snapToGrid w:val="0"/>
          <w:sz w:val="26"/>
          <w:szCs w:val="24"/>
          <w:rtl/>
        </w:rPr>
        <w:t>מסירת ת</w:t>
      </w:r>
      <w:r w:rsidR="00E56613" w:rsidRPr="00E56613">
        <w:rPr>
          <w:rFonts w:ascii="David" w:eastAsia="Times New Roman" w:hAnsi="David" w:cs="David"/>
          <w:b/>
          <w:i/>
          <w:snapToGrid w:val="0"/>
          <w:sz w:val="26"/>
          <w:szCs w:val="24"/>
          <w:rtl/>
        </w:rPr>
        <w:t>כניות עדות (</w:t>
      </w:r>
      <w:r w:rsidR="00E56613" w:rsidRPr="00E56613">
        <w:rPr>
          <w:rFonts w:ascii="David" w:eastAsia="Times New Roman" w:hAnsi="David" w:cs="David"/>
          <w:b/>
          <w:i/>
          <w:snapToGrid w:val="0"/>
          <w:sz w:val="20"/>
          <w:szCs w:val="24"/>
        </w:rPr>
        <w:t>AS MADE</w:t>
      </w:r>
      <w:r w:rsidR="00E56613" w:rsidRPr="00E56613">
        <w:rPr>
          <w:rFonts w:ascii="David" w:eastAsia="Times New Roman" w:hAnsi="David" w:cs="David"/>
          <w:b/>
          <w:i/>
          <w:snapToGrid w:val="0"/>
          <w:sz w:val="26"/>
          <w:szCs w:val="24"/>
          <w:rtl/>
        </w:rPr>
        <w:t>) הסברים מילוליים וכל ספרי המתקנים ו/או הוראות התחזוקה והשימוש של כל המערכות, לפי קביעת המפקח.</w:t>
      </w:r>
    </w:p>
    <w:p w14:paraId="0FF2634D" w14:textId="77777777" w:rsidR="00E56613" w:rsidRPr="00E56613" w:rsidRDefault="00E56613" w:rsidP="00237720">
      <w:pPr>
        <w:numPr>
          <w:ilvl w:val="3"/>
          <w:numId w:val="24"/>
        </w:numPr>
        <w:spacing w:before="120" w:beforeAutospacing="0" w:after="120" w:afterAutospacing="0" w:line="240" w:lineRule="auto"/>
        <w:ind w:left="2552" w:hanging="851"/>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המצאת הצהרת היעדר תביעות חתומה בנוסח נספח 3.1.16 לחוזה.</w:t>
      </w:r>
    </w:p>
    <w:p w14:paraId="60D82C5B" w14:textId="77777777" w:rsidR="00E56613" w:rsidRPr="00E56613" w:rsidRDefault="00E56613" w:rsidP="00E56613">
      <w:pPr>
        <w:widowControl w:val="0"/>
        <w:spacing w:before="0" w:beforeAutospacing="0" w:after="0" w:afterAutospacing="0" w:line="240" w:lineRule="auto"/>
        <w:ind w:left="3660" w:hanging="520"/>
        <w:jc w:val="both"/>
        <w:rPr>
          <w:rFonts w:ascii="David" w:eastAsia="Times New Roman" w:hAnsi="David" w:cs="David"/>
          <w:snapToGrid w:val="0"/>
          <w:sz w:val="24"/>
          <w:szCs w:val="24"/>
          <w:rtl/>
        </w:rPr>
      </w:pPr>
    </w:p>
    <w:p w14:paraId="602A7F6A" w14:textId="77777777" w:rsidR="00E56613" w:rsidRPr="00E56613" w:rsidRDefault="00E56613" w:rsidP="00E56613">
      <w:pPr>
        <w:widowControl w:val="0"/>
        <w:spacing w:before="0" w:beforeAutospacing="0" w:after="0" w:afterAutospacing="0" w:line="240" w:lineRule="auto"/>
        <w:ind w:left="2552"/>
        <w:jc w:val="both"/>
        <w:rPr>
          <w:rFonts w:ascii="David" w:eastAsia="Times New Roman" w:hAnsi="David" w:cs="David"/>
          <w:snapToGrid w:val="0"/>
          <w:sz w:val="24"/>
          <w:szCs w:val="24"/>
          <w:rtl/>
        </w:rPr>
      </w:pPr>
      <w:r w:rsidRPr="00E56613">
        <w:rPr>
          <w:rFonts w:ascii="David" w:eastAsia="Times New Roman" w:hAnsi="David" w:cs="David"/>
          <w:snapToGrid w:val="0"/>
          <w:sz w:val="24"/>
          <w:szCs w:val="24"/>
          <w:rtl/>
        </w:rPr>
        <w:t>מלוי התנאים המוקדמים הנ"ל הוא תנאי לכל זכאות של הקבלן לפי החשבון הסופי.</w:t>
      </w:r>
    </w:p>
    <w:p w14:paraId="5966F5F9" w14:textId="77777777" w:rsidR="00E56613" w:rsidRPr="00E56613" w:rsidRDefault="00E56613" w:rsidP="00E56613">
      <w:pPr>
        <w:widowControl w:val="0"/>
        <w:spacing w:before="0" w:beforeAutospacing="0" w:after="0" w:afterAutospacing="0" w:line="240" w:lineRule="auto"/>
        <w:ind w:left="2552"/>
        <w:jc w:val="both"/>
        <w:rPr>
          <w:rFonts w:ascii="David" w:eastAsia="Times New Roman" w:hAnsi="David" w:cs="David"/>
          <w:snapToGrid w:val="0"/>
          <w:sz w:val="24"/>
          <w:szCs w:val="24"/>
          <w:u w:val="single"/>
          <w:rtl/>
        </w:rPr>
      </w:pPr>
      <w:r w:rsidRPr="00E56613">
        <w:rPr>
          <w:rFonts w:ascii="David" w:eastAsia="Times New Roman" w:hAnsi="David" w:cs="David"/>
          <w:snapToGrid w:val="0"/>
          <w:sz w:val="24"/>
          <w:szCs w:val="24"/>
          <w:rtl/>
        </w:rPr>
        <w:t>על אף האמור לעיל, תשלום בגין עבודה שטרם בוצעה ו/או הושלמה לפי קביעת המפקח, יעוכב ממילא וישולם בתוך פרק זמן כאמור לעיל, מהמועד בו נתקיימו התנאים המוקדמים דלעיל בקשר לאותה עבודה.</w:t>
      </w:r>
    </w:p>
    <w:p w14:paraId="5DF743F2" w14:textId="77777777" w:rsidR="00E56613" w:rsidRPr="00E56613" w:rsidRDefault="00E56613" w:rsidP="00E56613">
      <w:pPr>
        <w:widowControl w:val="0"/>
        <w:spacing w:before="0" w:beforeAutospacing="0" w:after="0" w:afterAutospacing="0" w:line="240" w:lineRule="auto"/>
        <w:ind w:left="2620" w:hanging="640"/>
        <w:jc w:val="both"/>
        <w:rPr>
          <w:rFonts w:ascii="David" w:eastAsia="Times New Roman" w:hAnsi="David" w:cs="David"/>
          <w:snapToGrid w:val="0"/>
          <w:sz w:val="24"/>
          <w:szCs w:val="24"/>
          <w:rtl/>
        </w:rPr>
      </w:pPr>
    </w:p>
    <w:p w14:paraId="71F689BB" w14:textId="77777777" w:rsidR="00E56613" w:rsidRPr="00E56613" w:rsidRDefault="00E56613" w:rsidP="00237720">
      <w:pPr>
        <w:numPr>
          <w:ilvl w:val="2"/>
          <w:numId w:val="24"/>
        </w:numPr>
        <w:spacing w:before="120" w:beforeAutospacing="0" w:after="120" w:afterAutospacing="0" w:line="240" w:lineRule="auto"/>
        <w:ind w:left="1701" w:hanging="73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 xml:space="preserve">    בכל מקרה של פיגור בתשלום חשבון ביניים מאושר או החשבון הסופי המאושר מעבר למועדים הנקובים לעיל לתשלומם, יישא התשלום בפיגור רבית בשיעור הנקוב בנספח 3.1.1 והוא לא יהיה צמוד למדד. היה והקבלן איחר בהגשת חשבון ביניים - ייווסף לפרק הזמן לתשלום חשבון הביניים ממועד אישורו, אותו פרק זמן שבו איחר הקבלן בהגשת חשבון הביניים. אין באמור כדי לגרוע מסעיף 30.4 להלן.</w:t>
      </w:r>
    </w:p>
    <w:p w14:paraId="1A0EBD94" w14:textId="77777777" w:rsidR="00E56613" w:rsidRPr="00E56613" w:rsidRDefault="00E56613" w:rsidP="00E56613">
      <w:pPr>
        <w:widowControl w:val="0"/>
        <w:spacing w:before="0" w:beforeAutospacing="0" w:after="0" w:afterAutospacing="0" w:line="240" w:lineRule="auto"/>
        <w:ind w:left="3140" w:hanging="1000"/>
        <w:jc w:val="both"/>
        <w:rPr>
          <w:rFonts w:ascii="David" w:eastAsia="Times New Roman" w:hAnsi="David" w:cs="David"/>
          <w:snapToGrid w:val="0"/>
          <w:sz w:val="24"/>
          <w:szCs w:val="24"/>
          <w:rtl/>
        </w:rPr>
      </w:pPr>
    </w:p>
    <w:p w14:paraId="428B86F2" w14:textId="77777777" w:rsidR="00E56613" w:rsidRPr="00E56613" w:rsidRDefault="00E56613" w:rsidP="00237720">
      <w:pPr>
        <w:numPr>
          <w:ilvl w:val="2"/>
          <w:numId w:val="24"/>
        </w:numPr>
        <w:spacing w:before="120" w:beforeAutospacing="0" w:after="120" w:afterAutospacing="0" w:line="240" w:lineRule="auto"/>
        <w:ind w:left="1701" w:hanging="73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 xml:space="preserve">     היה והתברר לפי החשבון הסופי כי שולם לקבלן יותר מהמגיע לו אזי יחזיר הקבלן את תשלום היתרה מיד לפי דרישת המזמין כשתשלום זה צמוד למדד, כשהמדד היסודי הוא המדד במועד בו נוצר תשלום היתר והמדד הקובע הוא המדד שהתפרסם לאחרונה לפני החזרתו למזמין. במידה והקבלן יפגר בביצוע תשלום היתרה ו/או כל חלק הימנה מעבר ל-15 יום מיום קבלת דרישת המזמין, יישא התשלום בפיגור ריבית החשב הכללי, כפי שתהא מעת לעת.</w:t>
      </w:r>
    </w:p>
    <w:p w14:paraId="7DC4C3E2" w14:textId="77777777" w:rsidR="00E56613" w:rsidRPr="00E56613" w:rsidRDefault="00E56613" w:rsidP="00E56613">
      <w:pPr>
        <w:widowControl w:val="0"/>
        <w:spacing w:before="0" w:beforeAutospacing="0" w:after="0" w:afterAutospacing="0" w:line="240" w:lineRule="auto"/>
        <w:ind w:left="1701"/>
        <w:jc w:val="both"/>
        <w:rPr>
          <w:rFonts w:ascii="David" w:eastAsia="Times New Roman" w:hAnsi="David" w:cs="David"/>
          <w:snapToGrid w:val="0"/>
          <w:sz w:val="24"/>
          <w:szCs w:val="24"/>
          <w:rtl/>
        </w:rPr>
      </w:pPr>
      <w:r w:rsidRPr="00E56613">
        <w:rPr>
          <w:rFonts w:ascii="David" w:eastAsia="Times New Roman" w:hAnsi="David" w:cs="David"/>
          <w:snapToGrid w:val="0"/>
          <w:sz w:val="24"/>
          <w:szCs w:val="24"/>
          <w:rtl/>
        </w:rPr>
        <w:t>על אף האמור, היה והקבלן איחר בהגשת החשבון הסופי ייווסף לפרק הזמן לתשלום החשבון הסופי ממועד אישורו, אותו פרק זמן שבו איחר הקבלן בהגשת החשבון הסופי.</w:t>
      </w:r>
    </w:p>
    <w:p w14:paraId="009BAA5E" w14:textId="77777777" w:rsidR="00E56613" w:rsidRPr="00E56613" w:rsidRDefault="00E56613" w:rsidP="00237720">
      <w:pPr>
        <w:numPr>
          <w:ilvl w:val="1"/>
          <w:numId w:val="24"/>
        </w:numPr>
        <w:spacing w:before="120" w:beforeAutospacing="0" w:after="120" w:afterAutospacing="0" w:line="240" w:lineRule="auto"/>
        <w:ind w:left="964" w:hanging="56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 xml:space="preserve">    הזכות למזמין לנכות מכל תשלום מהתשלומים לפי סעיפים 8.2 ו/או 8.3 לעיל כל סכום המגיע אותה עת מהקבלן למזמין עפ"י הוראות החוזה וזאת בין אם נזכרה זכות כזו מפורשות בחוזה ובין אם לאו, ומבלי לגרוע מזכות המזמין לגבות כל סכום המגיע לו מהקבלן בכל דרך אחרת.</w:t>
      </w:r>
    </w:p>
    <w:p w14:paraId="6EE395F6" w14:textId="77777777" w:rsidR="00E56613" w:rsidRPr="00E56613" w:rsidRDefault="00E56613" w:rsidP="00237720">
      <w:pPr>
        <w:numPr>
          <w:ilvl w:val="1"/>
          <w:numId w:val="24"/>
        </w:numPr>
        <w:spacing w:before="120" w:beforeAutospacing="0" w:after="120" w:afterAutospacing="0" w:line="240" w:lineRule="auto"/>
        <w:ind w:left="964" w:hanging="56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 xml:space="preserve">    כל חשבון ביניים והחשבון הסופי יערכו על בסיס מצטבר ובמתואם עם התכניות והמפרטים ויכללו את הבאות:</w:t>
      </w:r>
    </w:p>
    <w:p w14:paraId="2BFCF8F4" w14:textId="77777777" w:rsidR="00E56613" w:rsidRPr="00E56613" w:rsidRDefault="00E56613" w:rsidP="00237720">
      <w:pPr>
        <w:numPr>
          <w:ilvl w:val="2"/>
          <w:numId w:val="24"/>
        </w:numPr>
        <w:spacing w:before="120" w:beforeAutospacing="0" w:after="120" w:afterAutospacing="0" w:line="240" w:lineRule="auto"/>
        <w:ind w:left="1701" w:hanging="73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פירוט העבודות שבוצעו בפועל בהתייחס לחשבון המוגש ובמצטבר.</w:t>
      </w:r>
    </w:p>
    <w:p w14:paraId="22E76DF4" w14:textId="77777777" w:rsidR="00E56613" w:rsidRPr="00E56613" w:rsidRDefault="00E56613" w:rsidP="00237720">
      <w:pPr>
        <w:numPr>
          <w:ilvl w:val="2"/>
          <w:numId w:val="24"/>
        </w:numPr>
        <w:spacing w:before="120" w:beforeAutospacing="0" w:after="120" w:afterAutospacing="0" w:line="240" w:lineRule="auto"/>
        <w:ind w:left="1701" w:hanging="73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דו"ח על התקדמות העבודות.</w:t>
      </w:r>
    </w:p>
    <w:p w14:paraId="2371DDCB" w14:textId="77777777" w:rsidR="00E56613" w:rsidRPr="00E56613" w:rsidRDefault="00E56613" w:rsidP="00237720">
      <w:pPr>
        <w:numPr>
          <w:ilvl w:val="2"/>
          <w:numId w:val="24"/>
        </w:numPr>
        <w:spacing w:before="120" w:beforeAutospacing="0" w:after="120" w:afterAutospacing="0" w:line="240" w:lineRule="auto"/>
        <w:ind w:left="1701" w:hanging="73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חישוב הצמדה.</w:t>
      </w:r>
    </w:p>
    <w:p w14:paraId="62567868" w14:textId="77777777" w:rsidR="00E56613" w:rsidRPr="00E56613" w:rsidRDefault="00E56613" w:rsidP="00237720">
      <w:pPr>
        <w:numPr>
          <w:ilvl w:val="2"/>
          <w:numId w:val="24"/>
        </w:numPr>
        <w:spacing w:before="120" w:beforeAutospacing="0" w:after="120" w:afterAutospacing="0" w:line="240" w:lineRule="auto"/>
        <w:ind w:left="1701" w:hanging="73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כל פירוט ונתונים אחרים שידרשו ע"י המפקח.</w:t>
      </w:r>
    </w:p>
    <w:p w14:paraId="2A560872" w14:textId="77777777" w:rsidR="00E56613" w:rsidRPr="00E56613" w:rsidRDefault="00E56613" w:rsidP="00237720">
      <w:pPr>
        <w:numPr>
          <w:ilvl w:val="1"/>
          <w:numId w:val="24"/>
        </w:numPr>
        <w:spacing w:before="120" w:beforeAutospacing="0" w:after="120" w:afterAutospacing="0" w:line="240" w:lineRule="auto"/>
        <w:ind w:left="964" w:hanging="56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 xml:space="preserve">    יחד עם כל חשבון ביניים יגיש הקבלן למזמין במסמך נפרד, חשבון המתייחס לשנויים שבוצעו בחודש שקדם לחודש הגשת החשבון ואשר יכלול את פירוט השינויים ומחיריהם. למען הסר ספק מובהר כי הקבלן לא יהיה זכאי לתשלום בעבור שינוי או תוספת למעט בגין האמור בסעיף 6.6.25.1-6.6.25.3.</w:t>
      </w:r>
    </w:p>
    <w:p w14:paraId="418ECF03" w14:textId="77777777" w:rsidR="00E56613" w:rsidRPr="00E56613" w:rsidRDefault="00E56613" w:rsidP="00237720">
      <w:pPr>
        <w:numPr>
          <w:ilvl w:val="1"/>
          <w:numId w:val="24"/>
        </w:numPr>
        <w:spacing w:before="120" w:beforeAutospacing="0" w:after="120" w:afterAutospacing="0" w:line="240" w:lineRule="auto"/>
        <w:ind w:left="964" w:hanging="56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 xml:space="preserve">    בכל מקרה שהקבלן יכלול בחשבון ביניים או בחשבון הסופי, לראשונה, כמויות או עבודות שבוצעו בתקופה שלפני החודש החולף להגשת החשבון, אזי הוא לא יהא זכאי לכל הפרשי הצמדה ולכל תשלום אחר הנובעים מתביעתן על ידו באחור.</w:t>
      </w:r>
    </w:p>
    <w:p w14:paraId="1EA87883" w14:textId="77777777" w:rsidR="00E56613" w:rsidRPr="00E56613" w:rsidRDefault="00E56613" w:rsidP="00237720">
      <w:pPr>
        <w:numPr>
          <w:ilvl w:val="1"/>
          <w:numId w:val="24"/>
        </w:numPr>
        <w:spacing w:before="120" w:beforeAutospacing="0" w:after="120" w:afterAutospacing="0" w:line="240" w:lineRule="auto"/>
        <w:ind w:left="964" w:hanging="56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 xml:space="preserve">    כמו כן לא יהא הקבלן זכאי לכל הצמדה ולכל תשלום אחר בגין אחור בתשלום עבור פריטי חשבון ביניים או סופי שהמפקח לא אישר תשלומם עקב הפרת סעיף 8.5 לעיל ע"י הקבלן.</w:t>
      </w:r>
    </w:p>
    <w:p w14:paraId="40240BF0" w14:textId="77777777" w:rsidR="00E56613" w:rsidRPr="00E56613" w:rsidRDefault="00E56613" w:rsidP="00237720">
      <w:pPr>
        <w:numPr>
          <w:ilvl w:val="1"/>
          <w:numId w:val="24"/>
        </w:numPr>
        <w:spacing w:before="120" w:beforeAutospacing="0" w:after="120" w:afterAutospacing="0" w:line="240" w:lineRule="auto"/>
        <w:ind w:left="964" w:hanging="56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 xml:space="preserve">    המזמין ישלם לקבלן את מס הערך המוסף בגין הסכומים ששולמו על ידו לקבלן לפי סעיף 8 זה, ובלבד שהוגשה למזמין חשבונית מס כדין. מס הערך המוסף ישולם סמוך לפני המועד שבו על הקבלן לדווח לשלטונות מס ערך מוסף על ההכנסה שמס הערך המוסף מתייחס אליה.</w:t>
      </w:r>
    </w:p>
    <w:p w14:paraId="41EAC191" w14:textId="77777777" w:rsidR="00E56613" w:rsidRPr="00E56613" w:rsidRDefault="00E56613" w:rsidP="00237720">
      <w:pPr>
        <w:numPr>
          <w:ilvl w:val="1"/>
          <w:numId w:val="24"/>
        </w:numPr>
        <w:spacing w:before="120" w:beforeAutospacing="0" w:after="120" w:afterAutospacing="0" w:line="240" w:lineRule="auto"/>
        <w:ind w:left="964" w:hanging="56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 xml:space="preserve">   הזכות למזמין לנכות מס מהמגיע לקבלן ככל שנדרש עפ"י הדין.</w:t>
      </w:r>
    </w:p>
    <w:p w14:paraId="6610A72C" w14:textId="77777777" w:rsidR="00E56613" w:rsidRPr="00E56613" w:rsidRDefault="00E56613" w:rsidP="00237720">
      <w:pPr>
        <w:numPr>
          <w:ilvl w:val="1"/>
          <w:numId w:val="24"/>
        </w:numPr>
        <w:spacing w:before="120" w:beforeAutospacing="0" w:after="120" w:afterAutospacing="0" w:line="240" w:lineRule="auto"/>
        <w:ind w:left="964" w:hanging="567"/>
        <w:jc w:val="both"/>
        <w:outlineLvl w:val="1"/>
        <w:rPr>
          <w:rFonts w:ascii="David" w:eastAsia="Times New Roman" w:hAnsi="David" w:cs="David"/>
          <w:b/>
          <w:i/>
          <w:snapToGrid w:val="0"/>
          <w:sz w:val="24"/>
          <w:szCs w:val="24"/>
          <w:rtl/>
        </w:rPr>
      </w:pPr>
      <w:r w:rsidRPr="00E56613">
        <w:rPr>
          <w:rFonts w:ascii="David" w:eastAsia="Times New Roman" w:hAnsi="David" w:cs="David"/>
          <w:b/>
          <w:i/>
          <w:snapToGrid w:val="0"/>
          <w:sz w:val="26"/>
          <w:szCs w:val="24"/>
          <w:rtl/>
        </w:rPr>
        <w:t xml:space="preserve">   הזכות למזמין לעכב בצוע תשלום לקבלן עד להגשת דיווח כמותנה בסעיף 10.7 להלן ולקבלן לא יגיע פיצוי כלשהו, ובכלל זה גם לא הפרשי הצמדה בגין עיכוב זה.</w:t>
      </w:r>
    </w:p>
    <w:p w14:paraId="27EA3879" w14:textId="77777777" w:rsidR="00E56613" w:rsidRPr="00E56613" w:rsidRDefault="00E56613" w:rsidP="00237720">
      <w:pPr>
        <w:numPr>
          <w:ilvl w:val="1"/>
          <w:numId w:val="24"/>
        </w:numPr>
        <w:spacing w:before="120" w:beforeAutospacing="0" w:after="120" w:afterAutospacing="0" w:line="240" w:lineRule="auto"/>
        <w:ind w:left="964" w:hanging="567"/>
        <w:jc w:val="both"/>
        <w:outlineLvl w:val="1"/>
        <w:rPr>
          <w:rFonts w:ascii="David" w:eastAsia="Times New Roman" w:hAnsi="David" w:cs="David"/>
          <w:b/>
          <w:i/>
          <w:snapToGrid w:val="0"/>
          <w:sz w:val="26"/>
          <w:szCs w:val="24"/>
          <w:rtl/>
        </w:rPr>
      </w:pPr>
    </w:p>
    <w:p w14:paraId="5F854C9A" w14:textId="77777777" w:rsidR="00E56613" w:rsidRPr="00E56613" w:rsidRDefault="00E56613" w:rsidP="00237720">
      <w:pPr>
        <w:numPr>
          <w:ilvl w:val="2"/>
          <w:numId w:val="24"/>
        </w:numPr>
        <w:spacing w:before="120" w:beforeAutospacing="0" w:after="120" w:afterAutospacing="0" w:line="240" w:lineRule="auto"/>
        <w:ind w:left="1701" w:hanging="737"/>
        <w:jc w:val="both"/>
        <w:outlineLvl w:val="1"/>
        <w:rPr>
          <w:rFonts w:ascii="David" w:eastAsia="Times New Roman" w:hAnsi="David" w:cs="David"/>
          <w:b/>
          <w:i/>
          <w:snapToGrid w:val="0"/>
          <w:sz w:val="26"/>
          <w:szCs w:val="24"/>
        </w:rPr>
      </w:pPr>
      <w:r w:rsidRPr="00E56613">
        <w:rPr>
          <w:rFonts w:ascii="David" w:eastAsia="Times New Roman" w:hAnsi="David" w:cs="David"/>
          <w:b/>
          <w:i/>
          <w:snapToGrid w:val="0"/>
          <w:sz w:val="26"/>
          <w:szCs w:val="24"/>
          <w:rtl/>
        </w:rPr>
        <w:t>הקבלן יגיש למפקח בסוף כל חודש רשימה שתפרט את כל תביעותיו לתשלומים שלא הוסכם עליהם במפורש ואשר לפי דעתו הוא זכאי להם עקב בצוע העבודות או כל אירוע אחר במשך החודש החולף. אין באמור לעיל כדי לגרוע מחובת הקבלן לכלול כל תביעות כאמור בחשבונות הביניים ובחשבון הסופי.</w:t>
      </w:r>
    </w:p>
    <w:p w14:paraId="17D89733" w14:textId="77777777" w:rsidR="00E56613" w:rsidRPr="00E56613" w:rsidRDefault="00E56613" w:rsidP="00237720">
      <w:pPr>
        <w:numPr>
          <w:ilvl w:val="2"/>
          <w:numId w:val="24"/>
        </w:numPr>
        <w:spacing w:before="120" w:beforeAutospacing="0" w:after="120" w:afterAutospacing="0" w:line="240" w:lineRule="auto"/>
        <w:ind w:left="1701" w:hanging="73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תביעה שלא הוכללה ברשימת התביעות כאמור בסעיף 8.12.1 רואים את הקבלן כאילו ויתר עליה לחלוטין וללא תנאי אלא אם הודיע בכתב בסוף החודש כאמור על כוונתו להגיש את התביעה ואכן הגישה לא יאוחר מאשר תוך חודש נוסף.</w:t>
      </w:r>
    </w:p>
    <w:p w14:paraId="6B2D3E8A" w14:textId="77777777" w:rsidR="00E56613" w:rsidRPr="00E56613" w:rsidRDefault="00E56613" w:rsidP="00237720">
      <w:pPr>
        <w:numPr>
          <w:ilvl w:val="2"/>
          <w:numId w:val="24"/>
        </w:numPr>
        <w:spacing w:before="120" w:beforeAutospacing="0" w:after="120" w:afterAutospacing="0" w:line="240" w:lineRule="auto"/>
        <w:ind w:left="1701" w:hanging="73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בכל מקרה שיתברר כי אכן מגיע לקבלן תשלום בגין נשוא התביעה כאמור, יקבע תשלום זה לפי ערך התביעה בחודש בו בוצעה העבודה נשוא התביעה ובלבד שנכללה ברשימת התביעות, במועדה כמפורט בסעיף 8.12.2 לעיל.</w:t>
      </w:r>
    </w:p>
    <w:p w14:paraId="41C52B1F" w14:textId="77777777" w:rsidR="00E56613" w:rsidRPr="00E56613" w:rsidRDefault="00E56613" w:rsidP="00237720">
      <w:pPr>
        <w:numPr>
          <w:ilvl w:val="2"/>
          <w:numId w:val="24"/>
        </w:numPr>
        <w:spacing w:before="120" w:beforeAutospacing="0" w:after="120" w:afterAutospacing="0" w:line="240" w:lineRule="auto"/>
        <w:ind w:left="1701" w:hanging="737"/>
        <w:jc w:val="both"/>
        <w:outlineLvl w:val="1"/>
        <w:rPr>
          <w:rFonts w:ascii="David" w:eastAsia="Times New Roman" w:hAnsi="David" w:cs="David"/>
          <w:b/>
          <w:i/>
          <w:snapToGrid w:val="0"/>
          <w:sz w:val="26"/>
          <w:szCs w:val="24"/>
        </w:rPr>
      </w:pPr>
      <w:r w:rsidRPr="00E56613">
        <w:rPr>
          <w:rFonts w:ascii="David" w:eastAsia="Times New Roman" w:hAnsi="David" w:cs="David"/>
          <w:b/>
          <w:i/>
          <w:snapToGrid w:val="0"/>
          <w:sz w:val="26"/>
          <w:szCs w:val="24"/>
          <w:rtl/>
        </w:rPr>
        <w:t>האמור בסעיף זה אינו גורע מהמותנה בסעיף 22 להלן.</w:t>
      </w:r>
    </w:p>
    <w:p w14:paraId="441408D2" w14:textId="77777777" w:rsidR="00E56613" w:rsidRPr="00E56613" w:rsidRDefault="00E56613" w:rsidP="00237720">
      <w:pPr>
        <w:numPr>
          <w:ilvl w:val="1"/>
          <w:numId w:val="24"/>
        </w:numPr>
        <w:spacing w:before="120" w:beforeAutospacing="0" w:after="120" w:afterAutospacing="0" w:line="240" w:lineRule="auto"/>
        <w:ind w:left="964" w:hanging="56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על אף האמור לעיל במקרה והקבלן יקדים ביוזמתו ביצוע עבודות או כל חלק מהן לעומת לוח הזמנים המאושר ע"י המזמין, רשאי המזמין שלא לשלם לקבלן את חשבונות הביניים ו/או את החשבון הסופי לפי מועד הביצוע בפועל אלא לפי המועד שנקבע לביצועו עפ"י לוח הזמנים המאושר. כמו כן, אין המזמין חייב לספק לקבלן הנחיות ביצוע ותכניות ביצוע בהתאם לקצב עבודתו של הקבלן אלא לפי לוח הזמנים שאושר.</w:t>
      </w:r>
    </w:p>
    <w:p w14:paraId="4FA341D8" w14:textId="77777777" w:rsidR="00E56613" w:rsidRPr="00E56613" w:rsidRDefault="00E56613" w:rsidP="00E56613">
      <w:pPr>
        <w:spacing w:before="0" w:beforeAutospacing="0" w:after="0" w:afterAutospacing="0" w:line="360" w:lineRule="auto"/>
        <w:ind w:left="3140" w:hanging="1000"/>
        <w:jc w:val="both"/>
        <w:rPr>
          <w:rFonts w:ascii="David" w:eastAsia="Times New Roman" w:hAnsi="David" w:cs="David"/>
          <w:snapToGrid w:val="0"/>
          <w:sz w:val="24"/>
          <w:szCs w:val="24"/>
          <w:rtl/>
        </w:rPr>
      </w:pPr>
    </w:p>
    <w:p w14:paraId="4521E857" w14:textId="77777777" w:rsidR="00E56613" w:rsidRPr="00E56613" w:rsidRDefault="00E56613" w:rsidP="00237720">
      <w:pPr>
        <w:numPr>
          <w:ilvl w:val="0"/>
          <w:numId w:val="24"/>
        </w:numPr>
        <w:spacing w:before="120" w:beforeAutospacing="0" w:after="120" w:afterAutospacing="0" w:line="240" w:lineRule="auto"/>
        <w:ind w:left="397" w:hanging="397"/>
        <w:jc w:val="both"/>
        <w:outlineLvl w:val="0"/>
        <w:rPr>
          <w:rFonts w:ascii="David" w:eastAsia="Times New Roman" w:hAnsi="David" w:cs="David"/>
          <w:snapToGrid w:val="0"/>
          <w:sz w:val="26"/>
          <w:szCs w:val="24"/>
          <w:rtl/>
        </w:rPr>
      </w:pPr>
      <w:r w:rsidRPr="00E56613">
        <w:rPr>
          <w:rFonts w:ascii="David" w:eastAsia="Times New Roman" w:hAnsi="David" w:cs="David"/>
          <w:b/>
          <w:bCs/>
          <w:snapToGrid w:val="0"/>
          <w:sz w:val="26"/>
          <w:szCs w:val="24"/>
          <w:u w:val="single"/>
          <w:rtl/>
        </w:rPr>
        <w:t>ערבויות</w:t>
      </w:r>
    </w:p>
    <w:p w14:paraId="40DB2886" w14:textId="77777777" w:rsidR="00E56613" w:rsidRPr="00E56613" w:rsidRDefault="00E56613" w:rsidP="00237720">
      <w:pPr>
        <w:numPr>
          <w:ilvl w:val="1"/>
          <w:numId w:val="24"/>
        </w:numPr>
        <w:spacing w:before="120" w:beforeAutospacing="0" w:after="120" w:afterAutospacing="0" w:line="240" w:lineRule="auto"/>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תוך 3 ימים מחתימת חוזה זה ימסור הקבלן למזמין ערבות בנקאית בסכום השווה לאחוז הנקוב בנספח 3.1.1 ממחיר העבודות, ללא מע"מ בגינו, בהתאם לשיעורו עפ"י דין, אשר תשמש להבטחת תשלום כל סכומים שיגיעו מהקבלן למזמין או לרוכשים שהזמינו שינויים ו/או שדרוגים מהקבלן בהתאם להוראות החוזה, לרבות אך מבלי לפגוע בכלליות האמור לעיל:</w:t>
      </w:r>
    </w:p>
    <w:p w14:paraId="32AE6B21" w14:textId="77777777" w:rsidR="00E56613" w:rsidRPr="00E56613" w:rsidRDefault="00E56613" w:rsidP="00237720">
      <w:pPr>
        <w:numPr>
          <w:ilvl w:val="2"/>
          <w:numId w:val="24"/>
        </w:numPr>
        <w:spacing w:before="120" w:beforeAutospacing="0" w:after="120" w:afterAutospacing="0" w:line="240" w:lineRule="auto"/>
        <w:ind w:left="1701" w:hanging="73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תשלום כל הפיצויים, דמי הנזק, השפוי, ההפסדים וההוצאות שיגיעו למזמין מאת הקבלן בכל מקרה של הפרת התחייבות כלשהי מהתחייבויותיו של הקבלן לפי החוזה.</w:t>
      </w:r>
    </w:p>
    <w:p w14:paraId="6850B1A5" w14:textId="77777777" w:rsidR="00E56613" w:rsidRPr="00E56613" w:rsidRDefault="00E56613" w:rsidP="00237720">
      <w:pPr>
        <w:numPr>
          <w:ilvl w:val="2"/>
          <w:numId w:val="24"/>
        </w:numPr>
        <w:spacing w:before="120" w:beforeAutospacing="0" w:after="120" w:afterAutospacing="0" w:line="240" w:lineRule="auto"/>
        <w:ind w:left="1701" w:hanging="73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תשלום כל סכומים שהמזמין ישלם לקבלן או/וגם ע"ח הקבלן בהתאם להוראות חוזה זה.</w:t>
      </w:r>
    </w:p>
    <w:p w14:paraId="7ABBECEA" w14:textId="77777777" w:rsidR="00E56613" w:rsidRPr="00E56613" w:rsidRDefault="00E56613" w:rsidP="00237720">
      <w:pPr>
        <w:numPr>
          <w:ilvl w:val="1"/>
          <w:numId w:val="24"/>
        </w:numPr>
        <w:spacing w:before="120" w:beforeAutospacing="0" w:after="120" w:afterAutospacing="0" w:line="240" w:lineRule="auto"/>
        <w:ind w:left="964" w:hanging="56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 xml:space="preserve">ההוראות הבאות תחולנה על הערבויות הנזכרות בסעיפים 9.1 לעיל ו- 9.3  להלן: </w:t>
      </w:r>
    </w:p>
    <w:p w14:paraId="167CD561" w14:textId="77777777" w:rsidR="00E56613" w:rsidRPr="00E56613" w:rsidRDefault="00E56613" w:rsidP="00237720">
      <w:pPr>
        <w:numPr>
          <w:ilvl w:val="2"/>
          <w:numId w:val="24"/>
        </w:numPr>
        <w:spacing w:before="120" w:beforeAutospacing="0" w:after="120" w:afterAutospacing="0" w:line="240" w:lineRule="auto"/>
        <w:ind w:left="1701" w:hanging="73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נוסח הערבויות יהיה כמפורט בנספח 3.1.11.</w:t>
      </w:r>
    </w:p>
    <w:p w14:paraId="4E12B431" w14:textId="77777777" w:rsidR="00E56613" w:rsidRPr="00E56613" w:rsidRDefault="00E56613" w:rsidP="00237720">
      <w:pPr>
        <w:numPr>
          <w:ilvl w:val="2"/>
          <w:numId w:val="24"/>
        </w:numPr>
        <w:spacing w:before="120" w:beforeAutospacing="0" w:after="120" w:afterAutospacing="0" w:line="240" w:lineRule="auto"/>
        <w:ind w:left="1701" w:hanging="73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סכום הערבויות יהיה צמוד במלואו למדד כשהמדד היסודי הוא כהגדרתו בנספח 3.1.1.</w:t>
      </w:r>
    </w:p>
    <w:p w14:paraId="3E97A05B" w14:textId="77777777" w:rsidR="00E56613" w:rsidRPr="00E56613" w:rsidRDefault="00E56613" w:rsidP="00237720">
      <w:pPr>
        <w:numPr>
          <w:ilvl w:val="2"/>
          <w:numId w:val="24"/>
        </w:numPr>
        <w:spacing w:before="120" w:beforeAutospacing="0" w:after="120" w:afterAutospacing="0" w:line="240" w:lineRule="auto"/>
        <w:ind w:left="1701" w:hanging="73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על הקבלן להאריך את תוקפן של הערבויות למשך שנה כל פעם, או למשך תקופה אחרת ככל שיורה המזמין בכתב, ובלבד שאלה תהיינה בתוקף רצוף עד למתן תעודת הגמר הנזכרת בסעיף 27.2 להלן וזאת מבלי לגרוע מזכות המזמין לפי סעיף 9.3.4 להלן.</w:t>
      </w:r>
    </w:p>
    <w:p w14:paraId="59EF93C1" w14:textId="77777777" w:rsidR="00E56613" w:rsidRPr="00E56613" w:rsidRDefault="00E56613" w:rsidP="00237720">
      <w:pPr>
        <w:numPr>
          <w:ilvl w:val="2"/>
          <w:numId w:val="24"/>
        </w:numPr>
        <w:spacing w:before="120" w:beforeAutospacing="0" w:after="120" w:afterAutospacing="0" w:line="240" w:lineRule="auto"/>
        <w:ind w:left="1701" w:hanging="73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בכל מקרה שיגיע למזמין סכום כלשהו מהקבלן, או במקרה שלא ניתנה תעודת הגמר עד למועד המיועד לגמר העבודות כקבוע בסעיף 10.1 להלן או בכל מקרה של איחור במסירה מעבר למועד הקבוע בחוזה זה, או בכל מקרה שהקבלן לא מבצע תיקונים באופן ובמועדים לפי דרישת המפקח או נכשל בתיקונם או מתנער מליתן אחריות בדק למזמין ו/או לרוכשים בהתאם לחוק המכר (דירות) ו/או מסרב להצטרף כנתבע בהליך כמתואר בסעיף 15.8 להלן ו/או נמנע מלפעול בהתאם לאמור בסעיף 15 כאמור, או נמנע מלהאריך תוקף ערבות מהערבויות המפורטות בסעיף 9 לעיל ולהלן עד 30 יום לפני מועד תפוגת תוקפן או נמנע מלפעול בהתאם להוראות סעיף 9.4 להלן במועד שנקבע ע"י אותה רשות או בכל מקרה אחר בו הקבלן אינו ממלא אחר הוראות החוזה, יהיה המזמין זכאי לדרוש את פירעון הערבויות, כולן או חלקן, בבת אחת או בחלקים חלקים במספר פעמים, וזאת בלא שיהיה חייב להוכיח או לבסס את דרישתו, והקבלן מתחייב שלא לנקוט בכל פעולה למניעת או לעיכוב כל תשלום שהמזמין ידרוש בתוקף הערבויות ובכלל זה, מתחייב שלא לבקש צו מניעה זמני ו/או קבוע ו/או עיכוב ביצוע בקשר עם חילוט הערבויות.</w:t>
      </w:r>
    </w:p>
    <w:p w14:paraId="57044501" w14:textId="77777777" w:rsidR="00E56613" w:rsidRPr="00E56613" w:rsidRDefault="00E56613" w:rsidP="00237720">
      <w:pPr>
        <w:numPr>
          <w:ilvl w:val="2"/>
          <w:numId w:val="24"/>
        </w:numPr>
        <w:spacing w:before="120" w:beforeAutospacing="0" w:after="120" w:afterAutospacing="0" w:line="240" w:lineRule="auto"/>
        <w:ind w:left="1701" w:hanging="73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מוצהר למניעת ספקות, כי אין סכום הערבויות מגביל את המזמין בתביעותיו מהקבלן, ובמידה והמגיע למזמין מהקבלן יעלה על סכום הערבויות, יהיה המזמין זכאי לגבות מהקבלן את הסכום העודף בכל דרך שימצא לנכון.</w:t>
      </w:r>
    </w:p>
    <w:p w14:paraId="59D814CC" w14:textId="77777777" w:rsidR="00E56613" w:rsidRPr="00E56613" w:rsidRDefault="00E56613" w:rsidP="00237720">
      <w:pPr>
        <w:numPr>
          <w:ilvl w:val="1"/>
          <w:numId w:val="24"/>
        </w:numPr>
        <w:spacing w:before="120" w:beforeAutospacing="0" w:after="120" w:afterAutospacing="0" w:line="240" w:lineRule="auto"/>
        <w:ind w:left="964" w:hanging="567"/>
        <w:jc w:val="both"/>
        <w:outlineLvl w:val="1"/>
        <w:rPr>
          <w:rFonts w:ascii="David" w:eastAsia="Times New Roman" w:hAnsi="David" w:cs="David"/>
          <w:b/>
          <w:i/>
          <w:snapToGrid w:val="0"/>
          <w:sz w:val="26"/>
          <w:szCs w:val="24"/>
          <w:rtl/>
        </w:rPr>
      </w:pPr>
      <w:r w:rsidRPr="00E56613">
        <w:rPr>
          <w:rFonts w:ascii="David" w:eastAsia="Times New Roman" w:hAnsi="David" w:cs="David" w:hint="cs"/>
          <w:b/>
          <w:i/>
          <w:snapToGrid w:val="0"/>
          <w:sz w:val="26"/>
          <w:szCs w:val="24"/>
          <w:rtl/>
        </w:rPr>
        <w:t xml:space="preserve">     </w:t>
      </w:r>
      <w:r w:rsidRPr="00E56613">
        <w:rPr>
          <w:rFonts w:ascii="David" w:eastAsia="Times New Roman" w:hAnsi="David" w:cs="David"/>
          <w:b/>
          <w:i/>
          <w:snapToGrid w:val="0"/>
          <w:sz w:val="26"/>
          <w:szCs w:val="24"/>
          <w:rtl/>
        </w:rPr>
        <w:t>עם גמר בצוע כל העבודות בכל שלב בפרויקט ומסירתן למזמין ולרוכשים ולפני סילוק החשבון הסופי ימסור הקבלן למזמין ערבות בנקאית וזאת בהתאם להוראות דלקמן:</w:t>
      </w:r>
    </w:p>
    <w:p w14:paraId="51A2C35B" w14:textId="77777777" w:rsidR="00E56613" w:rsidRPr="00E56613" w:rsidRDefault="00E56613" w:rsidP="00237720">
      <w:pPr>
        <w:numPr>
          <w:ilvl w:val="2"/>
          <w:numId w:val="24"/>
        </w:numPr>
        <w:spacing w:before="120" w:beforeAutospacing="0" w:after="120" w:afterAutospacing="0" w:line="240" w:lineRule="auto"/>
        <w:ind w:left="1701" w:hanging="73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הערבות תהיה על סך 5% מהמחיר הכולל ללא המע"מ בגינו כשהוא צמוד במלואו למדד עד למועד מסירת העבודות ותקופתה תהיה שווה לתקופת הבדק כנקוב בסעיף 28 להלן.</w:t>
      </w:r>
    </w:p>
    <w:p w14:paraId="6C2D4D74" w14:textId="77777777" w:rsidR="00E56613" w:rsidRPr="00E56613" w:rsidRDefault="00E56613" w:rsidP="00E56613">
      <w:pPr>
        <w:spacing w:before="0" w:beforeAutospacing="0" w:after="0" w:afterAutospacing="0" w:line="240" w:lineRule="auto"/>
        <w:ind w:left="1701"/>
        <w:jc w:val="both"/>
        <w:rPr>
          <w:rFonts w:ascii="David" w:eastAsia="Times New Roman" w:hAnsi="David" w:cs="David"/>
          <w:snapToGrid w:val="0"/>
          <w:sz w:val="24"/>
          <w:szCs w:val="24"/>
          <w:rtl/>
        </w:rPr>
      </w:pPr>
      <w:r w:rsidRPr="00E56613">
        <w:rPr>
          <w:rFonts w:ascii="David" w:eastAsia="Times New Roman" w:hAnsi="David" w:cs="David"/>
          <w:snapToGrid w:val="0"/>
          <w:sz w:val="24"/>
          <w:szCs w:val="24"/>
          <w:rtl/>
        </w:rPr>
        <w:t>כלל החשבון הסופי תוספות למחיר הכולל בסך העולה על 5% - תגדל הערבות הבנקאית ב- 5% מסכום התוספת (להלן: "</w:t>
      </w:r>
      <w:r w:rsidRPr="00E56613">
        <w:rPr>
          <w:rFonts w:ascii="David" w:eastAsia="Times New Roman" w:hAnsi="David" w:cs="David"/>
          <w:b/>
          <w:bCs/>
          <w:snapToGrid w:val="0"/>
          <w:sz w:val="24"/>
          <w:szCs w:val="24"/>
          <w:rtl/>
        </w:rPr>
        <w:t>מחיר העבודות</w:t>
      </w:r>
      <w:r w:rsidRPr="00E56613">
        <w:rPr>
          <w:rFonts w:ascii="David" w:eastAsia="Times New Roman" w:hAnsi="David" w:cs="David"/>
          <w:snapToGrid w:val="0"/>
          <w:sz w:val="24"/>
          <w:szCs w:val="24"/>
          <w:rtl/>
        </w:rPr>
        <w:t>").</w:t>
      </w:r>
    </w:p>
    <w:p w14:paraId="21013B5A" w14:textId="77777777" w:rsidR="00E56613" w:rsidRPr="00E56613" w:rsidRDefault="00E56613" w:rsidP="00E56613">
      <w:pPr>
        <w:spacing w:before="0" w:beforeAutospacing="0" w:after="0" w:afterAutospacing="0" w:line="240" w:lineRule="auto"/>
        <w:ind w:left="1701"/>
        <w:jc w:val="both"/>
        <w:rPr>
          <w:rFonts w:ascii="David" w:eastAsia="Times New Roman" w:hAnsi="David" w:cs="David"/>
          <w:snapToGrid w:val="0"/>
          <w:sz w:val="24"/>
          <w:szCs w:val="24"/>
          <w:rtl/>
        </w:rPr>
      </w:pPr>
      <w:r w:rsidRPr="00E56613">
        <w:rPr>
          <w:rFonts w:ascii="David" w:eastAsia="Times New Roman" w:hAnsi="David" w:cs="David"/>
          <w:snapToGrid w:val="0"/>
          <w:sz w:val="24"/>
          <w:szCs w:val="24"/>
          <w:rtl/>
        </w:rPr>
        <w:t>בתום 36 חודשים מיום מסירת העבודות ולאחר קבלת אישור</w:t>
      </w:r>
      <w:r w:rsidRPr="00E56613">
        <w:rPr>
          <w:rFonts w:ascii="David" w:eastAsia="Times New Roman" w:hAnsi="David" w:cs="David"/>
          <w:snapToGrid w:val="0"/>
          <w:sz w:val="24"/>
          <w:szCs w:val="24"/>
        </w:rPr>
        <w:t xml:space="preserve"> </w:t>
      </w:r>
      <w:r w:rsidRPr="00E56613">
        <w:rPr>
          <w:rFonts w:ascii="David" w:eastAsia="Times New Roman" w:hAnsi="David" w:cs="David"/>
          <w:snapToGrid w:val="0"/>
          <w:sz w:val="24"/>
          <w:szCs w:val="24"/>
          <w:rtl/>
        </w:rPr>
        <w:t>המפקח באשר לביצוע תיקוני הבדק והאחריות במועד זה ע"י הקבלן, וכן בכפיפה להיעדר תביעות מצד הרוכשים באשר לאיכות הבניה וכל הכרוך בכך, תוקטן הערבות באופן שתהיה על סך  2.5% ממחיר העבודות הצמוד כאמור, ללא המע"מ בגינו.</w:t>
      </w:r>
    </w:p>
    <w:p w14:paraId="474EA7DD" w14:textId="77777777" w:rsidR="00E56613" w:rsidRPr="00E56613" w:rsidRDefault="00E56613" w:rsidP="00E56613">
      <w:pPr>
        <w:spacing w:before="0" w:beforeAutospacing="0" w:after="0" w:afterAutospacing="0" w:line="240" w:lineRule="auto"/>
        <w:ind w:left="1701"/>
        <w:jc w:val="both"/>
        <w:rPr>
          <w:rFonts w:ascii="David" w:eastAsia="Times New Roman" w:hAnsi="David" w:cs="David"/>
          <w:snapToGrid w:val="0"/>
          <w:sz w:val="24"/>
          <w:szCs w:val="24"/>
          <w:rtl/>
        </w:rPr>
      </w:pPr>
      <w:r w:rsidRPr="00E56613">
        <w:rPr>
          <w:rFonts w:ascii="David" w:eastAsia="Times New Roman" w:hAnsi="David" w:cs="David"/>
          <w:snapToGrid w:val="0"/>
          <w:sz w:val="24"/>
          <w:szCs w:val="24"/>
          <w:rtl/>
        </w:rPr>
        <w:t>על אף האמור לעיל, בתום 60 חודשים מיום מסירת העבודות ובכפוף לקבלת אישור המפקח באשר להשלמת ביצוע תיקוני הבדק והאחריות עד למועד זה ע"י הקבלן, וכן בכפיפה להיעדר תביעות מצד הרוכשים באשר לאיכות הבניה וכל הכרוך בכך, תוחזר הערבות לקבלן.</w:t>
      </w:r>
    </w:p>
    <w:p w14:paraId="2F8A9DA8" w14:textId="77777777" w:rsidR="00E56613" w:rsidRPr="00E56613" w:rsidRDefault="00E56613" w:rsidP="00E56613">
      <w:pPr>
        <w:spacing w:before="0" w:beforeAutospacing="0" w:after="0" w:afterAutospacing="0" w:line="240" w:lineRule="auto"/>
        <w:ind w:left="2783"/>
        <w:jc w:val="both"/>
        <w:rPr>
          <w:rFonts w:ascii="David" w:eastAsia="Times New Roman" w:hAnsi="David" w:cs="David"/>
          <w:snapToGrid w:val="0"/>
          <w:sz w:val="24"/>
          <w:szCs w:val="24"/>
          <w:rtl/>
        </w:rPr>
      </w:pPr>
    </w:p>
    <w:p w14:paraId="73CEFDBC" w14:textId="77777777" w:rsidR="00E56613" w:rsidRPr="00E56613" w:rsidRDefault="00E56613" w:rsidP="00237720">
      <w:pPr>
        <w:numPr>
          <w:ilvl w:val="2"/>
          <w:numId w:val="24"/>
        </w:numPr>
        <w:spacing w:before="120" w:beforeAutospacing="0" w:after="120" w:afterAutospacing="0" w:line="240" w:lineRule="auto"/>
        <w:ind w:left="1701" w:hanging="73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4"/>
          <w:szCs w:val="24"/>
          <w:rtl/>
        </w:rPr>
        <w:t>הערבות תהיה להבטחת תשלום כל הנזקים (ובכלל זה כל תשלום שיעשה ע"י המזמין) שיגרמו למזמין בגין מעשה ו/או מחדל של הקבלן לרבות אך לא רק הפרת התחייבות מהתחייבויותיו עפ"י חוזה זה. המזמין רשאי להורות לקבלן והקבלן מתחייב לפעול בתוך 7 ימים ממועד קבלת הוראה כאמור, לתיקון נוסח ערבות זו כך שהעירייה תתווסף כמוטב על פיה, להבטחת תשלום כל הנזקים שיגרמו גם לעירייה בגין מעשה ו/או מחדל של הקבלן כאמור.</w:t>
      </w:r>
    </w:p>
    <w:p w14:paraId="66E90EFA" w14:textId="77777777" w:rsidR="00E56613" w:rsidRPr="00E56613" w:rsidRDefault="00E56613" w:rsidP="00237720">
      <w:pPr>
        <w:numPr>
          <w:ilvl w:val="2"/>
          <w:numId w:val="24"/>
        </w:numPr>
        <w:spacing w:before="120" w:beforeAutospacing="0" w:after="120" w:afterAutospacing="0" w:line="240" w:lineRule="auto"/>
        <w:ind w:left="1701" w:hanging="73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הוראות סעיף 9.1 לעיל תחולנה בשנויים המחויבים גם על הערבות שתינתן בהתאם להוראות סעיף 9.3 זה.</w:t>
      </w:r>
    </w:p>
    <w:p w14:paraId="15F08C6D" w14:textId="77777777" w:rsidR="00E56613" w:rsidRPr="00E56613" w:rsidRDefault="00E56613" w:rsidP="00237720">
      <w:pPr>
        <w:numPr>
          <w:ilvl w:val="2"/>
          <w:numId w:val="24"/>
        </w:numPr>
        <w:spacing w:before="120" w:beforeAutospacing="0" w:after="120" w:afterAutospacing="0" w:line="240" w:lineRule="auto"/>
        <w:ind w:left="1701" w:hanging="73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מבלי לגרוע מהאמור בס"ק 9.3.1 לעיל מוסכם כדלקמן:</w:t>
      </w:r>
    </w:p>
    <w:p w14:paraId="4847F1E3" w14:textId="77777777" w:rsidR="00E56613" w:rsidRPr="00E56613" w:rsidRDefault="00E56613" w:rsidP="00237720">
      <w:pPr>
        <w:numPr>
          <w:ilvl w:val="3"/>
          <w:numId w:val="24"/>
        </w:numPr>
        <w:spacing w:before="120" w:beforeAutospacing="0" w:after="120" w:afterAutospacing="0" w:line="240" w:lineRule="auto"/>
        <w:ind w:left="2552" w:hanging="851"/>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הקבלן מתחייב להאריך תוקף הערבות מעת לעת, עד לגמר תקופת הבדק כהגדרתה בסעיף 28 להלן או עד לקבלת אישור המזמין בדבר השלמת ביצוע התיקונים הנדרשים בתקופות הבדק והאחריות, או עד למשך התקופה שתידרש לשם הבטחת זכות המזמין לשיפוי מלא מהקבלן בגין תביעות ליקויי בניה לפי המאוחר מביניהם.</w:t>
      </w:r>
    </w:p>
    <w:p w14:paraId="0B176577" w14:textId="77777777" w:rsidR="00E56613" w:rsidRPr="00E56613" w:rsidRDefault="00E56613" w:rsidP="00237720">
      <w:pPr>
        <w:numPr>
          <w:ilvl w:val="3"/>
          <w:numId w:val="24"/>
        </w:numPr>
        <w:spacing w:before="120" w:beforeAutospacing="0" w:after="120" w:afterAutospacing="0" w:line="240" w:lineRule="auto"/>
        <w:ind w:left="2552" w:hanging="851"/>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די בקיומן של טענות ו/או דרישות ו/או תביעות רוכשים בעניין ליקויי בניה, מכל מין וסוג שהוא, כדי להוות עילה למימוש הערבות ו/או להארכת תוקפה, לפי קביעת המזמין וזאת מבלי לגרוע מטענות המזמין וזכויותיו הדיוניות להתגונן מפני דרישות ו/או תביעות כאמור ו/או להכחישן.</w:t>
      </w:r>
    </w:p>
    <w:p w14:paraId="1B9C2B19" w14:textId="77777777" w:rsidR="00E56613" w:rsidRPr="00E56613" w:rsidRDefault="00E56613" w:rsidP="00237720">
      <w:pPr>
        <w:numPr>
          <w:ilvl w:val="3"/>
          <w:numId w:val="24"/>
        </w:numPr>
        <w:spacing w:before="120" w:beforeAutospacing="0" w:after="120" w:afterAutospacing="0" w:line="240" w:lineRule="auto"/>
        <w:ind w:left="2552" w:hanging="851"/>
        <w:jc w:val="both"/>
        <w:outlineLvl w:val="1"/>
        <w:rPr>
          <w:rFonts w:ascii="David" w:eastAsia="Times New Roman" w:hAnsi="David" w:cs="David"/>
          <w:b/>
          <w:i/>
          <w:snapToGrid w:val="0"/>
          <w:sz w:val="26"/>
          <w:szCs w:val="24"/>
          <w:rtl/>
        </w:rPr>
      </w:pPr>
      <w:r w:rsidRPr="00E56613">
        <w:rPr>
          <w:rFonts w:ascii="David" w:eastAsia="Times New Roman" w:hAnsi="David" w:cs="David"/>
          <w:snapToGrid w:val="0"/>
          <w:sz w:val="26"/>
          <w:szCs w:val="24"/>
          <w:rtl/>
        </w:rPr>
        <w:t>המזמין זכאי להוסיף ולהחזיק בערבות, גם לאחר תום תקופת הבדק כהגדרתה בסעיף 28 להלן,</w:t>
      </w:r>
      <w:r w:rsidRPr="00E56613">
        <w:rPr>
          <w:rFonts w:ascii="David" w:eastAsia="Times New Roman" w:hAnsi="David" w:cs="David"/>
          <w:b/>
          <w:i/>
          <w:snapToGrid w:val="0"/>
          <w:sz w:val="26"/>
          <w:szCs w:val="24"/>
          <w:rtl/>
        </w:rPr>
        <w:t xml:space="preserve"> ככל שהדבר דרוש להבטחת התחייבויות הקבלן להשלים את ביצוע כל התיקונים הנדרשים בתקופות הבדק והאחריות וזאת מבלי לגרוע מיתר האמור בסעיף 9.3.4 לעיל ולהלן.</w:t>
      </w:r>
    </w:p>
    <w:p w14:paraId="512E1FA5" w14:textId="77777777" w:rsidR="00E56613" w:rsidRPr="00E56613" w:rsidRDefault="00E56613" w:rsidP="00237720">
      <w:pPr>
        <w:numPr>
          <w:ilvl w:val="3"/>
          <w:numId w:val="24"/>
        </w:numPr>
        <w:spacing w:before="120" w:beforeAutospacing="0" w:after="120" w:afterAutospacing="0" w:line="240" w:lineRule="auto"/>
        <w:ind w:left="2552" w:hanging="851"/>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אי הארכה או אי תיקון ליקויים בתקופות הבדק והאחריות כאמור מהווה, כשלעצמו, מבלי לגרוע מכל סיבה אחרת, עילה למימוש הערבות ו/או להארכת תוקפה ו/או זכות לעכבה בידי המזמין.</w:t>
      </w:r>
    </w:p>
    <w:p w14:paraId="7180D44E" w14:textId="77777777" w:rsidR="00E56613" w:rsidRPr="00E56613" w:rsidRDefault="00E56613" w:rsidP="00237720">
      <w:pPr>
        <w:numPr>
          <w:ilvl w:val="3"/>
          <w:numId w:val="24"/>
        </w:numPr>
        <w:spacing w:before="120" w:beforeAutospacing="0" w:after="120" w:afterAutospacing="0" w:line="240" w:lineRule="auto"/>
        <w:ind w:left="2552" w:hanging="851"/>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למען הסר ספק מובהר כי אין בזכויות המזמין לעכב הערבות בידיו ו/או להאריך תוקפה כאמור לעיל, כדי לגרוע מזכויות המזמין עפ"י החוזה ועפ"י כל דין לרבות זכותו למימוש הערבות בהתקיים כל אחת משאר העילות הקבועות בסעיף 27 להלן.</w:t>
      </w:r>
    </w:p>
    <w:p w14:paraId="765DAC98" w14:textId="77777777" w:rsidR="00E56613" w:rsidRPr="00E56613" w:rsidRDefault="00E56613" w:rsidP="00237720">
      <w:pPr>
        <w:numPr>
          <w:ilvl w:val="1"/>
          <w:numId w:val="24"/>
        </w:numPr>
        <w:spacing w:before="120" w:beforeAutospacing="0" w:after="120" w:afterAutospacing="0" w:line="240" w:lineRule="auto"/>
        <w:ind w:left="964" w:hanging="567"/>
        <w:jc w:val="both"/>
        <w:outlineLvl w:val="1"/>
        <w:rPr>
          <w:rFonts w:ascii="David" w:eastAsia="Times New Roman" w:hAnsi="David" w:cs="David"/>
          <w:b/>
          <w:i/>
          <w:snapToGrid w:val="0"/>
          <w:sz w:val="26"/>
          <w:szCs w:val="24"/>
          <w:rtl/>
        </w:rPr>
      </w:pPr>
      <w:r w:rsidRPr="00E56613">
        <w:rPr>
          <w:rFonts w:ascii="David" w:eastAsia="Times New Roman" w:hAnsi="David" w:cs="David" w:hint="cs"/>
          <w:b/>
          <w:i/>
          <w:snapToGrid w:val="0"/>
          <w:sz w:val="26"/>
          <w:szCs w:val="24"/>
          <w:rtl/>
        </w:rPr>
        <w:t xml:space="preserve">     </w:t>
      </w:r>
      <w:r w:rsidRPr="00E56613">
        <w:rPr>
          <w:rFonts w:ascii="David" w:eastAsia="Times New Roman" w:hAnsi="David" w:cs="David"/>
          <w:b/>
          <w:i/>
          <w:snapToGrid w:val="0"/>
          <w:sz w:val="26"/>
          <w:szCs w:val="24"/>
          <w:rtl/>
        </w:rPr>
        <w:t>מבלי לגרוע מהאמור לעיל, הקבלן ימציא בטחונות לפי דרישת כל רשות מוסמכת, כתנאי לאישורה לקבלת טפסי 4 ו/או טפסי 4 חלקיים, להבטחת קיום דרישות אותה רשות, ככל שקיום דרישות אלה חל עפ"י חוזה זה על הקבלן.</w:t>
      </w:r>
    </w:p>
    <w:p w14:paraId="02B33198" w14:textId="77777777" w:rsidR="00E56613" w:rsidRPr="00E56613" w:rsidRDefault="00E56613" w:rsidP="00E56613">
      <w:pPr>
        <w:spacing w:before="120" w:beforeAutospacing="0" w:after="0" w:afterAutospacing="0" w:line="240" w:lineRule="auto"/>
        <w:jc w:val="both"/>
        <w:outlineLvl w:val="1"/>
        <w:rPr>
          <w:rFonts w:ascii="David" w:eastAsia="Times New Roman" w:hAnsi="David" w:cs="David"/>
          <w:b/>
          <w:i/>
          <w:snapToGrid w:val="0"/>
          <w:sz w:val="26"/>
          <w:szCs w:val="24"/>
          <w:rtl/>
        </w:rPr>
      </w:pPr>
    </w:p>
    <w:p w14:paraId="2F8236C3" w14:textId="77777777" w:rsidR="00E56613" w:rsidRPr="00E56613" w:rsidRDefault="00E56613" w:rsidP="00237720">
      <w:pPr>
        <w:numPr>
          <w:ilvl w:val="0"/>
          <w:numId w:val="24"/>
        </w:numPr>
        <w:spacing w:before="120" w:beforeAutospacing="0" w:after="120" w:afterAutospacing="0" w:line="240" w:lineRule="auto"/>
        <w:ind w:left="397" w:hanging="397"/>
        <w:jc w:val="both"/>
        <w:outlineLvl w:val="0"/>
        <w:rPr>
          <w:rFonts w:ascii="David" w:eastAsia="Times New Roman" w:hAnsi="David" w:cs="David"/>
          <w:snapToGrid w:val="0"/>
          <w:sz w:val="26"/>
          <w:szCs w:val="24"/>
          <w:rtl/>
        </w:rPr>
      </w:pPr>
      <w:r w:rsidRPr="00E56613">
        <w:rPr>
          <w:rFonts w:ascii="David" w:eastAsia="Times New Roman" w:hAnsi="David" w:cs="David"/>
          <w:b/>
          <w:bCs/>
          <w:snapToGrid w:val="0"/>
          <w:sz w:val="26"/>
          <w:szCs w:val="24"/>
          <w:u w:val="single"/>
          <w:rtl/>
        </w:rPr>
        <w:t>לוח זמנים שלבי בצוע ודיווח</w:t>
      </w:r>
    </w:p>
    <w:p w14:paraId="317BA691" w14:textId="77777777" w:rsidR="00E56613" w:rsidRPr="00E56613" w:rsidRDefault="00E56613" w:rsidP="00237720">
      <w:pPr>
        <w:numPr>
          <w:ilvl w:val="1"/>
          <w:numId w:val="24"/>
        </w:numPr>
        <w:spacing w:before="120" w:beforeAutospacing="0" w:after="120" w:afterAutospacing="0" w:line="240" w:lineRule="auto"/>
        <w:ind w:left="964" w:hanging="56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הקבלן מתחייב להתחיל בבצוע העבודות לא יאוחר מאשר תוך 10 ימים מדרישת המזמין בכתב (להלן -"</w:t>
      </w:r>
      <w:r w:rsidRPr="00E56613">
        <w:rPr>
          <w:rFonts w:ascii="David" w:eastAsia="Times New Roman" w:hAnsi="David" w:cs="David"/>
          <w:bCs/>
          <w:i/>
          <w:snapToGrid w:val="0"/>
          <w:sz w:val="26"/>
          <w:szCs w:val="24"/>
          <w:rtl/>
        </w:rPr>
        <w:t>צו התחלת עבודה</w:t>
      </w:r>
      <w:r w:rsidRPr="00E56613">
        <w:rPr>
          <w:rFonts w:ascii="David" w:eastAsia="Times New Roman" w:hAnsi="David" w:cs="David"/>
          <w:b/>
          <w:i/>
          <w:snapToGrid w:val="0"/>
          <w:sz w:val="26"/>
          <w:szCs w:val="24"/>
          <w:rtl/>
        </w:rPr>
        <w:t>") ולהשלים בצוען, כמפורט בסעיף 27 להלן, תוך פרק הזמן מצו התחלת עבודה לאותו שלב הנקוב בנספח 3.1.1 (להלן ולעיל - "</w:t>
      </w:r>
      <w:r w:rsidRPr="00E56613">
        <w:rPr>
          <w:rFonts w:ascii="David" w:eastAsia="Times New Roman" w:hAnsi="David" w:cs="David"/>
          <w:bCs/>
          <w:i/>
          <w:snapToGrid w:val="0"/>
          <w:sz w:val="26"/>
          <w:szCs w:val="24"/>
          <w:rtl/>
        </w:rPr>
        <w:t>המועד המיועד למסירת העבודות</w:t>
      </w:r>
      <w:r w:rsidRPr="00E56613">
        <w:rPr>
          <w:rFonts w:ascii="David" w:eastAsia="Times New Roman" w:hAnsi="David" w:cs="David"/>
          <w:b/>
          <w:i/>
          <w:snapToGrid w:val="0"/>
          <w:sz w:val="26"/>
          <w:szCs w:val="24"/>
          <w:rtl/>
        </w:rPr>
        <w:t>") ובהתאם ללוח הזמנים הכללי המצורף כנספח 3.1.10 לחוזה זה, ובלבד שהקבלן קיבל תכניות עבודה ומפרטים המאפשרים את התחלת ביצוע העבודות. במקרה וימונה מפקח, המזמין ידאג להעביר לקבלן תכניות ומפרטים כאמור, בכפוף לסעיף 5.7.3 לעיל.</w:t>
      </w:r>
    </w:p>
    <w:p w14:paraId="6FB1DD58" w14:textId="77777777" w:rsidR="00E56613" w:rsidRPr="00E56613" w:rsidRDefault="00E56613" w:rsidP="00E56613">
      <w:pPr>
        <w:spacing w:before="0" w:beforeAutospacing="0" w:after="0" w:afterAutospacing="0" w:line="240" w:lineRule="auto"/>
        <w:ind w:left="964"/>
        <w:jc w:val="both"/>
        <w:rPr>
          <w:rFonts w:ascii="David" w:eastAsia="Times New Roman" w:hAnsi="David" w:cs="David"/>
          <w:snapToGrid w:val="0"/>
          <w:sz w:val="24"/>
          <w:szCs w:val="24"/>
          <w:rtl/>
        </w:rPr>
      </w:pPr>
      <w:r w:rsidRPr="00E56613">
        <w:rPr>
          <w:rFonts w:ascii="David" w:eastAsia="Times New Roman" w:hAnsi="David" w:cs="David"/>
          <w:snapToGrid w:val="0"/>
          <w:sz w:val="24"/>
          <w:szCs w:val="24"/>
          <w:rtl/>
        </w:rPr>
        <w:t>על הקבלן להעביר לאישור המפקח לוח זמנים מפורט לביצוע העבודות על בסיס לוח הזמנים הכללי עד לא יאוחר מ- 30 יום ממועד קבלת צו התחלת עבודה.</w:t>
      </w:r>
    </w:p>
    <w:p w14:paraId="15855C8D" w14:textId="77777777" w:rsidR="00E56613" w:rsidRPr="00E56613" w:rsidRDefault="00E56613" w:rsidP="00E56613">
      <w:pPr>
        <w:spacing w:before="0" w:beforeAutospacing="0" w:after="0" w:afterAutospacing="0" w:line="240" w:lineRule="auto"/>
        <w:ind w:left="3312" w:hanging="1000"/>
        <w:jc w:val="both"/>
        <w:rPr>
          <w:rFonts w:ascii="David" w:eastAsia="Times New Roman" w:hAnsi="David" w:cs="David"/>
          <w:snapToGrid w:val="0"/>
          <w:sz w:val="24"/>
          <w:szCs w:val="24"/>
          <w:u w:val="single"/>
          <w:rtl/>
        </w:rPr>
      </w:pPr>
    </w:p>
    <w:p w14:paraId="383C5022" w14:textId="77777777" w:rsidR="00E56613" w:rsidRPr="00E56613" w:rsidRDefault="00E56613" w:rsidP="00E56613">
      <w:pPr>
        <w:spacing w:before="0" w:beforeAutospacing="0" w:after="0" w:afterAutospacing="0" w:line="240" w:lineRule="auto"/>
        <w:ind w:left="964"/>
        <w:jc w:val="both"/>
        <w:rPr>
          <w:rFonts w:ascii="David" w:eastAsia="Times New Roman" w:hAnsi="David" w:cs="David"/>
          <w:snapToGrid w:val="0"/>
          <w:sz w:val="24"/>
          <w:szCs w:val="24"/>
          <w:rtl/>
        </w:rPr>
      </w:pPr>
      <w:r w:rsidRPr="00E56613">
        <w:rPr>
          <w:rFonts w:ascii="David" w:eastAsia="Times New Roman" w:hAnsi="David" w:cs="David"/>
          <w:snapToGrid w:val="0"/>
          <w:sz w:val="24"/>
          <w:szCs w:val="24"/>
          <w:rtl/>
        </w:rPr>
        <w:t>מוסכם כי באם לא יינתן צו התחלת עבודה בתוך 120 יום ממועד חתימת חוזה זה ע"י כל הצדדים, יבוטל חוזה זה מאליו והקבלן לא יהא זכאי לכל סעד נוסף בגין זאת.</w:t>
      </w:r>
    </w:p>
    <w:p w14:paraId="7CDB0A0E" w14:textId="77777777" w:rsidR="00E56613" w:rsidRPr="00E56613" w:rsidRDefault="00E56613" w:rsidP="00E56613">
      <w:pPr>
        <w:spacing w:before="0" w:beforeAutospacing="0" w:after="0" w:afterAutospacing="0" w:line="240" w:lineRule="auto"/>
        <w:ind w:left="3312" w:hanging="1000"/>
        <w:jc w:val="both"/>
        <w:rPr>
          <w:rFonts w:ascii="David" w:eastAsia="Times New Roman" w:hAnsi="David" w:cs="David"/>
          <w:snapToGrid w:val="0"/>
          <w:sz w:val="24"/>
          <w:szCs w:val="24"/>
          <w:u w:val="single"/>
          <w:rtl/>
        </w:rPr>
      </w:pPr>
    </w:p>
    <w:p w14:paraId="7A1DB5E4" w14:textId="77777777" w:rsidR="00E56613" w:rsidRPr="00E56613" w:rsidRDefault="00E56613" w:rsidP="00E56613">
      <w:pPr>
        <w:spacing w:before="0" w:beforeAutospacing="0" w:after="0" w:afterAutospacing="0" w:line="240" w:lineRule="auto"/>
        <w:ind w:left="964"/>
        <w:jc w:val="both"/>
        <w:rPr>
          <w:rFonts w:ascii="David" w:eastAsia="Times New Roman" w:hAnsi="David" w:cs="David"/>
          <w:snapToGrid w:val="0"/>
          <w:sz w:val="24"/>
          <w:szCs w:val="24"/>
          <w:rtl/>
        </w:rPr>
      </w:pPr>
      <w:r w:rsidRPr="00E56613">
        <w:rPr>
          <w:rFonts w:ascii="David" w:eastAsia="Times New Roman" w:hAnsi="David" w:cs="David"/>
          <w:snapToGrid w:val="0"/>
          <w:sz w:val="24"/>
          <w:szCs w:val="24"/>
          <w:rtl/>
        </w:rPr>
        <w:t>המזמין זכאי להורות לקבלן לבצע שלב אחד או יותר משלבי הבניה בפרויקט. לגבי כל שלב, יינתן צו התחלת עבודה בנפרד. הקבלן מתחייב לבצע שלב אחד או יותר משלבי הבניה בפרויקט, לפי הוראת המזמין, בהתאם למחירים הנקובים בנספח 3.1.1.</w:t>
      </w:r>
    </w:p>
    <w:p w14:paraId="60D7E0F0" w14:textId="77777777" w:rsidR="00E56613" w:rsidRPr="00E56613" w:rsidRDefault="00E56613" w:rsidP="00E56613">
      <w:pPr>
        <w:spacing w:before="0" w:beforeAutospacing="0" w:after="0" w:afterAutospacing="0" w:line="240" w:lineRule="auto"/>
        <w:ind w:left="964"/>
        <w:jc w:val="both"/>
        <w:rPr>
          <w:rFonts w:ascii="David" w:eastAsia="Times New Roman" w:hAnsi="David" w:cs="David"/>
          <w:snapToGrid w:val="0"/>
          <w:sz w:val="24"/>
          <w:szCs w:val="24"/>
          <w:rtl/>
        </w:rPr>
      </w:pPr>
    </w:p>
    <w:p w14:paraId="54DD53CB" w14:textId="77777777" w:rsidR="00E56613" w:rsidRPr="00E56613" w:rsidRDefault="00E56613" w:rsidP="00237720">
      <w:pPr>
        <w:numPr>
          <w:ilvl w:val="1"/>
          <w:numId w:val="24"/>
        </w:numPr>
        <w:spacing w:before="120" w:beforeAutospacing="0" w:after="120" w:afterAutospacing="0" w:line="240" w:lineRule="auto"/>
        <w:ind w:left="964" w:hanging="56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לפני מתן או בעת מתן צו התחלת העבודה יעמיד המזמין לרשות הקבלן את האתר או אותו חלק ממנו הדרוש להתחלת בצוע העבודות בהתאם ללוח הזמנים לפי דעתו של המפקח, ולאחר מכן יעמיד המזמין לרשות הקבלן מזמן לזמן חלקים נוספים מהאתר הכול כפי שיידרש לבצוע העבודות בהתאם ללוח הזמנים.</w:t>
      </w:r>
    </w:p>
    <w:p w14:paraId="49E46F35" w14:textId="77777777" w:rsidR="00E56613" w:rsidRPr="00E56613" w:rsidRDefault="00E56613" w:rsidP="00237720">
      <w:pPr>
        <w:numPr>
          <w:ilvl w:val="1"/>
          <w:numId w:val="24"/>
        </w:numPr>
        <w:spacing w:before="120" w:beforeAutospacing="0" w:after="120" w:afterAutospacing="0" w:line="240" w:lineRule="auto"/>
        <w:ind w:left="964" w:hanging="56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הזכות למזמין לדרוש מהקבלן למסור למזמין חלקים של העבודות או/וגם של האתר עוד לפני השלמת כל העבודות והקבלן חייב למלא אחר דרישת המזמין.</w:t>
      </w:r>
    </w:p>
    <w:p w14:paraId="5B8B23A3" w14:textId="77777777" w:rsidR="00E56613" w:rsidRPr="00E56613" w:rsidRDefault="00E56613" w:rsidP="00E56613">
      <w:pPr>
        <w:spacing w:before="0" w:beforeAutospacing="0" w:after="0" w:afterAutospacing="0" w:line="240" w:lineRule="auto"/>
        <w:ind w:left="964"/>
        <w:jc w:val="both"/>
        <w:rPr>
          <w:rFonts w:ascii="David" w:eastAsia="Times New Roman" w:hAnsi="David" w:cs="David"/>
          <w:snapToGrid w:val="0"/>
          <w:sz w:val="24"/>
          <w:szCs w:val="24"/>
          <w:rtl/>
        </w:rPr>
      </w:pPr>
      <w:r w:rsidRPr="00E56613">
        <w:rPr>
          <w:rFonts w:ascii="David" w:eastAsia="Times New Roman" w:hAnsi="David" w:cs="David"/>
          <w:snapToGrid w:val="0"/>
          <w:sz w:val="24"/>
          <w:szCs w:val="24"/>
          <w:rtl/>
        </w:rPr>
        <w:t>הזכות למזמין לדרוש מהקבלן לדחות מסירת חלקים של העבודות שהושלמו עד למסירת כל העבודות נשוא חוזה זה.</w:t>
      </w:r>
    </w:p>
    <w:p w14:paraId="03E306D3" w14:textId="77777777" w:rsidR="00E56613" w:rsidRPr="00E56613" w:rsidRDefault="00E56613" w:rsidP="00237720">
      <w:pPr>
        <w:numPr>
          <w:ilvl w:val="1"/>
          <w:numId w:val="24"/>
        </w:numPr>
        <w:spacing w:before="120" w:beforeAutospacing="0" w:after="120" w:afterAutospacing="0" w:line="240" w:lineRule="auto"/>
        <w:ind w:left="964" w:hanging="56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הזכות למזמין להכניס ולהתקין באתר ציוד, אביזרים, ריהוט ומכונות אף קודם להשלמת כל העבודות בכל עת ומקום שיקבעו ויאושרו ע"י המפקח בדירות לדוגמא ובמבואות הראשיות בלבד, אף אם טרם נמסרו העבודות ע"י הקבלן למזמין ו/או לרוכשים לרבות מטלטלין של הרוכשים, בהתאם להנחיית המזמין, והקבלן מתחייב לאפשר זאת למזמין ולרוכשים ולנקוט בכל האמצעים אשר יבטיחו את שלמות הציוד, האביזרים, הריהוט והמכונות ואת העוסקים בהם.</w:t>
      </w:r>
    </w:p>
    <w:p w14:paraId="378981A1" w14:textId="77777777" w:rsidR="00E56613" w:rsidRPr="00E56613" w:rsidRDefault="00E56613" w:rsidP="00E56613">
      <w:pPr>
        <w:spacing w:before="120" w:beforeAutospacing="0" w:after="0" w:afterAutospacing="0" w:line="240" w:lineRule="auto"/>
        <w:jc w:val="both"/>
        <w:outlineLvl w:val="1"/>
        <w:rPr>
          <w:rFonts w:ascii="David" w:eastAsia="Times New Roman" w:hAnsi="David" w:cs="David"/>
          <w:b/>
          <w:i/>
          <w:snapToGrid w:val="0"/>
          <w:sz w:val="26"/>
          <w:szCs w:val="24"/>
          <w:rtl/>
        </w:rPr>
      </w:pPr>
    </w:p>
    <w:p w14:paraId="313EC113" w14:textId="77777777" w:rsidR="00E56613" w:rsidRPr="00E56613" w:rsidRDefault="00E56613" w:rsidP="00E56613">
      <w:pPr>
        <w:spacing w:before="120" w:beforeAutospacing="0" w:after="0" w:afterAutospacing="0" w:line="240" w:lineRule="auto"/>
        <w:jc w:val="both"/>
        <w:outlineLvl w:val="1"/>
        <w:rPr>
          <w:rFonts w:ascii="David" w:eastAsia="Times New Roman" w:hAnsi="David" w:cs="David"/>
          <w:b/>
          <w:i/>
          <w:snapToGrid w:val="0"/>
          <w:sz w:val="26"/>
          <w:szCs w:val="24"/>
          <w:rtl/>
        </w:rPr>
      </w:pPr>
    </w:p>
    <w:p w14:paraId="4F81C999" w14:textId="77777777" w:rsidR="00E56613" w:rsidRPr="00E56613" w:rsidRDefault="00E56613" w:rsidP="00237720">
      <w:pPr>
        <w:numPr>
          <w:ilvl w:val="1"/>
          <w:numId w:val="24"/>
        </w:numPr>
        <w:spacing w:before="120" w:beforeAutospacing="0" w:after="120" w:afterAutospacing="0" w:line="240" w:lineRule="auto"/>
        <w:ind w:left="964" w:hanging="567"/>
        <w:jc w:val="both"/>
        <w:outlineLvl w:val="1"/>
        <w:rPr>
          <w:rFonts w:ascii="David" w:eastAsia="Times New Roman" w:hAnsi="David" w:cs="David"/>
          <w:b/>
          <w:i/>
          <w:snapToGrid w:val="0"/>
          <w:sz w:val="26"/>
          <w:szCs w:val="24"/>
          <w:rtl/>
        </w:rPr>
      </w:pPr>
    </w:p>
    <w:p w14:paraId="411FC84D" w14:textId="77777777" w:rsidR="00E56613" w:rsidRPr="00E56613" w:rsidRDefault="00E56613" w:rsidP="00237720">
      <w:pPr>
        <w:numPr>
          <w:ilvl w:val="2"/>
          <w:numId w:val="24"/>
        </w:numPr>
        <w:spacing w:before="120" w:beforeAutospacing="0" w:after="120" w:afterAutospacing="0" w:line="240" w:lineRule="auto"/>
        <w:ind w:left="1701" w:hanging="737"/>
        <w:jc w:val="both"/>
        <w:outlineLvl w:val="1"/>
        <w:rPr>
          <w:rFonts w:ascii="David" w:eastAsia="Times New Roman" w:hAnsi="David" w:cs="David"/>
          <w:b/>
          <w:i/>
          <w:snapToGrid w:val="0"/>
          <w:sz w:val="26"/>
          <w:szCs w:val="24"/>
        </w:rPr>
      </w:pPr>
      <w:r w:rsidRPr="00E56613">
        <w:rPr>
          <w:rFonts w:ascii="David" w:eastAsia="Times New Roman" w:hAnsi="David" w:cs="David"/>
          <w:b/>
          <w:i/>
          <w:snapToGrid w:val="0"/>
          <w:sz w:val="26"/>
          <w:szCs w:val="24"/>
          <w:rtl/>
        </w:rPr>
        <w:t>הקבלן מצהיר כי ידוע לו עד כמה חיונית השלמת בצוע העבודות במועד המיועד לגמר העבודות בשים לב לכך שכל עיכוב בהשלמת העבודות יגרום מאליו לעיכוב בשימוש בעבודות למטרתם.</w:t>
      </w:r>
    </w:p>
    <w:p w14:paraId="7B540404" w14:textId="77777777" w:rsidR="00E56613" w:rsidRPr="00E56613" w:rsidRDefault="00E56613" w:rsidP="00237720">
      <w:pPr>
        <w:numPr>
          <w:ilvl w:val="2"/>
          <w:numId w:val="24"/>
        </w:numPr>
        <w:spacing w:before="120" w:beforeAutospacing="0" w:after="120" w:afterAutospacing="0" w:line="240" w:lineRule="auto"/>
        <w:ind w:left="1701" w:hanging="73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בכל מקרה של איחור במסירת העבודות למזמין, כמפורט בסעיף 27 להלן, ישלם הקבלן למזמין כפיצוי מוסכם ומוערך מראש את הסכום הנקוב בנספח 3.1.1 לכל יום של אחור.</w:t>
      </w:r>
    </w:p>
    <w:p w14:paraId="612B09AF" w14:textId="77777777" w:rsidR="00E56613" w:rsidRPr="00E56613" w:rsidRDefault="00E56613" w:rsidP="00237720">
      <w:pPr>
        <w:numPr>
          <w:ilvl w:val="2"/>
          <w:numId w:val="24"/>
        </w:numPr>
        <w:spacing w:before="120" w:beforeAutospacing="0" w:after="120" w:afterAutospacing="0" w:line="240" w:lineRule="auto"/>
        <w:ind w:left="1701" w:hanging="73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סכומי הפיצויים הנ"ל צמודים למדד כשהמדד היסודי הוא כנקוב בנספח 3.1.1 והמדד הקובע הוא המדד שהתפרסם לאחרונה לפני מועד תשלום הפיצויים בפועל.</w:t>
      </w:r>
    </w:p>
    <w:p w14:paraId="4B1F5EB5" w14:textId="77777777" w:rsidR="00E56613" w:rsidRPr="00E56613" w:rsidRDefault="00E56613" w:rsidP="00237720">
      <w:pPr>
        <w:numPr>
          <w:ilvl w:val="2"/>
          <w:numId w:val="24"/>
        </w:numPr>
        <w:spacing w:before="120" w:beforeAutospacing="0" w:after="120" w:afterAutospacing="0" w:line="240" w:lineRule="auto"/>
        <w:ind w:left="1701" w:hanging="73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המזמין זכאי לנכות סכומי הפיצויים הנ"ל מהמגיע לקבלן או/וגם לגבותם בכל דרך אחרת.</w:t>
      </w:r>
    </w:p>
    <w:p w14:paraId="0D812152" w14:textId="77777777" w:rsidR="00E56613" w:rsidRPr="00E56613" w:rsidRDefault="00E56613" w:rsidP="00237720">
      <w:pPr>
        <w:numPr>
          <w:ilvl w:val="2"/>
          <w:numId w:val="24"/>
        </w:numPr>
        <w:spacing w:before="120" w:beforeAutospacing="0" w:after="120" w:afterAutospacing="0" w:line="240" w:lineRule="auto"/>
        <w:ind w:left="1701" w:hanging="73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סכום הפיצויים הנ"ל נקבע לאחר הערכה שקולה וזהירה של מינימום הנזקים שיגרמו למזמין עקב אי השלמת בצוע העבודות ומסירתן במועד, אולם במקרה והנזק בפועל, יעלה על סכומי הפיצויים הנ"ל יהיה המזמין זכאי לגבות מהקבלן את הפיצויים הנ"ל וכל סכום נוסף עד לכסוי הנזק בפועל.</w:t>
      </w:r>
    </w:p>
    <w:p w14:paraId="2DE7F8EB" w14:textId="77777777" w:rsidR="00E56613" w:rsidRPr="00E56613" w:rsidRDefault="00E56613" w:rsidP="00237720">
      <w:pPr>
        <w:numPr>
          <w:ilvl w:val="2"/>
          <w:numId w:val="24"/>
        </w:numPr>
        <w:spacing w:before="120" w:beforeAutospacing="0" w:after="120" w:afterAutospacing="0" w:line="240" w:lineRule="auto"/>
        <w:ind w:left="1701" w:hanging="73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אין בתשלום הפיצויים הנ"ל כדי לשחרר את הקבלן מאיזה מהתחייבויותיו לפי חוזה זה.</w:t>
      </w:r>
    </w:p>
    <w:p w14:paraId="374516B4" w14:textId="77777777" w:rsidR="00E56613" w:rsidRPr="00E56613" w:rsidRDefault="00E56613" w:rsidP="00237720">
      <w:pPr>
        <w:numPr>
          <w:ilvl w:val="1"/>
          <w:numId w:val="24"/>
        </w:numPr>
        <w:spacing w:before="120" w:beforeAutospacing="0" w:after="120" w:afterAutospacing="0" w:line="240" w:lineRule="auto"/>
        <w:ind w:left="964" w:hanging="56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הקבלן מתחייב לבצע העבודות באופן התואם את לוח הזמנים המפורט המאושר ע"י המפקח ונציג המזמין ולשלבן בעבודות הקבלנים האחרים באתר באופן שלא תעוכב כל עבודה שהיא.</w:t>
      </w:r>
    </w:p>
    <w:p w14:paraId="7084CE3B" w14:textId="77777777" w:rsidR="00E56613" w:rsidRPr="00E56613" w:rsidRDefault="00E56613" w:rsidP="00237720">
      <w:pPr>
        <w:numPr>
          <w:ilvl w:val="1"/>
          <w:numId w:val="24"/>
        </w:numPr>
        <w:spacing w:before="120" w:beforeAutospacing="0" w:after="120" w:afterAutospacing="0" w:line="240" w:lineRule="auto"/>
        <w:ind w:left="964" w:hanging="567"/>
        <w:jc w:val="both"/>
        <w:outlineLvl w:val="1"/>
        <w:rPr>
          <w:rFonts w:ascii="David" w:eastAsia="Times New Roman" w:hAnsi="David" w:cs="David"/>
          <w:b/>
          <w:i/>
          <w:snapToGrid w:val="0"/>
          <w:rtl/>
        </w:rPr>
      </w:pPr>
      <w:r w:rsidRPr="00E56613">
        <w:rPr>
          <w:rFonts w:ascii="David" w:eastAsia="Times New Roman" w:hAnsi="David" w:cs="David"/>
          <w:b/>
          <w:i/>
          <w:snapToGrid w:val="0"/>
          <w:sz w:val="26"/>
          <w:szCs w:val="24"/>
          <w:rtl/>
        </w:rPr>
        <w:t xml:space="preserve">על הקבלן </w:t>
      </w:r>
      <w:r w:rsidRPr="00E56613">
        <w:rPr>
          <w:rFonts w:ascii="David" w:eastAsia="Times New Roman" w:hAnsi="David" w:cs="David"/>
          <w:b/>
          <w:i/>
          <w:snapToGrid w:val="0"/>
          <w:rtl/>
        </w:rPr>
        <w:t>לדווח מדי כל חודש למפקח  בדיווח פרטני בכתב  על התקדמות העבודות ועבודות הקבלנים האחרים, ולעדכן את לוח הזמנים המפורט בתוכנת "</w:t>
      </w:r>
      <w:r w:rsidRPr="00E56613">
        <w:rPr>
          <w:rFonts w:ascii="David" w:eastAsia="Times New Roman" w:hAnsi="David" w:cs="David"/>
          <w:b/>
          <w:i/>
          <w:snapToGrid w:val="0"/>
        </w:rPr>
        <w:t>m.s. project</w:t>
      </w:r>
      <w:r w:rsidRPr="00E56613">
        <w:rPr>
          <w:rFonts w:ascii="David" w:eastAsia="Times New Roman" w:hAnsi="David" w:cs="David"/>
          <w:b/>
          <w:i/>
          <w:snapToGrid w:val="0"/>
          <w:rtl/>
        </w:rPr>
        <w:t>", או בתוכנה דומה  לפי קביעת המזמין מעת לעת, הכול לפי דרישת המפקח ולהנחת דעתו.</w:t>
      </w:r>
    </w:p>
    <w:p w14:paraId="31E89B48" w14:textId="77777777" w:rsidR="00E56613" w:rsidRPr="00E56613" w:rsidRDefault="00E56613" w:rsidP="00E56613">
      <w:pPr>
        <w:spacing w:before="0" w:beforeAutospacing="0" w:after="0" w:afterAutospacing="0" w:line="240" w:lineRule="auto"/>
        <w:ind w:left="964"/>
        <w:jc w:val="both"/>
        <w:rPr>
          <w:rFonts w:ascii="David" w:eastAsia="Times New Roman" w:hAnsi="David" w:cs="David"/>
          <w:snapToGrid w:val="0"/>
          <w:sz w:val="24"/>
          <w:szCs w:val="24"/>
          <w:rtl/>
        </w:rPr>
      </w:pPr>
      <w:r w:rsidRPr="00E56613">
        <w:rPr>
          <w:rFonts w:ascii="David" w:eastAsia="Times New Roman" w:hAnsi="David" w:cs="David"/>
          <w:snapToGrid w:val="0"/>
          <w:sz w:val="24"/>
          <w:szCs w:val="24"/>
          <w:rtl/>
        </w:rPr>
        <w:t>עדכון לוח הזמנים המפורט והשנויים שיתחייבו מכך מיועדים רק על מנת לשקף סדר העבודות, הקשר ביניהן והזמן המוקצב לביצוען, ואין בהם כדי לקבוע תאריכים חדשים לבצוע העבודות ומסירתן ו/או כדי להקדים המועדים שנקבעו לביצוע תשלומים בגינם עפ"י לוח התשלומים המפורט בנספח 3.1.11 ו/או כדי לשחרר הקבלן מהתחייבותו לבצוע העבודות ומסירתן בהתאם ללוח הזמנים הכללי.</w:t>
      </w:r>
    </w:p>
    <w:p w14:paraId="4399D7B9" w14:textId="77777777" w:rsidR="00E56613" w:rsidRPr="00E56613" w:rsidRDefault="00E56613" w:rsidP="00E56613">
      <w:pPr>
        <w:spacing w:before="0" w:beforeAutospacing="0" w:after="0" w:afterAutospacing="0" w:line="240" w:lineRule="auto"/>
        <w:ind w:left="2140" w:hanging="600"/>
        <w:jc w:val="both"/>
        <w:rPr>
          <w:rFonts w:ascii="David" w:eastAsia="Times New Roman" w:hAnsi="David" w:cs="David"/>
          <w:snapToGrid w:val="0"/>
          <w:sz w:val="24"/>
          <w:szCs w:val="24"/>
          <w:rtl/>
        </w:rPr>
      </w:pPr>
    </w:p>
    <w:p w14:paraId="7FF5A161" w14:textId="77777777" w:rsidR="00E56613" w:rsidRPr="00E56613" w:rsidRDefault="00E56613" w:rsidP="00237720">
      <w:pPr>
        <w:numPr>
          <w:ilvl w:val="1"/>
          <w:numId w:val="24"/>
        </w:numPr>
        <w:spacing w:before="120" w:beforeAutospacing="0" w:after="120" w:afterAutospacing="0" w:line="240" w:lineRule="auto"/>
        <w:ind w:left="964" w:hanging="56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למרות המועדים לבצוע העבודות הקבועים בלוח הזמנים יהא המפקח קובע בלעדית באיזה מועדים תתבצענה העבודות ויהא זכאי מעת לעת להורות לקבלן את מועדי העבודה ולשנות מועדים אלה, ובכלל זה להאט ו/או לעכב ביצוע חלק מהעבודות לרבות אך לא רק לעכב ביצוע עבודות גמר בכל שלב שלהם בדירות (לאחר שנחתמה בקשת התקשרות לרכישת הדירה) ולעכב התקנת ארונות, משטח (שיש), כיור, סוללה וחיפוי קירות במטבח, ריצוף, הקמת מחיצות ע"ג ריצוף, חיפוי קירות, התקנת ארונות, כלים סניטריים וסוללות בחדרים רטובים והתקנת יחידות מיזוג אויר, מאיידים ומעבים ככל שנדרשו בחוזה זה (בדירות שטרם נמכרו) ו/או להאיץ ביצוע עבודות בחלק מהדירות, הכול לפי קביעת המפקח אף אם זו מנוגדת לסדר הביצוע שקבע לעצמו הקבלן, ועל הקבלן לבצע את העבודות בהתאם להוראות המפקח. יחד עם זאת הקבלן יהיה רשאי להבהיר עמדתו בפני המפקח.</w:t>
      </w:r>
    </w:p>
    <w:p w14:paraId="0D3D09E4" w14:textId="77777777" w:rsidR="00E56613" w:rsidRPr="00E56613" w:rsidRDefault="00E56613" w:rsidP="00E56613">
      <w:pPr>
        <w:spacing w:before="0" w:beforeAutospacing="0" w:after="0" w:afterAutospacing="0" w:line="240" w:lineRule="auto"/>
        <w:ind w:left="964"/>
        <w:jc w:val="both"/>
        <w:rPr>
          <w:rFonts w:ascii="David" w:eastAsia="Times New Roman" w:hAnsi="David" w:cs="David"/>
          <w:snapToGrid w:val="0"/>
          <w:sz w:val="24"/>
          <w:szCs w:val="24"/>
          <w:rtl/>
        </w:rPr>
      </w:pPr>
      <w:r w:rsidRPr="00E56613">
        <w:rPr>
          <w:rFonts w:ascii="David" w:eastAsia="Times New Roman" w:hAnsi="David" w:cs="David"/>
          <w:snapToGrid w:val="0"/>
          <w:sz w:val="24"/>
          <w:szCs w:val="24"/>
          <w:rtl/>
        </w:rPr>
        <w:t>למניעת ספקות מוצהר במפורש, כי מועדי העבודה שיקבעו ע"י המפקח וכל שנוי שיערך בהם על ידו, לא יצדיקו דחית מועד השלמת בצוע העבודות ולא יהוו צידוק לאחור בהשלמת בצוע העבודות, אלא אם אושרה דחייה לפי סעיף 10.12 להלן. כמו כן, לא יצדיק הדבר שנוי במחיר הכולל.</w:t>
      </w:r>
    </w:p>
    <w:p w14:paraId="79B128D8" w14:textId="77777777" w:rsidR="00E56613" w:rsidRPr="00E56613" w:rsidRDefault="00E56613" w:rsidP="00E56613">
      <w:pPr>
        <w:spacing w:before="0" w:beforeAutospacing="0" w:after="0" w:afterAutospacing="0" w:line="240" w:lineRule="auto"/>
        <w:ind w:left="964"/>
        <w:jc w:val="both"/>
        <w:rPr>
          <w:rFonts w:ascii="David" w:eastAsia="Times New Roman" w:hAnsi="David" w:cs="David"/>
          <w:snapToGrid w:val="0"/>
          <w:sz w:val="24"/>
          <w:szCs w:val="24"/>
          <w:rtl/>
        </w:rPr>
      </w:pPr>
      <w:r w:rsidRPr="00E56613">
        <w:rPr>
          <w:rFonts w:ascii="David" w:eastAsia="Times New Roman" w:hAnsi="David" w:cs="David"/>
          <w:snapToGrid w:val="0"/>
          <w:sz w:val="24"/>
          <w:szCs w:val="24"/>
          <w:rtl/>
        </w:rPr>
        <w:t>כמו כן המזמין רשאי להורות לקבלן לדחות את השלמת העבודות המתוארות לעיל בדירות לא מכורות בתנאים כדלקמן -בדירות שאינן דירות גג עד 6 חודשים לאחר קבלת טופס 4, תהיה ללא תמורה נוספת. בגין השלמת עבודות בדירה שעבודות בה עוכבו למעלה 6 חודשים כאמור לעיל, יהיה זכאי הקבלן לקבלת תוספת קבועה סופית וממצה כמפורט בנספח 3.1.1. בכל הנוגע לדירות גג המזמין רשאי להורות על עיכוב בכל עבודות הגמר בדירות גג עד ל-12 חודשים לאחר קבלת טופס 4. בגין השלמת עבודות בדירה שעבודות בה עוכבו למעלה מ-12 חודשים כאמור יהיה זכאי הקבלן לקבלת תוספת קבועה סופית וממצה כמפורט בנספח 3.1.1.</w:t>
      </w:r>
    </w:p>
    <w:p w14:paraId="1C78EF71" w14:textId="77777777" w:rsidR="00E56613" w:rsidRPr="00E56613" w:rsidRDefault="00E56613" w:rsidP="00E56613">
      <w:pPr>
        <w:spacing w:before="0" w:beforeAutospacing="0" w:after="0" w:afterAutospacing="0" w:line="240" w:lineRule="auto"/>
        <w:ind w:left="2140" w:hanging="600"/>
        <w:jc w:val="both"/>
        <w:rPr>
          <w:rFonts w:ascii="David" w:eastAsia="Times New Roman" w:hAnsi="David" w:cs="David"/>
          <w:snapToGrid w:val="0"/>
          <w:sz w:val="24"/>
          <w:szCs w:val="24"/>
          <w:rtl/>
        </w:rPr>
      </w:pPr>
    </w:p>
    <w:p w14:paraId="66867706" w14:textId="77777777" w:rsidR="00E56613" w:rsidRPr="00E56613" w:rsidRDefault="00E56613" w:rsidP="00237720">
      <w:pPr>
        <w:numPr>
          <w:ilvl w:val="1"/>
          <w:numId w:val="24"/>
        </w:numPr>
        <w:spacing w:before="120" w:beforeAutospacing="0" w:after="120" w:afterAutospacing="0" w:line="240" w:lineRule="auto"/>
        <w:ind w:left="964" w:hanging="56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הקבלן מתחייב להתמיד בבצוע העבודות בשקידה, באמצעים ובקצב המבטיחים השלמתן במועד המיועד לגמר העבודות, ובלבד שקצב זה לא יהיה איטי מזה הקבוע בלוח הזמנים.</w:t>
      </w:r>
    </w:p>
    <w:p w14:paraId="4F910B21" w14:textId="77777777" w:rsidR="00E56613" w:rsidRPr="00E56613" w:rsidRDefault="00E56613" w:rsidP="00E56613">
      <w:pPr>
        <w:spacing w:before="0" w:beforeAutospacing="0" w:after="0" w:afterAutospacing="0" w:line="240" w:lineRule="auto"/>
        <w:ind w:left="964"/>
        <w:jc w:val="both"/>
        <w:rPr>
          <w:rFonts w:ascii="David" w:eastAsia="Times New Roman" w:hAnsi="David" w:cs="David"/>
          <w:snapToGrid w:val="0"/>
          <w:sz w:val="24"/>
          <w:szCs w:val="24"/>
          <w:rtl/>
        </w:rPr>
      </w:pPr>
      <w:r w:rsidRPr="00E56613">
        <w:rPr>
          <w:rFonts w:ascii="David" w:eastAsia="Times New Roman" w:hAnsi="David" w:cs="David"/>
          <w:snapToGrid w:val="0"/>
          <w:sz w:val="24"/>
          <w:szCs w:val="24"/>
          <w:rtl/>
        </w:rPr>
        <w:t xml:space="preserve">המפקח יהיה קובע בלעדית, סופית וללא עוררין אם באיזה שלב שהוא של בצוע העבודות אין הקבלן ממלא אחר התחייבותו כאמור, ובמקרה של קביעה כזו יהיה המזמין זכאי לפעול בהתאם להוראות סעיף 24 להלן. </w:t>
      </w:r>
    </w:p>
    <w:p w14:paraId="0A64C4B0" w14:textId="77777777" w:rsidR="00E56613" w:rsidRPr="00E56613" w:rsidRDefault="00E56613" w:rsidP="00E56613">
      <w:pPr>
        <w:spacing w:before="0" w:beforeAutospacing="0" w:after="0" w:afterAutospacing="0" w:line="240" w:lineRule="auto"/>
        <w:ind w:left="964"/>
        <w:jc w:val="both"/>
        <w:rPr>
          <w:rFonts w:ascii="David" w:eastAsia="Times New Roman" w:hAnsi="David" w:cs="David"/>
          <w:snapToGrid w:val="0"/>
          <w:sz w:val="24"/>
          <w:szCs w:val="24"/>
          <w:rtl/>
        </w:rPr>
      </w:pPr>
      <w:r w:rsidRPr="00E56613">
        <w:rPr>
          <w:rFonts w:ascii="David" w:eastAsia="Times New Roman" w:hAnsi="David" w:cs="David"/>
          <w:snapToGrid w:val="0"/>
          <w:sz w:val="24"/>
          <w:szCs w:val="24"/>
          <w:rtl/>
        </w:rPr>
        <w:t>הקבלן מצהיר ומתחייב כי בהתחייבו להשלים את בצוע העבודות במועד המיועד לגמר העבודות הביא בחשבון את כל גורמי העיכוב האפשריים ובכלל זה - אך מבלי לפגוע בכלליות האמור לעיל - שרות מילואים של עובדים ושוק העבודה, החומרים והשירותים כפי שהוא עלול להיות במשך בצוע העבודה, עבודות המבוצעות ע"י קבלני משנה, קבלנים מיוחדים וקבלנים אחרים, עבודות נוספות או/וגם שנויים אפשריים בעבודות וכן כל גורמי טבע כגון: מזג אויר וכו', ואולם אין באמור לעיל כדי להביא בחשבון גיוס כללי לצבא.</w:t>
      </w:r>
    </w:p>
    <w:p w14:paraId="56DA434B" w14:textId="77777777" w:rsidR="00E56613" w:rsidRPr="00E56613" w:rsidRDefault="00E56613" w:rsidP="00237720">
      <w:pPr>
        <w:numPr>
          <w:ilvl w:val="1"/>
          <w:numId w:val="24"/>
        </w:numPr>
        <w:spacing w:before="120" w:beforeAutospacing="0" w:after="120" w:afterAutospacing="0" w:line="240" w:lineRule="auto"/>
        <w:ind w:left="964" w:hanging="567"/>
        <w:jc w:val="both"/>
        <w:outlineLvl w:val="1"/>
        <w:rPr>
          <w:rFonts w:ascii="David" w:eastAsia="Times New Roman" w:hAnsi="David" w:cs="David"/>
          <w:b/>
          <w:i/>
          <w:snapToGrid w:val="0"/>
          <w:sz w:val="26"/>
          <w:szCs w:val="24"/>
          <w:rtl/>
        </w:rPr>
      </w:pPr>
    </w:p>
    <w:p w14:paraId="0E54664C" w14:textId="77777777" w:rsidR="00E56613" w:rsidRPr="00E56613" w:rsidRDefault="00E56613" w:rsidP="00237720">
      <w:pPr>
        <w:numPr>
          <w:ilvl w:val="2"/>
          <w:numId w:val="24"/>
        </w:numPr>
        <w:spacing w:before="120" w:beforeAutospacing="0" w:after="120" w:afterAutospacing="0" w:line="240" w:lineRule="auto"/>
        <w:ind w:left="1701" w:hanging="737"/>
        <w:jc w:val="both"/>
        <w:outlineLvl w:val="1"/>
        <w:rPr>
          <w:rFonts w:ascii="David" w:eastAsia="Times New Roman" w:hAnsi="David" w:cs="David"/>
          <w:b/>
          <w:i/>
          <w:snapToGrid w:val="0"/>
          <w:sz w:val="26"/>
          <w:szCs w:val="24"/>
        </w:rPr>
      </w:pPr>
      <w:r w:rsidRPr="00E56613">
        <w:rPr>
          <w:rFonts w:ascii="David" w:eastAsia="Times New Roman" w:hAnsi="David" w:cs="David"/>
          <w:b/>
          <w:i/>
          <w:snapToGrid w:val="0"/>
          <w:sz w:val="26"/>
          <w:szCs w:val="24"/>
          <w:rtl/>
        </w:rPr>
        <w:t>הקבלן ימציא למפקח, לפי דרישתו מזמן לזמן, פירוט ודיווח מלא בכתב על בצוע העבודות ודרכי הבצוע, לרבות רשימת מתקנים ומבני עזר שיש בדעת הקבלן להשתמש בהם, רשימת בתי המלאכה בהם תבוצענה עבודות, מצבת כוח אדם, תזרים מזומנים וכל מידע אחר שהמפקח ידרוש. המצאת החומר האמור ע"י הקבלן למפקח, בין שאישר אותו המפקח במפורש ובין שלא אישרו, אינה פוטרת את הקבלן מאחריות כלשהי המוטלת עליו. נדרש הקבלן ע"י המפקח להגיש דיווח איזה שהוא כאמור לעיל, יהיה כל תשלום שעל המזמין לשלם לקבלן מותנה בהגשת הדיווח קודם לכן.</w:t>
      </w:r>
    </w:p>
    <w:p w14:paraId="56E5211D" w14:textId="77777777" w:rsidR="00E56613" w:rsidRPr="00E56613" w:rsidRDefault="00E56613" w:rsidP="00237720">
      <w:pPr>
        <w:numPr>
          <w:ilvl w:val="2"/>
          <w:numId w:val="24"/>
        </w:numPr>
        <w:spacing w:before="120" w:beforeAutospacing="0" w:after="120" w:afterAutospacing="0" w:line="240" w:lineRule="auto"/>
        <w:ind w:left="1701" w:hanging="73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הקבלן ימציא לפי דרישת המזמין, תכנית שתפרט את אמצעי ההרמה ו/או אמצעי ההובלה ו/או השינוע ו/או האכסון של החומרים וכל ציוד אחר ו/או את התבניות לביצוע החלקים היצוקים באתר, ו/או את אופן הרכבתם ופירוקם ו/או מועדי ההרכבה והפירוק, ו/או תיאור הפיגומים ו/או התבניות ו/או שיטות היציקה ו/או סוג מעליות המשא הזמניות והיכן בכוונתו למקמן. אישור המזמין ו/או מתכנניו ו/או מנהל הפרויקט מטעמו לכל אשר יוצע בפניהם עפ"י סעיף זה, לא ישחרר את הקבלן מאחריות לביצוע כל אלה ולא יגרע הימנה והקבלן יוותר האחראי הבלעדי לביצוע ויישא בכל ההוצאות הכרוכות בכך. על הקבלן להגיש תכניות התארגנות באתר. כל שטחי ההתארגנות של הקבלן יהיו בתחומי המגרש.</w:t>
      </w:r>
    </w:p>
    <w:p w14:paraId="2F343585" w14:textId="77777777" w:rsidR="00E56613" w:rsidRPr="00E56613" w:rsidRDefault="00E56613" w:rsidP="00E56613">
      <w:pPr>
        <w:spacing w:before="0" w:beforeAutospacing="0" w:after="0" w:afterAutospacing="0" w:line="240" w:lineRule="auto"/>
        <w:ind w:left="1701"/>
        <w:jc w:val="both"/>
        <w:rPr>
          <w:rFonts w:ascii="David" w:eastAsia="Times New Roman" w:hAnsi="David" w:cs="David"/>
          <w:snapToGrid w:val="0"/>
          <w:sz w:val="26"/>
          <w:szCs w:val="24"/>
          <w:rtl/>
        </w:rPr>
      </w:pPr>
      <w:r w:rsidRPr="00E56613">
        <w:rPr>
          <w:rFonts w:ascii="David" w:eastAsia="Times New Roman" w:hAnsi="David" w:cs="David"/>
          <w:snapToGrid w:val="0"/>
          <w:sz w:val="26"/>
          <w:szCs w:val="24"/>
          <w:rtl/>
        </w:rPr>
        <w:t>הקבלן רשאי לבקש מהרשות המקומית, אישורים להתארגנות או להצבת ציוד מחוץ לתחומי המגרש, אך מחויבותו כלפי המזמין לא תהיה מותנית בקבלת אישורים אלה.</w:t>
      </w:r>
    </w:p>
    <w:p w14:paraId="00F5FCF2" w14:textId="77777777" w:rsidR="00E56613" w:rsidRPr="00E56613" w:rsidRDefault="00E56613" w:rsidP="00E56613">
      <w:pPr>
        <w:spacing w:before="0" w:beforeAutospacing="0" w:after="0" w:afterAutospacing="0" w:line="240" w:lineRule="auto"/>
        <w:ind w:left="1701"/>
        <w:jc w:val="both"/>
        <w:rPr>
          <w:rFonts w:ascii="David" w:eastAsia="Times New Roman" w:hAnsi="David" w:cs="David"/>
          <w:snapToGrid w:val="0"/>
          <w:sz w:val="26"/>
          <w:szCs w:val="24"/>
          <w:rtl/>
        </w:rPr>
      </w:pPr>
      <w:r w:rsidRPr="00E56613">
        <w:rPr>
          <w:rFonts w:ascii="David" w:eastAsia="Times New Roman" w:hAnsi="David" w:cs="David"/>
          <w:snapToGrid w:val="0"/>
          <w:sz w:val="26"/>
          <w:szCs w:val="24"/>
          <w:rtl/>
        </w:rPr>
        <w:t>למען הסר ספק מובהר כי המזמין לא יישא בהוצאות כלשהן שתיגרמנה לקבלן בגין או לשם קבלת אישורים כאמור.</w:t>
      </w:r>
    </w:p>
    <w:p w14:paraId="77F58A48" w14:textId="77777777" w:rsidR="00E56613" w:rsidRPr="00E56613" w:rsidRDefault="00E56613" w:rsidP="00237720">
      <w:pPr>
        <w:numPr>
          <w:ilvl w:val="2"/>
          <w:numId w:val="24"/>
        </w:numPr>
        <w:spacing w:before="120" w:beforeAutospacing="0" w:after="120" w:afterAutospacing="0" w:line="240" w:lineRule="auto"/>
        <w:ind w:left="1701" w:hanging="73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 xml:space="preserve">מבלי לגרוע מהאמור בסעיף 10.10.1 ימציא הקבלן תוך 7 ימים מתאריך חתימת חוזה זה למפקח את האישורים למינוי ממונה על בטיחות, אחראי על הביקורת, אחראי על תכנון השלד ואחראי על ביצוע השלד ותכנית התארגנות שתפרט את מקום התקנת והפעלת האמצעים, דרכי הגישה וכל יתר הנדרש לבצוע העבודות וכל מידע אחר שיידרש ע"י המפקח. </w:t>
      </w:r>
    </w:p>
    <w:p w14:paraId="21C6D91B" w14:textId="77777777" w:rsidR="00E56613" w:rsidRPr="00E56613" w:rsidRDefault="00E56613" w:rsidP="00E56613">
      <w:pPr>
        <w:spacing w:before="0" w:beforeAutospacing="0" w:after="0" w:afterAutospacing="0" w:line="240" w:lineRule="auto"/>
        <w:ind w:left="1701"/>
        <w:jc w:val="both"/>
        <w:rPr>
          <w:rFonts w:ascii="David" w:eastAsia="Times New Roman" w:hAnsi="David" w:cs="David"/>
          <w:snapToGrid w:val="0"/>
          <w:sz w:val="24"/>
          <w:szCs w:val="24"/>
          <w:rtl/>
        </w:rPr>
      </w:pPr>
      <w:r w:rsidRPr="00E56613">
        <w:rPr>
          <w:rFonts w:ascii="David" w:eastAsia="Times New Roman" w:hAnsi="David" w:cs="David"/>
          <w:snapToGrid w:val="0"/>
          <w:sz w:val="24"/>
          <w:szCs w:val="24"/>
          <w:rtl/>
        </w:rPr>
        <w:t>תכנית ההתארגנות טעונה אשור המפקח ובכל מקרה הקבלן לא יתחיל בבצוע העבודות אם טרם מונו האחראים הנזכרים לעיל. לא הגיש הקבלן למפקח את תכנית ההתארגנות כאמור, יראו את התקופה בה על הקבלן לבצע העבודות כאילו התחילה בתום 7 ימים מהמועד בו היה עליו להגיש למפקח את תכנית ההתארגנות אף שלא ניתן צו התחלת עבודה.</w:t>
      </w:r>
    </w:p>
    <w:p w14:paraId="6483A3DE" w14:textId="77777777" w:rsidR="00E56613" w:rsidRPr="00E56613" w:rsidRDefault="00E56613" w:rsidP="00E56613">
      <w:pPr>
        <w:spacing w:before="120" w:beforeAutospacing="0" w:after="120" w:afterAutospacing="0" w:line="240" w:lineRule="auto"/>
        <w:jc w:val="both"/>
        <w:outlineLvl w:val="1"/>
        <w:rPr>
          <w:rFonts w:ascii="David" w:eastAsia="Times New Roman" w:hAnsi="David" w:cs="David"/>
          <w:b/>
          <w:i/>
          <w:snapToGrid w:val="0"/>
          <w:sz w:val="26"/>
          <w:szCs w:val="24"/>
          <w:rtl/>
        </w:rPr>
      </w:pPr>
    </w:p>
    <w:p w14:paraId="29326B4B" w14:textId="77777777" w:rsidR="00E56613" w:rsidRPr="00E56613" w:rsidRDefault="00E56613" w:rsidP="00237720">
      <w:pPr>
        <w:numPr>
          <w:ilvl w:val="2"/>
          <w:numId w:val="24"/>
        </w:numPr>
        <w:spacing w:before="120" w:beforeAutospacing="0" w:after="120" w:afterAutospacing="0" w:line="240" w:lineRule="auto"/>
        <w:ind w:left="1701" w:hanging="73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אם בכל זמן שהוא יהיה המפקח בדעה שקצב בצוע העבודות איטי מדי מכדי להבטיח את השלמת בצוע העבודות במועד המיועד לגמר העבודות, או השלמת חלק של העבודות לפי לוח הזמנים, יודיע המפקח לקבלן בכתב והקבלן ינקוט מיד באמצעים הדרושים בכדי להבטיח את השלמת בצוע העבודות במועד ויודיע על אמצעים אלה למפקח בכתב.</w:t>
      </w:r>
    </w:p>
    <w:p w14:paraId="0E4AE874" w14:textId="77777777" w:rsidR="00E56613" w:rsidRPr="00E56613" w:rsidRDefault="00E56613" w:rsidP="00237720">
      <w:pPr>
        <w:numPr>
          <w:ilvl w:val="2"/>
          <w:numId w:val="24"/>
        </w:numPr>
        <w:spacing w:before="120" w:beforeAutospacing="0" w:after="120" w:afterAutospacing="0" w:line="240" w:lineRule="auto"/>
        <w:ind w:left="1701" w:hanging="73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היה המפקח בדעה שהאמצעים שנקט בהם הקבלן כאמור בסעיף 10.11.1 לעיל אינם מספיקים בכדי להבטיח השלמת בצוע העבודות במועד המיועד לגמר העבודות, יורה המפקח לקבלן בכתב על האמצעים שלדעת המפקח יש לנקוט בהם - לרבות אך מבלי לפגוע בכלליות האמור לעיל - תוספת כוח אדם (לרבות שעות נוספות ומשמרות נוספות) ו/או תוספת אמצעים, ועל הקבלן לנקוט מיד בצעדים המתחייבים.</w:t>
      </w:r>
    </w:p>
    <w:p w14:paraId="6AC45333" w14:textId="77777777" w:rsidR="00E56613" w:rsidRPr="00E56613" w:rsidRDefault="00E56613" w:rsidP="00237720">
      <w:pPr>
        <w:numPr>
          <w:ilvl w:val="2"/>
          <w:numId w:val="24"/>
        </w:numPr>
        <w:spacing w:before="120" w:beforeAutospacing="0" w:after="120" w:afterAutospacing="0" w:line="240" w:lineRule="auto"/>
        <w:ind w:left="1701" w:hanging="73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למען הסר ספק מובהר כי הקבלן לא יהיה רשאי לתבוע כל תשלום נוסף בגין עבודה ביותר מאשר משמרת אחת של פועלים ליום, אף לא בגין עבודת לילה.</w:t>
      </w:r>
    </w:p>
    <w:p w14:paraId="08B8BA0D" w14:textId="77777777" w:rsidR="00E56613" w:rsidRPr="00E56613" w:rsidRDefault="00E56613" w:rsidP="00237720">
      <w:pPr>
        <w:numPr>
          <w:ilvl w:val="2"/>
          <w:numId w:val="24"/>
        </w:numPr>
        <w:spacing w:before="120" w:beforeAutospacing="0" w:after="120" w:afterAutospacing="0" w:line="240" w:lineRule="auto"/>
        <w:ind w:left="1701" w:hanging="73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לא מלא הקבלן את התחייבותו כאמור בסעיפים 10.11.1 ו</w:t>
      </w:r>
      <w:r w:rsidRPr="00E56613">
        <w:rPr>
          <w:rFonts w:ascii="David" w:eastAsia="Times New Roman" w:hAnsi="David" w:cs="David"/>
          <w:b/>
          <w:i/>
          <w:snapToGrid w:val="0"/>
          <w:sz w:val="26"/>
          <w:szCs w:val="24"/>
        </w:rPr>
        <w:t>–</w:t>
      </w:r>
      <w:r w:rsidRPr="00E56613">
        <w:rPr>
          <w:rFonts w:ascii="David" w:eastAsia="Times New Roman" w:hAnsi="David" w:cs="David"/>
          <w:b/>
          <w:i/>
          <w:snapToGrid w:val="0"/>
          <w:sz w:val="26"/>
          <w:szCs w:val="24"/>
          <w:rtl/>
        </w:rPr>
        <w:t xml:space="preserve"> 10.11.2 לעיל, יהיה המזמין זכאי לנהוג באחת או יותר מהדרכים הבאות:</w:t>
      </w:r>
    </w:p>
    <w:p w14:paraId="31C63534" w14:textId="77777777" w:rsidR="00E56613" w:rsidRPr="00E56613" w:rsidRDefault="00E56613" w:rsidP="00237720">
      <w:pPr>
        <w:numPr>
          <w:ilvl w:val="3"/>
          <w:numId w:val="24"/>
        </w:numPr>
        <w:spacing w:before="120" w:beforeAutospacing="0" w:after="120" w:afterAutospacing="0" w:line="240" w:lineRule="auto"/>
        <w:ind w:left="2552" w:hanging="851"/>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במידה שקצב הבצוע איטי מחמת שחומרים הנדרשים לעבודות לא סופקו ו/או נאגרו ע"י הקבלן במועד הנדרש לבצוע העבודות לפי לוח הזמנים, זכאי המזמין לספק חומרים לקבלן ובמקרה זה יפחת ממחיר העבודות סכום השווה לעלות החומרים ואספקתם בפועל כשהיא צמודה למדד.</w:t>
      </w:r>
    </w:p>
    <w:p w14:paraId="1BF3D360" w14:textId="77777777" w:rsidR="00E56613" w:rsidRPr="00E56613" w:rsidRDefault="00E56613" w:rsidP="00237720">
      <w:pPr>
        <w:numPr>
          <w:ilvl w:val="3"/>
          <w:numId w:val="24"/>
        </w:numPr>
        <w:spacing w:before="120" w:beforeAutospacing="0" w:after="120" w:afterAutospacing="0" w:line="240" w:lineRule="auto"/>
        <w:ind w:left="2552" w:hanging="851"/>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לבצע את העבודות או כל חלק מהן באמצעות קבלן אחר או נוסף ובמקרה זה יפחת ממחיר העבודות הסכום שישולם לאותו קבלן כשהוא צמוד למדד.</w:t>
      </w:r>
    </w:p>
    <w:p w14:paraId="7400C84A" w14:textId="77777777" w:rsidR="00E56613" w:rsidRPr="00E56613" w:rsidRDefault="00E56613" w:rsidP="00237720">
      <w:pPr>
        <w:numPr>
          <w:ilvl w:val="3"/>
          <w:numId w:val="24"/>
        </w:numPr>
        <w:spacing w:before="120" w:beforeAutospacing="0" w:after="120" w:afterAutospacing="0" w:line="240" w:lineRule="auto"/>
        <w:ind w:left="2552" w:hanging="851"/>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לנהוג בהתאם להוראות סעיף 24 להלן.</w:t>
      </w:r>
    </w:p>
    <w:p w14:paraId="5D10A47C" w14:textId="77777777" w:rsidR="00E56613" w:rsidRPr="00E56613" w:rsidRDefault="00E56613" w:rsidP="00E56613">
      <w:pPr>
        <w:spacing w:before="0" w:beforeAutospacing="0" w:after="0" w:afterAutospacing="0" w:line="240" w:lineRule="auto"/>
        <w:ind w:left="2552"/>
        <w:jc w:val="both"/>
        <w:rPr>
          <w:rFonts w:ascii="David" w:eastAsia="Times New Roman" w:hAnsi="David" w:cs="David"/>
          <w:snapToGrid w:val="0"/>
          <w:sz w:val="24"/>
          <w:szCs w:val="24"/>
          <w:rtl/>
        </w:rPr>
      </w:pPr>
      <w:r w:rsidRPr="00E56613">
        <w:rPr>
          <w:rFonts w:ascii="David" w:eastAsia="Times New Roman" w:hAnsi="David" w:cs="David"/>
          <w:snapToGrid w:val="0"/>
          <w:sz w:val="24"/>
          <w:szCs w:val="24"/>
          <w:rtl/>
        </w:rPr>
        <w:t>כל אלה מבלי לגרוע מכל זכות אחרת של המזמין לפי החוזה ולפי כל דין.</w:t>
      </w:r>
    </w:p>
    <w:p w14:paraId="62830E93" w14:textId="77777777" w:rsidR="00E56613" w:rsidRPr="00E56613" w:rsidRDefault="00E56613" w:rsidP="00E56613">
      <w:pPr>
        <w:spacing w:before="0" w:beforeAutospacing="0" w:after="0" w:afterAutospacing="0" w:line="240" w:lineRule="auto"/>
        <w:ind w:left="2900" w:hanging="340"/>
        <w:jc w:val="both"/>
        <w:rPr>
          <w:rFonts w:ascii="David" w:eastAsia="Times New Roman" w:hAnsi="David" w:cs="David"/>
          <w:snapToGrid w:val="0"/>
          <w:sz w:val="24"/>
          <w:szCs w:val="24"/>
          <w:rtl/>
        </w:rPr>
      </w:pPr>
    </w:p>
    <w:p w14:paraId="58D2FBF6" w14:textId="77777777" w:rsidR="00E56613" w:rsidRPr="00E56613" w:rsidRDefault="00E56613" w:rsidP="00237720">
      <w:pPr>
        <w:numPr>
          <w:ilvl w:val="1"/>
          <w:numId w:val="24"/>
        </w:numPr>
        <w:spacing w:before="120" w:beforeAutospacing="0" w:after="120" w:afterAutospacing="0" w:line="240" w:lineRule="auto"/>
        <w:ind w:left="964" w:hanging="56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 xml:space="preserve">דחיות במועד לגמר בצוע העבודות תינתנה על ידי המפקח אם תופרע עבודת הקבלן עקב רשלנותם של המזמין או של המפקח או עקב שנויים או כח עליון, כל אלה במידה שהמפקח קבע כי התקיימו וכי הם מצדיקים דחיית מועד גמר העבודות. המונח "כח עליון" בסעיף זה יכלול אך ורק שריפה ורעידת אדמה שפגעו בעבודות או גיוס כללי או שביתה כללית. כל דחייה עפ"י סעיף זה תהיה אך ורק לתקופה שנקבעה ע"י המפקח כמוצדקת בנסיבות הקבועות בסעיף זה, ולא תשמש עילה לכל תשלום נוסף או/וגם לפיצוי לקבלן אלא אם אישר המפקח אחרת. </w:t>
      </w:r>
    </w:p>
    <w:p w14:paraId="3118EF0D" w14:textId="77777777" w:rsidR="00E56613" w:rsidRPr="00E56613" w:rsidRDefault="00E56613" w:rsidP="00E56613">
      <w:pPr>
        <w:spacing w:before="0" w:beforeAutospacing="0" w:after="0" w:afterAutospacing="0" w:line="240" w:lineRule="auto"/>
        <w:ind w:left="964"/>
        <w:jc w:val="both"/>
        <w:rPr>
          <w:rFonts w:ascii="David" w:eastAsia="Times New Roman" w:hAnsi="David" w:cs="David"/>
          <w:snapToGrid w:val="0"/>
          <w:sz w:val="24"/>
          <w:szCs w:val="24"/>
          <w:rtl/>
        </w:rPr>
      </w:pPr>
      <w:r w:rsidRPr="00E56613">
        <w:rPr>
          <w:rFonts w:ascii="David" w:eastAsia="Times New Roman" w:hAnsi="David" w:cs="David"/>
          <w:snapToGrid w:val="0"/>
          <w:sz w:val="24"/>
          <w:szCs w:val="24"/>
          <w:rtl/>
        </w:rPr>
        <w:t>תנאי לדיון בבקשת דחייה עפ"י סעיף זה הוא שהקבלן בקש זאת לא יאוחר מאשר תוך 15 יום מהמועד בו חל האירוע אשר לטענתו מצדיק הדחייה, והוכיח להנחת דעת המפקח קיומו של אירוע זה, רישומו במועד התרחשותו ביומן העבודה ומידת השפעתו על בצוע העבודות.</w:t>
      </w:r>
    </w:p>
    <w:p w14:paraId="249781AB" w14:textId="77777777" w:rsidR="00E56613" w:rsidRPr="00E56613" w:rsidRDefault="00E56613" w:rsidP="00237720">
      <w:pPr>
        <w:numPr>
          <w:ilvl w:val="1"/>
          <w:numId w:val="24"/>
        </w:numPr>
        <w:spacing w:before="120" w:beforeAutospacing="0" w:after="120" w:afterAutospacing="0" w:line="240" w:lineRule="auto"/>
        <w:ind w:left="964" w:hanging="56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במקרה שנתנה פקודת שנויים המצמצמת היקף העבודות, יקבע המפקח את הזמן הנחסך ולפי דרישתו, יוקדם המועד לגמר בצוע העבודות.</w:t>
      </w:r>
    </w:p>
    <w:p w14:paraId="63563C95" w14:textId="77777777" w:rsidR="00E56613" w:rsidRPr="00E56613" w:rsidRDefault="00E56613" w:rsidP="00237720">
      <w:pPr>
        <w:numPr>
          <w:ilvl w:val="1"/>
          <w:numId w:val="24"/>
        </w:numPr>
        <w:spacing w:before="120" w:beforeAutospacing="0" w:after="120" w:afterAutospacing="0" w:line="240" w:lineRule="auto"/>
        <w:ind w:left="964" w:hanging="56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התקופה לבצוע העבודות כמוגדר בלוח הזמנים, בכפוף אך ורק להתאמות בלוח הזמנים שהמפקח אישר לפי סעיף 10.12 לעיל, תחשב כתקופת הבצוע המאושרת לצרכי חוזה זה.</w:t>
      </w:r>
    </w:p>
    <w:p w14:paraId="7E5F1A8F" w14:textId="77777777" w:rsidR="00E56613" w:rsidRPr="00E56613" w:rsidRDefault="00E56613" w:rsidP="00237720">
      <w:pPr>
        <w:numPr>
          <w:ilvl w:val="1"/>
          <w:numId w:val="24"/>
        </w:numPr>
        <w:spacing w:before="120" w:beforeAutospacing="0" w:after="120" w:afterAutospacing="0" w:line="240" w:lineRule="auto"/>
        <w:ind w:left="964" w:hanging="56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הקבלן יעשה כל האפשרי להחשת קצב ביצוע העבודות או להאטתו אף מעבר למתחייב מלוח הזמנים אם יתבקש לעשות זאת ע"י המפקח ויהיה נכון וערוך להחשת או האטת הקצב כאמור ויחולו הוראות סעיף 10.8 לעיל.</w:t>
      </w:r>
    </w:p>
    <w:p w14:paraId="218AD883" w14:textId="77777777" w:rsidR="00E56613" w:rsidRPr="00E56613" w:rsidRDefault="00E56613" w:rsidP="00237720">
      <w:pPr>
        <w:numPr>
          <w:ilvl w:val="1"/>
          <w:numId w:val="24"/>
        </w:numPr>
        <w:spacing w:before="120" w:beforeAutospacing="0" w:after="120" w:afterAutospacing="0" w:line="240" w:lineRule="auto"/>
        <w:ind w:left="964" w:hanging="56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המזמין שומר לעצמו זכות לא לקבל מהקבלן את העבודות לפני המועד המיועד למסירת העבודות.</w:t>
      </w:r>
    </w:p>
    <w:p w14:paraId="66A0D71B" w14:textId="77777777" w:rsidR="00E56613" w:rsidRPr="00E56613" w:rsidRDefault="00E56613" w:rsidP="00237720">
      <w:pPr>
        <w:numPr>
          <w:ilvl w:val="1"/>
          <w:numId w:val="24"/>
        </w:numPr>
        <w:spacing w:before="120" w:beforeAutospacing="0" w:after="120" w:afterAutospacing="0" w:line="240" w:lineRule="auto"/>
        <w:ind w:left="964" w:hanging="567"/>
        <w:jc w:val="both"/>
        <w:outlineLvl w:val="1"/>
        <w:rPr>
          <w:rFonts w:ascii="David" w:eastAsia="Times New Roman" w:hAnsi="David" w:cs="David"/>
          <w:b/>
          <w:i/>
          <w:snapToGrid w:val="0"/>
          <w:sz w:val="26"/>
          <w:szCs w:val="24"/>
        </w:rPr>
      </w:pPr>
      <w:r w:rsidRPr="00E56613">
        <w:rPr>
          <w:rFonts w:ascii="David" w:eastAsia="Times New Roman" w:hAnsi="David" w:cs="David"/>
          <w:b/>
          <w:i/>
          <w:snapToGrid w:val="0"/>
          <w:sz w:val="26"/>
          <w:szCs w:val="24"/>
          <w:rtl/>
        </w:rPr>
        <w:t>אם ירצה המזמין בהמשך שרותיו של הקבלן לעניין תחזוקת דירות לא מכורות ודחיית מועד מסירתן מעבר ל-3 חודשים מהמועד הקובע כאמור בסעיף 6.6.5 לעיל ישלם המזמין לקבלן סכום סופי נוסף בסך 500 ₪ לחודש לכל יח"ד שמועד מסירתה נדחה, יובהר כי הקבלן לא יישא בתשלומי ארנונה וועד הבית החל מהמועד הקובע ואלה ישולמו על ידי המזמין, ככל ויחולו.</w:t>
      </w:r>
    </w:p>
    <w:p w14:paraId="43690585" w14:textId="77777777" w:rsidR="00E56613" w:rsidRPr="00E56613" w:rsidRDefault="00E56613" w:rsidP="00237720">
      <w:pPr>
        <w:numPr>
          <w:ilvl w:val="1"/>
          <w:numId w:val="24"/>
        </w:numPr>
        <w:spacing w:before="120" w:beforeAutospacing="0" w:after="120" w:afterAutospacing="0" w:line="240" w:lineRule="auto"/>
        <w:ind w:left="964" w:hanging="56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תקופת הביצוע שנקבעה כוללת 60 יום בגין תביעת הקבלן להארכת זמן הביצוע. תביעות הקבלן להארכת תקופת הביצוע תידונה לאחר ניכוי 60 יום מתקופת הביצוע כאמור לעיל. המזמין רשאי שלא לאשר את מסירת החזקה במבנה/דירה ו/או את החשבון הסופי שיוגש בקשר לכך לפני גמר תקופת הביצוע המוגדרת בסעיף זה.</w:t>
      </w:r>
    </w:p>
    <w:p w14:paraId="2F058992" w14:textId="77777777" w:rsidR="00E56613" w:rsidRPr="00E56613" w:rsidRDefault="00E56613" w:rsidP="00E56613">
      <w:pPr>
        <w:spacing w:before="0" w:beforeAutospacing="0" w:after="0" w:afterAutospacing="0" w:line="360" w:lineRule="auto"/>
        <w:ind w:left="2140" w:hanging="600"/>
        <w:jc w:val="both"/>
        <w:rPr>
          <w:rFonts w:ascii="David" w:eastAsia="Times New Roman" w:hAnsi="David" w:cs="David"/>
          <w:snapToGrid w:val="0"/>
          <w:sz w:val="24"/>
          <w:szCs w:val="24"/>
          <w:rtl/>
        </w:rPr>
      </w:pPr>
    </w:p>
    <w:p w14:paraId="027B801B" w14:textId="77777777" w:rsidR="00E56613" w:rsidRPr="00E56613" w:rsidRDefault="00E56613" w:rsidP="00237720">
      <w:pPr>
        <w:numPr>
          <w:ilvl w:val="0"/>
          <w:numId w:val="24"/>
        </w:numPr>
        <w:spacing w:before="120" w:beforeAutospacing="0" w:after="120" w:afterAutospacing="0" w:line="240" w:lineRule="auto"/>
        <w:ind w:left="397" w:hanging="397"/>
        <w:jc w:val="both"/>
        <w:outlineLvl w:val="0"/>
        <w:rPr>
          <w:rFonts w:ascii="David" w:eastAsia="Times New Roman" w:hAnsi="David" w:cs="David"/>
          <w:snapToGrid w:val="0"/>
          <w:sz w:val="26"/>
          <w:szCs w:val="24"/>
          <w:rtl/>
        </w:rPr>
      </w:pPr>
      <w:r w:rsidRPr="00E56613">
        <w:rPr>
          <w:rFonts w:ascii="David" w:eastAsia="Times New Roman" w:hAnsi="David" w:cs="David"/>
          <w:b/>
          <w:bCs/>
          <w:snapToGrid w:val="0"/>
          <w:sz w:val="26"/>
          <w:szCs w:val="24"/>
          <w:u w:val="single"/>
          <w:rtl/>
        </w:rPr>
        <w:t>הסבת החוזה וקבלני משנה</w:t>
      </w:r>
    </w:p>
    <w:p w14:paraId="56EE4C05" w14:textId="77777777" w:rsidR="00E56613" w:rsidRPr="00E56613" w:rsidRDefault="00E56613" w:rsidP="00E56613">
      <w:pPr>
        <w:spacing w:before="120" w:beforeAutospacing="0" w:after="0" w:afterAutospacing="0" w:line="240" w:lineRule="auto"/>
        <w:jc w:val="both"/>
        <w:outlineLvl w:val="0"/>
        <w:rPr>
          <w:rFonts w:ascii="David" w:eastAsia="Times New Roman" w:hAnsi="David" w:cs="David"/>
          <w:snapToGrid w:val="0"/>
          <w:sz w:val="26"/>
          <w:szCs w:val="24"/>
          <w:rtl/>
        </w:rPr>
      </w:pPr>
    </w:p>
    <w:p w14:paraId="0EE74F36" w14:textId="77777777" w:rsidR="00E56613" w:rsidRPr="00E56613" w:rsidRDefault="00E56613" w:rsidP="00237720">
      <w:pPr>
        <w:numPr>
          <w:ilvl w:val="1"/>
          <w:numId w:val="24"/>
        </w:numPr>
        <w:spacing w:before="120" w:beforeAutospacing="0" w:after="120" w:afterAutospacing="0" w:line="240" w:lineRule="auto"/>
        <w:ind w:left="964" w:hanging="56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אין הקבלן רשאי למסור, להסב, להמחות או להעביר לאחרים כל זכויות ו/או התחייבויות לפי החוזה, אלא בתנאים ובמידה שהמזמין הסכים בכתב ומראש, לרבות לזהות הנמחים ו/או הנעברים. העסקת קבלני משנה תהא באישור מוקדם של המזמין בפועל בכתב.</w:t>
      </w:r>
    </w:p>
    <w:p w14:paraId="5AD68A9B" w14:textId="77777777" w:rsidR="00E56613" w:rsidRPr="00E56613" w:rsidRDefault="00E56613" w:rsidP="00E56613">
      <w:pPr>
        <w:spacing w:before="0" w:beforeAutospacing="0" w:after="0" w:afterAutospacing="0" w:line="240" w:lineRule="auto"/>
        <w:ind w:left="964"/>
        <w:jc w:val="both"/>
        <w:rPr>
          <w:rFonts w:ascii="David" w:eastAsia="Times New Roman" w:hAnsi="David" w:cs="David"/>
          <w:snapToGrid w:val="0"/>
          <w:sz w:val="24"/>
          <w:szCs w:val="24"/>
          <w:rtl/>
        </w:rPr>
      </w:pPr>
      <w:r w:rsidRPr="00E56613">
        <w:rPr>
          <w:rFonts w:ascii="David" w:eastAsia="Times New Roman" w:hAnsi="David" w:cs="David"/>
          <w:snapToGrid w:val="0"/>
          <w:sz w:val="24"/>
          <w:szCs w:val="24"/>
          <w:rtl/>
        </w:rPr>
        <w:t>מבלי לגרוע מסעדי המזמין עפ"י חוזה זה ועפ"י כל דין, במקרה של הפרת התחייבות זו ע"י הקבלן, לא יהיה זכאי הקבלן ו/או אותו נמחה ו/או נעבר לתמורה כלשהי בגין ביצוע העבודות שתעשנה ע"י אותו נמחה ו/או נעבר.</w:t>
      </w:r>
    </w:p>
    <w:p w14:paraId="73903ACA" w14:textId="77777777" w:rsidR="00E56613" w:rsidRPr="00E56613" w:rsidRDefault="00E56613" w:rsidP="00237720">
      <w:pPr>
        <w:numPr>
          <w:ilvl w:val="1"/>
          <w:numId w:val="24"/>
        </w:numPr>
        <w:spacing w:before="120" w:beforeAutospacing="0" w:after="120" w:afterAutospacing="0" w:line="240" w:lineRule="auto"/>
        <w:ind w:left="964" w:hanging="56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המזמין רשאי להסב ו/או להעביר ו/או לשעבד בכל צורה שהיא את הזכויות והערבויות עפ"י החוזה לכל גורם ולרבות לבנק המלווה את הפרויקט וזאת ללא צורך בהסכמת הקבלן.</w:t>
      </w:r>
    </w:p>
    <w:p w14:paraId="7F2C5974" w14:textId="77777777" w:rsidR="00E56613" w:rsidRPr="00E56613" w:rsidRDefault="00E56613" w:rsidP="00237720">
      <w:pPr>
        <w:numPr>
          <w:ilvl w:val="1"/>
          <w:numId w:val="24"/>
        </w:numPr>
        <w:spacing w:before="120" w:beforeAutospacing="0" w:after="120" w:afterAutospacing="0" w:line="240" w:lineRule="auto"/>
        <w:ind w:left="964" w:hanging="56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אין הקבלן רשאי להסב לאחר את החוזה או כל חלק ממנו או לבצע עבודה כלשהי ע"י קבלן משנה מבלי הסכמת המפקח בכתב, ואף אם יקבל הסכמה זאת, לא יופטר מאחריותו ומהתחייבויותיו לפי החוזה, יישא באחריות מלאה לכל מעשיו ומחדליו של כל קבלן משנה כזה ויהיה אחראי כלפי המזמין באופן מלא בכל הנוגע לעבודה המבוצעת ע"י קבלן המשנה, כאילו על הקבלן לבצעה ואכן בצעה בעצמו.</w:t>
      </w:r>
    </w:p>
    <w:p w14:paraId="6370C3EE" w14:textId="77777777" w:rsidR="00E56613" w:rsidRPr="00E56613" w:rsidRDefault="00E56613" w:rsidP="00E56613">
      <w:pPr>
        <w:spacing w:before="0" w:beforeAutospacing="0" w:after="0" w:afterAutospacing="0" w:line="240" w:lineRule="auto"/>
        <w:ind w:left="964"/>
        <w:jc w:val="both"/>
        <w:rPr>
          <w:rFonts w:ascii="David" w:eastAsia="Times New Roman" w:hAnsi="David" w:cs="David"/>
          <w:snapToGrid w:val="0"/>
          <w:sz w:val="24"/>
          <w:szCs w:val="24"/>
          <w:rtl/>
        </w:rPr>
      </w:pPr>
      <w:r w:rsidRPr="00E56613">
        <w:rPr>
          <w:rFonts w:ascii="David" w:eastAsia="Times New Roman" w:hAnsi="David" w:cs="David"/>
          <w:snapToGrid w:val="0"/>
          <w:sz w:val="24"/>
          <w:szCs w:val="24"/>
          <w:rtl/>
        </w:rPr>
        <w:t>מבלי לגרוע מהאמור לעיל, ביצוע עבודות פיתוח ותשתיות מחוץ לגבולות מקרקעי הפרויקט ע"י קבלני משנה, טעון בנוסף גם אישורם ע"י הרשות המקומית, ככל שזו תדרוש זאת.</w:t>
      </w:r>
    </w:p>
    <w:p w14:paraId="781966FC" w14:textId="77777777" w:rsidR="00E56613" w:rsidRPr="00E56613" w:rsidRDefault="00E56613" w:rsidP="00237720">
      <w:pPr>
        <w:numPr>
          <w:ilvl w:val="1"/>
          <w:numId w:val="24"/>
        </w:numPr>
        <w:spacing w:before="120" w:beforeAutospacing="0" w:after="120" w:afterAutospacing="0" w:line="240" w:lineRule="auto"/>
        <w:ind w:left="964" w:hanging="56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מבלי לגרוע מאחריות הקבלן לפי סעיף 11.3 לעיל, על הקבלן להבטיח כי על כל קבלן משנה תחולנה כל התחייבויות הקבלן לפי החוזה וכי ימלא אחריהם, ומבלי לגרוע מכלליות האמור לעיל להבטיח שקבלן המשנה יציית להוראות המפקח כמפורט בחוזה. על הקבלן לכלול בכל חוזה שיעשה בינו לבין קבלן משנה הוראות המבטאות את האמור לעיל בסעיף זה והמבטיחות את ביצועו.</w:t>
      </w:r>
    </w:p>
    <w:p w14:paraId="0190D679" w14:textId="77777777" w:rsidR="00E56613" w:rsidRPr="00E56613" w:rsidRDefault="00E56613" w:rsidP="00237720">
      <w:pPr>
        <w:numPr>
          <w:ilvl w:val="1"/>
          <w:numId w:val="24"/>
        </w:numPr>
        <w:spacing w:before="120" w:beforeAutospacing="0" w:after="120" w:afterAutospacing="0" w:line="240" w:lineRule="auto"/>
        <w:ind w:left="964" w:hanging="56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הקבלן יפסיק עבודת קבלן משנה לפי דרישת המפקח, ועליו לגרום לכך שקבלן המשנה לא יבוא בכל טענה ובכל תביעה כלפי המזמין בקשר עם הפסקת עבודתו.</w:t>
      </w:r>
    </w:p>
    <w:p w14:paraId="2C809C6D" w14:textId="77777777" w:rsidR="00E56613" w:rsidRPr="00E56613" w:rsidRDefault="00E56613" w:rsidP="00237720">
      <w:pPr>
        <w:numPr>
          <w:ilvl w:val="1"/>
          <w:numId w:val="24"/>
        </w:numPr>
        <w:spacing w:before="120" w:beforeAutospacing="0" w:after="120" w:afterAutospacing="0" w:line="240" w:lineRule="auto"/>
        <w:ind w:left="964" w:hanging="567"/>
        <w:jc w:val="both"/>
        <w:outlineLvl w:val="1"/>
        <w:rPr>
          <w:rFonts w:ascii="David" w:eastAsia="Times New Roman" w:hAnsi="David" w:cs="David"/>
          <w:b/>
          <w:i/>
          <w:snapToGrid w:val="0"/>
          <w:sz w:val="26"/>
          <w:szCs w:val="24"/>
        </w:rPr>
      </w:pPr>
      <w:r w:rsidRPr="00E56613">
        <w:rPr>
          <w:rFonts w:ascii="David" w:eastAsia="Times New Roman" w:hAnsi="David" w:cs="David"/>
          <w:b/>
          <w:i/>
          <w:snapToGrid w:val="0"/>
          <w:sz w:val="26"/>
          <w:szCs w:val="24"/>
          <w:rtl/>
        </w:rPr>
        <w:t xml:space="preserve">המפקח רשאי להורות לקבלן והקבלן מתחייב להרחיק משטח העבודה כל עובד של הקבלן ו/או כל קבלן משנה ו/או כל  מי מטעמו ועל הקבלן להחליפו באחר למען ביצוע העבודה. ההחלפה הנ"ל תיעשה באחריותו ועל חשבונו של הקבלן. </w:t>
      </w:r>
    </w:p>
    <w:p w14:paraId="5CFDCB7A" w14:textId="77777777" w:rsidR="00E56613" w:rsidRPr="00E56613" w:rsidRDefault="00E56613" w:rsidP="00E56613">
      <w:pPr>
        <w:spacing w:before="0" w:beforeAutospacing="0" w:after="0" w:afterAutospacing="0" w:line="360" w:lineRule="auto"/>
        <w:ind w:left="2900" w:right="2900" w:hanging="340"/>
        <w:jc w:val="both"/>
        <w:rPr>
          <w:rFonts w:ascii="David" w:eastAsia="Times New Roman" w:hAnsi="David" w:cs="David"/>
          <w:snapToGrid w:val="0"/>
          <w:sz w:val="24"/>
          <w:szCs w:val="24"/>
          <w:rtl/>
        </w:rPr>
      </w:pPr>
    </w:p>
    <w:p w14:paraId="0F73F069" w14:textId="77777777" w:rsidR="00E56613" w:rsidRPr="00E56613" w:rsidRDefault="00E56613" w:rsidP="00237720">
      <w:pPr>
        <w:numPr>
          <w:ilvl w:val="0"/>
          <w:numId w:val="24"/>
        </w:numPr>
        <w:spacing w:before="120" w:beforeAutospacing="0" w:after="120" w:afterAutospacing="0" w:line="240" w:lineRule="auto"/>
        <w:ind w:left="397" w:hanging="397"/>
        <w:jc w:val="both"/>
        <w:outlineLvl w:val="0"/>
        <w:rPr>
          <w:rFonts w:ascii="David" w:eastAsia="Times New Roman" w:hAnsi="David" w:cs="David"/>
          <w:snapToGrid w:val="0"/>
          <w:sz w:val="26"/>
          <w:szCs w:val="24"/>
          <w:rtl/>
        </w:rPr>
      </w:pPr>
      <w:r w:rsidRPr="00E56613">
        <w:rPr>
          <w:rFonts w:ascii="David" w:eastAsia="Times New Roman" w:hAnsi="David" w:cs="David"/>
          <w:b/>
          <w:bCs/>
          <w:snapToGrid w:val="0"/>
          <w:sz w:val="26"/>
          <w:szCs w:val="24"/>
          <w:u w:val="single"/>
          <w:rtl/>
        </w:rPr>
        <w:t>קבלנים וגורמים אחרים באתר</w:t>
      </w:r>
    </w:p>
    <w:p w14:paraId="6DDAA949" w14:textId="77777777" w:rsidR="00E56613" w:rsidRPr="00E56613" w:rsidRDefault="00E56613" w:rsidP="00E56613">
      <w:pPr>
        <w:spacing w:before="120" w:beforeAutospacing="0" w:after="0" w:afterAutospacing="0" w:line="240" w:lineRule="auto"/>
        <w:ind w:left="397"/>
        <w:jc w:val="both"/>
        <w:outlineLvl w:val="0"/>
        <w:rPr>
          <w:rFonts w:ascii="David" w:eastAsia="Times New Roman" w:hAnsi="David" w:cs="David"/>
          <w:b/>
          <w:bCs/>
          <w:snapToGrid w:val="0"/>
          <w:sz w:val="26"/>
          <w:szCs w:val="24"/>
          <w:rtl/>
        </w:rPr>
      </w:pPr>
      <w:r w:rsidRPr="00E56613">
        <w:rPr>
          <w:rFonts w:ascii="David" w:eastAsia="Times New Roman" w:hAnsi="David" w:cs="David"/>
          <w:b/>
          <w:bCs/>
          <w:snapToGrid w:val="0"/>
          <w:sz w:val="26"/>
          <w:szCs w:val="24"/>
          <w:rtl/>
        </w:rPr>
        <w:t>קבלנים מיוחדים</w:t>
      </w:r>
    </w:p>
    <w:p w14:paraId="789D37BF" w14:textId="77777777" w:rsidR="00E56613" w:rsidRPr="00E56613" w:rsidRDefault="00E56613" w:rsidP="00237720">
      <w:pPr>
        <w:numPr>
          <w:ilvl w:val="1"/>
          <w:numId w:val="24"/>
        </w:numPr>
        <w:spacing w:before="120" w:beforeAutospacing="0" w:after="120" w:afterAutospacing="0" w:line="240" w:lineRule="auto"/>
        <w:ind w:left="964" w:hanging="567"/>
        <w:jc w:val="both"/>
        <w:outlineLvl w:val="1"/>
        <w:rPr>
          <w:rFonts w:ascii="David" w:eastAsia="Times New Roman" w:hAnsi="David" w:cs="David"/>
          <w:b/>
          <w:i/>
          <w:snapToGrid w:val="0"/>
          <w:sz w:val="24"/>
          <w:szCs w:val="24"/>
          <w:rtl/>
        </w:rPr>
      </w:pPr>
      <w:r w:rsidRPr="00E56613">
        <w:rPr>
          <w:rFonts w:ascii="David" w:eastAsia="Times New Roman" w:hAnsi="David" w:cs="David"/>
          <w:b/>
          <w:i/>
          <w:snapToGrid w:val="0"/>
          <w:sz w:val="26"/>
          <w:szCs w:val="24"/>
          <w:rtl/>
        </w:rPr>
        <w:t>המזמין זכאי למסור כל עבודה שאינה כלולה בעבודות, לביצועם של קבלנים אחרים שיקבעו ע"י המזמין לפי החלטתו הבלעדית (להלן - "</w:t>
      </w:r>
      <w:r w:rsidRPr="00E56613">
        <w:rPr>
          <w:rFonts w:ascii="David" w:eastAsia="Times New Roman" w:hAnsi="David" w:cs="David"/>
          <w:bCs/>
          <w:i/>
          <w:snapToGrid w:val="0"/>
          <w:sz w:val="26"/>
          <w:szCs w:val="24"/>
          <w:rtl/>
        </w:rPr>
        <w:t>קבלנים מיוחדים</w:t>
      </w:r>
      <w:r w:rsidRPr="00E56613">
        <w:rPr>
          <w:rFonts w:ascii="David" w:eastAsia="Times New Roman" w:hAnsi="David" w:cs="David"/>
          <w:b/>
          <w:i/>
          <w:snapToGrid w:val="0"/>
          <w:sz w:val="26"/>
          <w:szCs w:val="24"/>
          <w:rtl/>
        </w:rPr>
        <w:t>").</w:t>
      </w:r>
    </w:p>
    <w:p w14:paraId="42709FAF" w14:textId="77777777" w:rsidR="00E56613" w:rsidRPr="00E56613" w:rsidRDefault="00E56613" w:rsidP="00237720">
      <w:pPr>
        <w:numPr>
          <w:ilvl w:val="1"/>
          <w:numId w:val="24"/>
        </w:numPr>
        <w:spacing w:before="120" w:beforeAutospacing="0" w:after="120" w:afterAutospacing="0" w:line="240" w:lineRule="auto"/>
        <w:ind w:left="964" w:hanging="567"/>
        <w:jc w:val="both"/>
        <w:outlineLvl w:val="1"/>
        <w:rPr>
          <w:rFonts w:ascii="David" w:eastAsia="Times New Roman" w:hAnsi="David" w:cs="David"/>
          <w:b/>
          <w:i/>
          <w:snapToGrid w:val="0"/>
          <w:sz w:val="24"/>
          <w:szCs w:val="24"/>
          <w:rtl/>
        </w:rPr>
      </w:pPr>
      <w:r w:rsidRPr="00E56613">
        <w:rPr>
          <w:rFonts w:ascii="David" w:eastAsia="Times New Roman" w:hAnsi="David" w:cs="David"/>
          <w:b/>
          <w:i/>
          <w:snapToGrid w:val="0"/>
          <w:sz w:val="26"/>
          <w:szCs w:val="24"/>
          <w:rtl/>
        </w:rPr>
        <w:t>הקבלן מתחייב לספק ללא תשלום את השירותים הבאים ככל הנדרש לבצוע עבודות הקבלנים המיוחדים ולתעדם ביומן העבודה:</w:t>
      </w:r>
    </w:p>
    <w:p w14:paraId="75AADBCE" w14:textId="77777777" w:rsidR="00E56613" w:rsidRPr="00E56613" w:rsidRDefault="00E56613" w:rsidP="00237720">
      <w:pPr>
        <w:numPr>
          <w:ilvl w:val="2"/>
          <w:numId w:val="24"/>
        </w:numPr>
        <w:spacing w:before="120" w:beforeAutospacing="0" w:after="120" w:afterAutospacing="0" w:line="240" w:lineRule="auto"/>
        <w:ind w:left="1701" w:hanging="73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השאלת תכניות הפרויקט לעיון ומתן הדרכה והסברים על הפרויקט, שלבי הבצוע ושילוב עבודות הגורמים השונים הפועלים באתר.</w:t>
      </w:r>
    </w:p>
    <w:p w14:paraId="36BF68DE" w14:textId="77777777" w:rsidR="00E56613" w:rsidRPr="00E56613" w:rsidRDefault="00E56613" w:rsidP="00237720">
      <w:pPr>
        <w:numPr>
          <w:ilvl w:val="2"/>
          <w:numId w:val="24"/>
        </w:numPr>
        <w:spacing w:before="120" w:beforeAutospacing="0" w:after="120" w:afterAutospacing="0" w:line="240" w:lineRule="auto"/>
        <w:ind w:left="1701" w:hanging="73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מתן מידע על העבודות שכבר בוצעו באתר והמערכות הקיימות בו או בסביבתו.</w:t>
      </w:r>
    </w:p>
    <w:p w14:paraId="6826F060" w14:textId="77777777" w:rsidR="00E56613" w:rsidRPr="00E56613" w:rsidRDefault="00E56613" w:rsidP="00237720">
      <w:pPr>
        <w:numPr>
          <w:ilvl w:val="2"/>
          <w:numId w:val="24"/>
        </w:numPr>
        <w:spacing w:before="120" w:beforeAutospacing="0" w:after="120" w:afterAutospacing="0" w:line="240" w:lineRule="auto"/>
        <w:ind w:left="1701" w:hanging="73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הכנת נקודות מיקום וגובה בכל חלקי האתר.</w:t>
      </w:r>
    </w:p>
    <w:p w14:paraId="38E08A03" w14:textId="77777777" w:rsidR="00E56613" w:rsidRPr="00E56613" w:rsidRDefault="00E56613" w:rsidP="00237720">
      <w:pPr>
        <w:numPr>
          <w:ilvl w:val="2"/>
          <w:numId w:val="24"/>
        </w:numPr>
        <w:spacing w:before="120" w:beforeAutospacing="0" w:after="120" w:afterAutospacing="0" w:line="240" w:lineRule="auto"/>
        <w:ind w:left="1701" w:hanging="73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הדרכה על כללי העבודה הנדרשים מבחינת בטיחות האתר וכל המבוצע בו ומבחינת בטיחות מבנים וכבישים בסביבתו.</w:t>
      </w:r>
    </w:p>
    <w:p w14:paraId="191B6797" w14:textId="77777777" w:rsidR="00E56613" w:rsidRPr="00E56613" w:rsidRDefault="00E56613" w:rsidP="00237720">
      <w:pPr>
        <w:numPr>
          <w:ilvl w:val="2"/>
          <w:numId w:val="24"/>
        </w:numPr>
        <w:spacing w:before="120" w:beforeAutospacing="0" w:after="120" w:afterAutospacing="0" w:line="240" w:lineRule="auto"/>
        <w:ind w:left="1701" w:hanging="73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הכנת מקומות התארגנות ואחסון בתחומי האתר (בשטחים פתוחים או במחסנים נעולים כפי שיקבע ע"י המפקח).</w:t>
      </w:r>
    </w:p>
    <w:p w14:paraId="4B61BECE" w14:textId="77777777" w:rsidR="00E56613" w:rsidRPr="00E56613" w:rsidRDefault="00E56613" w:rsidP="00237720">
      <w:pPr>
        <w:numPr>
          <w:ilvl w:val="2"/>
          <w:numId w:val="24"/>
        </w:numPr>
        <w:spacing w:before="120" w:beforeAutospacing="0" w:after="120" w:afterAutospacing="0" w:line="240" w:lineRule="auto"/>
        <w:ind w:left="1701" w:hanging="73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שמירה על חומרי ואמצעי הקבלנים המיוחדים ועל עבודותיהם.</w:t>
      </w:r>
    </w:p>
    <w:p w14:paraId="7FE1D274" w14:textId="77777777" w:rsidR="00E56613" w:rsidRPr="00E56613" w:rsidRDefault="00E56613" w:rsidP="00237720">
      <w:pPr>
        <w:numPr>
          <w:ilvl w:val="2"/>
          <w:numId w:val="24"/>
        </w:numPr>
        <w:spacing w:before="120" w:beforeAutospacing="0" w:after="120" w:afterAutospacing="0" w:line="240" w:lineRule="auto"/>
        <w:ind w:left="1701" w:hanging="73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שימוש באמצעי הרמה ושינוע כולל שימוש בעגורן ובמעלית שרות.</w:t>
      </w:r>
    </w:p>
    <w:p w14:paraId="1553A261" w14:textId="77777777" w:rsidR="00E56613" w:rsidRPr="00E56613" w:rsidRDefault="00E56613" w:rsidP="00237720">
      <w:pPr>
        <w:numPr>
          <w:ilvl w:val="2"/>
          <w:numId w:val="24"/>
        </w:numPr>
        <w:spacing w:before="120" w:beforeAutospacing="0" w:after="120" w:afterAutospacing="0" w:line="240" w:lineRule="auto"/>
        <w:ind w:left="1701" w:hanging="73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שימוש בשירותים, וכן שימוש חלקי במשרד הקבלן באתר.</w:t>
      </w:r>
    </w:p>
    <w:p w14:paraId="44892EFE" w14:textId="77777777" w:rsidR="00E56613" w:rsidRPr="00E56613" w:rsidRDefault="00E56613" w:rsidP="00237720">
      <w:pPr>
        <w:numPr>
          <w:ilvl w:val="2"/>
          <w:numId w:val="24"/>
        </w:numPr>
        <w:spacing w:before="120" w:beforeAutospacing="0" w:after="120" w:afterAutospacing="0" w:line="240" w:lineRule="auto"/>
        <w:ind w:left="1701" w:hanging="73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שימוש בחשמל ובמים ובמוליכיהם.</w:t>
      </w:r>
    </w:p>
    <w:p w14:paraId="5DDC9240" w14:textId="77777777" w:rsidR="00E56613" w:rsidRPr="00E56613" w:rsidRDefault="00E56613" w:rsidP="00237720">
      <w:pPr>
        <w:numPr>
          <w:ilvl w:val="2"/>
          <w:numId w:val="24"/>
        </w:numPr>
        <w:spacing w:before="120" w:beforeAutospacing="0" w:after="120" w:afterAutospacing="0" w:line="240" w:lineRule="auto"/>
        <w:ind w:left="1701" w:hanging="73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הצבת פגומים, כולל פיגום למעלית, סעדים ומתקנים אחרים, או שימוש באמצעים כאמור.</w:t>
      </w:r>
    </w:p>
    <w:p w14:paraId="71E38221" w14:textId="77777777" w:rsidR="00E56613" w:rsidRPr="00E56613" w:rsidRDefault="00E56613" w:rsidP="00237720">
      <w:pPr>
        <w:numPr>
          <w:ilvl w:val="2"/>
          <w:numId w:val="24"/>
        </w:numPr>
        <w:spacing w:before="120" w:beforeAutospacing="0" w:after="120" w:afterAutospacing="0" w:line="240" w:lineRule="auto"/>
        <w:ind w:left="1701" w:hanging="73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אספקה של חומר קטן כגון טיט, צמנט, אגרגט וכו'.</w:t>
      </w:r>
    </w:p>
    <w:p w14:paraId="400426DF" w14:textId="77777777" w:rsidR="00E56613" w:rsidRPr="00E56613" w:rsidRDefault="00E56613" w:rsidP="00237720">
      <w:pPr>
        <w:numPr>
          <w:ilvl w:val="2"/>
          <w:numId w:val="24"/>
        </w:numPr>
        <w:spacing w:before="120" w:beforeAutospacing="0" w:after="120" w:afterAutospacing="0" w:line="240" w:lineRule="auto"/>
        <w:ind w:left="1701" w:hanging="73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שלוב עבודת הקבלנים המיוחדים בלוח הזמנים, ותאום עבודותיהם עם עבודות אחרות בבנ</w:t>
      </w:r>
      <w:r w:rsidR="00762722">
        <w:rPr>
          <w:rFonts w:ascii="David" w:eastAsia="Times New Roman" w:hAnsi="David" w:cs="David" w:hint="cs"/>
          <w:b/>
          <w:i/>
          <w:snapToGrid w:val="0"/>
          <w:sz w:val="26"/>
          <w:szCs w:val="24"/>
          <w:rtl/>
        </w:rPr>
        <w:t>י</w:t>
      </w:r>
      <w:r w:rsidRPr="00E56613">
        <w:rPr>
          <w:rFonts w:ascii="David" w:eastAsia="Times New Roman" w:hAnsi="David" w:cs="David"/>
          <w:b/>
          <w:i/>
          <w:snapToGrid w:val="0"/>
          <w:sz w:val="26"/>
          <w:szCs w:val="24"/>
          <w:rtl/>
        </w:rPr>
        <w:t>ין בהתאם ללוח הזמנים באופן שיבטיח את השלמת העבודות (לרבות אלה של הקבלנים המיוחדים) לא יאוחר מאשר במועד המיועד לגמר העבודות (ובלבד שבכל מקרה שקבלן מיוחד יפסיק עבודתו לפני השלמתה ידאג המזמין למסירת השלמת העבודה לקבלן מיוחד אחר בהקדם האפשרי).</w:t>
      </w:r>
    </w:p>
    <w:p w14:paraId="7A540EA7" w14:textId="77777777" w:rsidR="00E56613" w:rsidRPr="00E56613" w:rsidRDefault="00E56613" w:rsidP="00237720">
      <w:pPr>
        <w:numPr>
          <w:ilvl w:val="2"/>
          <w:numId w:val="24"/>
        </w:numPr>
        <w:spacing w:before="120" w:beforeAutospacing="0" w:after="120" w:afterAutospacing="0" w:line="240" w:lineRule="auto"/>
        <w:ind w:left="1701" w:hanging="73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בצוע עבודות הכנה לבצוע עבודות הקבלנים המיוחדים (כגון - מגרעות, חורים, חריצים, סיתותים וחציבות ואיטומם, על כל הכרוך בכך).</w:t>
      </w:r>
    </w:p>
    <w:p w14:paraId="05C30E1D" w14:textId="77777777" w:rsidR="00E56613" w:rsidRPr="00E56613" w:rsidRDefault="00E56613" w:rsidP="00237720">
      <w:pPr>
        <w:numPr>
          <w:ilvl w:val="2"/>
          <w:numId w:val="24"/>
        </w:numPr>
        <w:spacing w:before="120" w:beforeAutospacing="0" w:after="120" w:afterAutospacing="0" w:line="240" w:lineRule="auto"/>
        <w:ind w:left="1701" w:hanging="73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השתתפות במסירת עבודות קבלנים מיוחדים, פקוח על בצוע התיקונים עד למסירה הסופית, וסיוע בבדיקת אישור חשבונות הקבלנים המיוחדים.</w:t>
      </w:r>
    </w:p>
    <w:p w14:paraId="27012250" w14:textId="77777777" w:rsidR="00E56613" w:rsidRPr="00E56613" w:rsidRDefault="00E56613" w:rsidP="00237720">
      <w:pPr>
        <w:numPr>
          <w:ilvl w:val="2"/>
          <w:numId w:val="24"/>
        </w:numPr>
        <w:spacing w:before="120" w:beforeAutospacing="0" w:after="120" w:afterAutospacing="0" w:line="240" w:lineRule="auto"/>
        <w:ind w:left="1701" w:hanging="73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בצוע כל התיקונים שיהיו מתחייבים מעבודות הקבלנים המיוחדים, לרבות אלה שיתחייבו מתיקונים שיעשו ע"י הקבלנים המיוחדים בתוקף האחריות שאלה יתנו בגין העבודות שיבוצעו על ידם.</w:t>
      </w:r>
    </w:p>
    <w:p w14:paraId="718E1E3E" w14:textId="77777777" w:rsidR="00E56613" w:rsidRPr="00E56613" w:rsidRDefault="00E56613" w:rsidP="00237720">
      <w:pPr>
        <w:numPr>
          <w:ilvl w:val="1"/>
          <w:numId w:val="24"/>
        </w:numPr>
        <w:spacing w:before="120" w:beforeAutospacing="0" w:after="120" w:afterAutospacing="0" w:line="240" w:lineRule="auto"/>
        <w:ind w:left="964" w:hanging="56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המזמין יודיע לקבלן שם כל קבלן מיוחד ופרטי העבודה שנמסרה לו, לרבות מועד סיומה המיועד, סמוך לאחר ההתקשרות עמו.</w:t>
      </w:r>
    </w:p>
    <w:p w14:paraId="742B1FCA" w14:textId="77777777" w:rsidR="00E56613" w:rsidRPr="00E56613" w:rsidRDefault="00E56613" w:rsidP="00237720">
      <w:pPr>
        <w:numPr>
          <w:ilvl w:val="1"/>
          <w:numId w:val="24"/>
        </w:numPr>
        <w:spacing w:before="120" w:beforeAutospacing="0" w:after="120" w:afterAutospacing="0" w:line="240" w:lineRule="auto"/>
        <w:ind w:left="964" w:hanging="567"/>
        <w:jc w:val="both"/>
        <w:outlineLvl w:val="1"/>
        <w:rPr>
          <w:rFonts w:ascii="David" w:eastAsia="Times New Roman" w:hAnsi="David" w:cs="David"/>
          <w:b/>
          <w:i/>
          <w:snapToGrid w:val="0"/>
          <w:sz w:val="24"/>
          <w:szCs w:val="24"/>
          <w:rtl/>
        </w:rPr>
      </w:pPr>
      <w:r w:rsidRPr="00E56613">
        <w:rPr>
          <w:rFonts w:ascii="David" w:eastAsia="Times New Roman" w:hAnsi="David" w:cs="David"/>
          <w:b/>
          <w:i/>
          <w:snapToGrid w:val="0"/>
          <w:sz w:val="26"/>
          <w:szCs w:val="24"/>
          <w:rtl/>
        </w:rPr>
        <w:t>בתמורה להתחייבויות הקבלן לפי סעיף 12 זה לעיל ולהלן ולביצוען, כולל כסוי כל הוצאותיו ורווחיו, ישלם המזמין לקבלן סכום בשיעור הנקוב בנספח 3.1.1 ממחיר עבודות מסוימות של קבלנים מיוחדים (להלן-"</w:t>
      </w:r>
      <w:r w:rsidRPr="00E56613">
        <w:rPr>
          <w:rFonts w:ascii="David" w:eastAsia="Times New Roman" w:hAnsi="David" w:cs="David"/>
          <w:bCs/>
          <w:i/>
          <w:snapToGrid w:val="0"/>
          <w:sz w:val="26"/>
          <w:szCs w:val="24"/>
          <w:rtl/>
        </w:rPr>
        <w:t>עמלת הקבלן</w:t>
      </w:r>
      <w:r w:rsidRPr="00E56613">
        <w:rPr>
          <w:rFonts w:ascii="David" w:eastAsia="Times New Roman" w:hAnsi="David" w:cs="David"/>
          <w:b/>
          <w:i/>
          <w:snapToGrid w:val="0"/>
          <w:sz w:val="26"/>
          <w:szCs w:val="24"/>
          <w:rtl/>
        </w:rPr>
        <w:t>").</w:t>
      </w:r>
    </w:p>
    <w:p w14:paraId="356F7E8C" w14:textId="77777777" w:rsidR="00E56613" w:rsidRPr="00E56613" w:rsidRDefault="00E56613" w:rsidP="00E56613">
      <w:pPr>
        <w:spacing w:before="120" w:beforeAutospacing="0" w:after="0" w:afterAutospacing="0" w:line="240" w:lineRule="auto"/>
        <w:ind w:left="964"/>
        <w:jc w:val="both"/>
        <w:outlineLvl w:val="1"/>
        <w:rPr>
          <w:rFonts w:ascii="David" w:eastAsia="Times New Roman" w:hAnsi="David" w:cs="David"/>
          <w:b/>
          <w:i/>
          <w:snapToGrid w:val="0"/>
          <w:sz w:val="24"/>
          <w:szCs w:val="24"/>
          <w:rtl/>
        </w:rPr>
      </w:pPr>
      <w:r w:rsidRPr="00E56613">
        <w:rPr>
          <w:rFonts w:ascii="David" w:eastAsia="Times New Roman" w:hAnsi="David" w:cs="David"/>
          <w:b/>
          <w:i/>
          <w:snapToGrid w:val="0"/>
          <w:sz w:val="24"/>
          <w:szCs w:val="24"/>
          <w:rtl/>
        </w:rPr>
        <w:t>עמלת הקבלן תשולם עם תשלום חשבון ביניים של הקבלן הכולל את עמלת הקבלן בגין חשבונות ביניים ששולמו לקבלנים מיוחדים, לפני הגשתו.</w:t>
      </w:r>
    </w:p>
    <w:p w14:paraId="11568592" w14:textId="77777777" w:rsidR="00E56613" w:rsidRPr="00E56613" w:rsidRDefault="00E56613" w:rsidP="00E56613">
      <w:pPr>
        <w:spacing w:before="0" w:beforeAutospacing="0" w:after="0" w:afterAutospacing="0" w:line="240" w:lineRule="auto"/>
        <w:ind w:left="964"/>
        <w:jc w:val="both"/>
        <w:rPr>
          <w:rFonts w:ascii="David" w:eastAsia="Times New Roman" w:hAnsi="David" w:cs="David"/>
          <w:snapToGrid w:val="0"/>
          <w:sz w:val="24"/>
          <w:szCs w:val="24"/>
          <w:rtl/>
        </w:rPr>
      </w:pPr>
      <w:r w:rsidRPr="00E56613">
        <w:rPr>
          <w:rFonts w:ascii="David" w:eastAsia="Times New Roman" w:hAnsi="David" w:cs="David"/>
          <w:snapToGrid w:val="0"/>
          <w:sz w:val="24"/>
          <w:szCs w:val="24"/>
          <w:rtl/>
        </w:rPr>
        <w:t>למען הסר ספק מובהר כי בכל מקרה רשויות מוסמכות, חברת חשמל, בזק, חברות הכבלים, חברת הלוין וכל גוף שיבוא במקומם, לא יהוו קבלנים מיוחדים לעניין זכאות הקבלן לעמלה כאמור, ובכלל זה גם קבלני ריהוט, ציוד ואביזרים בדירות/קומה לדוגמא. לרבות קבלני ריהוט וציוד עבור השטחים המשותפים למניעת ספקות מוצהר במפורש כי התחייבותו של הקבלן לספק שירותים כמוגדר בסעיף 12.2 לעיל, תתייחס גם לאותו חלק מעבודות הקבלנים המיוחדים מהם לא משולמת עמלת הקבלן.</w:t>
      </w:r>
    </w:p>
    <w:p w14:paraId="3F4EFB2B" w14:textId="77777777" w:rsidR="00E56613" w:rsidRPr="00E56613" w:rsidRDefault="00E56613" w:rsidP="00E56613">
      <w:pPr>
        <w:spacing w:before="0" w:beforeAutospacing="0" w:after="0" w:afterAutospacing="0" w:line="240" w:lineRule="auto"/>
        <w:ind w:left="964"/>
        <w:jc w:val="both"/>
        <w:rPr>
          <w:rFonts w:ascii="David" w:eastAsia="Times New Roman" w:hAnsi="David" w:cs="David"/>
          <w:snapToGrid w:val="0"/>
          <w:sz w:val="24"/>
          <w:szCs w:val="24"/>
          <w:rtl/>
        </w:rPr>
      </w:pPr>
      <w:r w:rsidRPr="00E56613">
        <w:rPr>
          <w:rFonts w:ascii="David" w:eastAsia="Times New Roman" w:hAnsi="David" w:cs="David"/>
          <w:snapToGrid w:val="0"/>
          <w:sz w:val="24"/>
          <w:szCs w:val="24"/>
          <w:rtl/>
        </w:rPr>
        <w:t>הקבלן יהיה רשאי להתקשר עם חברת גז שתיקבע על-ידו, באישור המזמין, לבצוע עבודות הגז בבניין. בהתקשרות בין הקבלן לבין חברת הגז יובטח שחברת הגז לא תיגבה מדיירי הבניין מעבר לתשלום החודשי הקבוע ולתשלום בגין צריכת הגז, יותר מ- 380 ₪ כולל מע"מ (לרבות בגין: ריכוז מונים, התקנת מונה וחיבור לרשת הגז, ברזי בטחון לנקודות הגז, צנרת, השלמה ואביזרים ממוצע הגז הראשי בדירה ועד למכשירים, מס קניה, פיקדון עבור ציוד מושאל, תוספת אחסון ומלאי גז ומקדמה על חשבון צריכת הגז), ובכל מקרה לא יותר מהסכום המותר על פי דין.</w:t>
      </w:r>
    </w:p>
    <w:p w14:paraId="54068540" w14:textId="77777777" w:rsidR="00E56613" w:rsidRPr="00E56613" w:rsidRDefault="00E56613" w:rsidP="00237720">
      <w:pPr>
        <w:numPr>
          <w:ilvl w:val="1"/>
          <w:numId w:val="24"/>
        </w:numPr>
        <w:spacing w:before="120" w:beforeAutospacing="0" w:after="120" w:afterAutospacing="0" w:line="240" w:lineRule="auto"/>
        <w:ind w:left="964" w:hanging="56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 xml:space="preserve">הזכות למזמין לדרוש מהקבלן כי ההתקשרות עם קבלן מיוחד תהיה ישירות בין הקבלן לבין הקבלן המיוחד. על הקבלן למלא אחר דרישה כאמור של המזמין, ובמקרה זה תחולנה ההוראות דלקמן: </w:t>
      </w:r>
    </w:p>
    <w:p w14:paraId="1932BFEB" w14:textId="77777777" w:rsidR="00E56613" w:rsidRPr="00E56613" w:rsidRDefault="00E56613" w:rsidP="00237720">
      <w:pPr>
        <w:numPr>
          <w:ilvl w:val="2"/>
          <w:numId w:val="24"/>
        </w:numPr>
        <w:spacing w:before="120" w:beforeAutospacing="0" w:after="120" w:afterAutospacing="0" w:line="240" w:lineRule="auto"/>
        <w:ind w:left="1701" w:hanging="73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הקבלן יחתום על הסכם עם הקבלן המיוחד בנוסח שיקבע ע"י המזמין, או במקרה שהמזמין כבר חתם על הסכם עם הקבלן המיוחד - על חוזה משולש שהצדדים לו הקבלן המזמין והקבלן המיוחד בנוסח הרצוף לחוזה (נספח 3.1.13) או בנוסח אחר כפי שיוסכם בין המזמין לבין הקבלנים המיוחדים (להלן - "</w:t>
      </w:r>
      <w:r w:rsidRPr="00E56613">
        <w:rPr>
          <w:rFonts w:ascii="David" w:eastAsia="Times New Roman" w:hAnsi="David" w:cs="David"/>
          <w:bCs/>
          <w:i/>
          <w:snapToGrid w:val="0"/>
          <w:sz w:val="26"/>
          <w:szCs w:val="24"/>
          <w:rtl/>
        </w:rPr>
        <w:t>הסכם הקבלן המיוחד</w:t>
      </w:r>
      <w:r w:rsidRPr="00E56613">
        <w:rPr>
          <w:rFonts w:ascii="David" w:eastAsia="Times New Roman" w:hAnsi="David" w:cs="David"/>
          <w:b/>
          <w:i/>
          <w:snapToGrid w:val="0"/>
          <w:sz w:val="26"/>
          <w:szCs w:val="24"/>
          <w:rtl/>
        </w:rPr>
        <w:t>").</w:t>
      </w:r>
    </w:p>
    <w:p w14:paraId="4AF961C7" w14:textId="77777777" w:rsidR="00E56613" w:rsidRPr="00E56613" w:rsidRDefault="00E56613" w:rsidP="00237720">
      <w:pPr>
        <w:numPr>
          <w:ilvl w:val="2"/>
          <w:numId w:val="24"/>
        </w:numPr>
        <w:spacing w:before="120" w:beforeAutospacing="0" w:after="120" w:afterAutospacing="0" w:line="240" w:lineRule="auto"/>
        <w:ind w:left="1701" w:hanging="737"/>
        <w:jc w:val="both"/>
        <w:outlineLvl w:val="1"/>
        <w:rPr>
          <w:rFonts w:ascii="David" w:eastAsia="Times New Roman" w:hAnsi="David" w:cs="David"/>
          <w:b/>
          <w:i/>
          <w:snapToGrid w:val="0"/>
          <w:sz w:val="26"/>
          <w:szCs w:val="24"/>
          <w:rtl/>
        </w:rPr>
      </w:pPr>
      <w:r w:rsidRPr="00E56613">
        <w:rPr>
          <w:rFonts w:ascii="David" w:eastAsia="Times New Roman" w:hAnsi="David" w:cs="David"/>
          <w:snapToGrid w:val="0"/>
          <w:sz w:val="26"/>
          <w:szCs w:val="24"/>
          <w:rtl/>
        </w:rPr>
        <w:t>יראו את העבודה נשוא הסכם הקבלן המיוחד כאילו נכללה בעבודות נשוא חוזה זה, הקבלן יהיה</w:t>
      </w:r>
      <w:r w:rsidRPr="00E56613">
        <w:rPr>
          <w:rFonts w:ascii="David" w:eastAsia="Times New Roman" w:hAnsi="David" w:cs="David"/>
          <w:b/>
          <w:i/>
          <w:snapToGrid w:val="0"/>
          <w:sz w:val="26"/>
          <w:szCs w:val="24"/>
          <w:rtl/>
        </w:rPr>
        <w:t xml:space="preserve"> אחראי כלפי המזמין לבצועה, וכל הוראות חוזה זה המתייחסות לעבודות, לביצוען ומועד מסירתן יחולו על עבודות הקבלן המיוחד.</w:t>
      </w:r>
    </w:p>
    <w:p w14:paraId="5C28ED1A" w14:textId="77777777" w:rsidR="00E56613" w:rsidRPr="00E56613" w:rsidRDefault="00E56613" w:rsidP="00237720">
      <w:pPr>
        <w:numPr>
          <w:ilvl w:val="2"/>
          <w:numId w:val="24"/>
        </w:numPr>
        <w:spacing w:before="120" w:beforeAutospacing="0" w:after="120" w:afterAutospacing="0" w:line="240" w:lineRule="auto"/>
        <w:ind w:left="1701" w:hanging="73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יראו את הקבלן המיוחד לכל עניין כקבלן משנה של הקבלן, והאחריות המלאה בכל הנוגע לעבודה המתבצעת על ידו תחול על הקבלן. ואולם עריכת המדידות והחשבונות עם הקבלן המיוחד ותשלום המגיע לו יעשו ע"י קבלן או ישירות ע"י המזמין, כפי שהמזמין יקבע לפני ההתקשרות עם הקבלן המיוחד.</w:t>
      </w:r>
    </w:p>
    <w:p w14:paraId="291CE82C" w14:textId="77777777" w:rsidR="00E56613" w:rsidRPr="00E56613" w:rsidRDefault="00E56613" w:rsidP="00237720">
      <w:pPr>
        <w:numPr>
          <w:ilvl w:val="2"/>
          <w:numId w:val="24"/>
        </w:numPr>
        <w:spacing w:before="120" w:beforeAutospacing="0" w:after="120" w:afterAutospacing="0" w:line="240" w:lineRule="auto"/>
        <w:ind w:left="1701" w:hanging="73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על הקבלן לדאוג לבטוח הקבלן המיוחד והעבודות שתבוצענה על ידו, וכן לדאוג לבטוח צד ג' בגינו, הכול לפי העקרונות המפורטים בסעיף 16 להלן.</w:t>
      </w:r>
    </w:p>
    <w:p w14:paraId="55039EC6" w14:textId="77777777" w:rsidR="00E56613" w:rsidRPr="00E56613" w:rsidRDefault="00E56613" w:rsidP="00E56613">
      <w:pPr>
        <w:spacing w:before="0" w:beforeAutospacing="0" w:after="0" w:afterAutospacing="0" w:line="240" w:lineRule="auto"/>
        <w:ind w:left="3140" w:hanging="1000"/>
        <w:jc w:val="both"/>
        <w:rPr>
          <w:rFonts w:ascii="David" w:eastAsia="Times New Roman" w:hAnsi="David" w:cs="David"/>
          <w:snapToGrid w:val="0"/>
          <w:sz w:val="24"/>
          <w:szCs w:val="24"/>
          <w:rtl/>
        </w:rPr>
      </w:pPr>
    </w:p>
    <w:p w14:paraId="06EEF404" w14:textId="77777777" w:rsidR="00E56613" w:rsidRPr="00E56613" w:rsidRDefault="00E56613" w:rsidP="00237720">
      <w:pPr>
        <w:numPr>
          <w:ilvl w:val="2"/>
          <w:numId w:val="24"/>
        </w:numPr>
        <w:spacing w:before="120" w:beforeAutospacing="0" w:after="120" w:afterAutospacing="0" w:line="240" w:lineRule="auto"/>
        <w:ind w:left="1701" w:hanging="73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הערבויות לקיום תנאי החוזה עם הקבלנים המיוחדים יהיו וישארו לטובת המזמין.</w:t>
      </w:r>
    </w:p>
    <w:p w14:paraId="1813E804" w14:textId="77777777" w:rsidR="00E56613" w:rsidRPr="00E56613" w:rsidRDefault="00E56613" w:rsidP="00237720">
      <w:pPr>
        <w:numPr>
          <w:ilvl w:val="1"/>
          <w:numId w:val="24"/>
        </w:numPr>
        <w:spacing w:before="120" w:beforeAutospacing="0" w:after="120" w:afterAutospacing="0" w:line="240" w:lineRule="auto"/>
        <w:ind w:left="964" w:hanging="56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 xml:space="preserve">למרות האמור בסעיפים 12.4 ו </w:t>
      </w:r>
      <w:r w:rsidRPr="00E56613">
        <w:rPr>
          <w:rFonts w:ascii="David" w:eastAsia="Times New Roman" w:hAnsi="David" w:cs="David"/>
          <w:b/>
          <w:i/>
          <w:snapToGrid w:val="0"/>
          <w:sz w:val="26"/>
          <w:szCs w:val="24"/>
        </w:rPr>
        <w:t>–</w:t>
      </w:r>
      <w:r w:rsidRPr="00E56613">
        <w:rPr>
          <w:rFonts w:ascii="David" w:eastAsia="Times New Roman" w:hAnsi="David" w:cs="David"/>
          <w:b/>
          <w:i/>
          <w:snapToGrid w:val="0"/>
          <w:sz w:val="26"/>
          <w:szCs w:val="24"/>
          <w:rtl/>
        </w:rPr>
        <w:t xml:space="preserve"> 12.5 לעיל לא יהיה הקבלן זכאי לכל עמלה שהיא בגין כל עבודה נוספת שזכה בה בהשתתפו במכרז של המזמין לקבלנים מיוחדים. למטרות פסקת משנה זו "הקבלן" משמעו - לרבות כל חברת בת, או חברת אם של הקבלן או כל חברה הנשלטת ע"י הקבלן, או כל גוף אחר שלפי שקול דעתו הבלעדי של המפקח קיימת בינו לבין הקבלן זיקה כזו המצדיקה שלילת העמלה הנ"ל מהקבלן.</w:t>
      </w:r>
    </w:p>
    <w:p w14:paraId="4EB89B86" w14:textId="77777777" w:rsidR="00E56613" w:rsidRPr="00E56613" w:rsidRDefault="00E56613" w:rsidP="00EB50C8">
      <w:pPr>
        <w:spacing w:before="120" w:beforeAutospacing="0" w:after="120" w:afterAutospacing="0" w:line="240" w:lineRule="auto"/>
        <w:ind w:left="397"/>
        <w:jc w:val="both"/>
        <w:outlineLvl w:val="1"/>
        <w:rPr>
          <w:rFonts w:ascii="David" w:eastAsia="Times New Roman" w:hAnsi="David" w:cs="David"/>
          <w:bCs/>
          <w:i/>
          <w:snapToGrid w:val="0"/>
          <w:sz w:val="26"/>
          <w:szCs w:val="24"/>
        </w:rPr>
      </w:pPr>
      <w:r w:rsidRPr="00E56613">
        <w:rPr>
          <w:rFonts w:ascii="David" w:eastAsia="Times New Roman" w:hAnsi="David" w:cs="David"/>
          <w:bCs/>
          <w:i/>
          <w:snapToGrid w:val="0"/>
          <w:sz w:val="26"/>
          <w:szCs w:val="24"/>
          <w:rtl/>
        </w:rPr>
        <w:t>קבלנים אחרים</w:t>
      </w:r>
    </w:p>
    <w:p w14:paraId="1B3334C1" w14:textId="77777777" w:rsidR="00E56613" w:rsidRPr="00E56613" w:rsidRDefault="00E56613" w:rsidP="00237720">
      <w:pPr>
        <w:numPr>
          <w:ilvl w:val="1"/>
          <w:numId w:val="24"/>
        </w:numPr>
        <w:spacing w:before="120" w:beforeAutospacing="0" w:after="120" w:afterAutospacing="0" w:line="240" w:lineRule="auto"/>
        <w:ind w:left="964" w:hanging="56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המזמין זכאי להורות כי על קבלנים מיוחדים שיקבעו על ידו תחולנה הוראות סעיף 12.7 זה (להלן - "</w:t>
      </w:r>
      <w:r w:rsidRPr="00E56613">
        <w:rPr>
          <w:rFonts w:ascii="David" w:eastAsia="Times New Roman" w:hAnsi="David" w:cs="David"/>
          <w:bCs/>
          <w:i/>
          <w:snapToGrid w:val="0"/>
          <w:sz w:val="26"/>
          <w:szCs w:val="24"/>
          <w:rtl/>
        </w:rPr>
        <w:t>קבלנים אחרים</w:t>
      </w:r>
      <w:r w:rsidRPr="00E56613">
        <w:rPr>
          <w:rFonts w:ascii="David" w:eastAsia="Times New Roman" w:hAnsi="David" w:cs="David"/>
          <w:b/>
          <w:i/>
          <w:snapToGrid w:val="0"/>
          <w:sz w:val="26"/>
          <w:szCs w:val="24"/>
          <w:rtl/>
        </w:rPr>
        <w:t>") ואזי לא תחולנה עליהם הוראות סעיפים 12.2 ו- 12.4 לעיל.  למטרות סעיף 12.7 זה יראו את עובדי המזמין כ"קבלנים אחרים".</w:t>
      </w:r>
    </w:p>
    <w:p w14:paraId="167B981F" w14:textId="77777777" w:rsidR="00E56613" w:rsidRPr="00E56613" w:rsidRDefault="00E56613" w:rsidP="00E56613">
      <w:pPr>
        <w:spacing w:before="0" w:beforeAutospacing="0" w:after="0" w:afterAutospacing="0" w:line="240" w:lineRule="auto"/>
        <w:ind w:left="964"/>
        <w:jc w:val="both"/>
        <w:rPr>
          <w:rFonts w:ascii="David" w:eastAsia="Times New Roman" w:hAnsi="David" w:cs="David"/>
          <w:snapToGrid w:val="0"/>
          <w:sz w:val="24"/>
          <w:szCs w:val="24"/>
          <w:rtl/>
        </w:rPr>
      </w:pPr>
      <w:r w:rsidRPr="00E56613">
        <w:rPr>
          <w:rFonts w:ascii="David" w:eastAsia="Times New Roman" w:hAnsi="David" w:cs="David"/>
          <w:snapToGrid w:val="0"/>
          <w:sz w:val="24"/>
          <w:szCs w:val="24"/>
          <w:rtl/>
        </w:rPr>
        <w:t>הקבלן יאפשר עבודת הקבלנים האחרים וישתף ויתאם פעולה אתם בהתאם להוראות המפקח. לפי דרישת המזמין יאפשר הקבלן לקבלנים האחרים את השימוש במידת המצוי והאפשר בשירותים ובאמצעים שברשותו, לרבות אמצעי הרמה, מים וחשמל וזאת ללא תשלום. למניעת ספק מוצהר במפורש כי הקבלנים האחרים יהיו רשאים לנצל שטחים לאכסון, להקים מחסנים ולעשות באתר כל הנדרש לבצוע עבודותיהם.</w:t>
      </w:r>
    </w:p>
    <w:p w14:paraId="1E87A618" w14:textId="77777777" w:rsidR="00E56613" w:rsidRPr="00E56613" w:rsidRDefault="00E56613" w:rsidP="00237720">
      <w:pPr>
        <w:numPr>
          <w:ilvl w:val="1"/>
          <w:numId w:val="24"/>
        </w:numPr>
        <w:spacing w:before="120" w:beforeAutospacing="0" w:after="120" w:afterAutospacing="0" w:line="240" w:lineRule="auto"/>
        <w:ind w:left="964" w:hanging="56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אם בצוע העבודות כולו או חלקו תלוי ו/או קשור בבצוע הנכון של עבודת קבלנים מיוחדים, או כל גורם אחר הפועל באתר (לרבות חברת החשמל, משרד התקשורת וכו') (להלן בשם הכולל - "</w:t>
      </w:r>
      <w:r w:rsidRPr="00E56613">
        <w:rPr>
          <w:rFonts w:ascii="David" w:eastAsia="Times New Roman" w:hAnsi="David" w:cs="David"/>
          <w:bCs/>
          <w:i/>
          <w:snapToGrid w:val="0"/>
          <w:sz w:val="26"/>
          <w:szCs w:val="24"/>
          <w:rtl/>
        </w:rPr>
        <w:t>שאר הקבלנים</w:t>
      </w:r>
      <w:r w:rsidRPr="00E56613">
        <w:rPr>
          <w:rFonts w:ascii="David" w:eastAsia="Times New Roman" w:hAnsi="David" w:cs="David"/>
          <w:b/>
          <w:i/>
          <w:snapToGrid w:val="0"/>
          <w:sz w:val="26"/>
          <w:szCs w:val="24"/>
          <w:rtl/>
        </w:rPr>
        <w:t>"), על הקבלן לבדוק את עבודתם של שאר הקבלנים, ולהודיע מיד למפקח בכתב על כל גורם בעבודתם העלול לגרום קושי או שבוש בבצוע העבודות על ידי הקבלן. העדר הודעתו של הקבלן למפקח כנ"ל יתפרש כהסכמה מצד הקבלן, כי עבודות שאר הקבלנים בוצעו כיאות ומתאימות לבצוע עבודות הקבלן לפי החוזה.</w:t>
      </w:r>
    </w:p>
    <w:p w14:paraId="54FBAF79" w14:textId="77777777" w:rsidR="00E56613" w:rsidRPr="00E56613" w:rsidRDefault="00E56613" w:rsidP="00237720">
      <w:pPr>
        <w:numPr>
          <w:ilvl w:val="1"/>
          <w:numId w:val="24"/>
        </w:numPr>
        <w:spacing w:before="120" w:beforeAutospacing="0" w:after="120" w:afterAutospacing="0" w:line="240" w:lineRule="auto"/>
        <w:ind w:left="964" w:hanging="56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ידוע לקבלן כי אף לפני מסירת העבודות יתכן ויפעלו באתר שאר הקבלנים, ופעולתם עלולה לגרום להפרעה לעבודות הקבלן ולפגיעה בהם. הקבלן לא יבוא בכל טענה בגין פגיעה בעבודות כתוצאה מפעולת קבלנים אחרים, ובלבד שתיקון פגיעות ונזקים שיגרמו לעבודות ע"י קבלנים אחרים באשמתם, ובלא שהקבלן יכול היה למנעם ע"י אמצעי שמירה, הגנה ו/או תאום, יעשה ע"י הקבלן תמורת תשלום שיקבע ע"י המפקח.</w:t>
      </w:r>
    </w:p>
    <w:p w14:paraId="56879D1B" w14:textId="77777777" w:rsidR="00E56613" w:rsidRPr="00E56613" w:rsidRDefault="00E56613" w:rsidP="00E56613">
      <w:pPr>
        <w:spacing w:before="0" w:beforeAutospacing="0" w:after="0" w:afterAutospacing="0" w:line="240" w:lineRule="auto"/>
        <w:ind w:left="964"/>
        <w:jc w:val="both"/>
        <w:rPr>
          <w:rFonts w:ascii="David" w:eastAsia="Times New Roman" w:hAnsi="David" w:cs="David"/>
          <w:snapToGrid w:val="0"/>
          <w:sz w:val="24"/>
          <w:szCs w:val="24"/>
          <w:u w:val="single"/>
          <w:rtl/>
        </w:rPr>
      </w:pPr>
      <w:r w:rsidRPr="00E56613">
        <w:rPr>
          <w:rFonts w:ascii="David" w:eastAsia="Times New Roman" w:hAnsi="David" w:cs="David"/>
          <w:snapToGrid w:val="0"/>
          <w:sz w:val="24"/>
          <w:szCs w:val="24"/>
          <w:rtl/>
        </w:rPr>
        <w:t>דרישה כספית כאמור, ככל שתועלה ע"י הקבלן ותימצא מוצדקת, תקוזז בהתאם לגובהה מהתוספת בשיעור 5% הכלולה במחיר הכולל כאמור בסעיף 6.6.23 לעיל.</w:t>
      </w:r>
    </w:p>
    <w:p w14:paraId="2BA30115" w14:textId="77777777" w:rsidR="00E56613" w:rsidRPr="00E56613" w:rsidRDefault="00E56613" w:rsidP="00237720">
      <w:pPr>
        <w:numPr>
          <w:ilvl w:val="1"/>
          <w:numId w:val="24"/>
        </w:numPr>
        <w:spacing w:before="120" w:beforeAutospacing="0" w:after="120" w:afterAutospacing="0" w:line="240" w:lineRule="auto"/>
        <w:ind w:left="964" w:hanging="56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הקבלן מתחייב לבצע את עבודתו תוך שיתוף פעולה ותיאום מלא עם כל שאר הקבלנים להגן על העבודות בפניהם ולציית לכל הוראות המפקח בנדון.</w:t>
      </w:r>
    </w:p>
    <w:p w14:paraId="276D482A" w14:textId="77777777" w:rsidR="00E56613" w:rsidRPr="00E56613" w:rsidRDefault="00E56613" w:rsidP="00237720">
      <w:pPr>
        <w:numPr>
          <w:ilvl w:val="1"/>
          <w:numId w:val="24"/>
        </w:numPr>
        <w:spacing w:before="120" w:beforeAutospacing="0" w:after="120" w:afterAutospacing="0" w:line="240" w:lineRule="auto"/>
        <w:ind w:left="964" w:hanging="56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הקבלן לא יהיה זכאי לקבל תשלום כלשהו תמורת מלוי התחייבויותיו לפי סעיפים 12.7, 12.8 ו- 12.9 לעיל.</w:t>
      </w:r>
    </w:p>
    <w:p w14:paraId="26763C51" w14:textId="77777777" w:rsidR="00E56613" w:rsidRPr="00E56613" w:rsidRDefault="00E56613" w:rsidP="00E56613">
      <w:pPr>
        <w:spacing w:before="120" w:beforeAutospacing="0" w:after="120" w:afterAutospacing="0" w:line="240" w:lineRule="auto"/>
        <w:ind w:left="397"/>
        <w:jc w:val="both"/>
        <w:outlineLvl w:val="1"/>
        <w:rPr>
          <w:rFonts w:ascii="David" w:eastAsia="Times New Roman" w:hAnsi="David" w:cs="David"/>
          <w:b/>
          <w:i/>
          <w:snapToGrid w:val="0"/>
          <w:sz w:val="26"/>
          <w:szCs w:val="24"/>
        </w:rPr>
      </w:pPr>
      <w:r w:rsidRPr="00E56613">
        <w:rPr>
          <w:rFonts w:ascii="David" w:eastAsia="Times New Roman" w:hAnsi="David" w:cs="David" w:hint="cs"/>
          <w:b/>
          <w:i/>
          <w:snapToGrid w:val="0"/>
          <w:sz w:val="26"/>
          <w:szCs w:val="24"/>
          <w:rtl/>
        </w:rPr>
        <w:t xml:space="preserve">12.12 </w:t>
      </w:r>
      <w:r w:rsidRPr="00E56613">
        <w:rPr>
          <w:rFonts w:ascii="David" w:eastAsia="Times New Roman" w:hAnsi="David" w:cs="David"/>
          <w:b/>
          <w:i/>
          <w:snapToGrid w:val="0"/>
          <w:sz w:val="26"/>
          <w:szCs w:val="24"/>
          <w:rtl/>
        </w:rPr>
        <w:t>ספק ממונה</w:t>
      </w:r>
    </w:p>
    <w:p w14:paraId="20F4A6BA" w14:textId="77777777" w:rsidR="00E56613" w:rsidRPr="00E56613" w:rsidRDefault="00E56613" w:rsidP="00E56613">
      <w:pPr>
        <w:spacing w:before="120" w:beforeAutospacing="0" w:after="120" w:afterAutospacing="0" w:line="240" w:lineRule="auto"/>
        <w:ind w:left="964"/>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המזמין רשאי להנחות את הקבלן והקבלן מתחייב  להתקשר עם ספק (להלן: "</w:t>
      </w:r>
      <w:r w:rsidRPr="00E56613">
        <w:rPr>
          <w:rFonts w:ascii="David" w:eastAsia="Times New Roman" w:hAnsi="David" w:cs="David"/>
          <w:bCs/>
          <w:i/>
          <w:snapToGrid w:val="0"/>
          <w:sz w:val="26"/>
          <w:szCs w:val="24"/>
          <w:rtl/>
        </w:rPr>
        <w:t>הספק הממונה</w:t>
      </w:r>
      <w:r w:rsidRPr="00E56613">
        <w:rPr>
          <w:rFonts w:ascii="David" w:eastAsia="Times New Roman" w:hAnsi="David" w:cs="David"/>
          <w:b/>
          <w:i/>
          <w:snapToGrid w:val="0"/>
          <w:sz w:val="26"/>
          <w:szCs w:val="24"/>
          <w:rtl/>
        </w:rPr>
        <w:t>"), וזאת מבלי שיהיה בכך להטיל על המזמין חבות ו/או אחריות כלשהי. לפי דרישת המזמין יעביר הקבלן למזמין, נוסח ותנאי ההסכם שבכוונת הקבלן לחתום עם הספק הממונה. התקשר הקבלן עם ספק ממונה כאמור, תחול עליו מלוא האחריות בקשר עם ההתקשרות עם אותו ספק ממונה.</w:t>
      </w:r>
      <w:r w:rsidRPr="00E56613">
        <w:rPr>
          <w:rFonts w:ascii="David" w:eastAsia="Times New Roman" w:hAnsi="David" w:cs="David" w:hint="cs"/>
          <w:b/>
          <w:i/>
          <w:snapToGrid w:val="0"/>
          <w:sz w:val="26"/>
          <w:szCs w:val="24"/>
          <w:rtl/>
        </w:rPr>
        <w:t xml:space="preserve"> ול</w:t>
      </w:r>
      <w:r w:rsidRPr="00E56613">
        <w:rPr>
          <w:rFonts w:ascii="David" w:eastAsia="Times New Roman" w:hAnsi="David" w:cs="Arial" w:hint="cs"/>
          <w:b/>
          <w:i/>
          <w:snapToGrid w:val="0"/>
          <w:sz w:val="26"/>
          <w:szCs w:val="24"/>
          <w:rtl/>
        </w:rPr>
        <w:t>א תהיה לקבלן כל טענה מכל סוג שהו כלפי המזמין בקשר עם התקשרות זו.</w:t>
      </w:r>
    </w:p>
    <w:p w14:paraId="64ACE2FE" w14:textId="77777777" w:rsidR="00E56613" w:rsidRPr="00E56613" w:rsidRDefault="00E56613" w:rsidP="00E56613">
      <w:pPr>
        <w:spacing w:before="120" w:beforeAutospacing="0" w:after="120" w:afterAutospacing="0" w:line="240" w:lineRule="auto"/>
        <w:ind w:left="964"/>
        <w:jc w:val="both"/>
        <w:outlineLvl w:val="1"/>
        <w:rPr>
          <w:rFonts w:ascii="David" w:eastAsia="Times New Roman" w:hAnsi="David" w:cs="David"/>
          <w:b/>
          <w:i/>
          <w:snapToGrid w:val="0"/>
          <w:sz w:val="26"/>
          <w:szCs w:val="24"/>
        </w:rPr>
      </w:pPr>
      <w:r w:rsidRPr="00E56613">
        <w:rPr>
          <w:rFonts w:ascii="David" w:eastAsia="Times New Roman" w:hAnsi="David" w:cs="David"/>
          <w:b/>
          <w:i/>
          <w:snapToGrid w:val="0"/>
          <w:sz w:val="26"/>
          <w:szCs w:val="24"/>
          <w:rtl/>
        </w:rPr>
        <w:t>עבודות/חומרים שלגביהן נקבע בחוזה זה מחיר יסוד יוזמנו ע"י הקבלן מהספק הממונה שיקבע ע"י המזמין. תנאי ההתקשרות בין הקבלן ממונים לספק הממונה לאביזרים קצה בתחום החשמל, כולל תאורה, ספק אבן, פרקט, דקים,  ארונות מטבח, שיש למטבח, ספק לרצוף, לחפוי, לכלים סניטריים, לברזים וארונות אמבטיה, לדלתות פנים וחוץ ולפרקט, יקבעו ע"י המזמין בהתאם לנספחים 3.1.26,3.1.27,3.1.28,3.1.29. למען הסר ספק, לא תשולם לקבלן כל עמלה בגין הנ"ל.</w:t>
      </w:r>
    </w:p>
    <w:p w14:paraId="578D17AB" w14:textId="77777777" w:rsidR="00E56613" w:rsidRPr="00E56613" w:rsidRDefault="00E56613" w:rsidP="00E56613">
      <w:pPr>
        <w:spacing w:before="120" w:beforeAutospacing="0" w:after="0" w:afterAutospacing="0" w:line="240" w:lineRule="auto"/>
        <w:ind w:left="851"/>
        <w:jc w:val="both"/>
        <w:outlineLvl w:val="1"/>
        <w:rPr>
          <w:rFonts w:ascii="David" w:eastAsia="Times New Roman" w:hAnsi="David" w:cs="David"/>
          <w:b/>
          <w:i/>
          <w:snapToGrid w:val="0"/>
          <w:sz w:val="26"/>
          <w:szCs w:val="24"/>
          <w:rtl/>
        </w:rPr>
      </w:pPr>
    </w:p>
    <w:p w14:paraId="5AD1DC74" w14:textId="77777777" w:rsidR="00E56613" w:rsidRPr="00E56613" w:rsidRDefault="00E56613" w:rsidP="00237720">
      <w:pPr>
        <w:numPr>
          <w:ilvl w:val="0"/>
          <w:numId w:val="24"/>
        </w:numPr>
        <w:spacing w:before="120" w:beforeAutospacing="0" w:after="120" w:afterAutospacing="0" w:line="240" w:lineRule="auto"/>
        <w:ind w:left="397" w:hanging="397"/>
        <w:jc w:val="both"/>
        <w:outlineLvl w:val="0"/>
        <w:rPr>
          <w:rFonts w:ascii="David" w:eastAsia="Times New Roman" w:hAnsi="David" w:cs="David"/>
          <w:snapToGrid w:val="0"/>
          <w:sz w:val="26"/>
          <w:szCs w:val="24"/>
          <w:rtl/>
        </w:rPr>
      </w:pPr>
      <w:r w:rsidRPr="00E56613">
        <w:rPr>
          <w:rFonts w:ascii="David" w:eastAsia="Times New Roman" w:hAnsi="David" w:cs="David"/>
          <w:b/>
          <w:bCs/>
          <w:snapToGrid w:val="0"/>
          <w:sz w:val="26"/>
          <w:szCs w:val="24"/>
          <w:u w:val="single"/>
          <w:rtl/>
        </w:rPr>
        <w:t>שמירה השגחה ובטיחות</w:t>
      </w:r>
    </w:p>
    <w:p w14:paraId="4003261B" w14:textId="77777777" w:rsidR="00E56613" w:rsidRPr="00E56613" w:rsidRDefault="00E56613" w:rsidP="00237720">
      <w:pPr>
        <w:numPr>
          <w:ilvl w:val="1"/>
          <w:numId w:val="24"/>
        </w:numPr>
        <w:spacing w:before="120" w:beforeAutospacing="0" w:after="120" w:afterAutospacing="0" w:line="240" w:lineRule="auto"/>
        <w:ind w:left="964" w:hanging="56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מיום חתימת החוזה ועד למתן תעודת גמר העבודות (להלן -"</w:t>
      </w:r>
      <w:r w:rsidRPr="00E56613">
        <w:rPr>
          <w:rFonts w:ascii="David" w:eastAsia="Times New Roman" w:hAnsi="David" w:cs="David"/>
          <w:bCs/>
          <w:i/>
          <w:snapToGrid w:val="0"/>
          <w:sz w:val="26"/>
          <w:szCs w:val="24"/>
          <w:rtl/>
        </w:rPr>
        <w:t>תקופת העבודות</w:t>
      </w:r>
      <w:r w:rsidRPr="00E56613">
        <w:rPr>
          <w:rFonts w:ascii="David" w:eastAsia="Times New Roman" w:hAnsi="David" w:cs="David"/>
          <w:b/>
          <w:i/>
          <w:snapToGrid w:val="0"/>
          <w:sz w:val="26"/>
          <w:szCs w:val="24"/>
          <w:rtl/>
        </w:rPr>
        <w:t>") אחראי הקבלן לשמירת האתר ולהשגחה עליו ועל כל הנמצא ושימצא בו, ועליו לנקוט בכל האמצעים המתחייבים מאחריות זו.</w:t>
      </w:r>
    </w:p>
    <w:p w14:paraId="53D9BD16" w14:textId="77777777" w:rsidR="00E56613" w:rsidRPr="00E56613" w:rsidRDefault="00E56613" w:rsidP="00237720">
      <w:pPr>
        <w:numPr>
          <w:ilvl w:val="1"/>
          <w:numId w:val="24"/>
        </w:numPr>
        <w:spacing w:before="120" w:beforeAutospacing="0" w:after="120" w:afterAutospacing="0" w:line="240" w:lineRule="auto"/>
        <w:ind w:left="964" w:hanging="56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הקבלן מתחייב לקיים בקפדנות אחר הוראות כל החוקים המתייחסים להעסקת עובדים ולבצוע העבודות נשוא חוזה זה, ומסכים ומצהיר בזה כי למטרות העבודות הוא בלעדית הינו "מבצע הבניה" ו"מנהל העבודה" למטרות החוקים הנ"ל, אחראי בלעדית לכל חובותיהם של אלה עפ"י החוקים הנ"ל, והינו מתחייב לשפות את המזמין בגין כל תביעה שתוגש נגדו בכל הנוגע לכך מיד לפי דרישתו של המזמין.</w:t>
      </w:r>
    </w:p>
    <w:p w14:paraId="6337E8AE" w14:textId="77777777" w:rsidR="00E56613" w:rsidRPr="00E56613" w:rsidRDefault="00E56613" w:rsidP="00237720">
      <w:pPr>
        <w:numPr>
          <w:ilvl w:val="1"/>
          <w:numId w:val="24"/>
        </w:numPr>
        <w:spacing w:before="120" w:beforeAutospacing="0" w:after="120" w:afterAutospacing="0" w:line="240" w:lineRule="auto"/>
        <w:ind w:left="964" w:hanging="56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מנהל העבודה</w:t>
      </w:r>
      <w:r w:rsidRPr="00E56613">
        <w:rPr>
          <w:rFonts w:ascii="David" w:eastAsia="Times New Roman" w:hAnsi="David" w:cs="David" w:hint="cs"/>
          <w:b/>
          <w:i/>
          <w:snapToGrid w:val="0"/>
          <w:sz w:val="26"/>
          <w:szCs w:val="24"/>
          <w:rtl/>
        </w:rPr>
        <w:t>, מנהל הפרויקט מטעם הקבלן ו</w:t>
      </w:r>
      <w:r w:rsidRPr="00E56613">
        <w:rPr>
          <w:rFonts w:ascii="David" w:eastAsia="Times New Roman" w:hAnsi="David" w:cs="David"/>
          <w:b/>
          <w:i/>
          <w:snapToGrid w:val="0"/>
          <w:sz w:val="26"/>
          <w:szCs w:val="24"/>
          <w:rtl/>
        </w:rPr>
        <w:t>מהנדס האתר כמוגדר בסעיף 17.3 להלן יהיו מצויים באתר בכל זמן בו מבוצעות העבודות וישגיחו ברציפות על בצוען בהתאם להוראות חוזה זה וינהגו לפי הוראות תקנות הבטיחות בעבודה (עבודות בניה), התשמ"ח-1988.</w:t>
      </w:r>
    </w:p>
    <w:p w14:paraId="72E6466E" w14:textId="77777777" w:rsidR="00E56613" w:rsidRPr="00E56613" w:rsidRDefault="00E56613" w:rsidP="00E56613">
      <w:pPr>
        <w:spacing w:before="120" w:beforeAutospacing="0" w:after="0" w:afterAutospacing="0" w:line="240" w:lineRule="auto"/>
        <w:jc w:val="both"/>
        <w:outlineLvl w:val="1"/>
        <w:rPr>
          <w:rFonts w:ascii="David" w:eastAsia="Times New Roman" w:hAnsi="David" w:cs="David"/>
          <w:b/>
          <w:i/>
          <w:snapToGrid w:val="0"/>
          <w:sz w:val="26"/>
          <w:szCs w:val="24"/>
          <w:rtl/>
        </w:rPr>
      </w:pPr>
    </w:p>
    <w:p w14:paraId="0728E765" w14:textId="77777777" w:rsidR="00E56613" w:rsidRPr="00E56613" w:rsidRDefault="00E56613" w:rsidP="00237720">
      <w:pPr>
        <w:numPr>
          <w:ilvl w:val="1"/>
          <w:numId w:val="24"/>
        </w:numPr>
        <w:spacing w:before="120" w:beforeAutospacing="0" w:after="120" w:afterAutospacing="0" w:line="240" w:lineRule="auto"/>
        <w:ind w:left="964" w:hanging="567"/>
        <w:jc w:val="both"/>
        <w:outlineLvl w:val="1"/>
        <w:rPr>
          <w:rFonts w:ascii="David" w:eastAsia="Times New Roman" w:hAnsi="David" w:cs="David"/>
          <w:b/>
          <w:i/>
          <w:snapToGrid w:val="0"/>
          <w:sz w:val="26"/>
          <w:szCs w:val="24"/>
          <w:rtl/>
        </w:rPr>
      </w:pPr>
    </w:p>
    <w:p w14:paraId="4741C3DD" w14:textId="77777777" w:rsidR="00E56613" w:rsidRPr="00E56613" w:rsidRDefault="00E56613" w:rsidP="00237720">
      <w:pPr>
        <w:numPr>
          <w:ilvl w:val="2"/>
          <w:numId w:val="24"/>
        </w:numPr>
        <w:spacing w:before="120" w:beforeAutospacing="0" w:after="120" w:afterAutospacing="0" w:line="240" w:lineRule="auto"/>
        <w:ind w:left="1701" w:hanging="737"/>
        <w:jc w:val="both"/>
        <w:outlineLvl w:val="1"/>
        <w:rPr>
          <w:rFonts w:ascii="David" w:eastAsia="Times New Roman" w:hAnsi="David" w:cs="David"/>
          <w:b/>
          <w:i/>
          <w:snapToGrid w:val="0"/>
          <w:sz w:val="26"/>
          <w:szCs w:val="24"/>
        </w:rPr>
      </w:pPr>
      <w:r w:rsidRPr="00E56613">
        <w:rPr>
          <w:rFonts w:ascii="David" w:eastAsia="Times New Roman" w:hAnsi="David" w:cs="David"/>
          <w:b/>
          <w:i/>
          <w:snapToGrid w:val="0"/>
          <w:sz w:val="26"/>
          <w:szCs w:val="24"/>
          <w:rtl/>
        </w:rPr>
        <w:t>הקבלן אחראי לשלמות כל החומרים והעבודות וזאת עד למועד מסירת העבודות למזמין, ועליו לתקן או להחליף באחר על חשבונו ולפי הוראות המפקח כל חלק של העבודות וכל חומר שיאבד או ייפגם. אחריות הקבלן כאמור חלה גם לגבי ח</w:t>
      </w:r>
      <w:r w:rsidR="00EB50C8">
        <w:rPr>
          <w:rFonts w:ascii="David" w:eastAsia="Times New Roman" w:hAnsi="David" w:cs="David" w:hint="cs"/>
          <w:b/>
          <w:i/>
          <w:snapToGrid w:val="0"/>
          <w:sz w:val="26"/>
          <w:szCs w:val="24"/>
          <w:rtl/>
        </w:rPr>
        <w:t>ו</w:t>
      </w:r>
      <w:r w:rsidRPr="00E56613">
        <w:rPr>
          <w:rFonts w:ascii="David" w:eastAsia="Times New Roman" w:hAnsi="David" w:cs="David"/>
          <w:b/>
          <w:i/>
          <w:snapToGrid w:val="0"/>
          <w:sz w:val="26"/>
          <w:szCs w:val="24"/>
          <w:rtl/>
        </w:rPr>
        <w:t>מרים שנמסרו למזמין בתהליך בצוע העבודות, כל עוד לא הושלמה העבודה לגביהם ואושרה מסירתם למזמין באופן הקבוע בסעיף 27 להלן.</w:t>
      </w:r>
    </w:p>
    <w:p w14:paraId="4103DBA3" w14:textId="77777777" w:rsidR="00E56613" w:rsidRPr="00E56613" w:rsidRDefault="00E56613" w:rsidP="00237720">
      <w:pPr>
        <w:numPr>
          <w:ilvl w:val="2"/>
          <w:numId w:val="24"/>
        </w:numPr>
        <w:spacing w:before="120" w:beforeAutospacing="0" w:after="120" w:afterAutospacing="0" w:line="240" w:lineRule="auto"/>
        <w:ind w:left="1701" w:hanging="73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מבלי לגרוע מהוראות סעיף 13.1 לעיל, במקרה של קלקול, אבידה או גניבת חומרים או אמצעים מרכוש הקבלן, יישא הקבלן בכל ההפסד, ושום אחריות לא תחול על המזמין, ואילו במקרה של קלקול, אבידה או גניבת חומרים, ציוד כלים מכשירים וכל רכוש אחר של המזמין שיהיו באתר, יהיה על הקבלן לשפות את המזמין באופן מלא לפי דרישתו הראשונה.</w:t>
      </w:r>
    </w:p>
    <w:p w14:paraId="4C0DDAB3" w14:textId="77777777" w:rsidR="00E56613" w:rsidRPr="00E56613" w:rsidRDefault="00E56613" w:rsidP="00237720">
      <w:pPr>
        <w:numPr>
          <w:ilvl w:val="1"/>
          <w:numId w:val="24"/>
        </w:numPr>
        <w:spacing w:before="120" w:beforeAutospacing="0" w:after="120" w:afterAutospacing="0" w:line="240" w:lineRule="auto"/>
        <w:ind w:left="964" w:hanging="56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מבלי לגרוע מכלליות התחייבויות הקבלן בהתאם להוראות החוזה מתחייב הקבלן על חשבונו:</w:t>
      </w:r>
    </w:p>
    <w:p w14:paraId="4A8BE0BD" w14:textId="77777777" w:rsidR="00E56613" w:rsidRPr="00E56613" w:rsidRDefault="00E56613" w:rsidP="00237720">
      <w:pPr>
        <w:numPr>
          <w:ilvl w:val="2"/>
          <w:numId w:val="24"/>
        </w:numPr>
        <w:spacing w:before="120" w:beforeAutospacing="0" w:after="120" w:afterAutospacing="0" w:line="240" w:lineRule="auto"/>
        <w:ind w:left="1701" w:hanging="73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 xml:space="preserve">להקים גדר מלוחות חדשים עשויים מפח </w:t>
      </w:r>
      <w:r w:rsidR="00EB50C8" w:rsidRPr="00E56613">
        <w:rPr>
          <w:rFonts w:ascii="David" w:eastAsia="Times New Roman" w:hAnsi="David" w:cs="David" w:hint="cs"/>
          <w:b/>
          <w:i/>
          <w:snapToGrid w:val="0"/>
          <w:sz w:val="26"/>
          <w:szCs w:val="24"/>
          <w:rtl/>
        </w:rPr>
        <w:t>מגולוו</w:t>
      </w:r>
      <w:r w:rsidR="00EB50C8" w:rsidRPr="00E56613">
        <w:rPr>
          <w:rFonts w:ascii="David" w:eastAsia="Times New Roman" w:hAnsi="David" w:cs="David" w:hint="eastAsia"/>
          <w:b/>
          <w:i/>
          <w:snapToGrid w:val="0"/>
          <w:sz w:val="26"/>
          <w:szCs w:val="24"/>
          <w:rtl/>
        </w:rPr>
        <w:t>ן</w:t>
      </w:r>
      <w:r w:rsidRPr="00E56613">
        <w:rPr>
          <w:rFonts w:ascii="David" w:eastAsia="Times New Roman" w:hAnsi="David" w:cs="David"/>
          <w:b/>
          <w:i/>
          <w:snapToGrid w:val="0"/>
          <w:sz w:val="26"/>
          <w:szCs w:val="24"/>
          <w:rtl/>
        </w:rPr>
        <w:t xml:space="preserve"> צבוע כדוגמת איסכורית או שו"ע טכני צמודים אחד לשני באופן שיהוו קיר אטום בגובה שלא יפחת מ- </w:t>
      </w:r>
      <w:smartTag w:uri="urn:schemas-microsoft-com:office:smarttags" w:element="metricconverter">
        <w:smartTagPr>
          <w:attr w:name="ProductID" w:val="2 מטר"/>
        </w:smartTagPr>
        <w:r w:rsidRPr="00E56613">
          <w:rPr>
            <w:rFonts w:ascii="David" w:eastAsia="Times New Roman" w:hAnsi="David" w:cs="David"/>
            <w:b/>
            <w:i/>
            <w:snapToGrid w:val="0"/>
            <w:sz w:val="26"/>
            <w:szCs w:val="24"/>
            <w:rtl/>
          </w:rPr>
          <w:t>2 מטר</w:t>
        </w:r>
      </w:smartTag>
      <w:r w:rsidRPr="00E56613">
        <w:rPr>
          <w:rFonts w:ascii="David" w:eastAsia="Times New Roman" w:hAnsi="David" w:cs="David"/>
          <w:b/>
          <w:i/>
          <w:snapToGrid w:val="0"/>
          <w:sz w:val="26"/>
          <w:szCs w:val="24"/>
          <w:rtl/>
        </w:rPr>
        <w:t xml:space="preserve"> לרבות כיסויי הגנה לאנשים ומכוניות בשילוב שערים או גידור אחר בכל מקום לפי דרישת הרשויות, או לפי כל מפרט אחר שיקבע ע"י המפקח </w:t>
      </w:r>
      <w:r w:rsidRPr="00E56613">
        <w:rPr>
          <w:rFonts w:ascii="David" w:eastAsia="Times New Roman" w:hAnsi="David" w:cs="David" w:hint="cs"/>
          <w:b/>
          <w:i/>
          <w:snapToGrid w:val="0"/>
          <w:sz w:val="26"/>
          <w:szCs w:val="24"/>
          <w:rtl/>
        </w:rPr>
        <w:t xml:space="preserve">ובלבד שלא יפחת מהמפרט האמור בנספח 3.1.33 ולנספח 3.1.43 </w:t>
      </w:r>
      <w:r w:rsidRPr="00E56613">
        <w:rPr>
          <w:rFonts w:ascii="David" w:eastAsia="Times New Roman" w:hAnsi="David" w:cs="David"/>
          <w:b/>
          <w:i/>
          <w:snapToGrid w:val="0"/>
          <w:sz w:val="26"/>
          <w:szCs w:val="24"/>
          <w:rtl/>
        </w:rPr>
        <w:t>וכן למקם הגדר בהתחשב בחפירה, מרחב עבודה ודיפון בקו מגרש והכול בכפיפה להוראות רשויות מוסמכות</w:t>
      </w:r>
      <w:r w:rsidRPr="00E56613">
        <w:rPr>
          <w:rFonts w:ascii="David" w:eastAsia="Times New Roman" w:hAnsi="David" w:cs="David" w:hint="cs"/>
          <w:b/>
          <w:i/>
          <w:snapToGrid w:val="0"/>
          <w:sz w:val="26"/>
          <w:szCs w:val="24"/>
          <w:rtl/>
        </w:rPr>
        <w:t>.</w:t>
      </w:r>
    </w:p>
    <w:p w14:paraId="73399916" w14:textId="77777777" w:rsidR="00E56613" w:rsidRPr="00E56613" w:rsidRDefault="00E56613" w:rsidP="00E56613">
      <w:pPr>
        <w:spacing w:before="120" w:beforeAutospacing="0" w:after="120" w:afterAutospacing="0" w:line="240" w:lineRule="auto"/>
        <w:ind w:left="1699"/>
        <w:jc w:val="both"/>
        <w:outlineLvl w:val="1"/>
        <w:rPr>
          <w:rFonts w:ascii="David" w:eastAsia="Times New Roman" w:hAnsi="David" w:cs="David"/>
          <w:b/>
          <w:i/>
          <w:snapToGrid w:val="0"/>
          <w:sz w:val="26"/>
          <w:szCs w:val="24"/>
        </w:rPr>
      </w:pPr>
      <w:r w:rsidRPr="00E56613">
        <w:rPr>
          <w:rFonts w:ascii="David" w:eastAsia="Times New Roman" w:hAnsi="David" w:cs="David"/>
          <w:b/>
          <w:i/>
          <w:snapToGrid w:val="0"/>
          <w:sz w:val="26"/>
          <w:szCs w:val="24"/>
          <w:rtl/>
        </w:rPr>
        <w:t>מוסכם כי המזמין רשאי להתקין שלטי פרסומת ו/או אחרים על הגדר או בכל מקום בשטח האתר לפי שיקול דעתו הבלעדי והמוחלט.</w:t>
      </w:r>
    </w:p>
    <w:p w14:paraId="03B2C673" w14:textId="77777777" w:rsidR="00E56613" w:rsidRPr="00E56613" w:rsidRDefault="00E56613" w:rsidP="00E56613">
      <w:pPr>
        <w:spacing w:before="120" w:beforeAutospacing="0" w:after="120" w:afterAutospacing="0" w:line="240" w:lineRule="auto"/>
        <w:ind w:left="1699"/>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 xml:space="preserve">מובהר כי כל פרסום מטעם הקבלן ו/או קבלני המשנה ו/או הספקים אסור בתחום האתר </w:t>
      </w:r>
      <w:r w:rsidR="00EB50C8" w:rsidRPr="00E56613">
        <w:rPr>
          <w:rFonts w:ascii="David" w:eastAsia="Times New Roman" w:hAnsi="David" w:cs="David" w:hint="cs"/>
          <w:b/>
          <w:i/>
          <w:snapToGrid w:val="0"/>
          <w:sz w:val="26"/>
          <w:szCs w:val="24"/>
          <w:rtl/>
        </w:rPr>
        <w:t>ובבניי</w:t>
      </w:r>
      <w:r w:rsidR="00EB50C8" w:rsidRPr="00E56613">
        <w:rPr>
          <w:rFonts w:ascii="David" w:eastAsia="Times New Roman" w:hAnsi="David" w:cs="David" w:hint="eastAsia"/>
          <w:b/>
          <w:i/>
          <w:snapToGrid w:val="0"/>
          <w:sz w:val="26"/>
          <w:szCs w:val="24"/>
          <w:rtl/>
        </w:rPr>
        <w:t>ן</w:t>
      </w:r>
      <w:r w:rsidRPr="00E56613">
        <w:rPr>
          <w:rFonts w:ascii="David" w:eastAsia="Times New Roman" w:hAnsi="David" w:cs="David"/>
          <w:b/>
          <w:i/>
          <w:snapToGrid w:val="0"/>
          <w:sz w:val="26"/>
          <w:szCs w:val="24"/>
          <w:rtl/>
        </w:rPr>
        <w:t>. למרות האמור לעיל, תותר התקנת שלטים לצורכי התמצאות בלבד ע"ג מכולות ו/או מחסנים של הקבלן ו/או קבלני המשנה ו/או הספקים ובלבד שהשלטים כאמור לא יהיו גדולים מ- 80</w:t>
      </w:r>
      <w:r w:rsidRPr="00E56613">
        <w:rPr>
          <w:rFonts w:ascii="David" w:eastAsia="Times New Roman" w:hAnsi="David" w:cs="David"/>
          <w:b/>
          <w:i/>
          <w:snapToGrid w:val="0"/>
          <w:sz w:val="26"/>
          <w:szCs w:val="24"/>
        </w:rPr>
        <w:t>X</w:t>
      </w:r>
      <w:r w:rsidRPr="00E56613">
        <w:rPr>
          <w:rFonts w:ascii="David" w:eastAsia="Times New Roman" w:hAnsi="David" w:cs="David"/>
          <w:b/>
          <w:i/>
          <w:snapToGrid w:val="0"/>
          <w:sz w:val="26"/>
          <w:szCs w:val="24"/>
          <w:rtl/>
        </w:rPr>
        <w:t>80 ס"מ לכל גורם ולא יהיו גבוהים מגובה הגדר התוחמת את האתר.</w:t>
      </w:r>
    </w:p>
    <w:p w14:paraId="7C73DB27" w14:textId="77777777" w:rsidR="00E56613" w:rsidRPr="00E56613" w:rsidRDefault="00E56613" w:rsidP="00237720">
      <w:pPr>
        <w:numPr>
          <w:ilvl w:val="2"/>
          <w:numId w:val="24"/>
        </w:numPr>
        <w:spacing w:before="120" w:beforeAutospacing="0" w:after="120" w:afterAutospacing="0" w:line="240" w:lineRule="auto"/>
        <w:ind w:left="1701" w:hanging="73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להציב שמירה באתר בכל שעות</w:t>
      </w:r>
      <w:r w:rsidRPr="00E56613">
        <w:rPr>
          <w:rFonts w:ascii="David" w:eastAsia="Times New Roman" w:hAnsi="David" w:cs="David" w:hint="cs"/>
          <w:b/>
          <w:i/>
          <w:snapToGrid w:val="0"/>
          <w:sz w:val="26"/>
          <w:szCs w:val="24"/>
          <w:rtl/>
        </w:rPr>
        <w:t xml:space="preserve"> העבודה ובכל השעות</w:t>
      </w:r>
      <w:r w:rsidRPr="00E56613">
        <w:rPr>
          <w:rFonts w:ascii="David" w:eastAsia="Times New Roman" w:hAnsi="David" w:cs="David"/>
          <w:b/>
          <w:i/>
          <w:snapToGrid w:val="0"/>
          <w:sz w:val="26"/>
          <w:szCs w:val="24"/>
          <w:rtl/>
        </w:rPr>
        <w:t xml:space="preserve"> בהן לא מתבצעת עבודה באתר לרבות בחגים ושבתות ובמועדי ישראל ולמנוע כל כניסה לאתר אלא ברשות הקבלן, המזמין או המפקח. להציב שמירה כאמור גם במשרד המכירות, בין אם הוא מצוי באתר ובין אם הוא סמוך לו. אין באמור לעיל כדי לגרוע מאחריותו של הקבלן לכל אובדן, נזק, פגיעה או גניבה שייגרמו כתוצאה מכך שהקבלן לא הציב שמירה בשעות העבודה.</w:t>
      </w:r>
    </w:p>
    <w:p w14:paraId="03AB5BE9" w14:textId="77777777" w:rsidR="00E56613" w:rsidRPr="00E56613" w:rsidRDefault="00E56613" w:rsidP="00237720">
      <w:pPr>
        <w:numPr>
          <w:ilvl w:val="2"/>
          <w:numId w:val="24"/>
        </w:numPr>
        <w:spacing w:before="120" w:beforeAutospacing="0" w:after="120" w:afterAutospacing="0" w:line="240" w:lineRule="auto"/>
        <w:ind w:left="1701" w:hanging="73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לקיים סידורי בטיחות מקסימאליים אשר יבטיחו את שלום כל הנמצא באתר. ידוע לקבלן כי אי קיום נהלים אלה עלול לפגוע בזכויות עפ"י פוליסת הביטוח שנערכה בגין ביצוע הפרויקט. לספק ולקיים שמירה ושאר אמצעי זהירות ובטיחות להגנתו בטחונו ונוחיותו של הצבור בכל מקום שיהיה צורך בכך או שיידרש ע"י המפקח ו/או ע"י הרשות המקומית או שיהיה דרוש עפ"י הדין לרבות במשרד המכירות באתר או הסמוך לאתר, לפי העניין.</w:t>
      </w:r>
    </w:p>
    <w:p w14:paraId="5FF1AD1E" w14:textId="77777777" w:rsidR="00E56613" w:rsidRPr="00E56613" w:rsidRDefault="00E56613" w:rsidP="00237720">
      <w:pPr>
        <w:numPr>
          <w:ilvl w:val="2"/>
          <w:numId w:val="24"/>
        </w:numPr>
        <w:spacing w:before="120" w:beforeAutospacing="0" w:after="120" w:afterAutospacing="0" w:line="240" w:lineRule="auto"/>
        <w:ind w:left="1701" w:hanging="73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לשמור על ניקיון האתר וכל הכלול בו.</w:t>
      </w:r>
    </w:p>
    <w:p w14:paraId="558B4FEF" w14:textId="77777777" w:rsidR="00E56613" w:rsidRPr="00E56613" w:rsidRDefault="00E56613" w:rsidP="00237720">
      <w:pPr>
        <w:numPr>
          <w:ilvl w:val="2"/>
          <w:numId w:val="24"/>
        </w:numPr>
        <w:spacing w:before="120" w:beforeAutospacing="0" w:after="120" w:afterAutospacing="0" w:line="240" w:lineRule="auto"/>
        <w:ind w:left="1701" w:hanging="73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להרחיק מהאתר כל פסולת ושיירי בנין בכל עת שיידרש ע"י המפקח ולהעבירה למקום המיועד להשלכת פסולת מסוגה על פי דין.</w:t>
      </w:r>
    </w:p>
    <w:p w14:paraId="5C865D36" w14:textId="77777777" w:rsidR="00E56613" w:rsidRPr="00E56613" w:rsidRDefault="00E56613" w:rsidP="00237720">
      <w:pPr>
        <w:numPr>
          <w:ilvl w:val="2"/>
          <w:numId w:val="24"/>
        </w:numPr>
        <w:spacing w:before="120" w:beforeAutospacing="0" w:after="120" w:afterAutospacing="0" w:line="240" w:lineRule="auto"/>
        <w:ind w:left="1701" w:hanging="73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לדאוג שהדרכים והשבילים לאתר וממנו יהיו פנויים בכל עת לתנועה חופשית.</w:t>
      </w:r>
    </w:p>
    <w:p w14:paraId="29B2D535" w14:textId="77777777" w:rsidR="00E56613" w:rsidRPr="00E56613" w:rsidRDefault="00E56613" w:rsidP="00237720">
      <w:pPr>
        <w:numPr>
          <w:ilvl w:val="2"/>
          <w:numId w:val="24"/>
        </w:numPr>
        <w:spacing w:before="120" w:beforeAutospacing="0" w:after="120" w:afterAutospacing="0" w:line="240" w:lineRule="auto"/>
        <w:ind w:left="1701" w:hanging="73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לפעול בהתאם להוראות בטיחות למבקרים כדלקמן:</w:t>
      </w:r>
    </w:p>
    <w:p w14:paraId="4CAA1E02" w14:textId="77777777" w:rsidR="00E56613" w:rsidRPr="00E56613" w:rsidRDefault="00E56613" w:rsidP="00237720">
      <w:pPr>
        <w:numPr>
          <w:ilvl w:val="3"/>
          <w:numId w:val="24"/>
        </w:numPr>
        <w:spacing w:before="120" w:beforeAutospacing="0" w:after="120" w:afterAutospacing="0" w:line="240" w:lineRule="auto"/>
        <w:ind w:left="2552" w:hanging="851"/>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להציב שלטי אזהרה בכניסה לאתר, בכניסה למבנה, ולפני משרד המכירות בהם יירשם:</w:t>
      </w:r>
      <w:r w:rsidR="00EB50C8">
        <w:rPr>
          <w:rFonts w:ascii="David" w:eastAsia="Times New Roman" w:hAnsi="David" w:cs="David" w:hint="cs"/>
          <w:b/>
          <w:i/>
          <w:snapToGrid w:val="0"/>
          <w:sz w:val="26"/>
          <w:szCs w:val="24"/>
          <w:rtl/>
        </w:rPr>
        <w:t xml:space="preserve"> </w:t>
      </w:r>
      <w:r w:rsidRPr="00E56613">
        <w:rPr>
          <w:rFonts w:ascii="David" w:eastAsia="Times New Roman" w:hAnsi="David" w:cs="David"/>
          <w:b/>
          <w:i/>
          <w:snapToGrid w:val="0"/>
          <w:sz w:val="26"/>
          <w:szCs w:val="24"/>
          <w:rtl/>
        </w:rPr>
        <w:t>"הכניסה לאתר דרך משרד המכירות ובליווי נציג הקבלן. אין להיכנס למבנה/ים ללא ליווי וללא הצטיידות ב</w:t>
      </w:r>
      <w:r w:rsidRPr="00E56613">
        <w:rPr>
          <w:rFonts w:ascii="David" w:eastAsia="Times New Roman" w:hAnsi="David" w:cs="David" w:hint="cs"/>
          <w:b/>
          <w:i/>
          <w:snapToGrid w:val="0"/>
          <w:sz w:val="26"/>
          <w:szCs w:val="24"/>
          <w:rtl/>
        </w:rPr>
        <w:t>קסדת</w:t>
      </w:r>
      <w:r w:rsidRPr="00E56613">
        <w:rPr>
          <w:rFonts w:ascii="David" w:eastAsia="Times New Roman" w:hAnsi="David" w:cs="David"/>
          <w:b/>
          <w:i/>
          <w:snapToGrid w:val="0"/>
          <w:sz w:val="26"/>
          <w:szCs w:val="24"/>
          <w:rtl/>
        </w:rPr>
        <w:t xml:space="preserve"> מגן."</w:t>
      </w:r>
    </w:p>
    <w:p w14:paraId="354DFEB4" w14:textId="77777777" w:rsidR="00E56613" w:rsidRPr="00E56613" w:rsidRDefault="00E56613" w:rsidP="00237720">
      <w:pPr>
        <w:numPr>
          <w:ilvl w:val="3"/>
          <w:numId w:val="24"/>
        </w:numPr>
        <w:spacing w:before="120" w:beforeAutospacing="0" w:after="120" w:afterAutospacing="0" w:line="240" w:lineRule="auto"/>
        <w:ind w:left="2552" w:hanging="851"/>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 xml:space="preserve">להעמיד לרשות המבקרים </w:t>
      </w:r>
      <w:r w:rsidRPr="00E56613">
        <w:rPr>
          <w:rFonts w:ascii="David" w:eastAsia="Times New Roman" w:hAnsi="David" w:cs="David" w:hint="cs"/>
          <w:b/>
          <w:i/>
          <w:snapToGrid w:val="0"/>
          <w:sz w:val="26"/>
          <w:szCs w:val="24"/>
          <w:rtl/>
        </w:rPr>
        <w:t>קסדות</w:t>
      </w:r>
      <w:r w:rsidRPr="00E56613">
        <w:rPr>
          <w:rFonts w:ascii="David" w:eastAsia="Times New Roman" w:hAnsi="David" w:cs="David"/>
          <w:b/>
          <w:i/>
          <w:snapToGrid w:val="0"/>
          <w:sz w:val="26"/>
          <w:szCs w:val="24"/>
          <w:rtl/>
        </w:rPr>
        <w:t xml:space="preserve"> מגן במשרד המכירות ובמשרד לשינויי רוכשים. להדריך וללוות מבקרים לדירות בדרך בטוחה וללא מכשולים.</w:t>
      </w:r>
    </w:p>
    <w:p w14:paraId="0C312047" w14:textId="77777777" w:rsidR="00E56613" w:rsidRPr="00E56613" w:rsidRDefault="00E56613" w:rsidP="00237720">
      <w:pPr>
        <w:numPr>
          <w:ilvl w:val="3"/>
          <w:numId w:val="24"/>
        </w:numPr>
        <w:spacing w:before="120" w:beforeAutospacing="0" w:after="120" w:afterAutospacing="0" w:line="240" w:lineRule="auto"/>
        <w:ind w:left="2552" w:hanging="851"/>
        <w:jc w:val="both"/>
        <w:outlineLvl w:val="1"/>
        <w:rPr>
          <w:rFonts w:ascii="David" w:eastAsia="Times New Roman" w:hAnsi="David" w:cs="David"/>
          <w:b/>
          <w:i/>
          <w:snapToGrid w:val="0"/>
          <w:sz w:val="26"/>
          <w:szCs w:val="24"/>
          <w:rtl/>
        </w:rPr>
      </w:pPr>
      <w:r w:rsidRPr="00E56613">
        <w:rPr>
          <w:rFonts w:ascii="David" w:eastAsia="Times New Roman" w:hAnsi="David" w:cs="David" w:hint="cs"/>
          <w:b/>
          <w:i/>
          <w:snapToGrid w:val="0"/>
          <w:sz w:val="26"/>
          <w:szCs w:val="24"/>
          <w:rtl/>
        </w:rPr>
        <w:t xml:space="preserve">בהתאם לדרישות ולתכנון היזם, הקבלן יבנה מעבר בטוח לדיירים ורוכשי דירות פוטנציאליים שיאפשר גישה מכובדת ובטוחה ממשרד </w:t>
      </w:r>
      <w:r w:rsidRPr="00E56613">
        <w:rPr>
          <w:rFonts w:ascii="David" w:eastAsia="Times New Roman" w:hAnsi="David" w:cs="David"/>
          <w:b/>
          <w:i/>
          <w:snapToGrid w:val="0"/>
          <w:sz w:val="26"/>
          <w:szCs w:val="24"/>
          <w:rtl/>
        </w:rPr>
        <w:t>המכירות ו/או חוץ הפרויקט אל תוך הפרויקט לרבות לדירה לדוגמא והלובי הקומתי  בהתאם למפרט המצורף _</w:t>
      </w:r>
      <w:r w:rsidRPr="00E56613">
        <w:rPr>
          <w:rFonts w:ascii="David" w:eastAsia="Times New Roman" w:hAnsi="David" w:cs="David" w:hint="cs"/>
          <w:b/>
          <w:i/>
          <w:snapToGrid w:val="0"/>
          <w:sz w:val="26"/>
          <w:szCs w:val="24"/>
          <w:rtl/>
        </w:rPr>
        <w:t>3.1.43</w:t>
      </w:r>
      <w:r w:rsidRPr="00E56613">
        <w:rPr>
          <w:rFonts w:ascii="David" w:eastAsia="Times New Roman" w:hAnsi="David" w:cs="David"/>
          <w:b/>
          <w:i/>
          <w:snapToGrid w:val="0"/>
          <w:sz w:val="26"/>
          <w:szCs w:val="24"/>
          <w:rtl/>
        </w:rPr>
        <w:t xml:space="preserve"> בנוסף, על הקבלן לבנות בכל הכניסות למבנה/ים גגוני הגנה בפני נפילת חומרים/אמצעים מהמבנה.</w:t>
      </w:r>
      <w:r w:rsidRPr="00E56613">
        <w:rPr>
          <w:rFonts w:ascii="David" w:eastAsia="Times New Roman" w:hAnsi="David" w:cs="David" w:hint="cs"/>
          <w:b/>
          <w:i/>
          <w:snapToGrid w:val="0"/>
          <w:sz w:val="26"/>
          <w:szCs w:val="24"/>
          <w:rtl/>
        </w:rPr>
        <w:t xml:space="preserve"> </w:t>
      </w:r>
    </w:p>
    <w:p w14:paraId="53AFF1F3" w14:textId="77777777" w:rsidR="00E56613" w:rsidRPr="00E56613" w:rsidRDefault="00E56613" w:rsidP="00E56613">
      <w:pPr>
        <w:spacing w:before="0" w:beforeAutospacing="0" w:after="0" w:afterAutospacing="0" w:line="240" w:lineRule="auto"/>
        <w:ind w:left="4120" w:hanging="960"/>
        <w:jc w:val="both"/>
        <w:rPr>
          <w:rFonts w:ascii="David" w:eastAsia="Times New Roman" w:hAnsi="David" w:cs="David"/>
          <w:snapToGrid w:val="0"/>
          <w:sz w:val="24"/>
          <w:szCs w:val="24"/>
          <w:rtl/>
        </w:rPr>
      </w:pPr>
    </w:p>
    <w:p w14:paraId="1FE1CCEC" w14:textId="77777777" w:rsidR="00E56613" w:rsidRPr="00E56613" w:rsidRDefault="00E56613" w:rsidP="00237720">
      <w:pPr>
        <w:numPr>
          <w:ilvl w:val="3"/>
          <w:numId w:val="24"/>
        </w:numPr>
        <w:spacing w:before="120" w:beforeAutospacing="0" w:after="120" w:afterAutospacing="0" w:line="240" w:lineRule="auto"/>
        <w:ind w:left="2552" w:hanging="851"/>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לפעול למניעת מפגעים לרבות חיתוך חוטים, מסמרים וברזלים היוצאים מן הקירות/ מעקה חדר המדרגות, התקנת והפעלת  תאורה בחדרי מדרגות ובמקומות חשוכים, שלבי דריכה רחבים ומעוגנים במהלכי מדרגות משופעים שלא הושלמו וכד'.</w:t>
      </w:r>
    </w:p>
    <w:p w14:paraId="347F44D0" w14:textId="77777777" w:rsidR="00E56613" w:rsidRPr="00E56613" w:rsidRDefault="00E56613" w:rsidP="00237720">
      <w:pPr>
        <w:numPr>
          <w:ilvl w:val="1"/>
          <w:numId w:val="24"/>
        </w:numPr>
        <w:spacing w:before="120" w:beforeAutospacing="0" w:after="120" w:afterAutospacing="0" w:line="240" w:lineRule="auto"/>
        <w:ind w:left="964" w:hanging="567"/>
        <w:jc w:val="both"/>
        <w:outlineLvl w:val="1"/>
        <w:rPr>
          <w:rFonts w:ascii="David" w:eastAsia="Times New Roman" w:hAnsi="David" w:cs="David"/>
          <w:b/>
          <w:i/>
          <w:snapToGrid w:val="0"/>
          <w:sz w:val="26"/>
          <w:szCs w:val="24"/>
          <w:rtl/>
        </w:rPr>
      </w:pPr>
    </w:p>
    <w:p w14:paraId="117FB98E" w14:textId="77777777" w:rsidR="00E56613" w:rsidRPr="00E56613" w:rsidRDefault="00E56613" w:rsidP="00237720">
      <w:pPr>
        <w:numPr>
          <w:ilvl w:val="2"/>
          <w:numId w:val="24"/>
        </w:numPr>
        <w:spacing w:before="120" w:beforeAutospacing="0" w:after="120" w:afterAutospacing="0" w:line="240" w:lineRule="auto"/>
        <w:ind w:left="1701" w:hanging="737"/>
        <w:jc w:val="both"/>
        <w:outlineLvl w:val="1"/>
        <w:rPr>
          <w:rFonts w:ascii="David" w:eastAsia="Times New Roman" w:hAnsi="David" w:cs="David"/>
          <w:b/>
          <w:i/>
          <w:snapToGrid w:val="0"/>
          <w:sz w:val="26"/>
          <w:szCs w:val="24"/>
        </w:rPr>
      </w:pPr>
      <w:r w:rsidRPr="00E56613">
        <w:rPr>
          <w:rFonts w:ascii="David" w:eastAsia="Times New Roman" w:hAnsi="David" w:cs="David"/>
          <w:b/>
          <w:i/>
          <w:snapToGrid w:val="0"/>
          <w:sz w:val="26"/>
          <w:szCs w:val="24"/>
          <w:rtl/>
        </w:rPr>
        <w:t>הקבלן מתחייב שתוך כדי בצוע העבודות לא תהיה פגיעה בנוחות הצבור (לרבות מתקנים, בנינים ו/או הדיירים בסביבה וביכולתם לתפקד באופן תקין), ולא תהיה כל הפרעה בזכות השימוש והמעבר של כל אדם בכביש, דרך וכיו"ב או בזכות השימוש וההחזקה ברכוש ציבורי כלשהו ובכלל זה ימנע מיצירת מטרדי רעש ומטרדים אחרים.</w:t>
      </w:r>
    </w:p>
    <w:p w14:paraId="6BFE35D4" w14:textId="77777777" w:rsidR="00E56613" w:rsidRPr="00E56613" w:rsidRDefault="00E56613" w:rsidP="00237720">
      <w:pPr>
        <w:numPr>
          <w:ilvl w:val="2"/>
          <w:numId w:val="24"/>
        </w:numPr>
        <w:spacing w:before="120" w:beforeAutospacing="0" w:after="120" w:afterAutospacing="0" w:line="240" w:lineRule="auto"/>
        <w:ind w:left="1701" w:hanging="73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 xml:space="preserve">הקבלן אחראי שכל נזק או קלקול שיגרם עקב בצוע העבודות לכביש, דרך, מדרכה, שביל, רשת מים, ביוב, תיעול, חשמל, תשתיות ו/או מערכות </w:t>
      </w:r>
      <w:r w:rsidR="00EB50C8" w:rsidRPr="00E56613">
        <w:rPr>
          <w:rFonts w:ascii="David" w:eastAsia="Times New Roman" w:hAnsi="David" w:cs="David" w:hint="cs"/>
          <w:b/>
          <w:i/>
          <w:snapToGrid w:val="0"/>
          <w:sz w:val="26"/>
          <w:szCs w:val="24"/>
          <w:rtl/>
        </w:rPr>
        <w:t>טלוויזי</w:t>
      </w:r>
      <w:r w:rsidR="00EB50C8" w:rsidRPr="00E56613">
        <w:rPr>
          <w:rFonts w:ascii="David" w:eastAsia="Times New Roman" w:hAnsi="David" w:cs="David" w:hint="eastAsia"/>
          <w:b/>
          <w:i/>
          <w:snapToGrid w:val="0"/>
          <w:sz w:val="26"/>
          <w:szCs w:val="24"/>
          <w:rtl/>
        </w:rPr>
        <w:t>ה</w:t>
      </w:r>
      <w:r w:rsidRPr="00E56613">
        <w:rPr>
          <w:rFonts w:ascii="David" w:eastAsia="Times New Roman" w:hAnsi="David" w:cs="David"/>
          <w:b/>
          <w:i/>
          <w:snapToGrid w:val="0"/>
          <w:sz w:val="26"/>
          <w:szCs w:val="24"/>
          <w:rtl/>
        </w:rPr>
        <w:t xml:space="preserve"> בכבלים, טלגרף, טלפון, צינורות או מובילים אחרים וכיו"ב, (להלן בסעיף זה בשם הכולל - "</w:t>
      </w:r>
      <w:r w:rsidRPr="00E56613">
        <w:rPr>
          <w:rFonts w:ascii="David" w:eastAsia="Times New Roman" w:hAnsi="David" w:cs="David"/>
          <w:bCs/>
          <w:i/>
          <w:snapToGrid w:val="0"/>
          <w:sz w:val="26"/>
          <w:szCs w:val="24"/>
          <w:rtl/>
        </w:rPr>
        <w:t>מתקנים</w:t>
      </w:r>
      <w:r w:rsidRPr="00E56613">
        <w:rPr>
          <w:rFonts w:ascii="David" w:eastAsia="Times New Roman" w:hAnsi="David" w:cs="David"/>
          <w:b/>
          <w:i/>
          <w:snapToGrid w:val="0"/>
          <w:sz w:val="26"/>
          <w:szCs w:val="24"/>
          <w:rtl/>
        </w:rPr>
        <w:t>") בין בתחומי האתר ובין מחוצה לו, בין ברשות היחיד ובין ברשות הרבים, בין שהנזק או הקלקול נגרמו באקראי ובין שהיו מעשה הכרחי וצפוי מראש בבצוע העבודות, יתוקן מיידית על חשבונו הוא באופן היעיל ביותר ולשביעות רצונו של המפקח ושל כל אדם או רשות המוסמכים לפקח על המתקנים.</w:t>
      </w:r>
    </w:p>
    <w:p w14:paraId="1263FD88" w14:textId="77777777" w:rsidR="00E56613" w:rsidRPr="00E56613" w:rsidRDefault="00E56613" w:rsidP="00E56613">
      <w:pPr>
        <w:spacing w:before="0" w:beforeAutospacing="0" w:after="0" w:afterAutospacing="0" w:line="240" w:lineRule="auto"/>
        <w:ind w:left="1701"/>
        <w:jc w:val="both"/>
        <w:rPr>
          <w:rFonts w:ascii="David" w:eastAsia="Times New Roman" w:hAnsi="David" w:cs="David"/>
          <w:snapToGrid w:val="0"/>
          <w:sz w:val="26"/>
          <w:szCs w:val="24"/>
          <w:rtl/>
        </w:rPr>
      </w:pPr>
      <w:r w:rsidRPr="00E56613">
        <w:rPr>
          <w:rFonts w:ascii="David" w:eastAsia="Times New Roman" w:hAnsi="David" w:cs="David"/>
          <w:snapToGrid w:val="0"/>
          <w:sz w:val="26"/>
          <w:szCs w:val="24"/>
          <w:rtl/>
        </w:rPr>
        <w:t>לפני בצוע עבודות העשויות לפגוע במתקנים המצויים מתחת לפני הקרקע, מתחייב הקבלן להיוודע אצל המפקח וכן אצל הרשויות המוסמכות בדבר המצאות מתקן כאמור במקום בצוע אותן עבודות, ולנקוט בכל האמצעים שידרשו ע"י המפקח או הרשויות המוסמכות לשם ההגנה והטפול במתקנים.</w:t>
      </w:r>
    </w:p>
    <w:p w14:paraId="2101F318" w14:textId="77777777" w:rsidR="00E56613" w:rsidRPr="00E56613" w:rsidRDefault="00E56613" w:rsidP="00237720">
      <w:pPr>
        <w:numPr>
          <w:ilvl w:val="2"/>
          <w:numId w:val="24"/>
        </w:numPr>
        <w:spacing w:before="120" w:beforeAutospacing="0" w:after="120" w:afterAutospacing="0" w:line="240" w:lineRule="auto"/>
        <w:ind w:left="1701" w:hanging="737"/>
        <w:jc w:val="both"/>
        <w:outlineLvl w:val="1"/>
        <w:rPr>
          <w:rFonts w:ascii="David" w:eastAsia="Times New Roman" w:hAnsi="David" w:cs="David"/>
          <w:b/>
          <w:i/>
          <w:snapToGrid w:val="0"/>
          <w:sz w:val="26"/>
          <w:szCs w:val="24"/>
          <w:rtl/>
        </w:rPr>
      </w:pPr>
      <w:r w:rsidRPr="00E56613">
        <w:rPr>
          <w:rFonts w:ascii="David" w:eastAsia="Times New Roman" w:hAnsi="David" w:cs="David"/>
          <w:snapToGrid w:val="0"/>
          <w:sz w:val="26"/>
          <w:szCs w:val="24"/>
          <w:rtl/>
        </w:rPr>
        <w:t>הקבלן אחראי שתוך כדי בצוע העבודות, לא תהיינה הדרכים המובילות לאתר נתונות שלא לצורך</w:t>
      </w:r>
      <w:r w:rsidRPr="00E56613">
        <w:rPr>
          <w:rFonts w:ascii="David" w:eastAsia="Times New Roman" w:hAnsi="David" w:cs="David"/>
          <w:b/>
          <w:i/>
          <w:snapToGrid w:val="0"/>
          <w:sz w:val="26"/>
          <w:szCs w:val="24"/>
          <w:rtl/>
        </w:rPr>
        <w:t xml:space="preserve"> לתנועה או הפרעות אחרות שיקשו על התנועה הרגילה בהן, ושלצורך הובלתם של משאות מיוחדים יתקבל תחילה הרישיון הדרוש לשם כך מהרשות המוסמכת, וינקטו כל האמצעים לרבות - בחירתן של הדרכים, כלי הרכב וזמני ההובלה - כך שתמעט ככל האפשר ההפרעה לתנועה הרגילה בדרכים האמורות וימנע ככל האפשר נזק לדרכים.</w:t>
      </w:r>
    </w:p>
    <w:p w14:paraId="62D7AB65" w14:textId="77777777" w:rsidR="00E56613" w:rsidRPr="00E56613" w:rsidRDefault="00E56613" w:rsidP="00237720">
      <w:pPr>
        <w:numPr>
          <w:ilvl w:val="2"/>
          <w:numId w:val="24"/>
        </w:numPr>
        <w:spacing w:before="120" w:beforeAutospacing="0" w:after="120" w:afterAutospacing="0" w:line="240" w:lineRule="auto"/>
        <w:ind w:left="1701" w:hanging="73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אם לשם בצוע העבודות יהא צורך להעביר חפץ כלשהו, באופן שההעברה עלולה לגרום נזק למתקנים באם לא ישתמשו באמצעי הגנה מיוחדים - יודיע הקבלן בכתב למפקח, לפני ההעברה, על פרטי החפץ שיש להעבירו, ועל תכניתו להבטחת אמצעי הגנה מתאימים. הקבלן יהיה רשאי לבצע את אמצעי ההגנה בהתאם לתכניתו אך ורק לאחר שיקבל את א</w:t>
      </w:r>
      <w:r w:rsidR="00EB50C8">
        <w:rPr>
          <w:rFonts w:ascii="David" w:eastAsia="Times New Roman" w:hAnsi="David" w:cs="David" w:hint="cs"/>
          <w:b/>
          <w:i/>
          <w:snapToGrid w:val="0"/>
          <w:sz w:val="26"/>
          <w:szCs w:val="24"/>
          <w:rtl/>
        </w:rPr>
        <w:t>י</w:t>
      </w:r>
      <w:r w:rsidRPr="00E56613">
        <w:rPr>
          <w:rFonts w:ascii="David" w:eastAsia="Times New Roman" w:hAnsi="David" w:cs="David"/>
          <w:b/>
          <w:i/>
          <w:snapToGrid w:val="0"/>
          <w:sz w:val="26"/>
          <w:szCs w:val="24"/>
          <w:rtl/>
        </w:rPr>
        <w:t>שורו של המפקח ולאחר שיהיה בידו רישיון מתאים מהרשויות המוסמכות.</w:t>
      </w:r>
    </w:p>
    <w:p w14:paraId="06D72D11" w14:textId="77777777" w:rsidR="00E56613" w:rsidRPr="00E56613" w:rsidRDefault="00E56613" w:rsidP="00237720">
      <w:pPr>
        <w:numPr>
          <w:ilvl w:val="1"/>
          <w:numId w:val="24"/>
        </w:numPr>
        <w:spacing w:before="120" w:beforeAutospacing="0" w:after="120" w:afterAutospacing="0" w:line="240" w:lineRule="auto"/>
        <w:ind w:left="964" w:hanging="567"/>
        <w:jc w:val="both"/>
        <w:outlineLvl w:val="1"/>
        <w:rPr>
          <w:rFonts w:ascii="David" w:eastAsia="Times New Roman" w:hAnsi="David" w:cs="David"/>
          <w:b/>
          <w:i/>
          <w:snapToGrid w:val="0"/>
          <w:sz w:val="26"/>
          <w:szCs w:val="24"/>
        </w:rPr>
      </w:pPr>
      <w:r w:rsidRPr="00E56613">
        <w:rPr>
          <w:rFonts w:ascii="David" w:eastAsia="Times New Roman" w:hAnsi="David" w:cs="David"/>
          <w:b/>
          <w:i/>
          <w:snapToGrid w:val="0"/>
          <w:sz w:val="26"/>
          <w:szCs w:val="24"/>
          <w:rtl/>
        </w:rPr>
        <w:t>מבלי לגרוע מהתחייבויות הקבלן דלעיל ולהלן, הקבלן יהיה האחראי הבלעדי לבטיחות העבודות, העובדים והציבור ולנקיטת כל אמצעי הזהירות הדרושים למניעת תאונות עבודה לרבות תאונות הקשורות בעבודות חפירה, הנחת הצינורות, הובלת חומרים, הפעלת ציוד חפירה וציוד מכני וכו'. הקבלן ינקוט בכל אמצעי הזהירות הדרושים להבטחת חיי אדם ורכוש באתר או בסביבתו בעת ביצוע העבודות ויקפיד על קיום כל הוראות דיני התכנון והבניה, הוראות משרד העבודה והוראות כל דין. הקבלן יתקין דרכי גישה זמניות, פיגומים, דיפונים, מעקות, גדרות זמניות, אורות ושלטי אזהרה כנדרש, לרבות שמירה, כדי להזהיר את הציבור מתאונות העלולות להיגרם בשל הימצאותם של חפירות, בורות, תעלות, ערימות עפר, חומרים ומכשולים אחרים באתר. בשעות החשיכה ידאג הקבלן לתאורה מספקת בפינות ולאורך התעלות המגודרות. מיד עם סיום יום העבודה בכל חלק של האתר חייב הקבלן למלא את כל הבורות והחפירות, ליישר את הערימות והעפר ולסלק את כל המכשולים שנותרו באתר כתוצאה מביצוע העבודות.</w:t>
      </w:r>
    </w:p>
    <w:p w14:paraId="07E8A3D2" w14:textId="77777777" w:rsidR="00E56613" w:rsidRPr="00EB50C8" w:rsidRDefault="00E56613" w:rsidP="00EB50C8">
      <w:pPr>
        <w:numPr>
          <w:ilvl w:val="1"/>
          <w:numId w:val="24"/>
        </w:numPr>
        <w:spacing w:before="120" w:beforeAutospacing="0" w:after="120" w:afterAutospacing="0" w:line="240" w:lineRule="auto"/>
        <w:ind w:left="964" w:hanging="567"/>
        <w:jc w:val="both"/>
        <w:outlineLvl w:val="1"/>
        <w:rPr>
          <w:rFonts w:ascii="David" w:eastAsia="Times New Roman" w:hAnsi="David" w:cs="David"/>
          <w:b/>
          <w:i/>
          <w:snapToGrid w:val="0"/>
          <w:sz w:val="26"/>
          <w:szCs w:val="24"/>
          <w:rtl/>
        </w:rPr>
      </w:pPr>
      <w:r w:rsidRPr="00E56613">
        <w:rPr>
          <w:rFonts w:ascii="David" w:eastAsia="Times New Roman" w:hAnsi="David" w:cs="David" w:hint="cs"/>
          <w:b/>
          <w:i/>
          <w:snapToGrid w:val="0"/>
          <w:sz w:val="26"/>
          <w:szCs w:val="24"/>
          <w:rtl/>
        </w:rPr>
        <w:t>טרם אכלוס, ממונה הבטיחות מטעם הקבלן יאשר את מוכנות הפרויקט הכולל את שטח הפיתוח, המבנה והחניון לכניסת דיירים. ככל והפרויקט יאוכלס בצורה הדרגתית, ממונה הבטיחות מטעם הקבלן הראשי יאשר את מוכנות המבנה לאכלוס ביחס לשאר חלקי האתר שנמצאים עדיין בבניה.</w:t>
      </w:r>
    </w:p>
    <w:p w14:paraId="02E15D13" w14:textId="77777777" w:rsidR="00E56613" w:rsidRPr="00E56613" w:rsidRDefault="00E56613" w:rsidP="00E56613">
      <w:pPr>
        <w:spacing w:before="0" w:beforeAutospacing="0" w:after="0" w:afterAutospacing="0" w:line="240" w:lineRule="auto"/>
        <w:ind w:left="3140" w:hanging="1000"/>
        <w:jc w:val="both"/>
        <w:rPr>
          <w:rFonts w:ascii="David" w:eastAsia="Times New Roman" w:hAnsi="David" w:cs="David"/>
          <w:snapToGrid w:val="0"/>
          <w:sz w:val="24"/>
          <w:szCs w:val="24"/>
          <w:rtl/>
        </w:rPr>
      </w:pPr>
    </w:p>
    <w:p w14:paraId="1ABC54B5" w14:textId="77777777" w:rsidR="00E56613" w:rsidRPr="00E56613" w:rsidRDefault="00E56613" w:rsidP="00237720">
      <w:pPr>
        <w:numPr>
          <w:ilvl w:val="0"/>
          <w:numId w:val="24"/>
        </w:numPr>
        <w:spacing w:before="120" w:beforeAutospacing="0" w:after="120" w:afterAutospacing="0" w:line="240" w:lineRule="auto"/>
        <w:ind w:left="397" w:hanging="397"/>
        <w:jc w:val="both"/>
        <w:outlineLvl w:val="0"/>
        <w:rPr>
          <w:rFonts w:ascii="David" w:eastAsia="Times New Roman" w:hAnsi="David" w:cs="David"/>
          <w:snapToGrid w:val="0"/>
          <w:sz w:val="26"/>
          <w:szCs w:val="24"/>
          <w:rtl/>
        </w:rPr>
      </w:pPr>
      <w:r w:rsidRPr="00E56613">
        <w:rPr>
          <w:rFonts w:ascii="David" w:eastAsia="Times New Roman" w:hAnsi="David" w:cs="David"/>
          <w:b/>
          <w:bCs/>
          <w:snapToGrid w:val="0"/>
          <w:sz w:val="26"/>
          <w:szCs w:val="24"/>
          <w:u w:val="single"/>
          <w:rtl/>
        </w:rPr>
        <w:t>קומה ודירה לדוגמא</w:t>
      </w:r>
    </w:p>
    <w:p w14:paraId="460A5D14" w14:textId="77777777" w:rsidR="00E56613" w:rsidRPr="00E56613" w:rsidRDefault="00E56613" w:rsidP="00E56613">
      <w:pPr>
        <w:spacing w:before="0" w:beforeAutospacing="0" w:after="0" w:afterAutospacing="0" w:line="240" w:lineRule="auto"/>
        <w:ind w:left="397"/>
        <w:jc w:val="both"/>
        <w:rPr>
          <w:rFonts w:ascii="David" w:eastAsia="Times New Roman" w:hAnsi="David" w:cs="David"/>
          <w:snapToGrid w:val="0"/>
          <w:sz w:val="26"/>
          <w:szCs w:val="24"/>
          <w:rtl/>
        </w:rPr>
      </w:pPr>
      <w:r w:rsidRPr="00E56613">
        <w:rPr>
          <w:rFonts w:ascii="David" w:eastAsia="Times New Roman" w:hAnsi="David" w:cs="David"/>
          <w:snapToGrid w:val="0"/>
          <w:sz w:val="26"/>
          <w:szCs w:val="24"/>
          <w:rtl/>
        </w:rPr>
        <w:t>הקבלן מתחייב לפי דרישת המזמין  לבצע דירה לדוגמא כמבנה עצמאי בסמוך למבנה המכירות של המזמין וכן קומה לדוגמא או כל חלק ממנה (לרבות השלמה מלאה של כל הדירות בקומה ושטחים משותפים בכל אחד מהבניינים המפורטים בנספח 3.1.1 לרבות השלמת עבודות גמר בהן ובשטחים המשותפים שבקומה, לשם קבלת אישור המפקח לפרטי ביצוע אופייניים לצרכי השיווק של המזמין ולשימושו בכל עת. כולל פיתוח צמוד ודרכי גישה נוחות ומוגנות לשימוש לקוחות המזמין (אף אם זמניות) לרבות הכשרת מקומות חניה בסמוך למבנה/ים לצרכים שיווקיים של המזמין. מועד השלמת הקומה לדוגמא - תוך 3 חודשים ממועד גמר יציקת תקרת הקומה. מועד השלמת הדירה לדוגמא בסמוך למבנה המכירות- תוך 3 חודשים ממועד צו התחלת עבודה. מיקום הקומה לדוגמא - עפ"י הנחיות המפקח. הקומה והדירה לדוגמא תיבנינה לפי המפרט הסטנדרטי אלא אם ניתנה הוראה אחרת מאת המזמין. הקבלן יבצע ויהיה אחראי לתחזוקת מעבר מוגן לקומה לדוגמא.</w:t>
      </w:r>
    </w:p>
    <w:p w14:paraId="16A19106" w14:textId="77777777" w:rsidR="00E56613" w:rsidRPr="00E56613" w:rsidRDefault="00E56613" w:rsidP="00E56613">
      <w:pPr>
        <w:spacing w:before="0" w:beforeAutospacing="0" w:after="0" w:afterAutospacing="0" w:line="240" w:lineRule="auto"/>
        <w:ind w:left="397"/>
        <w:jc w:val="both"/>
        <w:rPr>
          <w:rFonts w:ascii="David" w:eastAsia="Times New Roman" w:hAnsi="David" w:cs="David"/>
          <w:snapToGrid w:val="0"/>
          <w:sz w:val="26"/>
          <w:szCs w:val="24"/>
          <w:rtl/>
        </w:rPr>
      </w:pPr>
      <w:r w:rsidRPr="00E56613">
        <w:rPr>
          <w:rFonts w:ascii="David" w:eastAsia="Times New Roman" w:hAnsi="David" w:cs="David"/>
          <w:snapToGrid w:val="0"/>
          <w:sz w:val="26"/>
          <w:szCs w:val="24"/>
          <w:rtl/>
        </w:rPr>
        <w:t>שינויים לעומת מפרטי המכר שיוזמנו ע"י המזמין בהיקף של עד 1</w:t>
      </w:r>
      <w:r w:rsidRPr="00E56613">
        <w:rPr>
          <w:rFonts w:ascii="David" w:eastAsia="Times New Roman" w:hAnsi="David" w:cs="David" w:hint="cs"/>
          <w:snapToGrid w:val="0"/>
          <w:sz w:val="26"/>
          <w:szCs w:val="24"/>
          <w:rtl/>
        </w:rPr>
        <w:t>5</w:t>
      </w:r>
      <w:r w:rsidRPr="00E56613">
        <w:rPr>
          <w:rFonts w:ascii="David" w:eastAsia="Times New Roman" w:hAnsi="David" w:cs="David"/>
          <w:snapToGrid w:val="0"/>
          <w:sz w:val="26"/>
          <w:szCs w:val="24"/>
          <w:rtl/>
        </w:rPr>
        <w:t>,000 ש"ח לכל קומה לדוגמא ולדירה לדוגמא בהתאם למפורט בסעי</w:t>
      </w:r>
      <w:r w:rsidR="00345EDB">
        <w:rPr>
          <w:rFonts w:ascii="David" w:eastAsia="Times New Roman" w:hAnsi="David" w:cs="David" w:hint="cs"/>
          <w:snapToGrid w:val="0"/>
          <w:sz w:val="26"/>
          <w:szCs w:val="24"/>
          <w:rtl/>
        </w:rPr>
        <w:t>ף</w:t>
      </w:r>
      <w:r w:rsidRPr="00E56613">
        <w:rPr>
          <w:rFonts w:ascii="David" w:eastAsia="Times New Roman" w:hAnsi="David" w:cs="David"/>
          <w:snapToGrid w:val="0"/>
          <w:sz w:val="26"/>
          <w:szCs w:val="24"/>
          <w:rtl/>
        </w:rPr>
        <w:t xml:space="preserve"> 22 (שינויי המזמין) כלולים במחיר הכולל.</w:t>
      </w:r>
    </w:p>
    <w:p w14:paraId="4F4554F7" w14:textId="77777777" w:rsidR="00E56613" w:rsidRPr="00E56613" w:rsidRDefault="00E56613" w:rsidP="00E56613">
      <w:pPr>
        <w:spacing w:before="0" w:beforeAutospacing="0" w:after="0" w:afterAutospacing="0" w:line="240" w:lineRule="auto"/>
        <w:ind w:left="397"/>
        <w:jc w:val="both"/>
        <w:rPr>
          <w:rFonts w:ascii="David" w:eastAsia="Times New Roman" w:hAnsi="David" w:cs="David"/>
          <w:snapToGrid w:val="0"/>
          <w:sz w:val="26"/>
          <w:szCs w:val="24"/>
          <w:rtl/>
        </w:rPr>
      </w:pPr>
      <w:r w:rsidRPr="00E56613">
        <w:rPr>
          <w:rFonts w:ascii="David" w:eastAsia="Times New Roman" w:hAnsi="David" w:cs="David"/>
          <w:snapToGrid w:val="0"/>
          <w:sz w:val="26"/>
          <w:szCs w:val="24"/>
          <w:rtl/>
        </w:rPr>
        <w:t>הקבלן מתחייב לבצע בקומה תיקונים, חידוש צבע, ניקיון, פוליש הריצוף וכל יתר העבודות הדרושות לצורך מסירתה לרוכשים בתוך 60 יום ממועד קבלת הודעת המזמין בדבר הכנתה למסירה לרוכשים. על אף האמור לעיל, תיקונים מהותיים שאינם נובעים מבלאי סביר ואשר נגרמו בגין רשלנות המזמין ו/או לקוחותיו ימומנו ע"י המזמין.</w:t>
      </w:r>
    </w:p>
    <w:p w14:paraId="31D97401" w14:textId="77777777" w:rsidR="00E56613" w:rsidRPr="00E56613" w:rsidRDefault="00E56613" w:rsidP="00E56613">
      <w:pPr>
        <w:spacing w:before="0" w:beforeAutospacing="0" w:after="0" w:afterAutospacing="0" w:line="240" w:lineRule="auto"/>
        <w:ind w:left="360"/>
        <w:jc w:val="both"/>
        <w:rPr>
          <w:rFonts w:ascii="David" w:eastAsia="Times New Roman" w:hAnsi="David" w:cs="David"/>
          <w:snapToGrid w:val="0"/>
          <w:sz w:val="26"/>
          <w:szCs w:val="24"/>
          <w:rtl/>
        </w:rPr>
      </w:pPr>
      <w:r w:rsidRPr="00E56613">
        <w:rPr>
          <w:rFonts w:ascii="David" w:eastAsia="Times New Roman" w:hAnsi="David" w:cs="David"/>
          <w:snapToGrid w:val="0"/>
          <w:sz w:val="26"/>
          <w:szCs w:val="24"/>
          <w:rtl/>
        </w:rPr>
        <w:t>הקבלן ימסור מפתחות לקומה ולדירות בקומה לשימוש נציג המכירות ולקוחות המזמין. מבלי לגרוע מהאמור לעיל, אחראי הקבלן לניקיונה השוטף של הקומה לדוגמא.</w:t>
      </w:r>
    </w:p>
    <w:p w14:paraId="7E440FE5" w14:textId="77777777" w:rsidR="00E56613" w:rsidRPr="00E56613" w:rsidRDefault="00E56613" w:rsidP="00E56613">
      <w:pPr>
        <w:spacing w:before="0" w:beforeAutospacing="0" w:after="0" w:afterAutospacing="0" w:line="240" w:lineRule="auto"/>
        <w:ind w:left="1480" w:hanging="660"/>
        <w:jc w:val="both"/>
        <w:rPr>
          <w:rFonts w:ascii="David" w:eastAsia="Times New Roman" w:hAnsi="David" w:cs="David"/>
          <w:snapToGrid w:val="0"/>
          <w:sz w:val="24"/>
          <w:szCs w:val="24"/>
          <w:rtl/>
        </w:rPr>
      </w:pPr>
    </w:p>
    <w:p w14:paraId="1422B39D" w14:textId="77777777" w:rsidR="00E56613" w:rsidRPr="00E56613" w:rsidRDefault="00E56613" w:rsidP="00237720">
      <w:pPr>
        <w:numPr>
          <w:ilvl w:val="0"/>
          <w:numId w:val="24"/>
        </w:numPr>
        <w:spacing w:before="120" w:beforeAutospacing="0" w:after="120" w:afterAutospacing="0" w:line="240" w:lineRule="auto"/>
        <w:ind w:left="397" w:hanging="397"/>
        <w:jc w:val="both"/>
        <w:outlineLvl w:val="0"/>
        <w:rPr>
          <w:rFonts w:ascii="David" w:eastAsia="Times New Roman" w:hAnsi="David" w:cs="David"/>
          <w:snapToGrid w:val="0"/>
          <w:sz w:val="26"/>
          <w:szCs w:val="24"/>
          <w:rtl/>
        </w:rPr>
      </w:pPr>
      <w:r w:rsidRPr="00E56613">
        <w:rPr>
          <w:rFonts w:ascii="David" w:eastAsia="Times New Roman" w:hAnsi="David" w:cs="David"/>
          <w:b/>
          <w:bCs/>
          <w:snapToGrid w:val="0"/>
          <w:sz w:val="26"/>
          <w:szCs w:val="24"/>
          <w:u w:val="single"/>
          <w:rtl/>
        </w:rPr>
        <w:t>אחריות לנזקים ולעבודות</w:t>
      </w:r>
    </w:p>
    <w:p w14:paraId="12514569" w14:textId="77777777" w:rsidR="00E56613" w:rsidRPr="00E56613" w:rsidRDefault="00E56613" w:rsidP="00237720">
      <w:pPr>
        <w:numPr>
          <w:ilvl w:val="1"/>
          <w:numId w:val="24"/>
        </w:numPr>
        <w:spacing w:before="120" w:beforeAutospacing="0" w:after="120" w:afterAutospacing="0" w:line="240" w:lineRule="auto"/>
        <w:ind w:left="964" w:hanging="56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הקבלן אחראי לכל נזק כמפורט להלן, הנגרם, במישרין או בעקיפין, עקב בצוע העבודות , בגין מעשה או מחדל של הקבלן, עובדיו, קבלני משנה ועובדיהם וכל מי שנתון למרות הקבלן או קבלני משנה או פועל לפי הזמנתם או ברשותם, וכן לכל נזק שהוא תוצאה של גורם אחר אשר על הקבלן לכסותו בבטוח כמוגדר בסעיף 16 להלן. ואלה הנזקים:</w:t>
      </w:r>
    </w:p>
    <w:p w14:paraId="52E08989" w14:textId="77777777" w:rsidR="00E56613" w:rsidRPr="00E56613" w:rsidRDefault="00E56613" w:rsidP="00237720">
      <w:pPr>
        <w:numPr>
          <w:ilvl w:val="2"/>
          <w:numId w:val="24"/>
        </w:numPr>
        <w:spacing w:before="120" w:beforeAutospacing="0" w:after="120" w:afterAutospacing="0" w:line="240" w:lineRule="auto"/>
        <w:ind w:left="1701" w:hanging="73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נזק גוף (כולל - מוות, חבלה, פגיעה או לקוי גופני נפשי או שכלי) לכל אדם, לרבות המפקח, המזמין ועובדיו, הקבלן, קבלני משנה, קבלנים מיוחדים ואחרים ועובדיהם ו/או רוכשים.</w:t>
      </w:r>
    </w:p>
    <w:p w14:paraId="0B09360C" w14:textId="77777777" w:rsidR="00E56613" w:rsidRPr="00E56613" w:rsidRDefault="00E56613" w:rsidP="00237720">
      <w:pPr>
        <w:numPr>
          <w:ilvl w:val="2"/>
          <w:numId w:val="24"/>
        </w:numPr>
        <w:spacing w:before="120" w:beforeAutospacing="0" w:after="120" w:afterAutospacing="0" w:line="240" w:lineRule="auto"/>
        <w:ind w:left="1701" w:hanging="73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אבדן, פגיעה או/וגם נזק לעבודות, לחומרים, לאמצעים ולכל רכוש איזה שהוא, כולל רכושם של אלה המפורטים בסעיף 15.1.1 לעיל.</w:t>
      </w:r>
    </w:p>
    <w:p w14:paraId="7B6B25B3" w14:textId="77777777" w:rsidR="00E56613" w:rsidRPr="00E56613" w:rsidRDefault="00E56613" w:rsidP="00E56613">
      <w:pPr>
        <w:spacing w:before="0" w:beforeAutospacing="0" w:after="0" w:afterAutospacing="0" w:line="240" w:lineRule="auto"/>
        <w:ind w:left="1701"/>
        <w:jc w:val="both"/>
        <w:rPr>
          <w:rFonts w:ascii="David" w:eastAsia="Times New Roman" w:hAnsi="David" w:cs="David"/>
          <w:snapToGrid w:val="0"/>
          <w:sz w:val="26"/>
          <w:szCs w:val="24"/>
          <w:rtl/>
        </w:rPr>
      </w:pPr>
      <w:r w:rsidRPr="00E56613">
        <w:rPr>
          <w:rFonts w:ascii="David" w:eastAsia="Times New Roman" w:hAnsi="David" w:cs="David"/>
          <w:snapToGrid w:val="0"/>
          <w:sz w:val="26"/>
          <w:szCs w:val="24"/>
          <w:rtl/>
        </w:rPr>
        <w:t>הוראות סעיף זה תחולנה גם על כל פגיעה, אבדן או נזק שיגרמו תוך כדי או עקב בצוע עבודות בדק בהתאם להוראות סעיף 28 להלן. האחריות דלעיל חלה בין אם הנזק אירע או נתגלה בתקופת העבודות או בתקופת הבדק ובין אם בכל זמן אחר.</w:t>
      </w:r>
    </w:p>
    <w:p w14:paraId="58923ED5" w14:textId="77777777" w:rsidR="00E56613" w:rsidRPr="00E56613" w:rsidRDefault="00E56613" w:rsidP="00E56613">
      <w:pPr>
        <w:spacing w:before="0" w:beforeAutospacing="0" w:after="0" w:afterAutospacing="0" w:line="240" w:lineRule="auto"/>
        <w:ind w:left="360"/>
        <w:jc w:val="both"/>
        <w:rPr>
          <w:rFonts w:ascii="David" w:eastAsia="Times New Roman" w:hAnsi="David" w:cs="David"/>
          <w:snapToGrid w:val="0"/>
          <w:sz w:val="24"/>
          <w:szCs w:val="24"/>
          <w:rtl/>
        </w:rPr>
      </w:pPr>
    </w:p>
    <w:p w14:paraId="7D81667D" w14:textId="77777777" w:rsidR="00E56613" w:rsidRPr="00E56613" w:rsidRDefault="00E56613" w:rsidP="00237720">
      <w:pPr>
        <w:numPr>
          <w:ilvl w:val="1"/>
          <w:numId w:val="24"/>
        </w:numPr>
        <w:spacing w:before="120" w:beforeAutospacing="0" w:after="120" w:afterAutospacing="0" w:line="240" w:lineRule="auto"/>
        <w:ind w:left="964" w:hanging="56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הקבלן יהיה חייב לשפות ולפצות את המזמין מיד לפי דרישתו הראשונה באופן מלא בעד כל הוצאה, הפסד, מניעת רווח, אחריות תביעה, דרישה לרבות דרישות תיקונים ודרישות כספיות, או הליכים משפטיים בגין אותן פגיעות, אובדן או נזק שהקבלן אחראי להם כאמור בסעיף 15.1 לעיל ובלבד שהמזמין לא מנע מהקבלן הזדמנות לטפל בעניין לרבות כאמור בסעיף 15.3 להסכם זה. במידה והקבלן סבור כי קיים ניגוד עניינים בין ייצוג המזמין לייצוג הקבלן ידאג הקבלן כי הטיפול ייעשה ע"י שני עו"ד שונים ממשרדים נפרדים. היה והקבלן לא יעשה כן, לא יהיה רשאי הקבלן לחזור בכל טענה למזמין והקבלן יישא במלוא האחריות בגין התביעה.</w:t>
      </w:r>
    </w:p>
    <w:p w14:paraId="6845C5F0" w14:textId="77777777" w:rsidR="00E56613" w:rsidRPr="00E56613" w:rsidRDefault="00E56613" w:rsidP="00E56613">
      <w:pPr>
        <w:spacing w:before="0" w:beforeAutospacing="0" w:after="0" w:afterAutospacing="0" w:line="240" w:lineRule="auto"/>
        <w:ind w:left="964"/>
        <w:jc w:val="both"/>
        <w:rPr>
          <w:rFonts w:ascii="David" w:eastAsia="Times New Roman" w:hAnsi="David" w:cs="David"/>
          <w:snapToGrid w:val="0"/>
          <w:sz w:val="26"/>
          <w:szCs w:val="24"/>
          <w:rtl/>
        </w:rPr>
      </w:pPr>
      <w:r w:rsidRPr="00E56613">
        <w:rPr>
          <w:rFonts w:ascii="David" w:eastAsia="Times New Roman" w:hAnsi="David" w:cs="David"/>
          <w:snapToGrid w:val="0"/>
          <w:sz w:val="26"/>
          <w:szCs w:val="24"/>
          <w:rtl/>
        </w:rPr>
        <w:t>על אף האמור לעיל, הקבלן מתחייב לשפות ולפצות את המזמין באופן מלא, בתוך 7 ימים ממועד קבלת דרישת המזמין בכתב, ואף קודם לקיומו ו/או השלמתו של בירור משפטי כאמור בסעיף 15.3 להלן, בעד כל הוצאה ו/או הפסד ו/או אובדן ו/או נזק לתשתיות ו/או מערכות ציבוריות/עירוניות אשר הפיצוי בגין גרימתם יידרש מהמזמין ע"י הרשות המקומית ו/או ע"י מי מטעמה. זאת בכפיפה לקביעת המפקח כי שוכנע בנסיבות העניין, שהקבלן אחראי כאמור בסעיף 15.1 לגרימת ההוצאה ו/או ההפסד ו/או האובדן ו/או הנזק דנן וכי אלה אכן נגרמו לתשתיות ו/או מערכות ציבוריות/עירוניות. מוסכם כי הוראת סעיף 15.5 להלן תחול גם במקרה כאמור.</w:t>
      </w:r>
    </w:p>
    <w:p w14:paraId="57C78431" w14:textId="77777777" w:rsidR="00E56613" w:rsidRPr="00E56613" w:rsidRDefault="00E56613" w:rsidP="00237720">
      <w:pPr>
        <w:numPr>
          <w:ilvl w:val="1"/>
          <w:numId w:val="24"/>
        </w:numPr>
        <w:spacing w:before="120" w:beforeAutospacing="0" w:after="120" w:afterAutospacing="0" w:line="240" w:lineRule="auto"/>
        <w:ind w:left="964" w:hanging="56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 xml:space="preserve">בכל מקרה בו יקבל המזמין דרישה או תביעה כלשהיא שעילתה נזכרת בסעיף זה לעיל ולהלן, יעביר העתק הימנה לקבלן. הקבלן, ימנה על חשבונו, פרקליט, על מנת להתגונן בפני אותה תביעה או דרישה בשם המזמין. הקבלן מתחייב לדאוג כי קיום תביעה או דרישה כלשהם לא יגרמו למזמין כל נזק לרבות, מבלי לפגוע בכלליות האמור, הטלת עיקולים או סנקציות משפטיות אחרות כנגד המזמין. </w:t>
      </w:r>
    </w:p>
    <w:p w14:paraId="1C273D3F" w14:textId="77777777" w:rsidR="00E56613" w:rsidRPr="00E56613" w:rsidRDefault="00E56613" w:rsidP="00E56613">
      <w:pPr>
        <w:spacing w:before="0" w:beforeAutospacing="0" w:after="0" w:afterAutospacing="0" w:line="240" w:lineRule="auto"/>
        <w:ind w:left="964"/>
        <w:jc w:val="both"/>
        <w:rPr>
          <w:rFonts w:ascii="David" w:eastAsia="Times New Roman" w:hAnsi="David" w:cs="David"/>
          <w:snapToGrid w:val="0"/>
          <w:sz w:val="26"/>
          <w:szCs w:val="24"/>
          <w:rtl/>
        </w:rPr>
      </w:pPr>
      <w:r w:rsidRPr="00E56613">
        <w:rPr>
          <w:rFonts w:ascii="David" w:eastAsia="Times New Roman" w:hAnsi="David" w:cs="David"/>
          <w:snapToGrid w:val="0"/>
          <w:sz w:val="26"/>
          <w:szCs w:val="24"/>
          <w:rtl/>
        </w:rPr>
        <w:t>מבלי לגרוע מחובת הקבלן כאמור, הקבלן מתחייב לעשות כל שביכולתו להסיר כל עיקול ו/או צו שפוטי או מעין שפוטי אחר אשר יוטל כנגד המזמין, בתוך 60 יום מיום הטלתו של אותו צו.</w:t>
      </w:r>
    </w:p>
    <w:p w14:paraId="28654D84" w14:textId="77777777" w:rsidR="00E56613" w:rsidRPr="00E56613" w:rsidRDefault="00E56613" w:rsidP="00E56613">
      <w:pPr>
        <w:spacing w:before="0" w:beforeAutospacing="0" w:after="0" w:afterAutospacing="0" w:line="240" w:lineRule="auto"/>
        <w:ind w:left="964"/>
        <w:jc w:val="both"/>
        <w:rPr>
          <w:rFonts w:ascii="David" w:eastAsia="Times New Roman" w:hAnsi="David" w:cs="David"/>
          <w:snapToGrid w:val="0"/>
          <w:sz w:val="26"/>
          <w:szCs w:val="24"/>
          <w:rtl/>
        </w:rPr>
      </w:pPr>
      <w:r w:rsidRPr="00E56613">
        <w:rPr>
          <w:rFonts w:ascii="David" w:eastAsia="Times New Roman" w:hAnsi="David" w:cs="David"/>
          <w:snapToGrid w:val="0"/>
          <w:sz w:val="26"/>
          <w:szCs w:val="24"/>
          <w:rtl/>
        </w:rPr>
        <w:t>אין באמור לעיל כדי לגרוע מזכותו של המזמין למנות פרקליט מטעמו על מנת להתגונן בפני אותה התביעה.</w:t>
      </w:r>
    </w:p>
    <w:p w14:paraId="515B7A33" w14:textId="77777777" w:rsidR="00E56613" w:rsidRPr="00E56613" w:rsidRDefault="00E56613" w:rsidP="00237720">
      <w:pPr>
        <w:numPr>
          <w:ilvl w:val="1"/>
          <w:numId w:val="24"/>
        </w:numPr>
        <w:spacing w:before="120" w:beforeAutospacing="0" w:after="120" w:afterAutospacing="0" w:line="240" w:lineRule="auto"/>
        <w:ind w:left="964" w:hanging="56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מבלי לפגוע באחריות הקבלן כאמור לעיל בסעיף זה חייב הקבלן לתקן, מיד לפי דרישת המזמין או הניזוק, כל נזק לרכוש שנגרם בעטיו על חשבונו הוא ולשביעות רצונו של המפקח. למפקח הרשות לבחון בכל עת את האמצעים בהם נקט הקבלן למניעת נזק כאמור ולתיקונו, ועל הקבלן לציית להוראות שתינתנה ע"י המפקח. לא תוקן הנזק ע"י הקבלן במועד שנקבע ע"י המפקח, אזי הזכות למזמין לתקן הנזק על חשבון הקבלן ועל הקבלן לשפות את המזמין מיד לפי דרישתו בגין כל הוצאה שהמזמין הוציא לשם תיקון הנזק.</w:t>
      </w:r>
    </w:p>
    <w:p w14:paraId="3D6BC7AD" w14:textId="77777777" w:rsidR="00E56613" w:rsidRPr="00E56613" w:rsidRDefault="00E56613" w:rsidP="00237720">
      <w:pPr>
        <w:numPr>
          <w:ilvl w:val="1"/>
          <w:numId w:val="24"/>
        </w:numPr>
        <w:spacing w:before="120" w:beforeAutospacing="0" w:after="120" w:afterAutospacing="0" w:line="240" w:lineRule="auto"/>
        <w:ind w:left="964" w:hanging="56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מבלי לגרוע מהאמור, הסכומים שעל הקבלן לשלם למזמין לפי סעיף 15 זה לעיל ולהלן יחשבו כחוב המגיע מהקבלן למזמין לפי החוזה והמזמין יהיה זכאי לנכותו מכל סכום שיגיע ממנו לקבלן או/וגם לגבותו בכל דרך אחרת לרבות בדרך של חילוט הערבויות שבידיו או/וגם להסיבו לאחר ללא צורך בהסכמת הקבלן. תעודה חתומה ע"י המפקח המאשרת החוב הנ"ל תהיה ראיה מכרעת ללא עוררין בדבר הסכום הנקוב בה.</w:t>
      </w:r>
    </w:p>
    <w:p w14:paraId="6AD806D2" w14:textId="77777777" w:rsidR="00E56613" w:rsidRPr="00E56613" w:rsidRDefault="00E56613" w:rsidP="00237720">
      <w:pPr>
        <w:numPr>
          <w:ilvl w:val="1"/>
          <w:numId w:val="24"/>
        </w:numPr>
        <w:spacing w:before="120" w:beforeAutospacing="0" w:after="120" w:afterAutospacing="0" w:line="240" w:lineRule="auto"/>
        <w:ind w:left="964" w:hanging="56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על אף האמור לעיל לא יהיה הקבלן אחראי לכל נזק שיגרם מחמת מלחמה, פעולות איבה, פלישת אויב ופעולות מדינה אויבת, ואולם הוא חייב לפי דרישת המזמין ותמורת המחיר שיוסכם ביניהם לשקם כל נזק כאמור. בהעדר הסכמה לגבי המחיר יקבע זה ע"י המפקח.</w:t>
      </w:r>
    </w:p>
    <w:p w14:paraId="7C8A915C" w14:textId="77777777" w:rsidR="00E56613" w:rsidRPr="00E56613" w:rsidRDefault="00E56613" w:rsidP="00237720">
      <w:pPr>
        <w:numPr>
          <w:ilvl w:val="1"/>
          <w:numId w:val="24"/>
        </w:numPr>
        <w:spacing w:before="120" w:beforeAutospacing="0" w:after="120" w:afterAutospacing="0" w:line="240" w:lineRule="auto"/>
        <w:ind w:left="964" w:hanging="56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הקבלן יהיה חייב לתקן לפי דרישת המזמין גם כל נזק הנגרם לעבודות מחמת גורם שהקבלן אינו אחראי לו ו/או גורם שלא חלה על הקבלן החובה לבטחו, ואולם במקרה זה תחולנה הוצאות התיקון על המזמין.</w:t>
      </w:r>
    </w:p>
    <w:p w14:paraId="6AF765FD" w14:textId="77777777" w:rsidR="00E56613" w:rsidRPr="00E56613" w:rsidRDefault="00E56613" w:rsidP="00237720">
      <w:pPr>
        <w:numPr>
          <w:ilvl w:val="1"/>
          <w:numId w:val="24"/>
        </w:numPr>
        <w:spacing w:before="120" w:beforeAutospacing="0" w:after="120" w:afterAutospacing="0" w:line="240" w:lineRule="auto"/>
        <w:ind w:left="964" w:hanging="56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אחריות הקבלן על פי סעיף זה תחול גם בקשר לכל מעשה או מחדל של הקבלן או מי מטעמו כאמור בסעיף 15.1 בקשר עם עבודות הבדק והאחריות בהן מחויב הקבלן בתקופת הבדק בהתאם להוראות חוזה זה והדין בכלל וסעיף 28 בפרט.</w:t>
      </w:r>
    </w:p>
    <w:p w14:paraId="30108695" w14:textId="77777777" w:rsidR="00E56613" w:rsidRPr="00E56613" w:rsidRDefault="00E56613" w:rsidP="00E56613">
      <w:pPr>
        <w:spacing w:before="0" w:beforeAutospacing="0" w:after="0" w:afterAutospacing="0" w:line="240" w:lineRule="auto"/>
        <w:ind w:left="964"/>
        <w:jc w:val="both"/>
        <w:rPr>
          <w:rFonts w:ascii="David" w:eastAsia="Times New Roman" w:hAnsi="David" w:cs="David"/>
          <w:snapToGrid w:val="0"/>
          <w:sz w:val="26"/>
          <w:szCs w:val="24"/>
          <w:rtl/>
        </w:rPr>
      </w:pPr>
      <w:r w:rsidRPr="00E56613">
        <w:rPr>
          <w:rFonts w:ascii="David" w:eastAsia="Times New Roman" w:hAnsi="David" w:cs="David"/>
          <w:snapToGrid w:val="0"/>
          <w:sz w:val="26"/>
          <w:szCs w:val="24"/>
          <w:rtl/>
        </w:rPr>
        <w:t>מבלי לגרוע מכלליות האמור לעיל מובהר כדלקמן:</w:t>
      </w:r>
    </w:p>
    <w:p w14:paraId="0507DCB9" w14:textId="77777777" w:rsidR="00E56613" w:rsidRPr="00E56613" w:rsidRDefault="00E56613" w:rsidP="00E56613">
      <w:pPr>
        <w:spacing w:before="0" w:beforeAutospacing="0" w:after="0" w:afterAutospacing="0" w:line="240" w:lineRule="auto"/>
        <w:ind w:left="3140" w:hanging="1000"/>
        <w:jc w:val="both"/>
        <w:rPr>
          <w:rFonts w:ascii="David" w:eastAsia="Times New Roman" w:hAnsi="David" w:cs="David"/>
          <w:snapToGrid w:val="0"/>
          <w:sz w:val="24"/>
          <w:szCs w:val="24"/>
          <w:rtl/>
        </w:rPr>
      </w:pPr>
    </w:p>
    <w:p w14:paraId="19AB497A" w14:textId="77777777" w:rsidR="00E56613" w:rsidRPr="00E56613" w:rsidRDefault="00E56613" w:rsidP="00237720">
      <w:pPr>
        <w:numPr>
          <w:ilvl w:val="2"/>
          <w:numId w:val="24"/>
        </w:numPr>
        <w:spacing w:before="120" w:beforeAutospacing="0" w:after="120" w:afterAutospacing="0" w:line="240" w:lineRule="auto"/>
        <w:ind w:left="1701" w:hanging="73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הקבלן מתחייב ליתן תגובה מפורטת בכתב תוך 7 ימים ממועד קבלת תלונה כלשהי מצד הרשות המקומית ו/או מאן דהוא אחר בקשר עם העבודות שבוצעו על ידו למתלונן, לאחר שנוסחה אושר מראש ע"י המזמין וכן לצורך כך להמציא למזמין מיידית העתק כל תלונה כאמור בקשר עם העבודות ו/או הפרויקט שנתקבלה אצלו והעתק מכתב התגובה מטעמו שנשלח בפועל.</w:t>
      </w:r>
    </w:p>
    <w:p w14:paraId="5B2E7D7F" w14:textId="77777777" w:rsidR="00E56613" w:rsidRPr="00E56613" w:rsidRDefault="00E56613" w:rsidP="00237720">
      <w:pPr>
        <w:numPr>
          <w:ilvl w:val="2"/>
          <w:numId w:val="24"/>
        </w:numPr>
        <w:spacing w:before="120" w:beforeAutospacing="0" w:after="120" w:afterAutospacing="0" w:line="240" w:lineRule="auto"/>
        <w:ind w:left="1701" w:hanging="73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 xml:space="preserve">הקבלן מתחייב להצטרף לטיפול בתלונת רוכשים, אף אם נתקבלה לראשונה אצל המזמין ובכל מקרה מתחייב לנהל את ההגנה בגין תביעה זו שעילתה ליקויי בניה. </w:t>
      </w:r>
    </w:p>
    <w:p w14:paraId="21916979" w14:textId="77777777" w:rsidR="00E56613" w:rsidRPr="00E56613" w:rsidRDefault="00E56613" w:rsidP="00E56613">
      <w:pPr>
        <w:spacing w:before="0" w:beforeAutospacing="0" w:after="0" w:afterAutospacing="0" w:line="240" w:lineRule="auto"/>
        <w:ind w:left="1701"/>
        <w:jc w:val="both"/>
        <w:rPr>
          <w:rFonts w:ascii="David" w:eastAsia="Times New Roman" w:hAnsi="David" w:cs="David"/>
          <w:snapToGrid w:val="0"/>
          <w:sz w:val="26"/>
          <w:szCs w:val="24"/>
          <w:rtl/>
        </w:rPr>
      </w:pPr>
      <w:r w:rsidRPr="00E56613">
        <w:rPr>
          <w:rFonts w:ascii="David" w:eastAsia="Times New Roman" w:hAnsi="David" w:cs="David"/>
          <w:snapToGrid w:val="0"/>
          <w:sz w:val="26"/>
          <w:szCs w:val="24"/>
          <w:rtl/>
        </w:rPr>
        <w:t>מבלי לגרוע משאר סעדי המזמין עפ"י חוזה זה ועפ"י כל דין. במידה והקבלן לא יטפל בהליך ולא יתגונן למרות האמור בסעיף 15 דלעיל, יהא המזמין רשאי לטפל בעניין בעצמו ו/או להתפשר ולעשות כמיטב שיקול דעתו ולקבלן לא תהא כל טענה או תביעה בשל כך כנגד המזמין.</w:t>
      </w:r>
    </w:p>
    <w:p w14:paraId="628815DB" w14:textId="77777777" w:rsidR="00E56613" w:rsidRPr="00E56613" w:rsidRDefault="00E56613" w:rsidP="00237720">
      <w:pPr>
        <w:numPr>
          <w:ilvl w:val="2"/>
          <w:numId w:val="24"/>
        </w:numPr>
        <w:spacing w:before="120" w:beforeAutospacing="0" w:after="120" w:afterAutospacing="0" w:line="240" w:lineRule="auto"/>
        <w:ind w:left="1701" w:hanging="73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על אף האמור בכל דין, הקבלן יישא באחריות מלאה ובלעדית בכל הנוגע לתלונות ו/או תביעות שעילתן ליקויי בניה בפרויקט, מכל מין וסוג שהוא לרבות מצד המזמין.</w:t>
      </w:r>
    </w:p>
    <w:p w14:paraId="19BB56AA" w14:textId="77777777" w:rsidR="00E56613" w:rsidRPr="00E56613" w:rsidRDefault="00E56613" w:rsidP="00237720">
      <w:pPr>
        <w:numPr>
          <w:ilvl w:val="2"/>
          <w:numId w:val="24"/>
        </w:numPr>
        <w:spacing w:before="120" w:beforeAutospacing="0" w:after="120" w:afterAutospacing="0" w:line="240" w:lineRule="auto"/>
        <w:ind w:left="1701" w:hanging="737"/>
        <w:jc w:val="both"/>
        <w:outlineLvl w:val="1"/>
        <w:rPr>
          <w:rFonts w:ascii="David" w:eastAsia="Times New Roman" w:hAnsi="David" w:cs="David"/>
          <w:b/>
          <w:i/>
          <w:strike/>
          <w:snapToGrid w:val="0"/>
          <w:sz w:val="26"/>
          <w:szCs w:val="24"/>
          <w:rtl/>
        </w:rPr>
      </w:pPr>
      <w:r w:rsidRPr="00E56613">
        <w:rPr>
          <w:rFonts w:ascii="David" w:eastAsia="Times New Roman" w:hAnsi="David" w:cs="David"/>
          <w:b/>
          <w:i/>
          <w:snapToGrid w:val="0"/>
          <w:sz w:val="26"/>
          <w:szCs w:val="24"/>
          <w:rtl/>
        </w:rPr>
        <w:t>בכל מקרה שבו ישלח המזמין לקבלן, הודעת צד ג', יחולו כל הוצאות ההליך, לרבות סכומים שייפסקו לחובת המזמין, על הקבלן, ללא כל קשר לתוצאות פסק הדין והקבלן מתחייב לשלמם מיד לפי דרישת המזמין.</w:t>
      </w:r>
    </w:p>
    <w:p w14:paraId="42F88502" w14:textId="77777777" w:rsidR="00E56613" w:rsidRPr="00E56613" w:rsidRDefault="00E56613" w:rsidP="00237720">
      <w:pPr>
        <w:numPr>
          <w:ilvl w:val="2"/>
          <w:numId w:val="24"/>
        </w:numPr>
        <w:spacing w:before="120" w:beforeAutospacing="0" w:after="120" w:afterAutospacing="0" w:line="240" w:lineRule="auto"/>
        <w:ind w:left="1701" w:hanging="73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בכל הליך משפטי שעילתו ליקויי בניה בפרויקט יישא הקבלן בעלויות המומחה וכן בשכרו של המומחה מטעם בית המשפט הן בגין חוות דעת שתוגשנה על ידו, הן בגין תשובותיו לשאלות הבהרה והן בגין זימונו לעדות.</w:t>
      </w:r>
    </w:p>
    <w:p w14:paraId="531381FB" w14:textId="77777777" w:rsidR="00E56613" w:rsidRPr="00E56613" w:rsidRDefault="00E56613" w:rsidP="00237720">
      <w:pPr>
        <w:numPr>
          <w:ilvl w:val="2"/>
          <w:numId w:val="24"/>
        </w:numPr>
        <w:spacing w:before="120" w:beforeAutospacing="0" w:after="120" w:afterAutospacing="0" w:line="240" w:lineRule="auto"/>
        <w:ind w:left="1701" w:hanging="737"/>
        <w:jc w:val="both"/>
        <w:outlineLvl w:val="1"/>
        <w:rPr>
          <w:rFonts w:ascii="David" w:eastAsia="Times New Roman" w:hAnsi="David" w:cs="David"/>
          <w:b/>
          <w:i/>
          <w:snapToGrid w:val="0"/>
          <w:sz w:val="26"/>
          <w:szCs w:val="24"/>
        </w:rPr>
      </w:pPr>
      <w:r w:rsidRPr="00E56613">
        <w:rPr>
          <w:rFonts w:ascii="David" w:eastAsia="Times New Roman" w:hAnsi="David" w:cs="David"/>
          <w:b/>
          <w:i/>
          <w:snapToGrid w:val="0"/>
          <w:sz w:val="26"/>
          <w:szCs w:val="24"/>
          <w:rtl/>
        </w:rPr>
        <w:t>בעלויות בגין לקויי בניה שמקורם בתכנון לקוי, ככל שהתכנון לא הוזמן על ידי הקבלן או מי מטעמו, יישא המזמין לרבות בגין הוצאות ההגנה והמומחים.</w:t>
      </w:r>
    </w:p>
    <w:p w14:paraId="2E6E555F" w14:textId="77777777" w:rsidR="00E56613" w:rsidRPr="00E56613" w:rsidRDefault="00E56613" w:rsidP="0038219B">
      <w:pPr>
        <w:numPr>
          <w:ilvl w:val="2"/>
          <w:numId w:val="24"/>
        </w:numPr>
        <w:spacing w:before="120" w:beforeAutospacing="0" w:after="120" w:afterAutospacing="0" w:line="240" w:lineRule="auto"/>
        <w:ind w:left="1701" w:hanging="73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הוראות סעיף 15 זה תחולנה גם במקרה של ניהול גישור או הליך משפטי אחר מחוץ לכותלי בית המשפט.</w:t>
      </w:r>
    </w:p>
    <w:p w14:paraId="59CDF986" w14:textId="77777777" w:rsidR="00E56613" w:rsidRPr="00E56613" w:rsidRDefault="00E56613" w:rsidP="00E56613">
      <w:pPr>
        <w:spacing w:before="0" w:beforeAutospacing="0" w:after="0" w:afterAutospacing="0" w:line="240" w:lineRule="auto"/>
        <w:ind w:left="3140" w:right="3140" w:hanging="1000"/>
        <w:jc w:val="both"/>
        <w:rPr>
          <w:rFonts w:ascii="David" w:eastAsia="Times New Roman" w:hAnsi="David" w:cs="David"/>
          <w:snapToGrid w:val="0"/>
          <w:sz w:val="24"/>
          <w:szCs w:val="24"/>
          <w:rtl/>
        </w:rPr>
      </w:pPr>
    </w:p>
    <w:p w14:paraId="4DEA659E" w14:textId="77777777" w:rsidR="00E56613" w:rsidRPr="00E56613" w:rsidRDefault="00E56613" w:rsidP="00237720">
      <w:pPr>
        <w:numPr>
          <w:ilvl w:val="1"/>
          <w:numId w:val="24"/>
        </w:numPr>
        <w:spacing w:before="120" w:beforeAutospacing="0" w:after="120" w:afterAutospacing="0" w:line="240" w:lineRule="auto"/>
        <w:ind w:left="964" w:hanging="56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הפרת התחייבות מהתחייבויות הקבלן הנזכרות בסעיף זה לעיל שלא תוקנה בתוך 15 יום ממועד קבלת דרישת המזמין בכתב, תיחשב הפרה יסודית של חוזה זה.</w:t>
      </w:r>
    </w:p>
    <w:p w14:paraId="3449335E" w14:textId="77777777" w:rsidR="00E56613" w:rsidRPr="00E56613" w:rsidRDefault="00E56613" w:rsidP="00E56613">
      <w:pPr>
        <w:spacing w:before="0" w:beforeAutospacing="0" w:after="0" w:afterAutospacing="0" w:line="240" w:lineRule="auto"/>
        <w:ind w:left="2140" w:right="2140" w:hanging="600"/>
        <w:jc w:val="both"/>
        <w:rPr>
          <w:rFonts w:ascii="David" w:eastAsia="Times New Roman" w:hAnsi="David" w:cs="David"/>
          <w:snapToGrid w:val="0"/>
          <w:sz w:val="24"/>
          <w:szCs w:val="24"/>
          <w:rtl/>
        </w:rPr>
      </w:pPr>
    </w:p>
    <w:p w14:paraId="7744763C" w14:textId="77777777" w:rsidR="00E56613" w:rsidRPr="00E56613" w:rsidRDefault="00E56613" w:rsidP="00237720">
      <w:pPr>
        <w:numPr>
          <w:ilvl w:val="0"/>
          <w:numId w:val="24"/>
        </w:numPr>
        <w:spacing w:before="120" w:beforeAutospacing="0" w:after="120" w:afterAutospacing="0" w:line="240" w:lineRule="auto"/>
        <w:ind w:left="397" w:hanging="397"/>
        <w:jc w:val="both"/>
        <w:outlineLvl w:val="0"/>
        <w:rPr>
          <w:rFonts w:ascii="David" w:eastAsia="Times New Roman" w:hAnsi="David" w:cs="David"/>
          <w:snapToGrid w:val="0"/>
          <w:sz w:val="26"/>
          <w:szCs w:val="24"/>
          <w:rtl/>
        </w:rPr>
      </w:pPr>
      <w:r w:rsidRPr="00E56613">
        <w:rPr>
          <w:rFonts w:ascii="David" w:eastAsia="Times New Roman" w:hAnsi="David" w:cs="David"/>
          <w:b/>
          <w:bCs/>
          <w:snapToGrid w:val="0"/>
          <w:sz w:val="26"/>
          <w:szCs w:val="24"/>
          <w:u w:val="single"/>
          <w:rtl/>
        </w:rPr>
        <w:t>ביטוח</w:t>
      </w:r>
    </w:p>
    <w:p w14:paraId="1878DAE1" w14:textId="77777777" w:rsidR="00E56613" w:rsidRPr="00E56613" w:rsidRDefault="00E56613" w:rsidP="00E56613">
      <w:pPr>
        <w:spacing w:before="0" w:beforeAutospacing="0" w:after="0" w:afterAutospacing="0" w:line="360" w:lineRule="auto"/>
        <w:jc w:val="both"/>
        <w:rPr>
          <w:rFonts w:ascii="David" w:eastAsia="Times New Roman" w:hAnsi="David" w:cs="David"/>
          <w:sz w:val="24"/>
          <w:szCs w:val="24"/>
        </w:rPr>
      </w:pPr>
    </w:p>
    <w:p w14:paraId="6F719F9C" w14:textId="77777777" w:rsidR="00E56613" w:rsidRPr="00E56613" w:rsidRDefault="00E56613" w:rsidP="00E56613">
      <w:pPr>
        <w:spacing w:before="0" w:beforeAutospacing="0" w:after="0" w:afterAutospacing="0" w:line="240" w:lineRule="auto"/>
        <w:ind w:left="1440" w:hanging="720"/>
        <w:jc w:val="both"/>
        <w:rPr>
          <w:rFonts w:ascii="David" w:eastAsia="Times New Roman" w:hAnsi="David" w:cs="David"/>
          <w:sz w:val="24"/>
          <w:szCs w:val="24"/>
          <w:rtl/>
        </w:rPr>
      </w:pPr>
      <w:r w:rsidRPr="00E56613">
        <w:rPr>
          <w:rFonts w:ascii="David" w:eastAsia="Times New Roman" w:hAnsi="David" w:cs="David"/>
          <w:sz w:val="24"/>
          <w:szCs w:val="24"/>
          <w:rtl/>
        </w:rPr>
        <w:t>16.1.</w:t>
      </w:r>
      <w:r w:rsidRPr="00E56613">
        <w:rPr>
          <w:rFonts w:ascii="David" w:eastAsia="Times New Roman" w:hAnsi="David" w:cs="David"/>
          <w:sz w:val="24"/>
          <w:szCs w:val="24"/>
          <w:rtl/>
        </w:rPr>
        <w:tab/>
        <w:t xml:space="preserve">המזמין ירכוש עבור הקבלן, לפני תחילת ביצוע העבודות לפי הסכם זה, פוליסה לביטוח "כל הסיכונים עבודות קבלניות" (להלן: </w:t>
      </w:r>
      <w:r w:rsidRPr="00E56613">
        <w:rPr>
          <w:rFonts w:ascii="David" w:eastAsia="Times New Roman" w:hAnsi="David" w:cs="David"/>
          <w:b/>
          <w:bCs/>
          <w:sz w:val="24"/>
          <w:szCs w:val="24"/>
          <w:rtl/>
        </w:rPr>
        <w:t>"פוליסת העבודות"</w:t>
      </w:r>
      <w:r w:rsidRPr="00E56613">
        <w:rPr>
          <w:rFonts w:ascii="David" w:eastAsia="Times New Roman" w:hAnsi="David" w:cs="David"/>
          <w:sz w:val="24"/>
          <w:szCs w:val="24"/>
          <w:rtl/>
        </w:rPr>
        <w:t>). הפוליסה תכסה את העבודות עצמן, לרבות שווי החומרים, במלוא ערך כינון, וכן נזקים העלולים להיגרם לרכוש סמוך ו/או לרכוש עליו עובדים, הוצאות לפינוי הריסות, הוצאות מהנדסים ואדריכלים, נזקי רעידת אדמה, נזקי טבע, פריצה וגניבה. כן תכלול פוליסת העבודות ביטוח אחריות כלפי צד שלישי, בגבולות אחריות של 10,000,000 ₪ למקרה ובמצטבר לתקופת הביטוח וביטוח חבות מעבידים, בגבולות אחריות של 20,000,000 ₪ לתובע, למקרה ובמצטבר לתקופת הביטוח. תנאי הפוליסה לא יפחתו מתנאי הפוליסה לביטוח כל הסיכונים עבודות קבלניות "מגדלביט" במהדורתה הרלוונטית למועד עריכת הביטוח.</w:t>
      </w:r>
    </w:p>
    <w:p w14:paraId="75051483" w14:textId="77777777" w:rsidR="00E56613" w:rsidRPr="00E56613" w:rsidRDefault="00E56613" w:rsidP="00E56613">
      <w:pPr>
        <w:spacing w:before="0" w:beforeAutospacing="0" w:after="0" w:afterAutospacing="0" w:line="240" w:lineRule="auto"/>
        <w:ind w:left="1440"/>
        <w:jc w:val="both"/>
        <w:rPr>
          <w:rFonts w:ascii="David" w:eastAsia="Times New Roman" w:hAnsi="David" w:cs="David"/>
          <w:sz w:val="24"/>
          <w:szCs w:val="24"/>
          <w:rtl/>
        </w:rPr>
      </w:pPr>
      <w:r w:rsidRPr="00E56613">
        <w:rPr>
          <w:rFonts w:ascii="David" w:eastAsia="Times New Roman" w:hAnsi="David" w:cs="David"/>
          <w:sz w:val="24"/>
          <w:szCs w:val="24"/>
          <w:rtl/>
        </w:rPr>
        <w:t>פוליסת העבודות תכלול את הקבלן וקבלני המשנה מטעמו כמבוטחים נוספים.</w:t>
      </w:r>
    </w:p>
    <w:p w14:paraId="5EF0D4B5" w14:textId="77777777" w:rsidR="00E56613" w:rsidRPr="00E56613" w:rsidRDefault="00E56613" w:rsidP="00E56613">
      <w:pPr>
        <w:spacing w:before="0" w:beforeAutospacing="0" w:after="0" w:afterAutospacing="0" w:line="240" w:lineRule="auto"/>
        <w:ind w:left="1440"/>
        <w:jc w:val="both"/>
        <w:rPr>
          <w:rFonts w:ascii="David" w:eastAsia="Times New Roman" w:hAnsi="David" w:cs="David"/>
          <w:sz w:val="24"/>
          <w:szCs w:val="24"/>
          <w:rtl/>
        </w:rPr>
      </w:pPr>
      <w:r w:rsidRPr="00E56613">
        <w:rPr>
          <w:rFonts w:ascii="David" w:eastAsia="Times New Roman" w:hAnsi="David" w:cs="David"/>
          <w:sz w:val="24"/>
          <w:szCs w:val="24"/>
          <w:rtl/>
        </w:rPr>
        <w:t>פוליסת העבודות תהיה ראשונית וקודמת לכל ביטוח הנערך על ידי הקבלן ו/או קבלני המשנה מטעמו המבוטחים במסגרתה כאמור.</w:t>
      </w:r>
    </w:p>
    <w:p w14:paraId="581D0BFA" w14:textId="77777777" w:rsidR="00E56613" w:rsidRPr="00E56613" w:rsidRDefault="00E56613" w:rsidP="00E56613">
      <w:pPr>
        <w:spacing w:before="0" w:beforeAutospacing="0" w:after="0" w:afterAutospacing="0" w:line="240" w:lineRule="auto"/>
        <w:ind w:left="1440"/>
        <w:jc w:val="both"/>
        <w:rPr>
          <w:rFonts w:ascii="David" w:eastAsia="Times New Roman" w:hAnsi="David" w:cs="David"/>
          <w:sz w:val="24"/>
          <w:szCs w:val="24"/>
          <w:rtl/>
        </w:rPr>
      </w:pPr>
      <w:r w:rsidRPr="00E56613">
        <w:rPr>
          <w:rFonts w:ascii="David" w:eastAsia="Times New Roman" w:hAnsi="David" w:cs="David"/>
          <w:sz w:val="24"/>
          <w:szCs w:val="24"/>
          <w:rtl/>
        </w:rPr>
        <w:t>הפוליסה תעמוד לעיון הקבלן במשרדי המזמין.</w:t>
      </w:r>
    </w:p>
    <w:p w14:paraId="6D61690F" w14:textId="77777777" w:rsidR="00E56613" w:rsidRPr="00E56613" w:rsidRDefault="00E56613" w:rsidP="00E56613">
      <w:pPr>
        <w:spacing w:before="0" w:beforeAutospacing="0" w:after="0" w:afterAutospacing="0" w:line="360" w:lineRule="auto"/>
        <w:ind w:left="720"/>
        <w:jc w:val="both"/>
        <w:rPr>
          <w:rFonts w:ascii="David" w:eastAsia="Times New Roman" w:hAnsi="David" w:cs="David"/>
          <w:sz w:val="24"/>
          <w:szCs w:val="24"/>
          <w:rtl/>
        </w:rPr>
      </w:pPr>
    </w:p>
    <w:p w14:paraId="4D084C39" w14:textId="77777777" w:rsidR="00E56613" w:rsidRPr="00E56613" w:rsidRDefault="00E56613" w:rsidP="00E56613">
      <w:pPr>
        <w:spacing w:before="0" w:beforeAutospacing="0" w:after="0" w:afterAutospacing="0" w:line="240" w:lineRule="auto"/>
        <w:ind w:left="1440"/>
        <w:jc w:val="both"/>
        <w:rPr>
          <w:rFonts w:ascii="David" w:eastAsia="Times New Roman" w:hAnsi="David" w:cs="David"/>
          <w:sz w:val="24"/>
          <w:szCs w:val="24"/>
          <w:rtl/>
        </w:rPr>
      </w:pPr>
      <w:r w:rsidRPr="00E56613">
        <w:rPr>
          <w:rFonts w:ascii="David" w:eastAsia="Times New Roman" w:hAnsi="David" w:cs="David"/>
          <w:sz w:val="24"/>
          <w:szCs w:val="24"/>
          <w:rtl/>
        </w:rPr>
        <w:t>הקבלן מצהיר ומאשר כי לא תהיה לו כל טענה ו/או דרישה מכל מין או סוג שהוא באשר לטיבה ו/או היקפה ו/או תוקפה של פוליסת העבודות. כן מתחייב הקבלן לקיים את כל הוראות הפוליסה.</w:t>
      </w:r>
    </w:p>
    <w:p w14:paraId="52611693" w14:textId="77777777" w:rsidR="00E56613" w:rsidRPr="00E56613" w:rsidRDefault="00E56613" w:rsidP="00E56613">
      <w:pPr>
        <w:spacing w:before="0" w:beforeAutospacing="0" w:after="0" w:afterAutospacing="0" w:line="360" w:lineRule="auto"/>
        <w:ind w:left="720"/>
        <w:jc w:val="both"/>
        <w:rPr>
          <w:rFonts w:ascii="David" w:eastAsia="Times New Roman" w:hAnsi="David" w:cs="David"/>
          <w:sz w:val="24"/>
          <w:szCs w:val="24"/>
          <w:rtl/>
        </w:rPr>
      </w:pPr>
      <w:r w:rsidRPr="00E56613">
        <w:rPr>
          <w:rFonts w:ascii="David" w:eastAsia="Times New Roman" w:hAnsi="David" w:cs="David"/>
          <w:sz w:val="24"/>
          <w:szCs w:val="24"/>
          <w:rtl/>
        </w:rPr>
        <w:tab/>
      </w:r>
    </w:p>
    <w:p w14:paraId="71ABE682" w14:textId="77777777" w:rsidR="00E56613" w:rsidRPr="00E56613" w:rsidRDefault="00E56613" w:rsidP="00E56613">
      <w:pPr>
        <w:spacing w:before="0" w:beforeAutospacing="0" w:after="0" w:afterAutospacing="0" w:line="240" w:lineRule="auto"/>
        <w:ind w:left="1440" w:hanging="720"/>
        <w:jc w:val="both"/>
        <w:rPr>
          <w:rFonts w:ascii="David" w:eastAsia="Times New Roman" w:hAnsi="David" w:cs="David"/>
          <w:sz w:val="24"/>
          <w:szCs w:val="24"/>
          <w:rtl/>
        </w:rPr>
      </w:pPr>
      <w:r w:rsidRPr="00E56613">
        <w:rPr>
          <w:rFonts w:ascii="David" w:eastAsia="Times New Roman" w:hAnsi="David" w:cs="David"/>
          <w:sz w:val="24"/>
          <w:szCs w:val="24"/>
          <w:rtl/>
        </w:rPr>
        <w:t>16.2.</w:t>
      </w:r>
      <w:r w:rsidRPr="00E56613">
        <w:rPr>
          <w:rFonts w:ascii="David" w:eastAsia="Times New Roman" w:hAnsi="David" w:cs="David"/>
          <w:sz w:val="24"/>
          <w:szCs w:val="24"/>
          <w:rtl/>
        </w:rPr>
        <w:tab/>
        <w:t xml:space="preserve">הקבלן יישא בדמי הביטוח בגין פוליסת העבודות, לרבות כל תוספת לפוליסה, ובעלות כל הארכה ו/או חידוש פוליסת העבודות מעת לעת, בסך השווה לשיעור של 0.3% (שלושה פרומיל) משווי העבודות. </w:t>
      </w:r>
      <w:r w:rsidRPr="00E56613">
        <w:rPr>
          <w:rFonts w:ascii="David" w:eastAsia="Times New Roman" w:hAnsi="David" w:cs="David"/>
          <w:b/>
          <w:bCs/>
          <w:sz w:val="24"/>
          <w:szCs w:val="24"/>
          <w:rtl/>
        </w:rPr>
        <w:t>למרות האמור, מובהר כי במידה ושווי העבודות עולה על סך של 40,000,000 ₪ אזי, סכום השתתפות הקבלן בעלות הביטוח יהיה בשיעור גבוה יותר כפי שיורה המזמין.</w:t>
      </w:r>
    </w:p>
    <w:p w14:paraId="6AB6F2A6" w14:textId="77777777" w:rsidR="00E56613" w:rsidRPr="00E56613" w:rsidRDefault="00E56613" w:rsidP="00E56613">
      <w:pPr>
        <w:spacing w:before="0" w:beforeAutospacing="0" w:after="0" w:afterAutospacing="0" w:line="240" w:lineRule="auto"/>
        <w:ind w:left="1440" w:hanging="720"/>
        <w:jc w:val="both"/>
        <w:rPr>
          <w:rFonts w:ascii="David" w:eastAsia="Times New Roman" w:hAnsi="David" w:cs="David"/>
          <w:sz w:val="24"/>
          <w:szCs w:val="24"/>
          <w:rtl/>
        </w:rPr>
      </w:pPr>
    </w:p>
    <w:p w14:paraId="0787BA07" w14:textId="77777777" w:rsidR="00E56613" w:rsidRPr="00E56613" w:rsidRDefault="00E56613" w:rsidP="00E56613">
      <w:pPr>
        <w:spacing w:before="0" w:beforeAutospacing="0" w:after="0" w:afterAutospacing="0" w:line="240" w:lineRule="auto"/>
        <w:ind w:left="1440"/>
        <w:jc w:val="both"/>
        <w:rPr>
          <w:rFonts w:ascii="David" w:eastAsia="Times New Roman" w:hAnsi="David" w:cs="David"/>
          <w:sz w:val="24"/>
          <w:szCs w:val="24"/>
          <w:rtl/>
        </w:rPr>
      </w:pPr>
      <w:r w:rsidRPr="00E56613">
        <w:rPr>
          <w:rFonts w:ascii="David" w:eastAsia="Times New Roman" w:hAnsi="David" w:cs="David"/>
          <w:sz w:val="24"/>
          <w:szCs w:val="24"/>
          <w:rtl/>
        </w:rPr>
        <w:t>סכום השתתפות הקבלן בעלות הביטוח, כאמור, ינוכה באופן יחסי מכל התחשבנות חלקית וכן מההתחשבנות הסופית שתיערך עם הקבלן.</w:t>
      </w:r>
    </w:p>
    <w:p w14:paraId="7CF84B59" w14:textId="77777777" w:rsidR="00E56613" w:rsidRPr="00E56613" w:rsidRDefault="00E56613" w:rsidP="00E56613">
      <w:pPr>
        <w:spacing w:before="0" w:beforeAutospacing="0" w:after="0" w:afterAutospacing="0" w:line="360" w:lineRule="auto"/>
        <w:ind w:left="1440" w:hanging="720"/>
        <w:jc w:val="both"/>
        <w:rPr>
          <w:rFonts w:ascii="David" w:eastAsia="Times New Roman" w:hAnsi="David" w:cs="David"/>
          <w:sz w:val="24"/>
          <w:szCs w:val="24"/>
          <w:rtl/>
        </w:rPr>
      </w:pPr>
    </w:p>
    <w:p w14:paraId="5C6F86FF" w14:textId="77777777" w:rsidR="00E56613" w:rsidRPr="00E56613" w:rsidRDefault="00E56613" w:rsidP="00E56613">
      <w:pPr>
        <w:spacing w:before="0" w:beforeAutospacing="0" w:after="0" w:afterAutospacing="0" w:line="240" w:lineRule="auto"/>
        <w:ind w:left="1440" w:hanging="720"/>
        <w:jc w:val="both"/>
        <w:rPr>
          <w:rFonts w:ascii="David" w:eastAsia="Times New Roman" w:hAnsi="David" w:cs="David"/>
          <w:sz w:val="24"/>
          <w:szCs w:val="24"/>
          <w:rtl/>
        </w:rPr>
      </w:pPr>
      <w:r w:rsidRPr="00E56613">
        <w:rPr>
          <w:rFonts w:ascii="David" w:eastAsia="Times New Roman" w:hAnsi="David" w:cs="David"/>
          <w:sz w:val="24"/>
          <w:szCs w:val="24"/>
          <w:rtl/>
        </w:rPr>
        <w:t>16.3.</w:t>
      </w:r>
      <w:r w:rsidRPr="00E56613">
        <w:rPr>
          <w:rFonts w:ascii="David" w:eastAsia="Times New Roman" w:hAnsi="David" w:cs="David"/>
          <w:sz w:val="24"/>
          <w:szCs w:val="24"/>
          <w:rtl/>
        </w:rPr>
        <w:tab/>
        <w:t>הקבלן מתחייב לסייע, ככל שיידרש על ידי המזמין, בכל מקרה בו תוגש תביעה למבטחים במסגרת הפוליסה, ולהציג כל מידע ו/או מסמכים הדרושים לשם הגשת התביעה. כן מתחייב הקבלן להודיע מיידית למזמין, בכתב, על כל נזק שייגרם במהלך ביצוע העבודות, הן לעבודות עצמן, הן לצד שלישי והן לעובדים, ולסייע למזמין לטפל, למול המבטחים, בכל הקשור לתיקון הנזק ו/או לשיפוי ו/או לפיצוי בגין הנזק כאמור.</w:t>
      </w:r>
    </w:p>
    <w:p w14:paraId="3D9AD39B" w14:textId="77777777" w:rsidR="00E56613" w:rsidRPr="00E56613" w:rsidRDefault="00E56613" w:rsidP="00E56613">
      <w:pPr>
        <w:spacing w:before="0" w:beforeAutospacing="0" w:after="0" w:afterAutospacing="0" w:line="240" w:lineRule="auto"/>
        <w:ind w:left="1440" w:hanging="720"/>
        <w:jc w:val="both"/>
        <w:rPr>
          <w:rFonts w:ascii="David" w:eastAsia="Times New Roman" w:hAnsi="David" w:cs="David"/>
          <w:sz w:val="24"/>
          <w:szCs w:val="24"/>
          <w:rtl/>
        </w:rPr>
      </w:pPr>
    </w:p>
    <w:p w14:paraId="77B4BB85" w14:textId="77777777" w:rsidR="00E56613" w:rsidRPr="00E56613" w:rsidRDefault="00E56613" w:rsidP="00E56613">
      <w:pPr>
        <w:spacing w:before="0" w:beforeAutospacing="0" w:after="0" w:afterAutospacing="0" w:line="240" w:lineRule="auto"/>
        <w:ind w:left="1440" w:hanging="720"/>
        <w:jc w:val="both"/>
        <w:rPr>
          <w:rFonts w:ascii="David" w:eastAsia="Times New Roman" w:hAnsi="David" w:cs="David"/>
          <w:sz w:val="24"/>
          <w:szCs w:val="24"/>
          <w:rtl/>
        </w:rPr>
      </w:pPr>
      <w:r w:rsidRPr="00E56613">
        <w:rPr>
          <w:rFonts w:ascii="David" w:eastAsia="Times New Roman" w:hAnsi="David" w:cs="David"/>
          <w:sz w:val="24"/>
          <w:szCs w:val="24"/>
          <w:rtl/>
        </w:rPr>
        <w:t>16.4.</w:t>
      </w:r>
      <w:r w:rsidRPr="00E56613">
        <w:rPr>
          <w:rFonts w:ascii="David" w:eastAsia="Times New Roman" w:hAnsi="David" w:cs="David"/>
          <w:sz w:val="24"/>
          <w:szCs w:val="24"/>
          <w:rtl/>
        </w:rPr>
        <w:tab/>
        <w:t>כל תגמולי הביטוח שישולמו מכוח פוליסת העבודות, בין בגין נזקים למזמין ובין בגין נזקים לקבלן, ישולמו ישירות למזמין, או למי שהמזמין יורה, והמזמין ישתמש בהם על פי שיקול דעתו המוחלט.</w:t>
      </w:r>
    </w:p>
    <w:p w14:paraId="6B8AD1D4" w14:textId="77777777" w:rsidR="00E56613" w:rsidRPr="00E56613" w:rsidRDefault="00E56613" w:rsidP="00E56613">
      <w:pPr>
        <w:spacing w:before="0" w:beforeAutospacing="0" w:after="0" w:afterAutospacing="0" w:line="360" w:lineRule="auto"/>
        <w:ind w:left="1440"/>
        <w:jc w:val="both"/>
        <w:rPr>
          <w:rFonts w:ascii="David" w:eastAsia="Times New Roman" w:hAnsi="David" w:cs="David"/>
          <w:sz w:val="24"/>
          <w:szCs w:val="24"/>
          <w:rtl/>
        </w:rPr>
      </w:pPr>
    </w:p>
    <w:p w14:paraId="47A09D3D" w14:textId="77777777" w:rsidR="00E56613" w:rsidRPr="00E56613" w:rsidRDefault="00E56613" w:rsidP="00E56613">
      <w:pPr>
        <w:spacing w:before="0" w:beforeAutospacing="0" w:after="0" w:afterAutospacing="0" w:line="240" w:lineRule="auto"/>
        <w:ind w:left="1440"/>
        <w:jc w:val="both"/>
        <w:rPr>
          <w:rFonts w:ascii="David" w:eastAsia="Times New Roman" w:hAnsi="David" w:cs="David"/>
          <w:sz w:val="24"/>
          <w:szCs w:val="24"/>
          <w:rtl/>
        </w:rPr>
      </w:pPr>
      <w:r w:rsidRPr="00E56613">
        <w:rPr>
          <w:rFonts w:ascii="David" w:eastAsia="Times New Roman" w:hAnsi="David" w:cs="David"/>
          <w:sz w:val="24"/>
          <w:szCs w:val="24"/>
          <w:rtl/>
        </w:rPr>
        <w:t>בקרות מקרה ביטוח שנגרם באחריות הקבלן ו/או שנגרם לקבלן ו/או למי מטעמו ו/או הקשור בעבודות נשוא הסכם זה, הקבלן יישא בתשלומי ההשתתפות העצמית, הנקובים בפוליסה.</w:t>
      </w:r>
    </w:p>
    <w:p w14:paraId="77BD044C" w14:textId="77777777" w:rsidR="00E56613" w:rsidRPr="00E56613" w:rsidRDefault="00E56613" w:rsidP="00E56613">
      <w:pPr>
        <w:spacing w:before="0" w:beforeAutospacing="0" w:after="0" w:afterAutospacing="0" w:line="240" w:lineRule="auto"/>
        <w:ind w:left="1440" w:hanging="720"/>
        <w:jc w:val="both"/>
        <w:rPr>
          <w:rFonts w:ascii="David" w:eastAsia="Times New Roman" w:hAnsi="David" w:cs="David"/>
          <w:sz w:val="24"/>
          <w:szCs w:val="24"/>
          <w:rtl/>
        </w:rPr>
      </w:pPr>
    </w:p>
    <w:p w14:paraId="295AE154" w14:textId="77777777" w:rsidR="00E56613" w:rsidRPr="00E56613" w:rsidRDefault="00E56613" w:rsidP="00E56613">
      <w:pPr>
        <w:spacing w:before="0" w:beforeAutospacing="0" w:after="0" w:afterAutospacing="0" w:line="240" w:lineRule="auto"/>
        <w:ind w:left="1440" w:hanging="720"/>
        <w:jc w:val="both"/>
        <w:rPr>
          <w:rFonts w:ascii="David" w:eastAsia="Times New Roman" w:hAnsi="David" w:cs="David"/>
          <w:sz w:val="24"/>
          <w:szCs w:val="24"/>
          <w:rtl/>
        </w:rPr>
      </w:pPr>
      <w:r w:rsidRPr="00E56613">
        <w:rPr>
          <w:rFonts w:ascii="David" w:eastAsia="Times New Roman" w:hAnsi="David" w:cs="David"/>
          <w:sz w:val="24"/>
          <w:szCs w:val="24"/>
          <w:rtl/>
        </w:rPr>
        <w:t>16.5.</w:t>
      </w:r>
      <w:r w:rsidRPr="00E56613">
        <w:rPr>
          <w:rFonts w:ascii="David" w:eastAsia="Times New Roman" w:hAnsi="David" w:cs="David"/>
          <w:sz w:val="24"/>
          <w:szCs w:val="24"/>
          <w:rtl/>
        </w:rPr>
        <w:tab/>
        <w:t>מוסכם כי אין באמור לעיל, לרבות בעריכת הפוליסה על ידי המזמין, כדי לגרוע ו/או להפחית מהתחייבויות הקבלן על פי כל דין ו/או על פי הסכם זה, ואין בעצם עריכת הפוליסה על ידי המזמין כדי לגרוע ו/או להפחית מהתחייבויותיו ומאחריותו של הקבלן לשיפוי ו/או לפיצוי בגין כל נזק לגוף ו/או לרכוש, שייגרם תוך כדי ועקב ביצוע העבודות על פי ההסכם.</w:t>
      </w:r>
    </w:p>
    <w:p w14:paraId="1E8327F6" w14:textId="77777777" w:rsidR="00E56613" w:rsidRPr="00E56613" w:rsidRDefault="00E56613" w:rsidP="00E56613">
      <w:pPr>
        <w:spacing w:before="0" w:beforeAutospacing="0" w:after="0" w:afterAutospacing="0" w:line="240" w:lineRule="auto"/>
        <w:ind w:left="1440" w:hanging="720"/>
        <w:jc w:val="both"/>
        <w:rPr>
          <w:rFonts w:ascii="David" w:eastAsia="Times New Roman" w:hAnsi="David" w:cs="David"/>
          <w:sz w:val="24"/>
          <w:szCs w:val="24"/>
          <w:rtl/>
        </w:rPr>
      </w:pPr>
    </w:p>
    <w:p w14:paraId="28A0D70B" w14:textId="77777777" w:rsidR="00E56613" w:rsidRPr="00E56613" w:rsidRDefault="00E56613" w:rsidP="00E56613">
      <w:pPr>
        <w:spacing w:before="0" w:beforeAutospacing="0" w:after="0" w:afterAutospacing="0" w:line="240" w:lineRule="auto"/>
        <w:ind w:left="1440" w:hanging="720"/>
        <w:jc w:val="both"/>
        <w:rPr>
          <w:rFonts w:ascii="David" w:eastAsia="Times New Roman" w:hAnsi="David" w:cs="David"/>
          <w:sz w:val="24"/>
          <w:szCs w:val="24"/>
          <w:rtl/>
        </w:rPr>
      </w:pPr>
      <w:r w:rsidRPr="00E56613">
        <w:rPr>
          <w:rFonts w:ascii="David" w:eastAsia="Times New Roman" w:hAnsi="David" w:cs="David"/>
          <w:sz w:val="24"/>
          <w:szCs w:val="24"/>
          <w:rtl/>
        </w:rPr>
        <w:t>16.6.</w:t>
      </w:r>
      <w:r w:rsidRPr="00E56613">
        <w:rPr>
          <w:rFonts w:ascii="David" w:eastAsia="Times New Roman" w:hAnsi="David" w:cs="David"/>
          <w:sz w:val="24"/>
          <w:szCs w:val="24"/>
          <w:rtl/>
        </w:rPr>
        <w:tab/>
        <w:t>במקרה שגבולות האחריות הנקובים בפוליסה ימוצו, במלואם או בחלקם, עקב תביעה שהוגשה כנגד הקבלן ו/או המזמין ואשר עילתה בעבודות, מתחייב הקבלן לשלם למזמין את עלות השבת גבולות האחריות לקדמותם.</w:t>
      </w:r>
    </w:p>
    <w:p w14:paraId="3D669032" w14:textId="77777777" w:rsidR="00E56613" w:rsidRPr="00E56613" w:rsidRDefault="00E56613" w:rsidP="00E56613">
      <w:pPr>
        <w:spacing w:before="0" w:beforeAutospacing="0" w:after="0" w:afterAutospacing="0" w:line="240" w:lineRule="auto"/>
        <w:ind w:left="1440" w:hanging="720"/>
        <w:jc w:val="both"/>
        <w:rPr>
          <w:rFonts w:ascii="David" w:eastAsia="Times New Roman" w:hAnsi="David" w:cs="David"/>
          <w:sz w:val="24"/>
          <w:szCs w:val="24"/>
          <w:rtl/>
        </w:rPr>
      </w:pPr>
    </w:p>
    <w:p w14:paraId="22B6A7C8" w14:textId="77777777" w:rsidR="00E56613" w:rsidRPr="00E56613" w:rsidRDefault="00E56613" w:rsidP="00E56613">
      <w:pPr>
        <w:spacing w:before="0" w:beforeAutospacing="0" w:after="0" w:afterAutospacing="0" w:line="240" w:lineRule="auto"/>
        <w:ind w:left="1440" w:hanging="720"/>
        <w:jc w:val="both"/>
        <w:rPr>
          <w:rFonts w:ascii="David" w:eastAsia="Times New Roman" w:hAnsi="David" w:cs="David"/>
          <w:sz w:val="24"/>
          <w:szCs w:val="24"/>
          <w:rtl/>
        </w:rPr>
      </w:pPr>
      <w:r w:rsidRPr="00E56613">
        <w:rPr>
          <w:rFonts w:ascii="David" w:eastAsia="Times New Roman" w:hAnsi="David" w:cs="David"/>
          <w:sz w:val="24"/>
          <w:szCs w:val="24"/>
          <w:rtl/>
        </w:rPr>
        <w:t>16.7.</w:t>
      </w:r>
      <w:r w:rsidRPr="00E56613">
        <w:rPr>
          <w:rFonts w:ascii="David" w:eastAsia="Times New Roman" w:hAnsi="David" w:cs="David"/>
          <w:sz w:val="24"/>
          <w:szCs w:val="24"/>
          <w:rtl/>
        </w:rPr>
        <w:tab/>
        <w:t xml:space="preserve">הקבלן פוטר את המזמין ו/או מי מטעמו מאחריות לכל אובדן ו/או נזק שייגרמו על ידי המזמין ו/או מי מטעמו לקבלן ו/או לרכושו ו/או לעובדי הקבלן ו/או לרכושם, ולא תהיה לו כל טענה ו/או דרישה ו/או תביעה מכל מין או סוג שהוא בגין אובדן ו/או נזק כאמור; הפטור כאמור לא יחול לטובת אדם שגרם לנזק בזדון. </w:t>
      </w:r>
    </w:p>
    <w:p w14:paraId="544F606C" w14:textId="77777777" w:rsidR="00E56613" w:rsidRPr="00E56613" w:rsidRDefault="00E56613" w:rsidP="00E56613">
      <w:pPr>
        <w:spacing w:before="0" w:beforeAutospacing="0" w:after="0" w:afterAutospacing="0" w:line="240" w:lineRule="auto"/>
        <w:ind w:left="1440" w:hanging="720"/>
        <w:jc w:val="both"/>
        <w:rPr>
          <w:rFonts w:ascii="David" w:eastAsia="Times New Roman" w:hAnsi="David" w:cs="David"/>
          <w:sz w:val="24"/>
          <w:szCs w:val="24"/>
          <w:rtl/>
        </w:rPr>
      </w:pPr>
    </w:p>
    <w:p w14:paraId="0432F4FE" w14:textId="77777777" w:rsidR="00E56613" w:rsidRPr="00E56613" w:rsidRDefault="00E56613" w:rsidP="00E56613">
      <w:pPr>
        <w:spacing w:before="0" w:beforeAutospacing="0" w:after="0" w:afterAutospacing="0" w:line="240" w:lineRule="auto"/>
        <w:ind w:left="1440" w:hanging="720"/>
        <w:jc w:val="both"/>
        <w:rPr>
          <w:rFonts w:ascii="David" w:eastAsia="Times New Roman" w:hAnsi="David" w:cs="David"/>
          <w:sz w:val="24"/>
          <w:szCs w:val="24"/>
          <w:rtl/>
        </w:rPr>
      </w:pPr>
      <w:r w:rsidRPr="00E56613">
        <w:rPr>
          <w:rFonts w:ascii="David" w:eastAsia="Times New Roman" w:hAnsi="David" w:cs="David"/>
          <w:sz w:val="24"/>
          <w:szCs w:val="24"/>
          <w:rtl/>
        </w:rPr>
        <w:t>16.8.</w:t>
      </w:r>
      <w:r w:rsidRPr="00E56613">
        <w:rPr>
          <w:rFonts w:ascii="David" w:eastAsia="Times New Roman" w:hAnsi="David" w:cs="David"/>
          <w:sz w:val="24"/>
          <w:szCs w:val="24"/>
          <w:rtl/>
        </w:rPr>
        <w:tab/>
        <w:t xml:space="preserve">למען הסר ספק, מובהר כי המזמין יהא רשאי, על פי שיקול דעתו המוחלט ובתאום עם הקבלן, להגדיל ו/או להפחית את היקף הכיסויים ו/או הסכומים בפוליסה, והקבלן מוחל על כל טענה ו/או דרישה מכל מין או סוג שהוא בקשר להגדלה ו/או להפחתה כאמור. </w:t>
      </w:r>
    </w:p>
    <w:p w14:paraId="31ED5B03" w14:textId="77777777" w:rsidR="00E56613" w:rsidRPr="00E56613" w:rsidRDefault="00E56613" w:rsidP="00E56613">
      <w:pPr>
        <w:spacing w:before="0" w:beforeAutospacing="0" w:after="0" w:afterAutospacing="0" w:line="240" w:lineRule="auto"/>
        <w:ind w:left="1440" w:hanging="720"/>
        <w:jc w:val="both"/>
        <w:rPr>
          <w:rFonts w:ascii="David" w:eastAsia="Times New Roman" w:hAnsi="David" w:cs="David"/>
          <w:sz w:val="24"/>
          <w:szCs w:val="24"/>
          <w:rtl/>
        </w:rPr>
      </w:pPr>
    </w:p>
    <w:p w14:paraId="79C95867" w14:textId="77777777" w:rsidR="00E56613" w:rsidRPr="00E56613" w:rsidRDefault="00E56613" w:rsidP="00E56613">
      <w:pPr>
        <w:spacing w:before="0" w:beforeAutospacing="0" w:after="0" w:afterAutospacing="0" w:line="240" w:lineRule="auto"/>
        <w:ind w:left="1440" w:hanging="720"/>
        <w:jc w:val="both"/>
        <w:rPr>
          <w:rFonts w:ascii="David" w:eastAsia="Times New Roman" w:hAnsi="David" w:cs="David"/>
          <w:sz w:val="24"/>
          <w:szCs w:val="24"/>
          <w:rtl/>
        </w:rPr>
      </w:pPr>
      <w:r w:rsidRPr="00E56613">
        <w:rPr>
          <w:rFonts w:ascii="David" w:eastAsia="Times New Roman" w:hAnsi="David" w:cs="David"/>
          <w:sz w:val="24"/>
          <w:szCs w:val="24"/>
          <w:rtl/>
        </w:rPr>
        <w:t>16.9.</w:t>
      </w:r>
      <w:r w:rsidRPr="00E56613">
        <w:rPr>
          <w:rFonts w:ascii="David" w:eastAsia="Times New Roman" w:hAnsi="David" w:cs="David"/>
          <w:sz w:val="24"/>
          <w:szCs w:val="24"/>
          <w:rtl/>
        </w:rPr>
        <w:tab/>
        <w:t xml:space="preserve">מבלי לגרוע מאחריותו על פי הסכם זה ו/או על פי דין, הקבלן מתחייב לערוך ולקיים על חשבונו, את שאר הביטוחים וההתחייבויות הדרושים ו/או הנדרשים לשם ביצוע העבודות לרבות, ומבלי לגרוע מכלליות האמור, תשלומים לביטוח לאומי, ביטוח חובה לכל כלי הרכב המובאים לאתר ו/או המשמשים לביצוע העבודות, ביטוח אחריות כלפי צד שלישי רכוש לכל כלי הרכב כאמור ולרבות את הביטוחים כדלקמן (להלן ולעיל: </w:t>
      </w:r>
      <w:r w:rsidRPr="00E56613">
        <w:rPr>
          <w:rFonts w:ascii="David" w:eastAsia="Times New Roman" w:hAnsi="David" w:cs="David"/>
          <w:b/>
          <w:bCs/>
          <w:sz w:val="24"/>
          <w:szCs w:val="24"/>
          <w:rtl/>
        </w:rPr>
        <w:t>"ביטוחי הקבלן"</w:t>
      </w:r>
      <w:r w:rsidRPr="00E56613">
        <w:rPr>
          <w:rFonts w:ascii="David" w:eastAsia="Times New Roman" w:hAnsi="David" w:cs="David"/>
          <w:sz w:val="24"/>
          <w:szCs w:val="24"/>
          <w:rtl/>
        </w:rPr>
        <w:t>):-</w:t>
      </w:r>
    </w:p>
    <w:p w14:paraId="3C517136" w14:textId="77777777" w:rsidR="00E56613" w:rsidRPr="00E56613" w:rsidRDefault="00E56613" w:rsidP="00E56613">
      <w:pPr>
        <w:spacing w:before="0" w:beforeAutospacing="0" w:after="0" w:afterAutospacing="0" w:line="240" w:lineRule="auto"/>
        <w:ind w:left="720"/>
        <w:jc w:val="both"/>
        <w:rPr>
          <w:rFonts w:ascii="David" w:eastAsia="Times New Roman" w:hAnsi="David" w:cs="David"/>
          <w:sz w:val="24"/>
          <w:szCs w:val="24"/>
          <w:rtl/>
        </w:rPr>
      </w:pPr>
    </w:p>
    <w:p w14:paraId="1B70FFF5" w14:textId="77777777" w:rsidR="00E56613" w:rsidRPr="00E56613" w:rsidRDefault="00E56613" w:rsidP="00E56613">
      <w:pPr>
        <w:spacing w:before="0" w:beforeAutospacing="0" w:after="0" w:afterAutospacing="0" w:line="240" w:lineRule="auto"/>
        <w:ind w:left="2150" w:hanging="710"/>
        <w:jc w:val="both"/>
        <w:rPr>
          <w:rFonts w:ascii="David" w:eastAsia="Times New Roman" w:hAnsi="David" w:cs="David"/>
          <w:sz w:val="24"/>
          <w:szCs w:val="24"/>
          <w:rtl/>
        </w:rPr>
      </w:pPr>
      <w:r w:rsidRPr="00E56613">
        <w:rPr>
          <w:rFonts w:ascii="David" w:eastAsia="Times New Roman" w:hAnsi="David" w:cs="David"/>
          <w:sz w:val="24"/>
          <w:szCs w:val="24"/>
          <w:rtl/>
        </w:rPr>
        <w:t>א.</w:t>
      </w:r>
      <w:r w:rsidRPr="00E56613">
        <w:rPr>
          <w:rFonts w:ascii="David" w:eastAsia="Times New Roman" w:hAnsi="David" w:cs="David"/>
          <w:sz w:val="24"/>
          <w:szCs w:val="24"/>
          <w:rtl/>
        </w:rPr>
        <w:tab/>
      </w:r>
      <w:r w:rsidRPr="00E56613">
        <w:rPr>
          <w:rFonts w:ascii="David" w:eastAsia="Times New Roman" w:hAnsi="David" w:cs="David"/>
          <w:sz w:val="24"/>
          <w:szCs w:val="24"/>
          <w:u w:val="single"/>
          <w:rtl/>
        </w:rPr>
        <w:t>ביטוח "אש מורחב"</w:t>
      </w:r>
      <w:r w:rsidRPr="00E56613">
        <w:rPr>
          <w:rFonts w:ascii="David" w:eastAsia="Times New Roman" w:hAnsi="David" w:cs="David"/>
          <w:sz w:val="24"/>
          <w:szCs w:val="24"/>
          <w:rtl/>
        </w:rPr>
        <w:t xml:space="preserve"> המכסה במלוא ערך כינון כל רכוש, ציוד ומתקנים המובאים על ידי הקבלן לאתר ו/או המשמשים לצורך ביצוע העבודות (אשר אינם כלולים בפוליסת העבודות, באשר אינם מהווים חלק מהעבודות), והכול כמפורט בסעיף 1 לאישור עריכת הביטוח המצורף להסכם זה </w:t>
      </w:r>
      <w:r w:rsidRPr="00E56613">
        <w:rPr>
          <w:rFonts w:ascii="David" w:eastAsia="Times New Roman" w:hAnsi="David" w:cs="David"/>
          <w:sz w:val="24"/>
          <w:szCs w:val="24"/>
          <w:u w:val="single"/>
          <w:rtl/>
        </w:rPr>
        <w:t>כנספח 3.1.14</w:t>
      </w:r>
      <w:r w:rsidRPr="00E56613">
        <w:rPr>
          <w:rFonts w:ascii="David" w:eastAsia="Times New Roman" w:hAnsi="David" w:cs="David"/>
          <w:sz w:val="24"/>
          <w:szCs w:val="24"/>
          <w:rtl/>
        </w:rPr>
        <w:t xml:space="preserve">, והמהווה חלק בלתי נפרד ממנו (להלן: </w:t>
      </w:r>
      <w:r w:rsidRPr="00E56613">
        <w:rPr>
          <w:rFonts w:ascii="David" w:eastAsia="Times New Roman" w:hAnsi="David" w:cs="David"/>
          <w:b/>
          <w:bCs/>
          <w:sz w:val="24"/>
          <w:szCs w:val="24"/>
          <w:rtl/>
        </w:rPr>
        <w:t>"אישור עריכת ביטוחי הקבלן"</w:t>
      </w:r>
      <w:r w:rsidRPr="00E56613">
        <w:rPr>
          <w:rFonts w:ascii="David" w:eastAsia="Times New Roman" w:hAnsi="David" w:cs="David"/>
          <w:sz w:val="24"/>
          <w:szCs w:val="24"/>
          <w:rtl/>
        </w:rPr>
        <w:t>).</w:t>
      </w:r>
    </w:p>
    <w:p w14:paraId="59181D97" w14:textId="77777777" w:rsidR="00E56613" w:rsidRPr="00E56613" w:rsidRDefault="00E56613" w:rsidP="00E56613">
      <w:pPr>
        <w:spacing w:before="0" w:beforeAutospacing="0" w:after="0" w:afterAutospacing="0" w:line="240" w:lineRule="auto"/>
        <w:ind w:left="730"/>
        <w:jc w:val="both"/>
        <w:rPr>
          <w:rFonts w:ascii="David" w:eastAsia="Times New Roman" w:hAnsi="David" w:cs="David"/>
          <w:sz w:val="24"/>
          <w:szCs w:val="24"/>
          <w:rtl/>
        </w:rPr>
      </w:pPr>
    </w:p>
    <w:p w14:paraId="0D33FD8E" w14:textId="77777777" w:rsidR="00E56613" w:rsidRPr="00E56613" w:rsidRDefault="00E56613" w:rsidP="00E56613">
      <w:pPr>
        <w:spacing w:before="0" w:beforeAutospacing="0" w:after="0" w:afterAutospacing="0" w:line="240" w:lineRule="auto"/>
        <w:ind w:left="2150" w:hanging="710"/>
        <w:jc w:val="both"/>
        <w:rPr>
          <w:rFonts w:ascii="David" w:eastAsia="Times New Roman" w:hAnsi="David" w:cs="David"/>
          <w:sz w:val="24"/>
          <w:szCs w:val="24"/>
          <w:rtl/>
        </w:rPr>
      </w:pPr>
      <w:r w:rsidRPr="00E56613">
        <w:rPr>
          <w:rFonts w:ascii="David" w:eastAsia="Times New Roman" w:hAnsi="David" w:cs="David"/>
          <w:sz w:val="24"/>
          <w:szCs w:val="24"/>
          <w:rtl/>
        </w:rPr>
        <w:t>ב.</w:t>
      </w:r>
      <w:r w:rsidRPr="00E56613">
        <w:rPr>
          <w:rFonts w:ascii="David" w:eastAsia="Times New Roman" w:hAnsi="David" w:cs="David"/>
          <w:sz w:val="24"/>
          <w:szCs w:val="24"/>
          <w:rtl/>
        </w:rPr>
        <w:tab/>
      </w:r>
      <w:r w:rsidRPr="00E56613">
        <w:rPr>
          <w:rFonts w:ascii="David" w:eastAsia="Times New Roman" w:hAnsi="David" w:cs="David"/>
          <w:sz w:val="24"/>
          <w:szCs w:val="24"/>
          <w:u w:val="single"/>
          <w:rtl/>
        </w:rPr>
        <w:t>ביטוח ציוד מכני הנדסי</w:t>
      </w:r>
      <w:r w:rsidRPr="00E56613">
        <w:rPr>
          <w:rFonts w:ascii="David" w:eastAsia="Times New Roman" w:hAnsi="David" w:cs="David"/>
          <w:sz w:val="24"/>
          <w:szCs w:val="24"/>
          <w:rtl/>
        </w:rPr>
        <w:t xml:space="preserve"> לכל הציוד המכאני ההנדסי המובא על ידו לאתר ו/או המשמש את הקבלן לצורך ביצוע העבודות, כמפורט בסעיף 2 לאישור עריכת ביטוחי הקבלן.</w:t>
      </w:r>
    </w:p>
    <w:p w14:paraId="1E92DFF1" w14:textId="77777777" w:rsidR="00E56613" w:rsidRPr="00E56613" w:rsidRDefault="00E56613" w:rsidP="00E56613">
      <w:pPr>
        <w:spacing w:before="0" w:beforeAutospacing="0" w:after="0" w:afterAutospacing="0" w:line="240" w:lineRule="auto"/>
        <w:ind w:left="720"/>
        <w:jc w:val="both"/>
        <w:rPr>
          <w:rFonts w:ascii="David" w:eastAsia="Times New Roman" w:hAnsi="David" w:cs="David"/>
          <w:sz w:val="24"/>
          <w:szCs w:val="24"/>
          <w:rtl/>
        </w:rPr>
      </w:pPr>
    </w:p>
    <w:p w14:paraId="03A5F29A" w14:textId="77777777" w:rsidR="00E56613" w:rsidRPr="00E56613" w:rsidRDefault="00E56613" w:rsidP="00E56613">
      <w:pPr>
        <w:spacing w:before="0" w:beforeAutospacing="0" w:after="0" w:afterAutospacing="0" w:line="240" w:lineRule="auto"/>
        <w:ind w:left="2150" w:hanging="710"/>
        <w:jc w:val="both"/>
        <w:rPr>
          <w:rFonts w:ascii="David" w:eastAsia="Times New Roman" w:hAnsi="David" w:cs="David"/>
          <w:sz w:val="24"/>
          <w:szCs w:val="24"/>
          <w:rtl/>
        </w:rPr>
      </w:pPr>
      <w:r w:rsidRPr="00E56613">
        <w:rPr>
          <w:rFonts w:ascii="David" w:eastAsia="Times New Roman" w:hAnsi="David" w:cs="David"/>
          <w:sz w:val="24"/>
          <w:szCs w:val="24"/>
          <w:rtl/>
        </w:rPr>
        <w:t>ג.</w:t>
      </w:r>
      <w:r w:rsidRPr="00E56613">
        <w:rPr>
          <w:rFonts w:ascii="David" w:eastAsia="Times New Roman" w:hAnsi="David" w:cs="David"/>
          <w:sz w:val="24"/>
          <w:szCs w:val="24"/>
          <w:rtl/>
        </w:rPr>
        <w:tab/>
      </w:r>
      <w:r w:rsidRPr="00E56613">
        <w:rPr>
          <w:rFonts w:ascii="David" w:eastAsia="Times New Roman" w:hAnsi="David" w:cs="David"/>
          <w:sz w:val="24"/>
          <w:szCs w:val="24"/>
          <w:u w:val="single"/>
          <w:rtl/>
        </w:rPr>
        <w:t>ביטוח אחריות מקצועית</w:t>
      </w:r>
      <w:r w:rsidRPr="00E56613">
        <w:rPr>
          <w:rFonts w:ascii="David" w:eastAsia="Times New Roman" w:hAnsi="David" w:cs="David"/>
          <w:sz w:val="24"/>
          <w:szCs w:val="24"/>
          <w:rtl/>
        </w:rPr>
        <w:t xml:space="preserve">, כמפורט בסעיף 3 לאישור עריכת ביטוחי הקבלן. ביטוח זה יהיה בתוקף לאורך כל תקופת ההסכם ולמשך 7 שנים נוספות מתום ביצוע העבודות ומסירתן למזמין. </w:t>
      </w:r>
    </w:p>
    <w:p w14:paraId="1058AD74" w14:textId="77777777" w:rsidR="00E56613" w:rsidRPr="00E56613" w:rsidRDefault="00E56613" w:rsidP="00E56613">
      <w:pPr>
        <w:keepNext/>
        <w:spacing w:before="0" w:beforeAutospacing="0" w:after="0" w:afterAutospacing="0" w:line="240" w:lineRule="auto"/>
        <w:ind w:left="2160"/>
        <w:jc w:val="center"/>
        <w:outlineLvl w:val="0"/>
        <w:rPr>
          <w:rFonts w:ascii="David" w:eastAsia="Times New Roman" w:hAnsi="David" w:cs="David"/>
          <w:b/>
          <w:bCs/>
          <w:sz w:val="24"/>
          <w:szCs w:val="24"/>
          <w:rtl/>
        </w:rPr>
      </w:pPr>
    </w:p>
    <w:p w14:paraId="3502F4C3" w14:textId="77777777" w:rsidR="00E56613" w:rsidRPr="00E56613" w:rsidRDefault="00E56613" w:rsidP="00E56613">
      <w:pPr>
        <w:keepNext/>
        <w:spacing w:before="0" w:beforeAutospacing="0" w:after="0" w:afterAutospacing="0" w:line="240" w:lineRule="auto"/>
        <w:ind w:left="2160" w:hanging="720"/>
        <w:outlineLvl w:val="0"/>
        <w:rPr>
          <w:rFonts w:ascii="David" w:eastAsia="Times New Roman" w:hAnsi="David" w:cs="David"/>
          <w:b/>
          <w:bCs/>
          <w:sz w:val="24"/>
          <w:szCs w:val="24"/>
          <w:rtl/>
        </w:rPr>
      </w:pPr>
      <w:r w:rsidRPr="00E56613">
        <w:rPr>
          <w:rFonts w:ascii="David" w:eastAsia="Times New Roman" w:hAnsi="David" w:cs="David"/>
          <w:sz w:val="24"/>
          <w:szCs w:val="24"/>
          <w:rtl/>
        </w:rPr>
        <w:t>ד.</w:t>
      </w:r>
      <w:r w:rsidRPr="00E56613">
        <w:rPr>
          <w:rFonts w:ascii="David" w:eastAsia="Times New Roman" w:hAnsi="David" w:cs="David"/>
          <w:b/>
          <w:bCs/>
          <w:sz w:val="24"/>
          <w:szCs w:val="24"/>
          <w:rtl/>
        </w:rPr>
        <w:tab/>
      </w:r>
      <w:r w:rsidRPr="00E56613">
        <w:rPr>
          <w:rFonts w:ascii="David" w:eastAsia="Times New Roman" w:hAnsi="David" w:cs="David"/>
          <w:sz w:val="24"/>
          <w:szCs w:val="24"/>
          <w:u w:val="single"/>
          <w:rtl/>
        </w:rPr>
        <w:t>ביטוח אחריות המוצר,</w:t>
      </w:r>
      <w:r w:rsidRPr="00E56613">
        <w:rPr>
          <w:rFonts w:ascii="David" w:eastAsia="Times New Roman" w:hAnsi="David" w:cs="David"/>
          <w:b/>
          <w:bCs/>
          <w:sz w:val="24"/>
          <w:szCs w:val="24"/>
          <w:rtl/>
        </w:rPr>
        <w:t xml:space="preserve"> </w:t>
      </w:r>
      <w:r w:rsidRPr="00E56613">
        <w:rPr>
          <w:rFonts w:ascii="David" w:eastAsia="Times New Roman" w:hAnsi="David" w:cs="David"/>
          <w:sz w:val="24"/>
          <w:szCs w:val="24"/>
          <w:rtl/>
        </w:rPr>
        <w:t xml:space="preserve">כמפורט בסעיף 4 לאישור עריכת ביטוחי הקבלן. ביטוח זה יהיה בתוקף החל ממועד מסירת העבודות ו/או כל חלק מהן ולמשך שבע שנים ממועד המסירה כאמור. </w:t>
      </w:r>
    </w:p>
    <w:p w14:paraId="4D74AA77" w14:textId="77777777" w:rsidR="00E56613" w:rsidRPr="00E56613" w:rsidRDefault="00E56613" w:rsidP="00E56613">
      <w:pPr>
        <w:spacing w:before="0" w:beforeAutospacing="0" w:after="0" w:afterAutospacing="0" w:line="240" w:lineRule="auto"/>
        <w:ind w:left="720"/>
        <w:jc w:val="both"/>
        <w:rPr>
          <w:rFonts w:ascii="David" w:eastAsia="Times New Roman" w:hAnsi="David" w:cs="David"/>
          <w:sz w:val="24"/>
          <w:szCs w:val="24"/>
          <w:rtl/>
        </w:rPr>
      </w:pPr>
      <w:r w:rsidRPr="00E56613">
        <w:rPr>
          <w:rFonts w:ascii="David" w:eastAsia="Times New Roman" w:hAnsi="David" w:cs="David" w:hint="cs"/>
          <w:sz w:val="24"/>
          <w:szCs w:val="24"/>
          <w:rtl/>
        </w:rPr>
        <w:t xml:space="preserve">              </w:t>
      </w:r>
      <w:r w:rsidRPr="00E56613">
        <w:rPr>
          <w:rFonts w:ascii="David" w:eastAsia="Times New Roman" w:hAnsi="David" w:cs="David"/>
          <w:sz w:val="24"/>
          <w:szCs w:val="24"/>
          <w:rtl/>
        </w:rPr>
        <w:t xml:space="preserve">למרות האמור, מוסכם כי הקבלן רשאי שלא לערוך את הביטוחים האמורים </w:t>
      </w:r>
      <w:r w:rsidRPr="00E56613">
        <w:rPr>
          <w:rFonts w:ascii="David" w:eastAsia="Times New Roman" w:hAnsi="David" w:cs="David"/>
          <w:sz w:val="24"/>
          <w:szCs w:val="24"/>
          <w:rtl/>
        </w:rPr>
        <w:tab/>
        <w:t xml:space="preserve">בס"ק (א) ו-(ב) דלעיל, במלואם או בחלקם ובלבד שהפטור כאמור בסעיף </w:t>
      </w:r>
      <w:r w:rsidRPr="00E56613">
        <w:rPr>
          <w:rFonts w:ascii="David" w:eastAsia="Times New Roman" w:hAnsi="David" w:cs="David"/>
          <w:sz w:val="24"/>
          <w:szCs w:val="24"/>
          <w:rtl/>
        </w:rPr>
        <w:tab/>
        <w:t>16.14 להלן יחול כאילו נערכו הביטוחים האמורים במלואם.</w:t>
      </w:r>
    </w:p>
    <w:p w14:paraId="0FBC77F7" w14:textId="77777777" w:rsidR="00E56613" w:rsidRPr="00E56613" w:rsidRDefault="00E56613" w:rsidP="00E56613">
      <w:pPr>
        <w:spacing w:before="0" w:beforeAutospacing="0" w:after="0" w:afterAutospacing="0" w:line="240" w:lineRule="auto"/>
        <w:ind w:left="720"/>
        <w:jc w:val="both"/>
        <w:rPr>
          <w:rFonts w:ascii="David" w:eastAsia="Times New Roman" w:hAnsi="David" w:cs="David"/>
          <w:sz w:val="24"/>
          <w:szCs w:val="24"/>
          <w:rtl/>
        </w:rPr>
      </w:pPr>
    </w:p>
    <w:p w14:paraId="4C530550" w14:textId="77777777" w:rsidR="00E56613" w:rsidRPr="00E56613" w:rsidRDefault="00E56613" w:rsidP="00E56613">
      <w:pPr>
        <w:spacing w:before="0" w:beforeAutospacing="0" w:after="0" w:afterAutospacing="0" w:line="240" w:lineRule="auto"/>
        <w:ind w:left="1440" w:hanging="720"/>
        <w:jc w:val="both"/>
        <w:rPr>
          <w:rFonts w:ascii="David" w:eastAsia="Times New Roman" w:hAnsi="David" w:cs="David"/>
          <w:sz w:val="24"/>
          <w:szCs w:val="24"/>
          <w:rtl/>
        </w:rPr>
      </w:pPr>
      <w:r w:rsidRPr="00E56613">
        <w:rPr>
          <w:rFonts w:ascii="David" w:eastAsia="Times New Roman" w:hAnsi="David" w:cs="David"/>
          <w:sz w:val="24"/>
          <w:szCs w:val="24"/>
          <w:rtl/>
        </w:rPr>
        <w:t>16.10.</w:t>
      </w:r>
      <w:r w:rsidRPr="00E56613">
        <w:rPr>
          <w:rFonts w:ascii="David" w:eastAsia="Times New Roman" w:hAnsi="David" w:cs="David"/>
          <w:sz w:val="24"/>
          <w:szCs w:val="24"/>
          <w:rtl/>
        </w:rPr>
        <w:tab/>
        <w:t>ביטוחי הקבלן יהיו ראשוניים וקודמים לכל ביטוח הנערך על ידי המזמין וכן יכללו את יתר התנאים כמפורט באישור עריכת ביטוחי הקבלן.</w:t>
      </w:r>
    </w:p>
    <w:p w14:paraId="27FFABF3" w14:textId="77777777" w:rsidR="00E56613" w:rsidRPr="00E56613" w:rsidRDefault="00E56613" w:rsidP="00E56613">
      <w:pPr>
        <w:spacing w:before="0" w:beforeAutospacing="0" w:after="0" w:afterAutospacing="0" w:line="240" w:lineRule="auto"/>
        <w:ind w:left="1440" w:hanging="720"/>
        <w:jc w:val="both"/>
        <w:rPr>
          <w:rFonts w:ascii="David" w:eastAsia="Times New Roman" w:hAnsi="David" w:cs="David"/>
          <w:sz w:val="24"/>
          <w:szCs w:val="24"/>
          <w:rtl/>
        </w:rPr>
      </w:pPr>
    </w:p>
    <w:p w14:paraId="1674539C" w14:textId="77777777" w:rsidR="00E56613" w:rsidRPr="00E56613" w:rsidRDefault="00E56613" w:rsidP="00E56613">
      <w:pPr>
        <w:spacing w:before="0" w:beforeAutospacing="0" w:after="0" w:afterAutospacing="0" w:line="240" w:lineRule="auto"/>
        <w:ind w:left="1440" w:hanging="720"/>
        <w:jc w:val="both"/>
        <w:rPr>
          <w:rFonts w:ascii="David" w:eastAsia="Times New Roman" w:hAnsi="David" w:cs="David"/>
          <w:sz w:val="24"/>
          <w:szCs w:val="24"/>
          <w:rtl/>
        </w:rPr>
      </w:pPr>
      <w:r w:rsidRPr="00E56613">
        <w:rPr>
          <w:rFonts w:ascii="David" w:eastAsia="Times New Roman" w:hAnsi="David" w:cs="David"/>
          <w:sz w:val="24"/>
          <w:szCs w:val="24"/>
          <w:rtl/>
        </w:rPr>
        <w:t>16.11.</w:t>
      </w:r>
      <w:r w:rsidRPr="00E56613">
        <w:rPr>
          <w:rFonts w:ascii="David" w:eastAsia="Times New Roman" w:hAnsi="David" w:cs="David"/>
          <w:sz w:val="24"/>
          <w:szCs w:val="24"/>
          <w:rtl/>
        </w:rPr>
        <w:tab/>
        <w:t>ללא צורך בכל דרישה מצד המזמין, מתחייב הקבלן להמציא לידי המזמין, לפני תחילת ביצוע העבודות על פי הסכם זה וכתנאי מוקדם לביצוען ו/או לכל תשלום על חשבון התמורה, את אישור עריכת ביטוחי הקבלן (נספח 3.1.14), כשהוא חתום בידי מבטחיו. כן מתחייב הקבלן לגרום לכל שינוי שיידרש על ידי המזמין באישור עריכת הביטוח, על מנת להתאימו להתחייבויותיו על פי הסכם זה. ואולם, מובהר בזאת כי אין בעריכת ביטוחי הקבלן ו/או בזכות הביקורת הנתונה למזמין ביחס לאישור עריכת ביטוחי הקבלן ו/או לפוליסות הביטוח המפורטות בהסכם זה, טיבם, היקפם, תוקפם או היעדרם, כדי לגרוע ו/או להפחית מאחריות הקבלן ו/או מהתחייבויותיו על פי הסכם זה ו/או על פי דין.</w:t>
      </w:r>
    </w:p>
    <w:p w14:paraId="07B84258" w14:textId="77777777" w:rsidR="00E56613" w:rsidRPr="00E56613" w:rsidRDefault="00E56613" w:rsidP="00E56613">
      <w:pPr>
        <w:spacing w:before="0" w:beforeAutospacing="0" w:after="0" w:afterAutospacing="0" w:line="240" w:lineRule="auto"/>
        <w:ind w:left="1440" w:hanging="720"/>
        <w:jc w:val="both"/>
        <w:rPr>
          <w:rFonts w:ascii="David" w:eastAsia="Times New Roman" w:hAnsi="David" w:cs="David"/>
          <w:sz w:val="24"/>
          <w:szCs w:val="24"/>
          <w:rtl/>
        </w:rPr>
      </w:pPr>
    </w:p>
    <w:p w14:paraId="42D5E610" w14:textId="77777777" w:rsidR="00E56613" w:rsidRPr="00E56613" w:rsidRDefault="00E56613" w:rsidP="00E56613">
      <w:pPr>
        <w:spacing w:before="0" w:beforeAutospacing="0" w:after="0" w:afterAutospacing="0" w:line="240" w:lineRule="auto"/>
        <w:ind w:left="1440"/>
        <w:jc w:val="both"/>
        <w:rPr>
          <w:rFonts w:ascii="David" w:eastAsia="Times New Roman" w:hAnsi="David" w:cs="David"/>
          <w:sz w:val="24"/>
          <w:szCs w:val="24"/>
          <w:rtl/>
        </w:rPr>
      </w:pPr>
      <w:r w:rsidRPr="00E56613">
        <w:rPr>
          <w:rFonts w:ascii="David" w:eastAsia="Times New Roman" w:hAnsi="David" w:cs="David"/>
          <w:sz w:val="24"/>
          <w:szCs w:val="24"/>
          <w:rtl/>
        </w:rPr>
        <w:t>הקבלן מתחייב לוודא כי ביטוחי הקבלן יחודשו מעת לעת ויהיה בתוקף לאורך כל תקופת ההסכם ו/או העבודות (המאוחר מביניהן).</w:t>
      </w:r>
      <w:r w:rsidRPr="00E56613">
        <w:rPr>
          <w:rFonts w:ascii="David" w:eastAsia="Times New Roman" w:hAnsi="David" w:cs="David"/>
          <w:sz w:val="24"/>
          <w:szCs w:val="24"/>
          <w:rtl/>
        </w:rPr>
        <w:tab/>
      </w:r>
    </w:p>
    <w:p w14:paraId="22E7C137" w14:textId="77777777" w:rsidR="00E56613" w:rsidRPr="00E56613" w:rsidRDefault="00E56613" w:rsidP="00E56613">
      <w:pPr>
        <w:spacing w:before="0" w:beforeAutospacing="0" w:after="0" w:afterAutospacing="0" w:line="240" w:lineRule="auto"/>
        <w:ind w:left="1440"/>
        <w:jc w:val="both"/>
        <w:rPr>
          <w:rFonts w:ascii="David" w:eastAsia="Times New Roman" w:hAnsi="David" w:cs="David"/>
          <w:sz w:val="24"/>
          <w:szCs w:val="24"/>
          <w:rtl/>
        </w:rPr>
      </w:pPr>
    </w:p>
    <w:p w14:paraId="2FEC26CF" w14:textId="77777777" w:rsidR="00E56613" w:rsidRPr="00E56613" w:rsidRDefault="00E56613" w:rsidP="00E56613">
      <w:pPr>
        <w:spacing w:before="0" w:beforeAutospacing="0" w:after="0" w:afterAutospacing="0" w:line="240" w:lineRule="auto"/>
        <w:ind w:left="1440"/>
        <w:jc w:val="both"/>
        <w:rPr>
          <w:rFonts w:ascii="David" w:eastAsia="Times New Roman" w:hAnsi="David" w:cs="David"/>
          <w:sz w:val="24"/>
          <w:szCs w:val="24"/>
          <w:rtl/>
        </w:rPr>
      </w:pPr>
      <w:r w:rsidRPr="00E56613">
        <w:rPr>
          <w:rFonts w:ascii="David" w:eastAsia="Times New Roman" w:hAnsi="David" w:cs="David"/>
          <w:sz w:val="24"/>
          <w:szCs w:val="24"/>
          <w:rtl/>
        </w:rPr>
        <w:t>בתום תקופת ביטוחי הקבלן, ימציא הקבלן לידי המזמין אישור עריכת ביטוח מעודכן בגין חידוש ביטוחי הקבלן לתקופת ביטוח נוספת ומידי תקופת ביטוח, כל עוד הסכם זה בתוקף ו/או כל עוד מתבצעות עבודות (המאוחר מביניהם). מבלי לגרוע מהאמור, ובכל הנוגע לביטוח האחריות המקצועית וביטוח אחריות המוצר לעריכתם התחייב הקבלן – הללו יוחזקו בתוקף והקבלן מתחייב להציג אישורי עריכת ביטוח בגינם – במועדים כאמור ולמשך 7 שנים נוספות ממועד תום ביצוע העבודות ו/או מסירתן.</w:t>
      </w:r>
    </w:p>
    <w:p w14:paraId="1199A626" w14:textId="77777777" w:rsidR="00E56613" w:rsidRPr="00E56613" w:rsidRDefault="00E56613" w:rsidP="00E56613">
      <w:pPr>
        <w:spacing w:before="0" w:beforeAutospacing="0" w:after="0" w:afterAutospacing="0" w:line="240" w:lineRule="auto"/>
        <w:ind w:left="1440" w:hanging="720"/>
        <w:jc w:val="both"/>
        <w:rPr>
          <w:rFonts w:ascii="David" w:eastAsia="Times New Roman" w:hAnsi="David" w:cs="David"/>
          <w:sz w:val="24"/>
          <w:szCs w:val="24"/>
          <w:rtl/>
        </w:rPr>
      </w:pPr>
    </w:p>
    <w:p w14:paraId="4E87B634" w14:textId="77777777" w:rsidR="00E56613" w:rsidRPr="00E56613" w:rsidRDefault="00E56613" w:rsidP="00E56613">
      <w:pPr>
        <w:spacing w:before="0" w:beforeAutospacing="0" w:after="120" w:afterAutospacing="0" w:line="240" w:lineRule="auto"/>
        <w:ind w:left="1440" w:hanging="720"/>
        <w:jc w:val="both"/>
        <w:rPr>
          <w:rFonts w:ascii="David" w:eastAsia="Times New Roman" w:hAnsi="David" w:cs="David"/>
          <w:sz w:val="24"/>
          <w:szCs w:val="24"/>
          <w:rtl/>
        </w:rPr>
      </w:pPr>
      <w:r w:rsidRPr="00E56613">
        <w:rPr>
          <w:rFonts w:ascii="David" w:eastAsia="Times New Roman" w:hAnsi="David" w:cs="David"/>
          <w:sz w:val="24"/>
          <w:szCs w:val="24"/>
          <w:rtl/>
        </w:rPr>
        <w:t>16.12.</w:t>
      </w:r>
      <w:r w:rsidRPr="00E56613">
        <w:rPr>
          <w:rFonts w:ascii="David" w:eastAsia="Times New Roman" w:hAnsi="David" w:cs="David"/>
          <w:sz w:val="24"/>
          <w:szCs w:val="24"/>
          <w:rtl/>
        </w:rPr>
        <w:tab/>
        <w:t xml:space="preserve">הקבלן מתחייב לשלם את דמי הביטוח בגין ביטוחי הקבלן ולמלא אחר כל תנאי הפוליסות. </w:t>
      </w:r>
    </w:p>
    <w:p w14:paraId="4765BDC9" w14:textId="77777777" w:rsidR="00E56613" w:rsidRPr="00E56613" w:rsidRDefault="00E56613" w:rsidP="00E56613">
      <w:pPr>
        <w:spacing w:before="0" w:beforeAutospacing="0" w:after="0" w:afterAutospacing="0" w:line="240" w:lineRule="auto"/>
        <w:ind w:left="720"/>
        <w:jc w:val="both"/>
        <w:rPr>
          <w:rFonts w:ascii="David" w:eastAsia="Times New Roman" w:hAnsi="David" w:cs="David"/>
          <w:sz w:val="24"/>
          <w:szCs w:val="24"/>
          <w:rtl/>
        </w:rPr>
      </w:pPr>
    </w:p>
    <w:p w14:paraId="252E9A25" w14:textId="77777777" w:rsidR="00E56613" w:rsidRPr="00E56613" w:rsidRDefault="00E56613" w:rsidP="00E56613">
      <w:pPr>
        <w:spacing w:before="0" w:beforeAutospacing="0" w:after="0" w:afterAutospacing="0" w:line="240" w:lineRule="auto"/>
        <w:ind w:left="1440" w:hanging="720"/>
        <w:jc w:val="both"/>
        <w:rPr>
          <w:rFonts w:ascii="David" w:eastAsia="Times New Roman" w:hAnsi="David" w:cs="David"/>
          <w:sz w:val="24"/>
          <w:szCs w:val="24"/>
          <w:rtl/>
        </w:rPr>
      </w:pPr>
      <w:r w:rsidRPr="00E56613">
        <w:rPr>
          <w:rFonts w:ascii="David" w:eastAsia="Times New Roman" w:hAnsi="David" w:cs="David"/>
          <w:sz w:val="24"/>
          <w:szCs w:val="24"/>
          <w:rtl/>
        </w:rPr>
        <w:t>16.13.</w:t>
      </w:r>
      <w:r w:rsidRPr="00E56613">
        <w:rPr>
          <w:rFonts w:ascii="David" w:eastAsia="Times New Roman" w:hAnsi="David" w:cs="David"/>
          <w:sz w:val="24"/>
          <w:szCs w:val="24"/>
          <w:rtl/>
        </w:rPr>
        <w:tab/>
        <w:t>אם לדעת הקבלן יש צורך בעריכת ביטוח נוסף ו/או משלים לביטוחים דלעיל, מתחייב הקבלן לערוך ולקיים את הביטוח הנוסף ו/או המשלים כאמור. בכל ביטוח רכוש נוסף ו/או משלים לביטוחי הקבלן ייכלל סעיף בדבר ויתור המבטח על זכות התחלוף כלפי המזמין ו/או מי מטעמו (למעט כלפי אדם שגרם לנזק בזדון). כל ביטוח חבויות נוסף ו/או משלים יורחב לשפות את המזמין בגין אחריותו למעשי ו/או מחדלי הקבלן, בכפוף לסעיף אחריות צולבת.</w:t>
      </w:r>
    </w:p>
    <w:p w14:paraId="07DC33EB" w14:textId="77777777" w:rsidR="00E56613" w:rsidRPr="00E56613" w:rsidRDefault="00E56613" w:rsidP="00E56613">
      <w:pPr>
        <w:spacing w:before="0" w:beforeAutospacing="0" w:after="0" w:afterAutospacing="0" w:line="240" w:lineRule="auto"/>
        <w:ind w:left="720"/>
        <w:jc w:val="both"/>
        <w:rPr>
          <w:rFonts w:ascii="David" w:eastAsia="Times New Roman" w:hAnsi="David" w:cs="David"/>
          <w:sz w:val="24"/>
          <w:szCs w:val="24"/>
          <w:rtl/>
        </w:rPr>
      </w:pPr>
    </w:p>
    <w:p w14:paraId="25C073DF" w14:textId="77777777" w:rsidR="00E56613" w:rsidRPr="00E56613" w:rsidRDefault="00E56613" w:rsidP="00E56613">
      <w:pPr>
        <w:spacing w:before="0" w:beforeAutospacing="0" w:after="120" w:afterAutospacing="0" w:line="240" w:lineRule="auto"/>
        <w:ind w:left="1440" w:hanging="720"/>
        <w:jc w:val="both"/>
        <w:rPr>
          <w:rFonts w:ascii="David" w:eastAsia="Times New Roman" w:hAnsi="David" w:cs="David"/>
          <w:sz w:val="24"/>
          <w:szCs w:val="24"/>
          <w:rtl/>
        </w:rPr>
      </w:pPr>
      <w:r w:rsidRPr="00E56613">
        <w:rPr>
          <w:rFonts w:ascii="David" w:eastAsia="Times New Roman" w:hAnsi="David" w:cs="David"/>
          <w:sz w:val="24"/>
          <w:szCs w:val="24"/>
          <w:rtl/>
        </w:rPr>
        <w:t>16.14.</w:t>
      </w:r>
      <w:r w:rsidRPr="00E56613">
        <w:rPr>
          <w:rFonts w:ascii="David" w:eastAsia="Times New Roman" w:hAnsi="David" w:cs="David"/>
          <w:sz w:val="24"/>
          <w:szCs w:val="24"/>
          <w:rtl/>
        </w:rPr>
        <w:tab/>
        <w:t>הקבלן פוטר את המזמין ו/או הבאים מטעמו וכן את יתר הקבלנים ו/או היועצים ו/או כל גורם אחר הקשור לביצוע העבודות (להלן: "</w:t>
      </w:r>
      <w:r w:rsidRPr="00E56613">
        <w:rPr>
          <w:rFonts w:ascii="David" w:eastAsia="Times New Roman" w:hAnsi="David" w:cs="David"/>
          <w:b/>
          <w:bCs/>
          <w:sz w:val="24"/>
          <w:szCs w:val="24"/>
          <w:rtl/>
        </w:rPr>
        <w:t>הגורמים האחרים</w:t>
      </w:r>
      <w:r w:rsidRPr="00E56613">
        <w:rPr>
          <w:rFonts w:ascii="David" w:eastAsia="Times New Roman" w:hAnsi="David" w:cs="David"/>
          <w:sz w:val="24"/>
          <w:szCs w:val="24"/>
          <w:rtl/>
        </w:rPr>
        <w:t xml:space="preserve">") אשר בהסכמיהם של הגורמים האחרים עם המזמין נכלל פטור מקביל לטובת הקבלן, מאחריות לכל אובדן ו/או נזק לרכושו המובא לאתר ו/או המשמש לצורך ביצוע העבודות, ולא תהיה לו כל טענה ו/או דרישה ו/או תביעה כלפי הנ"ל בגין כל אובדן ו/או נזק כאמור. </w:t>
      </w:r>
    </w:p>
    <w:p w14:paraId="632A0003" w14:textId="77777777" w:rsidR="00E56613" w:rsidRPr="00E56613" w:rsidRDefault="00E56613" w:rsidP="00E56613">
      <w:pPr>
        <w:spacing w:before="0" w:beforeAutospacing="0" w:after="120" w:afterAutospacing="0" w:line="240" w:lineRule="auto"/>
        <w:ind w:left="1440" w:hanging="720"/>
        <w:jc w:val="both"/>
        <w:rPr>
          <w:rFonts w:ascii="David" w:eastAsia="Times New Roman" w:hAnsi="David" w:cs="David"/>
          <w:sz w:val="24"/>
          <w:szCs w:val="24"/>
          <w:rtl/>
        </w:rPr>
      </w:pPr>
    </w:p>
    <w:p w14:paraId="5D4F504D" w14:textId="77777777" w:rsidR="00E56613" w:rsidRPr="00E56613" w:rsidRDefault="00E56613" w:rsidP="00E56613">
      <w:pPr>
        <w:spacing w:before="0" w:beforeAutospacing="0" w:after="120" w:afterAutospacing="0" w:line="240" w:lineRule="auto"/>
        <w:ind w:left="1440"/>
        <w:jc w:val="both"/>
        <w:rPr>
          <w:rFonts w:ascii="David" w:eastAsia="Times New Roman" w:hAnsi="David" w:cs="David"/>
          <w:sz w:val="24"/>
          <w:szCs w:val="24"/>
          <w:rtl/>
        </w:rPr>
      </w:pPr>
      <w:r w:rsidRPr="00E56613">
        <w:rPr>
          <w:rFonts w:ascii="David" w:eastAsia="Times New Roman" w:hAnsi="David" w:cs="David"/>
          <w:sz w:val="24"/>
          <w:szCs w:val="24"/>
          <w:rtl/>
        </w:rPr>
        <w:t xml:space="preserve">מבלי לגרוע מהאמור, הקבלן פוטר את המזמין ו/או הבאים מטעמו וכן את הגורמים האחרים אשר בביטוחיהם של הגורמים האחרים נכלל ויתור מקביל כלפי הקבלן, מאחריות לכל אובדן ו/או נזק אשר הוא זכאי לשיפוי בגינו על פי ביטוחי הקבלן (או שהיה זכאי לשיפוי אלמלא ההשתתפות העצמית), ולא תהיה לו כל טענה ו/או דרישה ו/או תביעה כלפי הנ"ל בגין כל אובדן ו/או נזק כאמור. </w:t>
      </w:r>
    </w:p>
    <w:p w14:paraId="46C87250" w14:textId="77777777" w:rsidR="00E56613" w:rsidRPr="00E56613" w:rsidRDefault="00E56613" w:rsidP="00E56613">
      <w:pPr>
        <w:spacing w:before="0" w:beforeAutospacing="0" w:after="0" w:afterAutospacing="0" w:line="240" w:lineRule="auto"/>
        <w:ind w:left="720"/>
        <w:jc w:val="both"/>
        <w:rPr>
          <w:rFonts w:ascii="David" w:eastAsia="Times New Roman" w:hAnsi="David" w:cs="David"/>
          <w:sz w:val="24"/>
          <w:szCs w:val="24"/>
          <w:rtl/>
        </w:rPr>
      </w:pPr>
    </w:p>
    <w:p w14:paraId="12D646D3" w14:textId="77777777" w:rsidR="00E56613" w:rsidRPr="00E56613" w:rsidRDefault="00E56613" w:rsidP="00E56613">
      <w:pPr>
        <w:spacing w:before="0" w:beforeAutospacing="0" w:after="0" w:afterAutospacing="0" w:line="240" w:lineRule="auto"/>
        <w:ind w:left="720"/>
        <w:jc w:val="both"/>
        <w:rPr>
          <w:rFonts w:ascii="David" w:eastAsia="Times New Roman" w:hAnsi="David" w:cs="David"/>
          <w:sz w:val="24"/>
          <w:szCs w:val="24"/>
          <w:rtl/>
        </w:rPr>
      </w:pPr>
      <w:r w:rsidRPr="00E56613">
        <w:rPr>
          <w:rFonts w:ascii="David" w:eastAsia="Times New Roman" w:hAnsi="David" w:cs="David"/>
          <w:sz w:val="24"/>
          <w:szCs w:val="24"/>
          <w:rtl/>
        </w:rPr>
        <w:t xml:space="preserve">             האמור לעיל בדבר פטור מאחריות לא יחול לטובת אדם שגרם לנזק בזדון.</w:t>
      </w:r>
    </w:p>
    <w:p w14:paraId="4167C560" w14:textId="77777777" w:rsidR="00E56613" w:rsidRPr="00E56613" w:rsidRDefault="00E56613" w:rsidP="00E56613">
      <w:pPr>
        <w:spacing w:before="0" w:beforeAutospacing="0" w:after="0" w:afterAutospacing="0" w:line="240" w:lineRule="auto"/>
        <w:ind w:left="720"/>
        <w:jc w:val="both"/>
        <w:rPr>
          <w:rFonts w:ascii="David" w:eastAsia="Times New Roman" w:hAnsi="David" w:cs="David"/>
          <w:sz w:val="24"/>
          <w:szCs w:val="24"/>
          <w:rtl/>
        </w:rPr>
      </w:pPr>
    </w:p>
    <w:p w14:paraId="450BBA9B" w14:textId="77777777" w:rsidR="00E56613" w:rsidRPr="00E56613" w:rsidRDefault="00E56613" w:rsidP="00E56613">
      <w:pPr>
        <w:spacing w:before="0" w:beforeAutospacing="0" w:after="0" w:afterAutospacing="0" w:line="240" w:lineRule="auto"/>
        <w:ind w:left="1440" w:hanging="720"/>
        <w:jc w:val="both"/>
        <w:rPr>
          <w:rFonts w:ascii="David" w:eastAsia="Times New Roman" w:hAnsi="David" w:cs="David"/>
          <w:sz w:val="24"/>
          <w:szCs w:val="24"/>
          <w:rtl/>
        </w:rPr>
      </w:pPr>
      <w:r w:rsidRPr="00E56613">
        <w:rPr>
          <w:rFonts w:ascii="David" w:eastAsia="Times New Roman" w:hAnsi="David" w:cs="David"/>
          <w:sz w:val="24"/>
          <w:szCs w:val="24"/>
          <w:rtl/>
        </w:rPr>
        <w:t>16.15.</w:t>
      </w:r>
      <w:r w:rsidRPr="00E56613">
        <w:rPr>
          <w:rFonts w:ascii="David" w:eastAsia="Times New Roman" w:hAnsi="David" w:cs="David"/>
          <w:sz w:val="24"/>
          <w:szCs w:val="24"/>
          <w:rtl/>
        </w:rPr>
        <w:tab/>
        <w:t>תגמולי הביטוח שישולמו במסגרת ביטוחי הקבלן בגין כל אובדן ו/או נזק, ישמשו לשיקום וכינון הנזק.</w:t>
      </w:r>
    </w:p>
    <w:p w14:paraId="6E02B821" w14:textId="77777777" w:rsidR="00E56613" w:rsidRPr="00E56613" w:rsidRDefault="00E56613" w:rsidP="00E56613">
      <w:pPr>
        <w:spacing w:before="0" w:beforeAutospacing="0" w:after="0" w:afterAutospacing="0" w:line="240" w:lineRule="auto"/>
        <w:ind w:left="720"/>
        <w:jc w:val="both"/>
        <w:rPr>
          <w:rFonts w:ascii="David" w:eastAsia="Times New Roman" w:hAnsi="David" w:cs="David"/>
          <w:sz w:val="24"/>
          <w:szCs w:val="24"/>
          <w:rtl/>
        </w:rPr>
      </w:pPr>
    </w:p>
    <w:p w14:paraId="795EB26F" w14:textId="77777777" w:rsidR="00E56613" w:rsidRPr="00E56613" w:rsidRDefault="00E56613" w:rsidP="00E56613">
      <w:pPr>
        <w:spacing w:before="0" w:beforeAutospacing="0" w:after="120" w:afterAutospacing="0" w:line="240" w:lineRule="auto"/>
        <w:ind w:left="1440" w:hanging="720"/>
        <w:jc w:val="both"/>
        <w:rPr>
          <w:rFonts w:ascii="David" w:eastAsia="Times New Roman" w:hAnsi="David" w:cs="David"/>
          <w:sz w:val="24"/>
          <w:szCs w:val="24"/>
          <w:rtl/>
        </w:rPr>
      </w:pPr>
      <w:r w:rsidRPr="00E56613">
        <w:rPr>
          <w:rFonts w:ascii="David" w:eastAsia="Times New Roman" w:hAnsi="David" w:cs="David"/>
          <w:sz w:val="24"/>
          <w:szCs w:val="24"/>
          <w:rtl/>
        </w:rPr>
        <w:t>16.16.</w:t>
      </w:r>
      <w:r w:rsidRPr="00E56613">
        <w:rPr>
          <w:rFonts w:ascii="David" w:eastAsia="Times New Roman" w:hAnsi="David" w:cs="David"/>
          <w:sz w:val="24"/>
          <w:szCs w:val="24"/>
          <w:rtl/>
        </w:rPr>
        <w:tab/>
        <w:t xml:space="preserve">מבלי לגרוע מכל הוראה מהוראות הסכם זה לעניין הסבת ההסכם, ובמקרה בו ביצוע העבודות על פי הסכם זה ייעשה על ידי קבלן משנה מטעם הקבלן, מתחייב הקבלן לדאוג כי בידי קבלן המשנה פוליסות ביטוח בהתאם לתנאים ולסכומים הנדרשים לעיל. למען הסר ספק מובהר בזאת כי הקבלן הוא הנושא באחריות כלפי המזמין ביחס לביצוע העבודות על פי הסכם זה במלואן לרבות עבודות שיבוצעו על ידי קבלן משנה והוא יהיה אחראי לשפות ו/או לפצות את המזמין בגין כל אובדן ו/או נזק שייגרם, במישרין או בעקיפין, עקב עבודות שייעשו על ידי קבלן משנה, אם ייגרם, בין אם אובדן ו/או נזק כאמור מכוסה במי מהפוליסות דלעיל ובין אם לאו.  </w:t>
      </w:r>
    </w:p>
    <w:p w14:paraId="40F0549E" w14:textId="77777777" w:rsidR="00E56613" w:rsidRPr="00E56613" w:rsidRDefault="00E56613" w:rsidP="00E56613">
      <w:pPr>
        <w:spacing w:before="0" w:beforeAutospacing="0" w:after="0" w:afterAutospacing="0" w:line="240" w:lineRule="auto"/>
        <w:ind w:left="720"/>
        <w:jc w:val="center"/>
        <w:rPr>
          <w:rFonts w:ascii="David" w:eastAsia="Times New Roman" w:hAnsi="David" w:cs="David"/>
          <w:b/>
          <w:bCs/>
          <w:sz w:val="24"/>
          <w:szCs w:val="24"/>
          <w:highlight w:val="green"/>
          <w:rtl/>
        </w:rPr>
      </w:pPr>
    </w:p>
    <w:p w14:paraId="5EEB1AD2" w14:textId="77777777" w:rsidR="00E56613" w:rsidRPr="00E56613" w:rsidRDefault="00E56613" w:rsidP="00E56613">
      <w:pPr>
        <w:spacing w:before="0" w:beforeAutospacing="0" w:after="0" w:afterAutospacing="0" w:line="360" w:lineRule="auto"/>
        <w:jc w:val="both"/>
        <w:rPr>
          <w:rFonts w:ascii="David" w:eastAsia="Times New Roman" w:hAnsi="David" w:cs="David"/>
          <w:sz w:val="24"/>
          <w:szCs w:val="24"/>
          <w:rtl/>
        </w:rPr>
      </w:pPr>
    </w:p>
    <w:p w14:paraId="7C70D9EE" w14:textId="77777777" w:rsidR="00E56613" w:rsidRPr="00E56613" w:rsidRDefault="00E56613" w:rsidP="00237720">
      <w:pPr>
        <w:numPr>
          <w:ilvl w:val="0"/>
          <w:numId w:val="24"/>
        </w:numPr>
        <w:spacing w:before="120" w:beforeAutospacing="0" w:after="120" w:afterAutospacing="0" w:line="240" w:lineRule="auto"/>
        <w:ind w:left="397" w:hanging="397"/>
        <w:jc w:val="both"/>
        <w:outlineLvl w:val="0"/>
        <w:rPr>
          <w:rFonts w:ascii="David" w:eastAsia="Times New Roman" w:hAnsi="David" w:cs="David"/>
          <w:b/>
          <w:bCs/>
          <w:snapToGrid w:val="0"/>
          <w:sz w:val="26"/>
          <w:szCs w:val="24"/>
          <w:u w:val="single"/>
          <w:rtl/>
        </w:rPr>
      </w:pPr>
      <w:r w:rsidRPr="00E56613">
        <w:rPr>
          <w:rFonts w:ascii="David" w:eastAsia="Times New Roman" w:hAnsi="David" w:cs="David"/>
          <w:b/>
          <w:bCs/>
          <w:snapToGrid w:val="0"/>
          <w:sz w:val="26"/>
          <w:szCs w:val="24"/>
          <w:u w:val="single"/>
          <w:rtl/>
        </w:rPr>
        <w:t>עובדים</w:t>
      </w:r>
    </w:p>
    <w:p w14:paraId="10657208" w14:textId="77777777" w:rsidR="00E56613" w:rsidRPr="00E56613" w:rsidRDefault="00E56613" w:rsidP="00237720">
      <w:pPr>
        <w:numPr>
          <w:ilvl w:val="1"/>
          <w:numId w:val="24"/>
        </w:numPr>
        <w:spacing w:before="120" w:beforeAutospacing="0" w:after="120" w:afterAutospacing="0" w:line="240" w:lineRule="auto"/>
        <w:ind w:left="964" w:hanging="56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הקבלן יספק על חשבונו ועל אחריותו את כל כוח האדם הדרוש לבצוע העבודות ואת ההשגחה עליו.</w:t>
      </w:r>
    </w:p>
    <w:p w14:paraId="1ED4460B" w14:textId="77777777" w:rsidR="00E56613" w:rsidRPr="00E56613" w:rsidRDefault="00E56613" w:rsidP="00237720">
      <w:pPr>
        <w:numPr>
          <w:ilvl w:val="1"/>
          <w:numId w:val="24"/>
        </w:numPr>
        <w:spacing w:before="120" w:beforeAutospacing="0" w:after="120" w:afterAutospacing="0" w:line="240" w:lineRule="auto"/>
        <w:ind w:left="964" w:hanging="56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הקבלן יעסיק על חשבונו באתר, ובכל מקום אשר בו תבוצענה פעולות כלשהן בקשר עם העבודות, עובדים מקצועיים מנוסים ומורשים במספר הנחוץ להשלמת העבודות במועד. על הקבלן להעסיק רק עובדים שיתקבלו לעבודה באמצעות לשכות העבודה של שרות התעסוקה. הקבלן לא יעסיק עובדים של המזמין או/וגם של קבלנים אחרים. מבלי לגרוע מן האמור לעיל יובהר כי הקבלן יעסיק אך ורק עובדים ישראלים או עובדים זרים שהעסקתם אושרה ע"י משרד העבודה ו/או על פי כל דין.</w:t>
      </w:r>
    </w:p>
    <w:p w14:paraId="508FE31F" w14:textId="77777777" w:rsidR="00E56613" w:rsidRPr="00E56613" w:rsidRDefault="00E56613" w:rsidP="00237720">
      <w:pPr>
        <w:numPr>
          <w:ilvl w:val="1"/>
          <w:numId w:val="24"/>
        </w:numPr>
        <w:spacing w:before="120" w:beforeAutospacing="0" w:after="120" w:afterAutospacing="0" w:line="240" w:lineRule="auto"/>
        <w:ind w:left="964" w:hanging="56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הקבלן יעסיק על חשבונו מנהל עבודה אחד או יותר לפי הוראות המזמין וגם מהנדס אתר. מנהל העבודה ומהנדס האתר יהיו מומחים מורשים ומנוסים במקצועם, בעלי ניסיון מספק לביצוע עבודות מהסוג הנדרש בחוזה זה, לדעת המפקח. מבלי לגרוע מהאמור לעיל, מנהל העבודה יהא בעל תעודת הסמכה תקפה של משרד העבודה בעל ניסיון של לפחות 5 שנים ומהנדס האתר יהא מהנדס בעל רישיון תקף עפ"י חוק המהנדסים והאדריכלים ובעל ניסיון של לפחות 5 שנים. מנהל העבודה ומהנדס האתר ימצאו בקביעות באתר, יפקחו על העבודות ויקבלו את הוראותיו של המהנדס או המפקח, לפי העניין. מנויים של אלה טעון אשור המפקח. מנהל העבודה יחשב כבא כוחו המוסמך של הקבלן למטרות חוזה זה.</w:t>
      </w:r>
      <w:r w:rsidRPr="00E56613">
        <w:rPr>
          <w:rFonts w:ascii="David" w:eastAsia="Times New Roman" w:hAnsi="David" w:cs="David" w:hint="cs"/>
          <w:b/>
          <w:i/>
          <w:snapToGrid w:val="0"/>
          <w:sz w:val="26"/>
          <w:szCs w:val="24"/>
          <w:rtl/>
        </w:rPr>
        <w:t xml:space="preserve"> ליזם שמורה הזכות לדרוש צוות עבודה נוסף בניהולו של מנהל עבודה, לצורך השלמת הדירות המיוחדות כפי שיוגדרו ע"י היזם.  למען הסר ספק, מדובר בצוות נוסף על צוותי האתר הרגילים המיומן בביצוע עבודות ברמת גמר גבוהה במיוחד בדירות יוקרה.</w:t>
      </w:r>
    </w:p>
    <w:p w14:paraId="3B08EEE9" w14:textId="77777777" w:rsidR="00E56613" w:rsidRPr="00E56613" w:rsidRDefault="00E56613" w:rsidP="00237720">
      <w:pPr>
        <w:numPr>
          <w:ilvl w:val="1"/>
          <w:numId w:val="24"/>
        </w:numPr>
        <w:spacing w:before="120" w:beforeAutospacing="0" w:after="120" w:afterAutospacing="0" w:line="240" w:lineRule="auto"/>
        <w:ind w:left="964" w:hanging="567"/>
        <w:jc w:val="both"/>
        <w:outlineLvl w:val="1"/>
        <w:rPr>
          <w:rFonts w:ascii="David" w:eastAsia="Times New Roman" w:hAnsi="David" w:cs="David"/>
          <w:b/>
          <w:i/>
          <w:snapToGrid w:val="0"/>
          <w:sz w:val="26"/>
          <w:szCs w:val="24"/>
        </w:rPr>
      </w:pPr>
      <w:r w:rsidRPr="00E56613">
        <w:rPr>
          <w:rFonts w:ascii="David" w:eastAsia="Times New Roman" w:hAnsi="David" w:cs="David"/>
          <w:b/>
          <w:i/>
          <w:snapToGrid w:val="0"/>
          <w:sz w:val="26"/>
          <w:szCs w:val="24"/>
          <w:rtl/>
        </w:rPr>
        <w:t>הקבלן יודיע למזמין את זהות מנהל העבודה באתר וינהג בעניין זה לפי הוראות תקנות הבטיחות בעבודה (עבודות בניה), התשמ"ח-1988.</w:t>
      </w:r>
    </w:p>
    <w:p w14:paraId="60C22188" w14:textId="77777777" w:rsidR="00E56613" w:rsidRPr="00E56613" w:rsidRDefault="00E56613" w:rsidP="00237720">
      <w:pPr>
        <w:numPr>
          <w:ilvl w:val="1"/>
          <w:numId w:val="24"/>
        </w:numPr>
        <w:spacing w:before="120" w:beforeAutospacing="0" w:after="120" w:afterAutospacing="0" w:line="240" w:lineRule="auto"/>
        <w:ind w:left="964" w:hanging="567"/>
        <w:jc w:val="both"/>
        <w:outlineLvl w:val="1"/>
        <w:rPr>
          <w:rFonts w:ascii="David" w:eastAsia="Times New Roman" w:hAnsi="David" w:cs="David"/>
          <w:b/>
          <w:i/>
          <w:snapToGrid w:val="0"/>
          <w:sz w:val="26"/>
          <w:szCs w:val="24"/>
        </w:rPr>
      </w:pPr>
      <w:r w:rsidRPr="00E56613">
        <w:rPr>
          <w:rFonts w:ascii="David" w:eastAsia="Times New Roman" w:hAnsi="David" w:cs="David"/>
          <w:b/>
          <w:i/>
          <w:snapToGrid w:val="0"/>
          <w:sz w:val="26"/>
          <w:szCs w:val="24"/>
          <w:rtl/>
        </w:rPr>
        <w:t>מבלי לגרוע מן האמור בחוזה זה מתחייב הקבלן למנות אחראי/ים לביקורת כמובנו על פי תקנות התכנון והבניה (בקשה להיתר, תנאיו ואגרות), התש"ל - 1970 (להלן בהתאמה: "האחראי על הביקורת", "תקנות התכנון").  להסרת ספקות יובהר כי הקבלן יהא אחראי בלעדית למינויו ולכל עניין הכרוך  בהפעלתו ובפעולתו על פי תקנות התכנון ועפ"י כל דין, של האחראי על הביקורת, וזאת על חשבונו של הקבלן בלבד. הקבלן ידווח למזמין בדבר מינויו של האחראי על הביקורת, בדבר קבלת אישור על פי דין למינוי וכן ידווח הקבלן למזמין בדבר כל עניין אחר הכרוך באחראי על הביקורת לרבות הליכים הקשורים בהחלפתו עפ"י דין. הקבלן יהיה אחראי לכל נזק אשר יגרם למזמין בגין הפרת התחייבויותיו של הקבלן כדלעיל.</w:t>
      </w:r>
      <w:r w:rsidR="00EB50C8">
        <w:rPr>
          <w:rFonts w:ascii="David" w:eastAsia="Times New Roman" w:hAnsi="David" w:cs="David" w:hint="cs"/>
          <w:b/>
          <w:i/>
          <w:snapToGrid w:val="0"/>
          <w:sz w:val="26"/>
          <w:szCs w:val="24"/>
          <w:rtl/>
        </w:rPr>
        <w:t xml:space="preserve"> </w:t>
      </w:r>
      <w:r w:rsidRPr="00E56613">
        <w:rPr>
          <w:rFonts w:ascii="David" w:eastAsia="Times New Roman" w:hAnsi="David" w:cs="David"/>
          <w:b/>
          <w:i/>
          <w:snapToGrid w:val="0"/>
          <w:sz w:val="26"/>
          <w:szCs w:val="24"/>
          <w:rtl/>
        </w:rPr>
        <w:t>האחראי על הביקורת יחתום לפי דרישת המזמין על כל מסמך שיידרש ע"י הרשויות לשם דיווח בדבר מינויו.</w:t>
      </w:r>
    </w:p>
    <w:p w14:paraId="128D43CA" w14:textId="77777777" w:rsidR="00E56613" w:rsidRPr="00E56613" w:rsidRDefault="00E56613" w:rsidP="00237720">
      <w:pPr>
        <w:numPr>
          <w:ilvl w:val="1"/>
          <w:numId w:val="24"/>
        </w:numPr>
        <w:spacing w:before="120" w:beforeAutospacing="0" w:after="120" w:afterAutospacing="0" w:line="240" w:lineRule="auto"/>
        <w:ind w:left="964" w:hanging="56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הקבלן יעסיק באתר, על חשבונו, איש מקצוע מטעמו (אדריכל או הנדסאי אדריכלות או בנין) בעל ידע בהפעלת תוכנת אוטוקאד</w:t>
      </w:r>
      <w:r w:rsidR="00EB50C8">
        <w:rPr>
          <w:rFonts w:ascii="David" w:eastAsia="Times New Roman" w:hAnsi="David" w:cs="David" w:hint="cs"/>
          <w:b/>
          <w:i/>
          <w:snapToGrid w:val="0"/>
          <w:sz w:val="26"/>
          <w:szCs w:val="24"/>
          <w:rtl/>
        </w:rPr>
        <w:t xml:space="preserve"> ו/או רביט</w:t>
      </w:r>
      <w:r w:rsidRPr="00E56613">
        <w:rPr>
          <w:rFonts w:ascii="David" w:eastAsia="Times New Roman" w:hAnsi="David" w:cs="David"/>
          <w:b/>
          <w:i/>
          <w:snapToGrid w:val="0"/>
          <w:sz w:val="26"/>
          <w:szCs w:val="24"/>
          <w:rtl/>
        </w:rPr>
        <w:t xml:space="preserve"> אשר יטפל בדרישות השינויים שתימסרנה לו באופן ישיר ע"י הרוכשים ואשר ימצא בקביעות באתר ככל שיידרש ולא פחות מ- 25 שעות בשבוע, בימים ובשעות שתקבענה ע"י המזמין.</w:t>
      </w:r>
    </w:p>
    <w:p w14:paraId="506E46A4" w14:textId="77777777" w:rsidR="00E56613" w:rsidRPr="00E56613" w:rsidRDefault="00E56613" w:rsidP="00E56613">
      <w:pPr>
        <w:spacing w:before="0" w:beforeAutospacing="0" w:after="0" w:afterAutospacing="0" w:line="240" w:lineRule="auto"/>
        <w:ind w:left="964"/>
        <w:jc w:val="both"/>
        <w:rPr>
          <w:rFonts w:ascii="David" w:eastAsia="Times New Roman" w:hAnsi="David" w:cs="David"/>
          <w:snapToGrid w:val="0"/>
          <w:sz w:val="26"/>
          <w:szCs w:val="24"/>
          <w:rtl/>
        </w:rPr>
      </w:pPr>
      <w:r w:rsidRPr="00E56613">
        <w:rPr>
          <w:rFonts w:ascii="David" w:eastAsia="Times New Roman" w:hAnsi="David" w:cs="David"/>
          <w:snapToGrid w:val="0"/>
          <w:sz w:val="26"/>
          <w:szCs w:val="24"/>
          <w:rtl/>
        </w:rPr>
        <w:t>לפי דרישת המזמין יכין הקבלן אומדנים לשינויים בדירות שלא נמכרו, לפי צרכי המזמין.</w:t>
      </w:r>
    </w:p>
    <w:p w14:paraId="3198EC81" w14:textId="77777777" w:rsidR="00E56613" w:rsidRPr="00E56613" w:rsidRDefault="00E56613" w:rsidP="00E56613">
      <w:pPr>
        <w:spacing w:before="0" w:beforeAutospacing="0" w:after="0" w:afterAutospacing="0" w:line="240" w:lineRule="auto"/>
        <w:ind w:left="964"/>
        <w:jc w:val="both"/>
        <w:rPr>
          <w:rFonts w:ascii="David" w:eastAsia="Times New Roman" w:hAnsi="David" w:cs="David"/>
          <w:snapToGrid w:val="0"/>
          <w:sz w:val="26"/>
          <w:szCs w:val="24"/>
          <w:rtl/>
        </w:rPr>
      </w:pPr>
      <w:r w:rsidRPr="00E56613">
        <w:rPr>
          <w:rFonts w:ascii="David" w:eastAsia="Times New Roman" w:hAnsi="David" w:cs="David"/>
          <w:snapToGrid w:val="0"/>
          <w:sz w:val="26"/>
          <w:szCs w:val="24"/>
          <w:rtl/>
        </w:rPr>
        <w:t>בידי המזמין הזכות לא לאשר את איש המקצוע הנ"ל מטעם הקבלן ולדרוש החלפתו בכל עת.</w:t>
      </w:r>
    </w:p>
    <w:p w14:paraId="52B5CC0E" w14:textId="77777777" w:rsidR="00E56613" w:rsidRPr="00E56613" w:rsidRDefault="00E56613" w:rsidP="00237720">
      <w:pPr>
        <w:numPr>
          <w:ilvl w:val="1"/>
          <w:numId w:val="24"/>
        </w:numPr>
        <w:spacing w:before="120" w:beforeAutospacing="0" w:after="120" w:afterAutospacing="0" w:line="240" w:lineRule="auto"/>
        <w:ind w:left="964" w:hanging="56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 xml:space="preserve">הקבלן ימלא כל דרישה מטעם המפקח, בדבר הרחקתו מהאתר של כל אדם המועסק על ידי הקבלן (לרבות מנהל העבדה, מהנדס האתר ואיש המקצוע אשר מטפל בדרישות השינויים מטעם הרוכשים). אדם שהורחק לפי דרישה כאמור, לא יחזור הקבלן להעסיקו בעבודות, בין במישרין ובין בעקיפין, ובמקרה כזה ימציא הקבלן תוך 7 ימים עובד חליף ברמה שתאושר על ידי המפקח. </w:t>
      </w:r>
    </w:p>
    <w:p w14:paraId="236221F5" w14:textId="77777777" w:rsidR="00E56613" w:rsidRPr="00E56613" w:rsidRDefault="00E56613" w:rsidP="00237720">
      <w:pPr>
        <w:numPr>
          <w:ilvl w:val="1"/>
          <w:numId w:val="24"/>
        </w:numPr>
        <w:spacing w:before="120" w:beforeAutospacing="0" w:after="120" w:afterAutospacing="0" w:line="240" w:lineRule="auto"/>
        <w:ind w:left="964" w:hanging="56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בכל מקום בו יעבדו עובדים בקשר עם בצוע חוזה זה, יקיים הקבלן תנאי עבודה הוגנים, יקיים כלפיהם את כל הוראות החוק והנוהג, ויקיים סידורי תברואה רווחה ובטיחות העונים על דרישות החוק ועל הדרישות המיוחדות המתחייבות מהעבודות, לרבות, אך מבלי לגרוע מכלליות האמור לעיל - חוק ארגון ופקוח על העבודה, תשי"ד - 1954 וכן בכפוף לכל דין המסדיר מקום המנוחה והשהייה לאחר שעות העבודה בדבר תנאי שיכון עובדים זרים.</w:t>
      </w:r>
    </w:p>
    <w:p w14:paraId="06BD8AED" w14:textId="77777777" w:rsidR="00E56613" w:rsidRPr="00E56613" w:rsidRDefault="00E56613" w:rsidP="00E56613">
      <w:pPr>
        <w:spacing w:before="0" w:beforeAutospacing="0" w:after="0" w:afterAutospacing="0" w:line="240" w:lineRule="auto"/>
        <w:ind w:left="964"/>
        <w:jc w:val="both"/>
        <w:rPr>
          <w:rFonts w:ascii="David" w:eastAsia="Times New Roman" w:hAnsi="David" w:cs="David"/>
          <w:snapToGrid w:val="0"/>
          <w:sz w:val="26"/>
          <w:szCs w:val="24"/>
          <w:rtl/>
        </w:rPr>
      </w:pPr>
      <w:r w:rsidRPr="00E56613">
        <w:rPr>
          <w:rFonts w:ascii="David" w:eastAsia="Times New Roman" w:hAnsi="David" w:cs="David"/>
          <w:snapToGrid w:val="0"/>
          <w:sz w:val="26"/>
          <w:szCs w:val="24"/>
          <w:rtl/>
        </w:rPr>
        <w:t>מבלי לגרוע מהאמור לעיל מובהר בזאת כי הקבלן אינו רשאי לשכן באתר מי מעובדיו וכי עליו לדאוג בפועל כי אלה לא יתגוררו באתר.</w:t>
      </w:r>
    </w:p>
    <w:p w14:paraId="30874E30" w14:textId="77777777" w:rsidR="00E56613" w:rsidRPr="00E56613" w:rsidRDefault="00E56613" w:rsidP="00237720">
      <w:pPr>
        <w:numPr>
          <w:ilvl w:val="1"/>
          <w:numId w:val="24"/>
        </w:numPr>
        <w:spacing w:before="120" w:beforeAutospacing="0" w:after="120" w:afterAutospacing="0" w:line="240" w:lineRule="auto"/>
        <w:ind w:left="964" w:hanging="56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למניעת ספקות מוצהר במפורש, כי הקבלן הינו קבלן עצמאי והוא לבדו יישא באחריות לכל הזכויות הסוציאליות של עובדים אלה (כגון - ניכויי מס הכנסה ובטוח לאומי, הלנה, הסעות, כלכלה ,תשלומים לקרנות איגודים מקצועיים ותשלומים סוציאליים אחרים) ולכל החובות החלות עפ"י דין על מעביד כלפי עובדיו. כן מוצהר במפורש כי לא קיימים כל יחסי עובד ומעביד בין המזמין לבין הקבלן, עובדיו וכל המשתתף בבצוע העבודות, והמזמין אינו חייב כלפי הנ"ל בכל חובה הנובעת במישרין או בעקיפין מיחסי עובד ומעביד.</w:t>
      </w:r>
    </w:p>
    <w:p w14:paraId="51CF41BB" w14:textId="77777777" w:rsidR="00E56613" w:rsidRPr="00E56613" w:rsidRDefault="00E56613" w:rsidP="00237720">
      <w:pPr>
        <w:numPr>
          <w:ilvl w:val="1"/>
          <w:numId w:val="24"/>
        </w:numPr>
        <w:spacing w:before="120" w:beforeAutospacing="0" w:after="120" w:afterAutospacing="0" w:line="240" w:lineRule="auto"/>
        <w:ind w:left="964" w:hanging="56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הקבלן מתחייב לנהל, לשביעות רצונו של המפקח, פנקס כוח אדם בו ירשם שמו, מס' תעודת הזהות, מקצועו וסיווגו המקצועי של כל עובד וכן ימי ושעות עבודתו.</w:t>
      </w:r>
    </w:p>
    <w:p w14:paraId="171988EA" w14:textId="77777777" w:rsidR="00E56613" w:rsidRPr="00E56613" w:rsidRDefault="00E56613" w:rsidP="00E56613">
      <w:pPr>
        <w:spacing w:before="0" w:beforeAutospacing="0" w:after="0" w:afterAutospacing="0" w:line="240" w:lineRule="auto"/>
        <w:ind w:left="964"/>
        <w:jc w:val="both"/>
        <w:rPr>
          <w:rFonts w:ascii="David" w:eastAsia="Times New Roman" w:hAnsi="David" w:cs="David"/>
          <w:snapToGrid w:val="0"/>
          <w:sz w:val="26"/>
          <w:szCs w:val="24"/>
          <w:rtl/>
        </w:rPr>
      </w:pPr>
      <w:r w:rsidRPr="00E56613">
        <w:rPr>
          <w:rFonts w:ascii="David" w:eastAsia="Times New Roman" w:hAnsi="David" w:cs="David"/>
          <w:snapToGrid w:val="0"/>
          <w:sz w:val="26"/>
          <w:szCs w:val="24"/>
          <w:rtl/>
        </w:rPr>
        <w:t>הקבלן מתחייב להמציא למפקח לפי דרישתו את מצבת כוח אדם לכל תקופה שהמפקח יקבע, שתכלול את חלוקת העובדים לפי מקצועותיהם סוגיהם והעסקתם.</w:t>
      </w:r>
    </w:p>
    <w:p w14:paraId="49A634A7" w14:textId="77777777" w:rsidR="00E56613" w:rsidRPr="00E56613" w:rsidRDefault="00E56613" w:rsidP="00237720">
      <w:pPr>
        <w:numPr>
          <w:ilvl w:val="1"/>
          <w:numId w:val="24"/>
        </w:numPr>
        <w:spacing w:before="120" w:beforeAutospacing="0" w:after="120" w:afterAutospacing="0" w:line="240" w:lineRule="auto"/>
        <w:ind w:left="964" w:hanging="56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לא תעשה כל עבודה באתר בימי שבת ומועדי ישראל. הקבלן מתחייב בזאת שלא לבצע בעצמו ו/או ע"י מי מעובדיו ו/או ע"י כל מי מטעמו במישרין ו/או בעקיפין, עבודות מכל סוג שהוא באתר בשבתות ובמועדי ישראל ובשעה קודם כניסתם ועד שעה אחר יציאתם הקבלן יתכנן את עבודתו באופן שלא יסוכל קיומה של הוראה זו.</w:t>
      </w:r>
    </w:p>
    <w:p w14:paraId="083EB4A0" w14:textId="77777777" w:rsidR="00E56613" w:rsidRPr="00E56613" w:rsidRDefault="00E56613" w:rsidP="00E56613">
      <w:pPr>
        <w:spacing w:before="0" w:beforeAutospacing="0" w:after="0" w:afterAutospacing="0" w:line="240" w:lineRule="auto"/>
        <w:ind w:left="964"/>
        <w:jc w:val="both"/>
        <w:rPr>
          <w:rFonts w:ascii="David" w:eastAsia="Times New Roman" w:hAnsi="David" w:cs="David"/>
          <w:snapToGrid w:val="0"/>
          <w:sz w:val="26"/>
          <w:szCs w:val="24"/>
          <w:rtl/>
        </w:rPr>
      </w:pPr>
      <w:r w:rsidRPr="00E56613">
        <w:rPr>
          <w:rFonts w:ascii="David" w:eastAsia="Times New Roman" w:hAnsi="David" w:cs="David"/>
          <w:snapToGrid w:val="0"/>
          <w:sz w:val="26"/>
          <w:szCs w:val="24"/>
          <w:rtl/>
        </w:rPr>
        <w:t>מובהר כי הפרה של התחייבות זו תיצור נזקים ניכרים למזמין ומהווה הפרה יסודית של החוזה אשר בגינה יהיה זכאי המזמין לפיצוי מוסכם בשיעור של 0.5% משווי העבודות נשוא חוזה זה (בגין כל הפרה) וזאת מבלי לפגוע בכל תרופה ו/או סעד שעומד למזמין על פי חוזה זה ו/או על פי דין.</w:t>
      </w:r>
    </w:p>
    <w:p w14:paraId="68A41C50" w14:textId="77777777" w:rsidR="00E56613" w:rsidRPr="00E56613" w:rsidRDefault="00E56613" w:rsidP="00E56613">
      <w:pPr>
        <w:spacing w:before="0" w:beforeAutospacing="0" w:after="0" w:afterAutospacing="0" w:line="240" w:lineRule="auto"/>
        <w:ind w:left="964"/>
        <w:jc w:val="both"/>
        <w:rPr>
          <w:rFonts w:ascii="David" w:eastAsia="Times New Roman" w:hAnsi="David" w:cs="David"/>
          <w:snapToGrid w:val="0"/>
          <w:sz w:val="26"/>
          <w:szCs w:val="24"/>
          <w:rtl/>
        </w:rPr>
      </w:pPr>
      <w:r w:rsidRPr="00E56613">
        <w:rPr>
          <w:rFonts w:ascii="David" w:eastAsia="Times New Roman" w:hAnsi="David" w:cs="David"/>
          <w:snapToGrid w:val="0"/>
          <w:sz w:val="26"/>
          <w:szCs w:val="24"/>
          <w:rtl/>
        </w:rPr>
        <w:t>נדרשה באופן דחוף עבודה הכרחית לשמירה על בטחון העבודות בשבת או ביום מועד,  יפעל הקבלן לקבלת האשורים המתאימים מהרשויות ולאחר קבלת האישורים המתאימים כאמור, יעסיק הקבלן לבצועה במידת האפשר עובדים שאינם יהודים, ויודיע למפקח מיד על הנסיבות שבגינן נדרש בצוע העבודה כאמור.</w:t>
      </w:r>
    </w:p>
    <w:p w14:paraId="7ADF201F" w14:textId="77777777" w:rsidR="00E56613" w:rsidRPr="00E56613" w:rsidRDefault="00E56613" w:rsidP="00E56613">
      <w:pPr>
        <w:spacing w:before="0" w:beforeAutospacing="0" w:after="0" w:afterAutospacing="0" w:line="240" w:lineRule="auto"/>
        <w:ind w:left="172" w:firstLine="792"/>
        <w:jc w:val="both"/>
        <w:rPr>
          <w:rFonts w:ascii="David" w:eastAsia="Times New Roman" w:hAnsi="David" w:cs="David"/>
          <w:snapToGrid w:val="0"/>
          <w:sz w:val="26"/>
          <w:szCs w:val="24"/>
          <w:rtl/>
        </w:rPr>
      </w:pPr>
      <w:r w:rsidRPr="00E56613">
        <w:rPr>
          <w:rFonts w:ascii="David" w:eastAsia="Times New Roman" w:hAnsi="David" w:cs="David"/>
          <w:snapToGrid w:val="0"/>
          <w:sz w:val="26"/>
          <w:szCs w:val="24"/>
          <w:rtl/>
        </w:rPr>
        <w:t>אין הוראות סעיף זה חלות על עבודה שהיא הכרחית ובלתי נמנעת להצלת נפש.</w:t>
      </w:r>
    </w:p>
    <w:p w14:paraId="5CE03727" w14:textId="77777777" w:rsidR="00E56613" w:rsidRPr="00EB50C8" w:rsidRDefault="00E56613" w:rsidP="00EB50C8">
      <w:pPr>
        <w:numPr>
          <w:ilvl w:val="1"/>
          <w:numId w:val="24"/>
        </w:numPr>
        <w:spacing w:before="120" w:beforeAutospacing="0" w:after="120" w:afterAutospacing="0" w:line="240" w:lineRule="auto"/>
        <w:ind w:left="964" w:hanging="56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המפקח מוסמך לקבוע נוהלי כניסה ויציאה של עובדים לאתר לרבות בקורת חפציהם ואופן אכסונם ועל הקבלן לציית לנהלים אלו.</w:t>
      </w:r>
    </w:p>
    <w:p w14:paraId="20B0B09B" w14:textId="77777777" w:rsidR="00D904AB" w:rsidRDefault="00D904AB">
      <w:pPr>
        <w:bidi w:val="0"/>
        <w:spacing w:before="0" w:beforeAutospacing="0" w:after="160" w:afterAutospacing="0" w:line="259" w:lineRule="auto"/>
        <w:rPr>
          <w:rFonts w:ascii="David" w:eastAsia="Times New Roman" w:hAnsi="David" w:cs="David"/>
          <w:b/>
          <w:i/>
          <w:snapToGrid w:val="0"/>
          <w:sz w:val="26"/>
          <w:szCs w:val="24"/>
          <w:rtl/>
        </w:rPr>
      </w:pPr>
      <w:r>
        <w:rPr>
          <w:rFonts w:ascii="David" w:eastAsia="Times New Roman" w:hAnsi="David" w:cs="David"/>
          <w:b/>
          <w:i/>
          <w:snapToGrid w:val="0"/>
          <w:sz w:val="26"/>
          <w:szCs w:val="24"/>
          <w:rtl/>
        </w:rPr>
        <w:br w:type="page"/>
      </w:r>
    </w:p>
    <w:p w14:paraId="3573F131" w14:textId="77777777" w:rsidR="00E56613" w:rsidRPr="00E56613" w:rsidRDefault="00E56613" w:rsidP="00E56613">
      <w:pPr>
        <w:spacing w:before="120" w:beforeAutospacing="0" w:after="120" w:afterAutospacing="0" w:line="240" w:lineRule="auto"/>
        <w:ind w:left="964"/>
        <w:jc w:val="both"/>
        <w:outlineLvl w:val="1"/>
        <w:rPr>
          <w:rFonts w:ascii="David" w:eastAsia="Times New Roman" w:hAnsi="David" w:cs="David"/>
          <w:b/>
          <w:i/>
          <w:snapToGrid w:val="0"/>
          <w:sz w:val="26"/>
          <w:szCs w:val="24"/>
          <w:rtl/>
        </w:rPr>
      </w:pPr>
    </w:p>
    <w:p w14:paraId="3BF8B832" w14:textId="77777777" w:rsidR="00E56613" w:rsidRPr="00E56613" w:rsidRDefault="00E56613" w:rsidP="00237720">
      <w:pPr>
        <w:numPr>
          <w:ilvl w:val="0"/>
          <w:numId w:val="24"/>
        </w:numPr>
        <w:spacing w:before="120" w:beforeAutospacing="0" w:after="120" w:afterAutospacing="0" w:line="240" w:lineRule="auto"/>
        <w:ind w:left="397" w:hanging="397"/>
        <w:jc w:val="both"/>
        <w:outlineLvl w:val="0"/>
        <w:rPr>
          <w:rFonts w:ascii="David" w:eastAsia="Times New Roman" w:hAnsi="David" w:cs="David"/>
          <w:snapToGrid w:val="0"/>
          <w:sz w:val="26"/>
          <w:szCs w:val="24"/>
          <w:rtl/>
        </w:rPr>
      </w:pPr>
      <w:r w:rsidRPr="00E56613">
        <w:rPr>
          <w:rFonts w:ascii="David" w:eastAsia="Times New Roman" w:hAnsi="David" w:cs="David"/>
          <w:b/>
          <w:bCs/>
          <w:snapToGrid w:val="0"/>
          <w:sz w:val="26"/>
          <w:szCs w:val="24"/>
          <w:u w:val="single"/>
          <w:rtl/>
        </w:rPr>
        <w:t>אמצעים</w:t>
      </w:r>
    </w:p>
    <w:p w14:paraId="4FBF365F" w14:textId="77777777" w:rsidR="00E56613" w:rsidRPr="00E56613" w:rsidRDefault="00E56613" w:rsidP="00237720">
      <w:pPr>
        <w:numPr>
          <w:ilvl w:val="1"/>
          <w:numId w:val="24"/>
        </w:numPr>
        <w:spacing w:before="120" w:beforeAutospacing="0" w:after="120" w:afterAutospacing="0" w:line="240" w:lineRule="auto"/>
        <w:ind w:left="964" w:hanging="567"/>
        <w:jc w:val="both"/>
        <w:outlineLvl w:val="1"/>
        <w:rPr>
          <w:rFonts w:ascii="David" w:eastAsia="Times New Roman" w:hAnsi="David" w:cs="David"/>
          <w:b/>
          <w:i/>
          <w:snapToGrid w:val="0"/>
          <w:sz w:val="26"/>
          <w:szCs w:val="24"/>
          <w:rtl/>
        </w:rPr>
      </w:pPr>
    </w:p>
    <w:p w14:paraId="7595BD0A" w14:textId="77777777" w:rsidR="00E56613" w:rsidRPr="00E56613" w:rsidRDefault="00E56613" w:rsidP="00237720">
      <w:pPr>
        <w:numPr>
          <w:ilvl w:val="2"/>
          <w:numId w:val="24"/>
        </w:numPr>
        <w:spacing w:before="120" w:beforeAutospacing="0" w:after="120" w:afterAutospacing="0" w:line="240" w:lineRule="auto"/>
        <w:ind w:left="1701" w:hanging="737"/>
        <w:jc w:val="both"/>
        <w:outlineLvl w:val="1"/>
        <w:rPr>
          <w:rFonts w:ascii="David" w:eastAsia="Times New Roman" w:hAnsi="David" w:cs="David"/>
          <w:b/>
          <w:i/>
          <w:snapToGrid w:val="0"/>
          <w:sz w:val="26"/>
          <w:szCs w:val="24"/>
        </w:rPr>
      </w:pPr>
      <w:r w:rsidRPr="00E56613">
        <w:rPr>
          <w:rFonts w:ascii="David" w:eastAsia="Times New Roman" w:hAnsi="David" w:cs="David"/>
          <w:b/>
          <w:i/>
          <w:snapToGrid w:val="0"/>
          <w:sz w:val="26"/>
          <w:szCs w:val="24"/>
          <w:rtl/>
        </w:rPr>
        <w:t>הקבלן מתחייב לספק על חשבונו, והינו מצהיר כי ברשותו או בהישג ידו, האמצעים הדרושים לביצוען היעיל של העבודות בקצב הדרוש להשלמתן.</w:t>
      </w:r>
    </w:p>
    <w:p w14:paraId="0C82235E" w14:textId="77777777" w:rsidR="00E56613" w:rsidRPr="00E56613" w:rsidRDefault="00E56613" w:rsidP="00237720">
      <w:pPr>
        <w:numPr>
          <w:ilvl w:val="2"/>
          <w:numId w:val="24"/>
        </w:numPr>
        <w:spacing w:before="120" w:beforeAutospacing="0" w:after="120" w:afterAutospacing="0" w:line="240" w:lineRule="auto"/>
        <w:ind w:left="1701" w:hanging="73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הקבלן מתחייב לאגור עד למועד תחילת בצוע העבודות את האמצעים באתר, או להבטיח את אספקתם לפי לוח זמנים שיוגש למפקח עד לאותו מועד ושיניח את דעתו.</w:t>
      </w:r>
    </w:p>
    <w:p w14:paraId="77939500" w14:textId="77777777" w:rsidR="00E56613" w:rsidRPr="00E56613" w:rsidRDefault="00E56613" w:rsidP="00E56613">
      <w:pPr>
        <w:spacing w:before="0" w:beforeAutospacing="0" w:after="0" w:afterAutospacing="0" w:line="240" w:lineRule="auto"/>
        <w:ind w:left="1701"/>
        <w:jc w:val="both"/>
        <w:rPr>
          <w:rFonts w:ascii="David" w:eastAsia="Times New Roman" w:hAnsi="David" w:cs="David"/>
          <w:snapToGrid w:val="0"/>
          <w:sz w:val="26"/>
          <w:szCs w:val="24"/>
          <w:rtl/>
        </w:rPr>
      </w:pPr>
      <w:r w:rsidRPr="00E56613">
        <w:rPr>
          <w:rFonts w:ascii="David" w:eastAsia="Times New Roman" w:hAnsi="David" w:cs="David"/>
          <w:snapToGrid w:val="0"/>
          <w:sz w:val="26"/>
          <w:szCs w:val="24"/>
          <w:rtl/>
        </w:rPr>
        <w:t>לא הגיש הקבלן לוח זמנים כאמור, או שלוח הזמנים שהגיש לא הניח דעתו של המפקח, יקבע לוח הזמנים לאספקת האמצעים ע"י המפקח והוא יחייב את הקבלן.</w:t>
      </w:r>
    </w:p>
    <w:p w14:paraId="73C8289E" w14:textId="77777777" w:rsidR="00E56613" w:rsidRPr="00E56613" w:rsidRDefault="00E56613" w:rsidP="00237720">
      <w:pPr>
        <w:numPr>
          <w:ilvl w:val="2"/>
          <w:numId w:val="24"/>
        </w:numPr>
        <w:spacing w:before="120" w:beforeAutospacing="0" w:after="120" w:afterAutospacing="0" w:line="240" w:lineRule="auto"/>
        <w:ind w:left="1701" w:hanging="737"/>
        <w:jc w:val="both"/>
        <w:outlineLvl w:val="1"/>
        <w:rPr>
          <w:rFonts w:ascii="David" w:eastAsia="Times New Roman" w:hAnsi="David" w:cs="David"/>
          <w:b/>
          <w:i/>
          <w:snapToGrid w:val="0"/>
          <w:sz w:val="26"/>
          <w:szCs w:val="24"/>
          <w:rtl/>
        </w:rPr>
      </w:pPr>
      <w:r w:rsidRPr="00E56613">
        <w:rPr>
          <w:rFonts w:ascii="David" w:eastAsia="Times New Roman" w:hAnsi="David" w:cs="David"/>
          <w:snapToGrid w:val="0"/>
          <w:sz w:val="26"/>
          <w:szCs w:val="24"/>
          <w:rtl/>
        </w:rPr>
        <w:t>לפי דרישת המפקח מעת לעת ימציא הקבלן למפקח העתקים מטופסי הזמנת האמצעים ומאשורי</w:t>
      </w:r>
      <w:r w:rsidRPr="00E56613">
        <w:rPr>
          <w:rFonts w:ascii="David" w:eastAsia="Times New Roman" w:hAnsi="David" w:cs="David"/>
          <w:b/>
          <w:i/>
          <w:snapToGrid w:val="0"/>
          <w:sz w:val="26"/>
          <w:szCs w:val="24"/>
          <w:rtl/>
        </w:rPr>
        <w:t xml:space="preserve"> ההזמנות ע"י הספקים.</w:t>
      </w:r>
    </w:p>
    <w:p w14:paraId="60CB2CE8" w14:textId="77777777" w:rsidR="00E56613" w:rsidRPr="00E56613" w:rsidRDefault="00E56613" w:rsidP="00237720">
      <w:pPr>
        <w:numPr>
          <w:ilvl w:val="2"/>
          <w:numId w:val="24"/>
        </w:numPr>
        <w:spacing w:before="120" w:beforeAutospacing="0" w:after="120" w:afterAutospacing="0" w:line="240" w:lineRule="auto"/>
        <w:ind w:left="1701" w:hanging="73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אמצעים שהובאו לאתר אין הקבלן רשאי להוציאם מהאתר ללא הסכמת המפקח בכתב.</w:t>
      </w:r>
    </w:p>
    <w:p w14:paraId="6D86B5B1" w14:textId="77777777" w:rsidR="00E56613" w:rsidRPr="00E56613" w:rsidRDefault="00E56613" w:rsidP="00237720">
      <w:pPr>
        <w:numPr>
          <w:ilvl w:val="1"/>
          <w:numId w:val="24"/>
        </w:numPr>
        <w:spacing w:before="120" w:beforeAutospacing="0" w:after="120" w:afterAutospacing="0" w:line="240" w:lineRule="auto"/>
        <w:ind w:left="964" w:hanging="56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מבלי לגרוע מהוראות סעיף 18.1 לעיל מתחייב הקבלן לספק על חשבונו לאתר:-</w:t>
      </w:r>
    </w:p>
    <w:p w14:paraId="63F53957" w14:textId="77777777" w:rsidR="00E56613" w:rsidRPr="00E56613" w:rsidRDefault="00E56613" w:rsidP="00237720">
      <w:pPr>
        <w:numPr>
          <w:ilvl w:val="2"/>
          <w:numId w:val="24"/>
        </w:numPr>
        <w:spacing w:before="120" w:beforeAutospacing="0" w:after="120" w:afterAutospacing="0" w:line="240" w:lineRule="auto"/>
        <w:ind w:left="1701" w:hanging="73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כל האמצעים וכל דבר אחר הדרוש לבצוע העבודות, לבטיחות האתר.</w:t>
      </w:r>
    </w:p>
    <w:p w14:paraId="51A5AA20" w14:textId="77777777" w:rsidR="00E56613" w:rsidRPr="00E56613" w:rsidRDefault="00E56613" w:rsidP="00237720">
      <w:pPr>
        <w:numPr>
          <w:ilvl w:val="2"/>
          <w:numId w:val="24"/>
        </w:numPr>
        <w:spacing w:before="120" w:beforeAutospacing="0" w:after="120" w:afterAutospacing="0" w:line="240" w:lineRule="auto"/>
        <w:ind w:left="1701" w:hanging="73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תאורה לשימוש ולהגנת הצבור והעובדים.</w:t>
      </w:r>
    </w:p>
    <w:p w14:paraId="5B7C8090" w14:textId="77777777" w:rsidR="00E56613" w:rsidRPr="00E56613" w:rsidRDefault="00E56613" w:rsidP="00237720">
      <w:pPr>
        <w:numPr>
          <w:ilvl w:val="2"/>
          <w:numId w:val="24"/>
        </w:numPr>
        <w:spacing w:before="120" w:beforeAutospacing="0" w:after="120" w:afterAutospacing="0" w:line="240" w:lineRule="auto"/>
        <w:ind w:left="1701" w:hanging="73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הגנה בפני שיטפונות, לרבות חבור לרשת התיעול במידה וקיימת.</w:t>
      </w:r>
    </w:p>
    <w:p w14:paraId="525D0694" w14:textId="77777777" w:rsidR="00E56613" w:rsidRPr="00E56613" w:rsidRDefault="00E56613" w:rsidP="00237720">
      <w:pPr>
        <w:numPr>
          <w:ilvl w:val="2"/>
          <w:numId w:val="24"/>
        </w:numPr>
        <w:spacing w:before="120" w:beforeAutospacing="0" w:after="120" w:afterAutospacing="0" w:line="240" w:lineRule="auto"/>
        <w:ind w:left="1701" w:hanging="73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סידורי תברואה בהתאם לדרישות המבנה, לרבות חבור לרשת הביוב במידה וקיימת ושירותים כימיים ניידים, לפי דרישת הרשות המקומית.</w:t>
      </w:r>
    </w:p>
    <w:p w14:paraId="55D235AE" w14:textId="77777777" w:rsidR="00E56613" w:rsidRPr="00E56613" w:rsidRDefault="00E56613" w:rsidP="00D904AB">
      <w:pPr>
        <w:numPr>
          <w:ilvl w:val="2"/>
          <w:numId w:val="24"/>
        </w:numPr>
        <w:spacing w:before="120" w:beforeAutospacing="0" w:after="120" w:afterAutospacing="0" w:line="240" w:lineRule="auto"/>
        <w:ind w:left="1701" w:hanging="73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 xml:space="preserve">כל הנדרש לאספקת מים לרבות צינורות על אביזריהם ומוני מים (אשר יהיו ע"ש המזמין). על הקבלן להתקין באתר משאבות ומיכלים רזרביים למים למקרה שתהיה הפרעה באספקת מים. מיקום המיכלים, גודלם גובהם ותכולתם יהיו כאלה שיוכלו לספק מים לצרכי עבודות כולל אשפרת הבטונים בכמויות מספיקות במשך יום שלם של יציקה, וכמו כן יוכלו לספק מים בכמויות מספיקות </w:t>
      </w:r>
      <w:r w:rsidR="00D904AB" w:rsidRPr="00E56613">
        <w:rPr>
          <w:rFonts w:ascii="David" w:eastAsia="Times New Roman" w:hAnsi="David" w:cs="David" w:hint="cs"/>
          <w:b/>
          <w:i/>
          <w:snapToGrid w:val="0"/>
          <w:sz w:val="26"/>
          <w:szCs w:val="24"/>
          <w:rtl/>
        </w:rPr>
        <w:t>לשתיי</w:t>
      </w:r>
      <w:r w:rsidR="00D904AB" w:rsidRPr="00E56613">
        <w:rPr>
          <w:rFonts w:ascii="David" w:eastAsia="Times New Roman" w:hAnsi="David" w:cs="David" w:hint="eastAsia"/>
          <w:b/>
          <w:i/>
          <w:snapToGrid w:val="0"/>
          <w:sz w:val="26"/>
          <w:szCs w:val="24"/>
          <w:rtl/>
        </w:rPr>
        <w:t>ה</w:t>
      </w:r>
      <w:r w:rsidRPr="00E56613">
        <w:rPr>
          <w:rFonts w:ascii="David" w:eastAsia="Times New Roman" w:hAnsi="David" w:cs="David"/>
          <w:b/>
          <w:i/>
          <w:snapToGrid w:val="0"/>
          <w:sz w:val="26"/>
          <w:szCs w:val="24"/>
          <w:rtl/>
        </w:rPr>
        <w:t xml:space="preserve"> ולצרכים אחרים באתר.</w:t>
      </w:r>
    </w:p>
    <w:p w14:paraId="7C622CD9" w14:textId="77777777" w:rsidR="00E56613" w:rsidRPr="00E56613" w:rsidRDefault="00E56613" w:rsidP="00237720">
      <w:pPr>
        <w:numPr>
          <w:ilvl w:val="2"/>
          <w:numId w:val="24"/>
        </w:numPr>
        <w:spacing w:before="120" w:beforeAutospacing="0" w:after="120" w:afterAutospacing="0" w:line="240" w:lineRule="auto"/>
        <w:ind w:left="1701" w:hanging="73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הקמת מבנה או מבנים זמניים, לרבות שירותים ,ציודם ואחזקתם לשימוש הקבלן, המפקח והמזמין בהם יוקצו חדרים נפרדים למפקח ולקבלן, מטיפוס, חומר, גודל, חלוקה ומיקום שיאושרו ע"י המפקח, ובכלל זה הריהוט והציוד (לרבות תאורה ומזוג אויר) הדרושים למשרדים אלה.</w:t>
      </w:r>
    </w:p>
    <w:p w14:paraId="5D5F7C76" w14:textId="77777777" w:rsidR="00E56613" w:rsidRPr="00E56613" w:rsidRDefault="00E56613" w:rsidP="00E56613">
      <w:pPr>
        <w:spacing w:before="0" w:beforeAutospacing="0" w:after="0" w:afterAutospacing="0" w:line="240" w:lineRule="auto"/>
        <w:ind w:left="1701"/>
        <w:jc w:val="both"/>
        <w:rPr>
          <w:rFonts w:ascii="David" w:eastAsia="Times New Roman" w:hAnsi="David" w:cs="David"/>
          <w:snapToGrid w:val="0"/>
          <w:sz w:val="26"/>
          <w:szCs w:val="24"/>
          <w:rtl/>
        </w:rPr>
      </w:pPr>
      <w:r w:rsidRPr="00E56613">
        <w:rPr>
          <w:rFonts w:ascii="David" w:eastAsia="Times New Roman" w:hAnsi="David" w:cs="David"/>
          <w:snapToGrid w:val="0"/>
          <w:sz w:val="26"/>
          <w:szCs w:val="24"/>
          <w:rtl/>
        </w:rPr>
        <w:t>בכל אחד ממשרדי המפקח, והקבלן יהיה טלפון ופקס בקווים נפרדים וכן קו טלפון פנימי ביניהם והכול כמפורט בנספח 3.1.24 המצורף לחוזה זה. על הקבלן לדאוג על חשבונו לניקוי יום יומי של משרדי הקבלן והמפקח.  כל ההוצאות בגין השימוש במבנים אלה ובציוד האמור יחולו ע"ח הקבלן.</w:t>
      </w:r>
    </w:p>
    <w:p w14:paraId="3336AFFB" w14:textId="77777777" w:rsidR="00E56613" w:rsidRPr="00E56613" w:rsidRDefault="00E56613" w:rsidP="00E56613">
      <w:pPr>
        <w:spacing w:before="0" w:beforeAutospacing="0" w:after="0" w:afterAutospacing="0" w:line="240" w:lineRule="auto"/>
        <w:ind w:left="850" w:firstLine="851"/>
        <w:jc w:val="both"/>
        <w:rPr>
          <w:rFonts w:ascii="David" w:eastAsia="Times New Roman" w:hAnsi="David" w:cs="David"/>
          <w:snapToGrid w:val="0"/>
          <w:sz w:val="24"/>
          <w:szCs w:val="24"/>
          <w:rtl/>
        </w:rPr>
      </w:pPr>
      <w:r w:rsidRPr="00E56613">
        <w:rPr>
          <w:rFonts w:ascii="David" w:eastAsia="Times New Roman" w:hAnsi="David" w:cs="David"/>
          <w:snapToGrid w:val="0"/>
          <w:sz w:val="24"/>
          <w:szCs w:val="24"/>
          <w:rtl/>
        </w:rPr>
        <w:t>הקמת המבנה/המבנים הנ"ל תהא כפופה לתנאים הבאים:</w:t>
      </w:r>
    </w:p>
    <w:p w14:paraId="540A065A" w14:textId="77777777" w:rsidR="00E56613" w:rsidRPr="00E56613" w:rsidRDefault="00E56613" w:rsidP="00237720">
      <w:pPr>
        <w:numPr>
          <w:ilvl w:val="3"/>
          <w:numId w:val="24"/>
        </w:numPr>
        <w:spacing w:before="120" w:beforeAutospacing="0" w:after="120" w:afterAutospacing="0" w:line="240" w:lineRule="auto"/>
        <w:ind w:left="2552" w:hanging="851"/>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הקבלן חייב לאשר מראש אצל המפקח את כל המבנים והציוד, טרם הבאתם לאתר.</w:t>
      </w:r>
    </w:p>
    <w:p w14:paraId="1FA28031" w14:textId="77777777" w:rsidR="00E56613" w:rsidRPr="00E56613" w:rsidRDefault="00E56613" w:rsidP="00237720">
      <w:pPr>
        <w:numPr>
          <w:ilvl w:val="3"/>
          <w:numId w:val="24"/>
        </w:numPr>
        <w:spacing w:before="120" w:beforeAutospacing="0" w:after="120" w:afterAutospacing="0" w:line="240" w:lineRule="auto"/>
        <w:ind w:left="2552" w:hanging="851"/>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המפקח רשאי לדרוש, מעת לעת, על חשבון הקבלן, את העתקת המבנים והציוד למקום אחר באתר, עם התקדמות הביצוע.</w:t>
      </w:r>
    </w:p>
    <w:p w14:paraId="381C94F1" w14:textId="77777777" w:rsidR="00E56613" w:rsidRPr="00E56613" w:rsidRDefault="00E56613" w:rsidP="00237720">
      <w:pPr>
        <w:numPr>
          <w:ilvl w:val="3"/>
          <w:numId w:val="24"/>
        </w:numPr>
        <w:spacing w:before="120" w:beforeAutospacing="0" w:after="120" w:afterAutospacing="0" w:line="240" w:lineRule="auto"/>
        <w:ind w:left="2552" w:hanging="851"/>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כל הציוד האמור בנספח זה יהיה רכושו של הקבלן בשימוש המזמין ו/או המפקח ולאחר אישור החשבון הסופי על ידי המפקח, יפנה הקבלן את כל המבנים והציוד אל מחוץ לאתר.</w:t>
      </w:r>
    </w:p>
    <w:p w14:paraId="3B8AC3C8" w14:textId="77777777" w:rsidR="00E56613" w:rsidRPr="00E56613" w:rsidRDefault="00E56613" w:rsidP="00E56613">
      <w:pPr>
        <w:spacing w:before="120" w:beforeAutospacing="0" w:after="120" w:afterAutospacing="0" w:line="240" w:lineRule="auto"/>
        <w:ind w:left="2552"/>
        <w:jc w:val="both"/>
        <w:outlineLvl w:val="1"/>
        <w:rPr>
          <w:rFonts w:ascii="David" w:eastAsia="Times New Roman" w:hAnsi="David" w:cs="David"/>
          <w:b/>
          <w:i/>
          <w:snapToGrid w:val="0"/>
          <w:sz w:val="24"/>
          <w:szCs w:val="24"/>
          <w:rtl/>
        </w:rPr>
      </w:pPr>
      <w:r w:rsidRPr="00E56613">
        <w:rPr>
          <w:rFonts w:ascii="David" w:eastAsia="Times New Roman" w:hAnsi="David" w:cs="David"/>
          <w:b/>
          <w:i/>
          <w:snapToGrid w:val="0"/>
          <w:sz w:val="24"/>
          <w:szCs w:val="24"/>
          <w:rtl/>
        </w:rPr>
        <w:t>על אף האמור לעיל, למזמין תהיה אופציה לרכוש את המבנה עם כל הציוד האמור בו, כנגד תשלום בסך 30,000 ש"ח אשר אינו כלול במחיר הכולל.</w:t>
      </w:r>
    </w:p>
    <w:p w14:paraId="5585AE84" w14:textId="77777777" w:rsidR="00E56613" w:rsidRPr="00E56613" w:rsidRDefault="00E56613" w:rsidP="00237720">
      <w:pPr>
        <w:numPr>
          <w:ilvl w:val="2"/>
          <w:numId w:val="24"/>
        </w:numPr>
        <w:spacing w:before="120" w:beforeAutospacing="0" w:after="120" w:afterAutospacing="0" w:line="240" w:lineRule="auto"/>
        <w:ind w:left="1701" w:hanging="73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מבנים ושטחי אחסנה להחסנת החומרים והאמצעים.</w:t>
      </w:r>
    </w:p>
    <w:p w14:paraId="0484D626" w14:textId="77777777" w:rsidR="00E56613" w:rsidRPr="00E56613" w:rsidRDefault="00E56613" w:rsidP="00237720">
      <w:pPr>
        <w:numPr>
          <w:ilvl w:val="2"/>
          <w:numId w:val="24"/>
        </w:numPr>
        <w:spacing w:before="120" w:beforeAutospacing="0" w:after="120" w:afterAutospacing="0" w:line="240" w:lineRule="auto"/>
        <w:ind w:left="1701" w:hanging="73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כל המכשירים הדרושים לסימון העבודות ולמדידתן, וכל המכשירים הדרושים למפקח, לאדריכל המזמין, לשם הביקורת, וכן אלה הדרושים לקבלן ו/או לקבלנים המיוחדים.</w:t>
      </w:r>
    </w:p>
    <w:p w14:paraId="77181B43" w14:textId="77777777" w:rsidR="00E56613" w:rsidRPr="00E56613" w:rsidRDefault="00E56613" w:rsidP="00237720">
      <w:pPr>
        <w:numPr>
          <w:ilvl w:val="2"/>
          <w:numId w:val="24"/>
        </w:numPr>
        <w:spacing w:before="120" w:beforeAutospacing="0" w:after="120" w:afterAutospacing="0" w:line="240" w:lineRule="auto"/>
        <w:ind w:left="1701" w:hanging="73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אמצעי אזהרה לרבות שלטי אזהרה ושלטים אחרים במידות ככל שידרוש המפקח.</w:t>
      </w:r>
    </w:p>
    <w:p w14:paraId="72DAC0AA" w14:textId="77777777" w:rsidR="00E56613" w:rsidRPr="00E56613" w:rsidRDefault="00E56613" w:rsidP="00237720">
      <w:pPr>
        <w:numPr>
          <w:ilvl w:val="2"/>
          <w:numId w:val="24"/>
        </w:numPr>
        <w:spacing w:before="120" w:beforeAutospacing="0" w:after="120" w:afterAutospacing="0" w:line="240" w:lineRule="auto"/>
        <w:ind w:left="1701" w:hanging="73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גדרות, שערים, סככות ואמצעי הגנה ושמירה אחרים כפי שיקבע המפקח.</w:t>
      </w:r>
    </w:p>
    <w:p w14:paraId="4D1E262E" w14:textId="77777777" w:rsidR="00E56613" w:rsidRPr="00E56613" w:rsidRDefault="00E56613" w:rsidP="00237720">
      <w:pPr>
        <w:numPr>
          <w:ilvl w:val="2"/>
          <w:numId w:val="24"/>
        </w:numPr>
        <w:spacing w:before="120" w:beforeAutospacing="0" w:after="120" w:afterAutospacing="0" w:line="240" w:lineRule="auto"/>
        <w:ind w:left="1701" w:hanging="73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כל הכרוך ביצור, אספקה והצבת שלטים מוארים בגבול מגרש האתר כאמור בסעיף 6.6.9 לעיל.</w:t>
      </w:r>
    </w:p>
    <w:p w14:paraId="18AB8642" w14:textId="77777777" w:rsidR="00E56613" w:rsidRPr="00E56613" w:rsidRDefault="00E56613" w:rsidP="00237720">
      <w:pPr>
        <w:numPr>
          <w:ilvl w:val="2"/>
          <w:numId w:val="24"/>
        </w:numPr>
        <w:spacing w:before="120" w:beforeAutospacing="0" w:after="120" w:afterAutospacing="0" w:line="240" w:lineRule="auto"/>
        <w:ind w:left="1701" w:hanging="73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 xml:space="preserve">כל הנדרש לאספקת חשמל לאתר ובאתר ובכל קומה מקומות המבנה עם הקמתה, ובכלל זה, בדירות שבקומה לדוגמא, במשרד המכירות, בחניה, בדירה לדוגמא, ככל שתוקם בסמוך למבנה המכירות לרבות רשת חשמל ותאורה זמניים, מוליכים, כבלים, גופי-תאורה, לוחות חשמל, שקעים, מוני חשמל (לקומה לדוגמא, למשרד המכירות ולדירה לדוגמא יהיו ע"ש המזמין) וכו'. </w:t>
      </w:r>
    </w:p>
    <w:p w14:paraId="074A59C3" w14:textId="77777777" w:rsidR="00E56613" w:rsidRPr="00E56613" w:rsidRDefault="00E56613" w:rsidP="00E56613">
      <w:pPr>
        <w:spacing w:before="0" w:beforeAutospacing="0" w:after="0" w:afterAutospacing="0" w:line="240" w:lineRule="auto"/>
        <w:ind w:left="1701"/>
        <w:jc w:val="both"/>
        <w:rPr>
          <w:rFonts w:ascii="David" w:eastAsia="Times New Roman" w:hAnsi="David" w:cs="David"/>
          <w:snapToGrid w:val="0"/>
          <w:sz w:val="26"/>
          <w:szCs w:val="24"/>
          <w:rtl/>
        </w:rPr>
      </w:pPr>
      <w:r w:rsidRPr="00E56613">
        <w:rPr>
          <w:rFonts w:ascii="David" w:eastAsia="Times New Roman" w:hAnsi="David" w:cs="David"/>
          <w:snapToGrid w:val="0"/>
          <w:sz w:val="26"/>
          <w:szCs w:val="24"/>
          <w:rtl/>
        </w:rPr>
        <w:t>במידה שהמערבלים, מעליות ואמצעים אחרים של הקבלן פועלים בעזרת חשמל, יהיה על הקבלן להחזיק באתר גנראטור, אשר יוכל לספק זרם מתאים להפעלת כל האמצעים הנ"ל במקרה של הפסקת חשמל ברשת הכללית.</w:t>
      </w:r>
    </w:p>
    <w:p w14:paraId="4A6241C4" w14:textId="77777777" w:rsidR="00E56613" w:rsidRPr="00E56613" w:rsidRDefault="00E56613" w:rsidP="00237720">
      <w:pPr>
        <w:numPr>
          <w:ilvl w:val="2"/>
          <w:numId w:val="24"/>
        </w:numPr>
        <w:spacing w:before="120" w:beforeAutospacing="0" w:after="120" w:afterAutospacing="0" w:line="240" w:lineRule="auto"/>
        <w:ind w:left="1701" w:hanging="73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אמצעי בטיחות וציוד כבוי אש.</w:t>
      </w:r>
    </w:p>
    <w:p w14:paraId="3681D153" w14:textId="77777777" w:rsidR="00E56613" w:rsidRPr="00E56613" w:rsidRDefault="00E56613" w:rsidP="00237720">
      <w:pPr>
        <w:numPr>
          <w:ilvl w:val="2"/>
          <w:numId w:val="24"/>
        </w:numPr>
        <w:spacing w:before="120" w:beforeAutospacing="0" w:after="120" w:afterAutospacing="0" w:line="240" w:lineRule="auto"/>
        <w:ind w:left="1701" w:hanging="73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אמצעי הרמה לרבות מנופים ומעלית שירות/משא. מעלית שירות/משא (חיצונית או פנימית) תעמוד לשימוש כל הגורמים הפועלים באתר וכל ספקי ציוד, ריהוט, מתקנים ואביזרים הדרושים להכנת המבנה לצורך תפעולו לרבות שימושו בכל עת. המעלית תהיה בגודל המתאים להעברת משאות כפי שיקבע ע"י המפקח, ותופעל ע"י עובד מנוסה של הקבלן במשך כל שעות העבודה. מועד הפסקת הפעלתה ופירוקה יקבע בתיאום עם המזמין ובכפוף להסכמתו.</w:t>
      </w:r>
    </w:p>
    <w:p w14:paraId="2D481DD1" w14:textId="77777777" w:rsidR="00E56613" w:rsidRPr="00E56613" w:rsidRDefault="00E56613" w:rsidP="00E56613">
      <w:pPr>
        <w:spacing w:before="0" w:beforeAutospacing="0" w:after="0" w:afterAutospacing="0" w:line="240" w:lineRule="auto"/>
        <w:ind w:left="1701"/>
        <w:jc w:val="both"/>
        <w:rPr>
          <w:rFonts w:ascii="David" w:eastAsia="Times New Roman" w:hAnsi="David" w:cs="David"/>
          <w:snapToGrid w:val="0"/>
          <w:sz w:val="26"/>
          <w:szCs w:val="24"/>
          <w:rtl/>
        </w:rPr>
      </w:pPr>
      <w:r w:rsidRPr="00E56613">
        <w:rPr>
          <w:rFonts w:ascii="David" w:eastAsia="Times New Roman" w:hAnsi="David" w:cs="David"/>
          <w:snapToGrid w:val="0"/>
          <w:sz w:val="26"/>
          <w:szCs w:val="24"/>
          <w:rtl/>
        </w:rPr>
        <w:t>מיד עם השלמת השלד של הקומה ה- 7 בכל בנין (לרבות קומת הקרקע), ככל שיש כזו, תותקן מעלית שירות שתופעל תוך חודשיים מיום יציקת הקומה ה-7 עם תחנות עצירה בכל קומה ותהיה זמינה לשימוש המזמין בכל עת.</w:t>
      </w:r>
    </w:p>
    <w:p w14:paraId="42ACAB66" w14:textId="77777777" w:rsidR="00E56613" w:rsidRPr="00E56613" w:rsidRDefault="00E56613" w:rsidP="00237720">
      <w:pPr>
        <w:numPr>
          <w:ilvl w:val="2"/>
          <w:numId w:val="24"/>
        </w:numPr>
        <w:spacing w:before="120" w:beforeAutospacing="0" w:after="120" w:afterAutospacing="0" w:line="240" w:lineRule="auto"/>
        <w:ind w:left="1701" w:hanging="73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כל הנדרש לשם התקנת קו ו/או קווי טלפון במשרדי הקבלן והמפקח באתר.</w:t>
      </w:r>
    </w:p>
    <w:p w14:paraId="7538450A" w14:textId="77777777" w:rsidR="00E56613" w:rsidRPr="00E56613" w:rsidRDefault="00E56613" w:rsidP="00237720">
      <w:pPr>
        <w:numPr>
          <w:ilvl w:val="2"/>
          <w:numId w:val="24"/>
        </w:numPr>
        <w:spacing w:before="120" w:beforeAutospacing="0" w:after="120" w:afterAutospacing="0" w:line="240" w:lineRule="auto"/>
        <w:ind w:left="1701" w:hanging="73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כל יתר הדרוש לבצוע העבודות, בין אם נזכר במפורש ובין אם לאו.</w:t>
      </w:r>
    </w:p>
    <w:p w14:paraId="0ABD7A6F" w14:textId="77777777" w:rsidR="00E56613" w:rsidRPr="00E56613" w:rsidRDefault="00E56613" w:rsidP="00E56613">
      <w:pPr>
        <w:spacing w:before="0" w:beforeAutospacing="0" w:after="0" w:afterAutospacing="0" w:line="240" w:lineRule="auto"/>
        <w:ind w:left="1701"/>
        <w:jc w:val="both"/>
        <w:rPr>
          <w:rFonts w:ascii="David" w:eastAsia="Times New Roman" w:hAnsi="David" w:cs="David"/>
          <w:snapToGrid w:val="0"/>
          <w:sz w:val="26"/>
          <w:szCs w:val="24"/>
          <w:rtl/>
        </w:rPr>
      </w:pPr>
      <w:r w:rsidRPr="00E56613">
        <w:rPr>
          <w:rFonts w:ascii="David" w:eastAsia="Times New Roman" w:hAnsi="David" w:cs="David"/>
          <w:snapToGrid w:val="0"/>
          <w:sz w:val="26"/>
          <w:szCs w:val="24"/>
          <w:rtl/>
        </w:rPr>
        <w:t>למען הסר ספק מובהר בזאת כי הקבלן יהא אחראי לתשלום כל הוצאות האתר, לרבות בגין תשלומי חובה, מיסים והיטלים לרשות המקומית צריכת חשמל, מים, טלפון וכיוצ"ב.</w:t>
      </w:r>
    </w:p>
    <w:p w14:paraId="220EBA16" w14:textId="77777777" w:rsidR="00E56613" w:rsidRPr="00E56613" w:rsidRDefault="00E56613" w:rsidP="00237720">
      <w:pPr>
        <w:numPr>
          <w:ilvl w:val="1"/>
          <w:numId w:val="24"/>
        </w:numPr>
        <w:spacing w:before="120" w:beforeAutospacing="0" w:after="120" w:afterAutospacing="0" w:line="240" w:lineRule="auto"/>
        <w:ind w:left="964" w:hanging="56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כל שיש לבצע לפי סעיף 18.2 לעיל יעשה בתאום וברישוי הרשויות המוסמכות, ובתיאום (לרבות לגבי מיקום, גודל, צורה, היקף ואופן בצוע) עם המפקח ובאישורו.</w:t>
      </w:r>
    </w:p>
    <w:p w14:paraId="2A059597" w14:textId="77777777" w:rsidR="00E56613" w:rsidRPr="00E56613" w:rsidRDefault="00E56613" w:rsidP="00E56613">
      <w:pPr>
        <w:spacing w:before="0" w:beforeAutospacing="0" w:after="0" w:afterAutospacing="0" w:line="240" w:lineRule="auto"/>
        <w:ind w:left="964"/>
        <w:jc w:val="both"/>
        <w:rPr>
          <w:rFonts w:ascii="David" w:eastAsia="Times New Roman" w:hAnsi="David" w:cs="David"/>
          <w:snapToGrid w:val="0"/>
          <w:sz w:val="26"/>
          <w:szCs w:val="24"/>
          <w:rtl/>
        </w:rPr>
      </w:pPr>
      <w:r w:rsidRPr="00E56613">
        <w:rPr>
          <w:rFonts w:ascii="David" w:eastAsia="Times New Roman" w:hAnsi="David" w:cs="David"/>
          <w:snapToGrid w:val="0"/>
          <w:sz w:val="26"/>
          <w:szCs w:val="24"/>
          <w:rtl/>
        </w:rPr>
        <w:t>במידה והמפקח ימצא לנכון במהלך העבודות שיש צורך בהעברת איזה מהאמצעים הנ"ל ממקומם והתקנתם במקום אחר, יהיה הקבלן חייב לבצע ההעברה על חשבונו ואולם אם ההעברה נעשתה ממקום שאושר קודם לכן ע"י המפקח וההעברה לא התחייבה מסטייה מלוח הזמנים שהקבלן אחראי לה לפי קביעת המפקח אזי יהיה הקבלן זכאי להחזר הוצאות ההעברה כפי שיקבעו ע"י המפקח.</w:t>
      </w:r>
    </w:p>
    <w:p w14:paraId="33489327" w14:textId="77777777" w:rsidR="00E56613" w:rsidRPr="00E56613" w:rsidRDefault="00E56613" w:rsidP="00E56613">
      <w:pPr>
        <w:spacing w:before="0" w:beforeAutospacing="0" w:after="0" w:afterAutospacing="0" w:line="240" w:lineRule="auto"/>
        <w:ind w:left="964"/>
        <w:jc w:val="both"/>
        <w:rPr>
          <w:rFonts w:ascii="David" w:eastAsia="Times New Roman" w:hAnsi="David" w:cs="David"/>
          <w:snapToGrid w:val="0"/>
          <w:sz w:val="26"/>
          <w:szCs w:val="24"/>
          <w:rtl/>
        </w:rPr>
      </w:pPr>
      <w:r w:rsidRPr="00E56613">
        <w:rPr>
          <w:rFonts w:ascii="David" w:eastAsia="Times New Roman" w:hAnsi="David" w:cs="David"/>
          <w:snapToGrid w:val="0"/>
          <w:sz w:val="26"/>
          <w:szCs w:val="24"/>
          <w:rtl/>
        </w:rPr>
        <w:t>במידה והמזמין יספק איזה מהאמצעים הנזכרים בסעיף 18.2 לעיל (ואין עליו כל חובה לעשות כן), אז ישלם הקבלן למזמין את כל ההוצאות שהוצאו על ידו בקשר לכך וסכום זה יפחת מהמגיע לקבלן עפ"י החוזה.</w:t>
      </w:r>
    </w:p>
    <w:p w14:paraId="02421C15" w14:textId="77777777" w:rsidR="00E56613" w:rsidRPr="00E56613" w:rsidRDefault="00E56613" w:rsidP="00237720">
      <w:pPr>
        <w:numPr>
          <w:ilvl w:val="1"/>
          <w:numId w:val="24"/>
        </w:numPr>
        <w:spacing w:before="120" w:beforeAutospacing="0" w:after="120" w:afterAutospacing="0" w:line="240" w:lineRule="auto"/>
        <w:ind w:left="964" w:hanging="56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היה ולפי שיקול דעתו הבלעדי והסופי של המפקח, האמצעים או חלק מהם אינו מספיק ו/או אינו מתאים לבצוע העבודות, יהיה על הקבלן להחליפו על חשבונו, לשביעת רצונו של המפקח, ובתוך הזמן שנקבע על ידי המפקח, וזאת ללא תמורה נוספת כלשהי, ומבלי שההחלפה כאמור תזכה את הקבלן לסטייה כלשהי מהקבוע בלוח הזמנים.</w:t>
      </w:r>
    </w:p>
    <w:p w14:paraId="3D3C0E19" w14:textId="77777777" w:rsidR="00E56613" w:rsidRPr="00E56613" w:rsidRDefault="00E56613" w:rsidP="00237720">
      <w:pPr>
        <w:numPr>
          <w:ilvl w:val="1"/>
          <w:numId w:val="24"/>
        </w:numPr>
        <w:spacing w:before="120" w:beforeAutospacing="0" w:after="120" w:afterAutospacing="0" w:line="240" w:lineRule="auto"/>
        <w:ind w:left="964" w:hanging="56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כל ההוצאות הכרוכות בהספקת האמצעים, התקנתם וקיומם וכל יתר התחייבויות הקבלן לפי סעיף 18, לרבות אגרות צריכת מים וחשמל, יחולו על הקבלן ועל חשבונו.</w:t>
      </w:r>
    </w:p>
    <w:p w14:paraId="43F59EF7" w14:textId="77777777" w:rsidR="00D904AB" w:rsidRDefault="00D904AB">
      <w:pPr>
        <w:bidi w:val="0"/>
        <w:spacing w:before="0" w:beforeAutospacing="0" w:after="160" w:afterAutospacing="0" w:line="259" w:lineRule="auto"/>
        <w:rPr>
          <w:rFonts w:ascii="David" w:eastAsia="Times New Roman" w:hAnsi="David" w:cs="David"/>
          <w:snapToGrid w:val="0"/>
          <w:sz w:val="24"/>
          <w:szCs w:val="24"/>
          <w:rtl/>
        </w:rPr>
      </w:pPr>
      <w:r>
        <w:rPr>
          <w:rFonts w:ascii="David" w:eastAsia="Times New Roman" w:hAnsi="David" w:cs="David"/>
          <w:snapToGrid w:val="0"/>
          <w:sz w:val="24"/>
          <w:szCs w:val="24"/>
          <w:rtl/>
        </w:rPr>
        <w:br w:type="page"/>
      </w:r>
    </w:p>
    <w:p w14:paraId="40E037F5" w14:textId="77777777" w:rsidR="00E56613" w:rsidRPr="00E56613" w:rsidRDefault="00E56613" w:rsidP="00237720">
      <w:pPr>
        <w:numPr>
          <w:ilvl w:val="0"/>
          <w:numId w:val="24"/>
        </w:numPr>
        <w:spacing w:before="120" w:beforeAutospacing="0" w:after="120" w:afterAutospacing="0" w:line="240" w:lineRule="auto"/>
        <w:ind w:left="397" w:hanging="397"/>
        <w:jc w:val="both"/>
        <w:outlineLvl w:val="0"/>
        <w:rPr>
          <w:rFonts w:ascii="David" w:eastAsia="Times New Roman" w:hAnsi="David" w:cs="David"/>
          <w:snapToGrid w:val="0"/>
          <w:sz w:val="26"/>
          <w:szCs w:val="24"/>
          <w:rtl/>
        </w:rPr>
      </w:pPr>
      <w:r w:rsidRPr="00E56613">
        <w:rPr>
          <w:rFonts w:ascii="David" w:eastAsia="Times New Roman" w:hAnsi="David" w:cs="David"/>
          <w:b/>
          <w:bCs/>
          <w:snapToGrid w:val="0"/>
          <w:sz w:val="26"/>
          <w:szCs w:val="24"/>
          <w:u w:val="single"/>
          <w:rtl/>
        </w:rPr>
        <w:t>חומרים וטיב בצוע</w:t>
      </w:r>
    </w:p>
    <w:p w14:paraId="74CF7DC1" w14:textId="77777777" w:rsidR="00E56613" w:rsidRPr="00E56613" w:rsidRDefault="00E56613" w:rsidP="00237720">
      <w:pPr>
        <w:numPr>
          <w:ilvl w:val="1"/>
          <w:numId w:val="24"/>
        </w:numPr>
        <w:spacing w:before="120" w:beforeAutospacing="0" w:after="120" w:afterAutospacing="0" w:line="240" w:lineRule="auto"/>
        <w:ind w:left="964" w:hanging="56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הקבלן מתחייב בכל עת תוך כדי מהלך העבודה, לדאוג באופן ובצורה שיתחייבו מדי פעם בפעם מתנאי השוק ואופי החומרים, להבטיח מראש את אספקתם השוטפת כך שלא יחול כל עיכוב בעבודה לפי לוח הזמנים, הכול להנחת דעתו של המפקח.</w:t>
      </w:r>
    </w:p>
    <w:p w14:paraId="57184774" w14:textId="77777777" w:rsidR="00E56613" w:rsidRPr="00E56613" w:rsidRDefault="00E56613" w:rsidP="00E56613">
      <w:pPr>
        <w:spacing w:before="0" w:beforeAutospacing="0" w:after="0" w:afterAutospacing="0" w:line="240" w:lineRule="auto"/>
        <w:ind w:left="2140" w:hanging="600"/>
        <w:jc w:val="both"/>
        <w:rPr>
          <w:rFonts w:ascii="David" w:eastAsia="Times New Roman" w:hAnsi="David" w:cs="David"/>
          <w:snapToGrid w:val="0"/>
          <w:sz w:val="24"/>
          <w:szCs w:val="24"/>
          <w:rtl/>
        </w:rPr>
      </w:pPr>
    </w:p>
    <w:p w14:paraId="597A0E2C" w14:textId="77777777" w:rsidR="00E56613" w:rsidRPr="00E56613" w:rsidRDefault="00E56613" w:rsidP="00237720">
      <w:pPr>
        <w:numPr>
          <w:ilvl w:val="1"/>
          <w:numId w:val="24"/>
        </w:numPr>
        <w:spacing w:before="120" w:beforeAutospacing="0" w:after="120" w:afterAutospacing="0" w:line="240" w:lineRule="auto"/>
        <w:ind w:left="964" w:hanging="56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חומרים שהובאו על ידי הקבלן לאתר למטרות העבודות אין הקבלן רשאי להוציאם מהאתר ללא הסכמת המפקח בכתב, והם יעברו עם הבאתם לאתר לבעלות המזמין, אך לא למטרת אשור קבלתם עפ"י חוזה זה, האחריות לשמירתם ולשלמותם, והמיסוי החל עליהם. על אף האמור לעיל יהיה הקבלן רשאי להוציא חומרים מהאתר אם הפסיק המזמין העבודות, שלא מסיבה הנובעת מהקבלן, לתקופה העולה על 3 חודשים.</w:t>
      </w:r>
    </w:p>
    <w:p w14:paraId="3A7E9071" w14:textId="77777777" w:rsidR="00E56613" w:rsidRPr="00E56613" w:rsidRDefault="00E56613" w:rsidP="00237720">
      <w:pPr>
        <w:numPr>
          <w:ilvl w:val="1"/>
          <w:numId w:val="24"/>
        </w:numPr>
        <w:spacing w:before="120" w:beforeAutospacing="0" w:after="120" w:afterAutospacing="0" w:line="240" w:lineRule="auto"/>
        <w:ind w:left="964" w:hanging="56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 xml:space="preserve">הקבלן אחראי לשמירת החומרים, והוא רשאי להשתמש בהם לצורך בצוע החוזה, אולם בכל מקרה מן המקרים המפורטים בסעיף 24 רשאי המזמין להשתמש בזכויות המוקנות לו עפ"י אותו סעיף, וזכות השימוש של הקבלן לפי </w:t>
      </w:r>
      <w:r w:rsidR="00EB50C8" w:rsidRPr="00E56613">
        <w:rPr>
          <w:rFonts w:ascii="David" w:eastAsia="Times New Roman" w:hAnsi="David" w:cs="David" w:hint="cs"/>
          <w:b/>
          <w:i/>
          <w:snapToGrid w:val="0"/>
          <w:sz w:val="26"/>
          <w:szCs w:val="24"/>
          <w:rtl/>
        </w:rPr>
        <w:t>פיסק</w:t>
      </w:r>
      <w:r w:rsidR="00EB50C8" w:rsidRPr="00E56613">
        <w:rPr>
          <w:rFonts w:ascii="David" w:eastAsia="Times New Roman" w:hAnsi="David" w:cs="David" w:hint="eastAsia"/>
          <w:b/>
          <w:i/>
          <w:snapToGrid w:val="0"/>
          <w:sz w:val="26"/>
          <w:szCs w:val="24"/>
          <w:rtl/>
        </w:rPr>
        <w:t>ה</w:t>
      </w:r>
      <w:r w:rsidRPr="00E56613">
        <w:rPr>
          <w:rFonts w:ascii="David" w:eastAsia="Times New Roman" w:hAnsi="David" w:cs="David"/>
          <w:b/>
          <w:i/>
          <w:snapToGrid w:val="0"/>
          <w:sz w:val="26"/>
          <w:szCs w:val="24"/>
          <w:rtl/>
        </w:rPr>
        <w:t xml:space="preserve"> זו כפופה לזכויות המזמין עפ"י סעיף 24.2.</w:t>
      </w:r>
    </w:p>
    <w:p w14:paraId="24780C74" w14:textId="77777777" w:rsidR="00E56613" w:rsidRPr="00E56613" w:rsidRDefault="00E56613" w:rsidP="00237720">
      <w:pPr>
        <w:numPr>
          <w:ilvl w:val="1"/>
          <w:numId w:val="24"/>
        </w:numPr>
        <w:spacing w:before="120" w:beforeAutospacing="0" w:after="120" w:afterAutospacing="0" w:line="240" w:lineRule="auto"/>
        <w:ind w:left="964" w:hanging="56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המזמין לא יישא בכל אחריות בקשר לנזק או אבדן לחומרים, בין שהבעלות עליהם בידי המזמין ובין שאינה בידו, ופרט לנזק שנגרם בזדון ע"י המזמין או המפקח או באי כחם המוסמכים.</w:t>
      </w:r>
    </w:p>
    <w:p w14:paraId="2C8289F8" w14:textId="77777777" w:rsidR="00E56613" w:rsidRPr="00E56613" w:rsidRDefault="00E56613" w:rsidP="00237720">
      <w:pPr>
        <w:numPr>
          <w:ilvl w:val="1"/>
          <w:numId w:val="24"/>
        </w:numPr>
        <w:spacing w:before="120" w:beforeAutospacing="0" w:after="120" w:afterAutospacing="0" w:line="240" w:lineRule="auto"/>
        <w:ind w:left="964" w:hanging="56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אין להסיק מהוראות סעיף זה, וכל התנהגות לפיו ע"י המזמין או המפקח, מתן אישור ע"י המפקח לטיבם של חומרים כלשהם, והמפקח רשאי לפסלם בכל זמן שהוא.</w:t>
      </w:r>
    </w:p>
    <w:p w14:paraId="26F3C20B" w14:textId="77777777" w:rsidR="00E56613" w:rsidRPr="00E56613" w:rsidRDefault="00E56613" w:rsidP="00237720">
      <w:pPr>
        <w:numPr>
          <w:ilvl w:val="1"/>
          <w:numId w:val="24"/>
        </w:numPr>
        <w:spacing w:before="120" w:beforeAutospacing="0" w:after="120" w:afterAutospacing="0" w:line="240" w:lineRule="auto"/>
        <w:ind w:left="964" w:hanging="56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כל אימת שנפסלו חומרים ע"י המפקח או אם הורה המפקח בכתב שחומרים אינם נחוצים לבצוע העבודות, חייב הקבלן לפי דרישת המפקח להוציאם מהאתר, ועם מתן דרישה כאמור חדלים החומרים מלהיות בבעלות המזמין. נקבע בדרישה מועד לסילוק החומרים, חייב הקבלן להוציאם בהקדם האפשרי ולא יאוחר מאשר במועד שנקבע כאמור. נמנע הקבלן מלעשות כן - רשאי המזמין למכרם במחיר ובתנאים שימצא לנכון, ולאחר שינכה ממחירם את כל ההוצאות הכרוכות במכירתם, יזכה המזמין את חשבון הקבלן בכל עודף שיוותר.</w:t>
      </w:r>
    </w:p>
    <w:p w14:paraId="7067D664" w14:textId="77777777" w:rsidR="00E56613" w:rsidRPr="00E56613" w:rsidRDefault="00E56613" w:rsidP="00237720">
      <w:pPr>
        <w:numPr>
          <w:ilvl w:val="1"/>
          <w:numId w:val="24"/>
        </w:numPr>
        <w:spacing w:before="120" w:beforeAutospacing="0" w:after="120" w:afterAutospacing="0" w:line="240" w:lineRule="auto"/>
        <w:ind w:left="964" w:hanging="56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בכפוף להוראות המפקח:-</w:t>
      </w:r>
    </w:p>
    <w:p w14:paraId="5A98B595" w14:textId="77777777" w:rsidR="00E56613" w:rsidRPr="00E56613" w:rsidRDefault="00E56613" w:rsidP="00237720">
      <w:pPr>
        <w:numPr>
          <w:ilvl w:val="2"/>
          <w:numId w:val="24"/>
        </w:numPr>
        <w:spacing w:before="120" w:beforeAutospacing="0" w:after="120" w:afterAutospacing="0" w:line="240" w:lineRule="auto"/>
        <w:ind w:left="1701" w:hanging="737"/>
        <w:jc w:val="both"/>
        <w:outlineLvl w:val="1"/>
        <w:rPr>
          <w:rFonts w:ascii="David" w:eastAsia="Times New Roman" w:hAnsi="David" w:cs="David"/>
          <w:b/>
          <w:i/>
          <w:snapToGrid w:val="0"/>
          <w:sz w:val="26"/>
          <w:szCs w:val="24"/>
          <w:rtl/>
        </w:rPr>
      </w:pPr>
      <w:r w:rsidRPr="00E56613">
        <w:rPr>
          <w:rFonts w:ascii="David" w:eastAsia="Times New Roman" w:hAnsi="David" w:cs="David"/>
          <w:snapToGrid w:val="0"/>
          <w:sz w:val="26"/>
          <w:szCs w:val="24"/>
          <w:rtl/>
        </w:rPr>
        <w:t>ישתמש הקבלן אך ורק בחומרים ממין משובח ובכמויות מספיקות, והוא מתחייב שהמלאכה</w:t>
      </w:r>
      <w:r w:rsidRPr="00E56613">
        <w:rPr>
          <w:rFonts w:ascii="David" w:eastAsia="Times New Roman" w:hAnsi="David" w:cs="David"/>
          <w:b/>
          <w:i/>
          <w:snapToGrid w:val="0"/>
          <w:sz w:val="26"/>
          <w:szCs w:val="24"/>
          <w:rtl/>
        </w:rPr>
        <w:t xml:space="preserve"> שתעשה בבצוע העבודות תהיה בעלת רמה גבוהה.</w:t>
      </w:r>
    </w:p>
    <w:p w14:paraId="2F7B0DB1" w14:textId="77777777" w:rsidR="00E56613" w:rsidRPr="00E56613" w:rsidRDefault="00E56613" w:rsidP="00237720">
      <w:pPr>
        <w:numPr>
          <w:ilvl w:val="2"/>
          <w:numId w:val="24"/>
        </w:numPr>
        <w:spacing w:before="120" w:beforeAutospacing="0" w:after="120" w:afterAutospacing="0" w:line="240" w:lineRule="auto"/>
        <w:ind w:left="1701" w:hanging="73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חומרים שלגביהם קיימים תקנים מטעם מכון התקנים הישראלי ישאו תו תקן מהאיכות הגבוהה ביותר, ובהעדר תקן כאמור יתאימו לתקן שיקבע ע"י המפקח.</w:t>
      </w:r>
    </w:p>
    <w:p w14:paraId="1EC8FCBF" w14:textId="77777777" w:rsidR="00E56613" w:rsidRPr="00E56613" w:rsidRDefault="00E56613" w:rsidP="00237720">
      <w:pPr>
        <w:numPr>
          <w:ilvl w:val="1"/>
          <w:numId w:val="24"/>
        </w:numPr>
        <w:spacing w:before="120" w:beforeAutospacing="0" w:after="120" w:afterAutospacing="0" w:line="240" w:lineRule="auto"/>
        <w:ind w:left="964" w:hanging="56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 xml:space="preserve">על הקבלן להגיש לאשור המפקח מפרטים, תרשימים ושמות יצרנים וספקים של חומרים שבדעתו להשתמש בהם. הקבלן מתחייב שלא ישתמש בבצוע העבודות אלא בחומרים שמקור אספקתם אושר ע"י המפקח ושנבדקו ונמצאו כשרים לייעודם ע"י המפקח. סופקו חומרים ע"י המזמין - אין עובדה זו כשלעצמה גורעת מאחריות הקבלן לפי </w:t>
      </w:r>
      <w:r w:rsidR="00EB50C8" w:rsidRPr="00E56613">
        <w:rPr>
          <w:rFonts w:ascii="David" w:eastAsia="Times New Roman" w:hAnsi="David" w:cs="David" w:hint="cs"/>
          <w:b/>
          <w:i/>
          <w:snapToGrid w:val="0"/>
          <w:sz w:val="26"/>
          <w:szCs w:val="24"/>
          <w:rtl/>
        </w:rPr>
        <w:t>פיסק</w:t>
      </w:r>
      <w:r w:rsidR="00EB50C8" w:rsidRPr="00E56613">
        <w:rPr>
          <w:rFonts w:ascii="David" w:eastAsia="Times New Roman" w:hAnsi="David" w:cs="David" w:hint="eastAsia"/>
          <w:b/>
          <w:i/>
          <w:snapToGrid w:val="0"/>
          <w:sz w:val="26"/>
          <w:szCs w:val="24"/>
          <w:rtl/>
        </w:rPr>
        <w:t>ה</w:t>
      </w:r>
      <w:r w:rsidRPr="00E56613">
        <w:rPr>
          <w:rFonts w:ascii="David" w:eastAsia="Times New Roman" w:hAnsi="David" w:cs="David"/>
          <w:b/>
          <w:i/>
          <w:snapToGrid w:val="0"/>
          <w:sz w:val="26"/>
          <w:szCs w:val="24"/>
          <w:rtl/>
        </w:rPr>
        <w:t xml:space="preserve"> זו, אלא אם הודיע למזמין בכתב בהזדמנות הראשונה הסתייגותו מהשימוש בחומרים תוך פירוט נימוקיו.</w:t>
      </w:r>
    </w:p>
    <w:p w14:paraId="1F94DCC4" w14:textId="77777777" w:rsidR="00E56613" w:rsidRPr="00E56613" w:rsidRDefault="00E56613" w:rsidP="00E56613">
      <w:pPr>
        <w:spacing w:before="0" w:beforeAutospacing="0" w:after="0" w:afterAutospacing="0" w:line="240" w:lineRule="auto"/>
        <w:ind w:left="964"/>
        <w:jc w:val="both"/>
        <w:rPr>
          <w:rFonts w:ascii="David" w:eastAsia="Times New Roman" w:hAnsi="David" w:cs="David"/>
          <w:snapToGrid w:val="0"/>
          <w:sz w:val="26"/>
          <w:szCs w:val="24"/>
          <w:rtl/>
        </w:rPr>
      </w:pPr>
      <w:r w:rsidRPr="00E56613">
        <w:rPr>
          <w:rFonts w:ascii="David" w:eastAsia="Times New Roman" w:hAnsi="David" w:cs="David"/>
          <w:snapToGrid w:val="0"/>
          <w:sz w:val="26"/>
          <w:szCs w:val="24"/>
          <w:rtl/>
        </w:rPr>
        <w:t>מבלי לגרוע מכלליות האמור לעיל - בדיקה ואשור מוקדמים של חומרים הוא תנאי מוקדם ליצור חומרים בסדרות ותנאי מוקדם לשימושם בעבודות.</w:t>
      </w:r>
    </w:p>
    <w:p w14:paraId="2CE61994" w14:textId="77777777" w:rsidR="00E56613" w:rsidRPr="00E56613" w:rsidRDefault="00E56613" w:rsidP="00E56613">
      <w:pPr>
        <w:spacing w:before="0" w:beforeAutospacing="0" w:after="0" w:afterAutospacing="0" w:line="240" w:lineRule="auto"/>
        <w:ind w:left="964"/>
        <w:jc w:val="both"/>
        <w:rPr>
          <w:rFonts w:ascii="David" w:eastAsia="Times New Roman" w:hAnsi="David" w:cs="David"/>
          <w:snapToGrid w:val="0"/>
          <w:sz w:val="26"/>
          <w:szCs w:val="24"/>
          <w:rtl/>
        </w:rPr>
      </w:pPr>
      <w:r w:rsidRPr="00E56613">
        <w:rPr>
          <w:rFonts w:ascii="David" w:eastAsia="Times New Roman" w:hAnsi="David" w:cs="David"/>
          <w:snapToGrid w:val="0"/>
          <w:sz w:val="26"/>
          <w:szCs w:val="24"/>
          <w:rtl/>
        </w:rPr>
        <w:t>על הקבלן להגיש לאישור המפקח פרטים ותכניות יצור ותכניות לביצוע באתר, המשלימים את התכניות שיסופקו לו.</w:t>
      </w:r>
    </w:p>
    <w:p w14:paraId="12701C75" w14:textId="77777777" w:rsidR="00E56613" w:rsidRPr="00E56613" w:rsidRDefault="00E56613" w:rsidP="00E56613">
      <w:pPr>
        <w:spacing w:before="0" w:beforeAutospacing="0" w:after="0" w:afterAutospacing="0" w:line="240" w:lineRule="auto"/>
        <w:ind w:left="172" w:firstLine="792"/>
        <w:jc w:val="both"/>
        <w:rPr>
          <w:rFonts w:ascii="David" w:eastAsia="Times New Roman" w:hAnsi="David" w:cs="David"/>
          <w:snapToGrid w:val="0"/>
          <w:sz w:val="26"/>
          <w:szCs w:val="24"/>
          <w:rtl/>
        </w:rPr>
      </w:pPr>
      <w:r w:rsidRPr="00E56613">
        <w:rPr>
          <w:rFonts w:ascii="David" w:eastAsia="Times New Roman" w:hAnsi="David" w:cs="David"/>
          <w:snapToGrid w:val="0"/>
          <w:sz w:val="26"/>
          <w:szCs w:val="24"/>
          <w:rtl/>
        </w:rPr>
        <w:t>על הקבלן לבצע דוגמאות מכל מין וסוג באתר לאישור המפקח, לפי דרישתו.</w:t>
      </w:r>
    </w:p>
    <w:p w14:paraId="7200783D" w14:textId="77777777" w:rsidR="00E56613" w:rsidRPr="00E56613" w:rsidRDefault="00E56613" w:rsidP="00237720">
      <w:pPr>
        <w:numPr>
          <w:ilvl w:val="1"/>
          <w:numId w:val="24"/>
        </w:numPr>
        <w:spacing w:before="120" w:beforeAutospacing="0" w:after="120" w:afterAutospacing="0" w:line="240" w:lineRule="auto"/>
        <w:ind w:left="964" w:hanging="567"/>
        <w:jc w:val="both"/>
        <w:outlineLvl w:val="1"/>
        <w:rPr>
          <w:rFonts w:ascii="David" w:eastAsia="Times New Roman" w:hAnsi="David" w:cs="David"/>
          <w:b/>
          <w:i/>
          <w:snapToGrid w:val="0"/>
          <w:sz w:val="26"/>
          <w:szCs w:val="24"/>
          <w:rtl/>
        </w:rPr>
      </w:pPr>
    </w:p>
    <w:p w14:paraId="17119DCB" w14:textId="77777777" w:rsidR="00E56613" w:rsidRPr="00E56613" w:rsidRDefault="00E56613" w:rsidP="00237720">
      <w:pPr>
        <w:numPr>
          <w:ilvl w:val="2"/>
          <w:numId w:val="24"/>
        </w:numPr>
        <w:spacing w:before="120" w:beforeAutospacing="0" w:after="120" w:afterAutospacing="0" w:line="240" w:lineRule="auto"/>
        <w:ind w:left="1701" w:hanging="737"/>
        <w:jc w:val="both"/>
        <w:outlineLvl w:val="1"/>
        <w:rPr>
          <w:rFonts w:ascii="David" w:eastAsia="Times New Roman" w:hAnsi="David" w:cs="David"/>
          <w:b/>
          <w:i/>
          <w:snapToGrid w:val="0"/>
          <w:sz w:val="26"/>
          <w:szCs w:val="24"/>
        </w:rPr>
      </w:pPr>
      <w:r w:rsidRPr="00E56613">
        <w:rPr>
          <w:rFonts w:ascii="David" w:eastAsia="Times New Roman" w:hAnsi="David" w:cs="David"/>
          <w:b/>
          <w:i/>
          <w:snapToGrid w:val="0"/>
          <w:sz w:val="26"/>
          <w:szCs w:val="24"/>
          <w:rtl/>
        </w:rPr>
        <w:t>לפי הוראות המפקח יהיה על הקבלן לספק על חשבונו הוא דוגמאות של חומרים הדרושים לבדיקות. כן יהיה עליו לספק את הכלים, כח האדם וכל האמצעים האחרים הדרושים לנטילת הדוגמאות, העברתן לבדיקה באתר או במעבדה ובדיקתן, הכול כפי שהמפקח יורה.</w:t>
      </w:r>
    </w:p>
    <w:p w14:paraId="19DF424D" w14:textId="77777777" w:rsidR="00E56613" w:rsidRPr="00E56613" w:rsidRDefault="00E56613" w:rsidP="00237720">
      <w:pPr>
        <w:numPr>
          <w:ilvl w:val="2"/>
          <w:numId w:val="24"/>
        </w:numPr>
        <w:spacing w:before="120" w:beforeAutospacing="0" w:after="120" w:afterAutospacing="0" w:line="240" w:lineRule="auto"/>
        <w:ind w:left="1701" w:hanging="73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על הקבלן להתקשר עם מכון התקנים הישראלי ו/או הטכניון ו/או מכון מוסמך דומה שיאושר על ידי המזמין לביצוע בדיקות התאמה לתקנים ובדיקות התאמה לדרישות הרשויות, המפרטים, היועצים והמתכננים. פרוגראמת הבדיקות תיקבע ע"י המפקח ולכל הפחות תכלול את המפורט בנספח 3.1.30 בהתקשרות בין הקבלן למעבדה יקבע שהעתק מכל תוצאות הבדיקה ישלח ישירות למפקח, במקביל להעברתו לקבלן. זימון עובדי המעבדה לביצוע הבדיקות במועד הנדרש הינו באחריות הקבלן. אם תידרשנה בדיקות חוזרות או בדיקות נוספות ע"י המפקח ו/או ע"י רשויות מוסמכות מכל סיבה שהיא, יהיה על הקבלן לשלם גם את הוצאות הבדיקות החוזרות ו/או הנוספות. על הקבלן להמציא למזמין הודעה נפרדת בכתב בדבר קבלת תוצאות שליליות, ככל שתהיינה. על הקבלן להגיש את כל העזרה הדרושה להכנת הבדיקות ולביצוען, לרבות אספקת חומרים, פועלים, כלי עבודה וציוד הכול לפי הוראות המפקח. על הקבלן תחולנה כל הוצאות הבדיקות, הבדיקות החוזרות ו/או הנוספות.</w:t>
      </w:r>
    </w:p>
    <w:p w14:paraId="24FF3760" w14:textId="77777777" w:rsidR="00E56613" w:rsidRPr="00E56613" w:rsidRDefault="00E56613" w:rsidP="00E56613">
      <w:pPr>
        <w:spacing w:before="0" w:beforeAutospacing="0" w:after="0" w:afterAutospacing="0" w:line="240" w:lineRule="auto"/>
        <w:ind w:left="1701"/>
        <w:jc w:val="both"/>
        <w:rPr>
          <w:rFonts w:ascii="David" w:eastAsia="Times New Roman" w:hAnsi="David" w:cs="David"/>
          <w:snapToGrid w:val="0"/>
          <w:sz w:val="26"/>
          <w:szCs w:val="24"/>
          <w:rtl/>
        </w:rPr>
      </w:pPr>
      <w:r w:rsidRPr="00E56613">
        <w:rPr>
          <w:rFonts w:ascii="David" w:eastAsia="Times New Roman" w:hAnsi="David" w:cs="David"/>
          <w:snapToGrid w:val="0"/>
          <w:sz w:val="26"/>
          <w:szCs w:val="24"/>
          <w:rtl/>
        </w:rPr>
        <w:t>בכל מקרה בו שולמו בפועל הוצאות בדיקות ע"י המזמין בעוד שהקבלן מחויב לשאת בהן עפ"י חוזה זה, יהיה המזמין זכאי לנכותן מכל סכום שיגיע ממנו לקבלן ו/או לגבותו בכל דרך אחרת ו/או להסיבן לאחר ללא צורך בהסכמת הקבלן.</w:t>
      </w:r>
    </w:p>
    <w:p w14:paraId="6DFC2893" w14:textId="77777777" w:rsidR="00E56613" w:rsidRPr="00E56613" w:rsidRDefault="00E56613" w:rsidP="00237720">
      <w:pPr>
        <w:numPr>
          <w:ilvl w:val="2"/>
          <w:numId w:val="24"/>
        </w:numPr>
        <w:spacing w:before="120" w:beforeAutospacing="0" w:after="120" w:afterAutospacing="0" w:line="240" w:lineRule="auto"/>
        <w:ind w:left="1701" w:hanging="73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המפקח יהיה הפוסק הבלעדי בגין תוצאות הבדיקה של החומרים או של טיב העבודה, וכן בגין התאמת החומרים לדוגמאות שאושרו על ידו לפי סעיף 19.8 לעיל.</w:t>
      </w:r>
    </w:p>
    <w:p w14:paraId="7DAD9346" w14:textId="77777777" w:rsidR="00E56613" w:rsidRPr="00E56613" w:rsidRDefault="00E56613" w:rsidP="00237720">
      <w:pPr>
        <w:numPr>
          <w:ilvl w:val="1"/>
          <w:numId w:val="24"/>
        </w:numPr>
        <w:spacing w:before="120" w:beforeAutospacing="0" w:after="120" w:afterAutospacing="0" w:line="240" w:lineRule="auto"/>
        <w:ind w:left="964" w:hanging="567"/>
        <w:jc w:val="both"/>
        <w:outlineLvl w:val="1"/>
        <w:rPr>
          <w:rFonts w:ascii="David" w:eastAsia="Times New Roman" w:hAnsi="David" w:cs="David"/>
          <w:b/>
          <w:i/>
          <w:snapToGrid w:val="0"/>
          <w:sz w:val="26"/>
          <w:szCs w:val="24"/>
          <w:rtl/>
        </w:rPr>
      </w:pPr>
    </w:p>
    <w:p w14:paraId="06F7D8A6" w14:textId="77777777" w:rsidR="00E56613" w:rsidRPr="00E56613" w:rsidRDefault="00E56613" w:rsidP="00237720">
      <w:pPr>
        <w:numPr>
          <w:ilvl w:val="2"/>
          <w:numId w:val="24"/>
        </w:numPr>
        <w:spacing w:before="120" w:beforeAutospacing="0" w:after="120" w:afterAutospacing="0" w:line="240" w:lineRule="auto"/>
        <w:ind w:left="1701" w:hanging="737"/>
        <w:jc w:val="both"/>
        <w:outlineLvl w:val="1"/>
        <w:rPr>
          <w:rFonts w:ascii="David" w:eastAsia="Times New Roman" w:hAnsi="David" w:cs="David"/>
          <w:b/>
          <w:i/>
          <w:snapToGrid w:val="0"/>
          <w:sz w:val="26"/>
          <w:szCs w:val="24"/>
        </w:rPr>
      </w:pPr>
      <w:r w:rsidRPr="00E56613">
        <w:rPr>
          <w:rFonts w:ascii="David" w:eastAsia="Times New Roman" w:hAnsi="David" w:cs="David"/>
          <w:b/>
          <w:i/>
          <w:snapToGrid w:val="0"/>
          <w:sz w:val="26"/>
          <w:szCs w:val="24"/>
          <w:rtl/>
        </w:rPr>
        <w:t>אם לפי הוראות המפקח או לפי צווים חוקיים של רשויות מוסמכות יהיה צורך בבצוע בדיקות כלשהן או יידרש אשור בקשר לעבודה כלשהי (כגון - יציקה), יהיה על הקבלן לתת למפקח הודעה מוקדמת של 48 שעות בדבר התאריך בו יהיה נכון לבצוע הביקורת או הבדיקה.</w:t>
      </w:r>
    </w:p>
    <w:p w14:paraId="6D3F014A" w14:textId="77777777" w:rsidR="00E56613" w:rsidRPr="00E56613" w:rsidRDefault="00E56613" w:rsidP="00237720">
      <w:pPr>
        <w:numPr>
          <w:ilvl w:val="2"/>
          <w:numId w:val="24"/>
        </w:numPr>
        <w:spacing w:before="120" w:beforeAutospacing="0" w:after="120" w:afterAutospacing="0" w:line="240" w:lineRule="auto"/>
        <w:ind w:left="1701" w:hanging="73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בוצעו עבודות כאלה ללא אשור המפקח, יהיה המפקח רשאי לדרוש את פתיחת העבודה הגמורה או את הריסת העבודות, כדי לאפשר את הבדיקה או הביקורת, ועל הקבלן יהיה לציית ללא דחוי להוראות אלה. נמצאה העבודה הטעונה אשור, בקורת או בדיקה פגומה, כולה או מקצתה, יתקנה הקבלן על חשבונו הוא, בהתאם להוראות המפקח, ובמקרים אלה תחולנה הוצאות הבדיקה, הביקורת, ההריסה והתיקון על הקבלן. אין בתיקונים אלה כדי לגרוע מאחריות הקבלן לעמוד בלוח הזמנים לביצוע העבודות.</w:t>
      </w:r>
    </w:p>
    <w:p w14:paraId="25215B70" w14:textId="77777777" w:rsidR="00E56613" w:rsidRPr="00E56613" w:rsidRDefault="00E56613" w:rsidP="00237720">
      <w:pPr>
        <w:numPr>
          <w:ilvl w:val="2"/>
          <w:numId w:val="24"/>
        </w:numPr>
        <w:spacing w:before="120" w:beforeAutospacing="0" w:after="120" w:afterAutospacing="0" w:line="240" w:lineRule="auto"/>
        <w:ind w:left="1701" w:hanging="73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אם לא יופיע המפקח לביקורת או בדיקה לפי הזמנת הקבלן במועד שצוין בהודעה מוקדמת סבירה של הקבלן, תהיה הרשות בידי הקבלן להמשיך בעבודות, רק לאחר קבלת הסכמת נציג המזמין מראש ובכתב.</w:t>
      </w:r>
    </w:p>
    <w:p w14:paraId="0BBD8C5E" w14:textId="77777777" w:rsidR="00E56613" w:rsidRPr="00E56613" w:rsidRDefault="00E56613" w:rsidP="00237720">
      <w:pPr>
        <w:numPr>
          <w:ilvl w:val="1"/>
          <w:numId w:val="24"/>
        </w:numPr>
        <w:spacing w:before="120" w:beforeAutospacing="0" w:after="120" w:afterAutospacing="0" w:line="240" w:lineRule="auto"/>
        <w:ind w:left="964" w:hanging="567"/>
        <w:jc w:val="both"/>
        <w:outlineLvl w:val="1"/>
        <w:rPr>
          <w:rFonts w:ascii="David" w:eastAsia="Times New Roman" w:hAnsi="David" w:cs="David"/>
          <w:b/>
          <w:i/>
          <w:snapToGrid w:val="0"/>
          <w:sz w:val="26"/>
          <w:szCs w:val="24"/>
          <w:rtl/>
        </w:rPr>
      </w:pPr>
    </w:p>
    <w:p w14:paraId="01BE99DD" w14:textId="77777777" w:rsidR="00E56613" w:rsidRPr="00E56613" w:rsidRDefault="00E56613" w:rsidP="00237720">
      <w:pPr>
        <w:numPr>
          <w:ilvl w:val="2"/>
          <w:numId w:val="24"/>
        </w:numPr>
        <w:spacing w:before="120" w:beforeAutospacing="0" w:after="120" w:afterAutospacing="0" w:line="240" w:lineRule="auto"/>
        <w:ind w:left="1701" w:hanging="73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הושלם חלק מהעבודות שנועד להיות מכוסה או מוסתר, יודיע הקבלן למפקח בכתב שהחלק האמור מוכן לבדיקה והקבלן יאפשר ויעזור למפקח לבדוק, לבחון ולמדוד את החלק האמור לפני כיסויו או הסתרתו.</w:t>
      </w:r>
    </w:p>
    <w:p w14:paraId="0821711B" w14:textId="77777777" w:rsidR="00E56613" w:rsidRPr="00E56613" w:rsidRDefault="00E56613" w:rsidP="00237720">
      <w:pPr>
        <w:numPr>
          <w:ilvl w:val="2"/>
          <w:numId w:val="24"/>
        </w:numPr>
        <w:spacing w:before="120" w:beforeAutospacing="0" w:after="120" w:afterAutospacing="0" w:line="240" w:lineRule="auto"/>
        <w:ind w:left="1701" w:hanging="73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הקבלן מתחייב למנוע את כיסויו או הסתרתו של חלק כלשהו מהעבודות שנועד להיות מכוסה או מוסתר ללא הסכמתו של המפקח.</w:t>
      </w:r>
    </w:p>
    <w:p w14:paraId="05FCC6AC" w14:textId="77777777" w:rsidR="00E56613" w:rsidRPr="00E56613" w:rsidRDefault="00E56613" w:rsidP="00237720">
      <w:pPr>
        <w:numPr>
          <w:ilvl w:val="2"/>
          <w:numId w:val="24"/>
        </w:numPr>
        <w:spacing w:before="120" w:beforeAutospacing="0" w:after="120" w:afterAutospacing="0" w:line="240" w:lineRule="auto"/>
        <w:ind w:left="1701" w:hanging="73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הקבלן יחשוף, יגלה, יקדח קידוחים ויעשה חורים בכל חלק מהעבודות לפי הוראות המפקח לצורך בדיקתו, בחינתו ומדידתו, ולאחר מכן יחזירו לתיקונו לשביעות רצונו של המפקח. לא מילא הקבלן אחר הוראות המפקח לפי פסקא זו, רשאי המזמין לחשוף, לגלות, לקדוח קידוחים ולעשות חורים בכל חלק מהעבודות, ולאחר מכן יהא על הקבלן להחזירו לתיקונו.</w:t>
      </w:r>
    </w:p>
    <w:p w14:paraId="4D5E5EE2" w14:textId="77777777" w:rsidR="00E56613" w:rsidRPr="00E56613" w:rsidRDefault="00E56613" w:rsidP="00237720">
      <w:pPr>
        <w:numPr>
          <w:ilvl w:val="2"/>
          <w:numId w:val="24"/>
        </w:numPr>
        <w:spacing w:before="120" w:beforeAutospacing="0" w:after="120" w:afterAutospacing="0" w:line="240" w:lineRule="auto"/>
        <w:ind w:left="1701" w:hanging="73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ההוצאות הכרוכות בעבודה האמורה בסעיף 19.11.3 תחולנה על הקבלן פרט אם קיים הקבלן את התחייבותו לפי סעיף 19.11.1 והבדיקות הוכיחו שהמלאכה בוצעה לשביעות רצון המפקח, בכפוף לאמור בסעיף 6.6.21 לעיל.</w:t>
      </w:r>
    </w:p>
    <w:p w14:paraId="386AEDB4" w14:textId="77777777" w:rsidR="00E56613" w:rsidRPr="00E56613" w:rsidRDefault="00E56613" w:rsidP="00237720">
      <w:pPr>
        <w:numPr>
          <w:ilvl w:val="1"/>
          <w:numId w:val="24"/>
        </w:numPr>
        <w:spacing w:before="120" w:beforeAutospacing="0" w:after="120" w:afterAutospacing="0" w:line="240" w:lineRule="auto"/>
        <w:ind w:left="964" w:hanging="56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ab/>
        <w:t>המפקח יהיה רשאי להורות לקבלן מזמן לזמן, תוך כדי מהלך העבודה:</w:t>
      </w:r>
    </w:p>
    <w:p w14:paraId="792DF106" w14:textId="77777777" w:rsidR="00E56613" w:rsidRPr="00E56613" w:rsidRDefault="00E56613" w:rsidP="00237720">
      <w:pPr>
        <w:numPr>
          <w:ilvl w:val="2"/>
          <w:numId w:val="24"/>
        </w:numPr>
        <w:spacing w:before="120" w:beforeAutospacing="0" w:after="120" w:afterAutospacing="0" w:line="240" w:lineRule="auto"/>
        <w:ind w:left="1701" w:hanging="73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על סילוק כל חומרים שהם מהאתר בתוך תקופת זמן אשר תצוין בהוראה, בכל מקרה שלדעת המפקח אין החומרים מתאימים לתפקידם.</w:t>
      </w:r>
    </w:p>
    <w:p w14:paraId="72845CD3" w14:textId="77777777" w:rsidR="00E56613" w:rsidRPr="00E56613" w:rsidRDefault="00E56613" w:rsidP="00237720">
      <w:pPr>
        <w:numPr>
          <w:ilvl w:val="2"/>
          <w:numId w:val="24"/>
        </w:numPr>
        <w:spacing w:before="120" w:beforeAutospacing="0" w:after="120" w:afterAutospacing="0" w:line="240" w:lineRule="auto"/>
        <w:ind w:left="1701" w:hanging="73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על הבאת חומרים כשרים ומתאימים לתפקידם במקום החומרים האמורים בסעיף 19.12.1.</w:t>
      </w:r>
    </w:p>
    <w:p w14:paraId="5AEA0F59" w14:textId="77777777" w:rsidR="00E56613" w:rsidRPr="00E56613" w:rsidRDefault="00E56613" w:rsidP="00237720">
      <w:pPr>
        <w:numPr>
          <w:ilvl w:val="1"/>
          <w:numId w:val="24"/>
        </w:numPr>
        <w:spacing w:before="120" w:beforeAutospacing="0" w:after="120" w:afterAutospacing="0" w:line="240" w:lineRule="auto"/>
        <w:ind w:left="964" w:hanging="56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בכל אחד מהמקרים הבאים:-</w:t>
      </w:r>
    </w:p>
    <w:p w14:paraId="605BBD8B" w14:textId="77777777" w:rsidR="00E56613" w:rsidRPr="00E56613" w:rsidRDefault="00E56613" w:rsidP="00237720">
      <w:pPr>
        <w:numPr>
          <w:ilvl w:val="2"/>
          <w:numId w:val="24"/>
        </w:numPr>
        <w:spacing w:before="120" w:beforeAutospacing="0" w:after="120" w:afterAutospacing="0" w:line="240" w:lineRule="auto"/>
        <w:ind w:left="1701" w:hanging="73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אם ישתמש הקבלן בחומרים שלא אושרו ע"י המפקח.</w:t>
      </w:r>
    </w:p>
    <w:p w14:paraId="3A837322" w14:textId="77777777" w:rsidR="00E56613" w:rsidRPr="00E56613" w:rsidRDefault="00E56613" w:rsidP="00237720">
      <w:pPr>
        <w:numPr>
          <w:ilvl w:val="2"/>
          <w:numId w:val="24"/>
        </w:numPr>
        <w:spacing w:before="120" w:beforeAutospacing="0" w:after="120" w:afterAutospacing="0" w:line="240" w:lineRule="auto"/>
        <w:ind w:left="1701" w:hanging="73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אם נעשתה עבודה באופן שאינו תואם את הוראות החוזה.</w:t>
      </w:r>
    </w:p>
    <w:p w14:paraId="5FE4BFEF" w14:textId="77777777" w:rsidR="00E56613" w:rsidRPr="00E56613" w:rsidRDefault="00E56613" w:rsidP="00237720">
      <w:pPr>
        <w:numPr>
          <w:ilvl w:val="2"/>
          <w:numId w:val="24"/>
        </w:numPr>
        <w:spacing w:before="120" w:beforeAutospacing="0" w:after="120" w:afterAutospacing="0" w:line="240" w:lineRule="auto"/>
        <w:ind w:left="1701" w:hanging="73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אם תוצאות בדיקה הוכיחו שהטיב או החוזק של החומרים אינם לשביעת רצון המפקח, אזי יהיה המפקח זכאי להפסיק את העבודה ולצוות על הריסת עבודות שלבנייתן השתמש הקבלן בחומרים שנפסלו או שהיו בלתי מתאימים לחוזה או שבוצעו באופן שאינו תואם הוראות החוזה, ועל הקבלן לציית להוראות המפקח ולהוציאן לפועל על חשבונו, וכן יהיה עליו לבצע מחדש על חשבונו אותה עבודה שנהרסה.</w:t>
      </w:r>
    </w:p>
    <w:p w14:paraId="65A412D5" w14:textId="77777777" w:rsidR="00E56613" w:rsidRPr="00E56613" w:rsidRDefault="00E56613" w:rsidP="00E56613">
      <w:pPr>
        <w:spacing w:before="0" w:beforeAutospacing="0" w:after="0" w:afterAutospacing="0" w:line="240" w:lineRule="auto"/>
        <w:ind w:left="1701"/>
        <w:jc w:val="both"/>
        <w:rPr>
          <w:rFonts w:ascii="David" w:eastAsia="Times New Roman" w:hAnsi="David" w:cs="David"/>
          <w:snapToGrid w:val="0"/>
          <w:sz w:val="26"/>
          <w:szCs w:val="24"/>
          <w:rtl/>
        </w:rPr>
      </w:pPr>
      <w:r w:rsidRPr="00E56613">
        <w:rPr>
          <w:rFonts w:ascii="David" w:eastAsia="Times New Roman" w:hAnsi="David" w:cs="David"/>
          <w:snapToGrid w:val="0"/>
          <w:sz w:val="26"/>
          <w:szCs w:val="24"/>
          <w:rtl/>
        </w:rPr>
        <w:t>למפקח תהיה הרשות לוותר על הריסת עבודות כאמור ולקבוע לפי הערכתו את ההפרש בין שווי העבודות לעומת שווין אילו נעשו בחומרים שאושרו על ידו או בחומרים ובטיב, בחוזק ובאופן שהיו לשביעת רצונו. הפרש זה יהיה סכום המגיע מהקבלן למזמין.</w:t>
      </w:r>
    </w:p>
    <w:p w14:paraId="62735B81" w14:textId="77777777" w:rsidR="00E56613" w:rsidRPr="00E56613" w:rsidRDefault="00E56613" w:rsidP="00237720">
      <w:pPr>
        <w:numPr>
          <w:ilvl w:val="1"/>
          <w:numId w:val="24"/>
        </w:numPr>
        <w:spacing w:before="120" w:beforeAutospacing="0" w:after="120" w:afterAutospacing="0" w:line="240" w:lineRule="auto"/>
        <w:ind w:left="964" w:hanging="56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כ</w:t>
      </w:r>
      <w:r w:rsidR="00EB50C8">
        <w:rPr>
          <w:rFonts w:ascii="David" w:eastAsia="Times New Roman" w:hAnsi="David" w:cs="David" w:hint="cs"/>
          <w:b/>
          <w:i/>
          <w:snapToGrid w:val="0"/>
          <w:sz w:val="26"/>
          <w:szCs w:val="24"/>
          <w:rtl/>
        </w:rPr>
        <w:t>ו</w:t>
      </w:r>
      <w:r w:rsidRPr="00E56613">
        <w:rPr>
          <w:rFonts w:ascii="David" w:eastAsia="Times New Roman" w:hAnsi="David" w:cs="David"/>
          <w:b/>
          <w:i/>
          <w:snapToGrid w:val="0"/>
          <w:sz w:val="26"/>
          <w:szCs w:val="24"/>
          <w:rtl/>
        </w:rPr>
        <w:t>חו של המפקח לפי סעיף 19.13 לעיל יפה לכל דבר, על אף כל בדיקה שנערכה על ידי המפקח, ועל אף כל תשלום ביניים שבוצע בקשר לחומרים ולמלאכה האמורים.</w:t>
      </w:r>
    </w:p>
    <w:p w14:paraId="7E8A53CD" w14:textId="77777777" w:rsidR="00E56613" w:rsidRPr="00E56613" w:rsidRDefault="00E56613" w:rsidP="00237720">
      <w:pPr>
        <w:numPr>
          <w:ilvl w:val="1"/>
          <w:numId w:val="24"/>
        </w:numPr>
        <w:spacing w:before="120" w:beforeAutospacing="0" w:after="120" w:afterAutospacing="0" w:line="240" w:lineRule="auto"/>
        <w:ind w:left="964" w:hanging="56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נתגלה פגם בעבודות בזמן בצוען, רשאי המפקח לדרוש מהקבלן שיחקור אחר סיבות הפגם ויתקנו לפי שיטה שתאושר ע"י המפקח. היה הפגם כזה שלדעת המפקח אין הקבלן אחראי לו לפי החוזה, יחולו הוצאות החקירה והתיקון על המזמין.</w:t>
      </w:r>
    </w:p>
    <w:p w14:paraId="1BBDEDEA" w14:textId="77777777" w:rsidR="00E56613" w:rsidRPr="00E56613" w:rsidRDefault="00E56613" w:rsidP="00E56613">
      <w:pPr>
        <w:spacing w:before="0" w:beforeAutospacing="0" w:after="0" w:afterAutospacing="0" w:line="240" w:lineRule="auto"/>
        <w:ind w:left="964"/>
        <w:jc w:val="both"/>
        <w:rPr>
          <w:rFonts w:ascii="David" w:eastAsia="Times New Roman" w:hAnsi="David" w:cs="David"/>
          <w:snapToGrid w:val="0"/>
          <w:sz w:val="24"/>
          <w:szCs w:val="24"/>
          <w:rtl/>
        </w:rPr>
      </w:pPr>
      <w:r w:rsidRPr="00E56613">
        <w:rPr>
          <w:rFonts w:ascii="David" w:eastAsia="Times New Roman" w:hAnsi="David" w:cs="David"/>
          <w:snapToGrid w:val="0"/>
          <w:sz w:val="24"/>
          <w:szCs w:val="24"/>
          <w:rtl/>
        </w:rPr>
        <w:t>היה הפגם לפי דעת המפקח כזה שהקבלן אחראי לו לפי החוזה - יחולו הוצאות החקירה על הקבלן וכן יהא הקבלן חייב לתקן על חשבונו הוא את הפגם וכל הכרוך בו. אם הפגם אינו ניתן לתקון יהיה הקבלן חייב בתשלום פיצויים למזמין בשיעור שיקבע ע"י המפקח.</w:t>
      </w:r>
    </w:p>
    <w:p w14:paraId="605CE905" w14:textId="77777777" w:rsidR="00E56613" w:rsidRPr="00E56613" w:rsidRDefault="00E56613" w:rsidP="00237720">
      <w:pPr>
        <w:numPr>
          <w:ilvl w:val="1"/>
          <w:numId w:val="24"/>
        </w:numPr>
        <w:spacing w:before="120" w:beforeAutospacing="0" w:after="120" w:afterAutospacing="0" w:line="240" w:lineRule="auto"/>
        <w:ind w:left="964" w:hanging="56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לא מילא הקבלן אחר איזה מהוראות סעיף 19 לעיל רשאי המזמין לבצע על חשבון הקבלן את אשר היה על הקבלן לבצע, הקבלן יישא בכל ההוצאות הכרוכות בכך ויהיה חייב לשלמם למזמין.</w:t>
      </w:r>
    </w:p>
    <w:p w14:paraId="67645BCD" w14:textId="77777777" w:rsidR="00E56613" w:rsidRPr="00E56613" w:rsidRDefault="00E56613" w:rsidP="00E56613">
      <w:pPr>
        <w:spacing w:before="0" w:beforeAutospacing="0" w:after="0" w:afterAutospacing="0" w:line="240" w:lineRule="auto"/>
        <w:ind w:left="2140" w:hanging="600"/>
        <w:jc w:val="both"/>
        <w:rPr>
          <w:rFonts w:ascii="David" w:eastAsia="Times New Roman" w:hAnsi="David" w:cs="David"/>
          <w:snapToGrid w:val="0"/>
          <w:sz w:val="24"/>
          <w:szCs w:val="24"/>
          <w:rtl/>
        </w:rPr>
      </w:pPr>
    </w:p>
    <w:p w14:paraId="1022B266" w14:textId="77777777" w:rsidR="00E56613" w:rsidRPr="00E56613" w:rsidRDefault="00E56613" w:rsidP="00237720">
      <w:pPr>
        <w:numPr>
          <w:ilvl w:val="0"/>
          <w:numId w:val="24"/>
        </w:numPr>
        <w:spacing w:before="120" w:beforeAutospacing="0" w:after="120" w:afterAutospacing="0" w:line="240" w:lineRule="auto"/>
        <w:ind w:left="397" w:hanging="397"/>
        <w:jc w:val="both"/>
        <w:outlineLvl w:val="0"/>
        <w:rPr>
          <w:rFonts w:ascii="David" w:eastAsia="Times New Roman" w:hAnsi="David" w:cs="David"/>
          <w:snapToGrid w:val="0"/>
          <w:sz w:val="26"/>
          <w:szCs w:val="24"/>
          <w:rtl/>
        </w:rPr>
      </w:pPr>
      <w:r w:rsidRPr="00E56613">
        <w:rPr>
          <w:rFonts w:ascii="David" w:eastAsia="Times New Roman" w:hAnsi="David" w:cs="David"/>
          <w:b/>
          <w:bCs/>
          <w:snapToGrid w:val="0"/>
          <w:sz w:val="26"/>
          <w:szCs w:val="24"/>
          <w:u w:val="single"/>
          <w:rtl/>
        </w:rPr>
        <w:t>סימון</w:t>
      </w:r>
    </w:p>
    <w:p w14:paraId="1E22AE40" w14:textId="77777777" w:rsidR="00E56613" w:rsidRPr="00E56613" w:rsidRDefault="00E56613" w:rsidP="00237720">
      <w:pPr>
        <w:numPr>
          <w:ilvl w:val="1"/>
          <w:numId w:val="24"/>
        </w:numPr>
        <w:spacing w:before="120" w:beforeAutospacing="0" w:after="120" w:afterAutospacing="0" w:line="240" w:lineRule="auto"/>
        <w:ind w:left="964" w:hanging="56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הקבלן  יבצע באמצעות מודדים מוסמכים, על חשבונו, סימון נכון ומדויק לשם ביצוע העבודות שלו ושל הקבלנים המיוחדים, יבדוק את נכונותם של הגבהים המימדים וההכוונה ויספק את כל המכשירים וכ</w:t>
      </w:r>
      <w:r w:rsidR="00EB50C8">
        <w:rPr>
          <w:rFonts w:ascii="David" w:eastAsia="Times New Roman" w:hAnsi="David" w:cs="David" w:hint="cs"/>
          <w:b/>
          <w:i/>
          <w:snapToGrid w:val="0"/>
          <w:sz w:val="26"/>
          <w:szCs w:val="24"/>
          <w:rtl/>
        </w:rPr>
        <w:t>ו</w:t>
      </w:r>
      <w:r w:rsidRPr="00E56613">
        <w:rPr>
          <w:rFonts w:ascii="David" w:eastAsia="Times New Roman" w:hAnsi="David" w:cs="David"/>
          <w:b/>
          <w:i/>
          <w:snapToGrid w:val="0"/>
          <w:sz w:val="26"/>
          <w:szCs w:val="24"/>
          <w:rtl/>
        </w:rPr>
        <w:t xml:space="preserve">ח האדם הדרושים בקשר לכך. </w:t>
      </w:r>
    </w:p>
    <w:p w14:paraId="338393C2" w14:textId="77777777" w:rsidR="00E56613" w:rsidRPr="00E56613" w:rsidRDefault="00E56613" w:rsidP="00237720">
      <w:pPr>
        <w:numPr>
          <w:ilvl w:val="1"/>
          <w:numId w:val="24"/>
        </w:numPr>
        <w:spacing w:before="120" w:beforeAutospacing="0" w:after="120" w:afterAutospacing="0" w:line="240" w:lineRule="auto"/>
        <w:ind w:left="964" w:hanging="56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הוטל על הקבלן לבצע את הסימון לפי נקודות שנקבעו על ידי המפקח, חייב הקבלן לשמור על קיומן ושלמותן של נקודות אלה, ולחדשן על חשבונו בכל מקרה שהושחתו.</w:t>
      </w:r>
    </w:p>
    <w:p w14:paraId="59C85064" w14:textId="77777777" w:rsidR="00E56613" w:rsidRPr="00E56613" w:rsidRDefault="00E56613" w:rsidP="00237720">
      <w:pPr>
        <w:numPr>
          <w:ilvl w:val="1"/>
          <w:numId w:val="24"/>
        </w:numPr>
        <w:spacing w:before="120" w:beforeAutospacing="0" w:after="120" w:afterAutospacing="0" w:line="240" w:lineRule="auto"/>
        <w:ind w:left="964" w:hanging="56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אחריות הקבלן לסימון חלה אף אם הסימון לא נערך על ידו אלא אם הודיע למפקח לא יאוחר מאשר 5 ימים לפני המועד לבצוע עבודה עפ"י הסימון על הסתייגותו ממנו כשהיא נתמכת במדידות, פירושים וכל מידע אחר הנדרש לבצוע הסימון.</w:t>
      </w:r>
    </w:p>
    <w:p w14:paraId="74C10123" w14:textId="77777777" w:rsidR="00E56613" w:rsidRPr="00E56613" w:rsidRDefault="00E56613" w:rsidP="00237720">
      <w:pPr>
        <w:numPr>
          <w:ilvl w:val="1"/>
          <w:numId w:val="24"/>
        </w:numPr>
        <w:spacing w:before="120" w:beforeAutospacing="0" w:after="120" w:afterAutospacing="0" w:line="240" w:lineRule="auto"/>
        <w:ind w:left="964" w:hanging="56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"סימון" למטרות סעיף זה כולל כל סימון המתייחס לעבודות בין אם בתכנון ובין אם באתר.</w:t>
      </w:r>
    </w:p>
    <w:p w14:paraId="2B55A2BD" w14:textId="77777777" w:rsidR="00E56613" w:rsidRPr="00E56613" w:rsidRDefault="00E56613" w:rsidP="00E56613">
      <w:pPr>
        <w:spacing w:before="0" w:beforeAutospacing="0" w:after="0" w:afterAutospacing="0" w:line="240" w:lineRule="auto"/>
        <w:ind w:left="2140" w:hanging="600"/>
        <w:jc w:val="both"/>
        <w:rPr>
          <w:rFonts w:ascii="David" w:eastAsia="Times New Roman" w:hAnsi="David" w:cs="David"/>
          <w:snapToGrid w:val="0"/>
          <w:sz w:val="24"/>
          <w:szCs w:val="24"/>
          <w:rtl/>
        </w:rPr>
      </w:pPr>
    </w:p>
    <w:p w14:paraId="0F50EC6D" w14:textId="77777777" w:rsidR="00E56613" w:rsidRPr="00E56613" w:rsidRDefault="00E56613" w:rsidP="00237720">
      <w:pPr>
        <w:numPr>
          <w:ilvl w:val="0"/>
          <w:numId w:val="24"/>
        </w:numPr>
        <w:spacing w:before="120" w:beforeAutospacing="0" w:after="120" w:afterAutospacing="0" w:line="240" w:lineRule="auto"/>
        <w:ind w:left="397" w:hanging="397"/>
        <w:jc w:val="both"/>
        <w:outlineLvl w:val="0"/>
        <w:rPr>
          <w:rFonts w:ascii="David" w:eastAsia="Times New Roman" w:hAnsi="David" w:cs="David"/>
          <w:snapToGrid w:val="0"/>
          <w:sz w:val="26"/>
          <w:szCs w:val="24"/>
          <w:rtl/>
        </w:rPr>
      </w:pPr>
      <w:r w:rsidRPr="00E56613">
        <w:rPr>
          <w:rFonts w:ascii="David" w:eastAsia="Times New Roman" w:hAnsi="David" w:cs="David"/>
          <w:b/>
          <w:bCs/>
          <w:snapToGrid w:val="0"/>
          <w:sz w:val="26"/>
          <w:szCs w:val="24"/>
          <w:u w:val="single"/>
          <w:rtl/>
        </w:rPr>
        <w:t>תכניות יומנים ושמירת מסמכים</w:t>
      </w:r>
    </w:p>
    <w:p w14:paraId="2E8ADB2E" w14:textId="77777777" w:rsidR="00E56613" w:rsidRPr="00E56613" w:rsidRDefault="00E56613" w:rsidP="00E56613">
      <w:pPr>
        <w:spacing w:before="120" w:beforeAutospacing="0" w:after="0" w:afterAutospacing="0" w:line="240" w:lineRule="auto"/>
        <w:jc w:val="both"/>
        <w:outlineLvl w:val="0"/>
        <w:rPr>
          <w:rFonts w:ascii="David" w:eastAsia="Times New Roman" w:hAnsi="David" w:cs="David"/>
          <w:snapToGrid w:val="0"/>
          <w:sz w:val="26"/>
          <w:szCs w:val="24"/>
          <w:rtl/>
        </w:rPr>
      </w:pPr>
    </w:p>
    <w:p w14:paraId="2007356D" w14:textId="77777777" w:rsidR="00E56613" w:rsidRPr="00E56613" w:rsidRDefault="00E56613" w:rsidP="00237720">
      <w:pPr>
        <w:numPr>
          <w:ilvl w:val="1"/>
          <w:numId w:val="24"/>
        </w:numPr>
        <w:spacing w:before="120" w:beforeAutospacing="0" w:after="120" w:afterAutospacing="0" w:line="240" w:lineRule="auto"/>
        <w:ind w:left="964" w:hanging="56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ארבעה העתקים מהתכניות ימסרו לקבלן ללא תשלום. כל עותק נוסף שיידרש יוכן על חשבון הקבלן.</w:t>
      </w:r>
    </w:p>
    <w:p w14:paraId="4F995589" w14:textId="77777777" w:rsidR="00E56613" w:rsidRPr="00E56613" w:rsidRDefault="00E56613" w:rsidP="00237720">
      <w:pPr>
        <w:numPr>
          <w:ilvl w:val="1"/>
          <w:numId w:val="24"/>
        </w:numPr>
        <w:spacing w:before="120" w:beforeAutospacing="0" w:after="120" w:afterAutospacing="0" w:line="240" w:lineRule="auto"/>
        <w:ind w:left="964" w:hanging="56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ההוראות הבאות תחולנה על כל התכניות, השרטוטים, הפרטים והמסמכים שימסרו לקבלן למטרת העבודות:-</w:t>
      </w:r>
    </w:p>
    <w:p w14:paraId="487358CA" w14:textId="77777777" w:rsidR="00E56613" w:rsidRPr="00E56613" w:rsidRDefault="00E56613" w:rsidP="00237720">
      <w:pPr>
        <w:numPr>
          <w:ilvl w:val="2"/>
          <w:numId w:val="24"/>
        </w:numPr>
        <w:spacing w:before="120" w:beforeAutospacing="0" w:after="120" w:afterAutospacing="0" w:line="240" w:lineRule="auto"/>
        <w:ind w:left="1701" w:hanging="73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הם יישארו רכושו הבלעדי של המזמין אשר הינו בעל זכות היוצרים בהם, והקבלן ישמרם בסוד לא יערוך מהם העתקים ולא יעבירם לזולתו שלא לצורך בצוע העבודות.</w:t>
      </w:r>
    </w:p>
    <w:p w14:paraId="0C220611" w14:textId="77777777" w:rsidR="00E56613" w:rsidRPr="00E56613" w:rsidRDefault="00E56613" w:rsidP="00237720">
      <w:pPr>
        <w:numPr>
          <w:ilvl w:val="2"/>
          <w:numId w:val="24"/>
        </w:numPr>
        <w:spacing w:before="120" w:beforeAutospacing="0" w:after="120" w:afterAutospacing="0" w:line="240" w:lineRule="auto"/>
        <w:ind w:left="1701" w:hanging="737"/>
        <w:jc w:val="both"/>
        <w:outlineLvl w:val="1"/>
        <w:rPr>
          <w:rFonts w:ascii="David" w:eastAsia="Times New Roman" w:hAnsi="David" w:cs="David"/>
          <w:b/>
          <w:i/>
          <w:snapToGrid w:val="0"/>
          <w:sz w:val="26"/>
          <w:szCs w:val="24"/>
          <w:rtl/>
        </w:rPr>
      </w:pPr>
      <w:r w:rsidRPr="00E56613">
        <w:rPr>
          <w:rFonts w:ascii="David" w:eastAsia="Times New Roman" w:hAnsi="David" w:cs="David"/>
          <w:snapToGrid w:val="0"/>
          <w:sz w:val="26"/>
          <w:szCs w:val="24"/>
          <w:rtl/>
        </w:rPr>
        <w:t>על הקבלן להחזיקם במקום באתר שיתואם עם המפקח ולאפשר למפקח וכל מי שהורשה על ידו</w:t>
      </w:r>
      <w:r w:rsidRPr="00E56613">
        <w:rPr>
          <w:rFonts w:ascii="David" w:eastAsia="Times New Roman" w:hAnsi="David" w:cs="David"/>
          <w:b/>
          <w:i/>
          <w:snapToGrid w:val="0"/>
          <w:sz w:val="26"/>
          <w:szCs w:val="24"/>
          <w:rtl/>
        </w:rPr>
        <w:t xml:space="preserve"> לבדקם ולהשתמש בהם.</w:t>
      </w:r>
    </w:p>
    <w:p w14:paraId="104F74FF" w14:textId="77777777" w:rsidR="00E56613" w:rsidRPr="00E56613" w:rsidRDefault="00E56613" w:rsidP="00237720">
      <w:pPr>
        <w:numPr>
          <w:ilvl w:val="2"/>
          <w:numId w:val="24"/>
        </w:numPr>
        <w:spacing w:before="120" w:beforeAutospacing="0" w:after="120" w:afterAutospacing="0" w:line="240" w:lineRule="auto"/>
        <w:ind w:left="1701" w:hanging="73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אסור לקבלן להשתמש בהם למטרה כלשהי בלתי אם למטרת החוזה.</w:t>
      </w:r>
    </w:p>
    <w:p w14:paraId="534824AA" w14:textId="77777777" w:rsidR="00E56613" w:rsidRPr="00E56613" w:rsidRDefault="00E56613" w:rsidP="00237720">
      <w:pPr>
        <w:numPr>
          <w:ilvl w:val="2"/>
          <w:numId w:val="24"/>
        </w:numPr>
        <w:spacing w:before="120" w:beforeAutospacing="0" w:after="120" w:afterAutospacing="0" w:line="240" w:lineRule="auto"/>
        <w:ind w:left="1701" w:hanging="73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לפי דרישת המזמין, עם השלמת העבודות על הקבלן להחזירם בשלמות למזמין, בין אם הם הומצאו לו ע"י המזמין ובין אם הוכנו ע"י הקבלן בעצמו או ע"י אחרים.</w:t>
      </w:r>
    </w:p>
    <w:p w14:paraId="11B37948" w14:textId="77777777" w:rsidR="00E56613" w:rsidRPr="00E56613" w:rsidRDefault="00E56613" w:rsidP="00237720">
      <w:pPr>
        <w:numPr>
          <w:ilvl w:val="1"/>
          <w:numId w:val="24"/>
        </w:numPr>
        <w:spacing w:before="120" w:beforeAutospacing="0" w:after="120" w:afterAutospacing="0" w:line="240" w:lineRule="auto"/>
        <w:ind w:left="964" w:hanging="56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הקבלן ינהל תיקיה שתאפשר גישה נוחה והתמצאות בכל התכניות ואשר תעמוד לרשות המפקח. כמו כן ידביק הקבלן על לוחות את התכניות המשמשות לבצוע העבודות.</w:t>
      </w:r>
    </w:p>
    <w:p w14:paraId="2D408BBC" w14:textId="77777777" w:rsidR="00E56613" w:rsidRPr="00E56613" w:rsidRDefault="00E56613" w:rsidP="00237720">
      <w:pPr>
        <w:numPr>
          <w:ilvl w:val="1"/>
          <w:numId w:val="24"/>
        </w:numPr>
        <w:spacing w:before="120" w:beforeAutospacing="0" w:after="120" w:afterAutospacing="0" w:line="240" w:lineRule="auto"/>
        <w:ind w:left="964" w:hanging="56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המפקח ינהל יומן שיסופק ע"י הקבלן בפורמט שיקבע ע"י המפקח, לפחות במקור וב -2 עותקים בו יירשמו כל הפרטים הנוגעים למהלך העבודה, הוראות שניתנו ע"י המפקח וכל פרטים נוספים שרישומם יידרש ע"י המפקח. על הקבלן לדאוג לכך שהיומן ישקף את כל מהלך בצוע העבודות.</w:t>
      </w:r>
    </w:p>
    <w:p w14:paraId="203D7734" w14:textId="77777777" w:rsidR="00E56613" w:rsidRPr="00E56613" w:rsidRDefault="00E56613" w:rsidP="00E56613">
      <w:pPr>
        <w:spacing w:before="0" w:beforeAutospacing="0" w:after="0" w:afterAutospacing="0" w:line="240" w:lineRule="auto"/>
        <w:ind w:left="964"/>
        <w:jc w:val="both"/>
        <w:rPr>
          <w:rFonts w:ascii="David" w:eastAsia="Times New Roman" w:hAnsi="David" w:cs="David"/>
          <w:snapToGrid w:val="0"/>
          <w:sz w:val="24"/>
          <w:szCs w:val="24"/>
          <w:rtl/>
        </w:rPr>
      </w:pPr>
      <w:r w:rsidRPr="00E56613">
        <w:rPr>
          <w:rFonts w:ascii="David" w:eastAsia="Times New Roman" w:hAnsi="David" w:cs="David"/>
          <w:snapToGrid w:val="0"/>
          <w:sz w:val="24"/>
          <w:szCs w:val="24"/>
          <w:rtl/>
        </w:rPr>
        <w:t>מבלי לגרוע מהאמור לעיל, על הקבלן לרשום ביומן מדי יום פרטים בדבר:-</w:t>
      </w:r>
    </w:p>
    <w:p w14:paraId="7112B970" w14:textId="77777777" w:rsidR="00E56613" w:rsidRPr="00E56613" w:rsidRDefault="00E56613" w:rsidP="00237720">
      <w:pPr>
        <w:numPr>
          <w:ilvl w:val="2"/>
          <w:numId w:val="24"/>
        </w:numPr>
        <w:spacing w:before="120" w:beforeAutospacing="0" w:after="120" w:afterAutospacing="0" w:line="240" w:lineRule="auto"/>
        <w:ind w:left="1701" w:hanging="73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מספרם של העובדים לסוגיהם המועסקים על ידי הקבלן בבצוע העבודות.</w:t>
      </w:r>
    </w:p>
    <w:p w14:paraId="7660FCB0" w14:textId="77777777" w:rsidR="00E56613" w:rsidRPr="00E56613" w:rsidRDefault="00E56613" w:rsidP="00237720">
      <w:pPr>
        <w:numPr>
          <w:ilvl w:val="2"/>
          <w:numId w:val="24"/>
        </w:numPr>
        <w:spacing w:before="120" w:beforeAutospacing="0" w:after="120" w:afterAutospacing="0" w:line="240" w:lineRule="auto"/>
        <w:ind w:left="1701" w:hanging="73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החומרים למיניהם המובאים לאתר או המוצאים ממנו, והשימוש בהם בעבודות.</w:t>
      </w:r>
    </w:p>
    <w:p w14:paraId="01CAE7A6" w14:textId="77777777" w:rsidR="00E56613" w:rsidRPr="00E56613" w:rsidRDefault="00E56613" w:rsidP="00237720">
      <w:pPr>
        <w:numPr>
          <w:ilvl w:val="2"/>
          <w:numId w:val="24"/>
        </w:numPr>
        <w:spacing w:before="120" w:beforeAutospacing="0" w:after="120" w:afterAutospacing="0" w:line="240" w:lineRule="auto"/>
        <w:ind w:left="1701" w:hanging="73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הציוד המכאני המובא לאתר והשימוש בו, והוצאת ציוד מכני מהאתר.</w:t>
      </w:r>
    </w:p>
    <w:p w14:paraId="60257A95" w14:textId="77777777" w:rsidR="00E56613" w:rsidRPr="00E56613" w:rsidRDefault="00E56613" w:rsidP="00237720">
      <w:pPr>
        <w:numPr>
          <w:ilvl w:val="2"/>
          <w:numId w:val="24"/>
        </w:numPr>
        <w:spacing w:before="120" w:beforeAutospacing="0" w:after="120" w:afterAutospacing="0" w:line="240" w:lineRule="auto"/>
        <w:ind w:left="1701" w:hanging="73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תנאי מזג האוויר השוררים באתר.</w:t>
      </w:r>
    </w:p>
    <w:p w14:paraId="18DC9793" w14:textId="77777777" w:rsidR="00E56613" w:rsidRPr="00E56613" w:rsidRDefault="00E56613" w:rsidP="00237720">
      <w:pPr>
        <w:numPr>
          <w:ilvl w:val="2"/>
          <w:numId w:val="24"/>
        </w:numPr>
        <w:spacing w:before="120" w:beforeAutospacing="0" w:after="120" w:afterAutospacing="0" w:line="240" w:lineRule="auto"/>
        <w:ind w:left="1701" w:hanging="73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תקלות והפרעות בבצוע העבודות.</w:t>
      </w:r>
    </w:p>
    <w:p w14:paraId="61AFAD07" w14:textId="77777777" w:rsidR="00E56613" w:rsidRPr="00E56613" w:rsidRDefault="00E56613" w:rsidP="00237720">
      <w:pPr>
        <w:numPr>
          <w:ilvl w:val="2"/>
          <w:numId w:val="24"/>
        </w:numPr>
        <w:spacing w:before="120" w:beforeAutospacing="0" w:after="120" w:afterAutospacing="0" w:line="240" w:lineRule="auto"/>
        <w:ind w:left="1701" w:hanging="73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התקדמות בצוע העבודות במשך היום.</w:t>
      </w:r>
    </w:p>
    <w:p w14:paraId="2B8DE273" w14:textId="77777777" w:rsidR="00E56613" w:rsidRPr="00E56613" w:rsidRDefault="00E56613" w:rsidP="00237720">
      <w:pPr>
        <w:numPr>
          <w:ilvl w:val="1"/>
          <w:numId w:val="24"/>
        </w:numPr>
        <w:spacing w:before="120" w:beforeAutospacing="0" w:after="120" w:afterAutospacing="0" w:line="240" w:lineRule="auto"/>
        <w:ind w:left="964" w:hanging="567"/>
        <w:jc w:val="both"/>
        <w:outlineLvl w:val="1"/>
        <w:rPr>
          <w:rFonts w:ascii="David" w:eastAsia="Times New Roman" w:hAnsi="David" w:cs="David"/>
          <w:b/>
          <w:i/>
          <w:snapToGrid w:val="0"/>
          <w:sz w:val="24"/>
          <w:szCs w:val="24"/>
        </w:rPr>
      </w:pPr>
      <w:r w:rsidRPr="00E56613">
        <w:rPr>
          <w:rFonts w:ascii="David" w:eastAsia="Times New Roman" w:hAnsi="David" w:cs="David"/>
          <w:b/>
          <w:i/>
          <w:snapToGrid w:val="0"/>
          <w:sz w:val="24"/>
          <w:szCs w:val="24"/>
          <w:rtl/>
        </w:rPr>
        <w:t>המפקח ירשום ביומן :</w:t>
      </w:r>
    </w:p>
    <w:p w14:paraId="7D3527BF" w14:textId="77777777" w:rsidR="00E56613" w:rsidRPr="00E56613" w:rsidRDefault="00E56613" w:rsidP="00237720">
      <w:pPr>
        <w:numPr>
          <w:ilvl w:val="2"/>
          <w:numId w:val="24"/>
        </w:numPr>
        <w:spacing w:before="120" w:beforeAutospacing="0" w:after="120" w:afterAutospacing="0" w:line="240" w:lineRule="auto"/>
        <w:ind w:left="1701" w:hanging="73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הוראות שניתנו לקבלן על ידי המפקח.</w:t>
      </w:r>
    </w:p>
    <w:p w14:paraId="7B42BFA5" w14:textId="77777777" w:rsidR="00E56613" w:rsidRPr="00E56613" w:rsidRDefault="00E56613" w:rsidP="00237720">
      <w:pPr>
        <w:numPr>
          <w:ilvl w:val="2"/>
          <w:numId w:val="24"/>
        </w:numPr>
        <w:spacing w:before="120" w:beforeAutospacing="0" w:after="120" w:afterAutospacing="0" w:line="240" w:lineRule="auto"/>
        <w:ind w:left="1701" w:hanging="73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הערות המפקח או היועץ בדבר מהלך בצוע העבודות.</w:t>
      </w:r>
    </w:p>
    <w:p w14:paraId="4ABF277C" w14:textId="77777777" w:rsidR="00E56613" w:rsidRPr="00E56613" w:rsidRDefault="00E56613" w:rsidP="00237720">
      <w:pPr>
        <w:numPr>
          <w:ilvl w:val="2"/>
          <w:numId w:val="24"/>
        </w:numPr>
        <w:spacing w:before="120" w:beforeAutospacing="0" w:after="120" w:afterAutospacing="0" w:line="240" w:lineRule="auto"/>
        <w:ind w:left="1701" w:hanging="73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רישום מלא ושוטף של כל התכניות שנמסרו לקבלן, תוך ציון מספריהם הסידוריים.</w:t>
      </w:r>
    </w:p>
    <w:p w14:paraId="225A9458" w14:textId="77777777" w:rsidR="00E56613" w:rsidRPr="00E56613" w:rsidRDefault="00E56613" w:rsidP="00237720">
      <w:pPr>
        <w:numPr>
          <w:ilvl w:val="1"/>
          <w:numId w:val="24"/>
        </w:numPr>
        <w:spacing w:before="120" w:beforeAutospacing="0" w:after="120" w:afterAutospacing="0" w:line="240" w:lineRule="auto"/>
        <w:ind w:left="964" w:hanging="56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היומן ישמש לפי הצורך גם למתן ורישום הערות המפקח ו/או מפקח הרשות המקומית ו/או היועצים לקבלן, ועל הקבלן לציית לכל הערות והוראות המפקח שנרשמו ביומן, בין אם בנוכחותו ובין אם בהעדרו.</w:t>
      </w:r>
    </w:p>
    <w:p w14:paraId="07F9B4B6" w14:textId="77777777" w:rsidR="00E56613" w:rsidRPr="00E56613" w:rsidRDefault="00E56613" w:rsidP="00237720">
      <w:pPr>
        <w:numPr>
          <w:ilvl w:val="1"/>
          <w:numId w:val="24"/>
        </w:numPr>
        <w:spacing w:before="120" w:beforeAutospacing="0" w:after="120" w:afterAutospacing="0" w:line="240" w:lineRule="auto"/>
        <w:ind w:left="964" w:hanging="56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הזכות למפקח לערוך ביומן כל רישום שיראה לנכון המתייחס בכל דרך שהיא לעבודות.</w:t>
      </w:r>
    </w:p>
    <w:p w14:paraId="11965B33" w14:textId="77777777" w:rsidR="00E56613" w:rsidRPr="00E56613" w:rsidRDefault="00E56613" w:rsidP="00237720">
      <w:pPr>
        <w:numPr>
          <w:ilvl w:val="1"/>
          <w:numId w:val="24"/>
        </w:numPr>
        <w:spacing w:before="120" w:beforeAutospacing="0" w:after="120" w:afterAutospacing="0" w:line="240" w:lineRule="auto"/>
        <w:ind w:left="964" w:hanging="56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על הקבלן לחתום מדי כל יום על היומן, ואולם הקבלן רשאי להסתייג מכל פרט מהפרטים הרשומים ביומן ע"י המפקח תוך 3 ימים מרישומם על ידי מסירת הודעה בכתב למפקח, ובלבד שדבר הסתייגותו של הקבלן ירשם ביומן.</w:t>
      </w:r>
    </w:p>
    <w:p w14:paraId="50356607" w14:textId="77777777" w:rsidR="00E56613" w:rsidRPr="00E56613" w:rsidRDefault="00E56613" w:rsidP="00E56613">
      <w:pPr>
        <w:spacing w:before="0" w:beforeAutospacing="0" w:after="0" w:afterAutospacing="0" w:line="240" w:lineRule="auto"/>
        <w:ind w:left="964"/>
        <w:jc w:val="both"/>
        <w:rPr>
          <w:rFonts w:ascii="David" w:eastAsia="Times New Roman" w:hAnsi="David" w:cs="David"/>
          <w:snapToGrid w:val="0"/>
          <w:sz w:val="24"/>
          <w:szCs w:val="24"/>
          <w:rtl/>
        </w:rPr>
      </w:pPr>
      <w:r w:rsidRPr="00E56613">
        <w:rPr>
          <w:rFonts w:ascii="David" w:eastAsia="Times New Roman" w:hAnsi="David" w:cs="David"/>
          <w:snapToGrid w:val="0"/>
          <w:sz w:val="24"/>
          <w:szCs w:val="24"/>
          <w:rtl/>
        </w:rPr>
        <w:t>לא הודיע הקבלן על הסתייגות כאמור רואים אותו כאילו אישר את  נכונות הפרטים הרשומים ביומן, בין אם חתם עליהם ובין אם לאו.</w:t>
      </w:r>
    </w:p>
    <w:p w14:paraId="2B9804B8" w14:textId="77777777" w:rsidR="00E56613" w:rsidRPr="00E56613" w:rsidRDefault="00E56613" w:rsidP="00237720">
      <w:pPr>
        <w:numPr>
          <w:ilvl w:val="1"/>
          <w:numId w:val="24"/>
        </w:numPr>
        <w:spacing w:before="120" w:beforeAutospacing="0" w:after="120" w:afterAutospacing="0" w:line="240" w:lineRule="auto"/>
        <w:ind w:left="964" w:hanging="56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רישומים ביומן, פרט לאלה שהקבלן הסתייג מהם במפורש באופן האמור לעיל, יחייבו את הקבלן וישמשו כראיה בין הצדדים על העבודות הכלולות בהם. רישומים ביומן לא יחייבו את המזמין אלא אם נחתמו ע"י המפקח, וגם במקרה זה לא ישמשו כשלעצמם עילה לדרישת כל תשלום.</w:t>
      </w:r>
    </w:p>
    <w:p w14:paraId="01F9C916" w14:textId="77777777" w:rsidR="00E56613" w:rsidRPr="00E56613" w:rsidRDefault="00E56613" w:rsidP="00E56613">
      <w:pPr>
        <w:spacing w:before="0" w:beforeAutospacing="0" w:after="0" w:afterAutospacing="0" w:line="240" w:lineRule="auto"/>
        <w:ind w:left="964"/>
        <w:jc w:val="both"/>
        <w:rPr>
          <w:rFonts w:ascii="David" w:eastAsia="Times New Roman" w:hAnsi="David" w:cs="David"/>
          <w:snapToGrid w:val="0"/>
          <w:sz w:val="24"/>
          <w:szCs w:val="24"/>
          <w:rtl/>
        </w:rPr>
      </w:pPr>
      <w:r w:rsidRPr="00E56613">
        <w:rPr>
          <w:rFonts w:ascii="David" w:eastAsia="Times New Roman" w:hAnsi="David" w:cs="David"/>
          <w:snapToGrid w:val="0"/>
          <w:sz w:val="24"/>
          <w:szCs w:val="24"/>
          <w:rtl/>
        </w:rPr>
        <w:t>באחריות הקבלן לוודא רישום ביומן של הוראות המפקח וחתימת המפקח בצד כל הנחיה שנתן המפקח לקבלן. נתן המפקח הנחיה בע"פ, יוודא הקבלן רישומה ביומן והחתמת המפקח בתוך 24 שעות ממועד נתינתה.</w:t>
      </w:r>
    </w:p>
    <w:p w14:paraId="66A3F3FB" w14:textId="77777777" w:rsidR="00E56613" w:rsidRPr="00E56613" w:rsidRDefault="00E56613" w:rsidP="00237720">
      <w:pPr>
        <w:numPr>
          <w:ilvl w:val="1"/>
          <w:numId w:val="24"/>
        </w:numPr>
        <w:spacing w:before="120" w:beforeAutospacing="0" w:after="120" w:afterAutospacing="0" w:line="240" w:lineRule="auto"/>
        <w:ind w:left="964" w:hanging="56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עותק אחד מהיומן יימסר מדי יום למפקח ועותק אחד ישמר באתר.</w:t>
      </w:r>
    </w:p>
    <w:p w14:paraId="3AD3DDB8" w14:textId="77777777" w:rsidR="00E56613" w:rsidRPr="00E56613" w:rsidRDefault="00E56613" w:rsidP="00237720">
      <w:pPr>
        <w:numPr>
          <w:ilvl w:val="1"/>
          <w:numId w:val="24"/>
        </w:numPr>
        <w:spacing w:before="120" w:beforeAutospacing="0" w:after="120" w:afterAutospacing="0" w:line="240" w:lineRule="auto"/>
        <w:ind w:left="964" w:hanging="56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הקבלן יערוך וימסור למפקח בכל עת לפי דרישתו ולא יאוחר מאשר עד למסירת העבודות תכניות המשקפות את העבודות כפי שבוצעו בפועל (להלן - "</w:t>
      </w:r>
      <w:r w:rsidRPr="00E56613">
        <w:rPr>
          <w:rFonts w:ascii="David" w:eastAsia="Times New Roman" w:hAnsi="David" w:cs="David"/>
          <w:bCs/>
          <w:i/>
          <w:snapToGrid w:val="0"/>
          <w:sz w:val="26"/>
          <w:szCs w:val="24"/>
          <w:rtl/>
        </w:rPr>
        <w:t>תכניות עדות</w:t>
      </w:r>
      <w:r w:rsidRPr="00E56613">
        <w:rPr>
          <w:rFonts w:ascii="David" w:eastAsia="Times New Roman" w:hAnsi="David" w:cs="David"/>
          <w:b/>
          <w:i/>
          <w:snapToGrid w:val="0"/>
          <w:sz w:val="26"/>
          <w:szCs w:val="24"/>
          <w:rtl/>
        </w:rPr>
        <w:t>" -" </w:t>
      </w:r>
      <w:r w:rsidRPr="00E56613">
        <w:rPr>
          <w:rFonts w:ascii="David" w:eastAsia="Times New Roman" w:hAnsi="David" w:cs="David"/>
          <w:b/>
          <w:i/>
          <w:snapToGrid w:val="0"/>
          <w:sz w:val="26"/>
          <w:szCs w:val="24"/>
        </w:rPr>
        <w:t>e</w:t>
      </w:r>
      <w:r w:rsidRPr="00E56613">
        <w:rPr>
          <w:rFonts w:ascii="David" w:eastAsia="Times New Roman" w:hAnsi="David" w:cs="David"/>
          <w:b/>
          <w:i/>
          <w:snapToGrid w:val="0"/>
          <w:sz w:val="26"/>
          <w:szCs w:val="24"/>
          <w:rtl/>
        </w:rPr>
        <w:t> </w:t>
      </w:r>
      <w:r w:rsidRPr="00E56613">
        <w:rPr>
          <w:rFonts w:ascii="David" w:eastAsia="Times New Roman" w:hAnsi="David" w:cs="David"/>
          <w:b/>
          <w:i/>
          <w:snapToGrid w:val="0"/>
          <w:sz w:val="26"/>
          <w:szCs w:val="24"/>
        </w:rPr>
        <w:t>d</w:t>
      </w:r>
      <w:r w:rsidRPr="00E56613">
        <w:rPr>
          <w:rFonts w:ascii="David" w:eastAsia="Times New Roman" w:hAnsi="David" w:cs="David"/>
          <w:b/>
          <w:i/>
          <w:snapToGrid w:val="0"/>
          <w:sz w:val="26"/>
          <w:szCs w:val="24"/>
          <w:rtl/>
        </w:rPr>
        <w:t> </w:t>
      </w:r>
      <w:r w:rsidRPr="00E56613">
        <w:rPr>
          <w:rFonts w:ascii="David" w:eastAsia="Times New Roman" w:hAnsi="David" w:cs="David"/>
          <w:b/>
          <w:i/>
          <w:snapToGrid w:val="0"/>
          <w:sz w:val="26"/>
          <w:szCs w:val="24"/>
        </w:rPr>
        <w:t>a</w:t>
      </w:r>
      <w:r w:rsidRPr="00E56613">
        <w:rPr>
          <w:rFonts w:ascii="David" w:eastAsia="Times New Roman" w:hAnsi="David" w:cs="David"/>
          <w:b/>
          <w:i/>
          <w:snapToGrid w:val="0"/>
          <w:sz w:val="26"/>
          <w:szCs w:val="24"/>
          <w:rtl/>
        </w:rPr>
        <w:t> </w:t>
      </w:r>
      <w:r w:rsidRPr="00E56613">
        <w:rPr>
          <w:rFonts w:ascii="David" w:eastAsia="Times New Roman" w:hAnsi="David" w:cs="David"/>
          <w:b/>
          <w:i/>
          <w:snapToGrid w:val="0"/>
          <w:sz w:val="26"/>
          <w:szCs w:val="24"/>
        </w:rPr>
        <w:t>m</w:t>
      </w:r>
      <w:r w:rsidRPr="00E56613">
        <w:rPr>
          <w:rFonts w:ascii="David" w:eastAsia="Times New Roman" w:hAnsi="David" w:cs="David"/>
          <w:b/>
          <w:i/>
          <w:snapToGrid w:val="0"/>
          <w:sz w:val="26"/>
          <w:szCs w:val="24"/>
          <w:rtl/>
        </w:rPr>
        <w:t xml:space="preserve">  </w:t>
      </w:r>
      <w:r w:rsidRPr="00E56613">
        <w:rPr>
          <w:rFonts w:ascii="David" w:eastAsia="Times New Roman" w:hAnsi="David" w:cs="David"/>
          <w:b/>
          <w:i/>
          <w:snapToGrid w:val="0"/>
          <w:sz w:val="26"/>
          <w:szCs w:val="24"/>
        </w:rPr>
        <w:t>s</w:t>
      </w:r>
      <w:r w:rsidRPr="00E56613">
        <w:rPr>
          <w:rFonts w:ascii="David" w:eastAsia="Times New Roman" w:hAnsi="David" w:cs="David"/>
          <w:b/>
          <w:i/>
          <w:snapToGrid w:val="0"/>
          <w:sz w:val="26"/>
          <w:szCs w:val="24"/>
          <w:rtl/>
        </w:rPr>
        <w:t> </w:t>
      </w:r>
      <w:r w:rsidRPr="00E56613">
        <w:rPr>
          <w:rFonts w:ascii="David" w:eastAsia="Times New Roman" w:hAnsi="David" w:cs="David"/>
          <w:b/>
          <w:i/>
          <w:snapToGrid w:val="0"/>
          <w:sz w:val="26"/>
          <w:szCs w:val="24"/>
        </w:rPr>
        <w:t>a</w:t>
      </w:r>
      <w:r w:rsidR="00EB50C8">
        <w:rPr>
          <w:rFonts w:ascii="David" w:eastAsia="Times New Roman" w:hAnsi="David" w:cs="David"/>
          <w:b/>
          <w:i/>
          <w:snapToGrid w:val="0"/>
          <w:sz w:val="26"/>
          <w:szCs w:val="24"/>
          <w:rtl/>
        </w:rPr>
        <w:t> ") במדיה מגנטית. ת</w:t>
      </w:r>
      <w:r w:rsidRPr="00E56613">
        <w:rPr>
          <w:rFonts w:ascii="David" w:eastAsia="Times New Roman" w:hAnsi="David" w:cs="David"/>
          <w:b/>
          <w:i/>
          <w:snapToGrid w:val="0"/>
          <w:sz w:val="26"/>
          <w:szCs w:val="24"/>
          <w:rtl/>
        </w:rPr>
        <w:t>כניות העדות תהיינה ערוכות באופן שיקבע ע"י המפקח ולהנחת דעתו וחתומות ע"י מודד מוסמך.</w:t>
      </w:r>
    </w:p>
    <w:p w14:paraId="6CEDBE26" w14:textId="77777777" w:rsidR="00E56613" w:rsidRPr="00E56613" w:rsidRDefault="00E56613" w:rsidP="00E56613">
      <w:pPr>
        <w:spacing w:before="0" w:beforeAutospacing="0" w:after="0" w:afterAutospacing="0" w:line="240" w:lineRule="auto"/>
        <w:ind w:left="2140" w:hanging="600"/>
        <w:jc w:val="both"/>
        <w:rPr>
          <w:rFonts w:ascii="David" w:eastAsia="Times New Roman" w:hAnsi="David" w:cs="David"/>
          <w:snapToGrid w:val="0"/>
          <w:sz w:val="24"/>
          <w:szCs w:val="24"/>
          <w:rtl/>
        </w:rPr>
      </w:pPr>
    </w:p>
    <w:p w14:paraId="77A49DA1" w14:textId="77777777" w:rsidR="00E56613" w:rsidRPr="00E56613" w:rsidRDefault="00E56613" w:rsidP="00237720">
      <w:pPr>
        <w:numPr>
          <w:ilvl w:val="0"/>
          <w:numId w:val="24"/>
        </w:numPr>
        <w:spacing w:before="120" w:beforeAutospacing="0" w:after="120" w:afterAutospacing="0" w:line="240" w:lineRule="auto"/>
        <w:ind w:left="397" w:hanging="397"/>
        <w:jc w:val="both"/>
        <w:outlineLvl w:val="0"/>
        <w:rPr>
          <w:rFonts w:ascii="David" w:eastAsia="Times New Roman" w:hAnsi="David" w:cs="David"/>
          <w:snapToGrid w:val="0"/>
          <w:sz w:val="26"/>
          <w:szCs w:val="24"/>
          <w:rtl/>
        </w:rPr>
      </w:pPr>
      <w:r w:rsidRPr="00E56613">
        <w:rPr>
          <w:rFonts w:ascii="David" w:eastAsia="Times New Roman" w:hAnsi="David" w:cs="David"/>
          <w:b/>
          <w:bCs/>
          <w:snapToGrid w:val="0"/>
          <w:sz w:val="26"/>
          <w:szCs w:val="24"/>
          <w:u w:val="single"/>
          <w:rtl/>
        </w:rPr>
        <w:t>שינויים, הוספות והפחתות</w:t>
      </w:r>
    </w:p>
    <w:p w14:paraId="01402400" w14:textId="77777777" w:rsidR="00E56613" w:rsidRPr="00E56613" w:rsidRDefault="00E56613" w:rsidP="00237720">
      <w:pPr>
        <w:numPr>
          <w:ilvl w:val="1"/>
          <w:numId w:val="24"/>
        </w:numPr>
        <w:spacing w:before="120" w:beforeAutospacing="0" w:after="120" w:afterAutospacing="0" w:line="240" w:lineRule="auto"/>
        <w:ind w:left="964" w:hanging="567"/>
        <w:jc w:val="both"/>
        <w:outlineLvl w:val="1"/>
        <w:rPr>
          <w:rFonts w:ascii="David" w:eastAsia="Times New Roman" w:hAnsi="David" w:cs="David"/>
          <w:b/>
          <w:i/>
          <w:snapToGrid w:val="0"/>
          <w:sz w:val="26"/>
          <w:szCs w:val="24"/>
          <w:rtl/>
        </w:rPr>
      </w:pPr>
      <w:r w:rsidRPr="00E56613">
        <w:rPr>
          <w:rFonts w:ascii="David" w:eastAsia="Times New Roman" w:hAnsi="David" w:cs="David"/>
          <w:i/>
          <w:snapToGrid w:val="0"/>
          <w:sz w:val="26"/>
          <w:szCs w:val="24"/>
          <w:rtl/>
        </w:rPr>
        <w:t>בכפוף להוראות סעיף 22.2 להלן רשאי המפקח להורות בכל עת שימצא  לנכון על כל שנוי בעבודות</w:t>
      </w:r>
      <w:r w:rsidRPr="00E56613">
        <w:rPr>
          <w:rFonts w:ascii="David" w:eastAsia="Times New Roman" w:hAnsi="David" w:cs="David"/>
          <w:b/>
          <w:i/>
          <w:snapToGrid w:val="0"/>
          <w:sz w:val="26"/>
          <w:szCs w:val="24"/>
          <w:rtl/>
        </w:rPr>
        <w:t xml:space="preserve"> לרבות - צורתן, אופיין, סגנונן, איכותן, סוגן, גודלן, כמותן, גובהן, מתארן וממדיהן, לרבות תוספות ועבודות נוספות, או צמצום, הפחתות או בטול עבודות ובכלל זה שינויים בדירות מסוימות בהתאם לדרישת המזמין (להלן בשם הכולל - "</w:t>
      </w:r>
      <w:r w:rsidRPr="00E56613">
        <w:rPr>
          <w:rFonts w:ascii="David" w:eastAsia="Times New Roman" w:hAnsi="David" w:cs="David"/>
          <w:bCs/>
          <w:i/>
          <w:snapToGrid w:val="0"/>
          <w:sz w:val="26"/>
          <w:szCs w:val="24"/>
          <w:rtl/>
        </w:rPr>
        <w:t>שנויים</w:t>
      </w:r>
      <w:r w:rsidRPr="00E56613">
        <w:rPr>
          <w:rFonts w:ascii="David" w:eastAsia="Times New Roman" w:hAnsi="David" w:cs="David"/>
          <w:b/>
          <w:i/>
          <w:snapToGrid w:val="0"/>
          <w:sz w:val="26"/>
          <w:szCs w:val="24"/>
          <w:rtl/>
        </w:rPr>
        <w:t>") הכול כפי שימצא לנכון, והקבלן מתחייב למלא אחר הוראותיו.</w:t>
      </w:r>
    </w:p>
    <w:p w14:paraId="14B1C6E1" w14:textId="77777777" w:rsidR="00E56613" w:rsidRPr="00E56613" w:rsidRDefault="00E56613" w:rsidP="00237720">
      <w:pPr>
        <w:numPr>
          <w:ilvl w:val="1"/>
          <w:numId w:val="24"/>
        </w:numPr>
        <w:spacing w:before="120" w:beforeAutospacing="0" w:after="120" w:afterAutospacing="0" w:line="240" w:lineRule="auto"/>
        <w:ind w:left="964" w:hanging="56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הוראת המפקח על שנוי בעבודות לפי סעיף 22.1 לעיל תקרא פקודת שנויים ותינתן בכתב.</w:t>
      </w:r>
    </w:p>
    <w:p w14:paraId="03276608" w14:textId="77777777" w:rsidR="00E56613" w:rsidRPr="00E56613" w:rsidRDefault="00E56613" w:rsidP="00E56613">
      <w:pPr>
        <w:spacing w:before="0" w:beforeAutospacing="0" w:after="0" w:afterAutospacing="0" w:line="240" w:lineRule="auto"/>
        <w:ind w:left="964"/>
        <w:jc w:val="both"/>
        <w:rPr>
          <w:rFonts w:ascii="David" w:eastAsia="Times New Roman" w:hAnsi="David" w:cs="David"/>
          <w:snapToGrid w:val="0"/>
          <w:sz w:val="24"/>
          <w:szCs w:val="24"/>
          <w:u w:val="single"/>
          <w:rtl/>
        </w:rPr>
      </w:pPr>
      <w:r w:rsidRPr="00E56613">
        <w:rPr>
          <w:rFonts w:ascii="David" w:eastAsia="Times New Roman" w:hAnsi="David" w:cs="David"/>
          <w:snapToGrid w:val="0"/>
          <w:sz w:val="24"/>
          <w:szCs w:val="24"/>
          <w:rtl/>
        </w:rPr>
        <w:t>בכל מקרה שהקבלן צופה שבשל הוראה או היעדר הוראה של המפקח, צפויה תוספת למחיר הכולל, ידווח הקבלן בכתב למזמין וידרוש את אישורו לתוספת המבוקשת על ידי הקבלן.</w:t>
      </w:r>
    </w:p>
    <w:p w14:paraId="1981FA0B" w14:textId="77777777" w:rsidR="00E56613" w:rsidRPr="00E56613" w:rsidRDefault="00E56613" w:rsidP="00237720">
      <w:pPr>
        <w:numPr>
          <w:ilvl w:val="1"/>
          <w:numId w:val="24"/>
        </w:numPr>
        <w:spacing w:before="120" w:beforeAutospacing="0" w:after="120" w:afterAutospacing="0" w:line="240" w:lineRule="auto"/>
        <w:ind w:left="964" w:hanging="567"/>
        <w:jc w:val="both"/>
        <w:outlineLvl w:val="1"/>
        <w:rPr>
          <w:rFonts w:ascii="David" w:eastAsia="Times New Roman" w:hAnsi="David" w:cs="David"/>
          <w:b/>
          <w:i/>
          <w:snapToGrid w:val="0"/>
          <w:sz w:val="24"/>
          <w:szCs w:val="24"/>
          <w:rtl/>
        </w:rPr>
      </w:pPr>
      <w:r w:rsidRPr="00E56613">
        <w:rPr>
          <w:rFonts w:ascii="David" w:eastAsia="Times New Roman" w:hAnsi="David" w:cs="David"/>
          <w:b/>
          <w:i/>
          <w:snapToGrid w:val="0"/>
          <w:sz w:val="26"/>
          <w:szCs w:val="24"/>
          <w:rtl/>
        </w:rPr>
        <w:t>בכפיפה להוראות סעיף 22.12 להלן, לקבלן לא תהיה רשות לעשות שנוי כלשהו על דעת עצמו, ואם שנוי כזה הוצא לפועל, על הקבלן להרוס את העבודה הנדונה או לשנותה על חשבונו בהתאם להוראות המפקח.</w:t>
      </w:r>
    </w:p>
    <w:p w14:paraId="2A622B83" w14:textId="77777777" w:rsidR="00E56613" w:rsidRPr="00E56613" w:rsidRDefault="00E56613" w:rsidP="00237720">
      <w:pPr>
        <w:numPr>
          <w:ilvl w:val="1"/>
          <w:numId w:val="24"/>
        </w:numPr>
        <w:spacing w:before="120" w:beforeAutospacing="0" w:after="120" w:afterAutospacing="0" w:line="240" w:lineRule="auto"/>
        <w:ind w:left="964" w:hanging="56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4"/>
          <w:szCs w:val="24"/>
          <w:rtl/>
        </w:rPr>
        <w:t xml:space="preserve">ערכו של כל שנוי שבוצע בהתאם לפקודת שנויים יקבע ע"י המפקח. אין הקבלן רשאי </w:t>
      </w:r>
      <w:r w:rsidRPr="00E56613">
        <w:rPr>
          <w:rFonts w:ascii="David" w:eastAsia="Times New Roman" w:hAnsi="David" w:cs="David"/>
          <w:b/>
          <w:i/>
          <w:snapToGrid w:val="0"/>
          <w:sz w:val="26"/>
          <w:szCs w:val="24"/>
          <w:rtl/>
        </w:rPr>
        <w:t>לעכב את ביצועו של השנוי מחמת אי קביעת ערכו.</w:t>
      </w:r>
    </w:p>
    <w:p w14:paraId="132C1992" w14:textId="77777777" w:rsidR="00E56613" w:rsidRPr="00E56613" w:rsidRDefault="00E56613" w:rsidP="00E56613">
      <w:pPr>
        <w:spacing w:before="0" w:beforeAutospacing="0" w:after="0" w:afterAutospacing="0" w:line="240" w:lineRule="auto"/>
        <w:ind w:left="964"/>
        <w:jc w:val="both"/>
        <w:rPr>
          <w:rFonts w:ascii="David" w:eastAsia="Times New Roman" w:hAnsi="David" w:cs="David"/>
          <w:snapToGrid w:val="0"/>
          <w:sz w:val="24"/>
          <w:szCs w:val="24"/>
          <w:rtl/>
        </w:rPr>
      </w:pPr>
      <w:r w:rsidRPr="00E56613">
        <w:rPr>
          <w:rFonts w:ascii="David" w:eastAsia="Times New Roman" w:hAnsi="David" w:cs="David"/>
          <w:snapToGrid w:val="0"/>
          <w:sz w:val="24"/>
          <w:szCs w:val="24"/>
          <w:rtl/>
        </w:rPr>
        <w:t>לצורך קביעת ערכם של השינויים יתחשב המפקח ב-"מאגר המחירים לענף הבניה", בהוצאת "דקל", הידוע במועד הזמנת השינוי, ללא תוספת % קבלן ראשי ובהנחה בשיעור 20%. בהיעדר מחירי יחידות במחירון דקל הנ"ל, יתחשב המפקח בניתוח מחיר על בסיס מחירים הידועים לו בפרויקטים אחרים לעבודות דומות או לחלופין בהצעות מחיר סופיות של לפחות שלושה קבלני משנה ו/או ספקים שיגיש הקבלן בתוספת 8%. המפקח רשאי להתחשב גם בהצעה ו/או הצעות סופיות נוספות של קבלני משנה ו/או ספקים אחרים שיקבעו על ידו בתוספת בשיעור הנקוב בנספח 3.1.1. על אף האמור לעיל ולהלן, שינויים שיידרשו ע"י המזמין לפני ביצוע אותן עבודות רלוונטיות אשר לפי קביעת המפקח אין בהם תוספת עלות עבור הקבלן, יבוצעו ע"י הקבלן ללא תמורה נוספת.</w:t>
      </w:r>
    </w:p>
    <w:p w14:paraId="1DDDB11F" w14:textId="77777777" w:rsidR="00E56613" w:rsidRPr="00E56613" w:rsidRDefault="00E56613" w:rsidP="00237720">
      <w:pPr>
        <w:numPr>
          <w:ilvl w:val="1"/>
          <w:numId w:val="24"/>
        </w:numPr>
        <w:spacing w:before="120" w:beforeAutospacing="0" w:after="120" w:afterAutospacing="0" w:line="240" w:lineRule="auto"/>
        <w:ind w:left="964" w:hanging="56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דרש המפקח באישור המזמין בפקודת שנויים את בצועה של עבודה על בסיס עבודה יומית, יודיע על כך לקבלן בפקודת השנויים והקבלן יבוא על שכרו בעד בצוע העבודה כדלקמן:-</w:t>
      </w:r>
    </w:p>
    <w:p w14:paraId="5CE0C17F" w14:textId="77777777" w:rsidR="00E56613" w:rsidRPr="00E56613" w:rsidRDefault="00E56613" w:rsidP="00237720">
      <w:pPr>
        <w:numPr>
          <w:ilvl w:val="2"/>
          <w:numId w:val="24"/>
        </w:numPr>
        <w:spacing w:before="120" w:beforeAutospacing="0" w:after="120" w:afterAutospacing="0" w:line="240" w:lineRule="auto"/>
        <w:ind w:left="1701" w:hanging="73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הקבלן יהיה זכאי לתשלומים בגין עלות החומרים ושכר העבודה שהושקעו בעבודות. העלות תקבע לפי אופן קביעת המחירים כמפורט בסעיף 22.4.</w:t>
      </w:r>
    </w:p>
    <w:p w14:paraId="356C156B" w14:textId="77777777" w:rsidR="00E56613" w:rsidRPr="00E56613" w:rsidRDefault="00E56613" w:rsidP="00E56613">
      <w:pPr>
        <w:spacing w:before="0" w:beforeAutospacing="0" w:after="0" w:afterAutospacing="0" w:line="240" w:lineRule="auto"/>
        <w:ind w:left="1701"/>
        <w:jc w:val="both"/>
        <w:rPr>
          <w:rFonts w:ascii="David" w:eastAsia="Times New Roman" w:hAnsi="David" w:cs="David"/>
          <w:snapToGrid w:val="0"/>
          <w:sz w:val="24"/>
          <w:szCs w:val="24"/>
          <w:rtl/>
        </w:rPr>
      </w:pPr>
      <w:r w:rsidRPr="00E56613">
        <w:rPr>
          <w:rFonts w:ascii="David" w:eastAsia="Times New Roman" w:hAnsi="David" w:cs="David"/>
          <w:snapToGrid w:val="0"/>
          <w:sz w:val="24"/>
          <w:szCs w:val="24"/>
          <w:rtl/>
        </w:rPr>
        <w:t>למען הסר ספק מובהר כי בגין הוצאות טעינה, הובלה, פריקה וציוד מכני כבד, לא תשולם תוספת נפרדת.</w:t>
      </w:r>
    </w:p>
    <w:p w14:paraId="0E7E77CD" w14:textId="77777777" w:rsidR="00E56613" w:rsidRPr="00E56613" w:rsidRDefault="00E56613" w:rsidP="00237720">
      <w:pPr>
        <w:numPr>
          <w:ilvl w:val="2"/>
          <w:numId w:val="24"/>
        </w:numPr>
        <w:spacing w:before="120" w:beforeAutospacing="0" w:after="120" w:afterAutospacing="0" w:line="240" w:lineRule="auto"/>
        <w:ind w:left="1701" w:hanging="73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עלויות החומרים, העבודה וההוצאות לצורך סעיף זה תקבענה ע"י המפקח על יסוד דו"חות שיגיש הקבלן לשביעת רצונו של המפקח ואשר יכללו:-</w:t>
      </w:r>
    </w:p>
    <w:p w14:paraId="24C6A35B" w14:textId="77777777" w:rsidR="00E56613" w:rsidRPr="00E56613" w:rsidRDefault="00E56613" w:rsidP="00237720">
      <w:pPr>
        <w:numPr>
          <w:ilvl w:val="3"/>
          <w:numId w:val="24"/>
        </w:numPr>
        <w:spacing w:before="120" w:beforeAutospacing="0" w:after="120" w:afterAutospacing="0" w:line="240" w:lineRule="auto"/>
        <w:ind w:left="2552" w:hanging="851"/>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 xml:space="preserve">כמויות החומרים שהושקעו בעבודה. </w:t>
      </w:r>
    </w:p>
    <w:p w14:paraId="73759027" w14:textId="77777777" w:rsidR="00E56613" w:rsidRPr="00E56613" w:rsidRDefault="00E56613" w:rsidP="00237720">
      <w:pPr>
        <w:numPr>
          <w:ilvl w:val="3"/>
          <w:numId w:val="24"/>
        </w:numPr>
        <w:spacing w:before="120" w:beforeAutospacing="0" w:after="120" w:afterAutospacing="0" w:line="240" w:lineRule="auto"/>
        <w:ind w:left="2552" w:hanging="851"/>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שמות העובדים, מקצועותיהם, סוגיהם במקצוע, וכן ימי העבודה, שעות העבודה, ושכר העבודה, כולל הטבות סוציאליות בטוח לאומי ותשלומי חובה אחרים של כל עובד ועובד.</w:t>
      </w:r>
    </w:p>
    <w:p w14:paraId="00282DEB" w14:textId="77777777" w:rsidR="00E56613" w:rsidRPr="00E56613" w:rsidRDefault="00E56613" w:rsidP="00237720">
      <w:pPr>
        <w:numPr>
          <w:ilvl w:val="3"/>
          <w:numId w:val="24"/>
        </w:numPr>
        <w:spacing w:before="120" w:beforeAutospacing="0" w:after="120" w:afterAutospacing="0" w:line="240" w:lineRule="auto"/>
        <w:ind w:left="2552" w:hanging="851"/>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הוצאות טעינה, הובלה ופריקה.</w:t>
      </w:r>
    </w:p>
    <w:p w14:paraId="20764CB1" w14:textId="77777777" w:rsidR="00E56613" w:rsidRPr="00E56613" w:rsidRDefault="00E56613" w:rsidP="00237720">
      <w:pPr>
        <w:numPr>
          <w:ilvl w:val="3"/>
          <w:numId w:val="24"/>
        </w:numPr>
        <w:spacing w:before="120" w:beforeAutospacing="0" w:after="120" w:afterAutospacing="0" w:line="240" w:lineRule="auto"/>
        <w:ind w:left="2552" w:hanging="851"/>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הוצאות ציוד מכני כבד.</w:t>
      </w:r>
    </w:p>
    <w:p w14:paraId="7568DE3E" w14:textId="77777777" w:rsidR="00E56613" w:rsidRPr="00E56613" w:rsidRDefault="00E56613" w:rsidP="00E56613">
      <w:pPr>
        <w:spacing w:before="0" w:beforeAutospacing="0" w:after="0" w:afterAutospacing="0" w:line="240" w:lineRule="auto"/>
        <w:ind w:left="2140" w:hanging="600"/>
        <w:jc w:val="both"/>
        <w:rPr>
          <w:rFonts w:ascii="David" w:eastAsia="Times New Roman" w:hAnsi="David" w:cs="David"/>
          <w:snapToGrid w:val="0"/>
          <w:sz w:val="24"/>
          <w:szCs w:val="24"/>
          <w:rtl/>
        </w:rPr>
      </w:pPr>
    </w:p>
    <w:p w14:paraId="5322E4BD" w14:textId="77777777" w:rsidR="00E56613" w:rsidRPr="00E56613" w:rsidRDefault="00E56613" w:rsidP="00E56613">
      <w:pPr>
        <w:spacing w:before="0" w:beforeAutospacing="0" w:after="0" w:afterAutospacing="0" w:line="240" w:lineRule="auto"/>
        <w:ind w:left="2552"/>
        <w:jc w:val="both"/>
        <w:rPr>
          <w:rFonts w:ascii="David" w:eastAsia="Times New Roman" w:hAnsi="David" w:cs="David"/>
          <w:snapToGrid w:val="0"/>
          <w:sz w:val="24"/>
          <w:szCs w:val="24"/>
          <w:rtl/>
        </w:rPr>
      </w:pPr>
      <w:r w:rsidRPr="00E56613">
        <w:rPr>
          <w:rFonts w:ascii="David" w:eastAsia="Times New Roman" w:hAnsi="David" w:cs="David"/>
          <w:snapToGrid w:val="0"/>
          <w:sz w:val="24"/>
          <w:szCs w:val="24"/>
          <w:rtl/>
        </w:rPr>
        <w:t xml:space="preserve">הדוחות האמורים בפסקאות 22.5.2.1, 22.5.2.3 ו - 22.5.2.4  לעיל ימסרו למפקח בשני העתקים בסוף כל שבוע ודוחות על העובדים כאמור </w:t>
      </w:r>
      <w:r w:rsidR="00EB50C8" w:rsidRPr="00E56613">
        <w:rPr>
          <w:rFonts w:ascii="David" w:eastAsia="Times New Roman" w:hAnsi="David" w:cs="David" w:hint="cs"/>
          <w:snapToGrid w:val="0"/>
          <w:sz w:val="24"/>
          <w:szCs w:val="24"/>
          <w:rtl/>
        </w:rPr>
        <w:t>בפסקה</w:t>
      </w:r>
      <w:r w:rsidRPr="00E56613">
        <w:rPr>
          <w:rFonts w:ascii="David" w:eastAsia="Times New Roman" w:hAnsi="David" w:cs="David"/>
          <w:snapToGrid w:val="0"/>
          <w:sz w:val="24"/>
          <w:szCs w:val="24"/>
          <w:rtl/>
        </w:rPr>
        <w:t xml:space="preserve"> 22.5.2.2 לעיל ימסרו למפקח בשני העתקים לאחר כל יום עבודה; אחד ההעתקים מכל דו"ח יאושר ע"י המפקח, אם ימצאנו ראוי לאשור ויוחזר לקבלן לשם הגשתו לתשלום.</w:t>
      </w:r>
    </w:p>
    <w:p w14:paraId="7CADF601" w14:textId="77777777" w:rsidR="00E56613" w:rsidRPr="00E56613" w:rsidRDefault="00E56613" w:rsidP="00237720">
      <w:pPr>
        <w:numPr>
          <w:ilvl w:val="1"/>
          <w:numId w:val="24"/>
        </w:numPr>
        <w:spacing w:before="120" w:beforeAutospacing="0" w:after="120" w:afterAutospacing="0" w:line="240" w:lineRule="auto"/>
        <w:ind w:left="964" w:hanging="56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אין הקבלן רשאי לעכב בצוע שנויים מחמת שלא נקבע ערכם אלא באשור המפקח.</w:t>
      </w:r>
    </w:p>
    <w:p w14:paraId="38C39247" w14:textId="77777777" w:rsidR="00E56613" w:rsidRPr="00E56613" w:rsidRDefault="00E56613" w:rsidP="00237720">
      <w:pPr>
        <w:numPr>
          <w:ilvl w:val="1"/>
          <w:numId w:val="24"/>
        </w:numPr>
        <w:spacing w:before="120" w:beforeAutospacing="0" w:after="120" w:afterAutospacing="0" w:line="240" w:lineRule="auto"/>
        <w:ind w:left="964" w:hanging="56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קבל הקבלן פקודת שנויים שלא נקבע בה ערכו של השנוי, והוא בדעה שהשנוי מחייב את העלאת שכר הקבלן - יודיע בכתב למפקח ולמזמין בהקדם האפשרי על כוונתו לבקש העלאת שכר הקבלן כאמור. עברו עשרה ימים מיום מתן פקודת השנויים מבלי שהקבלן פנה בכתב כאמור, רואים אותו כאילו הסכים לכך שהשנוי לא ישפיע על שכר הקבלן. הודיע הקבלן על דרישה כאמור אין בשתיקת המזמין כדי לחייבו במאומה.</w:t>
      </w:r>
    </w:p>
    <w:p w14:paraId="41CF88D5" w14:textId="77777777" w:rsidR="00E56613" w:rsidRPr="00E56613" w:rsidRDefault="00E56613" w:rsidP="00237720">
      <w:pPr>
        <w:numPr>
          <w:ilvl w:val="1"/>
          <w:numId w:val="24"/>
        </w:numPr>
        <w:spacing w:before="120" w:beforeAutospacing="0" w:after="120" w:afterAutospacing="0" w:line="240" w:lineRule="auto"/>
        <w:ind w:left="964" w:hanging="567"/>
        <w:jc w:val="both"/>
        <w:outlineLvl w:val="1"/>
        <w:rPr>
          <w:rFonts w:ascii="David" w:eastAsia="Times New Roman" w:hAnsi="David" w:cs="David"/>
          <w:b/>
          <w:i/>
          <w:strike/>
          <w:snapToGrid w:val="0"/>
          <w:sz w:val="26"/>
          <w:szCs w:val="24"/>
          <w:rtl/>
        </w:rPr>
      </w:pPr>
      <w:r w:rsidRPr="00E56613">
        <w:rPr>
          <w:rFonts w:ascii="David" w:eastAsia="Times New Roman" w:hAnsi="David" w:cs="David"/>
          <w:b/>
          <w:i/>
          <w:snapToGrid w:val="0"/>
          <w:sz w:val="26"/>
          <w:szCs w:val="24"/>
          <w:rtl/>
        </w:rPr>
        <w:t>מחיר העבודות יגדל או יפחת, לפי המקרה, בהתאם לערכם של השנויים כמפורט לעיל.</w:t>
      </w:r>
    </w:p>
    <w:p w14:paraId="51C12174" w14:textId="77777777" w:rsidR="00E56613" w:rsidRPr="00E56613" w:rsidRDefault="00E56613" w:rsidP="00237720">
      <w:pPr>
        <w:numPr>
          <w:ilvl w:val="1"/>
          <w:numId w:val="24"/>
        </w:numPr>
        <w:spacing w:before="120" w:beforeAutospacing="0" w:after="120" w:afterAutospacing="0" w:line="240" w:lineRule="auto"/>
        <w:ind w:left="964" w:hanging="56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 xml:space="preserve">נדרש הקבלן לבצע שנויים לאחר שהחל בעבודות אליהן מתייחסים השנויים או לאחר שהזמין את החומרים הנדרשים לבצוע אותן עבודות, יחזיר המזמין לקבלן את הוצאותיו בקשר לעבודות וחומרים כנ"ל לאחר שתובא בחשבון התועלת שהקבלן עשוי עדיין להפיק מהם. המפקח יהיה הקובע את הסכום שיהא על המזמין להחזיר לקבלן בהתאם להוראות </w:t>
      </w:r>
      <w:r w:rsidR="00EB50C8" w:rsidRPr="00E56613">
        <w:rPr>
          <w:rFonts w:ascii="David" w:eastAsia="Times New Roman" w:hAnsi="David" w:cs="David" w:hint="cs"/>
          <w:b/>
          <w:i/>
          <w:snapToGrid w:val="0"/>
          <w:sz w:val="26"/>
          <w:szCs w:val="24"/>
          <w:rtl/>
        </w:rPr>
        <w:t>פיסק</w:t>
      </w:r>
      <w:r w:rsidR="00EB50C8" w:rsidRPr="00E56613">
        <w:rPr>
          <w:rFonts w:ascii="David" w:eastAsia="Times New Roman" w:hAnsi="David" w:cs="David" w:hint="eastAsia"/>
          <w:b/>
          <w:i/>
          <w:snapToGrid w:val="0"/>
          <w:sz w:val="26"/>
          <w:szCs w:val="24"/>
          <w:rtl/>
        </w:rPr>
        <w:t>ה</w:t>
      </w:r>
      <w:r w:rsidRPr="00E56613">
        <w:rPr>
          <w:rFonts w:ascii="David" w:eastAsia="Times New Roman" w:hAnsi="David" w:cs="David"/>
          <w:b/>
          <w:i/>
          <w:snapToGrid w:val="0"/>
          <w:sz w:val="26"/>
          <w:szCs w:val="24"/>
          <w:rtl/>
        </w:rPr>
        <w:t xml:space="preserve"> זו.</w:t>
      </w:r>
    </w:p>
    <w:p w14:paraId="792D4351" w14:textId="77777777" w:rsidR="00E56613" w:rsidRPr="00E56613" w:rsidRDefault="00E56613" w:rsidP="00237720">
      <w:pPr>
        <w:numPr>
          <w:ilvl w:val="1"/>
          <w:numId w:val="24"/>
        </w:numPr>
        <w:spacing w:before="120" w:beforeAutospacing="0" w:after="120" w:afterAutospacing="0" w:line="240" w:lineRule="auto"/>
        <w:ind w:left="964" w:hanging="56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למניעת ספקות מוצהר ומוסכם במפורש כי בצוע שנויים אינו דוחה את המועד הקבוע להשלמת בצוע העבודות ומסירתן למזמין, וכי הקבלן אחראי גם להשלמת בצוע השנויים במועד הנקוב לגמר בצוע העבודות, בכפיפה אך ורק להוראות סעיף 10.12 לעיל.</w:t>
      </w:r>
    </w:p>
    <w:p w14:paraId="587C7502" w14:textId="77777777" w:rsidR="00E56613" w:rsidRPr="00E56613" w:rsidRDefault="00E56613" w:rsidP="00237720">
      <w:pPr>
        <w:numPr>
          <w:ilvl w:val="1"/>
          <w:numId w:val="24"/>
        </w:numPr>
        <w:spacing w:before="120" w:beforeAutospacing="0" w:after="120" w:afterAutospacing="0" w:line="240" w:lineRule="auto"/>
        <w:ind w:left="964" w:hanging="56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מבלי לגרוע מחובת הקבלן שלא לעכב ביצוע שינויים מחמת אי קביעת ערכם, הרי שבמקרה והתגלעה מחלוקת בין הצדדים לגבי מחיר שנויים וטרם הוחל בביצועם, יהא המזמין זכאי אך לא חייב, לבצע השנויים באמצעות קבלן אחר. אין באמור כדי לגרוע מאחריות הקבלן לשפות את המזמין במידה והמחיר ששילם לקבלן האחר גבוה מהמחיר שהיה עליו לשלם לקבלן.</w:t>
      </w:r>
    </w:p>
    <w:p w14:paraId="39A1ADDC" w14:textId="77777777" w:rsidR="00E56613" w:rsidRPr="00E56613" w:rsidRDefault="00E56613" w:rsidP="00237720">
      <w:pPr>
        <w:numPr>
          <w:ilvl w:val="1"/>
          <w:numId w:val="24"/>
        </w:numPr>
        <w:spacing w:before="120" w:beforeAutospacing="0" w:after="120" w:afterAutospacing="0" w:line="240" w:lineRule="auto"/>
        <w:ind w:left="964" w:hanging="567"/>
        <w:jc w:val="both"/>
        <w:outlineLvl w:val="1"/>
        <w:rPr>
          <w:rFonts w:ascii="David" w:eastAsia="Times New Roman" w:hAnsi="David" w:cs="David"/>
          <w:bCs/>
          <w:i/>
          <w:snapToGrid w:val="0"/>
          <w:sz w:val="26"/>
          <w:szCs w:val="24"/>
          <w:rtl/>
        </w:rPr>
      </w:pPr>
      <w:r w:rsidRPr="00E56613">
        <w:rPr>
          <w:rFonts w:ascii="David" w:eastAsia="Times New Roman" w:hAnsi="David" w:cs="David"/>
          <w:bCs/>
          <w:i/>
          <w:snapToGrid w:val="0"/>
          <w:sz w:val="26"/>
          <w:szCs w:val="24"/>
          <w:u w:val="single"/>
          <w:rtl/>
        </w:rPr>
        <w:t>שינויים ותוספות שיוזמנו ע"י רוכשים</w:t>
      </w:r>
    </w:p>
    <w:p w14:paraId="0A97AC7D" w14:textId="77777777" w:rsidR="00E56613" w:rsidRPr="00E56613" w:rsidRDefault="00E56613" w:rsidP="00E56613">
      <w:pPr>
        <w:spacing w:before="0" w:beforeAutospacing="0" w:after="0" w:afterAutospacing="0" w:line="240" w:lineRule="auto"/>
        <w:ind w:left="964"/>
        <w:jc w:val="both"/>
        <w:rPr>
          <w:rFonts w:ascii="David" w:eastAsia="Times New Roman" w:hAnsi="David" w:cs="David"/>
          <w:snapToGrid w:val="0"/>
          <w:sz w:val="24"/>
          <w:szCs w:val="24"/>
          <w:rtl/>
        </w:rPr>
      </w:pPr>
      <w:r w:rsidRPr="00E56613">
        <w:rPr>
          <w:rFonts w:ascii="David" w:eastAsia="Times New Roman" w:hAnsi="David" w:cs="David"/>
          <w:snapToGrid w:val="0"/>
          <w:sz w:val="24"/>
          <w:szCs w:val="24"/>
          <w:rtl/>
        </w:rPr>
        <w:t>הפקת תכניות שינויי דיירים יבוצעו בתכנת שרטוט של אוטוקד (</w:t>
      </w:r>
      <w:r w:rsidRPr="00E56613">
        <w:rPr>
          <w:rFonts w:ascii="David" w:eastAsia="Times New Roman" w:hAnsi="David" w:cs="David"/>
          <w:snapToGrid w:val="0"/>
          <w:sz w:val="24"/>
          <w:szCs w:val="24"/>
        </w:rPr>
        <w:t>AUTOCAD</w:t>
      </w:r>
      <w:r w:rsidRPr="00E56613">
        <w:rPr>
          <w:rFonts w:ascii="David" w:eastAsia="Times New Roman" w:hAnsi="David" w:cs="David"/>
          <w:snapToGrid w:val="0"/>
          <w:sz w:val="24"/>
          <w:szCs w:val="24"/>
          <w:rtl/>
        </w:rPr>
        <w:t>) הקבלן יקבל את קבצי התכניות לביצוע של הפרויקט מאת מתכנני ויועצי הפרויקט (אדריכל, חשמל, אינסטלציה ומיזוג אוויר) בפורמט אוטוקאד (</w:t>
      </w:r>
      <w:r w:rsidRPr="00E56613">
        <w:rPr>
          <w:rFonts w:ascii="David" w:eastAsia="Times New Roman" w:hAnsi="David" w:cs="David"/>
          <w:snapToGrid w:val="0"/>
          <w:sz w:val="24"/>
          <w:szCs w:val="24"/>
        </w:rPr>
        <w:t>DWG</w:t>
      </w:r>
      <w:r w:rsidRPr="00E56613">
        <w:rPr>
          <w:rFonts w:ascii="David" w:eastAsia="Times New Roman" w:hAnsi="David" w:cs="David"/>
          <w:snapToGrid w:val="0"/>
          <w:sz w:val="24"/>
          <w:szCs w:val="24"/>
          <w:rtl/>
        </w:rPr>
        <w:t xml:space="preserve">) ויכין תכניות אדריכליות, חשמל, אינסטלציה ומיזוג אוויר/אוורור לכל דירה בנפרד קנ"מ 1:50 כאשר בתוכניות אלה יופיעו רק חלק מפרטי התכניות "לביצוע", בהתאם להנחיות </w:t>
      </w:r>
      <w:r w:rsidR="00EB50C8" w:rsidRPr="00E56613">
        <w:rPr>
          <w:rFonts w:ascii="David" w:eastAsia="Times New Roman" w:hAnsi="David" w:cs="David" w:hint="cs"/>
          <w:snapToGrid w:val="0"/>
          <w:sz w:val="24"/>
          <w:szCs w:val="24"/>
          <w:rtl/>
        </w:rPr>
        <w:t>שיינתנ</w:t>
      </w:r>
      <w:r w:rsidR="00EB50C8" w:rsidRPr="00E56613">
        <w:rPr>
          <w:rFonts w:ascii="David" w:eastAsia="Times New Roman" w:hAnsi="David" w:cs="David" w:hint="eastAsia"/>
          <w:snapToGrid w:val="0"/>
          <w:sz w:val="24"/>
          <w:szCs w:val="24"/>
          <w:rtl/>
        </w:rPr>
        <w:t>ו</w:t>
      </w:r>
      <w:r w:rsidRPr="00E56613">
        <w:rPr>
          <w:rFonts w:ascii="David" w:eastAsia="Times New Roman" w:hAnsi="David" w:cs="David"/>
          <w:snapToGrid w:val="0"/>
          <w:sz w:val="24"/>
          <w:szCs w:val="24"/>
          <w:rtl/>
        </w:rPr>
        <w:t xml:space="preserve"> על</w:t>
      </w:r>
      <w:r w:rsidR="00EB50C8">
        <w:rPr>
          <w:rFonts w:ascii="David" w:eastAsia="Times New Roman" w:hAnsi="David" w:cs="David"/>
          <w:snapToGrid w:val="0"/>
          <w:sz w:val="24"/>
          <w:szCs w:val="24"/>
          <w:rtl/>
        </w:rPr>
        <w:t xml:space="preserve"> ידי המפקח. כמו כן יכין הקבלן ת</w:t>
      </w:r>
      <w:r w:rsidRPr="00E56613">
        <w:rPr>
          <w:rFonts w:ascii="David" w:eastAsia="Times New Roman" w:hAnsi="David" w:cs="David"/>
          <w:snapToGrid w:val="0"/>
          <w:sz w:val="24"/>
          <w:szCs w:val="24"/>
          <w:rtl/>
        </w:rPr>
        <w:t>כניות ופריסות בקנ"מ 1:25 למטבחים בכל דירה. הקבלן ישלח לרוכשי הדירות "תיק דייר" שיכלול העתקים מתוכניות הדירה, טבלה המפרטת את רשימת הספקים בפרויקט, אפשרויות הבחירה (כולל קטלוגים) של הריצופים, החיפויים, הכלים הסניטאריים, הברזים, ארונות המטבח, ארונות האמבטיה/חדרי הרחצה, המטחים במטבח ובחדרי האמבטיה/רחצה, רחצה, דלתות הפנים, דלתות הכניסה, כמויות הפריטים, מחירון שינויי דיירים ותוספות, סך הזיכוי בגין כל פריט אצל הספק (במקרה בו הרוכש יזמין פריט חלופי אצל הספק בהתאם למחיר הזיכוי שנקבע בין הספק או הקבלן הממונה למזמין) ובחברה (במקרה בו הרוכש לא יזמין פריט חלופי ואז מחירי הזיכוי לא יהיו קטנים ממחירי היסוד שנקבעו בחוזה זה ונספחיו). פורמט קלסר, נוסח ופרטי  "תיק הדייר" יועבר לאישור המזמין והמפקח לפני שליחתו לרוכשי הדירות.</w:t>
      </w:r>
    </w:p>
    <w:p w14:paraId="77C0E989" w14:textId="77777777" w:rsidR="00E56613" w:rsidRPr="00E56613" w:rsidRDefault="00E56613" w:rsidP="00E56613">
      <w:pPr>
        <w:spacing w:before="0" w:beforeAutospacing="0" w:after="0" w:afterAutospacing="0" w:line="240" w:lineRule="auto"/>
        <w:ind w:left="964"/>
        <w:jc w:val="both"/>
        <w:rPr>
          <w:rFonts w:ascii="David" w:eastAsia="Times New Roman" w:hAnsi="David" w:cs="Arial"/>
          <w:snapToGrid w:val="0"/>
          <w:sz w:val="24"/>
          <w:szCs w:val="24"/>
          <w:rtl/>
        </w:rPr>
      </w:pPr>
    </w:p>
    <w:p w14:paraId="3ECC1A77" w14:textId="77777777" w:rsidR="00E56613" w:rsidRPr="00E56613" w:rsidRDefault="00E56613" w:rsidP="00E56613">
      <w:pPr>
        <w:spacing w:before="0" w:beforeAutospacing="0" w:after="0" w:afterAutospacing="0" w:line="240" w:lineRule="auto"/>
        <w:ind w:left="964"/>
        <w:jc w:val="both"/>
        <w:rPr>
          <w:rFonts w:ascii="David" w:eastAsia="Times New Roman" w:hAnsi="David" w:cs="David"/>
          <w:snapToGrid w:val="0"/>
          <w:sz w:val="24"/>
          <w:szCs w:val="24"/>
          <w:u w:val="single"/>
          <w:rtl/>
        </w:rPr>
      </w:pPr>
      <w:r w:rsidRPr="00E56613">
        <w:rPr>
          <w:rFonts w:ascii="David" w:eastAsia="Times New Roman" w:hAnsi="David" w:cs="David"/>
          <w:snapToGrid w:val="0"/>
          <w:sz w:val="24"/>
          <w:szCs w:val="24"/>
          <w:rtl/>
        </w:rPr>
        <w:t>באחריות הקבלן לקבל מנציג המכירות של המזמין עדכון מדי שבוע לפחות בדבר חתימת חוזי מכר או בקשות רכישה בפרויקט.</w:t>
      </w:r>
    </w:p>
    <w:p w14:paraId="37201E13" w14:textId="77777777" w:rsidR="00E56613" w:rsidRPr="00E56613" w:rsidRDefault="00E56613" w:rsidP="00E56613">
      <w:pPr>
        <w:spacing w:before="0" w:beforeAutospacing="0" w:after="0" w:afterAutospacing="0" w:line="240" w:lineRule="auto"/>
        <w:ind w:left="1963" w:hanging="251"/>
        <w:jc w:val="both"/>
        <w:rPr>
          <w:rFonts w:ascii="David" w:eastAsia="Times New Roman" w:hAnsi="David" w:cs="David"/>
          <w:snapToGrid w:val="0"/>
          <w:sz w:val="24"/>
          <w:szCs w:val="24"/>
          <w:u w:val="single"/>
          <w:rtl/>
        </w:rPr>
      </w:pPr>
    </w:p>
    <w:p w14:paraId="662E8662" w14:textId="77777777" w:rsidR="00E56613" w:rsidRPr="00E56613" w:rsidRDefault="00E56613" w:rsidP="00E56613">
      <w:pPr>
        <w:spacing w:before="0" w:beforeAutospacing="0" w:after="0" w:afterAutospacing="0" w:line="240" w:lineRule="auto"/>
        <w:ind w:left="964"/>
        <w:jc w:val="both"/>
        <w:rPr>
          <w:rFonts w:ascii="David" w:eastAsia="Times New Roman" w:hAnsi="David" w:cs="David"/>
          <w:snapToGrid w:val="0"/>
          <w:sz w:val="24"/>
          <w:szCs w:val="24"/>
          <w:rtl/>
        </w:rPr>
      </w:pPr>
      <w:r w:rsidRPr="00E56613">
        <w:rPr>
          <w:rFonts w:ascii="David" w:eastAsia="Times New Roman" w:hAnsi="David" w:cs="David"/>
          <w:snapToGrid w:val="0"/>
          <w:sz w:val="24"/>
          <w:szCs w:val="24"/>
          <w:rtl/>
        </w:rPr>
        <w:t>הקבלן מתחייב לבצע עבור רוכש/ים שיבקש/ו זאת, עבודות "שינויים ותוספות" (להלן ביחד - "</w:t>
      </w:r>
      <w:r w:rsidRPr="00E56613">
        <w:rPr>
          <w:rFonts w:ascii="David" w:eastAsia="Times New Roman" w:hAnsi="David" w:cs="David"/>
          <w:b/>
          <w:bCs/>
          <w:snapToGrid w:val="0"/>
          <w:sz w:val="24"/>
          <w:szCs w:val="24"/>
          <w:rtl/>
        </w:rPr>
        <w:t>שינויים</w:t>
      </w:r>
      <w:r w:rsidRPr="00E56613">
        <w:rPr>
          <w:rFonts w:ascii="David" w:eastAsia="Times New Roman" w:hAnsi="David" w:cs="David"/>
          <w:snapToGrid w:val="0"/>
          <w:sz w:val="24"/>
          <w:szCs w:val="24"/>
          <w:rtl/>
        </w:rPr>
        <w:t>"), בהתאם למחירון שינויי דיירים המפורסם ב"מאגר מחירי שיפוצים, תחזוקה ובניה בהיקפים קטנים בהוצאת דקל שרותי מחשב להנדסה בע"מ" הידוע במועד חתימת חוזה זה, ובהעדר סעיף מתאים במחירון הנ"ל, בהתאם למחירים המפורסמים ב"מאגר מחירים לענף הבניה" בהוצאת דקל שרותי מחשב להנדסה בע"מ, בכפוף לקיומם המצטבר של התנאים וההוראות המפורטים להלן ובהתאם לאמור בסעיף 17.6 לעיל:</w:t>
      </w:r>
    </w:p>
    <w:p w14:paraId="21E64262" w14:textId="77777777" w:rsidR="00E56613" w:rsidRPr="00E56613" w:rsidRDefault="00E56613" w:rsidP="00237720">
      <w:pPr>
        <w:numPr>
          <w:ilvl w:val="2"/>
          <w:numId w:val="24"/>
        </w:numPr>
        <w:spacing w:before="120" w:beforeAutospacing="0" w:after="120" w:afterAutospacing="0" w:line="240" w:lineRule="auto"/>
        <w:ind w:left="1701" w:hanging="73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 xml:space="preserve">שינויים שהרוכש יהיה זכאי להזמין אצל הקבלן והקבלן יהיה מחויב לבצעם, מתייחסים אך ורק לעבודות בתוך הדירה, ללא פגיעה בקירות חיצוניים של הדירה או בחזות החיצונית של הבניין ו/או בחדר המדרגות ו/או ברכוש משותף של הבניין ו/או בזכויות הרוכשים האחרים והינם מסוג עבודות שאינן דורשות שינוי להיתר הבניה, ו/או שינוי באלמנטים קונסטרוקטיביים של המבנה (למעט אם המזמין ידרוש זאת בכתב) רוכש יהיה זכאי להזמין במסגרת "שינויים ותוספות", אספקת מוצר </w:t>
      </w:r>
      <w:r w:rsidR="00EB50C8" w:rsidRPr="00E56613">
        <w:rPr>
          <w:rFonts w:ascii="David" w:eastAsia="Times New Roman" w:hAnsi="David" w:cs="David" w:hint="cs"/>
          <w:b/>
          <w:i/>
          <w:snapToGrid w:val="0"/>
          <w:sz w:val="26"/>
          <w:szCs w:val="24"/>
          <w:rtl/>
        </w:rPr>
        <w:t>סטנדרטי</w:t>
      </w:r>
      <w:r w:rsidRPr="00E56613">
        <w:rPr>
          <w:rFonts w:ascii="David" w:eastAsia="Times New Roman" w:hAnsi="David" w:cs="David"/>
          <w:b/>
          <w:i/>
          <w:snapToGrid w:val="0"/>
          <w:sz w:val="26"/>
          <w:szCs w:val="24"/>
          <w:rtl/>
        </w:rPr>
        <w:t xml:space="preserve">/ מוצר משודרג, ללא הרכבתו/ או התקנתו. </w:t>
      </w:r>
    </w:p>
    <w:p w14:paraId="198D68D8" w14:textId="77777777" w:rsidR="00E56613" w:rsidRPr="00E56613" w:rsidRDefault="00E56613" w:rsidP="00237720">
      <w:pPr>
        <w:numPr>
          <w:ilvl w:val="2"/>
          <w:numId w:val="24"/>
        </w:numPr>
        <w:spacing w:before="120" w:beforeAutospacing="0" w:after="120" w:afterAutospacing="0" w:line="240" w:lineRule="auto"/>
        <w:ind w:left="1701" w:hanging="73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הקבלן מתחייב לקבל מכל רוכש שיהיה מעוניין בכך, רשימת שינויים מסודרת, למסור אותה, לפי הצורך המקצועי ליועץ ו/או ליועצים ע"ח הרוכש, אשר השינויים מתייחסים לתחום ייעוצם, ולקבל על כך את אישורו ו/או אישורם כאמור, להכין תכניות שינוי דיירים ממוחשבות בקנה מידה 1:50 לבינוי, חשמל, אינסטלציה מיזוג אוויר ואוורור ופקודת שינויים הכוללת את מחיר השינויים המוצע על ידו, ובה פירוט ההפחתות ו/או התוספות הכרוכות בביצוע השינויים ולהמציא כל אלה למפקח לאישורו.</w:t>
      </w:r>
    </w:p>
    <w:p w14:paraId="60FBE5A2" w14:textId="77777777" w:rsidR="00E56613" w:rsidRPr="00E56613" w:rsidRDefault="00E56613" w:rsidP="00E56613">
      <w:pPr>
        <w:spacing w:before="120" w:beforeAutospacing="0" w:after="120" w:afterAutospacing="0" w:line="240" w:lineRule="auto"/>
        <w:ind w:left="1701"/>
        <w:jc w:val="both"/>
        <w:outlineLvl w:val="1"/>
        <w:rPr>
          <w:rFonts w:ascii="David" w:eastAsia="Times New Roman" w:hAnsi="David" w:cs="David"/>
          <w:b/>
          <w:i/>
          <w:snapToGrid w:val="0"/>
          <w:sz w:val="26"/>
          <w:szCs w:val="24"/>
        </w:rPr>
      </w:pPr>
      <w:r w:rsidRPr="00E56613">
        <w:rPr>
          <w:rFonts w:ascii="David" w:eastAsia="Times New Roman" w:hAnsi="David" w:cs="David"/>
          <w:b/>
          <w:i/>
          <w:snapToGrid w:val="0"/>
          <w:sz w:val="26"/>
          <w:szCs w:val="24"/>
          <w:rtl/>
        </w:rPr>
        <w:t>הצעות מחיר לביצוע שינויים יינתנו גם לרוכשים אשר טרם חתמו על הסכם המכר ומתנים רכישת הדירה במידע על עלויות השינויים (המזמין רשאי לבקש גם אומדן).</w:t>
      </w:r>
    </w:p>
    <w:p w14:paraId="3AA55669" w14:textId="77777777" w:rsidR="00E56613" w:rsidRPr="00E56613" w:rsidRDefault="00E56613" w:rsidP="00E56613">
      <w:pPr>
        <w:spacing w:before="0" w:beforeAutospacing="0" w:after="0" w:afterAutospacing="0" w:line="240" w:lineRule="auto"/>
        <w:ind w:left="2140" w:hanging="600"/>
        <w:jc w:val="both"/>
        <w:rPr>
          <w:rFonts w:ascii="David" w:eastAsia="Times New Roman" w:hAnsi="David" w:cs="David"/>
          <w:snapToGrid w:val="0"/>
          <w:sz w:val="24"/>
          <w:szCs w:val="24"/>
          <w:rtl/>
        </w:rPr>
      </w:pPr>
    </w:p>
    <w:p w14:paraId="73F0DCD2" w14:textId="77777777" w:rsidR="00E56613" w:rsidRPr="00E56613" w:rsidRDefault="00E56613" w:rsidP="00E56613">
      <w:pPr>
        <w:spacing w:before="0" w:beforeAutospacing="0" w:after="0" w:afterAutospacing="0" w:line="240" w:lineRule="auto"/>
        <w:ind w:left="1701"/>
        <w:jc w:val="both"/>
        <w:rPr>
          <w:rFonts w:ascii="David" w:eastAsia="Times New Roman" w:hAnsi="David" w:cs="David"/>
          <w:snapToGrid w:val="0"/>
          <w:sz w:val="24"/>
          <w:szCs w:val="24"/>
          <w:rtl/>
        </w:rPr>
      </w:pPr>
      <w:r w:rsidRPr="00E56613">
        <w:rPr>
          <w:rFonts w:ascii="David" w:eastAsia="Times New Roman" w:hAnsi="David" w:cs="David"/>
          <w:snapToGrid w:val="0"/>
          <w:sz w:val="24"/>
          <w:szCs w:val="24"/>
          <w:rtl/>
        </w:rPr>
        <w:t>מחיר השינויים לא יעלה על המפורט לעיל, כשהוא צמוד למדד ובתוספת מע"מ כדין.</w:t>
      </w:r>
    </w:p>
    <w:p w14:paraId="7A546CF4" w14:textId="77777777" w:rsidR="00E56613" w:rsidRPr="00E56613" w:rsidRDefault="00E56613" w:rsidP="00E56613">
      <w:pPr>
        <w:spacing w:before="0" w:beforeAutospacing="0" w:after="0" w:afterAutospacing="0" w:line="240" w:lineRule="auto"/>
        <w:ind w:left="850" w:firstLine="851"/>
        <w:jc w:val="both"/>
        <w:rPr>
          <w:rFonts w:ascii="David" w:eastAsia="Times New Roman" w:hAnsi="David" w:cs="David"/>
          <w:snapToGrid w:val="0"/>
          <w:sz w:val="24"/>
          <w:szCs w:val="24"/>
          <w:rtl/>
        </w:rPr>
      </w:pPr>
      <w:r w:rsidRPr="00E56613">
        <w:rPr>
          <w:rFonts w:ascii="David" w:eastAsia="Times New Roman" w:hAnsi="David" w:cs="David"/>
          <w:snapToGrid w:val="0"/>
          <w:sz w:val="24"/>
          <w:szCs w:val="24"/>
          <w:rtl/>
        </w:rPr>
        <w:t>תנאי התשלום בגין ביצוע השינויים יסוכמו בין הקבלן לרוכשים.</w:t>
      </w:r>
    </w:p>
    <w:p w14:paraId="13E4D8D6" w14:textId="77777777" w:rsidR="00E56613" w:rsidRPr="00E56613" w:rsidRDefault="00E56613" w:rsidP="00237720">
      <w:pPr>
        <w:numPr>
          <w:ilvl w:val="2"/>
          <w:numId w:val="24"/>
        </w:numPr>
        <w:spacing w:before="120" w:beforeAutospacing="0" w:after="120" w:afterAutospacing="0" w:line="240" w:lineRule="auto"/>
        <w:ind w:left="1701" w:hanging="737"/>
        <w:jc w:val="both"/>
        <w:outlineLvl w:val="1"/>
        <w:rPr>
          <w:rFonts w:ascii="David" w:eastAsia="Times New Roman" w:hAnsi="David" w:cs="David"/>
          <w:b/>
          <w:i/>
          <w:snapToGrid w:val="0"/>
          <w:sz w:val="24"/>
          <w:szCs w:val="24"/>
          <w:rtl/>
        </w:rPr>
      </w:pPr>
      <w:r w:rsidRPr="00E56613">
        <w:rPr>
          <w:rFonts w:ascii="David" w:eastAsia="Times New Roman" w:hAnsi="David" w:cs="David"/>
          <w:b/>
          <w:i/>
          <w:snapToGrid w:val="0"/>
          <w:sz w:val="26"/>
          <w:szCs w:val="24"/>
          <w:rtl/>
        </w:rPr>
        <w:t>כל התקשרות לביצוע שינויים בין הקבלן לרוכש כפופה לזכות המזמין ו/או מי מטעמו להתנגד לביצועה. על הקבלן לקבל אישור המזמין בטרם יבצע התקשרות לביצוע שינויים בין הקבלן לרוכש, כי אכן נחתם הסכם מכר בין המזמין לרוכש וכי שולמו במסגרתו לפחות 15% ממחיר הדירה.</w:t>
      </w:r>
    </w:p>
    <w:p w14:paraId="4D5F3786" w14:textId="77777777" w:rsidR="00E56613" w:rsidRPr="00E56613" w:rsidRDefault="00E56613" w:rsidP="00237720">
      <w:pPr>
        <w:numPr>
          <w:ilvl w:val="2"/>
          <w:numId w:val="24"/>
        </w:numPr>
        <w:spacing w:before="120" w:beforeAutospacing="0" w:after="120" w:afterAutospacing="0" w:line="240" w:lineRule="auto"/>
        <w:ind w:left="1701" w:hanging="737"/>
        <w:jc w:val="both"/>
        <w:outlineLvl w:val="1"/>
        <w:rPr>
          <w:rFonts w:ascii="David" w:eastAsia="Times New Roman" w:hAnsi="David" w:cs="David"/>
          <w:b/>
          <w:i/>
          <w:snapToGrid w:val="0"/>
          <w:sz w:val="24"/>
          <w:szCs w:val="24"/>
          <w:rtl/>
        </w:rPr>
      </w:pPr>
      <w:r w:rsidRPr="00E56613">
        <w:rPr>
          <w:rFonts w:ascii="David" w:eastAsia="Times New Roman" w:hAnsi="David" w:cs="David"/>
          <w:snapToGrid w:val="0"/>
          <w:sz w:val="26"/>
          <w:szCs w:val="24"/>
          <w:rtl/>
        </w:rPr>
        <w:t>הקבלן מתחייב כי הסכם השינויים שיחתם בינו לבין רוכשים שיהיו מעוניינים בביצוע שינויים</w:t>
      </w:r>
      <w:r w:rsidRPr="00E56613">
        <w:rPr>
          <w:rFonts w:ascii="David" w:eastAsia="Times New Roman" w:hAnsi="David" w:cs="David"/>
          <w:b/>
          <w:i/>
          <w:snapToGrid w:val="0"/>
          <w:sz w:val="24"/>
          <w:szCs w:val="24"/>
          <w:rtl/>
        </w:rPr>
        <w:t xml:space="preserve"> יהיה בנוסח המצורף כנספח 3.1.25 לחוזה זה ו/או בנוסח אחר אשר הוראותיו יתאמו את הוראות סעיף 22.12 זה ואשר יאושר מראש ע"י המזמין.</w:t>
      </w:r>
    </w:p>
    <w:p w14:paraId="58E1E8D8" w14:textId="77777777" w:rsidR="00E56613" w:rsidRPr="00E56613" w:rsidRDefault="00E56613" w:rsidP="00237720">
      <w:pPr>
        <w:numPr>
          <w:ilvl w:val="2"/>
          <w:numId w:val="24"/>
        </w:numPr>
        <w:spacing w:before="120" w:beforeAutospacing="0" w:after="120" w:afterAutospacing="0" w:line="240" w:lineRule="auto"/>
        <w:ind w:left="1701" w:hanging="73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הקבלן יתקשר עם הרוכש בהסכם נפרד בנוסח האמור בסעיף 22.12.4 לעיל והעתק ממנו יועבר למזמין ב- 2 עותקים (אחד מהם למפקח) מיד עם חתימתו ולא יאוחר מ-7 ימים ממועד חתימתו. ההסכמים יכללו תכנית השינויים (בצבעים) שבה יסומנו השינויים ביחס לתכנית המקורית, מפרט כולל כתב כמויות ומחירים וכן לוח זמנים לביצוע השינויים. להסרת ספקות יובהר כי אין בהעברת ההסכם למזמין כדי ליצור יריבות בין הרוכש לבין המזמין ואין בכך כדי לגרוע מאחריותו המוחלטת והבלעדית של הקבלן עפ"י הסכם השינויים הנפרד עם הרוכש.</w:t>
      </w:r>
    </w:p>
    <w:p w14:paraId="6DAE8626" w14:textId="77777777" w:rsidR="00E56613" w:rsidRPr="00E56613" w:rsidRDefault="00E56613" w:rsidP="00237720">
      <w:pPr>
        <w:numPr>
          <w:ilvl w:val="2"/>
          <w:numId w:val="24"/>
        </w:numPr>
        <w:spacing w:before="120" w:beforeAutospacing="0" w:after="120" w:afterAutospacing="0" w:line="240" w:lineRule="auto"/>
        <w:ind w:left="1701" w:hanging="73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התמורה מהרוכשים עבור השינויים תגיע במלואה לקבלן בכפוף לאמור בסעיף 22.12.12 להלן והוא יהיה האחראי הבלעדי לגבייתה ולא תחול על המזמין כל אחריות לכך. על הקבלן לגבות התשלום לביצוע השינויים מראש מהרוכשים כתנאי לביצוע השינויים.</w:t>
      </w:r>
    </w:p>
    <w:p w14:paraId="5B5D5E48" w14:textId="77777777" w:rsidR="00E56613" w:rsidRPr="00E56613" w:rsidRDefault="00E56613" w:rsidP="00E56613">
      <w:pPr>
        <w:spacing w:before="120" w:beforeAutospacing="0" w:after="120" w:afterAutospacing="0" w:line="240" w:lineRule="auto"/>
        <w:ind w:left="1701"/>
        <w:jc w:val="both"/>
        <w:outlineLvl w:val="1"/>
        <w:rPr>
          <w:rFonts w:ascii="David" w:eastAsia="Times New Roman" w:hAnsi="David" w:cs="David"/>
          <w:b/>
          <w:i/>
          <w:snapToGrid w:val="0"/>
          <w:sz w:val="26"/>
          <w:szCs w:val="24"/>
        </w:rPr>
      </w:pPr>
      <w:r w:rsidRPr="00E56613">
        <w:rPr>
          <w:rFonts w:ascii="David" w:eastAsia="Times New Roman" w:hAnsi="David" w:cs="David"/>
          <w:b/>
          <w:i/>
          <w:snapToGrid w:val="0"/>
          <w:sz w:val="26"/>
          <w:szCs w:val="24"/>
          <w:rtl/>
        </w:rPr>
        <w:t>הקבלן מתחייב לקבוע בהסכמים שיחתמו בינו לבין ספקים וקבלני משנה המבצעים את השינויים ו/או השדרוגים (להלן בס"ק זה: "</w:t>
      </w:r>
      <w:r w:rsidRPr="00E56613">
        <w:rPr>
          <w:rFonts w:ascii="David" w:eastAsia="Times New Roman" w:hAnsi="David" w:cs="David"/>
          <w:bCs/>
          <w:i/>
          <w:snapToGrid w:val="0"/>
          <w:sz w:val="26"/>
          <w:szCs w:val="24"/>
          <w:rtl/>
        </w:rPr>
        <w:t>הספקים</w:t>
      </w:r>
      <w:r w:rsidRPr="00E56613">
        <w:rPr>
          <w:rFonts w:ascii="David" w:eastAsia="Times New Roman" w:hAnsi="David" w:cs="David"/>
          <w:b/>
          <w:i/>
          <w:snapToGrid w:val="0"/>
          <w:sz w:val="26"/>
          <w:szCs w:val="24"/>
          <w:rtl/>
        </w:rPr>
        <w:t>"), כי עליהם לתת לרוכשים ערבות בנקאית אוטונומית על מלוא ההיקף הכספי של התשלומים שישולמו ע"י הרוכשים לספקים בגין השינויים ו/או שדרוגים (כולל מע"מ). עמלת הערבות תפורט מראש לרוכשים, ותחול על הרוכשים.</w:t>
      </w:r>
    </w:p>
    <w:p w14:paraId="27F6E160" w14:textId="77777777" w:rsidR="00E56613" w:rsidRPr="00E56613" w:rsidRDefault="00E56613" w:rsidP="00E56613">
      <w:pPr>
        <w:spacing w:before="120" w:beforeAutospacing="0" w:after="120" w:afterAutospacing="0" w:line="240" w:lineRule="auto"/>
        <w:ind w:left="1701"/>
        <w:jc w:val="both"/>
        <w:outlineLvl w:val="1"/>
        <w:rPr>
          <w:rFonts w:ascii="David" w:eastAsia="Times New Roman" w:hAnsi="David" w:cs="David"/>
          <w:b/>
          <w:i/>
          <w:snapToGrid w:val="0"/>
          <w:sz w:val="26"/>
          <w:szCs w:val="24"/>
        </w:rPr>
      </w:pPr>
      <w:r w:rsidRPr="00E56613">
        <w:rPr>
          <w:rFonts w:ascii="David" w:eastAsia="Times New Roman" w:hAnsi="David" w:cs="David"/>
          <w:b/>
          <w:i/>
          <w:snapToGrid w:val="0"/>
          <w:sz w:val="26"/>
          <w:szCs w:val="24"/>
          <w:rtl/>
        </w:rPr>
        <w:t>עוד מתחייב הקבלן שבמכתב לרוכשים המפנה אותם אל הספקים, יצוין מפורשות כי הם זכאים לדרוש ערבות בנקאית מהספקים בגין התשלומים, תוך ציון כי עמלת הערבות תחול על הרוכשים.</w:t>
      </w:r>
    </w:p>
    <w:p w14:paraId="4530E4F5" w14:textId="77777777" w:rsidR="00E56613" w:rsidRPr="00E56613" w:rsidRDefault="00E56613" w:rsidP="00E56613">
      <w:pPr>
        <w:spacing w:before="120" w:beforeAutospacing="0" w:after="120" w:afterAutospacing="0" w:line="240" w:lineRule="auto"/>
        <w:ind w:left="964"/>
        <w:jc w:val="both"/>
        <w:outlineLvl w:val="1"/>
        <w:rPr>
          <w:rFonts w:ascii="David" w:eastAsia="Times New Roman" w:hAnsi="David" w:cs="David"/>
          <w:b/>
          <w:i/>
          <w:snapToGrid w:val="0"/>
          <w:sz w:val="26"/>
          <w:szCs w:val="24"/>
        </w:rPr>
      </w:pPr>
    </w:p>
    <w:p w14:paraId="7FCC76F9" w14:textId="77777777" w:rsidR="00E56613" w:rsidRPr="00E56613" w:rsidRDefault="00E56613" w:rsidP="00237720">
      <w:pPr>
        <w:numPr>
          <w:ilvl w:val="2"/>
          <w:numId w:val="24"/>
        </w:numPr>
        <w:spacing w:before="120" w:beforeAutospacing="0" w:after="120" w:afterAutospacing="0" w:line="240" w:lineRule="auto"/>
        <w:ind w:left="1701" w:hanging="737"/>
        <w:jc w:val="both"/>
        <w:outlineLvl w:val="1"/>
        <w:rPr>
          <w:rFonts w:ascii="David" w:eastAsia="Times New Roman" w:hAnsi="David" w:cs="David"/>
          <w:b/>
          <w:i/>
          <w:snapToGrid w:val="0"/>
          <w:sz w:val="26"/>
          <w:szCs w:val="24"/>
        </w:rPr>
      </w:pPr>
      <w:r w:rsidRPr="00E56613">
        <w:rPr>
          <w:rFonts w:ascii="David" w:eastAsia="Times New Roman" w:hAnsi="David" w:cs="David"/>
          <w:b/>
          <w:i/>
          <w:snapToGrid w:val="0"/>
          <w:sz w:val="26"/>
          <w:szCs w:val="24"/>
          <w:rtl/>
        </w:rPr>
        <w:t>הקבלן מתחייב לקבוע בהסכמים שיחתמו בינו לבין ספקים וקבלני משנה שעליהם למסור לרוכשי דירות בפרויקט שמזמינים שינויים ו/או שדרוגים, ערבות בנקאית אוטונומית על מלוא ההיקף הכספי של התשלומים שישולמו ע"י רוכשי הדירות לספקים/קבלני המשנה בגין השינויים (כולל מע"מ) כאשר עמלת הערבות תשולם על ידי הרוכש.</w:t>
      </w:r>
    </w:p>
    <w:p w14:paraId="61FD24D8" w14:textId="77777777" w:rsidR="00E56613" w:rsidRPr="00E56613" w:rsidRDefault="00E56613" w:rsidP="00E56613">
      <w:pPr>
        <w:spacing w:before="120" w:beforeAutospacing="0" w:after="120" w:afterAutospacing="0" w:line="240" w:lineRule="auto"/>
        <w:ind w:left="1701"/>
        <w:jc w:val="both"/>
        <w:outlineLvl w:val="1"/>
        <w:rPr>
          <w:rFonts w:ascii="David" w:eastAsia="Times New Roman" w:hAnsi="David" w:cs="David"/>
          <w:b/>
          <w:i/>
          <w:snapToGrid w:val="0"/>
          <w:sz w:val="26"/>
          <w:szCs w:val="24"/>
        </w:rPr>
      </w:pPr>
      <w:r w:rsidRPr="00E56613">
        <w:rPr>
          <w:rFonts w:ascii="David" w:eastAsia="Times New Roman" w:hAnsi="David" w:cs="David"/>
          <w:b/>
          <w:i/>
          <w:snapToGrid w:val="0"/>
          <w:sz w:val="26"/>
          <w:szCs w:val="24"/>
          <w:rtl/>
        </w:rPr>
        <w:t>עוד מתחייב הקבלן שבמכתב לרוכשי הדירות המפנה אותם לספקים ולקבלני משנה יצוין שעליהם להבטיח את התשלומים לקבלנים/ספקים על ידי קבלת ערבות בנקאית אוטונומית במלוא ערך התשלומים, כאשר עמלת הערבות תשולם על ידי הרוכש.</w:t>
      </w:r>
    </w:p>
    <w:p w14:paraId="477B4C02" w14:textId="77777777" w:rsidR="00E56613" w:rsidRPr="00E56613" w:rsidRDefault="00E56613" w:rsidP="00237720">
      <w:pPr>
        <w:numPr>
          <w:ilvl w:val="2"/>
          <w:numId w:val="24"/>
        </w:numPr>
        <w:spacing w:before="120" w:beforeAutospacing="0" w:after="120" w:afterAutospacing="0" w:line="240" w:lineRule="auto"/>
        <w:ind w:left="1701" w:hanging="737"/>
        <w:jc w:val="both"/>
        <w:outlineLvl w:val="1"/>
        <w:rPr>
          <w:rFonts w:ascii="David" w:eastAsia="Times New Roman" w:hAnsi="David" w:cs="David"/>
          <w:b/>
          <w:i/>
          <w:snapToGrid w:val="0"/>
          <w:sz w:val="26"/>
          <w:szCs w:val="24"/>
          <w:rtl/>
        </w:rPr>
      </w:pPr>
      <w:r w:rsidRPr="00E56613">
        <w:rPr>
          <w:rFonts w:ascii="David" w:eastAsia="Times New Roman" w:hAnsi="David" w:cs="David"/>
          <w:snapToGrid w:val="0"/>
          <w:sz w:val="26"/>
          <w:szCs w:val="24"/>
          <w:rtl/>
        </w:rPr>
        <w:t>הקבלן יהיה אחראי בלעדית כלפי הרוכש ו/או המזמין בכל הקשור לשינויים אשר יוזמנו ע"י</w:t>
      </w:r>
      <w:r w:rsidRPr="00E56613">
        <w:rPr>
          <w:rFonts w:ascii="David" w:eastAsia="Times New Roman" w:hAnsi="David" w:cs="David"/>
          <w:b/>
          <w:i/>
          <w:snapToGrid w:val="0"/>
          <w:sz w:val="26"/>
          <w:szCs w:val="24"/>
          <w:rtl/>
        </w:rPr>
        <w:t xml:space="preserve"> הרוכש. כל דרישה לתיקון פגמים ו/או ליקויים שתבוא מהרוכש ו/או מהמזמין, תחייב את הקבלן לביצוע התיקונים, כאילו הייתה דרישה בהתאם להוראות חוזה זה. ביצוע התיקון יהיה מיד לפי דרישת המזמין ובשום פנים ואופן לא יגרום לעיכוב כלשהו במסירת החזקה לרוכש עפ"י המועד החוזי הנקוב בחוזה המכר שבין המזמין לרוכש. הקבלן מתחייב לשפות את המזמין בגין כל נזק או דרישה שיופנו בעניין זה אל המזמין, מיד עם קבלת דרישתו הראשונה של המזמין בעניין זה.</w:t>
      </w:r>
    </w:p>
    <w:p w14:paraId="601FC4E3" w14:textId="77777777" w:rsidR="00E56613" w:rsidRPr="00E56613" w:rsidRDefault="00E56613" w:rsidP="00237720">
      <w:pPr>
        <w:numPr>
          <w:ilvl w:val="2"/>
          <w:numId w:val="24"/>
        </w:numPr>
        <w:spacing w:before="120" w:beforeAutospacing="0" w:after="120" w:afterAutospacing="0" w:line="240" w:lineRule="auto"/>
        <w:ind w:left="1701" w:hanging="73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הקבלן יימנע מלהתנות מסירת הדירה למזמין ו/או לרוכש בתשלום חוב כספי בקשר לשינויים והמזמין לא יהיה מנוע למסור חזקה בדירה לרוכש, גם כאשר יתגלעו חלוקי דעות כספיים ו/או אחרים בין הקבלן לרוכש בקשר לשינויים.</w:t>
      </w:r>
    </w:p>
    <w:p w14:paraId="3DD12257" w14:textId="77777777" w:rsidR="00E56613" w:rsidRPr="00E56613" w:rsidRDefault="00E56613" w:rsidP="00237720">
      <w:pPr>
        <w:numPr>
          <w:ilvl w:val="2"/>
          <w:numId w:val="24"/>
        </w:numPr>
        <w:spacing w:before="120" w:beforeAutospacing="0" w:after="120" w:afterAutospacing="0" w:line="240" w:lineRule="auto"/>
        <w:ind w:left="1701" w:hanging="902"/>
        <w:jc w:val="both"/>
        <w:outlineLvl w:val="1"/>
        <w:rPr>
          <w:rFonts w:ascii="David" w:eastAsia="Times New Roman" w:hAnsi="David" w:cs="David"/>
          <w:b/>
          <w:i/>
          <w:snapToGrid w:val="0"/>
          <w:sz w:val="24"/>
          <w:szCs w:val="24"/>
          <w:rtl/>
        </w:rPr>
      </w:pPr>
      <w:r w:rsidRPr="00E56613">
        <w:rPr>
          <w:rFonts w:ascii="David" w:eastAsia="Times New Roman" w:hAnsi="David" w:cs="David"/>
          <w:b/>
          <w:i/>
          <w:snapToGrid w:val="0"/>
          <w:sz w:val="26"/>
          <w:szCs w:val="24"/>
          <w:rtl/>
        </w:rPr>
        <w:t>המזמין שומר לעצמו זכות להתערב ולשנות מחירי השינויים שנקבעו ע"י הקבלן במקרים שמתעורר חשד לרווח מופרז.</w:t>
      </w:r>
    </w:p>
    <w:p w14:paraId="1B1F3056" w14:textId="77777777" w:rsidR="00E56613" w:rsidRPr="00E56613" w:rsidRDefault="00E56613" w:rsidP="00E56613">
      <w:pPr>
        <w:spacing w:before="120" w:beforeAutospacing="0" w:after="0" w:afterAutospacing="0" w:line="240" w:lineRule="auto"/>
        <w:ind w:left="1701"/>
        <w:jc w:val="both"/>
        <w:outlineLvl w:val="2"/>
        <w:rPr>
          <w:rFonts w:ascii="David" w:eastAsia="Times New Roman" w:hAnsi="David" w:cs="David"/>
          <w:snapToGrid w:val="0"/>
          <w:sz w:val="24"/>
          <w:szCs w:val="24"/>
          <w:rtl/>
        </w:rPr>
      </w:pPr>
      <w:r w:rsidRPr="00E56613">
        <w:rPr>
          <w:rFonts w:ascii="David" w:eastAsia="Times New Roman" w:hAnsi="David" w:cs="David"/>
          <w:snapToGrid w:val="0"/>
          <w:sz w:val="24"/>
          <w:szCs w:val="24"/>
          <w:rtl/>
        </w:rPr>
        <w:t>מבלי לגרוע מהאמור לעיל, יחייב הקבלן את בעלי הקרקע בגין שינויים ותוספות בדירותיהם בשיעור הנמוך ב-10% מהמחיר עפ"י המחירון דלעיל שיהיה בתוקף אותה עת. בנוסף להנחות בעלי הקרקע המזמין יהיה רשאי להנחות את הקבלן ליתן לפי שיקול דעתו הנחה בשיעור של עד 10% מהמחיר עפ"י המחירון דלעיל לעוד כ-10% מהדירות בפרויקט.</w:t>
      </w:r>
    </w:p>
    <w:p w14:paraId="168E06B9" w14:textId="77777777" w:rsidR="00E56613" w:rsidRPr="00E56613" w:rsidRDefault="00E56613" w:rsidP="00237720">
      <w:pPr>
        <w:numPr>
          <w:ilvl w:val="2"/>
          <w:numId w:val="24"/>
        </w:numPr>
        <w:spacing w:before="120" w:beforeAutospacing="0" w:after="120" w:afterAutospacing="0" w:line="240" w:lineRule="auto"/>
        <w:ind w:left="1701" w:hanging="902"/>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הקבלן מצהיר ומתחייב כי לא יגבה מהרוכשים מחירים הגבוהים מהמפורט לעיל.</w:t>
      </w:r>
    </w:p>
    <w:p w14:paraId="61A49284" w14:textId="77777777" w:rsidR="00E56613" w:rsidRPr="00E56613" w:rsidRDefault="00E56613" w:rsidP="00237720">
      <w:pPr>
        <w:numPr>
          <w:ilvl w:val="2"/>
          <w:numId w:val="24"/>
        </w:numPr>
        <w:spacing w:before="120" w:beforeAutospacing="0" w:after="120" w:afterAutospacing="0" w:line="240" w:lineRule="auto"/>
        <w:ind w:left="1701" w:hanging="902"/>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הקבלן ייתן הצעות מחיר לביצוע שינויים בדירות לפי המחירון ללקוחות שיפנה אליו המזמין גם לפני חתימת חוזה מכר. ובלבד שנחתם זיכרון דברים או שהתקבל מכתב מהמזמין כי מדובר במתעניין פוטנציאלי לרכישה.</w:t>
      </w:r>
    </w:p>
    <w:p w14:paraId="0195AB59" w14:textId="77777777" w:rsidR="00E56613" w:rsidRPr="00E56613" w:rsidRDefault="00E56613" w:rsidP="00237720">
      <w:pPr>
        <w:numPr>
          <w:ilvl w:val="2"/>
          <w:numId w:val="24"/>
        </w:numPr>
        <w:spacing w:before="120" w:beforeAutospacing="0" w:after="120" w:afterAutospacing="0" w:line="240" w:lineRule="auto"/>
        <w:ind w:left="1701" w:hanging="902"/>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במידה והקבלן קיבל כספים מהרוכש עבור שינויים אך לא ביצעם, יהא המזמין רשאי אך לא חייב, לקזז סכומים אלו מהמגיע לקבלן על פי חוזה זה ולהחזירם לרוכש, או לבצע את השינויים בעצמו או על ידי מי מטעמו.</w:t>
      </w:r>
    </w:p>
    <w:p w14:paraId="65DB1D31" w14:textId="77777777" w:rsidR="00E56613" w:rsidRPr="00E56613" w:rsidRDefault="00E56613" w:rsidP="00237720">
      <w:pPr>
        <w:numPr>
          <w:ilvl w:val="2"/>
          <w:numId w:val="24"/>
        </w:numPr>
        <w:spacing w:before="120" w:beforeAutospacing="0" w:after="120" w:afterAutospacing="0" w:line="240" w:lineRule="auto"/>
        <w:ind w:left="1701" w:hanging="902"/>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מוסכם בזה כי אין בביצוע השינויים כאמור לעיל בכדי לפגום ו/או לגרוע ו/או לשנות מתנאי חוזה זה וביצוע השינויים עבור הרוכשים לא יהווה כל סיבה/עילה להארכת תקופת הביצוע, לעיכוב במסירת הדירה/ות (גם אם סוכם אחרת בין הקבלן לבין הרוכש) ו/או לגרוע מאחריות הקבלן לטיב העבודות.</w:t>
      </w:r>
    </w:p>
    <w:p w14:paraId="21FBD2EB" w14:textId="77777777" w:rsidR="00E56613" w:rsidRPr="00E56613" w:rsidRDefault="00E56613" w:rsidP="00237720">
      <w:pPr>
        <w:numPr>
          <w:ilvl w:val="2"/>
          <w:numId w:val="24"/>
        </w:numPr>
        <w:spacing w:before="120" w:beforeAutospacing="0" w:after="120" w:afterAutospacing="0" w:line="240" w:lineRule="auto"/>
        <w:ind w:left="1701" w:hanging="902"/>
        <w:jc w:val="both"/>
        <w:outlineLvl w:val="1"/>
        <w:rPr>
          <w:rFonts w:ascii="David" w:eastAsia="Times New Roman" w:hAnsi="David" w:cs="David"/>
          <w:b/>
          <w:i/>
          <w:snapToGrid w:val="0"/>
          <w:sz w:val="24"/>
          <w:szCs w:val="24"/>
          <w:u w:val="single"/>
          <w:rtl/>
        </w:rPr>
      </w:pPr>
      <w:r w:rsidRPr="00E56613">
        <w:rPr>
          <w:rFonts w:ascii="David" w:eastAsia="Times New Roman" w:hAnsi="David" w:cs="David"/>
          <w:b/>
          <w:i/>
          <w:snapToGrid w:val="0"/>
          <w:sz w:val="24"/>
          <w:szCs w:val="24"/>
          <w:rtl/>
        </w:rPr>
        <w:t>הקבלן יבהיר לרוכש בגוף הסכם השינויים כי אין בהסכם השינויים כדי לגרוע מחיוביו של הרוכש כלפי המזמין על פי חוזה המכר ו/או כדי לדחות את מועד ביצועם.</w:t>
      </w:r>
      <w:r w:rsidRPr="00E56613">
        <w:rPr>
          <w:rFonts w:ascii="David" w:eastAsia="Times New Roman" w:hAnsi="David" w:cs="David"/>
          <w:b/>
          <w:i/>
          <w:snapToGrid w:val="0"/>
          <w:sz w:val="24"/>
          <w:szCs w:val="24"/>
          <w:u w:val="single"/>
          <w:rtl/>
        </w:rPr>
        <w:t xml:space="preserve"> בנוסף, ככל שיקבע בהסכם השינויים שבין הקבלן לרוכש כי תחול דחייה במועד המסירה בגין השינויים (ובכל מקרה הקבלן אינו רשאי לקבוע איחור העולה על 45 ימים ללא קבלת הסכמת המזמין מראש ובכתב), יבהיר הקבלן לרוכש כי תקופת הדחייה בגין השינויים תיווסף על תקופות הדחייה על פי חוזה המכר עם המזמין, ובכלל זה תקופת "הגרייס" הקבועה בחוזה הנ"ל.</w:t>
      </w:r>
    </w:p>
    <w:p w14:paraId="54D758D0" w14:textId="77777777" w:rsidR="00E56613" w:rsidRPr="00E56613" w:rsidRDefault="00E56613" w:rsidP="00237720">
      <w:pPr>
        <w:numPr>
          <w:ilvl w:val="2"/>
          <w:numId w:val="24"/>
        </w:numPr>
        <w:spacing w:before="120" w:beforeAutospacing="0" w:after="120" w:afterAutospacing="0" w:line="240" w:lineRule="auto"/>
        <w:ind w:left="1701" w:hanging="902"/>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הקבלן יבצע שינויים בדירות שחוזה הרכישה שלהן בוטל ושטרם הביטול נערכו בהן שינויים, כך שהדירות תתאמנה בסופו של דבר לתכנון הסטנדרטי, לפי דרישת המזמין עפ"י פקודת שינויים, וזאת תמורת תשלום נוסף.</w:t>
      </w:r>
    </w:p>
    <w:p w14:paraId="6476FC6D" w14:textId="77777777" w:rsidR="00E56613" w:rsidRPr="00E56613" w:rsidRDefault="00E56613" w:rsidP="00237720">
      <w:pPr>
        <w:numPr>
          <w:ilvl w:val="2"/>
          <w:numId w:val="24"/>
        </w:numPr>
        <w:spacing w:before="120" w:beforeAutospacing="0" w:after="120" w:afterAutospacing="0" w:line="240" w:lineRule="auto"/>
        <w:ind w:left="1701" w:hanging="902"/>
        <w:jc w:val="both"/>
        <w:outlineLvl w:val="1"/>
        <w:rPr>
          <w:rFonts w:ascii="David" w:eastAsia="Times New Roman" w:hAnsi="David" w:cs="David"/>
          <w:b/>
          <w:i/>
          <w:snapToGrid w:val="0"/>
          <w:sz w:val="26"/>
          <w:szCs w:val="24"/>
        </w:rPr>
      </w:pPr>
      <w:r w:rsidRPr="00E56613">
        <w:rPr>
          <w:rFonts w:ascii="David" w:eastAsia="Times New Roman" w:hAnsi="David" w:cs="David"/>
          <w:b/>
          <w:i/>
          <w:snapToGrid w:val="0"/>
          <w:sz w:val="26"/>
          <w:szCs w:val="24"/>
          <w:rtl/>
        </w:rPr>
        <w:t>מוסכם כי מחיצות הפנים של הדירה, למעט קירות המתוכננים מבטון ולמעט "קירות באזורים רטובים", בכמות המתוארת בתוכניות המכר ובקווים ישרים וניצבים ימוקמו לפי בקשת הקונה בכפוף להוראות כל דין, מבלי שהקבלן יגבה תשלום ובלבד שבקשה כאמור תוגש לקבלן, בצרוף שרטוט מפורט לפחות 30 ימים בטרם נוצקה רצפת הדירה.</w:t>
      </w:r>
    </w:p>
    <w:p w14:paraId="43BECBC5" w14:textId="77777777" w:rsidR="00E56613" w:rsidRPr="00E56613" w:rsidRDefault="00E56613" w:rsidP="00237720">
      <w:pPr>
        <w:numPr>
          <w:ilvl w:val="2"/>
          <w:numId w:val="24"/>
        </w:numPr>
        <w:spacing w:before="120" w:beforeAutospacing="0" w:after="120" w:afterAutospacing="0" w:line="240" w:lineRule="auto"/>
        <w:ind w:left="1701" w:hanging="902"/>
        <w:jc w:val="both"/>
        <w:outlineLvl w:val="1"/>
        <w:rPr>
          <w:rFonts w:ascii="David" w:eastAsia="Times New Roman" w:hAnsi="David" w:cs="David"/>
          <w:b/>
          <w:i/>
          <w:snapToGrid w:val="0"/>
          <w:sz w:val="26"/>
          <w:szCs w:val="24"/>
        </w:rPr>
      </w:pPr>
      <w:r w:rsidRPr="00E56613">
        <w:rPr>
          <w:rFonts w:ascii="David" w:eastAsia="Times New Roman" w:hAnsi="David" w:cs="David"/>
          <w:b/>
          <w:i/>
          <w:snapToGrid w:val="0"/>
          <w:sz w:val="26"/>
          <w:szCs w:val="24"/>
          <w:rtl/>
        </w:rPr>
        <w:t>הקבלן לא יגבה תשלום על הזזת שקע חשמל, מפסקי חשמל, נק' תאורה, כיור ו/או אסלה ו/או ברז בתוך החדרים לפני ביצוען לפי בקשת הקונה, בכפוף להוראות כל דין ובלבד שבקשה כאמור תוגש לקבלן, בצרוף שרטוט מפורט לפחות 30 ימים בטרם נוצקה רצפת הדירה.</w:t>
      </w:r>
    </w:p>
    <w:p w14:paraId="099C2D2C" w14:textId="77777777" w:rsidR="00E56613" w:rsidRPr="00E56613" w:rsidRDefault="00E56613" w:rsidP="00E56613">
      <w:pPr>
        <w:spacing w:before="0" w:beforeAutospacing="0" w:after="0" w:afterAutospacing="0" w:line="240" w:lineRule="auto"/>
        <w:ind w:left="3140" w:hanging="1000"/>
        <w:jc w:val="both"/>
        <w:rPr>
          <w:rFonts w:ascii="David" w:eastAsia="Times New Roman" w:hAnsi="David" w:cs="David"/>
          <w:snapToGrid w:val="0"/>
          <w:sz w:val="24"/>
          <w:szCs w:val="24"/>
        </w:rPr>
      </w:pPr>
    </w:p>
    <w:p w14:paraId="477D93FA" w14:textId="77777777" w:rsidR="00E56613" w:rsidRPr="00E56613" w:rsidRDefault="00E56613" w:rsidP="00237720">
      <w:pPr>
        <w:numPr>
          <w:ilvl w:val="0"/>
          <w:numId w:val="24"/>
        </w:numPr>
        <w:spacing w:before="120" w:beforeAutospacing="0" w:after="120" w:afterAutospacing="0" w:line="240" w:lineRule="auto"/>
        <w:ind w:left="397" w:hanging="397"/>
        <w:jc w:val="both"/>
        <w:outlineLvl w:val="0"/>
        <w:rPr>
          <w:rFonts w:ascii="David" w:eastAsia="Times New Roman" w:hAnsi="David" w:cs="David"/>
          <w:snapToGrid w:val="0"/>
          <w:sz w:val="26"/>
          <w:szCs w:val="24"/>
          <w:rtl/>
        </w:rPr>
      </w:pPr>
      <w:r w:rsidRPr="00E56613">
        <w:rPr>
          <w:rFonts w:ascii="David" w:eastAsia="Times New Roman" w:hAnsi="David" w:cs="David"/>
          <w:b/>
          <w:bCs/>
          <w:snapToGrid w:val="0"/>
          <w:sz w:val="26"/>
          <w:szCs w:val="24"/>
          <w:u w:val="single"/>
          <w:rtl/>
        </w:rPr>
        <w:t>הפסקת העבודות</w:t>
      </w:r>
    </w:p>
    <w:p w14:paraId="37A2B0FE" w14:textId="77777777" w:rsidR="00E56613" w:rsidRPr="00E56613" w:rsidRDefault="00E56613" w:rsidP="00237720">
      <w:pPr>
        <w:numPr>
          <w:ilvl w:val="1"/>
          <w:numId w:val="24"/>
        </w:numPr>
        <w:spacing w:before="120" w:beforeAutospacing="0" w:after="120" w:afterAutospacing="0" w:line="240" w:lineRule="auto"/>
        <w:ind w:left="964" w:hanging="56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הקבלן יפסיק את בצוע העבודות, כולן או מקצתן, לזמן מסוים או לצמיתות, לפי הוראה בכתב מאת המזמין בהתאם לתנאים ולתקופה שיצוינו בהוראה, ולא יחדשן אלא אם נתנה לו ע"י המזמין הוראה בכתב על כך.</w:t>
      </w:r>
    </w:p>
    <w:p w14:paraId="776CCB93" w14:textId="77777777" w:rsidR="00E56613" w:rsidRPr="00E56613" w:rsidRDefault="00E56613" w:rsidP="00237720">
      <w:pPr>
        <w:numPr>
          <w:ilvl w:val="1"/>
          <w:numId w:val="24"/>
        </w:numPr>
        <w:spacing w:before="120" w:beforeAutospacing="0" w:after="120" w:afterAutospacing="0" w:line="240" w:lineRule="auto"/>
        <w:ind w:left="964" w:hanging="56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הופסק בצוע העבודות, כולן או מקצתן, לפי האמור בסעיף 23.1 לעיל, ינקוט הקבלן באמצעים להבטחת העבודות והחומרים בכל מקום בו הם מצויים לרבות מחוץ לאתר ולהגנתן לפי הצורך לשביעות רצון המפקח ולאמצעי הגנה ובטיחות כלפי העוברים ושבים והסביבה.</w:t>
      </w:r>
    </w:p>
    <w:p w14:paraId="23CAB54C" w14:textId="77777777" w:rsidR="00E56613" w:rsidRPr="00E56613" w:rsidRDefault="00E56613" w:rsidP="00237720">
      <w:pPr>
        <w:numPr>
          <w:ilvl w:val="1"/>
          <w:numId w:val="24"/>
        </w:numPr>
        <w:spacing w:before="120" w:beforeAutospacing="0" w:after="120" w:afterAutospacing="0" w:line="240" w:lineRule="auto"/>
        <w:ind w:left="964" w:hanging="56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 xml:space="preserve">הוצאות שנגרמו לקבלן כתוצאה מהפסקה זמנית של בצוע העבודות לפי הוראות המזמין כאמור בסעיף 23.1 תחולנה על המזמין, ובלבד שהקבלן לא יהא רשאי לדרוש תשלום הוצאות כנ"ל אלא אם תוך 30 יום מיום קבלת הוראות המזמין נתן למפקח הודעה בכתב על כוונתו לדרוש את תשלום ההוצאות הנ"ל. שעור ההוצאות יקבע ע"י המפקח לאחר </w:t>
      </w:r>
      <w:r w:rsidR="00EB50C8" w:rsidRPr="00E56613">
        <w:rPr>
          <w:rFonts w:ascii="David" w:eastAsia="Times New Roman" w:hAnsi="David" w:cs="David" w:hint="cs"/>
          <w:b/>
          <w:i/>
          <w:snapToGrid w:val="0"/>
          <w:sz w:val="26"/>
          <w:szCs w:val="24"/>
          <w:rtl/>
        </w:rPr>
        <w:t>שיינת</w:t>
      </w:r>
      <w:r w:rsidR="00EB50C8" w:rsidRPr="00E56613">
        <w:rPr>
          <w:rFonts w:ascii="David" w:eastAsia="Times New Roman" w:hAnsi="David" w:cs="David" w:hint="eastAsia"/>
          <w:b/>
          <w:i/>
          <w:snapToGrid w:val="0"/>
          <w:sz w:val="26"/>
          <w:szCs w:val="24"/>
          <w:rtl/>
        </w:rPr>
        <w:t>ן</w:t>
      </w:r>
      <w:r w:rsidRPr="00E56613">
        <w:rPr>
          <w:rFonts w:ascii="David" w:eastAsia="Times New Roman" w:hAnsi="David" w:cs="David"/>
          <w:b/>
          <w:i/>
          <w:snapToGrid w:val="0"/>
          <w:sz w:val="26"/>
          <w:szCs w:val="24"/>
          <w:rtl/>
        </w:rPr>
        <w:t xml:space="preserve"> לקבלן להשמיע טענותיו ולהגיש חשבונותיו. </w:t>
      </w:r>
    </w:p>
    <w:p w14:paraId="3299F7DB" w14:textId="77777777" w:rsidR="00E56613" w:rsidRPr="00E56613" w:rsidRDefault="00E56613" w:rsidP="00E56613">
      <w:pPr>
        <w:spacing w:before="0" w:beforeAutospacing="0" w:after="0" w:afterAutospacing="0" w:line="240" w:lineRule="auto"/>
        <w:ind w:left="964"/>
        <w:jc w:val="both"/>
        <w:rPr>
          <w:rFonts w:ascii="David" w:eastAsia="Times New Roman" w:hAnsi="David" w:cs="David"/>
          <w:snapToGrid w:val="0"/>
          <w:sz w:val="24"/>
          <w:szCs w:val="24"/>
          <w:rtl/>
        </w:rPr>
      </w:pPr>
      <w:r w:rsidRPr="00E56613">
        <w:rPr>
          <w:rFonts w:ascii="David" w:eastAsia="Times New Roman" w:hAnsi="David" w:cs="David"/>
          <w:snapToGrid w:val="0"/>
          <w:sz w:val="24"/>
          <w:szCs w:val="24"/>
          <w:rtl/>
        </w:rPr>
        <w:t>בכל מקרה לא יעלה שעור ההוצאות על הוצאותיו הממשיות של הקבלן בגין הפסקת העבודות. הוצאות ממשיות לעניין זה הינן שכר עבודה לעובדים בשטח והוצאות בגין מנוף ואלו בלבד בכפוף לאמור להלן:</w:t>
      </w:r>
    </w:p>
    <w:p w14:paraId="57C65ED4" w14:textId="77777777" w:rsidR="00E56613" w:rsidRPr="00E56613" w:rsidRDefault="00E56613" w:rsidP="00237720">
      <w:pPr>
        <w:numPr>
          <w:ilvl w:val="2"/>
          <w:numId w:val="24"/>
        </w:numPr>
        <w:spacing w:before="120" w:beforeAutospacing="0" w:after="120" w:afterAutospacing="0" w:line="240" w:lineRule="auto"/>
        <w:ind w:left="1701" w:hanging="73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עובדים - אם ניתנה התראה לקבלן 30 יום לפחות לפני הפסקת העבודות- לא יהא זכאי הקבלן, לפיצוי כלשהו בגין עובדים מהמזמין.</w:t>
      </w:r>
    </w:p>
    <w:p w14:paraId="7030D5C9" w14:textId="77777777" w:rsidR="00E56613" w:rsidRPr="00E56613" w:rsidRDefault="00E56613" w:rsidP="00E56613">
      <w:pPr>
        <w:spacing w:before="0" w:beforeAutospacing="0" w:after="0" w:afterAutospacing="0" w:line="240" w:lineRule="auto"/>
        <w:ind w:left="1701"/>
        <w:jc w:val="both"/>
        <w:rPr>
          <w:rFonts w:ascii="David" w:eastAsia="Times New Roman" w:hAnsi="David" w:cs="David"/>
          <w:snapToGrid w:val="0"/>
          <w:sz w:val="24"/>
          <w:szCs w:val="24"/>
        </w:rPr>
      </w:pPr>
      <w:r w:rsidRPr="00E56613">
        <w:rPr>
          <w:rFonts w:ascii="David" w:eastAsia="Times New Roman" w:hAnsi="David" w:cs="David"/>
          <w:snapToGrid w:val="0"/>
          <w:sz w:val="24"/>
          <w:szCs w:val="24"/>
          <w:rtl/>
        </w:rPr>
        <w:t>אם ניתנה התראה לקבלן בת פחות מ - 30 יום - ישלם המזמין לקבלן שכר עבודה עבור עובדים למשך פרק הזמן שממועד הפסקת העבודות בפועל ועד ל- 30 יום ממועד מתן ההודעה.</w:t>
      </w:r>
    </w:p>
    <w:p w14:paraId="1C867A01" w14:textId="77777777" w:rsidR="00E56613" w:rsidRPr="00E56613" w:rsidRDefault="00E56613" w:rsidP="00237720">
      <w:pPr>
        <w:numPr>
          <w:ilvl w:val="2"/>
          <w:numId w:val="24"/>
        </w:numPr>
        <w:spacing w:before="120" w:beforeAutospacing="0" w:after="120" w:afterAutospacing="0" w:line="240" w:lineRule="auto"/>
        <w:ind w:left="1701" w:hanging="73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מנוף - הוצאות בגין דמי שכירות או הוצאת פירוק המנוף והעברתו.  והכול לפי הוראת המפקח בכתב.</w:t>
      </w:r>
    </w:p>
    <w:p w14:paraId="6E03471C" w14:textId="77777777" w:rsidR="00E56613" w:rsidRPr="00E56613" w:rsidRDefault="00E56613" w:rsidP="00E56613">
      <w:pPr>
        <w:spacing w:before="0" w:beforeAutospacing="0" w:after="0" w:afterAutospacing="0" w:line="240" w:lineRule="auto"/>
        <w:ind w:left="1701"/>
        <w:jc w:val="both"/>
        <w:rPr>
          <w:rFonts w:ascii="David" w:eastAsia="Times New Roman" w:hAnsi="David" w:cs="David"/>
          <w:snapToGrid w:val="0"/>
          <w:sz w:val="24"/>
          <w:szCs w:val="24"/>
          <w:rtl/>
        </w:rPr>
      </w:pPr>
      <w:r w:rsidRPr="00E56613">
        <w:rPr>
          <w:rFonts w:ascii="David" w:eastAsia="Times New Roman" w:hAnsi="David" w:cs="David"/>
          <w:snapToGrid w:val="0"/>
          <w:sz w:val="24"/>
          <w:szCs w:val="24"/>
          <w:rtl/>
        </w:rPr>
        <w:t>על אף האמור לעיל לא יגיע לקבלן תשלום לפי סעיף זה אם ההפסקה הזמנית נגרמה בשל מעשה ו/או מחדל של הקבלן ו/או במקרה שהקבלן לא עשה ככל יכולתו למזער את הנזק, ככל האפשר. מובהר בזאת למען הסדר הטוב, שפרט להוצאות הממשיות כאמור, לא יהיה הקבלן זכאי לפיצויים כלשהם.</w:t>
      </w:r>
    </w:p>
    <w:p w14:paraId="0ECBF9B5" w14:textId="77777777" w:rsidR="00E56613" w:rsidRPr="00E56613" w:rsidRDefault="00E56613" w:rsidP="00237720">
      <w:pPr>
        <w:numPr>
          <w:ilvl w:val="1"/>
          <w:numId w:val="24"/>
        </w:numPr>
        <w:spacing w:before="120" w:beforeAutospacing="0" w:after="120" w:afterAutospacing="0" w:line="240" w:lineRule="auto"/>
        <w:ind w:left="964" w:hanging="56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הייתה הפסקת בצוע העבודות נחוצה, לפי שקול דעתו הבלעדי של המפקח, ליעילות בצוע העבודות, או שנגרמה באשמת הקבלן - תחולנה על הקבלן ההוצאות שנגרמו לקבלן תוך כדי מילוי הוראות המפקח לפי סעיף זה.</w:t>
      </w:r>
    </w:p>
    <w:p w14:paraId="42374409" w14:textId="77777777" w:rsidR="00E56613" w:rsidRPr="00E56613" w:rsidRDefault="00E56613" w:rsidP="00237720">
      <w:pPr>
        <w:numPr>
          <w:ilvl w:val="1"/>
          <w:numId w:val="24"/>
        </w:numPr>
        <w:spacing w:before="120" w:beforeAutospacing="0" w:after="120" w:afterAutospacing="0" w:line="240" w:lineRule="auto"/>
        <w:ind w:left="964" w:hanging="56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בכל מקרה של הפסקה זמנית בבצוע העבודות יהיה הקבלן חייב לחדש בצוען מיד לפי דרישת המזמין במחירי החוזה וללא כל תוספת או פיצוי (בכפוף למותנה בסעיף 23.3 לעיל) אך יהיה זכאי לתאום לוח הזמנים באופן שמועדי הבצוע של עבודות שטרם בוצעו ידחו בתקופה השווה לתקופת הפסקת העבודות בתוספת 10 ימי התארגנות.</w:t>
      </w:r>
    </w:p>
    <w:p w14:paraId="5D39D859" w14:textId="77777777" w:rsidR="00E56613" w:rsidRPr="00E56613" w:rsidRDefault="00E56613" w:rsidP="00237720">
      <w:pPr>
        <w:numPr>
          <w:ilvl w:val="1"/>
          <w:numId w:val="24"/>
        </w:numPr>
        <w:spacing w:before="120" w:beforeAutospacing="0" w:after="120" w:afterAutospacing="0" w:line="240" w:lineRule="auto"/>
        <w:ind w:left="964" w:hanging="56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הופסק בצוע העבודות לצמיתות בכל שלב שהוא לאחר שהוחל בפועל בביצוען תעשה התחשבנות סופית על בסיס לוח התשלומים (נספח 3.1.11) בלבד לגבי העבודות שבוצעו או/וגם שנותרו לבצוע ולא הופסקו, לכל המאוחר תוך 30 יום מגמר בצוע אותן עבודות או תוך 30 יום מתאריך מתן ההוראה לפי סעיף 23.1 לעיל, הכול לפי המאוחר יותר וישולמו לקבלן הסכומים הבאים:-</w:t>
      </w:r>
    </w:p>
    <w:p w14:paraId="0F2DA853" w14:textId="77777777" w:rsidR="00E56613" w:rsidRPr="00E56613" w:rsidRDefault="00E56613" w:rsidP="00E56613">
      <w:pPr>
        <w:spacing w:before="0" w:beforeAutospacing="0" w:after="0" w:afterAutospacing="0" w:line="240" w:lineRule="auto"/>
        <w:ind w:left="2140" w:hanging="600"/>
        <w:jc w:val="both"/>
        <w:rPr>
          <w:rFonts w:ascii="David" w:eastAsia="Times New Roman" w:hAnsi="David" w:cs="David"/>
          <w:snapToGrid w:val="0"/>
          <w:sz w:val="24"/>
          <w:szCs w:val="24"/>
          <w:rtl/>
        </w:rPr>
      </w:pPr>
    </w:p>
    <w:p w14:paraId="659F3165" w14:textId="77777777" w:rsidR="00E56613" w:rsidRPr="00E56613" w:rsidRDefault="00E56613" w:rsidP="00237720">
      <w:pPr>
        <w:numPr>
          <w:ilvl w:val="2"/>
          <w:numId w:val="24"/>
        </w:numPr>
        <w:spacing w:before="120" w:beforeAutospacing="0" w:after="120" w:afterAutospacing="0" w:line="240" w:lineRule="auto"/>
        <w:ind w:left="1701" w:hanging="73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 xml:space="preserve">הסכום המגיע בהתאם לתוצאות ההתחשבנות דלעיל; </w:t>
      </w:r>
    </w:p>
    <w:p w14:paraId="2736E734" w14:textId="77777777" w:rsidR="00E56613" w:rsidRPr="00E56613" w:rsidRDefault="00E56613" w:rsidP="00237720">
      <w:pPr>
        <w:numPr>
          <w:ilvl w:val="2"/>
          <w:numId w:val="24"/>
        </w:numPr>
        <w:spacing w:before="120" w:beforeAutospacing="0" w:after="120" w:afterAutospacing="0" w:line="240" w:lineRule="auto"/>
        <w:ind w:left="1701" w:hanging="73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מחיר החומרים שסופקו ע"י המזמין באם הקבלן חויב בהם ולא נעשה בהם שימוש בעבודות; ונמסרו למזמין כשהם שלמים ותקינים.</w:t>
      </w:r>
    </w:p>
    <w:p w14:paraId="005084DF" w14:textId="77777777" w:rsidR="00E56613" w:rsidRPr="00E56613" w:rsidRDefault="00E56613" w:rsidP="00237720">
      <w:pPr>
        <w:numPr>
          <w:ilvl w:val="2"/>
          <w:numId w:val="24"/>
        </w:numPr>
        <w:spacing w:before="120" w:beforeAutospacing="0" w:after="120" w:afterAutospacing="0" w:line="240" w:lineRule="auto"/>
        <w:ind w:left="1701" w:hanging="737"/>
        <w:jc w:val="both"/>
        <w:outlineLvl w:val="1"/>
        <w:rPr>
          <w:rFonts w:ascii="David" w:eastAsia="Times New Roman" w:hAnsi="David" w:cs="David"/>
          <w:snapToGrid w:val="0"/>
          <w:sz w:val="26"/>
          <w:szCs w:val="24"/>
          <w:rtl/>
        </w:rPr>
      </w:pPr>
      <w:r w:rsidRPr="00E56613">
        <w:rPr>
          <w:rFonts w:ascii="David" w:eastAsia="Times New Roman" w:hAnsi="David" w:cs="David"/>
          <w:b/>
          <w:i/>
          <w:snapToGrid w:val="0"/>
          <w:sz w:val="26"/>
          <w:szCs w:val="24"/>
          <w:rtl/>
        </w:rPr>
        <w:t xml:space="preserve">מההפרש שבין 70% משווי העבודות שבגינן ניתן צו התחלת עבודה לבין שווי </w:t>
      </w:r>
      <w:r w:rsidRPr="00E56613">
        <w:rPr>
          <w:rFonts w:ascii="David" w:eastAsia="Times New Roman" w:hAnsi="David" w:cs="David"/>
          <w:snapToGrid w:val="0"/>
          <w:sz w:val="26"/>
          <w:szCs w:val="24"/>
          <w:rtl/>
        </w:rPr>
        <w:t>העבודות שבוצעו בפועל כמוגדר להלן ישולם לקבלן 10%.</w:t>
      </w:r>
    </w:p>
    <w:p w14:paraId="2C05FD5C" w14:textId="77777777" w:rsidR="00E56613" w:rsidRPr="00E56613" w:rsidRDefault="00E56613" w:rsidP="00E56613">
      <w:pPr>
        <w:spacing w:before="0" w:beforeAutospacing="0" w:after="0" w:afterAutospacing="0" w:line="240" w:lineRule="auto"/>
        <w:ind w:left="1701"/>
        <w:jc w:val="both"/>
        <w:rPr>
          <w:rFonts w:ascii="David" w:eastAsia="Times New Roman" w:hAnsi="David" w:cs="David"/>
          <w:snapToGrid w:val="0"/>
          <w:sz w:val="24"/>
          <w:szCs w:val="24"/>
          <w:rtl/>
        </w:rPr>
      </w:pPr>
      <w:r w:rsidRPr="00E56613">
        <w:rPr>
          <w:rFonts w:ascii="David" w:eastAsia="Times New Roman" w:hAnsi="David" w:cs="David"/>
          <w:snapToGrid w:val="0"/>
          <w:sz w:val="24"/>
          <w:szCs w:val="24"/>
          <w:rtl/>
        </w:rPr>
        <w:t>למטרת סעיף זה - "שווי העבודות" - שווי העבודות ללא תאום למדד.</w:t>
      </w:r>
    </w:p>
    <w:p w14:paraId="7CD57B8D" w14:textId="77777777" w:rsidR="00E56613" w:rsidRPr="00E56613" w:rsidRDefault="00E56613" w:rsidP="00E56613">
      <w:pPr>
        <w:spacing w:before="0" w:beforeAutospacing="0" w:after="0" w:afterAutospacing="0" w:line="240" w:lineRule="auto"/>
        <w:ind w:left="1701"/>
        <w:jc w:val="both"/>
        <w:rPr>
          <w:rFonts w:ascii="David" w:eastAsia="Times New Roman" w:hAnsi="David" w:cs="David"/>
          <w:snapToGrid w:val="0"/>
          <w:sz w:val="24"/>
          <w:szCs w:val="24"/>
          <w:rtl/>
        </w:rPr>
      </w:pPr>
      <w:r w:rsidRPr="00E56613">
        <w:rPr>
          <w:rFonts w:ascii="David" w:eastAsia="Times New Roman" w:hAnsi="David" w:cs="David"/>
          <w:snapToGrid w:val="0"/>
          <w:sz w:val="24"/>
          <w:szCs w:val="24"/>
          <w:rtl/>
        </w:rPr>
        <w:t>"שווי העבודות שבוצעו בפועל" - הסכום ששולם לפי סעיף 23.6.1 לעיל כשמעוקר ממנו סכום ההצמדה בלבד, ובלבד שאינו עולה על 50% משווי העבודות.</w:t>
      </w:r>
    </w:p>
    <w:p w14:paraId="24F1C33D" w14:textId="77777777" w:rsidR="00E56613" w:rsidRPr="00E56613" w:rsidRDefault="00E56613" w:rsidP="00237720">
      <w:pPr>
        <w:numPr>
          <w:ilvl w:val="1"/>
          <w:numId w:val="24"/>
        </w:numPr>
        <w:spacing w:before="120" w:beforeAutospacing="0" w:after="120" w:afterAutospacing="0" w:line="240" w:lineRule="auto"/>
        <w:ind w:left="964" w:hanging="56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הופסק בצוע העבודות, כולן או מקצתן, לצמיתות אחרי חתימת החוזה אך לפני צו התחלת עבודה או לפני שהקבלן החל בבצוע העבודות למעשה, לא יהא זכאי הקבלן לפיצוי כלשהו מהמזמין.</w:t>
      </w:r>
    </w:p>
    <w:p w14:paraId="69DBCE1B" w14:textId="77777777" w:rsidR="00E56613" w:rsidRPr="00E56613" w:rsidRDefault="00E56613" w:rsidP="00237720">
      <w:pPr>
        <w:numPr>
          <w:ilvl w:val="1"/>
          <w:numId w:val="24"/>
        </w:numPr>
        <w:spacing w:before="120" w:beforeAutospacing="0" w:after="120" w:afterAutospacing="0" w:line="240" w:lineRule="auto"/>
        <w:ind w:left="964" w:hanging="56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תשלום הסכומים כאמור בסעיפים 23.6 או 23.7 לעיל, לפי העניין, יהווה סילוק סופי של כל תביעות הקבלן, כולל תביעות לפיצויים כתוצאה מהפסקת העבודות ותביעות לכסוי הוצאות מיוחדות שנגרמו לו וכל תביעה אחרת בקשר וכתוצאה מהפסקת העבודות, ופרט לכך לא יגיע לקבלן דבר מהמזמין. עם בצוע התשלום יהיה המזמין חפשי ומשוחרר מכל התחייבות כלפי הקבלן, ומבלי לגרוע מכלליות האמור יהיה זכאי להשלים העבודות באמצעות קבלן אחר מבלי שיגיע דבר לקבלן בגין זאת.</w:t>
      </w:r>
    </w:p>
    <w:p w14:paraId="307EBE92" w14:textId="77777777" w:rsidR="00E56613" w:rsidRPr="00E56613" w:rsidRDefault="00E56613" w:rsidP="00237720">
      <w:pPr>
        <w:numPr>
          <w:ilvl w:val="1"/>
          <w:numId w:val="24"/>
        </w:numPr>
        <w:spacing w:before="120" w:beforeAutospacing="0" w:after="120" w:afterAutospacing="0" w:line="240" w:lineRule="auto"/>
        <w:ind w:left="964" w:hanging="56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נגרמה הפסקת בצוע העבודות באשמת הקבלן, לרבות במקרה בו בעקבות הפרת מי מהתחייבויות הקבלן על פי חוזה זה, הורה המזמין על הפסקת ביצוע העבודות - תחולנה כל ההוצאות שנגרמו לקבלן ולמזמין עקב כך על הקבלן, ולא יגיע לקבלן כל פיצוי עקב כך, לרבות אך לא רק התשלומים הנזכרים בסעיף 23 זה לעיל ולהלן.</w:t>
      </w:r>
    </w:p>
    <w:p w14:paraId="0961BBF0" w14:textId="77777777" w:rsidR="00E56613" w:rsidRPr="00E56613" w:rsidRDefault="00E56613" w:rsidP="00237720">
      <w:pPr>
        <w:numPr>
          <w:ilvl w:val="1"/>
          <w:numId w:val="24"/>
        </w:numPr>
        <w:spacing w:before="120" w:beforeAutospacing="0" w:after="120" w:afterAutospacing="0" w:line="240" w:lineRule="auto"/>
        <w:ind w:left="964" w:hanging="56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למרות האמור בסעיף 23.3 לעיל, במידה ובצוע העבודות יופסק באמצע שלב שבגינו ניתן לקבלן צו התחלת עבודה לתקופה רצופה העולה על 9 חודשים עפ"י הוראת דין, אזי תהיה למזמין הברירה:</w:t>
      </w:r>
    </w:p>
    <w:p w14:paraId="057391F3" w14:textId="77777777" w:rsidR="00E56613" w:rsidRPr="00E56613" w:rsidRDefault="00E56613" w:rsidP="00E56613">
      <w:pPr>
        <w:spacing w:before="0" w:beforeAutospacing="0" w:after="0" w:afterAutospacing="0" w:line="240" w:lineRule="auto"/>
        <w:ind w:left="2140" w:hanging="600"/>
        <w:jc w:val="both"/>
        <w:rPr>
          <w:rFonts w:ascii="David" w:eastAsia="Times New Roman" w:hAnsi="David" w:cs="David"/>
          <w:snapToGrid w:val="0"/>
          <w:sz w:val="24"/>
          <w:szCs w:val="24"/>
          <w:rtl/>
        </w:rPr>
      </w:pPr>
    </w:p>
    <w:p w14:paraId="3DB2CDC0" w14:textId="77777777" w:rsidR="00E56613" w:rsidRPr="00E56613" w:rsidRDefault="00E56613" w:rsidP="00237720">
      <w:pPr>
        <w:numPr>
          <w:ilvl w:val="2"/>
          <w:numId w:val="24"/>
        </w:numPr>
        <w:spacing w:before="120" w:beforeAutospacing="0" w:after="120" w:afterAutospacing="0" w:line="240" w:lineRule="auto"/>
        <w:ind w:left="1701" w:hanging="73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להפסיק בצוע העבודות לצמיתות, ובמקרה זה יראו את העבודות כמופסקות בשיעור הנקוב בסעיף 23.6 אף אם בפועל שעור העבודות המופסק היה גבוה יותר, ויחולו הוראות סעיף 23 לעיל בהתאם.</w:t>
      </w:r>
    </w:p>
    <w:p w14:paraId="0F8C1A9E" w14:textId="77777777" w:rsidR="00E56613" w:rsidRPr="00E56613" w:rsidRDefault="00E56613" w:rsidP="00237720">
      <w:pPr>
        <w:numPr>
          <w:ilvl w:val="2"/>
          <w:numId w:val="24"/>
        </w:numPr>
        <w:spacing w:before="120" w:beforeAutospacing="0" w:after="120" w:afterAutospacing="0" w:line="240" w:lineRule="auto"/>
        <w:ind w:left="1701" w:hanging="73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 xml:space="preserve">במידה וביצוע העבודות יופסק למשך תקופה העולה על 9 חודשים, אך לא </w:t>
      </w:r>
      <w:r w:rsidRPr="00E56613">
        <w:rPr>
          <w:rFonts w:ascii="David" w:eastAsia="Times New Roman" w:hAnsi="David" w:cs="David"/>
          <w:snapToGrid w:val="0"/>
          <w:sz w:val="26"/>
          <w:szCs w:val="24"/>
          <w:rtl/>
        </w:rPr>
        <w:t>יותר מ- 15 חודשים, יהא רשאי המזמין להורות לקבלן לחדש את ביצוע</w:t>
      </w:r>
      <w:r w:rsidRPr="00E56613">
        <w:rPr>
          <w:rFonts w:ascii="David" w:eastAsia="Times New Roman" w:hAnsi="David" w:cs="David"/>
          <w:b/>
          <w:i/>
          <w:snapToGrid w:val="0"/>
          <w:sz w:val="26"/>
          <w:szCs w:val="24"/>
          <w:rtl/>
        </w:rPr>
        <w:t xml:space="preserve"> העבודות בתוספת בשיעור 3% ממחיר העבודות שטרם בוצעו עד אותה עת ואשר כבר ניתן לביצוען צו התחלת עבודה. במקרה כזה יהא הקבלן מחויב לבצע את העבודות במחיר כאמור. </w:t>
      </w:r>
    </w:p>
    <w:p w14:paraId="0CE5C70A" w14:textId="77777777" w:rsidR="00E56613" w:rsidRPr="00E56613" w:rsidRDefault="00E56613" w:rsidP="00E56613">
      <w:pPr>
        <w:spacing w:before="0" w:beforeAutospacing="0" w:after="0" w:afterAutospacing="0" w:line="240" w:lineRule="auto"/>
        <w:ind w:left="1701"/>
        <w:jc w:val="both"/>
        <w:rPr>
          <w:rFonts w:ascii="David" w:eastAsia="Times New Roman" w:hAnsi="David" w:cs="David"/>
          <w:snapToGrid w:val="0"/>
          <w:sz w:val="24"/>
          <w:szCs w:val="24"/>
          <w:rtl/>
        </w:rPr>
      </w:pPr>
      <w:r w:rsidRPr="00E56613">
        <w:rPr>
          <w:rFonts w:ascii="David" w:eastAsia="Times New Roman" w:hAnsi="David" w:cs="David"/>
          <w:snapToGrid w:val="0"/>
          <w:sz w:val="24"/>
          <w:szCs w:val="24"/>
          <w:rtl/>
        </w:rPr>
        <w:t>בכל מקרה של הפסקת בצוע העבודות עפ"י הוראות דין, יראו את כל המועדים בלוח הזמנים החל מצו ההפסקה כנדחים בתקופה השווה לתקופת ההפסקה.</w:t>
      </w:r>
    </w:p>
    <w:p w14:paraId="6611817A" w14:textId="77777777" w:rsidR="00E56613" w:rsidRPr="00E56613" w:rsidRDefault="00E56613" w:rsidP="00E56613">
      <w:pPr>
        <w:spacing w:before="0" w:beforeAutospacing="0" w:after="0" w:afterAutospacing="0" w:line="240" w:lineRule="auto"/>
        <w:ind w:left="3140" w:right="3140" w:hanging="1000"/>
        <w:jc w:val="both"/>
        <w:rPr>
          <w:rFonts w:ascii="David" w:eastAsia="Times New Roman" w:hAnsi="David" w:cs="David"/>
          <w:snapToGrid w:val="0"/>
          <w:sz w:val="24"/>
          <w:szCs w:val="24"/>
          <w:rtl/>
        </w:rPr>
      </w:pPr>
    </w:p>
    <w:p w14:paraId="48A12406" w14:textId="77777777" w:rsidR="00E56613" w:rsidRPr="00E56613" w:rsidRDefault="00E56613" w:rsidP="00237720">
      <w:pPr>
        <w:numPr>
          <w:ilvl w:val="0"/>
          <w:numId w:val="24"/>
        </w:numPr>
        <w:spacing w:before="120" w:beforeAutospacing="0" w:after="120" w:afterAutospacing="0" w:line="240" w:lineRule="auto"/>
        <w:jc w:val="both"/>
        <w:outlineLvl w:val="1"/>
        <w:rPr>
          <w:rFonts w:ascii="David" w:eastAsia="Times New Roman" w:hAnsi="David" w:cs="David"/>
          <w:b/>
          <w:i/>
          <w:snapToGrid w:val="0"/>
          <w:sz w:val="26"/>
          <w:szCs w:val="24"/>
          <w:rtl/>
        </w:rPr>
      </w:pPr>
      <w:r w:rsidRPr="00E56613">
        <w:rPr>
          <w:rFonts w:ascii="David" w:eastAsia="Times New Roman" w:hAnsi="David" w:cs="David"/>
          <w:bCs/>
          <w:i/>
          <w:snapToGrid w:val="0"/>
          <w:sz w:val="26"/>
          <w:szCs w:val="24"/>
          <w:u w:val="single"/>
          <w:rtl/>
        </w:rPr>
        <w:t>סילוק יד הקבלן</w:t>
      </w:r>
    </w:p>
    <w:p w14:paraId="68EFD9F0" w14:textId="77777777" w:rsidR="00E56613" w:rsidRPr="00E56613" w:rsidRDefault="00E56613" w:rsidP="00237720">
      <w:pPr>
        <w:numPr>
          <w:ilvl w:val="1"/>
          <w:numId w:val="24"/>
        </w:numPr>
        <w:spacing w:before="120" w:beforeAutospacing="0" w:after="120" w:afterAutospacing="0" w:line="240" w:lineRule="auto"/>
        <w:ind w:left="964" w:hanging="56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אם הקבלן לא ימלא אחר איזו מהתחייבויותיו עפ"י חוזה זה, או אם במהלך בצוע העבודות יקבע המפקח כי קבלן אינו ממלא את תנאי החוזה, או כי אינו מבצע את העבודות בקצב המתאים, או ברמה הנאותה או כי קיים חשש שהעבודות לא תושלמנה במועד - ידרוש המזמין או המפקח מהקבלן במכתב רשום לקיים את תנאי החוזה תוך זמן שיצוין במכתב המפקח.</w:t>
      </w:r>
    </w:p>
    <w:p w14:paraId="5488AB45" w14:textId="77777777" w:rsidR="00E56613" w:rsidRPr="00E56613" w:rsidRDefault="00E56613" w:rsidP="00E56613">
      <w:pPr>
        <w:spacing w:before="0" w:beforeAutospacing="0" w:after="0" w:afterAutospacing="0" w:line="240" w:lineRule="auto"/>
        <w:ind w:left="964"/>
        <w:jc w:val="both"/>
        <w:rPr>
          <w:rFonts w:ascii="David" w:eastAsia="Times New Roman" w:hAnsi="David" w:cs="David"/>
          <w:snapToGrid w:val="0"/>
          <w:sz w:val="24"/>
          <w:szCs w:val="24"/>
          <w:rtl/>
        </w:rPr>
      </w:pPr>
      <w:r w:rsidRPr="00E56613">
        <w:rPr>
          <w:rFonts w:ascii="David" w:eastAsia="Times New Roman" w:hAnsi="David" w:cs="David"/>
          <w:snapToGrid w:val="0"/>
          <w:sz w:val="24"/>
          <w:szCs w:val="24"/>
          <w:rtl/>
        </w:rPr>
        <w:t>לא מילא הקבלן אחרי דרישת המזמין או המפקח כאמור תוך המועד הנקוב בדרישה, אזי יהיה המזמין או המפקח רשאי להפסיק את עבודות הקבלן ע"י הודעה במכתב רשום (להלן - "</w:t>
      </w:r>
      <w:r w:rsidRPr="00E56613">
        <w:rPr>
          <w:rFonts w:ascii="David" w:eastAsia="Times New Roman" w:hAnsi="David" w:cs="David"/>
          <w:b/>
          <w:bCs/>
          <w:snapToGrid w:val="0"/>
          <w:sz w:val="24"/>
          <w:szCs w:val="24"/>
          <w:rtl/>
        </w:rPr>
        <w:t>צו הפסקת עבודה</w:t>
      </w:r>
      <w:r w:rsidRPr="00E56613">
        <w:rPr>
          <w:rFonts w:ascii="David" w:eastAsia="Times New Roman" w:hAnsi="David" w:cs="David"/>
          <w:snapToGrid w:val="0"/>
          <w:sz w:val="24"/>
          <w:szCs w:val="24"/>
          <w:rtl/>
        </w:rPr>
        <w:t>") ובמקרה זה יהיה המזמין זכאי לתפוס את העבודות, לסלק את הקבלן מהאתר ולהשלים את העבודות בעצמו או באמצעות אחרים.</w:t>
      </w:r>
    </w:p>
    <w:p w14:paraId="1A1F632A" w14:textId="77777777" w:rsidR="00E56613" w:rsidRPr="00E56613" w:rsidRDefault="00E56613" w:rsidP="00237720">
      <w:pPr>
        <w:numPr>
          <w:ilvl w:val="1"/>
          <w:numId w:val="24"/>
        </w:numPr>
        <w:spacing w:before="120" w:beforeAutospacing="0" w:after="120" w:afterAutospacing="0" w:line="240" w:lineRule="auto"/>
        <w:ind w:left="964" w:hanging="56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הופסקו העבודות על ידי המפקח כאמור בסעיף 24.1 לעיל, לא יהיה הקבלן רשאי לקבל או להוציא את האמצעים והחומרים מהאתר או/וגם מסביבתו עד לגמר העבודות ויחולו ההוראות דלקמן:-</w:t>
      </w:r>
    </w:p>
    <w:p w14:paraId="412C07B7" w14:textId="77777777" w:rsidR="00E56613" w:rsidRPr="00E56613" w:rsidRDefault="00E56613" w:rsidP="00E56613">
      <w:pPr>
        <w:spacing w:before="0" w:beforeAutospacing="0" w:after="0" w:afterAutospacing="0" w:line="240" w:lineRule="auto"/>
        <w:ind w:left="3140" w:hanging="1000"/>
        <w:jc w:val="both"/>
        <w:rPr>
          <w:rFonts w:ascii="David" w:eastAsia="Times New Roman" w:hAnsi="David" w:cs="David"/>
          <w:snapToGrid w:val="0"/>
          <w:sz w:val="24"/>
          <w:szCs w:val="24"/>
          <w:rtl/>
        </w:rPr>
      </w:pPr>
    </w:p>
    <w:p w14:paraId="5130DFEE" w14:textId="77777777" w:rsidR="00E56613" w:rsidRPr="00E56613" w:rsidRDefault="00E56613" w:rsidP="00237720">
      <w:pPr>
        <w:numPr>
          <w:ilvl w:val="2"/>
          <w:numId w:val="24"/>
        </w:numPr>
        <w:spacing w:before="120" w:beforeAutospacing="0" w:after="120" w:afterAutospacing="0" w:line="240" w:lineRule="auto"/>
        <w:ind w:left="1701" w:hanging="737"/>
        <w:jc w:val="both"/>
        <w:outlineLvl w:val="1"/>
        <w:rPr>
          <w:rFonts w:ascii="David" w:eastAsia="Times New Roman" w:hAnsi="David" w:cs="David"/>
          <w:snapToGrid w:val="0"/>
          <w:sz w:val="26"/>
          <w:szCs w:val="24"/>
          <w:rtl/>
        </w:rPr>
      </w:pPr>
      <w:r w:rsidRPr="00E56613">
        <w:rPr>
          <w:rFonts w:ascii="David" w:eastAsia="Times New Roman" w:hAnsi="David" w:cs="David"/>
          <w:b/>
          <w:i/>
          <w:snapToGrid w:val="0"/>
          <w:sz w:val="26"/>
          <w:szCs w:val="24"/>
          <w:rtl/>
        </w:rPr>
        <w:t xml:space="preserve">עם מתן צו הפסקת עבודה יהיו האמצעים והחומרים משועבדים לטובת המזמין להבטחת כל סכום העשוי להגיע למזמין מהקבלן עפ"י החוזה. השעבוד יכנס לתוקפו מעצם מתן צו הפסקת עבודה ללא צורך בכל מסמך </w:t>
      </w:r>
      <w:r w:rsidRPr="00E56613">
        <w:rPr>
          <w:rFonts w:ascii="David" w:eastAsia="Times New Roman" w:hAnsi="David" w:cs="David"/>
          <w:snapToGrid w:val="0"/>
          <w:sz w:val="26"/>
          <w:szCs w:val="24"/>
          <w:rtl/>
        </w:rPr>
        <w:t>נוסף.</w:t>
      </w:r>
    </w:p>
    <w:p w14:paraId="5B0B8F3E" w14:textId="77777777" w:rsidR="00E56613" w:rsidRPr="00E56613" w:rsidRDefault="00E56613" w:rsidP="00237720">
      <w:pPr>
        <w:numPr>
          <w:ilvl w:val="2"/>
          <w:numId w:val="24"/>
        </w:numPr>
        <w:spacing w:before="120" w:beforeAutospacing="0" w:after="120" w:afterAutospacing="0" w:line="240" w:lineRule="auto"/>
        <w:ind w:left="1701" w:hanging="73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 xml:space="preserve">המזמין או כל אדם אחר שיורשה על ידו (לרבות קבלן אחר) רשאים להשתמש </w:t>
      </w:r>
      <w:r w:rsidRPr="00E56613">
        <w:rPr>
          <w:rFonts w:ascii="David" w:eastAsia="Times New Roman" w:hAnsi="David" w:cs="David"/>
          <w:snapToGrid w:val="0"/>
          <w:sz w:val="26"/>
          <w:szCs w:val="24"/>
          <w:rtl/>
        </w:rPr>
        <w:t>באמצעים ובחומרים, ושום פיצוי לא יגיע לקבלן תמורת השימוש שיעשה בהם על</w:t>
      </w:r>
      <w:r w:rsidRPr="00E56613">
        <w:rPr>
          <w:rFonts w:ascii="David" w:eastAsia="Times New Roman" w:hAnsi="David" w:cs="David"/>
          <w:b/>
          <w:i/>
          <w:snapToGrid w:val="0"/>
          <w:sz w:val="26"/>
          <w:szCs w:val="24"/>
          <w:rtl/>
        </w:rPr>
        <w:t xml:space="preserve"> ידי המזמין או בהתאם להוראותיו אף אם השימוש בחומרים הביא לכלייתם, בכפוף אך ורק למותנה בסעיף 24.5 להלן.</w:t>
      </w:r>
    </w:p>
    <w:p w14:paraId="658318EF" w14:textId="77777777" w:rsidR="00E56613" w:rsidRPr="00E56613" w:rsidRDefault="00E56613" w:rsidP="00237720">
      <w:pPr>
        <w:numPr>
          <w:ilvl w:val="2"/>
          <w:numId w:val="24"/>
        </w:numPr>
        <w:spacing w:before="120" w:beforeAutospacing="0" w:after="120" w:afterAutospacing="0" w:line="240" w:lineRule="auto"/>
        <w:ind w:left="1701" w:hanging="73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הוצאות השמירה על האמצעים והחומרים בהם ישתמש המזמין בפועל יחולו על המזמין, אולם המזמין אחראי כלפי הקבלן בעד שלמות אמצעי הקבלן אך ורק עד לתאריך שיקבע לפי סעיף 24.2.4 להלן.</w:t>
      </w:r>
    </w:p>
    <w:p w14:paraId="716079BD" w14:textId="77777777" w:rsidR="00E56613" w:rsidRPr="00E56613" w:rsidRDefault="00E56613" w:rsidP="00237720">
      <w:pPr>
        <w:numPr>
          <w:ilvl w:val="2"/>
          <w:numId w:val="24"/>
        </w:numPr>
        <w:spacing w:before="120" w:beforeAutospacing="0" w:after="120" w:afterAutospacing="0" w:line="240" w:lineRule="auto"/>
        <w:ind w:left="1701" w:hanging="73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הזכות למזמין לדרוש מהקבלן בכל עת לסלק את האמצעים והחומרים, כולם או מקצתם, על חשבונו הוא בתוך המועד שיצוין בהודעת המזמין.</w:t>
      </w:r>
    </w:p>
    <w:p w14:paraId="1D2B3D9A" w14:textId="77777777" w:rsidR="00E56613" w:rsidRPr="00E56613" w:rsidRDefault="00E56613" w:rsidP="00E56613">
      <w:pPr>
        <w:spacing w:before="0" w:beforeAutospacing="0" w:after="0" w:afterAutospacing="0" w:line="240" w:lineRule="auto"/>
        <w:ind w:left="1701"/>
        <w:jc w:val="both"/>
        <w:rPr>
          <w:rFonts w:ascii="David" w:eastAsia="Times New Roman" w:hAnsi="David" w:cs="David"/>
          <w:snapToGrid w:val="0"/>
          <w:sz w:val="24"/>
          <w:szCs w:val="24"/>
          <w:rtl/>
        </w:rPr>
      </w:pPr>
      <w:r w:rsidRPr="00E56613">
        <w:rPr>
          <w:rFonts w:ascii="David" w:eastAsia="Times New Roman" w:hAnsi="David" w:cs="David"/>
          <w:snapToGrid w:val="0"/>
          <w:sz w:val="24"/>
          <w:szCs w:val="24"/>
          <w:rtl/>
        </w:rPr>
        <w:t>אם הקבלן לא יציית להוראות אלה בתוך המועד הנקוב בן, תפוג אחריותו של המזמין לשלמות אותם אמצעים וחומרים, והמזמין יהיה רשאי לעשות בהם כטוב בעיניו ובכלל זה למכרם, לנטשם, להשמידם, לסלקם ע"ח הקבלן או אחרת, ולקבלן לא תהיה טענה או תביעה כלשהי בקשר אליהם כלפי המזמין.</w:t>
      </w:r>
    </w:p>
    <w:p w14:paraId="1EE6ECD4" w14:textId="77777777" w:rsidR="00E56613" w:rsidRPr="00E56613" w:rsidRDefault="00E56613" w:rsidP="00237720">
      <w:pPr>
        <w:numPr>
          <w:ilvl w:val="1"/>
          <w:numId w:val="24"/>
        </w:numPr>
        <w:spacing w:before="120" w:beforeAutospacing="0" w:after="120" w:afterAutospacing="0" w:line="240" w:lineRule="auto"/>
        <w:ind w:left="964" w:hanging="56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הפסקת עבודת הקבלן וסילוק ידו של הקבלן לפי סעיף 24.1 לעיל אין בהם משום בטול החוזה ע"י המזמין, והקבלן יהא חייב לעמוד בכל התחייבויותיו לפי החוזה פרט להתחייבויות שהמזמין ימנע אותו מלמלאן, ומאידך לא יהא המזמין חייב כלפי הקבלן אלא בהתחייבויות המפורטות בסעיף זה.</w:t>
      </w:r>
    </w:p>
    <w:p w14:paraId="1C18371E" w14:textId="77777777" w:rsidR="00E56613" w:rsidRPr="00E56613" w:rsidRDefault="00E56613" w:rsidP="00237720">
      <w:pPr>
        <w:numPr>
          <w:ilvl w:val="1"/>
          <w:numId w:val="24"/>
        </w:numPr>
        <w:spacing w:before="120" w:beforeAutospacing="0" w:after="120" w:afterAutospacing="0" w:line="240" w:lineRule="auto"/>
        <w:ind w:left="964" w:hanging="56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ממועד תפיסת העבודות ע"י המזמין ועד להשלמת העבודות ותקופת הבדק לא יהיה הקבלן זכאי לכל תשלום מהמזמין.</w:t>
      </w:r>
    </w:p>
    <w:p w14:paraId="680732EB" w14:textId="77777777" w:rsidR="00E56613" w:rsidRPr="00E56613" w:rsidRDefault="00E56613" w:rsidP="00237720">
      <w:pPr>
        <w:numPr>
          <w:ilvl w:val="1"/>
          <w:numId w:val="24"/>
        </w:numPr>
        <w:spacing w:before="120" w:beforeAutospacing="0" w:after="120" w:afterAutospacing="0" w:line="240" w:lineRule="auto"/>
        <w:ind w:left="964" w:hanging="56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לצורך עריכת החשבון בין הקבלן והמזמין יקבע המפקח לפי שקול דעתו הבלעדי את הבאות:-</w:t>
      </w:r>
    </w:p>
    <w:p w14:paraId="773943F9" w14:textId="77777777" w:rsidR="00E56613" w:rsidRPr="00E56613" w:rsidRDefault="00E56613" w:rsidP="00237720">
      <w:pPr>
        <w:numPr>
          <w:ilvl w:val="2"/>
          <w:numId w:val="24"/>
        </w:numPr>
        <w:spacing w:before="120" w:beforeAutospacing="0" w:after="120" w:afterAutospacing="0" w:line="240" w:lineRule="auto"/>
        <w:ind w:left="1701" w:hanging="73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הסכום המגיע לקבלן בגין בצוע העבודות עד למועד סילוק יד הקבלן בניכוי הסכומים ששולמו לקבלן או שיש לזקפם כמשולמים (להלן - "</w:t>
      </w:r>
      <w:r w:rsidRPr="00E56613">
        <w:rPr>
          <w:rFonts w:ascii="David" w:eastAsia="Times New Roman" w:hAnsi="David" w:cs="David"/>
          <w:bCs/>
          <w:i/>
          <w:snapToGrid w:val="0"/>
          <w:sz w:val="26"/>
          <w:szCs w:val="24"/>
          <w:rtl/>
        </w:rPr>
        <w:t>שכר עבודות שבוצעו</w:t>
      </w:r>
      <w:r w:rsidRPr="00E56613">
        <w:rPr>
          <w:rFonts w:ascii="David" w:eastAsia="Times New Roman" w:hAnsi="David" w:cs="David"/>
          <w:b/>
          <w:i/>
          <w:snapToGrid w:val="0"/>
          <w:sz w:val="26"/>
          <w:szCs w:val="24"/>
          <w:rtl/>
        </w:rPr>
        <w:t>").</w:t>
      </w:r>
    </w:p>
    <w:p w14:paraId="6AF1A928" w14:textId="77777777" w:rsidR="00E56613" w:rsidRPr="00E56613" w:rsidRDefault="00EB50C8" w:rsidP="00237720">
      <w:pPr>
        <w:numPr>
          <w:ilvl w:val="2"/>
          <w:numId w:val="24"/>
        </w:numPr>
        <w:spacing w:before="120" w:beforeAutospacing="0" w:after="120" w:afterAutospacing="0" w:line="240" w:lineRule="auto"/>
        <w:ind w:left="1701" w:hanging="737"/>
        <w:jc w:val="both"/>
        <w:outlineLvl w:val="1"/>
        <w:rPr>
          <w:rFonts w:ascii="David" w:eastAsia="Times New Roman" w:hAnsi="David" w:cs="David"/>
          <w:b/>
          <w:i/>
          <w:snapToGrid w:val="0"/>
          <w:sz w:val="26"/>
          <w:szCs w:val="24"/>
          <w:rtl/>
        </w:rPr>
      </w:pPr>
      <w:r w:rsidRPr="00E56613">
        <w:rPr>
          <w:rFonts w:ascii="David" w:eastAsia="Times New Roman" w:hAnsi="David" w:cs="David" w:hint="cs"/>
          <w:b/>
          <w:i/>
          <w:snapToGrid w:val="0"/>
          <w:sz w:val="26"/>
          <w:szCs w:val="24"/>
          <w:rtl/>
        </w:rPr>
        <w:t>אומד</w:t>
      </w:r>
      <w:r w:rsidRPr="00E56613">
        <w:rPr>
          <w:rFonts w:ascii="David" w:eastAsia="Times New Roman" w:hAnsi="David" w:cs="David" w:hint="eastAsia"/>
          <w:b/>
          <w:i/>
          <w:snapToGrid w:val="0"/>
          <w:sz w:val="26"/>
          <w:szCs w:val="24"/>
          <w:rtl/>
        </w:rPr>
        <w:t>ן</w:t>
      </w:r>
      <w:r w:rsidR="00E56613" w:rsidRPr="00E56613">
        <w:rPr>
          <w:rFonts w:ascii="David" w:eastAsia="Times New Roman" w:hAnsi="David" w:cs="David"/>
          <w:b/>
          <w:i/>
          <w:snapToGrid w:val="0"/>
          <w:sz w:val="26"/>
          <w:szCs w:val="24"/>
          <w:rtl/>
        </w:rPr>
        <w:t xml:space="preserve"> הסכום שהיה מגיע לקבלן אילו השלים העבודות בניכוי הסכומים ששולמו לקבלן או שיש לזקפם כמשולמים (להלן - "</w:t>
      </w:r>
      <w:r w:rsidRPr="00E56613">
        <w:rPr>
          <w:rFonts w:ascii="David" w:eastAsia="Times New Roman" w:hAnsi="David" w:cs="David" w:hint="cs"/>
          <w:bCs/>
          <w:i/>
          <w:snapToGrid w:val="0"/>
          <w:sz w:val="26"/>
          <w:szCs w:val="24"/>
          <w:rtl/>
        </w:rPr>
        <w:t>אומד</w:t>
      </w:r>
      <w:r w:rsidRPr="00E56613">
        <w:rPr>
          <w:rFonts w:ascii="David" w:eastAsia="Times New Roman" w:hAnsi="David" w:cs="David" w:hint="eastAsia"/>
          <w:bCs/>
          <w:i/>
          <w:snapToGrid w:val="0"/>
          <w:sz w:val="26"/>
          <w:szCs w:val="24"/>
          <w:rtl/>
        </w:rPr>
        <w:t>ן</w:t>
      </w:r>
      <w:r w:rsidR="00E56613" w:rsidRPr="00E56613">
        <w:rPr>
          <w:rFonts w:ascii="David" w:eastAsia="Times New Roman" w:hAnsi="David" w:cs="David"/>
          <w:bCs/>
          <w:i/>
          <w:snapToGrid w:val="0"/>
          <w:sz w:val="26"/>
          <w:szCs w:val="24"/>
          <w:rtl/>
        </w:rPr>
        <w:t xml:space="preserve"> שכר החוזה</w:t>
      </w:r>
      <w:r w:rsidR="00E56613" w:rsidRPr="00E56613">
        <w:rPr>
          <w:rFonts w:ascii="David" w:eastAsia="Times New Roman" w:hAnsi="David" w:cs="David"/>
          <w:b/>
          <w:i/>
          <w:snapToGrid w:val="0"/>
          <w:sz w:val="26"/>
          <w:szCs w:val="24"/>
          <w:rtl/>
        </w:rPr>
        <w:t>").</w:t>
      </w:r>
    </w:p>
    <w:p w14:paraId="53F34D8E" w14:textId="77777777" w:rsidR="00E56613" w:rsidRPr="00E56613" w:rsidRDefault="00E56613" w:rsidP="00237720">
      <w:pPr>
        <w:numPr>
          <w:ilvl w:val="2"/>
          <w:numId w:val="24"/>
        </w:numPr>
        <w:spacing w:before="120" w:beforeAutospacing="0" w:after="120" w:afterAutospacing="0" w:line="240" w:lineRule="auto"/>
        <w:ind w:left="1701" w:hanging="73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הוצאות השלמת העבודות ובדקן כפי ששולמו בפועל ע"י המזמין בתוספת 20% כהוצאות תקורה של המזמין (להלן -"</w:t>
      </w:r>
      <w:r w:rsidRPr="00E56613">
        <w:rPr>
          <w:rFonts w:ascii="David" w:eastAsia="Times New Roman" w:hAnsi="David" w:cs="David"/>
          <w:bCs/>
          <w:i/>
          <w:snapToGrid w:val="0"/>
          <w:sz w:val="26"/>
          <w:szCs w:val="24"/>
          <w:rtl/>
        </w:rPr>
        <w:t>הוצאות השלמת העבודות</w:t>
      </w:r>
      <w:r w:rsidRPr="00E56613">
        <w:rPr>
          <w:rFonts w:ascii="David" w:eastAsia="Times New Roman" w:hAnsi="David" w:cs="David"/>
          <w:b/>
          <w:i/>
          <w:snapToGrid w:val="0"/>
          <w:sz w:val="26"/>
          <w:szCs w:val="24"/>
          <w:rtl/>
        </w:rPr>
        <w:t>").</w:t>
      </w:r>
    </w:p>
    <w:p w14:paraId="37F31B53" w14:textId="77777777" w:rsidR="00E56613" w:rsidRPr="00E56613" w:rsidRDefault="00E56613" w:rsidP="00237720">
      <w:pPr>
        <w:numPr>
          <w:ilvl w:val="2"/>
          <w:numId w:val="24"/>
        </w:numPr>
        <w:spacing w:before="120" w:beforeAutospacing="0" w:after="120" w:afterAutospacing="0" w:line="240" w:lineRule="auto"/>
        <w:ind w:left="1701" w:hanging="73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הנזק שנגרם למזמין בגין הדחייה בהשלמת העבודות, כל נזקים והוצאות אחרים שנגרמו למזמין בגין סילוק יד הקבלן וכל פיצוי אחר שהקבלן חייב בתשלומו למזמין (להלן - "</w:t>
      </w:r>
      <w:r w:rsidRPr="00E56613">
        <w:rPr>
          <w:rFonts w:ascii="David" w:eastAsia="Times New Roman" w:hAnsi="David" w:cs="David"/>
          <w:bCs/>
          <w:i/>
          <w:snapToGrid w:val="0"/>
          <w:sz w:val="26"/>
          <w:szCs w:val="24"/>
          <w:rtl/>
        </w:rPr>
        <w:t>נזקי המזמין</w:t>
      </w:r>
      <w:r w:rsidRPr="00E56613">
        <w:rPr>
          <w:rFonts w:ascii="David" w:eastAsia="Times New Roman" w:hAnsi="David" w:cs="David"/>
          <w:b/>
          <w:i/>
          <w:snapToGrid w:val="0"/>
          <w:sz w:val="26"/>
          <w:szCs w:val="24"/>
          <w:rtl/>
        </w:rPr>
        <w:t>").</w:t>
      </w:r>
    </w:p>
    <w:p w14:paraId="046C17B9" w14:textId="77777777" w:rsidR="00E56613" w:rsidRPr="00E56613" w:rsidRDefault="00E56613" w:rsidP="00237720">
      <w:pPr>
        <w:numPr>
          <w:ilvl w:val="1"/>
          <w:numId w:val="24"/>
        </w:numPr>
        <w:spacing w:before="120" w:beforeAutospacing="0" w:after="120" w:afterAutospacing="0" w:line="240" w:lineRule="auto"/>
        <w:ind w:left="964" w:hanging="56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 xml:space="preserve">עלה </w:t>
      </w:r>
      <w:r w:rsidR="00EB50C8" w:rsidRPr="00E56613">
        <w:rPr>
          <w:rFonts w:ascii="David" w:eastAsia="Times New Roman" w:hAnsi="David" w:cs="David" w:hint="cs"/>
          <w:b/>
          <w:i/>
          <w:snapToGrid w:val="0"/>
          <w:sz w:val="26"/>
          <w:szCs w:val="24"/>
          <w:rtl/>
        </w:rPr>
        <w:t>אומד</w:t>
      </w:r>
      <w:r w:rsidR="00EB50C8" w:rsidRPr="00E56613">
        <w:rPr>
          <w:rFonts w:ascii="David" w:eastAsia="Times New Roman" w:hAnsi="David" w:cs="David" w:hint="eastAsia"/>
          <w:b/>
          <w:i/>
          <w:snapToGrid w:val="0"/>
          <w:sz w:val="26"/>
          <w:szCs w:val="24"/>
          <w:rtl/>
        </w:rPr>
        <w:t>ן</w:t>
      </w:r>
      <w:r w:rsidRPr="00E56613">
        <w:rPr>
          <w:rFonts w:ascii="David" w:eastAsia="Times New Roman" w:hAnsi="David" w:cs="David"/>
          <w:b/>
          <w:i/>
          <w:snapToGrid w:val="0"/>
          <w:sz w:val="26"/>
          <w:szCs w:val="24"/>
          <w:rtl/>
        </w:rPr>
        <w:t xml:space="preserve"> שכר החוזה על הוצאות השלמת העבודות ונזקי המזמין, ישולם ההפרש לקבלן, ובלבד שהקבלן לא יהיה זכאי לקבל סכום העולה על שכר העבודות שבוצעו בצרוף ערך החומרים שנעשה בהם שימוש ע"י המזמין לפי סעיף 24.2 לעיל כפי שיקבע ע"י המפקח.</w:t>
      </w:r>
    </w:p>
    <w:p w14:paraId="41D6BC25" w14:textId="77777777" w:rsidR="00E56613" w:rsidRPr="00E56613" w:rsidRDefault="00E56613" w:rsidP="00237720">
      <w:pPr>
        <w:numPr>
          <w:ilvl w:val="1"/>
          <w:numId w:val="24"/>
        </w:numPr>
        <w:spacing w:before="120" w:beforeAutospacing="0" w:after="120" w:afterAutospacing="0" w:line="240" w:lineRule="auto"/>
        <w:ind w:left="964" w:hanging="56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 xml:space="preserve">עלו הוצאות השלמת העבודות ונזקי המזמין על </w:t>
      </w:r>
      <w:r w:rsidR="00EB50C8" w:rsidRPr="00E56613">
        <w:rPr>
          <w:rFonts w:ascii="David" w:eastAsia="Times New Roman" w:hAnsi="David" w:cs="David" w:hint="cs"/>
          <w:b/>
          <w:i/>
          <w:snapToGrid w:val="0"/>
          <w:sz w:val="26"/>
          <w:szCs w:val="24"/>
          <w:rtl/>
        </w:rPr>
        <w:t>אומד</w:t>
      </w:r>
      <w:r w:rsidR="00EB50C8" w:rsidRPr="00E56613">
        <w:rPr>
          <w:rFonts w:ascii="David" w:eastAsia="Times New Roman" w:hAnsi="David" w:cs="David" w:hint="eastAsia"/>
          <w:b/>
          <w:i/>
          <w:snapToGrid w:val="0"/>
          <w:sz w:val="26"/>
          <w:szCs w:val="24"/>
          <w:rtl/>
        </w:rPr>
        <w:t>ן</w:t>
      </w:r>
      <w:r w:rsidRPr="00E56613">
        <w:rPr>
          <w:rFonts w:ascii="David" w:eastAsia="Times New Roman" w:hAnsi="David" w:cs="David"/>
          <w:b/>
          <w:i/>
          <w:snapToGrid w:val="0"/>
          <w:sz w:val="26"/>
          <w:szCs w:val="24"/>
          <w:rtl/>
        </w:rPr>
        <w:t xml:space="preserve"> שכר החוזה, יהא הקבלן חייב בתשלום ההפרש למזמין והמזמין יהא זכאי לגבותו מהקבלן בכל דרך שיראה לנכון. המזמין יהיה זכאי לתבוע ולקבל הפרש זה או כל חלק ממנו מהקבלן בכל עת ואף לפני מועד השלמת העבודות ובדקן ובלבד שהתביעה תבוסס באומדן חתום ע"י המפקח.</w:t>
      </w:r>
    </w:p>
    <w:p w14:paraId="65FCAA29" w14:textId="77777777" w:rsidR="00E56613" w:rsidRPr="00E56613" w:rsidRDefault="00E56613" w:rsidP="00237720">
      <w:pPr>
        <w:numPr>
          <w:ilvl w:val="1"/>
          <w:numId w:val="24"/>
        </w:numPr>
        <w:spacing w:before="120" w:beforeAutospacing="0" w:after="120" w:afterAutospacing="0" w:line="240" w:lineRule="auto"/>
        <w:ind w:left="964" w:hanging="567"/>
        <w:jc w:val="both"/>
        <w:outlineLvl w:val="1"/>
        <w:rPr>
          <w:rFonts w:ascii="David" w:eastAsia="Times New Roman" w:hAnsi="David" w:cs="David"/>
          <w:b/>
          <w:i/>
          <w:snapToGrid w:val="0"/>
          <w:sz w:val="24"/>
          <w:szCs w:val="24"/>
          <w:rtl/>
        </w:rPr>
      </w:pPr>
      <w:r w:rsidRPr="00E56613">
        <w:rPr>
          <w:rFonts w:ascii="David" w:eastAsia="Times New Roman" w:hAnsi="David" w:cs="David"/>
          <w:b/>
          <w:i/>
          <w:snapToGrid w:val="0"/>
          <w:sz w:val="26"/>
          <w:szCs w:val="24"/>
          <w:rtl/>
        </w:rPr>
        <w:t xml:space="preserve">הזכות למזמין לעשות שימוש מידי בזכויותיו לפי סעיף 24 ללא צורך בכל התראה מוקדמת גם בכל מקרה שהקבלן פושט את הרגל, או הגיש בקשה להקפאת הליכים או להסדר או סידור כלשהו עם או לטובת נושיו או שניתן לנגדו צו קבלת נכסים, או מונה לו או לנכסיו כונס או מפרק, זמני או קבוע, או אם הוגשה נגדו בקשת פירוק אשר לא בוטלה בתוך 30 יום ממועד שנמסרה לקבלן או ניתן צו או נתקבלה החלטה לפירוקו, או שאינו משלם את חובותיו או מתקשה בתשלומיו באופן שלפי שקול דעת המפקח או המזמין, עלול </w:t>
      </w:r>
      <w:r w:rsidRPr="00E56613">
        <w:rPr>
          <w:rFonts w:ascii="David" w:eastAsia="Times New Roman" w:hAnsi="David" w:cs="David"/>
          <w:b/>
          <w:i/>
          <w:snapToGrid w:val="0"/>
          <w:sz w:val="24"/>
          <w:szCs w:val="24"/>
          <w:rtl/>
        </w:rPr>
        <w:t>לפגוע בכושרו לממן ביצוע התחייבויותיו עפ"י חוזה זה, וכן במקרה שיש בידי המזמין הוכחות להנחת דעתו שהקבלן נתן או הציע, במישרין או בעקיפין, בעצמו או ע"י אחרים, לאדם אחר, שוחד, מענק או כל טובת הנאה בקשר להשגת ההתקשרות עפ"י חוזה זה ו/או לכל דבר הקשור בבצועה.</w:t>
      </w:r>
    </w:p>
    <w:p w14:paraId="2918D51E" w14:textId="77777777" w:rsidR="00E56613" w:rsidRPr="00E56613" w:rsidRDefault="00E56613" w:rsidP="00E56613">
      <w:pPr>
        <w:spacing w:before="0" w:beforeAutospacing="0" w:after="0" w:afterAutospacing="0" w:line="240" w:lineRule="auto"/>
        <w:ind w:left="2140" w:hanging="600"/>
        <w:jc w:val="both"/>
        <w:rPr>
          <w:rFonts w:ascii="David" w:eastAsia="Times New Roman" w:hAnsi="David" w:cs="David"/>
          <w:snapToGrid w:val="0"/>
          <w:sz w:val="24"/>
          <w:szCs w:val="24"/>
          <w:rtl/>
        </w:rPr>
      </w:pPr>
    </w:p>
    <w:p w14:paraId="38B49ACB" w14:textId="77777777" w:rsidR="00E56613" w:rsidRPr="00E56613" w:rsidRDefault="00E56613" w:rsidP="00237720">
      <w:pPr>
        <w:numPr>
          <w:ilvl w:val="0"/>
          <w:numId w:val="24"/>
        </w:numPr>
        <w:spacing w:before="120" w:beforeAutospacing="0" w:after="120" w:afterAutospacing="0" w:line="240" w:lineRule="auto"/>
        <w:jc w:val="both"/>
        <w:outlineLvl w:val="1"/>
        <w:rPr>
          <w:rFonts w:ascii="David" w:eastAsia="Times New Roman" w:hAnsi="David" w:cs="David"/>
          <w:b/>
          <w:i/>
          <w:snapToGrid w:val="0"/>
          <w:sz w:val="26"/>
          <w:szCs w:val="24"/>
          <w:rtl/>
        </w:rPr>
      </w:pPr>
      <w:r w:rsidRPr="00E56613">
        <w:rPr>
          <w:rFonts w:ascii="David" w:eastAsia="Times New Roman" w:hAnsi="David" w:cs="David"/>
          <w:bCs/>
          <w:i/>
          <w:snapToGrid w:val="0"/>
          <w:sz w:val="26"/>
          <w:szCs w:val="24"/>
          <w:u w:val="single"/>
          <w:rtl/>
        </w:rPr>
        <w:t>בדיקות לצורך חשבונות ביניים</w:t>
      </w:r>
    </w:p>
    <w:p w14:paraId="03A32EBF" w14:textId="77777777" w:rsidR="00E56613" w:rsidRPr="00E56613" w:rsidRDefault="00E56613" w:rsidP="00E56613">
      <w:pPr>
        <w:spacing w:before="120" w:beforeAutospacing="0" w:after="120" w:afterAutospacing="0" w:line="240" w:lineRule="auto"/>
        <w:ind w:left="360"/>
        <w:jc w:val="both"/>
        <w:outlineLvl w:val="1"/>
        <w:rPr>
          <w:rFonts w:ascii="David" w:eastAsia="Times New Roman" w:hAnsi="David" w:cs="David"/>
          <w:b/>
          <w:i/>
          <w:snapToGrid w:val="0"/>
          <w:sz w:val="24"/>
          <w:szCs w:val="24"/>
          <w:rtl/>
        </w:rPr>
      </w:pPr>
      <w:r w:rsidRPr="00E56613">
        <w:rPr>
          <w:rFonts w:ascii="David" w:eastAsia="Times New Roman" w:hAnsi="David" w:cs="David"/>
          <w:b/>
          <w:i/>
          <w:snapToGrid w:val="0"/>
          <w:sz w:val="24"/>
          <w:szCs w:val="24"/>
          <w:rtl/>
        </w:rPr>
        <w:t>ההסכם הנו פאושלי ובצוע העבודות מבוסס על החוזה ועל נספחיו. קצב התקדמות העבודה על פי לוח הזמנים והשלבים, ועמידת הקבלן בהתחייבויותיו על פי חוזה זה, יקבעו על סמך העקרונות הבאים:-</w:t>
      </w:r>
    </w:p>
    <w:p w14:paraId="2645166D" w14:textId="77777777" w:rsidR="00E56613" w:rsidRPr="00E56613" w:rsidRDefault="00E56613" w:rsidP="00237720">
      <w:pPr>
        <w:numPr>
          <w:ilvl w:val="1"/>
          <w:numId w:val="24"/>
        </w:numPr>
        <w:spacing w:before="120" w:beforeAutospacing="0" w:after="120" w:afterAutospacing="0" w:line="240" w:lineRule="auto"/>
        <w:ind w:left="964" w:hanging="56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בדיקת חשבונות הביניים תיעשה בהתאם להתקדמות הביצוע עפ"י לוח הזמנים ולוח התשלומים.</w:t>
      </w:r>
    </w:p>
    <w:p w14:paraId="437A208D" w14:textId="77777777" w:rsidR="00E56613" w:rsidRPr="00E56613" w:rsidRDefault="00E56613" w:rsidP="00237720">
      <w:pPr>
        <w:numPr>
          <w:ilvl w:val="1"/>
          <w:numId w:val="24"/>
        </w:numPr>
        <w:spacing w:before="120" w:beforeAutospacing="0" w:after="120" w:afterAutospacing="0" w:line="240" w:lineRule="auto"/>
        <w:ind w:left="964" w:hanging="56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בדיקות למטרת חשבון חלקי אין מהוות אשור על טיב העבודות או אישור לכך שהעבודות נעשו בהתאם לנספחים.</w:t>
      </w:r>
    </w:p>
    <w:p w14:paraId="3F3F899B" w14:textId="77777777" w:rsidR="00E56613" w:rsidRPr="00E56613" w:rsidRDefault="00E56613" w:rsidP="00237720">
      <w:pPr>
        <w:numPr>
          <w:ilvl w:val="1"/>
          <w:numId w:val="24"/>
        </w:numPr>
        <w:spacing w:before="120" w:beforeAutospacing="0" w:after="120" w:afterAutospacing="0" w:line="240" w:lineRule="auto"/>
        <w:ind w:left="964" w:hanging="56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בכל מקרה של מחלוקת בכל הנוגע לבדיקות ולתוצאותיהן יכריע המפקח.</w:t>
      </w:r>
    </w:p>
    <w:p w14:paraId="038EC49F" w14:textId="77777777" w:rsidR="00E56613" w:rsidRPr="00E56613" w:rsidRDefault="00E56613" w:rsidP="00237720">
      <w:pPr>
        <w:numPr>
          <w:ilvl w:val="1"/>
          <w:numId w:val="24"/>
        </w:numPr>
        <w:spacing w:before="120" w:beforeAutospacing="0" w:after="120" w:afterAutospacing="0" w:line="240" w:lineRule="auto"/>
        <w:ind w:left="964" w:hanging="56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4"/>
          <w:szCs w:val="24"/>
          <w:rtl/>
        </w:rPr>
        <w:t>תכנית מדידה לאחר ביצוע תעודכן ותבוצע ע"י מודד מטעם הקבלן (על חשבון הקבלן) עם התקדמות (</w:t>
      </w:r>
      <w:r w:rsidRPr="00E56613">
        <w:rPr>
          <w:rFonts w:ascii="David" w:eastAsia="Times New Roman" w:hAnsi="David" w:cs="David"/>
          <w:b/>
          <w:i/>
          <w:snapToGrid w:val="0"/>
          <w:sz w:val="24"/>
          <w:szCs w:val="24"/>
        </w:rPr>
        <w:t>AS MADE</w:t>
      </w:r>
      <w:r w:rsidRPr="00E56613">
        <w:rPr>
          <w:rFonts w:ascii="David" w:eastAsia="Times New Roman" w:hAnsi="David" w:cs="David"/>
          <w:b/>
          <w:i/>
          <w:snapToGrid w:val="0"/>
          <w:sz w:val="24"/>
          <w:szCs w:val="24"/>
          <w:rtl/>
        </w:rPr>
        <w:t>) בכל שלב ושלב ובכל הנוגע לעבודות הקבלן לרבות לאחר ביצוע היסודות, לאחר יציקת ריצפת קומת קרקע, לאחר יציקת כל תקרת ביניים, מערכות ת"ק (קווי מים, ביוב, ניקוז, תאורה, חשמל תקשורת וכד') וכן ביצוע עבודות פיתוח לרבות כבישים, מדרכות וכו' בכל שלב שיידרש ע"י המפקח, לדוגמא: עם מיקום אבני שפה וכד'. המדידה והתוכניות יבוצעו ע"י מודד מוסמך אשר יאושר מראש ובכתב ע"י המזמין וע"ח הקבלן. למזמין שמורה הזכות שלא לאשר מודד מבלי צורך לתת הסבר לקבלן. הגשת תכניות כאמור הינה תנאי מוקדם לבדיקה ואישור חשבונות ביניים.</w:t>
      </w:r>
      <w:r w:rsidR="00EB50C8">
        <w:rPr>
          <w:rFonts w:ascii="David" w:eastAsia="Times New Roman" w:hAnsi="David" w:cs="David" w:hint="cs"/>
          <w:b/>
          <w:i/>
          <w:snapToGrid w:val="0"/>
          <w:sz w:val="26"/>
          <w:szCs w:val="24"/>
          <w:rtl/>
        </w:rPr>
        <w:t xml:space="preserve"> </w:t>
      </w:r>
      <w:r w:rsidRPr="00E56613">
        <w:rPr>
          <w:rFonts w:ascii="David" w:eastAsia="Times New Roman" w:hAnsi="David" w:cs="David"/>
          <w:b/>
          <w:i/>
          <w:snapToGrid w:val="0"/>
          <w:sz w:val="26"/>
          <w:szCs w:val="24"/>
          <w:rtl/>
        </w:rPr>
        <w:t xml:space="preserve">לפני </w:t>
      </w:r>
      <w:r w:rsidR="00EB50C8">
        <w:rPr>
          <w:rFonts w:ascii="David" w:eastAsia="Times New Roman" w:hAnsi="David" w:cs="David" w:hint="cs"/>
          <w:b/>
          <w:i/>
          <w:snapToGrid w:val="0"/>
          <w:sz w:val="26"/>
          <w:szCs w:val="24"/>
          <w:rtl/>
        </w:rPr>
        <w:t xml:space="preserve"> </w:t>
      </w:r>
      <w:r w:rsidRPr="00E56613">
        <w:rPr>
          <w:rFonts w:ascii="David" w:eastAsia="Times New Roman" w:hAnsi="David" w:cs="David"/>
          <w:b/>
          <w:i/>
          <w:snapToGrid w:val="0"/>
          <w:sz w:val="26"/>
          <w:szCs w:val="24"/>
          <w:rtl/>
        </w:rPr>
        <w:t>בואו לבצע בדיקה או לאשר בדיקה, רשאי  המפקח ליתן הודעה מראש לקבלן על כוונתו לעשות כן ועל המועד הרצוי לו, והקבלן מתחייב להיות נוכח במועד הנקוב או לשלוח ממלא מקום לצורך זה, לסייע למפקח לבצע את הבדיקות הדרושות, לספק את כוח האדם והאמצעים הדרושים לצורך הבדיקות ולהמציא את הפרטים הדרושים בקשר לכך.</w:t>
      </w:r>
    </w:p>
    <w:p w14:paraId="1719BBEA" w14:textId="77777777" w:rsidR="00E56613" w:rsidRPr="00E56613" w:rsidRDefault="00E56613" w:rsidP="00237720">
      <w:pPr>
        <w:numPr>
          <w:ilvl w:val="1"/>
          <w:numId w:val="24"/>
        </w:numPr>
        <w:spacing w:before="120" w:beforeAutospacing="0" w:after="120" w:afterAutospacing="0" w:line="240" w:lineRule="auto"/>
        <w:ind w:left="964" w:hanging="56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לא נכח הקבלן או ממלא מקומו במועד הנקוב לצורך בצוע הבדיקות  - רשאי המפקח לדחות מועד בצוע הבדיקות או לבצען בהעדרם, ויהיו רואים את תוצאות הבדיקות כפי שאושרו ע"י המפקח כתוצאותיהן הנכונות של הבדיקות והקבלן לא יהא רשאי לערער עליהן.</w:t>
      </w:r>
    </w:p>
    <w:p w14:paraId="514AC3AB" w14:textId="77777777" w:rsidR="00E56613" w:rsidRPr="00E56613" w:rsidRDefault="00E56613" w:rsidP="00237720">
      <w:pPr>
        <w:numPr>
          <w:ilvl w:val="1"/>
          <w:numId w:val="24"/>
        </w:numPr>
        <w:spacing w:before="120" w:beforeAutospacing="0" w:after="120" w:afterAutospacing="0" w:line="240" w:lineRule="auto"/>
        <w:ind w:left="964" w:hanging="567"/>
        <w:jc w:val="both"/>
        <w:outlineLvl w:val="1"/>
        <w:rPr>
          <w:rFonts w:ascii="David" w:eastAsia="Times New Roman" w:hAnsi="David" w:cs="David"/>
          <w:b/>
          <w:i/>
          <w:snapToGrid w:val="0"/>
          <w:sz w:val="24"/>
          <w:szCs w:val="24"/>
          <w:rtl/>
        </w:rPr>
      </w:pPr>
      <w:r w:rsidRPr="00E56613">
        <w:rPr>
          <w:rFonts w:ascii="David" w:eastAsia="Times New Roman" w:hAnsi="David" w:cs="David"/>
          <w:b/>
          <w:i/>
          <w:snapToGrid w:val="0"/>
          <w:sz w:val="26"/>
          <w:szCs w:val="24"/>
          <w:rtl/>
        </w:rPr>
        <w:t>נכח הקבלן או ממלא מקומו בשעת בצוע הבדיקות כאמור, רשאי הוא לערער בכתב תוך 48 שעות על כל תוצאה שנקבעה והמפקח יקבע מועד לבצוע הבדיקה מחדש. בדיקה שבוצעה מחדש תהיה סופית וללא עוררין כפי שנקבעה ע"י המפקח.</w:t>
      </w:r>
    </w:p>
    <w:p w14:paraId="3C4151C9" w14:textId="77777777" w:rsidR="00E56613" w:rsidRPr="00E56613" w:rsidRDefault="00E56613" w:rsidP="00E56613">
      <w:pPr>
        <w:spacing w:before="120" w:beforeAutospacing="0" w:after="120" w:afterAutospacing="0" w:line="240" w:lineRule="auto"/>
        <w:jc w:val="both"/>
        <w:outlineLvl w:val="1"/>
        <w:rPr>
          <w:rFonts w:ascii="David" w:eastAsia="Times New Roman" w:hAnsi="David" w:cs="David"/>
          <w:b/>
          <w:i/>
          <w:snapToGrid w:val="0"/>
          <w:sz w:val="26"/>
          <w:szCs w:val="24"/>
          <w:rtl/>
        </w:rPr>
      </w:pPr>
    </w:p>
    <w:p w14:paraId="30EB5D9E" w14:textId="77777777" w:rsidR="00E56613" w:rsidRPr="00E56613" w:rsidRDefault="00E56613" w:rsidP="00237720">
      <w:pPr>
        <w:numPr>
          <w:ilvl w:val="0"/>
          <w:numId w:val="24"/>
        </w:numPr>
        <w:spacing w:before="120" w:beforeAutospacing="0" w:after="120" w:afterAutospacing="0" w:line="240" w:lineRule="auto"/>
        <w:jc w:val="both"/>
        <w:outlineLvl w:val="1"/>
        <w:rPr>
          <w:rFonts w:ascii="David" w:eastAsia="Times New Roman" w:hAnsi="David" w:cs="David"/>
          <w:b/>
          <w:i/>
          <w:snapToGrid w:val="0"/>
          <w:sz w:val="26"/>
          <w:szCs w:val="24"/>
        </w:rPr>
      </w:pPr>
      <w:r w:rsidRPr="00E56613">
        <w:rPr>
          <w:rFonts w:ascii="David" w:eastAsia="Times New Roman" w:hAnsi="David" w:cs="David"/>
          <w:bCs/>
          <w:i/>
          <w:snapToGrid w:val="0"/>
          <w:sz w:val="26"/>
          <w:szCs w:val="24"/>
          <w:u w:val="single"/>
          <w:rtl/>
        </w:rPr>
        <w:t>ניקוי העבודות ופנוי האתר</w:t>
      </w:r>
    </w:p>
    <w:p w14:paraId="507348D2" w14:textId="77777777" w:rsidR="00E56613" w:rsidRPr="00E56613" w:rsidRDefault="00E56613" w:rsidP="00237720">
      <w:pPr>
        <w:numPr>
          <w:ilvl w:val="1"/>
          <w:numId w:val="24"/>
        </w:numPr>
        <w:spacing w:before="120" w:beforeAutospacing="0" w:after="120" w:afterAutospacing="0" w:line="240" w:lineRule="auto"/>
        <w:ind w:left="964" w:hanging="56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בגמר כל העבודות, יהיה הקבלן חייב לנקות ולפנות על חשבונו הוא את האתר מכל ציוד מתקנים אמצעים פסולת שיירי בנין וחומרים אחרים - בין אם הם נובעים מהעבודות ובין אם נובעים מקבלנים מיוחדים ו/או אחרים - ולהשאיר האתר נקי כשסביבתו מיושרת הכול לשביעת רצונו של המפקח. מבלי לגרוע מכלליות האמור לעיל - על הקבלן לנקות ולהוריד כל כתמי צבע או נוזלים אחרים וכן סימני לכלוך אחרים ועקבותיהם מחלקי העבודות השונים, ועליו להשאיר את כל העבודות מושלמות נקיות ומוכנות לשימוש.</w:t>
      </w:r>
    </w:p>
    <w:p w14:paraId="71BD72A2" w14:textId="77777777" w:rsidR="00E56613" w:rsidRPr="00E56613" w:rsidRDefault="00E56613" w:rsidP="00E56613">
      <w:pPr>
        <w:spacing w:before="0" w:beforeAutospacing="0" w:after="0" w:afterAutospacing="0" w:line="240" w:lineRule="auto"/>
        <w:ind w:left="964"/>
        <w:jc w:val="both"/>
        <w:rPr>
          <w:rFonts w:ascii="David" w:eastAsia="Times New Roman" w:hAnsi="David" w:cs="David"/>
          <w:snapToGrid w:val="0"/>
          <w:sz w:val="24"/>
          <w:szCs w:val="24"/>
          <w:rtl/>
        </w:rPr>
      </w:pPr>
      <w:r w:rsidRPr="00E56613">
        <w:rPr>
          <w:rFonts w:ascii="David" w:eastAsia="Times New Roman" w:hAnsi="David" w:cs="David"/>
          <w:snapToGrid w:val="0"/>
          <w:sz w:val="24"/>
          <w:szCs w:val="24"/>
          <w:rtl/>
        </w:rPr>
        <w:t xml:space="preserve">זימון </w:t>
      </w:r>
      <w:r w:rsidR="0037469F" w:rsidRPr="00E56613">
        <w:rPr>
          <w:rFonts w:ascii="David" w:eastAsia="Times New Roman" w:hAnsi="David" w:cs="David" w:hint="cs"/>
          <w:snapToGrid w:val="0"/>
          <w:sz w:val="24"/>
          <w:szCs w:val="24"/>
          <w:rtl/>
        </w:rPr>
        <w:t>לפרוטוקו</w:t>
      </w:r>
      <w:r w:rsidR="0037469F" w:rsidRPr="00E56613">
        <w:rPr>
          <w:rFonts w:ascii="David" w:eastAsia="Times New Roman" w:hAnsi="David" w:cs="David" w:hint="eastAsia"/>
          <w:snapToGrid w:val="0"/>
          <w:sz w:val="24"/>
          <w:szCs w:val="24"/>
          <w:rtl/>
        </w:rPr>
        <w:t>ל</w:t>
      </w:r>
      <w:r w:rsidRPr="00E56613">
        <w:rPr>
          <w:rFonts w:ascii="David" w:eastAsia="Times New Roman" w:hAnsi="David" w:cs="David"/>
          <w:snapToGrid w:val="0"/>
          <w:sz w:val="24"/>
          <w:szCs w:val="24"/>
          <w:rtl/>
        </w:rPr>
        <w:t xml:space="preserve"> מסירה ראשוני לדייר יתבצע ע"י הקבלן רק לאחר קבלת אישור על  השלמת העבודות </w:t>
      </w:r>
      <w:r w:rsidR="0037469F" w:rsidRPr="00E56613">
        <w:rPr>
          <w:rFonts w:ascii="David" w:eastAsia="Times New Roman" w:hAnsi="David" w:cs="David" w:hint="cs"/>
          <w:snapToGrid w:val="0"/>
          <w:sz w:val="24"/>
          <w:szCs w:val="24"/>
          <w:rtl/>
        </w:rPr>
        <w:t>המפורטות</w:t>
      </w:r>
      <w:r w:rsidRPr="00E56613">
        <w:rPr>
          <w:rFonts w:ascii="David" w:eastAsia="Times New Roman" w:hAnsi="David" w:cs="David"/>
          <w:snapToGrid w:val="0"/>
          <w:sz w:val="24"/>
          <w:szCs w:val="24"/>
          <w:rtl/>
        </w:rPr>
        <w:t xml:space="preserve"> בנספח 3.1.42 – "צ'ק ליסט לאישור דירות לפני פרוטוקול ראשוני"  ע"י הפיקוח.</w:t>
      </w:r>
    </w:p>
    <w:p w14:paraId="0BE3A299" w14:textId="77777777" w:rsidR="00E56613" w:rsidRPr="00E56613" w:rsidRDefault="00E56613" w:rsidP="00E56613">
      <w:pPr>
        <w:spacing w:before="0" w:beforeAutospacing="0" w:after="0" w:afterAutospacing="0" w:line="240" w:lineRule="auto"/>
        <w:ind w:left="964"/>
        <w:jc w:val="both"/>
        <w:rPr>
          <w:rFonts w:ascii="David" w:eastAsia="Times New Roman" w:hAnsi="David" w:cs="David"/>
          <w:snapToGrid w:val="0"/>
          <w:sz w:val="24"/>
          <w:szCs w:val="24"/>
          <w:rtl/>
        </w:rPr>
      </w:pPr>
    </w:p>
    <w:p w14:paraId="36E170DE" w14:textId="77777777" w:rsidR="00E56613" w:rsidRPr="00E56613" w:rsidRDefault="00E56613" w:rsidP="00E56613">
      <w:pPr>
        <w:spacing w:before="0" w:beforeAutospacing="0" w:after="0" w:afterAutospacing="0" w:line="240" w:lineRule="auto"/>
        <w:ind w:left="964"/>
        <w:jc w:val="both"/>
        <w:rPr>
          <w:rFonts w:ascii="David" w:eastAsia="Times New Roman" w:hAnsi="David" w:cs="David"/>
          <w:snapToGrid w:val="0"/>
          <w:sz w:val="24"/>
          <w:szCs w:val="24"/>
          <w:rtl/>
        </w:rPr>
      </w:pPr>
      <w:r w:rsidRPr="00E56613">
        <w:rPr>
          <w:rFonts w:ascii="David" w:eastAsia="Times New Roman" w:hAnsi="David" w:cs="David"/>
          <w:snapToGrid w:val="0"/>
          <w:sz w:val="24"/>
          <w:szCs w:val="24"/>
          <w:rtl/>
        </w:rPr>
        <w:t xml:space="preserve">מבלי לגרוע מהאמור לעיל, לקראת מסירת כל דירה לרוכש, על הקבלן לבצע ניקיון יסודי של הדירה והשטחים הציבוריים </w:t>
      </w:r>
      <w:r w:rsidRPr="00E56613">
        <w:rPr>
          <w:rFonts w:ascii="David" w:eastAsia="Times New Roman" w:hAnsi="David" w:cs="David" w:hint="cs"/>
          <w:snapToGrid w:val="0"/>
          <w:sz w:val="24"/>
          <w:szCs w:val="24"/>
          <w:rtl/>
        </w:rPr>
        <w:t xml:space="preserve">לרבות הגנות, כיסויים נדרשים ונעלית דירות/קומות </w:t>
      </w:r>
      <w:r w:rsidRPr="00E56613">
        <w:rPr>
          <w:rFonts w:ascii="David" w:eastAsia="Times New Roman" w:hAnsi="David" w:cs="David"/>
          <w:snapToGrid w:val="0"/>
          <w:sz w:val="24"/>
          <w:szCs w:val="24"/>
          <w:rtl/>
        </w:rPr>
        <w:t>באמצעות חברת ניקיון בעלת יכולת וניסיון מוכח שתאושר ע"י המפקח כאמור בסעיף 5.9 לעיל.</w:t>
      </w:r>
    </w:p>
    <w:p w14:paraId="01B3D1B7" w14:textId="77777777" w:rsidR="00E56613" w:rsidRPr="00E56613" w:rsidRDefault="00E56613" w:rsidP="00E56613">
      <w:pPr>
        <w:spacing w:before="0" w:beforeAutospacing="0" w:after="0" w:afterAutospacing="0" w:line="240" w:lineRule="auto"/>
        <w:ind w:left="964"/>
        <w:jc w:val="both"/>
        <w:rPr>
          <w:rFonts w:ascii="David" w:eastAsia="Times New Roman" w:hAnsi="David" w:cs="David"/>
          <w:snapToGrid w:val="0"/>
          <w:sz w:val="24"/>
          <w:szCs w:val="24"/>
          <w:rtl/>
        </w:rPr>
      </w:pPr>
    </w:p>
    <w:p w14:paraId="6A80FD85" w14:textId="7262F185" w:rsidR="00E56613" w:rsidRPr="00E56613" w:rsidRDefault="00E56613" w:rsidP="000A2DA9">
      <w:pPr>
        <w:spacing w:before="0" w:beforeAutospacing="0" w:after="0" w:afterAutospacing="0" w:line="240" w:lineRule="auto"/>
        <w:ind w:left="964"/>
        <w:jc w:val="both"/>
        <w:rPr>
          <w:rFonts w:ascii="David" w:eastAsia="Times New Roman" w:hAnsi="David" w:cs="David"/>
          <w:snapToGrid w:val="0"/>
          <w:sz w:val="24"/>
          <w:szCs w:val="24"/>
          <w:rtl/>
        </w:rPr>
      </w:pPr>
      <w:r w:rsidRPr="00E56613">
        <w:rPr>
          <w:rFonts w:ascii="David" w:eastAsia="Times New Roman" w:hAnsi="David" w:cs="David"/>
          <w:snapToGrid w:val="0"/>
          <w:sz w:val="24"/>
          <w:szCs w:val="24"/>
          <w:rtl/>
        </w:rPr>
        <w:t>מבלי לגרוע מהוראות סעיף 26, על סעיפי המשנה בו, הקבלן מתחייב להעמיד מכולה, בגודל ובמיקום שיורה לו המפקח, לתקופת שמתחילת אכלוס הבניין ועד חודשיים לאחר סיום אכלוס הבניין, לשימוש הדיירים ולפינוי כל פסולת שהיא שתיווצר במהלך האכלוס. הקבלן יוודא כי המכולה תרוקן באופן שוטף ובפרט</w:t>
      </w:r>
      <w:del w:id="581" w:author="Meryl Etman" w:date="2021-08-11T17:31:00Z">
        <w:r w:rsidRPr="00E56613" w:rsidDel="000A2DA9">
          <w:rPr>
            <w:rFonts w:ascii="David" w:eastAsia="Times New Roman" w:hAnsi="David" w:cs="David"/>
            <w:snapToGrid w:val="0"/>
            <w:sz w:val="24"/>
            <w:szCs w:val="24"/>
            <w:rtl/>
          </w:rPr>
          <w:delText>ו</w:delText>
        </w:r>
      </w:del>
      <w:r w:rsidRPr="00E56613">
        <w:rPr>
          <w:rFonts w:ascii="David" w:eastAsia="Times New Roman" w:hAnsi="David" w:cs="David"/>
          <w:snapToGrid w:val="0"/>
          <w:sz w:val="24"/>
          <w:szCs w:val="24"/>
          <w:rtl/>
        </w:rPr>
        <w:t xml:space="preserve"> מיד עם התמלאותה. </w:t>
      </w:r>
    </w:p>
    <w:p w14:paraId="718ABF51" w14:textId="77777777" w:rsidR="00E56613" w:rsidRPr="00E56613" w:rsidRDefault="00E56613" w:rsidP="00237720">
      <w:pPr>
        <w:numPr>
          <w:ilvl w:val="1"/>
          <w:numId w:val="24"/>
        </w:numPr>
        <w:spacing w:before="120" w:beforeAutospacing="0" w:after="120" w:afterAutospacing="0" w:line="240" w:lineRule="auto"/>
        <w:ind w:left="964" w:hanging="56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נמסרו לפי דרישת המזמין חלקים של העבודות קודם לגמר כל העבודות תחולנה הוראות סעיף זה על חלקי העבודות שנמסרו. האמור בסעיף זה מתייחס גם לכל הנוגע לעבודות קבלנים מיוחדים.</w:t>
      </w:r>
    </w:p>
    <w:p w14:paraId="72DA7BC3" w14:textId="77777777" w:rsidR="00E56613" w:rsidRPr="00E56613" w:rsidRDefault="00E56613" w:rsidP="00237720">
      <w:pPr>
        <w:numPr>
          <w:ilvl w:val="1"/>
          <w:numId w:val="24"/>
        </w:numPr>
        <w:spacing w:before="120" w:beforeAutospacing="0" w:after="120" w:afterAutospacing="0" w:line="240" w:lineRule="auto"/>
        <w:ind w:left="964" w:hanging="56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הקבלן יבצע האמור בסעיף 26.1 לעיל באופן שוטף במהלך בצוע העבודות לפחות אחת ליום, ומבלי לגרוע מהאמור לעיל בכל מועד ואופן שהמפקח יורה.</w:t>
      </w:r>
    </w:p>
    <w:p w14:paraId="42CAD310" w14:textId="77777777" w:rsidR="00E56613" w:rsidRPr="00E56613" w:rsidRDefault="00E56613" w:rsidP="00237720">
      <w:pPr>
        <w:numPr>
          <w:ilvl w:val="1"/>
          <w:numId w:val="24"/>
        </w:numPr>
        <w:spacing w:before="120" w:beforeAutospacing="0" w:after="120" w:afterAutospacing="0" w:line="240" w:lineRule="auto"/>
        <w:ind w:left="964" w:hanging="56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הקבלן לא ישפוך עודפי חומרים ואשפה אלא במקום שהרשות המוסמכת המתאימה הרשתה זאת, ויקפיד כי הובלת חומרים ואמצעים לאתר וממנו תיעשה ללא השלכת פסולת, נזילות וכתמים ומבלי שייגרמו נזקים בדרכים ובשטחים פרטיים וציבוריים ויהיה חייב לשפות את המזמין בגין כל דרישה, תביעה והליכים משפטיים, במידה וינקטו כנגד המזמין, בגין הפרת התחייבותו דלעיל של הקבלן. בכל מקרה  אין לקבור פסולת באתר. לפי דרישת המזמין, ימציא הקבלן אישור בדבר התקשרותו עם אתר פסולת מאושר לצורך הטמנת הפסולת מחוץ לאתר.</w:t>
      </w:r>
    </w:p>
    <w:p w14:paraId="7A0FE3F3" w14:textId="77777777" w:rsidR="00E56613" w:rsidRPr="00E56613" w:rsidRDefault="00E56613" w:rsidP="00237720">
      <w:pPr>
        <w:numPr>
          <w:ilvl w:val="1"/>
          <w:numId w:val="24"/>
        </w:numPr>
        <w:spacing w:before="120" w:beforeAutospacing="0" w:after="120" w:afterAutospacing="0" w:line="240" w:lineRule="auto"/>
        <w:ind w:left="964" w:hanging="56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כל שעל הקבלן לבצע לפי סעיף זה יהיה על חשבונו.</w:t>
      </w:r>
    </w:p>
    <w:p w14:paraId="4EA8EAFF" w14:textId="77777777" w:rsidR="00E56613" w:rsidRPr="00E56613" w:rsidRDefault="00E56613" w:rsidP="00E56613">
      <w:pPr>
        <w:spacing w:before="0" w:beforeAutospacing="0" w:after="0" w:afterAutospacing="0" w:line="360" w:lineRule="auto"/>
        <w:ind w:left="1480" w:hanging="660"/>
        <w:jc w:val="both"/>
        <w:rPr>
          <w:rFonts w:ascii="David" w:eastAsia="Times New Roman" w:hAnsi="David" w:cs="David"/>
          <w:snapToGrid w:val="0"/>
          <w:sz w:val="24"/>
          <w:szCs w:val="24"/>
          <w:rtl/>
        </w:rPr>
      </w:pPr>
    </w:p>
    <w:p w14:paraId="414C0D15" w14:textId="77777777" w:rsidR="00E56613" w:rsidRPr="00E56613" w:rsidRDefault="00E56613" w:rsidP="00237720">
      <w:pPr>
        <w:numPr>
          <w:ilvl w:val="0"/>
          <w:numId w:val="24"/>
        </w:numPr>
        <w:spacing w:before="120" w:beforeAutospacing="0" w:after="120" w:afterAutospacing="0" w:line="240" w:lineRule="auto"/>
        <w:jc w:val="both"/>
        <w:outlineLvl w:val="1"/>
        <w:rPr>
          <w:rFonts w:ascii="David" w:eastAsia="Times New Roman" w:hAnsi="David" w:cs="David"/>
          <w:b/>
          <w:i/>
          <w:snapToGrid w:val="0"/>
          <w:sz w:val="26"/>
          <w:szCs w:val="24"/>
          <w:rtl/>
        </w:rPr>
      </w:pPr>
      <w:r w:rsidRPr="00E56613">
        <w:rPr>
          <w:rFonts w:ascii="David" w:eastAsia="Times New Roman" w:hAnsi="David" w:cs="David"/>
          <w:bCs/>
          <w:i/>
          <w:snapToGrid w:val="0"/>
          <w:sz w:val="26"/>
          <w:szCs w:val="24"/>
          <w:u w:val="single"/>
          <w:rtl/>
        </w:rPr>
        <w:t>השלמת העבודות ומסירתן</w:t>
      </w:r>
    </w:p>
    <w:p w14:paraId="1D9EAD4E" w14:textId="77777777" w:rsidR="00E56613" w:rsidRPr="00E56613" w:rsidRDefault="00E56613" w:rsidP="00237720">
      <w:pPr>
        <w:numPr>
          <w:ilvl w:val="1"/>
          <w:numId w:val="24"/>
        </w:numPr>
        <w:spacing w:before="120" w:beforeAutospacing="0" w:after="120" w:afterAutospacing="0" w:line="240" w:lineRule="auto"/>
        <w:ind w:left="964" w:hanging="56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בגמר העבודות יודיע הקבלן בכתב למפקח כי העבודות מוכנות למסירה, ותוך 7 ימים מקבלת ההודעה יבקר המפקח באתר ויערוך פרטיכל המתייחס למידת גמר העבודות ומצבן.</w:t>
      </w:r>
    </w:p>
    <w:p w14:paraId="6B6B5888" w14:textId="77777777" w:rsidR="00E56613" w:rsidRPr="00E56613" w:rsidRDefault="00E56613" w:rsidP="00237720">
      <w:pPr>
        <w:numPr>
          <w:ilvl w:val="1"/>
          <w:numId w:val="24"/>
        </w:numPr>
        <w:spacing w:before="120" w:beforeAutospacing="0" w:after="120" w:afterAutospacing="0" w:line="240" w:lineRule="auto"/>
        <w:ind w:left="964" w:hanging="56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המפקח יאשר את השלמת העבודות, רק בהתמלא  כלל התנאים הבאים:-</w:t>
      </w:r>
    </w:p>
    <w:p w14:paraId="10305963" w14:textId="77777777" w:rsidR="00E56613" w:rsidRPr="00E56613" w:rsidRDefault="00E56613" w:rsidP="00237720">
      <w:pPr>
        <w:numPr>
          <w:ilvl w:val="2"/>
          <w:numId w:val="24"/>
        </w:numPr>
        <w:spacing w:before="120" w:beforeAutospacing="0" w:after="120" w:afterAutospacing="0" w:line="240" w:lineRule="auto"/>
        <w:ind w:left="1701" w:hanging="73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כל העבודות, לרבות השנויים, הושלמו לשביעת רצונו של המפקח היועצים והמתכננים ועמדו במבחני קבלה כפי שיקבע המפקח.</w:t>
      </w:r>
    </w:p>
    <w:p w14:paraId="29E1E7BC" w14:textId="77777777" w:rsidR="00E56613" w:rsidRPr="00E56613" w:rsidRDefault="00E56613" w:rsidP="00237720">
      <w:pPr>
        <w:numPr>
          <w:ilvl w:val="2"/>
          <w:numId w:val="24"/>
        </w:numPr>
        <w:spacing w:before="120" w:beforeAutospacing="0" w:after="120" w:afterAutospacing="0" w:line="240" w:lineRule="auto"/>
        <w:ind w:left="1701" w:hanging="73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העבודות עמדו בכל הבדיקות והמבחנים הנדרשים עפ"י חוזה זה ועפ"י כל דין וניתנו כל האישורים הנדרשים  לתקינותן המלאה ולתפעולן לרבות אישור בודק חשמל מוסמך, המתכנן, הרשות המקומית וטופס 4 רלוונטי.</w:t>
      </w:r>
    </w:p>
    <w:p w14:paraId="5A83D6AF" w14:textId="77777777" w:rsidR="00E56613" w:rsidRPr="00E56613" w:rsidRDefault="00E56613" w:rsidP="00237720">
      <w:pPr>
        <w:numPr>
          <w:ilvl w:val="2"/>
          <w:numId w:val="24"/>
        </w:numPr>
        <w:spacing w:before="120" w:beforeAutospacing="0" w:after="120" w:afterAutospacing="0" w:line="240" w:lineRule="auto"/>
        <w:ind w:left="1701" w:hanging="73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הקבלן בצע את התחייבותו לפי סעיף 26 לעיל.</w:t>
      </w:r>
    </w:p>
    <w:p w14:paraId="0ECFEB0B" w14:textId="77777777" w:rsidR="00E56613" w:rsidRPr="00E56613" w:rsidRDefault="00E56613" w:rsidP="00237720">
      <w:pPr>
        <w:numPr>
          <w:ilvl w:val="2"/>
          <w:numId w:val="24"/>
        </w:numPr>
        <w:spacing w:before="120" w:beforeAutospacing="0" w:after="120" w:afterAutospacing="0" w:line="240" w:lineRule="auto"/>
        <w:ind w:left="1701" w:hanging="73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הקבלן תקן על חשבונו כל נזק שנגרם כתוצאה מהעבודות ושהוא אחראי לתיקונו.</w:t>
      </w:r>
    </w:p>
    <w:p w14:paraId="5978B4F3" w14:textId="77777777" w:rsidR="00E56613" w:rsidRPr="00E56613" w:rsidRDefault="00E56613" w:rsidP="00237720">
      <w:pPr>
        <w:numPr>
          <w:ilvl w:val="2"/>
          <w:numId w:val="24"/>
        </w:numPr>
        <w:spacing w:before="120" w:beforeAutospacing="0" w:after="120" w:afterAutospacing="0" w:line="240" w:lineRule="auto"/>
        <w:ind w:left="1701" w:hanging="73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הקבלן מסר למפקח את התוכנית  </w:t>
      </w:r>
      <w:r w:rsidRPr="00E56613">
        <w:rPr>
          <w:rFonts w:ascii="David" w:eastAsia="Times New Roman" w:hAnsi="David" w:cs="David"/>
          <w:b/>
          <w:i/>
          <w:snapToGrid w:val="0"/>
          <w:sz w:val="26"/>
          <w:szCs w:val="24"/>
        </w:rPr>
        <w:t>e</w:t>
      </w:r>
      <w:r w:rsidRPr="00E56613">
        <w:rPr>
          <w:rFonts w:ascii="David" w:eastAsia="Times New Roman" w:hAnsi="David" w:cs="David"/>
          <w:b/>
          <w:i/>
          <w:snapToGrid w:val="0"/>
          <w:sz w:val="26"/>
          <w:szCs w:val="24"/>
          <w:rtl/>
        </w:rPr>
        <w:t> </w:t>
      </w:r>
      <w:r w:rsidRPr="00E56613">
        <w:rPr>
          <w:rFonts w:ascii="David" w:eastAsia="Times New Roman" w:hAnsi="David" w:cs="David"/>
          <w:b/>
          <w:i/>
          <w:snapToGrid w:val="0"/>
          <w:sz w:val="26"/>
          <w:szCs w:val="24"/>
        </w:rPr>
        <w:t>d</w:t>
      </w:r>
      <w:r w:rsidRPr="00E56613">
        <w:rPr>
          <w:rFonts w:ascii="David" w:eastAsia="Times New Roman" w:hAnsi="David" w:cs="David"/>
          <w:b/>
          <w:i/>
          <w:snapToGrid w:val="0"/>
          <w:sz w:val="26"/>
          <w:szCs w:val="24"/>
          <w:rtl/>
        </w:rPr>
        <w:t> </w:t>
      </w:r>
      <w:r w:rsidRPr="00E56613">
        <w:rPr>
          <w:rFonts w:ascii="David" w:eastAsia="Times New Roman" w:hAnsi="David" w:cs="David"/>
          <w:b/>
          <w:i/>
          <w:snapToGrid w:val="0"/>
          <w:sz w:val="26"/>
          <w:szCs w:val="24"/>
        </w:rPr>
        <w:t>a</w:t>
      </w:r>
      <w:r w:rsidRPr="00E56613">
        <w:rPr>
          <w:rFonts w:ascii="David" w:eastAsia="Times New Roman" w:hAnsi="David" w:cs="David"/>
          <w:b/>
          <w:i/>
          <w:snapToGrid w:val="0"/>
          <w:sz w:val="26"/>
          <w:szCs w:val="24"/>
          <w:rtl/>
        </w:rPr>
        <w:t> </w:t>
      </w:r>
      <w:r w:rsidRPr="00E56613">
        <w:rPr>
          <w:rFonts w:ascii="David" w:eastAsia="Times New Roman" w:hAnsi="David" w:cs="David"/>
          <w:b/>
          <w:i/>
          <w:snapToGrid w:val="0"/>
          <w:sz w:val="26"/>
          <w:szCs w:val="24"/>
        </w:rPr>
        <w:t>m</w:t>
      </w:r>
      <w:r w:rsidRPr="00E56613">
        <w:rPr>
          <w:rFonts w:ascii="David" w:eastAsia="Times New Roman" w:hAnsi="David" w:cs="David"/>
          <w:b/>
          <w:i/>
          <w:snapToGrid w:val="0"/>
          <w:sz w:val="26"/>
          <w:szCs w:val="24"/>
          <w:rtl/>
        </w:rPr>
        <w:t xml:space="preserve">  </w:t>
      </w:r>
      <w:r w:rsidRPr="00E56613">
        <w:rPr>
          <w:rFonts w:ascii="David" w:eastAsia="Times New Roman" w:hAnsi="David" w:cs="David"/>
          <w:b/>
          <w:i/>
          <w:snapToGrid w:val="0"/>
          <w:sz w:val="26"/>
          <w:szCs w:val="24"/>
        </w:rPr>
        <w:t>s</w:t>
      </w:r>
      <w:r w:rsidRPr="00E56613">
        <w:rPr>
          <w:rFonts w:ascii="David" w:eastAsia="Times New Roman" w:hAnsi="David" w:cs="David"/>
          <w:b/>
          <w:i/>
          <w:snapToGrid w:val="0"/>
          <w:sz w:val="26"/>
          <w:szCs w:val="24"/>
          <w:rtl/>
        </w:rPr>
        <w:t> </w:t>
      </w:r>
      <w:r w:rsidRPr="00E56613">
        <w:rPr>
          <w:rFonts w:ascii="David" w:eastAsia="Times New Roman" w:hAnsi="David" w:cs="David"/>
          <w:b/>
          <w:i/>
          <w:snapToGrid w:val="0"/>
          <w:sz w:val="26"/>
          <w:szCs w:val="24"/>
        </w:rPr>
        <w:t>a</w:t>
      </w:r>
      <w:r w:rsidRPr="00E56613">
        <w:rPr>
          <w:rFonts w:ascii="David" w:eastAsia="Times New Roman" w:hAnsi="David" w:cs="David"/>
          <w:b/>
          <w:i/>
          <w:snapToGrid w:val="0"/>
          <w:sz w:val="26"/>
          <w:szCs w:val="24"/>
          <w:rtl/>
        </w:rPr>
        <w:t xml:space="preserve"> ("תוכניות עדות") בהתאם להוראות סעיף 21.11 לעיל, ואת מפות המדידה שתידרשנה ע"י הועדה המקומית/הרשות המקומית כשהן חתומות ע"י מודד מוסמך.</w:t>
      </w:r>
    </w:p>
    <w:p w14:paraId="06C2B1B6" w14:textId="77777777" w:rsidR="00E56613" w:rsidRPr="00E56613" w:rsidRDefault="00E56613" w:rsidP="00237720">
      <w:pPr>
        <w:numPr>
          <w:ilvl w:val="2"/>
          <w:numId w:val="24"/>
        </w:numPr>
        <w:spacing w:before="120" w:beforeAutospacing="0" w:after="120" w:afterAutospacing="0" w:line="240" w:lineRule="auto"/>
        <w:ind w:left="1701" w:hanging="73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הקבלן מסר למזמין ו/או לרוכשי היחידות במבנה הוראות תחזוקה ושימוש בהתאם לחוק המכר (דירות) לרבות באשר לרכוש המשותף.</w:t>
      </w:r>
    </w:p>
    <w:p w14:paraId="76284803" w14:textId="77777777" w:rsidR="00E56613" w:rsidRPr="00E56613" w:rsidRDefault="00E56613" w:rsidP="00E56613">
      <w:pPr>
        <w:spacing w:before="0" w:beforeAutospacing="0" w:after="0" w:afterAutospacing="0" w:line="240" w:lineRule="auto"/>
        <w:ind w:left="1701"/>
        <w:jc w:val="both"/>
        <w:rPr>
          <w:rFonts w:ascii="David" w:eastAsia="Times New Roman" w:hAnsi="David" w:cs="David"/>
          <w:snapToGrid w:val="0"/>
          <w:sz w:val="24"/>
          <w:szCs w:val="24"/>
          <w:rtl/>
        </w:rPr>
      </w:pPr>
      <w:r w:rsidRPr="00E56613">
        <w:rPr>
          <w:rFonts w:ascii="David" w:eastAsia="Times New Roman" w:hAnsi="David" w:cs="David"/>
          <w:snapToGrid w:val="0"/>
          <w:sz w:val="24"/>
          <w:szCs w:val="24"/>
          <w:rtl/>
        </w:rPr>
        <w:t xml:space="preserve">על הקבלן להעביר למפקח עותק מהוראות התחזוקה והשימוש לאישורו.  </w:t>
      </w:r>
    </w:p>
    <w:p w14:paraId="025FA470" w14:textId="77777777" w:rsidR="00E56613" w:rsidRPr="00E56613" w:rsidRDefault="00E56613" w:rsidP="00237720">
      <w:pPr>
        <w:numPr>
          <w:ilvl w:val="2"/>
          <w:numId w:val="24"/>
        </w:numPr>
        <w:spacing w:before="120" w:beforeAutospacing="0" w:after="120" w:afterAutospacing="0" w:line="240" w:lineRule="auto"/>
        <w:ind w:left="1701" w:hanging="73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הקבלן מסר למזמין ולרוכשים במסגרת תיק המסירה, את תעודות האחריות לבדק אשר נתקבלו מהספקים השונים .</w:t>
      </w:r>
    </w:p>
    <w:p w14:paraId="2A340E37" w14:textId="77777777" w:rsidR="00E56613" w:rsidRPr="00E56613" w:rsidRDefault="00E56613" w:rsidP="00237720">
      <w:pPr>
        <w:numPr>
          <w:ilvl w:val="2"/>
          <w:numId w:val="24"/>
        </w:numPr>
        <w:spacing w:before="120" w:beforeAutospacing="0" w:after="120" w:afterAutospacing="0" w:line="240" w:lineRule="auto"/>
        <w:ind w:left="1701" w:hanging="737"/>
        <w:jc w:val="both"/>
        <w:outlineLvl w:val="1"/>
        <w:rPr>
          <w:rFonts w:ascii="David" w:eastAsia="Times New Roman" w:hAnsi="David" w:cs="David"/>
          <w:b/>
          <w:i/>
          <w:snapToGrid w:val="0"/>
          <w:sz w:val="26"/>
          <w:szCs w:val="24"/>
        </w:rPr>
      </w:pPr>
      <w:r w:rsidRPr="00E56613">
        <w:rPr>
          <w:rFonts w:ascii="David" w:eastAsia="Times New Roman" w:hAnsi="David" w:cs="David"/>
          <w:snapToGrid w:val="0"/>
          <w:sz w:val="26"/>
          <w:szCs w:val="24"/>
          <w:rtl/>
        </w:rPr>
        <w:t>קבלת כל האישורים בדבר תקינות כל הבדיקות המתחייבות עפ"י חוזה זה ועפ"י כל דין לרבות</w:t>
      </w:r>
      <w:r w:rsidRPr="00E56613">
        <w:rPr>
          <w:rFonts w:ascii="David" w:eastAsia="Times New Roman" w:hAnsi="David" w:cs="David"/>
          <w:b/>
          <w:i/>
          <w:snapToGrid w:val="0"/>
          <w:sz w:val="26"/>
          <w:szCs w:val="24"/>
          <w:rtl/>
        </w:rPr>
        <w:t xml:space="preserve"> אישור רשויות ו/או גופים מוסמכים נוספים בדבר גמר העבודות ובכללם: אישור בזק, חברת החשמל, טל"כ ומע"צ.</w:t>
      </w:r>
    </w:p>
    <w:p w14:paraId="2A12304C" w14:textId="77777777" w:rsidR="00E56613" w:rsidRPr="00E56613" w:rsidRDefault="00E56613" w:rsidP="00237720">
      <w:pPr>
        <w:numPr>
          <w:ilvl w:val="2"/>
          <w:numId w:val="24"/>
        </w:numPr>
        <w:spacing w:before="120" w:beforeAutospacing="0" w:after="120" w:afterAutospacing="0" w:line="240" w:lineRule="auto"/>
        <w:ind w:left="1701" w:hanging="73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ביחידות הדיור במבנה בוצע נקיון מקיף בהתאם לנהלי החברה</w:t>
      </w:r>
      <w:r w:rsidRPr="00E56613">
        <w:rPr>
          <w:rFonts w:ascii="David" w:eastAsia="Times New Roman" w:hAnsi="David" w:cs="David" w:hint="cs"/>
          <w:b/>
          <w:i/>
          <w:snapToGrid w:val="0"/>
          <w:sz w:val="26"/>
          <w:szCs w:val="24"/>
          <w:rtl/>
        </w:rPr>
        <w:t>.</w:t>
      </w:r>
    </w:p>
    <w:p w14:paraId="16D395B3" w14:textId="77777777" w:rsidR="00E56613" w:rsidRPr="00E56613" w:rsidRDefault="00E56613" w:rsidP="00CE0A1F">
      <w:pPr>
        <w:numPr>
          <w:ilvl w:val="1"/>
          <w:numId w:val="24"/>
        </w:numPr>
        <w:spacing w:before="120" w:beforeAutospacing="0" w:after="120" w:afterAutospacing="0" w:line="240" w:lineRule="auto"/>
        <w:ind w:left="964" w:hanging="567"/>
        <w:jc w:val="both"/>
        <w:outlineLvl w:val="1"/>
        <w:rPr>
          <w:rFonts w:ascii="David" w:eastAsia="Times New Roman" w:hAnsi="David" w:cs="David"/>
          <w:b/>
          <w:i/>
          <w:snapToGrid w:val="0"/>
          <w:sz w:val="24"/>
          <w:szCs w:val="24"/>
          <w:rtl/>
        </w:rPr>
      </w:pPr>
      <w:r w:rsidRPr="00E56613">
        <w:rPr>
          <w:rFonts w:ascii="David" w:eastAsia="Times New Roman" w:hAnsi="David" w:cs="David"/>
          <w:b/>
          <w:i/>
          <w:snapToGrid w:val="0"/>
          <w:sz w:val="26"/>
          <w:szCs w:val="24"/>
          <w:rtl/>
        </w:rPr>
        <w:t>בכל הנוגע למוכנת הדירה למסירה או אי מוכנותה, מצבה, מידת גמר העבודות ומלוי התנאים הנזכרים בסעיף 27.2 לעיל יהיה המפקח קובע בלעדית סופי</w:t>
      </w:r>
      <w:r w:rsidR="00CE0A1F">
        <w:rPr>
          <w:rFonts w:ascii="David" w:eastAsia="Times New Roman" w:hAnsi="David" w:cs="David"/>
          <w:b/>
          <w:i/>
          <w:snapToGrid w:val="0"/>
          <w:sz w:val="26"/>
          <w:szCs w:val="24"/>
          <w:rtl/>
        </w:rPr>
        <w:t>ת וללא עוררין והחלטתו ת</w:t>
      </w:r>
      <w:r w:rsidR="00CE0A1F">
        <w:rPr>
          <w:rFonts w:ascii="David" w:eastAsia="Times New Roman" w:hAnsi="David" w:cs="David" w:hint="cs"/>
          <w:b/>
          <w:i/>
          <w:snapToGrid w:val="0"/>
          <w:sz w:val="26"/>
          <w:szCs w:val="24"/>
          <w:rtl/>
        </w:rPr>
        <w:t>י</w:t>
      </w:r>
      <w:r w:rsidR="00CE0A1F">
        <w:rPr>
          <w:rFonts w:ascii="David" w:eastAsia="Times New Roman" w:hAnsi="David" w:cs="David"/>
          <w:b/>
          <w:i/>
          <w:snapToGrid w:val="0"/>
          <w:sz w:val="26"/>
          <w:szCs w:val="24"/>
          <w:rtl/>
        </w:rPr>
        <w:t xml:space="preserve">רשם </w:t>
      </w:r>
      <w:r w:rsidR="00CE0A1F">
        <w:rPr>
          <w:rFonts w:ascii="David" w:eastAsia="Times New Roman" w:hAnsi="David" w:cs="David" w:hint="cs"/>
          <w:b/>
          <w:i/>
          <w:snapToGrid w:val="0"/>
          <w:sz w:val="26"/>
          <w:szCs w:val="24"/>
          <w:rtl/>
        </w:rPr>
        <w:t>בפרוטוק</w:t>
      </w:r>
      <w:r w:rsidR="00CE0A1F" w:rsidRPr="00E56613">
        <w:rPr>
          <w:rFonts w:ascii="David" w:eastAsia="Times New Roman" w:hAnsi="David" w:cs="David" w:hint="cs"/>
          <w:b/>
          <w:i/>
          <w:snapToGrid w:val="0"/>
          <w:sz w:val="26"/>
          <w:szCs w:val="24"/>
          <w:rtl/>
        </w:rPr>
        <w:t>ו</w:t>
      </w:r>
      <w:r w:rsidR="00CE0A1F" w:rsidRPr="00E56613">
        <w:rPr>
          <w:rFonts w:ascii="David" w:eastAsia="Times New Roman" w:hAnsi="David" w:cs="David" w:hint="eastAsia"/>
          <w:b/>
          <w:i/>
          <w:snapToGrid w:val="0"/>
          <w:sz w:val="26"/>
          <w:szCs w:val="24"/>
          <w:rtl/>
        </w:rPr>
        <w:t>ל</w:t>
      </w:r>
      <w:r w:rsidRPr="00E56613">
        <w:rPr>
          <w:rFonts w:ascii="David" w:eastAsia="Times New Roman" w:hAnsi="David" w:cs="David"/>
          <w:b/>
          <w:i/>
          <w:snapToGrid w:val="0"/>
          <w:sz w:val="26"/>
          <w:szCs w:val="24"/>
          <w:rtl/>
        </w:rPr>
        <w:t xml:space="preserve"> הנ"ל.</w:t>
      </w:r>
    </w:p>
    <w:p w14:paraId="4E22AF72" w14:textId="77777777" w:rsidR="00E56613" w:rsidRPr="00E56613" w:rsidRDefault="00E56613" w:rsidP="00237720">
      <w:pPr>
        <w:numPr>
          <w:ilvl w:val="1"/>
          <w:numId w:val="24"/>
        </w:numPr>
        <w:spacing w:before="120" w:beforeAutospacing="0" w:after="120" w:afterAutospacing="0" w:line="240" w:lineRule="auto"/>
        <w:ind w:left="964" w:hanging="56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המפקח זכאי לסרב לקבל את העבודות אם לא הושלמו כאמור בסעיף 27.2 לעיל, או לקבלן בכפוף להשלמתן בעתיד לשביעות רצונו, ובמקרה אחרון זה תחולנה ההוראות הבאות:-</w:t>
      </w:r>
    </w:p>
    <w:p w14:paraId="23B183D4" w14:textId="77777777" w:rsidR="00E56613" w:rsidRPr="00E56613" w:rsidRDefault="00E56613" w:rsidP="00CE0A1F">
      <w:pPr>
        <w:numPr>
          <w:ilvl w:val="2"/>
          <w:numId w:val="24"/>
        </w:numPr>
        <w:spacing w:before="120" w:beforeAutospacing="0" w:after="120" w:afterAutospacing="0" w:line="240" w:lineRule="auto"/>
        <w:ind w:left="1701" w:hanging="73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 xml:space="preserve">על הקבלן לבצע התיקונים בתוך המועד שיקבע לכך ע"י המפקח </w:t>
      </w:r>
      <w:r w:rsidR="00CE0A1F">
        <w:rPr>
          <w:rFonts w:ascii="David" w:eastAsia="Times New Roman" w:hAnsi="David" w:cs="David" w:hint="cs"/>
          <w:b/>
          <w:i/>
          <w:snapToGrid w:val="0"/>
          <w:sz w:val="26"/>
          <w:szCs w:val="24"/>
          <w:rtl/>
        </w:rPr>
        <w:t>בפרוטוק</w:t>
      </w:r>
      <w:r w:rsidR="00CE0A1F" w:rsidRPr="00E56613">
        <w:rPr>
          <w:rFonts w:ascii="David" w:eastAsia="Times New Roman" w:hAnsi="David" w:cs="David" w:hint="cs"/>
          <w:b/>
          <w:i/>
          <w:snapToGrid w:val="0"/>
          <w:sz w:val="26"/>
          <w:szCs w:val="24"/>
          <w:rtl/>
        </w:rPr>
        <w:t>ו</w:t>
      </w:r>
      <w:r w:rsidR="00CE0A1F" w:rsidRPr="00E56613">
        <w:rPr>
          <w:rFonts w:ascii="David" w:eastAsia="Times New Roman" w:hAnsi="David" w:cs="David" w:hint="eastAsia"/>
          <w:b/>
          <w:i/>
          <w:snapToGrid w:val="0"/>
          <w:sz w:val="26"/>
          <w:szCs w:val="24"/>
          <w:rtl/>
        </w:rPr>
        <w:t>ל</w:t>
      </w:r>
      <w:r w:rsidRPr="00E56613">
        <w:rPr>
          <w:rFonts w:ascii="David" w:eastAsia="Times New Roman" w:hAnsi="David" w:cs="David"/>
          <w:b/>
          <w:i/>
          <w:snapToGrid w:val="0"/>
          <w:sz w:val="26"/>
          <w:szCs w:val="24"/>
          <w:rtl/>
        </w:rPr>
        <w:t>.</w:t>
      </w:r>
    </w:p>
    <w:p w14:paraId="6C1B2691" w14:textId="77777777" w:rsidR="00E56613" w:rsidRPr="00E56613" w:rsidRDefault="00E56613" w:rsidP="00237720">
      <w:pPr>
        <w:numPr>
          <w:ilvl w:val="2"/>
          <w:numId w:val="24"/>
        </w:numPr>
        <w:spacing w:before="120" w:beforeAutospacing="0" w:after="120" w:afterAutospacing="0" w:line="240" w:lineRule="auto"/>
        <w:ind w:left="1701" w:hanging="73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המזמין זכאי לעכב מהיתרה שתגיע לקבלן אותה עת את העבודות שטרם הושלמו, שעל הקבלן לבצע לפי קביעת המפקח, בתוספת 25%. במקרה כאמור רשאי המזמין אך לא חייב, שלא לעכב כאמור, אם תומצא למזמין ערבות בנקאית להנחת דעתו ובסכום שהמפקח יקבע.</w:t>
      </w:r>
    </w:p>
    <w:p w14:paraId="68A37E9C" w14:textId="77777777" w:rsidR="00E56613" w:rsidRPr="00E56613" w:rsidRDefault="00E56613" w:rsidP="00237720">
      <w:pPr>
        <w:numPr>
          <w:ilvl w:val="2"/>
          <w:numId w:val="24"/>
        </w:numPr>
        <w:spacing w:before="120" w:beforeAutospacing="0" w:after="120" w:afterAutospacing="0" w:line="240" w:lineRule="auto"/>
        <w:ind w:left="1701" w:hanging="73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לא בצע הקבלן את התיקונים במועד, יהיה המזמין זכאי לבצעם על חשבון הקבלן ועל הקבלן לשלם את הוצאות התיקונים למזמין.</w:t>
      </w:r>
    </w:p>
    <w:p w14:paraId="633D2347" w14:textId="77777777" w:rsidR="00E56613" w:rsidRPr="00E56613" w:rsidRDefault="00E56613" w:rsidP="00237720">
      <w:pPr>
        <w:numPr>
          <w:ilvl w:val="1"/>
          <w:numId w:val="24"/>
        </w:numPr>
        <w:spacing w:before="120" w:beforeAutospacing="0" w:after="120" w:afterAutospacing="0" w:line="240" w:lineRule="auto"/>
        <w:ind w:left="964" w:hanging="56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לאחר ביצוע האמור בס"ק 27.1 עד 27.4 לעיל, ימסור הקבלן, באישור המפקח, הודעת זימון לסיור באתר העבודות בדרג סמנכ"ל המזמין וסמנכ"ל הקבלן. מועד הסיור יתואם בין הסמנכ"לים הנ"ל. במהלך הסיור יוודא הקבלן כי העבודות הושלמו ואין ליקויים נראים לעין בעבודות.</w:t>
      </w:r>
    </w:p>
    <w:p w14:paraId="3B7F3741" w14:textId="77777777" w:rsidR="00E56613" w:rsidRPr="00E56613" w:rsidRDefault="00E56613" w:rsidP="00237720">
      <w:pPr>
        <w:numPr>
          <w:ilvl w:val="1"/>
          <w:numId w:val="24"/>
        </w:numPr>
        <w:spacing w:before="120" w:beforeAutospacing="0" w:after="120" w:afterAutospacing="0" w:line="240" w:lineRule="auto"/>
        <w:ind w:left="964" w:hanging="567"/>
        <w:jc w:val="both"/>
        <w:outlineLvl w:val="1"/>
        <w:rPr>
          <w:rFonts w:ascii="David" w:eastAsia="Times New Roman" w:hAnsi="David" w:cs="David"/>
          <w:b/>
          <w:i/>
          <w:snapToGrid w:val="0"/>
          <w:sz w:val="26"/>
          <w:szCs w:val="24"/>
        </w:rPr>
      </w:pPr>
      <w:r w:rsidRPr="00E56613">
        <w:rPr>
          <w:rFonts w:ascii="David" w:eastAsia="Times New Roman" w:hAnsi="David" w:cs="David"/>
          <w:b/>
          <w:i/>
          <w:snapToGrid w:val="0"/>
          <w:sz w:val="26"/>
          <w:szCs w:val="24"/>
          <w:rtl/>
        </w:rPr>
        <w:t>לאחר ביצוע האמור בס"ק 27.5 לעיל, יתואם סיור הנהלה באתר העבודות בדרג הנהלת המזמין והנהלת הקבלן, וזאת לצורך קבלת אישור הנהלת המזמין  להתחלת מסירות השטחים המשותפים ויחידות הדיור לרוכשיהן.</w:t>
      </w:r>
    </w:p>
    <w:p w14:paraId="1A779800" w14:textId="77777777" w:rsidR="00E56613" w:rsidRPr="00E56613" w:rsidRDefault="00E56613" w:rsidP="00237720">
      <w:pPr>
        <w:numPr>
          <w:ilvl w:val="1"/>
          <w:numId w:val="24"/>
        </w:numPr>
        <w:spacing w:before="120" w:beforeAutospacing="0" w:after="120" w:afterAutospacing="0" w:line="240" w:lineRule="auto"/>
        <w:ind w:left="964" w:hanging="567"/>
        <w:jc w:val="both"/>
        <w:outlineLvl w:val="1"/>
        <w:rPr>
          <w:rFonts w:ascii="David" w:eastAsia="Times New Roman" w:hAnsi="David" w:cs="David"/>
          <w:b/>
          <w:i/>
          <w:snapToGrid w:val="0"/>
          <w:sz w:val="26"/>
          <w:szCs w:val="24"/>
        </w:rPr>
      </w:pPr>
      <w:r w:rsidRPr="00E56613">
        <w:rPr>
          <w:rFonts w:ascii="David" w:eastAsia="Times New Roman" w:hAnsi="David" w:cs="David"/>
          <w:b/>
          <w:i/>
          <w:snapToGrid w:val="0"/>
          <w:sz w:val="26"/>
          <w:szCs w:val="24"/>
          <w:rtl/>
        </w:rPr>
        <w:t>לאחר ביצוע האמור בס"ק 27.6 לעיל וקבלת אישור הנהלת המזמין, תבוצע תחילה מסירה של השטחים המשותפים, המערכות והמעליות בבניין לנציגות ראשונה של דיירי הבניין, ורק לאחר מכן תחל מסירת דירות לרוכשי דירות בבניין.</w:t>
      </w:r>
    </w:p>
    <w:p w14:paraId="790EF43D" w14:textId="77777777" w:rsidR="00E56613" w:rsidRPr="00E56613" w:rsidRDefault="00E56613" w:rsidP="00237720">
      <w:pPr>
        <w:numPr>
          <w:ilvl w:val="1"/>
          <w:numId w:val="24"/>
        </w:numPr>
        <w:spacing w:before="120" w:beforeAutospacing="0" w:after="120" w:afterAutospacing="0" w:line="240" w:lineRule="auto"/>
        <w:ind w:left="964" w:hanging="567"/>
        <w:jc w:val="both"/>
        <w:outlineLvl w:val="1"/>
        <w:rPr>
          <w:rFonts w:ascii="David" w:eastAsia="Times New Roman" w:hAnsi="David" w:cs="David"/>
          <w:b/>
          <w:i/>
          <w:snapToGrid w:val="0"/>
          <w:sz w:val="26"/>
          <w:szCs w:val="24"/>
        </w:rPr>
      </w:pPr>
      <w:r w:rsidRPr="00E56613">
        <w:rPr>
          <w:rFonts w:ascii="David" w:eastAsia="Times New Roman" w:hAnsi="David" w:cs="David"/>
          <w:b/>
          <w:i/>
          <w:snapToGrid w:val="0"/>
          <w:sz w:val="26"/>
          <w:szCs w:val="24"/>
          <w:rtl/>
        </w:rPr>
        <w:t>המזמין רשאי לוותר ו/או לבקש לבצע במקביל, כ"א מהתהליכים המפורטים בס"ק 27.5 עד 27.7 לעיל, ובכל מקרה מובהר כי אין באישורים ו/או ההליכים כאמור לגרוע מאחריות הקבלן על פי הסכם זה ו/או הדין, ואין בהם משום אישור לאיכות ו/או טיב ו/או העדר ליקויים בעבודות.</w:t>
      </w:r>
    </w:p>
    <w:p w14:paraId="4DBCC9DC" w14:textId="77777777" w:rsidR="00E56613" w:rsidRPr="00E56613" w:rsidRDefault="00E56613" w:rsidP="00237720">
      <w:pPr>
        <w:numPr>
          <w:ilvl w:val="1"/>
          <w:numId w:val="24"/>
        </w:numPr>
        <w:spacing w:before="120" w:beforeAutospacing="0" w:after="120" w:afterAutospacing="0" w:line="240" w:lineRule="auto"/>
        <w:ind w:left="964" w:hanging="567"/>
        <w:jc w:val="both"/>
        <w:outlineLvl w:val="1"/>
        <w:rPr>
          <w:rFonts w:ascii="David" w:eastAsia="Times New Roman" w:hAnsi="David" w:cs="David"/>
          <w:b/>
          <w:i/>
          <w:snapToGrid w:val="0"/>
          <w:sz w:val="26"/>
          <w:szCs w:val="24"/>
        </w:rPr>
      </w:pPr>
      <w:r w:rsidRPr="00E56613">
        <w:rPr>
          <w:rFonts w:ascii="David" w:eastAsia="Times New Roman" w:hAnsi="David" w:cs="David"/>
          <w:b/>
          <w:i/>
          <w:snapToGrid w:val="0"/>
          <w:sz w:val="26"/>
          <w:szCs w:val="24"/>
          <w:rtl/>
        </w:rPr>
        <w:t>תאריך קבלת החזקה באותו שלב ע"י המזמין ו/או רוכשי הדירות, ללא כל הסתייגות בדבר ליקויים ופגמים, לרבות חיבור סופי של המערכות שהותקנו במסגרת העבודות, למערכות עירוניות קיימות ובכפוף לאחזקת העבודות ע"י הקבלן, ועל חשבונו, עד למועד הקבלה כאמור</w:t>
      </w:r>
      <w:r w:rsidRPr="00E56613">
        <w:rPr>
          <w:rFonts w:ascii="David" w:eastAsia="Times New Roman" w:hAnsi="David" w:cs="David"/>
          <w:bCs/>
          <w:i/>
          <w:snapToGrid w:val="0"/>
          <w:sz w:val="26"/>
          <w:szCs w:val="24"/>
          <w:rtl/>
        </w:rPr>
        <w:t>, ייחשב לתאריך גמר העבודות ולמועד בו תחל תקופת הבדק</w:t>
      </w:r>
      <w:r w:rsidRPr="00E56613">
        <w:rPr>
          <w:rFonts w:ascii="David" w:eastAsia="Times New Roman" w:hAnsi="David" w:cs="David"/>
          <w:b/>
          <w:i/>
          <w:snapToGrid w:val="0"/>
          <w:sz w:val="26"/>
          <w:szCs w:val="24"/>
          <w:rtl/>
        </w:rPr>
        <w:t xml:space="preserve"> וזאת מבלי לגרוע מכל יתר התחייבויותיו של הקבלן עפ"י הסכם זה, לרבות המצאת תעודת גמר מהעירייה ו/או הועדה המקומית (טופס 5).</w:t>
      </w:r>
    </w:p>
    <w:p w14:paraId="5E98E6F2" w14:textId="77777777" w:rsidR="00E56613" w:rsidRPr="00E56613" w:rsidRDefault="00E56613" w:rsidP="00237720">
      <w:pPr>
        <w:numPr>
          <w:ilvl w:val="1"/>
          <w:numId w:val="24"/>
        </w:numPr>
        <w:spacing w:before="120" w:beforeAutospacing="0" w:after="120" w:afterAutospacing="0" w:line="240" w:lineRule="auto"/>
        <w:ind w:left="964" w:hanging="56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הזכות למזמין לדרוש מהקבלן למסור למזמין חלקים של העבודות עוד לפני השלמת כל העבודות, ועל הקבלן למלא אחר דרישות המזמין. במקרה זה תחולנה הוראות החוזה המתייחסות להשלמת בצוע העבודות ומסירתן, בשנויים המחויבים, על חלקי העבודות הנמסרים.</w:t>
      </w:r>
    </w:p>
    <w:p w14:paraId="2AE0AC94" w14:textId="77777777" w:rsidR="00E56613" w:rsidRPr="00E56613" w:rsidRDefault="00E56613" w:rsidP="00237720">
      <w:pPr>
        <w:numPr>
          <w:ilvl w:val="1"/>
          <w:numId w:val="24"/>
        </w:numPr>
        <w:spacing w:before="120" w:beforeAutospacing="0" w:after="120" w:afterAutospacing="0" w:line="240" w:lineRule="auto"/>
        <w:ind w:left="964" w:hanging="56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הקבלן יטפל בעצמו ועל אחריותו בקבלת טפסי 4 ובקבלת תעודות גמר מהרשות המקומית לביצוע כל חלק מהעבודות ובביצוע תיקונים והשלמות עפ"י דרישות הרשות המקומית.</w:t>
      </w:r>
    </w:p>
    <w:p w14:paraId="08497B5E" w14:textId="77777777" w:rsidR="00E56613" w:rsidRPr="00E56613" w:rsidRDefault="00E56613" w:rsidP="00E56613">
      <w:pPr>
        <w:spacing w:before="120" w:beforeAutospacing="0" w:after="120" w:afterAutospacing="0" w:line="240" w:lineRule="auto"/>
        <w:ind w:left="360"/>
        <w:jc w:val="both"/>
        <w:outlineLvl w:val="1"/>
        <w:rPr>
          <w:rFonts w:ascii="David" w:eastAsia="Times New Roman" w:hAnsi="David" w:cs="David"/>
          <w:b/>
          <w:i/>
          <w:snapToGrid w:val="0"/>
          <w:sz w:val="26"/>
          <w:szCs w:val="24"/>
        </w:rPr>
      </w:pPr>
    </w:p>
    <w:p w14:paraId="060E7136" w14:textId="77777777" w:rsidR="00E56613" w:rsidRPr="00E56613" w:rsidRDefault="00E56613" w:rsidP="00237720">
      <w:pPr>
        <w:numPr>
          <w:ilvl w:val="0"/>
          <w:numId w:val="24"/>
        </w:numPr>
        <w:spacing w:before="120" w:beforeAutospacing="0" w:after="120" w:afterAutospacing="0" w:line="240" w:lineRule="auto"/>
        <w:jc w:val="both"/>
        <w:outlineLvl w:val="1"/>
        <w:rPr>
          <w:rFonts w:ascii="David" w:eastAsia="Times New Roman" w:hAnsi="David" w:cs="David"/>
          <w:b/>
          <w:i/>
          <w:snapToGrid w:val="0"/>
          <w:sz w:val="26"/>
          <w:szCs w:val="24"/>
          <w:rtl/>
        </w:rPr>
      </w:pPr>
      <w:r w:rsidRPr="00E56613">
        <w:rPr>
          <w:rFonts w:ascii="David" w:eastAsia="Times New Roman" w:hAnsi="David" w:cs="David"/>
          <w:bCs/>
          <w:i/>
          <w:snapToGrid w:val="0"/>
          <w:sz w:val="26"/>
          <w:szCs w:val="24"/>
          <w:u w:val="single"/>
          <w:rtl/>
        </w:rPr>
        <w:t>בדק</w:t>
      </w:r>
    </w:p>
    <w:p w14:paraId="7319D099" w14:textId="77777777" w:rsidR="00E56613" w:rsidRPr="00E56613" w:rsidRDefault="00E56613" w:rsidP="00237720">
      <w:pPr>
        <w:numPr>
          <w:ilvl w:val="1"/>
          <w:numId w:val="24"/>
        </w:numPr>
        <w:spacing w:before="120" w:beforeAutospacing="0" w:after="120" w:afterAutospacing="0" w:line="240" w:lineRule="auto"/>
        <w:ind w:left="964" w:hanging="567"/>
        <w:jc w:val="both"/>
        <w:outlineLvl w:val="1"/>
        <w:rPr>
          <w:rFonts w:ascii="David" w:eastAsia="Times New Roman" w:hAnsi="David" w:cs="David"/>
          <w:b/>
          <w:i/>
          <w:snapToGrid w:val="0"/>
          <w:sz w:val="24"/>
          <w:szCs w:val="24"/>
          <w:rtl/>
        </w:rPr>
      </w:pPr>
      <w:r w:rsidRPr="00E56613">
        <w:rPr>
          <w:rFonts w:ascii="David" w:eastAsia="Times New Roman" w:hAnsi="David" w:cs="David"/>
          <w:b/>
          <w:i/>
          <w:snapToGrid w:val="0"/>
          <w:sz w:val="26"/>
          <w:szCs w:val="24"/>
          <w:rtl/>
        </w:rPr>
        <w:t xml:space="preserve">הקבלן מקבל על עצמו את כל התחייבויות המזמין כלפי הרוכשים בכל הקשור לביצוע והשלמת הדירות, ולמילוי חובותיו עפ"י חוק המכר (דירות) מבחינת טיב, בדק ואחריות. </w:t>
      </w:r>
    </w:p>
    <w:p w14:paraId="40646F53" w14:textId="77777777" w:rsidR="00E56613" w:rsidRPr="00E56613" w:rsidRDefault="00E56613" w:rsidP="00237720">
      <w:pPr>
        <w:numPr>
          <w:ilvl w:val="1"/>
          <w:numId w:val="24"/>
        </w:numPr>
        <w:spacing w:before="120" w:beforeAutospacing="0" w:after="120" w:afterAutospacing="0" w:line="240" w:lineRule="auto"/>
        <w:ind w:left="964" w:hanging="56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הקבלן מתחייב לנהל, בעצמו ועל חשבונו, את הטיפול בשינויי רוכשים ובתלונות רוכשים באמצעות מערכת ממוחשבת.</w:t>
      </w:r>
    </w:p>
    <w:p w14:paraId="680F92CD" w14:textId="77777777" w:rsidR="00E56613" w:rsidRPr="00E56613" w:rsidRDefault="00E56613" w:rsidP="00E56613">
      <w:pPr>
        <w:spacing w:before="120" w:beforeAutospacing="0" w:after="120" w:afterAutospacing="0" w:line="240" w:lineRule="auto"/>
        <w:ind w:left="964"/>
        <w:jc w:val="both"/>
        <w:outlineLvl w:val="1"/>
        <w:rPr>
          <w:rFonts w:ascii="David" w:eastAsia="Times New Roman" w:hAnsi="David" w:cs="David"/>
          <w:b/>
          <w:i/>
          <w:snapToGrid w:val="0"/>
          <w:sz w:val="26"/>
          <w:szCs w:val="24"/>
        </w:rPr>
      </w:pPr>
      <w:r w:rsidRPr="00E56613">
        <w:rPr>
          <w:rFonts w:ascii="David" w:eastAsia="Times New Roman" w:hAnsi="David" w:cs="David"/>
          <w:b/>
          <w:i/>
          <w:snapToGrid w:val="0"/>
          <w:sz w:val="26"/>
          <w:szCs w:val="24"/>
          <w:rtl/>
        </w:rPr>
        <w:t>במערכת הממוחשבת כאמור יתועדו ויישמרו כל התכתובות (מייל, פקס, מכתבים וכו') בין הקבלן לבין הרוכשים/הדיירים, המפקח והמזמין, בקשר עם פניות הרוכשים/דיירים וכן יתועדו תרשומות מסודרות של כל הפניות הטלפוניות של הרוכשים/דיירים בעניינים כאמור.</w:t>
      </w:r>
    </w:p>
    <w:p w14:paraId="387F9F89" w14:textId="77777777" w:rsidR="00E56613" w:rsidRPr="00E56613" w:rsidRDefault="00E56613" w:rsidP="00E56613">
      <w:pPr>
        <w:spacing w:before="120" w:beforeAutospacing="0" w:after="120" w:afterAutospacing="0" w:line="240" w:lineRule="auto"/>
        <w:ind w:left="964"/>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העתק מכל תכתובת ו/או פניה כאמור יועבר מייד עם קבלתה למפקח ולמזמין.</w:t>
      </w:r>
    </w:p>
    <w:p w14:paraId="1318152D" w14:textId="77777777" w:rsidR="00E56613" w:rsidRPr="00E56613" w:rsidRDefault="00E56613" w:rsidP="00E56613">
      <w:pPr>
        <w:spacing w:before="120" w:beforeAutospacing="0" w:after="120" w:afterAutospacing="0" w:line="240" w:lineRule="auto"/>
        <w:ind w:left="964"/>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כן יתועדו באופן מפורט במערכת הממוחשבת כל הפעולות שהקבלן נקט בטיפול בפניות ומועדן.</w:t>
      </w:r>
    </w:p>
    <w:p w14:paraId="1DF120FD" w14:textId="77777777" w:rsidR="00E56613" w:rsidRPr="00E56613" w:rsidRDefault="00E56613" w:rsidP="00E56613">
      <w:pPr>
        <w:spacing w:before="120" w:beforeAutospacing="0" w:after="120" w:afterAutospacing="0" w:line="240" w:lineRule="auto"/>
        <w:ind w:left="964"/>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דו"ח המרכז את סטאטוס המעקב והטיפול בכל פניה, יועבר על ידי הקבלן למפקח ולמזמין בתדירות אשר תיקבע ע"י המפקח ו/או המזמין.</w:t>
      </w:r>
    </w:p>
    <w:p w14:paraId="468B41E2" w14:textId="77777777" w:rsidR="00E56613" w:rsidRPr="00E56613" w:rsidRDefault="00E56613" w:rsidP="00E56613">
      <w:pPr>
        <w:spacing w:before="120" w:beforeAutospacing="0" w:after="120" w:afterAutospacing="0" w:line="240" w:lineRule="auto"/>
        <w:ind w:left="964"/>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על הקבלן לקבל מראש את אישור המזמין לפרטי פורמט ניהול המידע של המערכת הממוחשבת וכן לפורמט דו"ח המעקב כאמור. המפקח ו/או המזמין יהיו רשאים להורות לקבלן לשנות את פורמט ניהול מידע ו/או דו"ח המעקב כאמור והקבלן יפעל בהתאם להוראות ולהנחיות המפקח ו/או המזמין כאמור, מיד עם קבלתן והכל על חשבונו.</w:t>
      </w:r>
    </w:p>
    <w:p w14:paraId="676B48E0" w14:textId="77777777" w:rsidR="00E56613" w:rsidRPr="00E56613" w:rsidRDefault="00E56613" w:rsidP="00E56613">
      <w:pPr>
        <w:spacing w:before="120" w:beforeAutospacing="0" w:after="120" w:afterAutospacing="0" w:line="240" w:lineRule="auto"/>
        <w:ind w:left="964"/>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על הקבלן לחבר, בעצמו ועל חשבונו ובתאום עם המזמין והמפקח, את המערכת הממוחשבת הנ"ל למחשב אשר במשרדי המפקח והמזמין (לצורך צפייה והפקת דו"חות בלבד).</w:t>
      </w:r>
    </w:p>
    <w:p w14:paraId="19D7A80C" w14:textId="77777777" w:rsidR="00E56613" w:rsidRPr="00E56613" w:rsidRDefault="00E56613" w:rsidP="00237720">
      <w:pPr>
        <w:numPr>
          <w:ilvl w:val="1"/>
          <w:numId w:val="24"/>
        </w:numPr>
        <w:spacing w:before="120" w:beforeAutospacing="0" w:after="120" w:afterAutospacing="0" w:line="240" w:lineRule="auto"/>
        <w:ind w:left="964" w:hanging="567"/>
        <w:jc w:val="both"/>
        <w:outlineLvl w:val="1"/>
        <w:rPr>
          <w:rFonts w:ascii="David" w:eastAsia="Times New Roman" w:hAnsi="David" w:cs="David"/>
          <w:b/>
          <w:i/>
          <w:snapToGrid w:val="0"/>
          <w:sz w:val="26"/>
          <w:szCs w:val="24"/>
        </w:rPr>
      </w:pPr>
      <w:r w:rsidRPr="00E56613">
        <w:rPr>
          <w:rFonts w:ascii="David" w:eastAsia="Times New Roman" w:hAnsi="David" w:cs="David"/>
          <w:b/>
          <w:i/>
          <w:snapToGrid w:val="0"/>
          <w:sz w:val="26"/>
          <w:szCs w:val="24"/>
          <w:rtl/>
        </w:rPr>
        <w:t xml:space="preserve">בנוסף לאמור לעיל, הקבלן מתחייב להעמיד, מיד עם תחילת האכלוס, מוקד טלפוני מתאים לקבלת תלונות הדיירים. מענה ביצועי לתלונות </w:t>
      </w:r>
      <w:r w:rsidRPr="00E56613">
        <w:rPr>
          <w:rFonts w:ascii="David" w:eastAsia="Times New Roman" w:hAnsi="David" w:cs="David" w:hint="cs"/>
          <w:b/>
          <w:i/>
          <w:snapToGrid w:val="0"/>
          <w:sz w:val="26"/>
          <w:szCs w:val="24"/>
          <w:rtl/>
        </w:rPr>
        <w:t xml:space="preserve">ותקלות המונעות שימוש סביר בדירה (נזילות חמורות, תקלות </w:t>
      </w:r>
      <w:r w:rsidR="00CE0A1F" w:rsidRPr="00E56613">
        <w:rPr>
          <w:rFonts w:ascii="David" w:eastAsia="Times New Roman" w:hAnsi="David" w:cs="David" w:hint="cs"/>
          <w:b/>
          <w:i/>
          <w:snapToGrid w:val="0"/>
          <w:sz w:val="26"/>
          <w:szCs w:val="24"/>
          <w:rtl/>
        </w:rPr>
        <w:t>תפקוד</w:t>
      </w:r>
      <w:r w:rsidRPr="00E56613">
        <w:rPr>
          <w:rFonts w:ascii="David" w:eastAsia="Times New Roman" w:hAnsi="David" w:cs="David" w:hint="cs"/>
          <w:b/>
          <w:i/>
          <w:snapToGrid w:val="0"/>
          <w:sz w:val="26"/>
          <w:szCs w:val="24"/>
          <w:rtl/>
        </w:rPr>
        <w:t xml:space="preserve"> במערכת הביוב והמים ו/או תקלות חשמל מהותיות </w:t>
      </w:r>
      <w:r w:rsidRPr="00E56613">
        <w:rPr>
          <w:rFonts w:ascii="David" w:eastAsia="Times New Roman" w:hAnsi="David" w:cs="David"/>
          <w:b/>
          <w:i/>
          <w:snapToGrid w:val="0"/>
          <w:sz w:val="26"/>
          <w:szCs w:val="24"/>
          <w:rtl/>
        </w:rPr>
        <w:t>יינתן תוך 24 שעות מקבלת התלונה במוקד</w:t>
      </w:r>
      <w:r w:rsidRPr="00E56613">
        <w:rPr>
          <w:rFonts w:ascii="David" w:eastAsia="Times New Roman" w:hAnsi="David" w:cs="David" w:hint="cs"/>
          <w:b/>
          <w:i/>
          <w:snapToGrid w:val="0"/>
          <w:sz w:val="26"/>
          <w:szCs w:val="24"/>
          <w:rtl/>
        </w:rPr>
        <w:t>.</w:t>
      </w:r>
      <w:r w:rsidRPr="00E56613">
        <w:rPr>
          <w:rFonts w:ascii="David" w:eastAsia="Times New Roman" w:hAnsi="David" w:cs="David"/>
          <w:b/>
          <w:i/>
          <w:snapToGrid w:val="0"/>
          <w:sz w:val="26"/>
          <w:szCs w:val="24"/>
          <w:rtl/>
        </w:rPr>
        <w:t xml:space="preserve"> יתר התקלות יתוקנו תוך זמן סביר בהתאם לנסיבות העניין ואופי התקלה. מעקב על הטיפול במוקד יעשה באמצעות המערכת הממוחשבת שהוזכרה לעיל. כמו כן הקבלן מתחייב למנות נציג מטעמו שירכז מול הרוכשים את התיאום והפיקוח והביקורת על אופן הטיפול בתלונות ופניות הרוכשים/דיירים. </w:t>
      </w:r>
    </w:p>
    <w:p w14:paraId="015692B4" w14:textId="77777777" w:rsidR="00E56613" w:rsidRPr="00E56613" w:rsidRDefault="00E56613" w:rsidP="00E56613">
      <w:pPr>
        <w:spacing w:before="0" w:beforeAutospacing="0" w:after="0" w:afterAutospacing="0" w:line="240" w:lineRule="auto"/>
        <w:ind w:left="964"/>
        <w:jc w:val="both"/>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עוד מתחייב הקבלן להעמיד שני צוותים ייעודיים, האחד לטיפול בליקויים המופיעים בפרוטוקולי המסירות של יחידות הדיור אשר נמסרו לרוכשיהן, והשני לטיפול בליקויים המופיעים בפרוטוקול מסירת הרכוש המשותף. היקף הצוותים ייקבע בתיאום עם המזמין, בהתאם לכמות יחידות הדיור בפרויקט ואופי הליקויים.</w:t>
      </w:r>
    </w:p>
    <w:p w14:paraId="7146BBA9" w14:textId="77777777" w:rsidR="00E56613" w:rsidRPr="00E56613" w:rsidRDefault="00E56613" w:rsidP="00E56613">
      <w:pPr>
        <w:spacing w:before="0" w:beforeAutospacing="0" w:after="0" w:afterAutospacing="0" w:line="240" w:lineRule="auto"/>
        <w:ind w:left="964"/>
        <w:jc w:val="both"/>
        <w:rPr>
          <w:rFonts w:ascii="David" w:eastAsia="Times New Roman" w:hAnsi="David" w:cs="David"/>
          <w:b/>
          <w:i/>
          <w:snapToGrid w:val="0"/>
          <w:sz w:val="26"/>
          <w:szCs w:val="24"/>
          <w:rtl/>
        </w:rPr>
      </w:pPr>
    </w:p>
    <w:p w14:paraId="419A2C0B" w14:textId="77777777" w:rsidR="00E56613" w:rsidRPr="00E56613" w:rsidRDefault="00E56613" w:rsidP="00E56613">
      <w:pPr>
        <w:spacing w:before="0" w:beforeAutospacing="0" w:after="0" w:afterAutospacing="0" w:line="240" w:lineRule="auto"/>
        <w:ind w:left="964"/>
        <w:jc w:val="both"/>
        <w:rPr>
          <w:rFonts w:ascii="David" w:eastAsia="Times New Roman" w:hAnsi="David" w:cs="David"/>
          <w:snapToGrid w:val="0"/>
          <w:sz w:val="24"/>
          <w:szCs w:val="24"/>
          <w:rtl/>
        </w:rPr>
      </w:pPr>
      <w:r w:rsidRPr="00E56613">
        <w:rPr>
          <w:rFonts w:ascii="David" w:eastAsia="Times New Roman" w:hAnsi="David" w:cs="David"/>
          <w:snapToGrid w:val="0"/>
          <w:sz w:val="24"/>
          <w:szCs w:val="24"/>
          <w:rtl/>
        </w:rPr>
        <w:t>פרטים לגבי הקמת המוקד, נציג הקבלן ומספרי הטלפון והפקס שלהם ימסרו ע"י הקבלן לרוכשים עם מסירת הדירות לרוכשים. יובהר כי המוקד הטלפוני יפעל עד להשלמת הטיפול במלוא הליקויים המנויים לעיל.</w:t>
      </w:r>
    </w:p>
    <w:p w14:paraId="52988BB8" w14:textId="77777777" w:rsidR="00E56613" w:rsidRPr="00E56613" w:rsidRDefault="00E56613" w:rsidP="00237720">
      <w:pPr>
        <w:numPr>
          <w:ilvl w:val="1"/>
          <w:numId w:val="24"/>
        </w:numPr>
        <w:spacing w:before="120" w:beforeAutospacing="0" w:after="120" w:afterAutospacing="0" w:line="240" w:lineRule="auto"/>
        <w:ind w:left="964" w:hanging="56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תקופות הבדק והאחריות הינן כנקוב בנספח 3.1.1 או כל תקופה אחרת שנקבעה, אם נקבעה, במפרט המיוחד ( 3.1.2 ,3.1.2.1.) ומפרט טכני מזמין (3.1.31, 3.1.32) ולא פחות מהקבועה עפ"י כל דין ומניינה מתאריך מסירת כל יחידת דיור לרוכש ללא צורך בתיקונים ו/או מתום 6 חודשים מהמועד הקובע כאמור בסעיף 6.6.5 לעיל, לפי המאוחר מביניהם, ובאשר לרכוש המשותף - ממועד מסירתו לנציגות הבתים המשותפים היה וצוינו בפרוטוקול מסירה ליקויים, תחל תקופת הבדק לגבי אותם ליקויים ממועד תיקונם (להלן - "</w:t>
      </w:r>
      <w:r w:rsidRPr="00E56613">
        <w:rPr>
          <w:rFonts w:ascii="David" w:eastAsia="Times New Roman" w:hAnsi="David" w:cs="David"/>
          <w:bCs/>
          <w:i/>
          <w:snapToGrid w:val="0"/>
          <w:sz w:val="26"/>
          <w:szCs w:val="24"/>
          <w:rtl/>
        </w:rPr>
        <w:t>תקופת הבדק</w:t>
      </w:r>
      <w:r w:rsidRPr="00E56613">
        <w:rPr>
          <w:rFonts w:ascii="David" w:eastAsia="Times New Roman" w:hAnsi="David" w:cs="David"/>
          <w:b/>
          <w:i/>
          <w:snapToGrid w:val="0"/>
          <w:sz w:val="26"/>
          <w:szCs w:val="24"/>
          <w:rtl/>
        </w:rPr>
        <w:t>").</w:t>
      </w:r>
    </w:p>
    <w:p w14:paraId="4134F6FF" w14:textId="77777777" w:rsidR="00E56613" w:rsidRPr="00E56613" w:rsidRDefault="00E56613" w:rsidP="00E56613">
      <w:pPr>
        <w:spacing w:before="0" w:beforeAutospacing="0" w:after="0" w:afterAutospacing="0" w:line="240" w:lineRule="auto"/>
        <w:ind w:left="964"/>
        <w:jc w:val="both"/>
        <w:rPr>
          <w:rFonts w:ascii="David" w:eastAsia="Times New Roman" w:hAnsi="David" w:cs="David"/>
          <w:snapToGrid w:val="0"/>
          <w:sz w:val="24"/>
          <w:szCs w:val="24"/>
          <w:rtl/>
        </w:rPr>
      </w:pPr>
      <w:r w:rsidRPr="00E56613">
        <w:rPr>
          <w:rFonts w:ascii="David" w:eastAsia="Times New Roman" w:hAnsi="David" w:cs="David"/>
          <w:snapToGrid w:val="0"/>
          <w:sz w:val="24"/>
          <w:szCs w:val="24"/>
          <w:rtl/>
        </w:rPr>
        <w:t>בכל מקרה ועל אף האמור בכל מסמך נלווה או נספח, לא תפחת תקופת הבדק (כשהגדרה זאת כוללת כאמור גם את תקופת הבדק וגם את תקופת האחריות) מתקופות הבדק והאחריות המצטברות הנקובות בחוק המכר (דירות) על תיקוניו מעת לעת, אף אם העבודות או הפרויקט איננו לבניית דירה כהגדרתה בחוק הנ"ל.</w:t>
      </w:r>
    </w:p>
    <w:p w14:paraId="27F476B8" w14:textId="77777777" w:rsidR="00E56613" w:rsidRPr="00E56613" w:rsidRDefault="00E56613" w:rsidP="00237720">
      <w:pPr>
        <w:numPr>
          <w:ilvl w:val="1"/>
          <w:numId w:val="24"/>
        </w:numPr>
        <w:spacing w:before="120" w:beforeAutospacing="0" w:after="120" w:afterAutospacing="0" w:line="240" w:lineRule="auto"/>
        <w:ind w:left="964" w:hanging="56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נתגלו בתקופת הבדק נזקים, מגרעות או קלקולים בעבודות הנובעים לדעת המפקח מעבודה לקויה או מחומרים גרועים או פגומים, או נתגלתה רטיבות במעטפת הבניין והקבלן יקבל הודעה בכתב על כך מאת המזמין או המפקח, יהיה הקבלן חייב לתקן על חשבונו מיידית את המגרעות, הקלקולים והנזקים או לבנות מחדש או להחליף על חשבונו, כל פריט מקולקל או פגום ולבצע את כל העבודות מתחייבות לשם כך (להלן - "</w:t>
      </w:r>
      <w:r w:rsidRPr="00E56613">
        <w:rPr>
          <w:rFonts w:ascii="David" w:eastAsia="Times New Roman" w:hAnsi="David" w:cs="David"/>
          <w:bCs/>
          <w:i/>
          <w:snapToGrid w:val="0"/>
          <w:sz w:val="26"/>
          <w:szCs w:val="24"/>
          <w:rtl/>
        </w:rPr>
        <w:t>עבודות בדק</w:t>
      </w:r>
      <w:r w:rsidRPr="00E56613">
        <w:rPr>
          <w:rFonts w:ascii="David" w:eastAsia="Times New Roman" w:hAnsi="David" w:cs="David"/>
          <w:b/>
          <w:i/>
          <w:snapToGrid w:val="0"/>
          <w:sz w:val="26"/>
          <w:szCs w:val="24"/>
          <w:rtl/>
        </w:rPr>
        <w:t>") וזאת מיד עם הדרישה.</w:t>
      </w:r>
    </w:p>
    <w:p w14:paraId="687B41C4" w14:textId="77777777" w:rsidR="00E56613" w:rsidRPr="00E56613" w:rsidRDefault="00E56613" w:rsidP="00E56613">
      <w:pPr>
        <w:spacing w:before="0" w:beforeAutospacing="0" w:after="0" w:afterAutospacing="0" w:line="240" w:lineRule="auto"/>
        <w:ind w:left="964"/>
        <w:jc w:val="both"/>
        <w:rPr>
          <w:rFonts w:ascii="David" w:eastAsia="Times New Roman" w:hAnsi="David" w:cs="David"/>
          <w:snapToGrid w:val="0"/>
          <w:sz w:val="24"/>
          <w:szCs w:val="24"/>
          <w:rtl/>
        </w:rPr>
      </w:pPr>
      <w:r w:rsidRPr="00E56613">
        <w:rPr>
          <w:rFonts w:ascii="David" w:eastAsia="Times New Roman" w:hAnsi="David" w:cs="David"/>
          <w:snapToGrid w:val="0"/>
          <w:sz w:val="24"/>
          <w:szCs w:val="24"/>
          <w:rtl/>
        </w:rPr>
        <w:t>ליקוי שהתגלה בתקופת הבדק או התגלה לאחריה אך אירע בתקופת הבדק, יחשב  כאילו התגלה בתקופת הבדק.</w:t>
      </w:r>
    </w:p>
    <w:p w14:paraId="5B96DCA2" w14:textId="77777777" w:rsidR="00E56613" w:rsidRPr="00E56613" w:rsidRDefault="00E56613" w:rsidP="00E56613">
      <w:pPr>
        <w:spacing w:before="0" w:beforeAutospacing="0" w:after="0" w:afterAutospacing="0" w:line="240" w:lineRule="auto"/>
        <w:ind w:left="964"/>
        <w:jc w:val="both"/>
        <w:rPr>
          <w:rFonts w:ascii="David" w:eastAsia="Times New Roman" w:hAnsi="David" w:cs="David"/>
          <w:snapToGrid w:val="0"/>
          <w:sz w:val="24"/>
          <w:szCs w:val="24"/>
          <w:rtl/>
        </w:rPr>
      </w:pPr>
      <w:r w:rsidRPr="00E56613">
        <w:rPr>
          <w:rFonts w:ascii="David" w:eastAsia="Times New Roman" w:hAnsi="David" w:cs="David"/>
          <w:snapToGrid w:val="0"/>
          <w:sz w:val="24"/>
          <w:szCs w:val="24"/>
          <w:rtl/>
        </w:rPr>
        <w:t>הזכות למפקח להורות לקבלן את השיטה ולוח הזמנים לבצוע עבודות הבדק, ועל הקבלן למלא אחר הוראות המפקח, אך זאת מבלי שהדבר פוטר אותו מכל אחריות על פי סעיף זה.</w:t>
      </w:r>
    </w:p>
    <w:p w14:paraId="459B2A4A" w14:textId="77777777" w:rsidR="00E56613" w:rsidRPr="00E56613" w:rsidRDefault="00E56613" w:rsidP="00237720">
      <w:pPr>
        <w:numPr>
          <w:ilvl w:val="1"/>
          <w:numId w:val="24"/>
        </w:numPr>
        <w:spacing w:before="120" w:beforeAutospacing="0" w:after="120" w:afterAutospacing="0" w:line="240" w:lineRule="auto"/>
        <w:ind w:left="964" w:hanging="56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למרות האמור בסעיף זה לעיל יהיה על הקבלן לבצע כל עבודת בדק מיד ואף קודם לתום תקופת הבדק, בכל מקרה שהמגרעות או הקלקולים שנתגלו עלולים לפי קביעת המפקח לגרום נזק לעבודות או לכל חלק מהן או מונעים את אפשרות השימוש הסביר במקום בו יש לבצע התיקון או אחרת. במקרה זה יהיה על הקבלן ,לבצע מיד, במהירות וללא השהייה את כל התיקונים הנדרשים.</w:t>
      </w:r>
    </w:p>
    <w:p w14:paraId="6CB220E3" w14:textId="77777777" w:rsidR="00E56613" w:rsidRPr="00E56613" w:rsidRDefault="00E56613" w:rsidP="00237720">
      <w:pPr>
        <w:numPr>
          <w:ilvl w:val="1"/>
          <w:numId w:val="24"/>
        </w:numPr>
        <w:spacing w:before="120" w:beforeAutospacing="0" w:after="120" w:afterAutospacing="0" w:line="240" w:lineRule="auto"/>
        <w:ind w:left="964" w:hanging="56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בצוע עבודת בדק לא יפטור את הקבלן מאחריותו לתיקוני מגרעות או קלקולים, אם יתגלו מגרעת או קלקול כלשהם פעם נוספת בעבודות למרות התיקון שכבר בוצע על ידי הקבלן, ואפילו נתגלו לאחר תקופת הבדק. במקרה זה יהיה על הקבלן לתקן שנית את אותה מגרעת או אותו הקלקול והוראות סעיף זה תחולנה גם על תיקון נוסף כזה.</w:t>
      </w:r>
    </w:p>
    <w:p w14:paraId="08A493AA" w14:textId="77777777" w:rsidR="00E56613" w:rsidRPr="00E56613" w:rsidRDefault="00E56613" w:rsidP="00E56613">
      <w:pPr>
        <w:spacing w:before="0" w:beforeAutospacing="0" w:after="0" w:afterAutospacing="0" w:line="240" w:lineRule="auto"/>
        <w:ind w:firstLine="792"/>
        <w:jc w:val="both"/>
        <w:rPr>
          <w:rFonts w:ascii="David" w:eastAsia="Times New Roman" w:hAnsi="David" w:cs="David"/>
          <w:snapToGrid w:val="0"/>
          <w:sz w:val="24"/>
          <w:szCs w:val="24"/>
          <w:rtl/>
        </w:rPr>
      </w:pPr>
      <w:r w:rsidRPr="00E56613">
        <w:rPr>
          <w:rFonts w:ascii="David" w:eastAsia="Times New Roman" w:hAnsi="David" w:cs="David"/>
          <w:snapToGrid w:val="0"/>
          <w:sz w:val="24"/>
          <w:szCs w:val="24"/>
          <w:rtl/>
        </w:rPr>
        <w:t>אין בהוראות סעיף זה כדי לגרוע מהוראות סעיף 19 וסעיף 28.6.</w:t>
      </w:r>
    </w:p>
    <w:p w14:paraId="2CC18327" w14:textId="77777777" w:rsidR="00E56613" w:rsidRPr="00E56613" w:rsidRDefault="00E56613" w:rsidP="00237720">
      <w:pPr>
        <w:numPr>
          <w:ilvl w:val="1"/>
          <w:numId w:val="24"/>
        </w:numPr>
        <w:spacing w:before="120" w:beforeAutospacing="0" w:after="120" w:afterAutospacing="0" w:line="240" w:lineRule="auto"/>
        <w:ind w:left="964" w:hanging="56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נתגלה בכל עת שהיא ואף אם לאחר תום תקופת הבדק פגם בעבודות, הנובע מבצוע העבודות שלא בהתאם לנספחים, יהיה הקבלן חייב לתקן מיד את הפגם וכל הכרוך בו על חשבונו, ואם הפגם אינו ניתן לתקון יהיה הקבלן חייב בתשלום פיצויים למזמין.</w:t>
      </w:r>
    </w:p>
    <w:p w14:paraId="16D130F5" w14:textId="77777777" w:rsidR="00E56613" w:rsidRPr="00E56613" w:rsidRDefault="00E56613" w:rsidP="00237720">
      <w:pPr>
        <w:numPr>
          <w:ilvl w:val="1"/>
          <w:numId w:val="24"/>
        </w:numPr>
        <w:spacing w:before="120" w:beforeAutospacing="0" w:after="120" w:afterAutospacing="0" w:line="240" w:lineRule="auto"/>
        <w:ind w:left="964" w:hanging="56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לא בצע הקבלן איזה מהפעולות שעליו לבצע לפי סעיף 28 זה יהיה המזמין רשאי לעשותן בעצמו או ע"י קבלן אחר על חשבון הקבלן או להימנע מביצועם, ללא צורך בכל התראה. כל ההוצאות שהמזמין הוציא בבצוע הפעולות כאמור או ערכן של פעולות שלא בוצעו בתוספת של 20% שיחשבו כתקורה, הכול כפי שיקבע ע"י המפקח, ישולמו ע"י הקבלן למזמין מיד לפי דרישתו. המזמין יהיה רשאי לנכות או לקזז כל סכום על פי סעיף זה מכל סכום שיגיע לקבלן בכל זמן שהוא וכן יהיה המזמין רשאי לגבות את הסכום האמור בכל דרך אחרת לרבות על ידי הפעלת הערבות הבנקאית.</w:t>
      </w:r>
    </w:p>
    <w:p w14:paraId="724FECE9" w14:textId="77777777" w:rsidR="00E56613" w:rsidRPr="00E56613" w:rsidRDefault="00E56613" w:rsidP="00237720">
      <w:pPr>
        <w:numPr>
          <w:ilvl w:val="1"/>
          <w:numId w:val="24"/>
        </w:numPr>
        <w:spacing w:before="120" w:beforeAutospacing="0" w:after="120" w:afterAutospacing="0" w:line="240" w:lineRule="auto"/>
        <w:ind w:left="964" w:hanging="56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בכל מקרה שעקב בצוע עבודות הבדק נגרם נזק לעבודות אחרות או לרכוש אחר של המזמין, יהיה על  קבלן לתקן את כל הנדרש על מנת להשיב המצב לקדמותו ולפצות המזמין על כל נזק שנגרם לו והכול מיד עם דרישה כאמור.</w:t>
      </w:r>
    </w:p>
    <w:p w14:paraId="7F40928A" w14:textId="77777777" w:rsidR="00E56613" w:rsidRPr="00E56613" w:rsidRDefault="00E56613" w:rsidP="00237720">
      <w:pPr>
        <w:numPr>
          <w:ilvl w:val="1"/>
          <w:numId w:val="24"/>
        </w:numPr>
        <w:spacing w:before="120" w:beforeAutospacing="0" w:after="120" w:afterAutospacing="0" w:line="240" w:lineRule="auto"/>
        <w:ind w:left="964" w:hanging="56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כל החובות המוטלות עפ"י חוזה זה על הקבלן בתקופת העבודות ולגבי העבודות ובצוען, וכל נזק ואחריות בקשר אליהם, יחולו בשנויים המחויבים, גם על עבודות הבדק שהקבלן יבצע לפי סעיף זה ותקופת ביצועם.</w:t>
      </w:r>
    </w:p>
    <w:p w14:paraId="6B42A78D" w14:textId="77777777" w:rsidR="00E56613" w:rsidRPr="00E56613" w:rsidRDefault="00E56613" w:rsidP="00237720">
      <w:pPr>
        <w:numPr>
          <w:ilvl w:val="1"/>
          <w:numId w:val="24"/>
        </w:numPr>
        <w:spacing w:before="120" w:beforeAutospacing="0" w:after="120" w:afterAutospacing="0" w:line="240" w:lineRule="auto"/>
        <w:ind w:left="964" w:hanging="56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האמור לעיל בסעיף זה יחול, בשנויים המחויבים, גם על עבודות שבוצעו ע"י הקבלן במסגרת סעיף 15.3 ו- 15.6 לעיל.</w:t>
      </w:r>
    </w:p>
    <w:p w14:paraId="7722A9F4" w14:textId="77777777" w:rsidR="00E56613" w:rsidRPr="00E56613" w:rsidRDefault="00E56613" w:rsidP="00237720">
      <w:pPr>
        <w:numPr>
          <w:ilvl w:val="1"/>
          <w:numId w:val="24"/>
        </w:numPr>
        <w:spacing w:before="120" w:beforeAutospacing="0" w:after="120" w:afterAutospacing="0" w:line="240" w:lineRule="auto"/>
        <w:ind w:left="964" w:hanging="56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כל מה שעל הקבלן לבצע לפי סעיף 28 יבוצע במועד ובאופן שתגרם הפרעה מינימאלית למזמין, ולרוכשים בתאום עם המפקח, בהתאם להוראותיו, לשביעות רצון המפקח ובהתאם להוראותיו, ובכל מקרה של מחלוקת בין הצדדים בכל עניין הנוגע לסעיף זה - יחליט המפקח.</w:t>
      </w:r>
    </w:p>
    <w:p w14:paraId="07DEFED7" w14:textId="77777777" w:rsidR="00E56613" w:rsidRPr="00E56613" w:rsidRDefault="00E56613" w:rsidP="00237720">
      <w:pPr>
        <w:numPr>
          <w:ilvl w:val="1"/>
          <w:numId w:val="24"/>
        </w:numPr>
        <w:spacing w:before="120" w:beforeAutospacing="0" w:after="120" w:afterAutospacing="0" w:line="240" w:lineRule="auto"/>
        <w:ind w:left="964" w:hanging="56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 xml:space="preserve">מוסכם כי בכל מקרה בו על הקבלן לבצע תיקון או לשאת בתשלום על פי סעיף זה והקבלן לא עשה כאמור מכל סיבה שהיא בין השאר עקב אי יכולתו הכלכלית, או עקב כניסתו להליכי פירוק, כינוס, הקפאה או כל הליך אחר הפוגע בכושרו למלא חיוביו על פי סעיף זה, ישלם הקבלן למזמין בנוסף לכל סעד על פי סעיף זה, פיצוי מוסכם בשיעור הקבוע בנספח 3.1.1 בהקשר זה לכל יחידת דיור בפרויקט שנכללה בעבודות. המזמין (/או מי מיחידיו בכפוף לקבלת הרשאה בין יחידי המזמין לבין עצמם), יהיה רשאי לעכב לקזז או לנכות את סכום הפיצוי המוסכם מכל סכום המגיע לקבלן מהמזמין. </w:t>
      </w:r>
    </w:p>
    <w:p w14:paraId="10E321B3" w14:textId="77777777" w:rsidR="00E56613" w:rsidRPr="00E56613" w:rsidRDefault="00E56613" w:rsidP="00E56613">
      <w:pPr>
        <w:spacing w:before="120" w:beforeAutospacing="0" w:after="120" w:afterAutospacing="0" w:line="240" w:lineRule="auto"/>
        <w:jc w:val="both"/>
        <w:outlineLvl w:val="1"/>
        <w:rPr>
          <w:rFonts w:ascii="David" w:eastAsia="Times New Roman" w:hAnsi="David" w:cs="David"/>
          <w:b/>
          <w:i/>
          <w:snapToGrid w:val="0"/>
          <w:sz w:val="26"/>
          <w:szCs w:val="24"/>
        </w:rPr>
      </w:pPr>
    </w:p>
    <w:p w14:paraId="74908E37" w14:textId="77777777" w:rsidR="00E56613" w:rsidRPr="00E56613" w:rsidRDefault="00E56613" w:rsidP="00E56613">
      <w:pPr>
        <w:spacing w:before="0" w:beforeAutospacing="0" w:after="0" w:afterAutospacing="0" w:line="240" w:lineRule="auto"/>
        <w:ind w:left="792"/>
        <w:jc w:val="both"/>
        <w:rPr>
          <w:rFonts w:ascii="David" w:eastAsia="Times New Roman" w:hAnsi="David" w:cs="David"/>
          <w:sz w:val="24"/>
          <w:szCs w:val="24"/>
          <w:rtl/>
        </w:rPr>
      </w:pPr>
      <w:r w:rsidRPr="00E56613">
        <w:rPr>
          <w:rFonts w:ascii="David" w:eastAsia="Times New Roman" w:hAnsi="David" w:cs="David"/>
          <w:sz w:val="24"/>
          <w:szCs w:val="24"/>
          <w:rtl/>
        </w:rPr>
        <w:t>במקרה וניתנה הודעה בכתב על הקיזוז, עיכוב ו/או ניכוי כאמור, יחושב סכום הפיצוי הנ"ל לפי השער היציג הידוע ביום ההודעה כאמור.</w:t>
      </w:r>
    </w:p>
    <w:p w14:paraId="68ACCB0A" w14:textId="77777777" w:rsidR="00E56613" w:rsidRPr="00E56613" w:rsidRDefault="00E56613" w:rsidP="00E56613">
      <w:pPr>
        <w:spacing w:before="0" w:beforeAutospacing="0" w:after="0" w:afterAutospacing="0" w:line="240" w:lineRule="auto"/>
        <w:ind w:left="792"/>
        <w:jc w:val="both"/>
        <w:rPr>
          <w:rFonts w:ascii="David" w:eastAsia="Times New Roman" w:hAnsi="David" w:cs="David"/>
          <w:sz w:val="24"/>
          <w:szCs w:val="24"/>
          <w:rtl/>
        </w:rPr>
      </w:pPr>
    </w:p>
    <w:p w14:paraId="47F63099" w14:textId="77777777" w:rsidR="00E56613" w:rsidRPr="00E56613" w:rsidRDefault="00E56613" w:rsidP="00237720">
      <w:pPr>
        <w:numPr>
          <w:ilvl w:val="1"/>
          <w:numId w:val="24"/>
        </w:numPr>
        <w:spacing w:before="120" w:beforeAutospacing="0" w:after="120" w:afterAutospacing="0" w:line="240" w:lineRule="auto"/>
        <w:ind w:left="964" w:hanging="567"/>
        <w:jc w:val="both"/>
        <w:outlineLvl w:val="1"/>
        <w:rPr>
          <w:rFonts w:ascii="David" w:eastAsia="Times New Roman" w:hAnsi="David" w:cs="David"/>
          <w:b/>
          <w:i/>
          <w:snapToGrid w:val="0"/>
          <w:sz w:val="26"/>
          <w:szCs w:val="24"/>
        </w:rPr>
      </w:pPr>
      <w:r w:rsidRPr="00E56613">
        <w:rPr>
          <w:rFonts w:ascii="David" w:eastAsia="Times New Roman" w:hAnsi="David" w:cs="David"/>
          <w:b/>
          <w:i/>
          <w:snapToGrid w:val="0"/>
          <w:sz w:val="26"/>
          <w:szCs w:val="24"/>
          <w:rtl/>
        </w:rPr>
        <w:t xml:space="preserve"> מבלי לגרוע מהאמור לעיל, עבודות הבדק האמורות בסעיף 28, על סעיפי המשנה בו, תבוצענה אך ורק ע"י הגורם שביצע את העבודות עצמן, לפי העניין, במהלך הקמת הפרויקט.</w:t>
      </w:r>
    </w:p>
    <w:p w14:paraId="4AB341FC" w14:textId="77777777" w:rsidR="00E56613" w:rsidRPr="00E56613" w:rsidRDefault="00E56613" w:rsidP="00E56613">
      <w:pPr>
        <w:spacing w:before="0" w:beforeAutospacing="0" w:after="0" w:afterAutospacing="0" w:line="240" w:lineRule="auto"/>
        <w:ind w:left="1649"/>
        <w:jc w:val="both"/>
        <w:rPr>
          <w:rFonts w:ascii="David" w:eastAsia="Times New Roman" w:hAnsi="David" w:cs="David"/>
          <w:sz w:val="24"/>
          <w:szCs w:val="24"/>
          <w:rtl/>
        </w:rPr>
      </w:pPr>
    </w:p>
    <w:p w14:paraId="59F749AC" w14:textId="77777777" w:rsidR="00E56613" w:rsidRPr="00E56613" w:rsidRDefault="00E56613" w:rsidP="00E56613">
      <w:pPr>
        <w:spacing w:before="0" w:beforeAutospacing="0" w:after="0" w:afterAutospacing="0" w:line="240" w:lineRule="auto"/>
        <w:ind w:left="2140" w:hanging="600"/>
        <w:jc w:val="both"/>
        <w:rPr>
          <w:rFonts w:ascii="David" w:eastAsia="Times New Roman" w:hAnsi="David" w:cs="David"/>
          <w:snapToGrid w:val="0"/>
          <w:sz w:val="24"/>
          <w:szCs w:val="24"/>
          <w:rtl/>
        </w:rPr>
      </w:pPr>
    </w:p>
    <w:p w14:paraId="7ED21F40" w14:textId="77777777" w:rsidR="00E56613" w:rsidRPr="00E56613" w:rsidRDefault="00E56613" w:rsidP="00237720">
      <w:pPr>
        <w:numPr>
          <w:ilvl w:val="0"/>
          <w:numId w:val="24"/>
        </w:numPr>
        <w:spacing w:before="120" w:beforeAutospacing="0" w:after="120" w:afterAutospacing="0" w:line="240" w:lineRule="auto"/>
        <w:jc w:val="both"/>
        <w:outlineLvl w:val="1"/>
        <w:rPr>
          <w:rFonts w:ascii="David" w:eastAsia="Times New Roman" w:hAnsi="David" w:cs="David"/>
          <w:b/>
          <w:i/>
          <w:snapToGrid w:val="0"/>
          <w:sz w:val="26"/>
          <w:szCs w:val="24"/>
          <w:rtl/>
        </w:rPr>
      </w:pPr>
      <w:r w:rsidRPr="00E56613">
        <w:rPr>
          <w:rFonts w:ascii="David" w:eastAsia="Times New Roman" w:hAnsi="David" w:cs="David"/>
          <w:bCs/>
          <w:i/>
          <w:snapToGrid w:val="0"/>
          <w:sz w:val="26"/>
          <w:szCs w:val="24"/>
          <w:u w:val="single"/>
          <w:rtl/>
        </w:rPr>
        <w:t>הזכויות בפרויקט</w:t>
      </w:r>
    </w:p>
    <w:p w14:paraId="5E05DD4C" w14:textId="77777777" w:rsidR="00E56613" w:rsidRPr="00E56613" w:rsidRDefault="00E56613" w:rsidP="00237720">
      <w:pPr>
        <w:numPr>
          <w:ilvl w:val="1"/>
          <w:numId w:val="24"/>
        </w:numPr>
        <w:spacing w:before="120" w:beforeAutospacing="0" w:after="120" w:afterAutospacing="0" w:line="240" w:lineRule="auto"/>
        <w:ind w:left="964" w:hanging="56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למען הסר כל ספק, מוצהר ומוסכם כי לקבלן אין ולא תהיינה זכויות מכל סוג שהוא לרבות עיכבון במקרקעי הפרויקט ו/או בכל חלק מהם מכח חוזה זה על נספחיו, לרבות אך לא רק בדירות ו/או משרדים ו/או מתקנים ו/או חדרי טרנספורמציה ו/או תקשורת שיקים ו/או יבנה בפרויקט ו/או זכות כלשהי לקבל כספים בגין מכירתם ו/או השכרתם ו/או עשיית עסקה אחרת בהם עם צד ג' כלשהו.</w:t>
      </w:r>
    </w:p>
    <w:p w14:paraId="2207A0FA" w14:textId="77777777" w:rsidR="00E56613" w:rsidRPr="00E56613" w:rsidRDefault="00E56613" w:rsidP="00CE0A1F">
      <w:pPr>
        <w:numPr>
          <w:ilvl w:val="1"/>
          <w:numId w:val="24"/>
        </w:numPr>
        <w:spacing w:before="120" w:beforeAutospacing="0" w:after="120" w:afterAutospacing="0" w:line="240" w:lineRule="auto"/>
        <w:ind w:left="964" w:hanging="56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מבלי לגרוע מהתחייבויות הקבלן להציב שמירה באתר ולנקוט בכל האמצעים בכדי למנוע פלישה לאתר,</w:t>
      </w:r>
      <w:r w:rsidR="00CE0A1F">
        <w:rPr>
          <w:rFonts w:ascii="David" w:eastAsia="Times New Roman" w:hAnsi="David" w:cs="David" w:hint="cs"/>
          <w:b/>
          <w:i/>
          <w:snapToGrid w:val="0"/>
          <w:sz w:val="26"/>
          <w:szCs w:val="24"/>
          <w:rtl/>
        </w:rPr>
        <w:t xml:space="preserve"> </w:t>
      </w:r>
      <w:r w:rsidRPr="00E56613">
        <w:rPr>
          <w:rFonts w:ascii="David" w:eastAsia="Times New Roman" w:hAnsi="David" w:cs="David"/>
          <w:b/>
          <w:i/>
          <w:snapToGrid w:val="0"/>
          <w:sz w:val="26"/>
          <w:szCs w:val="24"/>
          <w:rtl/>
        </w:rPr>
        <w:t>הקבל</w:t>
      </w:r>
      <w:r w:rsidR="00CE0A1F">
        <w:rPr>
          <w:rFonts w:ascii="David" w:eastAsia="Times New Roman" w:hAnsi="David" w:cs="David" w:hint="cs"/>
          <w:b/>
          <w:i/>
          <w:snapToGrid w:val="0"/>
          <w:sz w:val="26"/>
          <w:szCs w:val="24"/>
          <w:rtl/>
        </w:rPr>
        <w:t>ן</w:t>
      </w:r>
      <w:r w:rsidRPr="00E56613">
        <w:rPr>
          <w:rFonts w:ascii="David" w:eastAsia="Times New Roman" w:hAnsi="David" w:cs="David"/>
          <w:b/>
          <w:i/>
          <w:snapToGrid w:val="0"/>
          <w:sz w:val="26"/>
          <w:szCs w:val="24"/>
          <w:rtl/>
        </w:rPr>
        <w:t xml:space="preserve"> מתחייב לא לפעול נגד רוכש שפלש לאתר ו/או לדירה אלא בתיאום ובאישור מוקדם ובכתב מהמזמין. ובכל מקרה של פלישה כאמור, לדווח מיידית על כך למזמין ולמפקח.</w:t>
      </w:r>
    </w:p>
    <w:p w14:paraId="19B74DAC" w14:textId="77777777" w:rsidR="00E56613" w:rsidRPr="00E56613" w:rsidRDefault="00E56613" w:rsidP="00E56613">
      <w:pPr>
        <w:spacing w:before="0" w:beforeAutospacing="0" w:after="0" w:afterAutospacing="0" w:line="240" w:lineRule="auto"/>
        <w:ind w:left="2140" w:hanging="600"/>
        <w:jc w:val="both"/>
        <w:rPr>
          <w:rFonts w:ascii="David" w:eastAsia="Times New Roman" w:hAnsi="David" w:cs="David"/>
          <w:snapToGrid w:val="0"/>
          <w:sz w:val="24"/>
          <w:szCs w:val="24"/>
          <w:rtl/>
        </w:rPr>
      </w:pPr>
    </w:p>
    <w:p w14:paraId="282B7177" w14:textId="77777777" w:rsidR="00E56613" w:rsidRPr="00E56613" w:rsidRDefault="00E56613" w:rsidP="00237720">
      <w:pPr>
        <w:numPr>
          <w:ilvl w:val="0"/>
          <w:numId w:val="24"/>
        </w:numPr>
        <w:spacing w:before="120" w:beforeAutospacing="0" w:after="120" w:afterAutospacing="0" w:line="240" w:lineRule="auto"/>
        <w:jc w:val="both"/>
        <w:outlineLvl w:val="1"/>
        <w:rPr>
          <w:rFonts w:ascii="David" w:eastAsia="Times New Roman" w:hAnsi="David" w:cs="David"/>
          <w:b/>
          <w:i/>
          <w:snapToGrid w:val="0"/>
          <w:sz w:val="26"/>
          <w:szCs w:val="24"/>
          <w:rtl/>
        </w:rPr>
      </w:pPr>
      <w:r w:rsidRPr="00E56613">
        <w:rPr>
          <w:rFonts w:ascii="David" w:eastAsia="Times New Roman" w:hAnsi="David" w:cs="David"/>
          <w:bCs/>
          <w:i/>
          <w:snapToGrid w:val="0"/>
          <w:sz w:val="26"/>
          <w:szCs w:val="24"/>
          <w:u w:val="single"/>
          <w:rtl/>
        </w:rPr>
        <w:t>הפרה ותרופות</w:t>
      </w:r>
    </w:p>
    <w:p w14:paraId="25AC9BA1" w14:textId="77777777" w:rsidR="00E56613" w:rsidRPr="00E56613" w:rsidRDefault="00E56613" w:rsidP="00237720">
      <w:pPr>
        <w:numPr>
          <w:ilvl w:val="1"/>
          <w:numId w:val="24"/>
        </w:numPr>
        <w:spacing w:before="120" w:beforeAutospacing="0" w:after="120" w:afterAutospacing="0" w:line="240" w:lineRule="auto"/>
        <w:ind w:left="964" w:hanging="56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 xml:space="preserve">   כל צד אשר יפר או לא יקיים איזה מהתחייבויותיו לפי חוזה זה, יהיה חייב לפצות </w:t>
      </w:r>
      <w:r w:rsidRPr="00E56613">
        <w:rPr>
          <w:rFonts w:ascii="David" w:eastAsia="Times New Roman" w:hAnsi="David" w:cs="David"/>
          <w:b/>
          <w:i/>
          <w:snapToGrid w:val="0"/>
          <w:color w:val="000000"/>
          <w:sz w:val="26"/>
          <w:szCs w:val="24"/>
          <w:rtl/>
        </w:rPr>
        <w:t xml:space="preserve"> </w:t>
      </w:r>
      <w:r w:rsidRPr="00E56613">
        <w:rPr>
          <w:rFonts w:ascii="David" w:eastAsia="Times New Roman" w:hAnsi="David" w:cs="David"/>
          <w:b/>
          <w:i/>
          <w:snapToGrid w:val="0"/>
          <w:sz w:val="26"/>
          <w:szCs w:val="24"/>
          <w:rtl/>
        </w:rPr>
        <w:t xml:space="preserve">את הצד המקיים על כל הנזקים וההפסדים שיגרמו לצד המקיים עקב כך, וזאת מבלי לפגוע בזכות המזמין לפיצויים קבועים מראש במקרה של אחור בהשלמת </w:t>
      </w:r>
      <w:r w:rsidRPr="00E56613">
        <w:rPr>
          <w:rFonts w:ascii="David" w:eastAsia="Times New Roman" w:hAnsi="David" w:cs="David"/>
          <w:b/>
          <w:i/>
          <w:snapToGrid w:val="0"/>
          <w:color w:val="000000"/>
          <w:sz w:val="26"/>
          <w:szCs w:val="24"/>
          <w:rtl/>
        </w:rPr>
        <w:t xml:space="preserve"> </w:t>
      </w:r>
      <w:r w:rsidRPr="00E56613">
        <w:rPr>
          <w:rFonts w:ascii="David" w:eastAsia="Times New Roman" w:hAnsi="David" w:cs="David"/>
          <w:b/>
          <w:i/>
          <w:snapToGrid w:val="0"/>
          <w:sz w:val="26"/>
          <w:szCs w:val="24"/>
          <w:rtl/>
        </w:rPr>
        <w:t>העבודות כאמור בסעיף 10.5.2 לעיל.</w:t>
      </w:r>
    </w:p>
    <w:p w14:paraId="69DB2835" w14:textId="77777777" w:rsidR="00E56613" w:rsidRPr="00E56613" w:rsidRDefault="00E56613" w:rsidP="00237720">
      <w:pPr>
        <w:numPr>
          <w:ilvl w:val="1"/>
          <w:numId w:val="24"/>
        </w:numPr>
        <w:spacing w:before="120" w:beforeAutospacing="0" w:after="120" w:afterAutospacing="0" w:line="240" w:lineRule="auto"/>
        <w:ind w:left="964" w:hanging="56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 xml:space="preserve">   הפרה יסודית של חוזה זה תהיה כל אימת שהצדדים לא בצעו במועד התחייבות </w:t>
      </w:r>
      <w:r w:rsidRPr="00E56613">
        <w:rPr>
          <w:rFonts w:ascii="David" w:eastAsia="Times New Roman" w:hAnsi="David" w:cs="David"/>
          <w:b/>
          <w:i/>
          <w:snapToGrid w:val="0"/>
          <w:color w:val="000000"/>
          <w:sz w:val="26"/>
          <w:szCs w:val="24"/>
          <w:rtl/>
        </w:rPr>
        <w:t xml:space="preserve"> </w:t>
      </w:r>
      <w:r w:rsidRPr="00E56613">
        <w:rPr>
          <w:rFonts w:ascii="David" w:eastAsia="Times New Roman" w:hAnsi="David" w:cs="David"/>
          <w:b/>
          <w:i/>
          <w:snapToGrid w:val="0"/>
          <w:sz w:val="26"/>
          <w:szCs w:val="24"/>
          <w:rtl/>
        </w:rPr>
        <w:t xml:space="preserve">יסודית  על פיו וכל הפרה יסודית אחרת כהגדרתה בחוזה זה ו/או במשמעה על פי </w:t>
      </w:r>
      <w:r w:rsidRPr="00E56613">
        <w:rPr>
          <w:rFonts w:ascii="David" w:eastAsia="Times New Roman" w:hAnsi="David" w:cs="David"/>
          <w:b/>
          <w:i/>
          <w:snapToGrid w:val="0"/>
          <w:color w:val="000000"/>
          <w:sz w:val="26"/>
          <w:szCs w:val="24"/>
          <w:rtl/>
        </w:rPr>
        <w:t xml:space="preserve"> </w:t>
      </w:r>
      <w:r w:rsidRPr="00E56613">
        <w:rPr>
          <w:rFonts w:ascii="David" w:eastAsia="Times New Roman" w:hAnsi="David" w:cs="David"/>
          <w:b/>
          <w:i/>
          <w:snapToGrid w:val="0"/>
          <w:sz w:val="26"/>
          <w:szCs w:val="24"/>
          <w:rtl/>
        </w:rPr>
        <w:t>הדין.</w:t>
      </w:r>
    </w:p>
    <w:p w14:paraId="17A2665A" w14:textId="77777777" w:rsidR="00E56613" w:rsidRPr="00E56613" w:rsidRDefault="00E56613" w:rsidP="00CE0A1F">
      <w:pPr>
        <w:numPr>
          <w:ilvl w:val="1"/>
          <w:numId w:val="24"/>
        </w:numPr>
        <w:spacing w:before="120" w:beforeAutospacing="0" w:after="120" w:afterAutospacing="0" w:line="240" w:lineRule="auto"/>
        <w:ind w:left="964" w:hanging="56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 xml:space="preserve">   בכל מקרה שעל הקבלן לבצע עבודות (לרבות עבודות בדק) או/וגם לנקוט באמצעים</w:t>
      </w:r>
      <w:r w:rsidR="00CE0A1F">
        <w:rPr>
          <w:rFonts w:ascii="David" w:eastAsia="Times New Roman" w:hAnsi="David" w:cs="David" w:hint="cs"/>
          <w:b/>
          <w:i/>
          <w:snapToGrid w:val="0"/>
          <w:sz w:val="26"/>
          <w:szCs w:val="24"/>
          <w:rtl/>
        </w:rPr>
        <w:t xml:space="preserve"> </w:t>
      </w:r>
      <w:r w:rsidRPr="00E56613">
        <w:rPr>
          <w:rFonts w:ascii="David" w:eastAsia="Times New Roman" w:hAnsi="David" w:cs="David"/>
          <w:b/>
          <w:i/>
          <w:snapToGrid w:val="0"/>
          <w:sz w:val="26"/>
          <w:szCs w:val="24"/>
          <w:rtl/>
        </w:rPr>
        <w:t xml:space="preserve">  כלשהם ו/או לשלם מס ו/או תשלום חובה ו/או הוצאה כלשהי שבאחריותו לשלם עפ"י חוזה זה למטרת העבודות והוא לא עשה כן, בתוך 14 יום ממועד קבלת דרישת המזמין בכתב והמזמין בצע עבודות אלה או נקט באמצעים כאמור בעצמו או ע"י אחרים או </w:t>
      </w:r>
      <w:r w:rsidR="00CE0A1F">
        <w:rPr>
          <w:rFonts w:ascii="David" w:eastAsia="Times New Roman" w:hAnsi="David" w:cs="David" w:hint="cs"/>
          <w:b/>
          <w:i/>
          <w:snapToGrid w:val="0"/>
          <w:sz w:val="26"/>
          <w:szCs w:val="24"/>
          <w:rtl/>
        </w:rPr>
        <w:t>ש</w:t>
      </w:r>
      <w:r w:rsidR="00CE0A1F">
        <w:rPr>
          <w:rFonts w:ascii="David" w:eastAsia="Times New Roman" w:hAnsi="David" w:cs="David"/>
          <w:b/>
          <w:i/>
          <w:snapToGrid w:val="0"/>
          <w:sz w:val="26"/>
          <w:szCs w:val="24"/>
          <w:rtl/>
        </w:rPr>
        <w:t>שיל</w:t>
      </w:r>
      <w:r w:rsidR="00CE0A1F">
        <w:rPr>
          <w:rFonts w:ascii="David" w:eastAsia="Times New Roman" w:hAnsi="David" w:cs="David" w:hint="cs"/>
          <w:b/>
          <w:i/>
          <w:snapToGrid w:val="0"/>
          <w:sz w:val="26"/>
          <w:szCs w:val="24"/>
          <w:rtl/>
        </w:rPr>
        <w:t>ם אותם</w:t>
      </w:r>
      <w:r w:rsidRPr="00E56613">
        <w:rPr>
          <w:rFonts w:ascii="David" w:eastAsia="Times New Roman" w:hAnsi="David" w:cs="David"/>
          <w:b/>
          <w:i/>
          <w:snapToGrid w:val="0"/>
          <w:sz w:val="26"/>
          <w:szCs w:val="24"/>
          <w:rtl/>
        </w:rPr>
        <w:t xml:space="preserve"> במקום הקבלן, הרי על כל סכום שהמזמין יוציא בקשר לכך יתווספו 15% כהוצאות התקורה של המזמין והם יתווספו לכל סכום שהמזמין יהיה זכאי לגבות מהקבלן. והקבלן מתחייב לשלם הסכום הנ"ל למזמין בתוך 14 יום ממועד דרישת המזמין בכתב.</w:t>
      </w:r>
    </w:p>
    <w:p w14:paraId="4C3D5027" w14:textId="77777777" w:rsidR="00E56613" w:rsidRPr="00E56613" w:rsidRDefault="00E56613" w:rsidP="00237720">
      <w:pPr>
        <w:numPr>
          <w:ilvl w:val="1"/>
          <w:numId w:val="24"/>
        </w:numPr>
        <w:spacing w:before="120" w:beforeAutospacing="0" w:after="120" w:afterAutospacing="0" w:line="240" w:lineRule="auto"/>
        <w:ind w:left="964" w:hanging="56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 xml:space="preserve">   הזכות למזמין לקזז כנגד כל סכום המגיע ממנו לקבלן או לנכות מכל סכום המגיע ממנו לקבלן ו/או לחלט מהערבויות שבידו כל סכום המגיע מהקבלן למזמין, וזאת מבלי לגרוע מזכות המזמין לגבות המגיע לו מהקבלן בכל דרך אחרת (המזמין יהיה רשאי לגרוע או לקזז סכומים על פי חוזה זה גם אם הסכומים המגיעים לקבלן הנם בגין התקשרויות אחרות עם המזמין) ו/או עם מי מיחידיו בכפוף לקבלת הרשאה בין יחידי המזמין. בצוע הקיזוז או הניכוי אינו מחייב הודעה מהמזמין, אולם לפי דרישת הקבלן ימציא המזמין לקבלן את פירוט הסכום שלטענת המזמין הגיע לו מהקבלן ואשר היה נשוא הקיזוז.</w:t>
      </w:r>
    </w:p>
    <w:p w14:paraId="6738D09E" w14:textId="77777777" w:rsidR="00E56613" w:rsidRPr="00E56613" w:rsidRDefault="00E56613" w:rsidP="00237720">
      <w:pPr>
        <w:numPr>
          <w:ilvl w:val="0"/>
          <w:numId w:val="24"/>
        </w:numPr>
        <w:spacing w:before="120" w:beforeAutospacing="0" w:after="120" w:afterAutospacing="0" w:line="240" w:lineRule="auto"/>
        <w:jc w:val="both"/>
        <w:outlineLvl w:val="1"/>
        <w:rPr>
          <w:rFonts w:ascii="David" w:eastAsia="Times New Roman" w:hAnsi="David" w:cs="David"/>
          <w:bCs/>
          <w:i/>
          <w:snapToGrid w:val="0"/>
          <w:sz w:val="26"/>
          <w:szCs w:val="24"/>
          <w:u w:val="single"/>
          <w:rtl/>
        </w:rPr>
      </w:pPr>
      <w:r w:rsidRPr="00E56613">
        <w:rPr>
          <w:rFonts w:ascii="David" w:eastAsia="Times New Roman" w:hAnsi="David" w:cs="David"/>
          <w:bCs/>
          <w:i/>
          <w:snapToGrid w:val="0"/>
          <w:sz w:val="26"/>
          <w:szCs w:val="24"/>
          <w:u w:val="single"/>
          <w:rtl/>
        </w:rPr>
        <w:t>שונות</w:t>
      </w:r>
    </w:p>
    <w:p w14:paraId="09A81F2F" w14:textId="77777777" w:rsidR="00E56613" w:rsidRPr="00E56613" w:rsidRDefault="00E56613" w:rsidP="00237720">
      <w:pPr>
        <w:numPr>
          <w:ilvl w:val="1"/>
          <w:numId w:val="24"/>
        </w:numPr>
        <w:spacing w:before="120" w:beforeAutospacing="0" w:after="120" w:afterAutospacing="0" w:line="240" w:lineRule="auto"/>
        <w:ind w:left="964" w:hanging="56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 xml:space="preserve">   מוסכם במפורש כי בצוע כל וכל אחת מהתחייבויות המזמין עפ"י חוזה זה מותנה בכך שהקבלן יקיים תחילה את התחייבויותיו עפ"י חוזה זה שעליו לקיים עד לאותו מועד, והמזמין זכאי, מבלי לפגוע באמור בכל מקום אחר בחוזה זה,  לעכב בצוע </w:t>
      </w:r>
      <w:r w:rsidR="00CE0A1F" w:rsidRPr="00E56613">
        <w:rPr>
          <w:rFonts w:ascii="David" w:eastAsia="Times New Roman" w:hAnsi="David" w:cs="David" w:hint="cs"/>
          <w:b/>
          <w:i/>
          <w:snapToGrid w:val="0"/>
          <w:sz w:val="26"/>
          <w:szCs w:val="24"/>
          <w:rtl/>
        </w:rPr>
        <w:t>התחייבו</w:t>
      </w:r>
      <w:r w:rsidR="00CE0A1F" w:rsidRPr="00E56613">
        <w:rPr>
          <w:rFonts w:ascii="David" w:eastAsia="Times New Roman" w:hAnsi="David" w:cs="David" w:hint="eastAsia"/>
          <w:b/>
          <w:i/>
          <w:snapToGrid w:val="0"/>
          <w:sz w:val="26"/>
          <w:szCs w:val="24"/>
          <w:rtl/>
        </w:rPr>
        <w:t>ת</w:t>
      </w:r>
      <w:r w:rsidRPr="00E56613">
        <w:rPr>
          <w:rFonts w:ascii="David" w:eastAsia="Times New Roman" w:hAnsi="David" w:cs="David"/>
          <w:b/>
          <w:i/>
          <w:snapToGrid w:val="0"/>
          <w:sz w:val="26"/>
          <w:szCs w:val="24"/>
          <w:rtl/>
        </w:rPr>
        <w:t xml:space="preserve"> כלשהי מהתחייבויותיו עד לאחר שהקבלן קיים את התחייבויותיו כאמור.</w:t>
      </w:r>
    </w:p>
    <w:p w14:paraId="11C10320" w14:textId="77777777" w:rsidR="00E56613" w:rsidRPr="00E56613" w:rsidRDefault="00E56613" w:rsidP="00237720">
      <w:pPr>
        <w:numPr>
          <w:ilvl w:val="1"/>
          <w:numId w:val="24"/>
        </w:numPr>
        <w:spacing w:before="120" w:beforeAutospacing="0" w:after="120" w:afterAutospacing="0" w:line="240" w:lineRule="auto"/>
        <w:ind w:left="964" w:hanging="56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 xml:space="preserve">   שום התנהגות מצד איזה מהצדדים לא תחשב </w:t>
      </w:r>
      <w:r w:rsidR="00CE0A1F" w:rsidRPr="00E56613">
        <w:rPr>
          <w:rFonts w:ascii="David" w:eastAsia="Times New Roman" w:hAnsi="David" w:cs="David" w:hint="cs"/>
          <w:b/>
          <w:i/>
          <w:snapToGrid w:val="0"/>
          <w:sz w:val="26"/>
          <w:szCs w:val="24"/>
          <w:rtl/>
        </w:rPr>
        <w:t>כוויתו</w:t>
      </w:r>
      <w:r w:rsidR="00CE0A1F" w:rsidRPr="00E56613">
        <w:rPr>
          <w:rFonts w:ascii="David" w:eastAsia="Times New Roman" w:hAnsi="David" w:cs="David" w:hint="eastAsia"/>
          <w:b/>
          <w:i/>
          <w:snapToGrid w:val="0"/>
          <w:sz w:val="26"/>
          <w:szCs w:val="24"/>
          <w:rtl/>
        </w:rPr>
        <w:t>ר</w:t>
      </w:r>
      <w:r w:rsidRPr="00E56613">
        <w:rPr>
          <w:rFonts w:ascii="David" w:eastAsia="Times New Roman" w:hAnsi="David" w:cs="David"/>
          <w:b/>
          <w:i/>
          <w:snapToGrid w:val="0"/>
          <w:sz w:val="26"/>
          <w:szCs w:val="24"/>
          <w:rtl/>
        </w:rPr>
        <w:t xml:space="preserve"> על איזה מזכויותיו עפ"י החוזה או/וגם עפ"י הדין, או </w:t>
      </w:r>
      <w:r w:rsidR="00CE0A1F" w:rsidRPr="00E56613">
        <w:rPr>
          <w:rFonts w:ascii="David" w:eastAsia="Times New Roman" w:hAnsi="David" w:cs="David" w:hint="cs"/>
          <w:b/>
          <w:i/>
          <w:snapToGrid w:val="0"/>
          <w:sz w:val="26"/>
          <w:szCs w:val="24"/>
          <w:rtl/>
        </w:rPr>
        <w:t>כוויתו</w:t>
      </w:r>
      <w:r w:rsidR="00CE0A1F" w:rsidRPr="00E56613">
        <w:rPr>
          <w:rFonts w:ascii="David" w:eastAsia="Times New Roman" w:hAnsi="David" w:cs="David" w:hint="eastAsia"/>
          <w:b/>
          <w:i/>
          <w:snapToGrid w:val="0"/>
          <w:sz w:val="26"/>
          <w:szCs w:val="24"/>
          <w:rtl/>
        </w:rPr>
        <w:t>ר</w:t>
      </w:r>
      <w:r w:rsidRPr="00E56613">
        <w:rPr>
          <w:rFonts w:ascii="David" w:eastAsia="Times New Roman" w:hAnsi="David" w:cs="David"/>
          <w:b/>
          <w:i/>
          <w:snapToGrid w:val="0"/>
          <w:sz w:val="26"/>
          <w:szCs w:val="24"/>
          <w:rtl/>
        </w:rPr>
        <w:t xml:space="preserve"> או כהסכמה מצדו לאיזה הפרה או אי קיום של תנאי מתנאי החוזה, או כנותנת דחייה או ארכה לבצוע כל פעולה אשר יש לעשותה עפ"י החוזה או כשנוי, בטול או תוספת של תנאי שהוא, אלא אם נעשו במפורש ובכתב.</w:t>
      </w:r>
    </w:p>
    <w:p w14:paraId="34A1AD2E" w14:textId="77777777" w:rsidR="00E56613" w:rsidRPr="00E56613" w:rsidRDefault="00E56613" w:rsidP="00E56613">
      <w:pPr>
        <w:spacing w:before="0" w:beforeAutospacing="0" w:after="0" w:afterAutospacing="0" w:line="240" w:lineRule="auto"/>
        <w:ind w:left="964"/>
        <w:jc w:val="both"/>
        <w:rPr>
          <w:rFonts w:ascii="David" w:eastAsia="Times New Roman" w:hAnsi="David" w:cs="David"/>
          <w:snapToGrid w:val="0"/>
          <w:sz w:val="24"/>
          <w:szCs w:val="24"/>
          <w:rtl/>
        </w:rPr>
      </w:pPr>
      <w:r w:rsidRPr="00E56613">
        <w:rPr>
          <w:rFonts w:ascii="David" w:eastAsia="Times New Roman" w:hAnsi="David" w:cs="David"/>
          <w:snapToGrid w:val="0"/>
          <w:sz w:val="24"/>
          <w:szCs w:val="24"/>
          <w:rtl/>
        </w:rPr>
        <w:t>מבלי לגרוע מכלליות האמור לעיל -</w:t>
      </w:r>
    </w:p>
    <w:p w14:paraId="397D8D49" w14:textId="77777777" w:rsidR="00E56613" w:rsidRPr="00E56613" w:rsidRDefault="00E56613" w:rsidP="00237720">
      <w:pPr>
        <w:numPr>
          <w:ilvl w:val="2"/>
          <w:numId w:val="24"/>
        </w:numPr>
        <w:spacing w:before="120" w:beforeAutospacing="0" w:after="120" w:afterAutospacing="0" w:line="240" w:lineRule="auto"/>
        <w:ind w:left="1701" w:hanging="73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הסכמה מצד המזמין או המפקח או הקבלן לסטות מתנאי חוזה זה במקרה מסוים לא תהווה תקדים ולא ילמדו ממנה גזירה שווה למקרה אחר.</w:t>
      </w:r>
    </w:p>
    <w:p w14:paraId="20A1FF9D" w14:textId="77777777" w:rsidR="00E56613" w:rsidRPr="00E56613" w:rsidRDefault="00E56613" w:rsidP="00237720">
      <w:pPr>
        <w:numPr>
          <w:ilvl w:val="2"/>
          <w:numId w:val="24"/>
        </w:numPr>
        <w:spacing w:before="120" w:beforeAutospacing="0" w:after="120" w:afterAutospacing="0" w:line="240" w:lineRule="auto"/>
        <w:ind w:left="1701" w:hanging="73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לא השתמשו המזמין או המפקח או הקבלן בזכויות הניתנות להם לפי חוזה זה במקרה מסוים, אין לראות בכך ותור על אותן זכויות במקרה אחר ואין ללמוד מהתנהגות זו ותור כלשהו על זכויות וחובות לפי החוזה.</w:t>
      </w:r>
    </w:p>
    <w:p w14:paraId="01D7F890" w14:textId="77777777" w:rsidR="00E56613" w:rsidRPr="00E56613" w:rsidRDefault="00E56613" w:rsidP="00237720">
      <w:pPr>
        <w:numPr>
          <w:ilvl w:val="1"/>
          <w:numId w:val="24"/>
        </w:numPr>
        <w:spacing w:before="120" w:beforeAutospacing="0" w:after="120" w:afterAutospacing="0" w:line="240" w:lineRule="auto"/>
        <w:ind w:left="964" w:hanging="56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 xml:space="preserve">   על אף האמור בכל הוראה אחרת בחוזה זה ו/או בכל מסמך אחר בין יחידי המזמין ו/או בכל דין, מובהר ומוסכם כי יחידי המזמין אחראים ביחד למלוא התחייבויות המזמין המפורטות בחוזה זה ואולם כל אחד מיחידי המזמין אחראי בנפרד כלפי הקבלן רק כפי חלקו המפורט בנספח 3.1.1 בגין כל חיוב מחיובי המזמין עפ"י חוזה זה, ככל שיחולו, ובכל מקרה כל אחד מיחידי המזמין אינו אחראי, ביחד ולחוד, למלוא חיובי המזמין כלפי הקבלן עפ"י חוזה זה. וזאת מבלי לגרוע מהאמור להלן בסיפא לס"ק זה.</w:t>
      </w:r>
    </w:p>
    <w:p w14:paraId="55676D93" w14:textId="77777777" w:rsidR="00E56613" w:rsidRPr="00E56613" w:rsidRDefault="00E56613" w:rsidP="00E56613">
      <w:pPr>
        <w:spacing w:before="0" w:beforeAutospacing="0" w:after="0" w:afterAutospacing="0" w:line="240" w:lineRule="auto"/>
        <w:ind w:left="964"/>
        <w:jc w:val="both"/>
        <w:rPr>
          <w:rFonts w:ascii="David" w:eastAsia="Times New Roman" w:hAnsi="David" w:cs="David"/>
          <w:snapToGrid w:val="0"/>
          <w:sz w:val="24"/>
          <w:szCs w:val="24"/>
          <w:rtl/>
        </w:rPr>
      </w:pPr>
      <w:r w:rsidRPr="00E56613">
        <w:rPr>
          <w:rFonts w:ascii="David" w:eastAsia="Times New Roman" w:hAnsi="David" w:cs="David"/>
          <w:snapToGrid w:val="0"/>
          <w:sz w:val="24"/>
          <w:szCs w:val="24"/>
          <w:rtl/>
        </w:rPr>
        <w:t>הקבלן מתחייב בזה כי כל דרישה, טענה ו/או תביעה, ככל שתהיינה לו כנגד המזמין בגין חיובי המזמין עפ"י חוזה זה, תוגבל עד לגובה חלקו היחסי של כל אחד מיחידי המזמין כמפורט בנספח 3.1.1. אותו דין יחול לגבי תביעה של מי מיחידי המזמין כנגד הקבלן, קרי תביעה כאמור תוגבל עד לגובה חלקו היחסי של התובע במזמין כמפורט בנספח 3.1.1.</w:t>
      </w:r>
    </w:p>
    <w:p w14:paraId="7BE38242" w14:textId="77777777" w:rsidR="00E56613" w:rsidRPr="00E56613" w:rsidRDefault="00E56613" w:rsidP="00237720">
      <w:pPr>
        <w:numPr>
          <w:ilvl w:val="1"/>
          <w:numId w:val="24"/>
        </w:numPr>
        <w:spacing w:before="120" w:beforeAutospacing="0" w:after="120" w:afterAutospacing="0" w:line="240" w:lineRule="auto"/>
        <w:ind w:left="964" w:hanging="56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 xml:space="preserve">   כל ההוצאות ומס הבולים בגין החוזה ובגין כל המסמכים, החשבונות והערבויות שיערכו על פיו ובקשר אליו וכל הוצאות הערבויות הבנקאיות שעל הקבלן למסור למזמין, חלות על הקבלן ותשולמנה על ידו.</w:t>
      </w:r>
    </w:p>
    <w:p w14:paraId="6209175C" w14:textId="77777777" w:rsidR="00E56613" w:rsidRPr="00E56613" w:rsidRDefault="00E56613" w:rsidP="00237720">
      <w:pPr>
        <w:numPr>
          <w:ilvl w:val="1"/>
          <w:numId w:val="24"/>
        </w:numPr>
        <w:spacing w:before="120" w:beforeAutospacing="0" w:after="120" w:afterAutospacing="0" w:line="240" w:lineRule="auto"/>
        <w:ind w:left="964" w:hanging="56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 xml:space="preserve">    הסמכות הבלעדית להכריע בכל מחלוקת ו/או סכסוך בקשר עם פרשנות חוזה זה ו/או יישומו ו/או כל עניין אחר הכרוך בו, למעט בעניינים אשר לגביהם נקבע בחוזה זה מפורשות אחרת, תהא נתונה בידי בית המשפט המוסמך מבחינה עניינית בעיר תל-אביב ולבית משפט זה בלבד.</w:t>
      </w:r>
    </w:p>
    <w:p w14:paraId="11D20828" w14:textId="77777777" w:rsidR="00E56613" w:rsidRPr="00E56613" w:rsidRDefault="00E56613" w:rsidP="00237720">
      <w:pPr>
        <w:numPr>
          <w:ilvl w:val="1"/>
          <w:numId w:val="24"/>
        </w:numPr>
        <w:spacing w:before="120" w:beforeAutospacing="0" w:after="120" w:afterAutospacing="0" w:line="240" w:lineRule="auto"/>
        <w:ind w:left="964" w:hanging="567"/>
        <w:jc w:val="both"/>
        <w:outlineLvl w:val="1"/>
        <w:rPr>
          <w:rFonts w:ascii="David" w:eastAsia="Times New Roman" w:hAnsi="David" w:cs="David"/>
          <w:b/>
          <w:i/>
          <w:snapToGrid w:val="0"/>
          <w:sz w:val="26"/>
          <w:szCs w:val="24"/>
        </w:rPr>
      </w:pPr>
      <w:r w:rsidRPr="00E56613">
        <w:rPr>
          <w:rFonts w:ascii="David" w:eastAsia="Times New Roman" w:hAnsi="David" w:cs="David"/>
          <w:b/>
          <w:i/>
          <w:snapToGrid w:val="0"/>
          <w:sz w:val="26"/>
          <w:szCs w:val="24"/>
          <w:rtl/>
        </w:rPr>
        <w:t xml:space="preserve">   חוזה זה על נספחיו, יחייב את המזמין אך ורק בכפוף לחתימתו כדין ע"י מורשי החתימה של המזמין.</w:t>
      </w:r>
    </w:p>
    <w:p w14:paraId="418F90F1" w14:textId="77777777" w:rsidR="00E56613" w:rsidRPr="00E56613" w:rsidRDefault="00E56613" w:rsidP="00237720">
      <w:pPr>
        <w:numPr>
          <w:ilvl w:val="1"/>
          <w:numId w:val="24"/>
        </w:numPr>
        <w:spacing w:before="120" w:beforeAutospacing="0" w:after="120" w:afterAutospacing="0" w:line="240" w:lineRule="auto"/>
        <w:ind w:left="964" w:hanging="56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 xml:space="preserve">   כתובות הצדדים הן כמפורט בצד שמותיהם בפתח החוזה וכל הודעה שתימסר למי מהצדדים לחוזה זה לפי הכתובת דלעיל תחשב כנמסרת לידו בתום 72 שעות מעת מסירתה בדואר במכתב רשום.</w:t>
      </w:r>
    </w:p>
    <w:p w14:paraId="3BB8400C" w14:textId="77777777" w:rsidR="00152923" w:rsidRDefault="00152923" w:rsidP="00E56613">
      <w:pPr>
        <w:spacing w:before="0" w:beforeAutospacing="0" w:after="0" w:afterAutospacing="0" w:line="360" w:lineRule="auto"/>
        <w:jc w:val="center"/>
        <w:rPr>
          <w:rFonts w:ascii="David" w:eastAsia="Times New Roman" w:hAnsi="David" w:cs="David"/>
          <w:b/>
          <w:bCs/>
          <w:snapToGrid w:val="0"/>
          <w:sz w:val="24"/>
          <w:szCs w:val="24"/>
          <w:rtl/>
        </w:rPr>
      </w:pPr>
    </w:p>
    <w:p w14:paraId="267DE5AD" w14:textId="77777777" w:rsidR="00E56613" w:rsidRPr="00E56613" w:rsidRDefault="00E56613" w:rsidP="00E56613">
      <w:pPr>
        <w:spacing w:before="0" w:beforeAutospacing="0" w:after="0" w:afterAutospacing="0" w:line="360" w:lineRule="auto"/>
        <w:jc w:val="center"/>
        <w:rPr>
          <w:rFonts w:ascii="David" w:eastAsia="Times New Roman" w:hAnsi="David" w:cs="David"/>
          <w:b/>
          <w:bCs/>
          <w:snapToGrid w:val="0"/>
          <w:sz w:val="24"/>
          <w:szCs w:val="24"/>
          <w:rtl/>
        </w:rPr>
      </w:pPr>
      <w:r w:rsidRPr="00E56613">
        <w:rPr>
          <w:rFonts w:ascii="David" w:eastAsia="Times New Roman" w:hAnsi="David" w:cs="David"/>
          <w:b/>
          <w:bCs/>
          <w:snapToGrid w:val="0"/>
          <w:sz w:val="24"/>
          <w:szCs w:val="24"/>
          <w:rtl/>
        </w:rPr>
        <w:t>ולראיה  באו  הצדדים  על  החתום:</w:t>
      </w:r>
    </w:p>
    <w:p w14:paraId="46E0E51B" w14:textId="77777777" w:rsidR="00E56613" w:rsidRPr="00E56613" w:rsidRDefault="00E56613" w:rsidP="00E56613">
      <w:pPr>
        <w:spacing w:before="0" w:beforeAutospacing="0" w:after="0" w:afterAutospacing="0" w:line="360" w:lineRule="auto"/>
        <w:jc w:val="center"/>
        <w:rPr>
          <w:rFonts w:ascii="David" w:eastAsia="Times New Roman" w:hAnsi="David" w:cs="David"/>
          <w:b/>
          <w:bCs/>
          <w:snapToGrid w:val="0"/>
          <w:sz w:val="24"/>
          <w:szCs w:val="24"/>
          <w:rtl/>
        </w:rPr>
      </w:pPr>
    </w:p>
    <w:p w14:paraId="3CC20CAF" w14:textId="77777777" w:rsidR="00E56613" w:rsidRPr="00E56613" w:rsidRDefault="00E56613" w:rsidP="00E56613">
      <w:pPr>
        <w:spacing w:before="0" w:beforeAutospacing="0" w:after="0" w:afterAutospacing="0" w:line="360" w:lineRule="auto"/>
        <w:jc w:val="center"/>
        <w:rPr>
          <w:rFonts w:ascii="David" w:eastAsia="Times New Roman" w:hAnsi="David" w:cs="David"/>
          <w:b/>
          <w:bCs/>
          <w:snapToGrid w:val="0"/>
          <w:sz w:val="24"/>
          <w:szCs w:val="24"/>
          <w:rtl/>
        </w:rPr>
      </w:pPr>
    </w:p>
    <w:p w14:paraId="7B6D612C" w14:textId="77777777" w:rsidR="00E56613" w:rsidRPr="00E56613" w:rsidRDefault="00E56613" w:rsidP="00E56613">
      <w:pPr>
        <w:spacing w:before="0" w:beforeAutospacing="0" w:after="0" w:afterAutospacing="0" w:line="360" w:lineRule="auto"/>
        <w:jc w:val="center"/>
        <w:rPr>
          <w:rFonts w:ascii="David" w:eastAsia="Times New Roman" w:hAnsi="David" w:cs="David"/>
          <w:b/>
          <w:bCs/>
          <w:snapToGrid w:val="0"/>
          <w:sz w:val="24"/>
          <w:szCs w:val="24"/>
          <w:rtl/>
        </w:rPr>
      </w:pPr>
    </w:p>
    <w:p w14:paraId="2E35DFC1" w14:textId="77777777" w:rsidR="00E56613" w:rsidRPr="00E56613" w:rsidRDefault="00E56613" w:rsidP="00E56613">
      <w:pPr>
        <w:spacing w:before="0" w:beforeAutospacing="0" w:after="0" w:afterAutospacing="0" w:line="360" w:lineRule="auto"/>
        <w:jc w:val="both"/>
        <w:rPr>
          <w:rFonts w:ascii="David" w:eastAsia="Times New Roman" w:hAnsi="David" w:cs="David"/>
          <w:snapToGrid w:val="0"/>
          <w:sz w:val="24"/>
          <w:szCs w:val="24"/>
          <w:rtl/>
        </w:rPr>
      </w:pPr>
      <w:r w:rsidRPr="00E56613">
        <w:rPr>
          <w:rFonts w:ascii="David" w:eastAsia="Times New Roman" w:hAnsi="David" w:cs="David"/>
          <w:snapToGrid w:val="0"/>
          <w:sz w:val="24"/>
          <w:szCs w:val="24"/>
          <w:rtl/>
        </w:rPr>
        <w:t xml:space="preserve">                       </w:t>
      </w:r>
    </w:p>
    <w:p w14:paraId="63D5B1DF" w14:textId="77777777" w:rsidR="00E56613" w:rsidRPr="00E56613" w:rsidRDefault="00E56613" w:rsidP="00E56613">
      <w:pPr>
        <w:spacing w:before="0" w:beforeAutospacing="0" w:after="0" w:afterAutospacing="0" w:line="360" w:lineRule="auto"/>
        <w:jc w:val="both"/>
        <w:rPr>
          <w:rFonts w:ascii="David" w:eastAsia="Times New Roman" w:hAnsi="David" w:cs="David"/>
          <w:snapToGrid w:val="0"/>
          <w:sz w:val="24"/>
          <w:szCs w:val="24"/>
          <w:rtl/>
        </w:rPr>
      </w:pPr>
      <w:r w:rsidRPr="00E56613">
        <w:rPr>
          <w:rFonts w:ascii="David" w:eastAsia="Times New Roman" w:hAnsi="David" w:cs="David"/>
          <w:snapToGrid w:val="0"/>
          <w:sz w:val="24"/>
          <w:szCs w:val="24"/>
          <w:rtl/>
        </w:rPr>
        <w:t xml:space="preserve">                          ______________________</w:t>
      </w:r>
      <w:r w:rsidRPr="00E56613">
        <w:rPr>
          <w:rFonts w:ascii="David" w:eastAsia="Times New Roman" w:hAnsi="David" w:cs="David"/>
          <w:snapToGrid w:val="0"/>
          <w:sz w:val="24"/>
          <w:szCs w:val="24"/>
          <w:rtl/>
        </w:rPr>
        <w:tab/>
        <w:t>_______________________</w:t>
      </w:r>
    </w:p>
    <w:p w14:paraId="1815B226" w14:textId="77777777" w:rsidR="00E56613" w:rsidRPr="00E56613" w:rsidRDefault="00E56613" w:rsidP="00E56613">
      <w:pPr>
        <w:tabs>
          <w:tab w:val="left" w:pos="799"/>
        </w:tabs>
        <w:spacing w:before="0" w:beforeAutospacing="0" w:after="0" w:afterAutospacing="0" w:line="360" w:lineRule="auto"/>
        <w:jc w:val="both"/>
        <w:rPr>
          <w:rFonts w:ascii="David" w:eastAsia="Times New Roman" w:hAnsi="David" w:cs="David"/>
          <w:snapToGrid w:val="0"/>
          <w:sz w:val="24"/>
          <w:szCs w:val="24"/>
          <w:rtl/>
        </w:rPr>
      </w:pPr>
      <w:r w:rsidRPr="00E56613">
        <w:rPr>
          <w:rFonts w:ascii="David" w:eastAsia="Times New Roman" w:hAnsi="David" w:cs="David"/>
          <w:snapToGrid w:val="0"/>
          <w:sz w:val="24"/>
          <w:szCs w:val="24"/>
          <w:rtl/>
        </w:rPr>
        <w:tab/>
        <w:t xml:space="preserve">                           ה מ ז מ י ן        </w:t>
      </w:r>
      <w:r w:rsidRPr="00E56613">
        <w:rPr>
          <w:rFonts w:ascii="David" w:eastAsia="Times New Roman" w:hAnsi="David" w:cs="David"/>
          <w:snapToGrid w:val="0"/>
          <w:sz w:val="24"/>
          <w:szCs w:val="24"/>
          <w:rtl/>
        </w:rPr>
        <w:tab/>
        <w:t xml:space="preserve">                                  ה ק ב ל ן  </w:t>
      </w:r>
    </w:p>
    <w:p w14:paraId="13601221" w14:textId="77777777" w:rsidR="00E56613" w:rsidRPr="00E56613" w:rsidRDefault="00E56613" w:rsidP="00E56613">
      <w:pPr>
        <w:spacing w:before="0" w:beforeAutospacing="0" w:after="0" w:afterAutospacing="0" w:line="480" w:lineRule="auto"/>
        <w:jc w:val="both"/>
        <w:rPr>
          <w:rFonts w:ascii="David" w:eastAsia="Times New Roman" w:hAnsi="David" w:cs="David"/>
          <w:b/>
          <w:sz w:val="24"/>
          <w:szCs w:val="24"/>
          <w:rtl/>
        </w:rPr>
      </w:pPr>
    </w:p>
    <w:p w14:paraId="67A449E9" w14:textId="77777777" w:rsidR="00E56613" w:rsidRPr="00E56613" w:rsidRDefault="00E56613" w:rsidP="00E56613">
      <w:pPr>
        <w:spacing w:before="0" w:beforeAutospacing="0" w:after="0" w:afterAutospacing="0" w:line="480" w:lineRule="auto"/>
        <w:jc w:val="both"/>
        <w:rPr>
          <w:rFonts w:ascii="David" w:eastAsia="Times New Roman" w:hAnsi="David" w:cs="David"/>
          <w:b/>
          <w:sz w:val="24"/>
          <w:szCs w:val="24"/>
          <w:rtl/>
        </w:rPr>
      </w:pPr>
    </w:p>
    <w:p w14:paraId="24B46C41" w14:textId="77777777" w:rsidR="00E56613" w:rsidRPr="00E56613" w:rsidRDefault="00E56613" w:rsidP="00E56613">
      <w:pPr>
        <w:spacing w:before="0" w:beforeAutospacing="0" w:after="0" w:afterAutospacing="0" w:line="480" w:lineRule="auto"/>
        <w:jc w:val="both"/>
        <w:rPr>
          <w:rFonts w:ascii="David" w:eastAsia="Times New Roman" w:hAnsi="David" w:cs="David"/>
          <w:b/>
          <w:sz w:val="24"/>
          <w:szCs w:val="24"/>
          <w:rtl/>
        </w:rPr>
      </w:pPr>
    </w:p>
    <w:p w14:paraId="38A9AFB6" w14:textId="77777777" w:rsidR="00E56613" w:rsidRPr="00E56613" w:rsidRDefault="00E56613" w:rsidP="00E56613">
      <w:pPr>
        <w:spacing w:before="0" w:beforeAutospacing="0" w:after="0" w:afterAutospacing="0" w:line="480" w:lineRule="auto"/>
        <w:jc w:val="both"/>
        <w:rPr>
          <w:rFonts w:ascii="David" w:eastAsia="Times New Roman" w:hAnsi="David" w:cs="David"/>
          <w:b/>
          <w:sz w:val="24"/>
          <w:szCs w:val="24"/>
          <w:rtl/>
        </w:rPr>
      </w:pPr>
    </w:p>
    <w:p w14:paraId="60C6B880" w14:textId="77777777" w:rsidR="00E56613" w:rsidRPr="00E56613" w:rsidRDefault="00E56613" w:rsidP="00E56613">
      <w:pPr>
        <w:spacing w:before="0" w:beforeAutospacing="0" w:after="0" w:afterAutospacing="0" w:line="480" w:lineRule="auto"/>
        <w:jc w:val="both"/>
        <w:rPr>
          <w:rFonts w:ascii="David" w:eastAsia="Times New Roman" w:hAnsi="David" w:cs="David"/>
          <w:b/>
          <w:sz w:val="24"/>
          <w:szCs w:val="24"/>
          <w:rtl/>
        </w:rPr>
      </w:pPr>
    </w:p>
    <w:p w14:paraId="42A0E91B" w14:textId="77777777" w:rsidR="00E56613" w:rsidRPr="00E56613" w:rsidRDefault="00E56613" w:rsidP="00E56613">
      <w:pPr>
        <w:spacing w:before="0" w:beforeAutospacing="0" w:after="0" w:afterAutospacing="0" w:line="480" w:lineRule="auto"/>
        <w:jc w:val="both"/>
        <w:rPr>
          <w:rFonts w:ascii="David" w:eastAsia="Times New Roman" w:hAnsi="David" w:cs="David"/>
          <w:b/>
          <w:sz w:val="24"/>
          <w:szCs w:val="24"/>
          <w:rtl/>
        </w:rPr>
      </w:pPr>
      <w:r w:rsidRPr="00E56613">
        <w:rPr>
          <w:rFonts w:ascii="David" w:eastAsia="Times New Roman" w:hAnsi="David" w:cs="David"/>
          <w:b/>
          <w:sz w:val="24"/>
          <w:szCs w:val="24"/>
          <w:rtl/>
        </w:rPr>
        <w:t>אני הח"מ, _________________ עו"ד/רו"ח מרח' ______________ מאשר כי ה"ה __________________ הם שחתמו בשם הקבלן על החוזה דלעיל וכי חתימתם המשותפת בצירוף חותמת החברה מחייבת את הקבלן לעניין זה.</w:t>
      </w:r>
    </w:p>
    <w:p w14:paraId="321B8C26" w14:textId="77777777" w:rsidR="00E56613" w:rsidRPr="00E56613" w:rsidRDefault="00E56613" w:rsidP="00E56613">
      <w:pPr>
        <w:spacing w:before="0" w:beforeAutospacing="0" w:after="0" w:afterAutospacing="0" w:line="480" w:lineRule="auto"/>
        <w:jc w:val="both"/>
        <w:rPr>
          <w:rFonts w:ascii="David" w:eastAsia="Times New Roman" w:hAnsi="David" w:cs="David"/>
          <w:b/>
          <w:sz w:val="24"/>
          <w:szCs w:val="24"/>
          <w:rtl/>
        </w:rPr>
      </w:pPr>
      <w:r w:rsidRPr="00E56613">
        <w:rPr>
          <w:rFonts w:ascii="David" w:eastAsia="Times New Roman" w:hAnsi="David" w:cs="David"/>
          <w:b/>
          <w:sz w:val="24"/>
          <w:szCs w:val="24"/>
          <w:rtl/>
        </w:rPr>
        <w:t>תאריך: ______________</w:t>
      </w:r>
      <w:r w:rsidRPr="00E56613">
        <w:rPr>
          <w:rFonts w:ascii="David" w:eastAsia="Times New Roman" w:hAnsi="David" w:cs="David"/>
          <w:b/>
          <w:sz w:val="24"/>
          <w:szCs w:val="24"/>
          <w:rtl/>
        </w:rPr>
        <w:tab/>
        <w:t>חתימה וחותמת עו"ד/רו"ח: _________________</w:t>
      </w:r>
    </w:p>
    <w:p w14:paraId="65DC5163" w14:textId="77777777" w:rsidR="00E56613" w:rsidRPr="00E56613" w:rsidRDefault="00E56613" w:rsidP="00E56613">
      <w:pPr>
        <w:keepNext/>
        <w:spacing w:before="0" w:beforeAutospacing="0" w:after="0" w:afterAutospacing="0" w:line="240" w:lineRule="auto"/>
        <w:ind w:left="200"/>
        <w:jc w:val="center"/>
        <w:outlineLvl w:val="5"/>
        <w:rPr>
          <w:rFonts w:ascii="David" w:eastAsia="Times New Roman" w:hAnsi="David" w:cs="David"/>
          <w:b/>
          <w:bCs/>
          <w:sz w:val="24"/>
          <w:szCs w:val="24"/>
          <w:u w:val="single"/>
          <w:rtl/>
        </w:rPr>
      </w:pPr>
    </w:p>
    <w:p w14:paraId="502B3D06" w14:textId="77777777" w:rsidR="00E56613" w:rsidRPr="00E56613" w:rsidRDefault="00E56613" w:rsidP="00E56613">
      <w:pPr>
        <w:spacing w:before="0" w:beforeAutospacing="0" w:after="0" w:afterAutospacing="0" w:line="360" w:lineRule="auto"/>
        <w:jc w:val="both"/>
        <w:rPr>
          <w:rFonts w:ascii="David" w:eastAsia="Times New Roman" w:hAnsi="David" w:cs="David"/>
          <w:sz w:val="26"/>
          <w:szCs w:val="26"/>
          <w:rtl/>
        </w:rPr>
      </w:pPr>
    </w:p>
    <w:p w14:paraId="25D0E4E6" w14:textId="77777777" w:rsidR="00E56613" w:rsidRPr="00E56613" w:rsidRDefault="00E56613" w:rsidP="00E56613">
      <w:pPr>
        <w:keepNext/>
        <w:spacing w:before="0" w:beforeAutospacing="0" w:after="0" w:afterAutospacing="0" w:line="240" w:lineRule="auto"/>
        <w:ind w:left="200"/>
        <w:jc w:val="center"/>
        <w:outlineLvl w:val="5"/>
        <w:rPr>
          <w:rFonts w:ascii="David" w:eastAsia="Times New Roman" w:hAnsi="David" w:cs="David"/>
          <w:b/>
          <w:bCs/>
          <w:sz w:val="24"/>
          <w:szCs w:val="24"/>
          <w:u w:val="single"/>
          <w:rtl/>
        </w:rPr>
      </w:pPr>
    </w:p>
    <w:p w14:paraId="59EA1D9A" w14:textId="77777777" w:rsidR="00D904AB" w:rsidRDefault="00D904AB">
      <w:pPr>
        <w:bidi w:val="0"/>
        <w:spacing w:before="0" w:beforeAutospacing="0" w:after="160" w:afterAutospacing="0" w:line="259" w:lineRule="auto"/>
        <w:rPr>
          <w:rFonts w:ascii="David" w:eastAsia="Times New Roman" w:hAnsi="David" w:cs="David"/>
          <w:sz w:val="26"/>
          <w:szCs w:val="26"/>
          <w:rtl/>
        </w:rPr>
      </w:pPr>
      <w:r>
        <w:rPr>
          <w:rFonts w:ascii="David" w:eastAsia="Times New Roman" w:hAnsi="David" w:cs="David"/>
          <w:sz w:val="26"/>
          <w:szCs w:val="26"/>
          <w:rtl/>
        </w:rPr>
        <w:br w:type="page"/>
      </w:r>
    </w:p>
    <w:p w14:paraId="057E72D1" w14:textId="77777777" w:rsidR="00E56613" w:rsidRPr="00E56613" w:rsidRDefault="00E56613" w:rsidP="00E56613">
      <w:pPr>
        <w:keepNext/>
        <w:spacing w:before="0" w:beforeAutospacing="0" w:after="0" w:afterAutospacing="0" w:line="240" w:lineRule="auto"/>
        <w:ind w:left="200"/>
        <w:jc w:val="center"/>
        <w:outlineLvl w:val="5"/>
        <w:rPr>
          <w:rFonts w:ascii="David" w:eastAsia="Times New Roman" w:hAnsi="David" w:cs="David"/>
          <w:b/>
          <w:bCs/>
          <w:sz w:val="24"/>
          <w:szCs w:val="24"/>
          <w:u w:val="single"/>
          <w:rtl/>
        </w:rPr>
      </w:pPr>
      <w:r w:rsidRPr="00E56613">
        <w:rPr>
          <w:rFonts w:ascii="David" w:eastAsia="Times New Roman" w:hAnsi="David" w:cs="David"/>
          <w:b/>
          <w:bCs/>
          <w:sz w:val="24"/>
          <w:szCs w:val="24"/>
          <w:u w:val="single"/>
          <w:rtl/>
        </w:rPr>
        <w:t xml:space="preserve">נספח 3.1.1 </w:t>
      </w:r>
    </w:p>
    <w:p w14:paraId="5F07758B" w14:textId="77777777" w:rsidR="00E56613" w:rsidRPr="00E56613" w:rsidRDefault="00E56613" w:rsidP="00E56613">
      <w:pPr>
        <w:keepNext/>
        <w:spacing w:before="0" w:beforeAutospacing="0" w:after="0" w:afterAutospacing="0" w:line="240" w:lineRule="auto"/>
        <w:ind w:left="200"/>
        <w:jc w:val="center"/>
        <w:outlineLvl w:val="5"/>
        <w:rPr>
          <w:rFonts w:ascii="David" w:eastAsia="Times New Roman" w:hAnsi="David" w:cs="David"/>
          <w:b/>
          <w:bCs/>
          <w:sz w:val="24"/>
          <w:szCs w:val="24"/>
          <w:u w:val="single"/>
          <w:rtl/>
        </w:rPr>
      </w:pPr>
      <w:r w:rsidRPr="00E56613">
        <w:rPr>
          <w:rFonts w:ascii="David" w:eastAsia="Times New Roman" w:hAnsi="David" w:cs="David"/>
          <w:b/>
          <w:bCs/>
          <w:sz w:val="24"/>
          <w:szCs w:val="24"/>
          <w:u w:val="single"/>
          <w:rtl/>
        </w:rPr>
        <w:t>נספח התאמות כללי לחוזה</w:t>
      </w:r>
    </w:p>
    <w:p w14:paraId="3C35497C" w14:textId="77777777" w:rsidR="00E56613" w:rsidRPr="00E56613" w:rsidRDefault="00E56613" w:rsidP="00E56613">
      <w:pPr>
        <w:spacing w:before="0" w:beforeAutospacing="0" w:after="0" w:afterAutospacing="0" w:line="240" w:lineRule="auto"/>
        <w:ind w:left="1480" w:hanging="660"/>
        <w:jc w:val="both"/>
        <w:rPr>
          <w:rFonts w:ascii="David" w:eastAsia="Times New Roman" w:hAnsi="David" w:cs="David"/>
          <w:snapToGrid w:val="0"/>
          <w:sz w:val="24"/>
          <w:szCs w:val="24"/>
          <w:rtl/>
        </w:rPr>
      </w:pPr>
    </w:p>
    <w:p w14:paraId="6350FAC7" w14:textId="77777777" w:rsidR="00E56613" w:rsidRPr="00E56613" w:rsidRDefault="00E56613" w:rsidP="00E56613">
      <w:pPr>
        <w:spacing w:before="0" w:beforeAutospacing="0" w:after="0" w:afterAutospacing="0" w:line="240" w:lineRule="auto"/>
        <w:jc w:val="both"/>
        <w:rPr>
          <w:rFonts w:ascii="David" w:eastAsia="Times New Roman" w:hAnsi="David" w:cs="David"/>
          <w:snapToGrid w:val="0"/>
          <w:sz w:val="24"/>
          <w:szCs w:val="24"/>
          <w:rtl/>
        </w:rPr>
      </w:pPr>
      <w:r w:rsidRPr="00E56613">
        <w:rPr>
          <w:rFonts w:ascii="David" w:eastAsia="Times New Roman" w:hAnsi="David" w:cs="David"/>
          <w:snapToGrid w:val="0"/>
          <w:sz w:val="24"/>
          <w:szCs w:val="24"/>
          <w:rtl/>
        </w:rPr>
        <w:t xml:space="preserve">האמור לצד הסעיפים המצוינים בנספח זה בא להשלים ולהוסיף על האמור </w:t>
      </w:r>
      <w:r w:rsidRPr="00E56613">
        <w:rPr>
          <w:rFonts w:ascii="David" w:eastAsia="Times New Roman" w:hAnsi="David" w:cs="David"/>
          <w:b/>
          <w:bCs/>
          <w:snapToGrid w:val="0"/>
          <w:sz w:val="24"/>
          <w:szCs w:val="24"/>
          <w:rtl/>
        </w:rPr>
        <w:t>באותם סעיפים בחוזה</w:t>
      </w:r>
      <w:r w:rsidRPr="00E56613">
        <w:rPr>
          <w:rFonts w:ascii="David" w:eastAsia="Times New Roman" w:hAnsi="David" w:cs="David"/>
          <w:snapToGrid w:val="0"/>
          <w:sz w:val="24"/>
          <w:szCs w:val="24"/>
          <w:rtl/>
        </w:rPr>
        <w:t xml:space="preserve">, אך לא לגרוע מהם, ואולם במקום בו קיימת סתירה בין הסעיפים </w:t>
      </w:r>
      <w:r w:rsidR="00436BCE" w:rsidRPr="00E56613">
        <w:rPr>
          <w:rFonts w:ascii="David" w:eastAsia="Times New Roman" w:hAnsi="David" w:cs="David" w:hint="cs"/>
          <w:snapToGrid w:val="0"/>
          <w:sz w:val="24"/>
          <w:szCs w:val="24"/>
          <w:rtl/>
        </w:rPr>
        <w:t>שיתווספ</w:t>
      </w:r>
      <w:r w:rsidR="00436BCE" w:rsidRPr="00E56613">
        <w:rPr>
          <w:rFonts w:ascii="David" w:eastAsia="Times New Roman" w:hAnsi="David" w:cs="David" w:hint="eastAsia"/>
          <w:snapToGrid w:val="0"/>
          <w:sz w:val="24"/>
          <w:szCs w:val="24"/>
          <w:rtl/>
        </w:rPr>
        <w:t>ו</w:t>
      </w:r>
      <w:r w:rsidRPr="00E56613">
        <w:rPr>
          <w:rFonts w:ascii="David" w:eastAsia="Times New Roman" w:hAnsi="David" w:cs="David"/>
          <w:snapToGrid w:val="0"/>
          <w:sz w:val="24"/>
          <w:szCs w:val="24"/>
          <w:rtl/>
        </w:rPr>
        <w:t xml:space="preserve"> ו/או יתוקנו ו/או ימחקו בנספח זה לבין האמור בחוזה, יגברו הוראות נספח זה על האמור בחוזה. שאר תנאי החוזה </w:t>
      </w:r>
      <w:r w:rsidR="00436BCE" w:rsidRPr="00E56613">
        <w:rPr>
          <w:rFonts w:ascii="David" w:eastAsia="Times New Roman" w:hAnsi="David" w:cs="David" w:hint="cs"/>
          <w:snapToGrid w:val="0"/>
          <w:sz w:val="24"/>
          <w:szCs w:val="24"/>
          <w:rtl/>
        </w:rPr>
        <w:t>יישאר</w:t>
      </w:r>
      <w:r w:rsidR="00436BCE" w:rsidRPr="00E56613">
        <w:rPr>
          <w:rFonts w:ascii="David" w:eastAsia="Times New Roman" w:hAnsi="David" w:cs="David" w:hint="eastAsia"/>
          <w:snapToGrid w:val="0"/>
          <w:sz w:val="24"/>
          <w:szCs w:val="24"/>
          <w:rtl/>
        </w:rPr>
        <w:t>ו</w:t>
      </w:r>
      <w:r w:rsidRPr="00E56613">
        <w:rPr>
          <w:rFonts w:ascii="David" w:eastAsia="Times New Roman" w:hAnsi="David" w:cs="David"/>
          <w:snapToGrid w:val="0"/>
          <w:sz w:val="24"/>
          <w:szCs w:val="24"/>
          <w:rtl/>
        </w:rPr>
        <w:t xml:space="preserve"> בתוקפם.</w:t>
      </w:r>
    </w:p>
    <w:p w14:paraId="34B1913D" w14:textId="77777777" w:rsidR="00E56613" w:rsidRPr="00E56613" w:rsidRDefault="00E56613" w:rsidP="00E56613">
      <w:pPr>
        <w:spacing w:before="0" w:beforeAutospacing="0" w:after="0" w:afterAutospacing="0" w:line="240" w:lineRule="auto"/>
        <w:jc w:val="both"/>
        <w:rPr>
          <w:rFonts w:ascii="David" w:eastAsia="Times New Roman" w:hAnsi="David" w:cs="David"/>
          <w:snapToGrid w:val="0"/>
          <w:sz w:val="24"/>
          <w:szCs w:val="24"/>
          <w:rtl/>
        </w:rPr>
      </w:pPr>
    </w:p>
    <w:p w14:paraId="1B1DAF0C" w14:textId="77777777" w:rsidR="00E56613" w:rsidRPr="00E56613" w:rsidRDefault="00E56613" w:rsidP="00E56613">
      <w:pPr>
        <w:spacing w:before="0" w:beforeAutospacing="0" w:after="0" w:afterAutospacing="0" w:line="240" w:lineRule="auto"/>
        <w:ind w:left="567" w:hanging="567"/>
        <w:jc w:val="both"/>
        <w:rPr>
          <w:rFonts w:ascii="David" w:eastAsia="Times New Roman" w:hAnsi="David" w:cs="David"/>
          <w:snapToGrid w:val="0"/>
          <w:sz w:val="24"/>
          <w:szCs w:val="24"/>
          <w:rtl/>
        </w:rPr>
      </w:pPr>
      <w:r w:rsidRPr="00E56613">
        <w:rPr>
          <w:rFonts w:ascii="David" w:eastAsia="Times New Roman" w:hAnsi="David" w:cs="David"/>
          <w:snapToGrid w:val="0"/>
          <w:sz w:val="24"/>
          <w:szCs w:val="24"/>
          <w:rtl/>
        </w:rPr>
        <w:t>1.1</w:t>
      </w:r>
      <w:r w:rsidRPr="00E56613">
        <w:rPr>
          <w:rFonts w:ascii="David" w:eastAsia="Times New Roman" w:hAnsi="David" w:cs="David"/>
          <w:snapToGrid w:val="0"/>
          <w:sz w:val="24"/>
          <w:szCs w:val="24"/>
          <w:rtl/>
        </w:rPr>
        <w:tab/>
        <w:t xml:space="preserve">למונחים הבאים יהיה הפרוש הנקוב </w:t>
      </w:r>
      <w:r w:rsidR="00436BCE" w:rsidRPr="00E56613">
        <w:rPr>
          <w:rFonts w:ascii="David" w:eastAsia="Times New Roman" w:hAnsi="David" w:cs="David" w:hint="cs"/>
          <w:snapToGrid w:val="0"/>
          <w:sz w:val="24"/>
          <w:szCs w:val="24"/>
          <w:rtl/>
        </w:rPr>
        <w:t>בצדם</w:t>
      </w:r>
      <w:r w:rsidRPr="00E56613">
        <w:rPr>
          <w:rFonts w:ascii="David" w:eastAsia="Times New Roman" w:hAnsi="David" w:cs="David"/>
          <w:snapToGrid w:val="0"/>
          <w:sz w:val="24"/>
          <w:szCs w:val="24"/>
          <w:rtl/>
        </w:rPr>
        <w:t>:</w:t>
      </w:r>
    </w:p>
    <w:p w14:paraId="5CD129B0" w14:textId="77777777" w:rsidR="00E56613" w:rsidRPr="00E56613" w:rsidRDefault="00E56613" w:rsidP="00E56613">
      <w:pPr>
        <w:spacing w:before="0" w:beforeAutospacing="0" w:after="0" w:afterAutospacing="0" w:line="240" w:lineRule="auto"/>
        <w:ind w:left="1480" w:hanging="660"/>
        <w:jc w:val="both"/>
        <w:rPr>
          <w:rFonts w:ascii="David" w:eastAsia="Times New Roman" w:hAnsi="David" w:cs="David"/>
          <w:snapToGrid w:val="0"/>
          <w:sz w:val="24"/>
          <w:szCs w:val="24"/>
          <w:rtl/>
        </w:rPr>
      </w:pPr>
    </w:p>
    <w:p w14:paraId="5F3925F8" w14:textId="09E8D081" w:rsidR="00E56613" w:rsidRPr="00E56613" w:rsidDel="007958A9" w:rsidRDefault="00E56613" w:rsidP="007958A9">
      <w:pPr>
        <w:spacing w:before="0" w:beforeAutospacing="0" w:after="0" w:afterAutospacing="0" w:line="240" w:lineRule="auto"/>
        <w:ind w:left="2268" w:hanging="1701"/>
        <w:jc w:val="both"/>
        <w:rPr>
          <w:del w:id="582" w:author="Meryl Etman" w:date="2021-08-11T16:50:00Z"/>
          <w:rFonts w:ascii="David" w:eastAsia="Times New Roman" w:hAnsi="David" w:cs="David"/>
          <w:snapToGrid w:val="0"/>
          <w:color w:val="000000"/>
          <w:sz w:val="24"/>
          <w:szCs w:val="24"/>
          <w:rtl/>
        </w:rPr>
      </w:pPr>
      <w:r w:rsidRPr="00E56613">
        <w:rPr>
          <w:rFonts w:ascii="David" w:eastAsia="Times New Roman" w:hAnsi="David" w:cs="David"/>
          <w:snapToGrid w:val="0"/>
          <w:sz w:val="24"/>
          <w:szCs w:val="24"/>
          <w:rtl/>
        </w:rPr>
        <w:t xml:space="preserve">"הפרויקט"- </w:t>
      </w:r>
      <w:r w:rsidRPr="00E56613">
        <w:rPr>
          <w:rFonts w:ascii="David" w:eastAsia="Times New Roman" w:hAnsi="David" w:cs="David"/>
          <w:snapToGrid w:val="0"/>
          <w:color w:val="000000"/>
          <w:sz w:val="24"/>
          <w:szCs w:val="24"/>
          <w:rtl/>
        </w:rPr>
        <w:tab/>
      </w:r>
      <w:sdt>
        <w:sdtPr>
          <w:rPr>
            <w:rFonts w:ascii="David" w:eastAsia="Times New Roman" w:hAnsi="David" w:cs="David"/>
            <w:snapToGrid w:val="0"/>
            <w:color w:val="000000"/>
            <w:sz w:val="24"/>
            <w:szCs w:val="24"/>
            <w:rtl/>
          </w:rPr>
          <w:alias w:val="שם הפרויקט"/>
          <w:tag w:val="cntProjectName"/>
          <w:id w:val="-1267526868"/>
          <w:placeholder>
            <w:docPart w:val="3549C5C7B7EB4251A7D58D9EBFBFCD9A"/>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ProjectName[1]" w:storeItemID="{81709D4C-33DC-48CC-AC7E-130A245806EE}"/>
          <w:text/>
        </w:sdtPr>
        <w:sdtEndPr/>
        <w:sdtContent>
          <w:ins w:id="583" w:author="Meryl Etman" w:date="2021-08-11T15:39:00Z">
            <w:r w:rsidR="00CE4703">
              <w:rPr>
                <w:rFonts w:ascii="David" w:eastAsia="Times New Roman" w:hAnsi="David" w:cs="David"/>
                <w:snapToGrid w:val="0"/>
                <w:color w:val="000000"/>
                <w:sz w:val="24"/>
                <w:szCs w:val="24"/>
                <w:rtl/>
              </w:rPr>
              <w:t>סביוני גבעת שמואל - מגרשים 1001, 1005</w:t>
            </w:r>
          </w:ins>
        </w:sdtContent>
      </w:sdt>
      <w:r w:rsidRPr="00E56613">
        <w:rPr>
          <w:rFonts w:ascii="David" w:eastAsia="Times New Roman" w:hAnsi="David" w:cs="David"/>
          <w:snapToGrid w:val="0"/>
          <w:color w:val="000000"/>
          <w:sz w:val="24"/>
          <w:szCs w:val="24"/>
          <w:rtl/>
        </w:rPr>
        <w:t xml:space="preserve"> המתוכנן </w:t>
      </w:r>
      <w:del w:id="584" w:author="Meryl Etman" w:date="2021-08-11T16:49:00Z">
        <w:r w:rsidRPr="00E56613" w:rsidDel="007958A9">
          <w:rPr>
            <w:rFonts w:ascii="David" w:eastAsia="Times New Roman" w:hAnsi="David" w:cs="David"/>
            <w:snapToGrid w:val="0"/>
            <w:color w:val="000000"/>
            <w:sz w:val="24"/>
            <w:szCs w:val="24"/>
            <w:rtl/>
          </w:rPr>
          <w:delText>ברח' __________</w:delText>
        </w:r>
      </w:del>
      <w:ins w:id="585" w:author="Meryl Etman" w:date="2021-08-11T16:49:00Z">
        <w:r w:rsidR="007958A9">
          <w:rPr>
            <w:rFonts w:ascii="David" w:eastAsia="Times New Roman" w:hAnsi="David" w:cs="David" w:hint="cs"/>
            <w:snapToGrid w:val="0"/>
            <w:color w:val="000000"/>
            <w:sz w:val="24"/>
            <w:szCs w:val="24"/>
            <w:rtl/>
          </w:rPr>
          <w:t>בצפון גבעת שמואל, גוש</w:t>
        </w:r>
      </w:ins>
      <w:r w:rsidRPr="00E56613">
        <w:rPr>
          <w:rFonts w:ascii="David" w:eastAsia="Times New Roman" w:hAnsi="David" w:cs="David"/>
          <w:snapToGrid w:val="0"/>
          <w:color w:val="000000"/>
          <w:sz w:val="24"/>
          <w:szCs w:val="24"/>
          <w:rtl/>
        </w:rPr>
        <w:t xml:space="preserve"> </w:t>
      </w:r>
      <w:sdt>
        <w:sdtPr>
          <w:rPr>
            <w:rFonts w:ascii="David" w:eastAsia="Times New Roman" w:hAnsi="David" w:cs="David"/>
            <w:snapToGrid w:val="0"/>
            <w:color w:val="008000"/>
            <w:sz w:val="24"/>
            <w:szCs w:val="24"/>
            <w:rtl/>
          </w:rPr>
          <w:alias w:val="שדה נוסף 1"/>
          <w:tag w:val="cntCustomField1"/>
          <w:id w:val="-883642892"/>
          <w:placeholder>
            <w:docPart w:val="31A4FD3535C84FA48DD861D92501AF00"/>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ustomField1[1]" w:storeItemID="{81709D4C-33DC-48CC-AC7E-130A245806EE}"/>
          <w:text/>
        </w:sdtPr>
        <w:sdtEndPr/>
        <w:sdtContent>
          <w:ins w:id="586" w:author="Meryl Etman" w:date="2021-08-11T15:40:00Z">
            <w:r w:rsidR="00CE4703">
              <w:rPr>
                <w:rFonts w:ascii="David" w:eastAsia="Times New Roman" w:hAnsi="David" w:cs="David"/>
                <w:snapToGrid w:val="0"/>
                <w:color w:val="008000"/>
                <w:sz w:val="24"/>
                <w:szCs w:val="24"/>
                <w:rtl/>
              </w:rPr>
              <w:t>6191</w:t>
            </w:r>
          </w:ins>
        </w:sdtContent>
      </w:sdt>
      <w:ins w:id="587" w:author="Meryl Etman" w:date="2021-08-11T16:49:00Z">
        <w:r w:rsidR="007958A9">
          <w:rPr>
            <w:rFonts w:ascii="David" w:eastAsia="Times New Roman" w:hAnsi="David" w:cs="David" w:hint="cs"/>
            <w:snapToGrid w:val="0"/>
            <w:color w:val="000000"/>
            <w:sz w:val="24"/>
            <w:szCs w:val="24"/>
            <w:rtl/>
          </w:rPr>
          <w:t xml:space="preserve">, חלקות 81, 83 </w:t>
        </w:r>
      </w:ins>
      <w:del w:id="588" w:author="Meryl Etman" w:date="2021-08-11T16:49:00Z">
        <w:r w:rsidRPr="00E56613" w:rsidDel="007958A9">
          <w:rPr>
            <w:rFonts w:ascii="David" w:eastAsia="Times New Roman" w:hAnsi="David" w:cs="David"/>
            <w:snapToGrid w:val="0"/>
            <w:color w:val="000000"/>
            <w:sz w:val="24"/>
            <w:szCs w:val="24"/>
            <w:rtl/>
          </w:rPr>
          <w:delText xml:space="preserve"> </w:delText>
        </w:r>
      </w:del>
      <w:del w:id="589" w:author="Meryl Etman" w:date="2021-08-11T16:50:00Z">
        <w:r w:rsidRPr="00E56613" w:rsidDel="007958A9">
          <w:rPr>
            <w:rFonts w:ascii="David" w:eastAsia="Times New Roman" w:hAnsi="David" w:cs="David"/>
            <w:snapToGrid w:val="0"/>
            <w:color w:val="000000"/>
            <w:sz w:val="24"/>
            <w:szCs w:val="24"/>
            <w:rtl/>
          </w:rPr>
          <w:delText>ואשר עתיד להתבצע בשלבים הבאים:</w:delText>
        </w:r>
      </w:del>
    </w:p>
    <w:p w14:paraId="2E727D8D" w14:textId="393F658A" w:rsidR="00E56613" w:rsidRPr="00E56613" w:rsidDel="007958A9" w:rsidRDefault="00E56613" w:rsidP="00E56613">
      <w:pPr>
        <w:spacing w:before="0" w:beforeAutospacing="0" w:after="0" w:afterAutospacing="0" w:line="240" w:lineRule="auto"/>
        <w:ind w:left="2268"/>
        <w:jc w:val="both"/>
        <w:rPr>
          <w:del w:id="590" w:author="Meryl Etman" w:date="2021-08-11T16:50:00Z"/>
          <w:rFonts w:ascii="David" w:eastAsia="Times New Roman" w:hAnsi="David" w:cs="David"/>
          <w:snapToGrid w:val="0"/>
          <w:color w:val="000000"/>
          <w:sz w:val="24"/>
          <w:szCs w:val="24"/>
          <w:rtl/>
        </w:rPr>
      </w:pPr>
      <w:del w:id="591" w:author="Meryl Etman" w:date="2021-08-11T16:50:00Z">
        <w:r w:rsidRPr="00E56613" w:rsidDel="007958A9">
          <w:rPr>
            <w:rFonts w:ascii="David" w:eastAsia="Times New Roman" w:hAnsi="David" w:cs="David"/>
            <w:snapToGrid w:val="0"/>
            <w:color w:val="000000"/>
            <w:sz w:val="24"/>
            <w:szCs w:val="24"/>
            <w:rtl/>
          </w:rPr>
          <w:delText xml:space="preserve">שלב א' </w:delText>
        </w:r>
        <w:r w:rsidRPr="00E56613" w:rsidDel="007958A9">
          <w:rPr>
            <w:rFonts w:ascii="David" w:eastAsia="Times New Roman" w:hAnsi="David" w:cs="David"/>
            <w:snapToGrid w:val="0"/>
            <w:color w:val="000000"/>
            <w:sz w:val="24"/>
            <w:szCs w:val="24"/>
          </w:rPr>
          <w:delText>–</w:delText>
        </w:r>
        <w:r w:rsidRPr="00E56613" w:rsidDel="007958A9">
          <w:rPr>
            <w:rFonts w:ascii="David" w:eastAsia="Times New Roman" w:hAnsi="David" w:cs="David"/>
            <w:snapToGrid w:val="0"/>
            <w:color w:val="000000"/>
            <w:sz w:val="24"/>
            <w:szCs w:val="24"/>
            <w:rtl/>
          </w:rPr>
          <w:delText xml:space="preserve"> בניית מפלס קומת קרקע תחתונה הכוללת בין היתר חניות, מחסנים וחדרים טכניים בתחום בנינים מס' __ ו-__. בניית בנין מגורים מס' __  ופיתוח צמוד.</w:delText>
        </w:r>
      </w:del>
    </w:p>
    <w:p w14:paraId="7947579F" w14:textId="0BC17A22" w:rsidR="00E56613" w:rsidRPr="00E56613" w:rsidRDefault="00E56613">
      <w:pPr>
        <w:spacing w:before="0" w:beforeAutospacing="0" w:after="0" w:afterAutospacing="0" w:line="240" w:lineRule="auto"/>
        <w:ind w:left="2268" w:hanging="1701"/>
        <w:jc w:val="both"/>
        <w:rPr>
          <w:rFonts w:ascii="David" w:eastAsia="Times New Roman" w:hAnsi="David" w:cs="David"/>
          <w:snapToGrid w:val="0"/>
          <w:sz w:val="24"/>
          <w:szCs w:val="24"/>
          <w:rtl/>
        </w:rPr>
        <w:pPrChange w:id="592" w:author="Meryl Etman" w:date="2021-08-11T16:50:00Z">
          <w:pPr>
            <w:spacing w:before="0" w:beforeAutospacing="0" w:after="0" w:afterAutospacing="0" w:line="240" w:lineRule="auto"/>
            <w:ind w:left="2268"/>
            <w:jc w:val="both"/>
          </w:pPr>
        </w:pPrChange>
      </w:pPr>
      <w:del w:id="593" w:author="Meryl Etman" w:date="2021-08-11T16:50:00Z">
        <w:r w:rsidRPr="00E56613" w:rsidDel="007958A9">
          <w:rPr>
            <w:rFonts w:ascii="David" w:eastAsia="Times New Roman" w:hAnsi="David" w:cs="David"/>
            <w:snapToGrid w:val="0"/>
            <w:color w:val="000000"/>
            <w:sz w:val="24"/>
            <w:szCs w:val="24"/>
            <w:rtl/>
          </w:rPr>
          <w:delText>שלב ב' -  בניית בנין מגורים מס'____, פיתוח צמוד ו____________.</w:delText>
        </w:r>
      </w:del>
      <w:ins w:id="594" w:author="Meryl Etman" w:date="2021-08-11T16:50:00Z">
        <w:r w:rsidR="007958A9">
          <w:rPr>
            <w:rFonts w:ascii="David" w:eastAsia="Times New Roman" w:hAnsi="David" w:cs="David" w:hint="cs"/>
            <w:snapToGrid w:val="0"/>
            <w:color w:val="000000"/>
            <w:sz w:val="24"/>
            <w:szCs w:val="24"/>
            <w:rtl/>
          </w:rPr>
          <w:t>.</w:t>
        </w:r>
      </w:ins>
    </w:p>
    <w:p w14:paraId="40F960F4" w14:textId="77777777" w:rsidR="00E56613" w:rsidRPr="00E56613" w:rsidRDefault="00E56613" w:rsidP="00E56613">
      <w:pPr>
        <w:tabs>
          <w:tab w:val="right" w:pos="5560"/>
        </w:tabs>
        <w:spacing w:before="0" w:beforeAutospacing="0" w:after="0" w:afterAutospacing="0" w:line="240" w:lineRule="auto"/>
        <w:ind w:left="3768" w:hanging="2420"/>
        <w:jc w:val="both"/>
        <w:rPr>
          <w:rFonts w:ascii="David" w:eastAsia="Times New Roman" w:hAnsi="David" w:cs="David"/>
          <w:snapToGrid w:val="0"/>
          <w:sz w:val="24"/>
          <w:szCs w:val="24"/>
          <w:rtl/>
        </w:rPr>
      </w:pPr>
    </w:p>
    <w:p w14:paraId="3A094396" w14:textId="357AC777" w:rsidR="00E56613" w:rsidRPr="00E56613" w:rsidRDefault="00E56613" w:rsidP="007958A9">
      <w:pPr>
        <w:spacing w:before="0" w:beforeAutospacing="0" w:after="0" w:afterAutospacing="0" w:line="240" w:lineRule="auto"/>
        <w:ind w:left="1791" w:hanging="1276"/>
        <w:jc w:val="both"/>
        <w:rPr>
          <w:rFonts w:ascii="David" w:eastAsia="Times New Roman" w:hAnsi="David" w:cs="David"/>
          <w:snapToGrid w:val="0"/>
          <w:sz w:val="24"/>
          <w:szCs w:val="24"/>
          <w:rtl/>
        </w:rPr>
      </w:pPr>
      <w:r w:rsidRPr="00E56613">
        <w:rPr>
          <w:rFonts w:ascii="David" w:eastAsia="Times New Roman" w:hAnsi="David" w:cs="David"/>
          <w:snapToGrid w:val="0"/>
          <w:sz w:val="24"/>
          <w:szCs w:val="24"/>
          <w:rtl/>
        </w:rPr>
        <w:t xml:space="preserve">"העבודות" - </w:t>
      </w:r>
      <w:r w:rsidRPr="00E56613">
        <w:rPr>
          <w:rFonts w:ascii="David" w:eastAsia="Times New Roman" w:hAnsi="David" w:cs="David"/>
          <w:snapToGrid w:val="0"/>
          <w:color w:val="000000"/>
          <w:sz w:val="24"/>
          <w:szCs w:val="24"/>
          <w:rtl/>
        </w:rPr>
        <w:tab/>
      </w:r>
      <w:r w:rsidRPr="00E56613">
        <w:rPr>
          <w:rFonts w:ascii="David" w:eastAsia="Times New Roman" w:hAnsi="David" w:cs="David"/>
          <w:snapToGrid w:val="0"/>
          <w:color w:val="008000"/>
          <w:sz w:val="24"/>
          <w:szCs w:val="24"/>
          <w:rtl/>
        </w:rPr>
        <w:tab/>
      </w:r>
      <w:r w:rsidR="00436BCE" w:rsidRPr="004739EA">
        <w:rPr>
          <w:rFonts w:ascii="David" w:eastAsia="Times New Roman" w:hAnsi="David" w:cs="David" w:hint="cs"/>
          <w:bCs/>
          <w:sz w:val="26"/>
          <w:szCs w:val="26"/>
          <w:rtl/>
        </w:rPr>
        <w:t>בכתובת</w:t>
      </w:r>
      <w:del w:id="595" w:author="Meryl Etman" w:date="2021-08-11T16:51:00Z">
        <w:r w:rsidR="00436BCE" w:rsidRPr="004739EA" w:rsidDel="007958A9">
          <w:rPr>
            <w:rFonts w:ascii="David" w:eastAsia="Times New Roman" w:hAnsi="David" w:cs="David" w:hint="cs"/>
            <w:bCs/>
            <w:sz w:val="26"/>
            <w:szCs w:val="26"/>
            <w:rtl/>
          </w:rPr>
          <w:delText xml:space="preserve">: </w:delText>
        </w:r>
        <w:r w:rsidR="00436BCE" w:rsidRPr="004739EA" w:rsidDel="007958A9">
          <w:rPr>
            <w:rFonts w:ascii="David" w:eastAsia="Times New Roman" w:hAnsi="David" w:cs="David" w:hint="cs"/>
            <w:bCs/>
            <w:sz w:val="26"/>
            <w:szCs w:val="26"/>
            <w:u w:val="single"/>
            <w:rtl/>
          </w:rPr>
          <w:delText xml:space="preserve">                            </w:delText>
        </w:r>
      </w:del>
      <w:ins w:id="596" w:author="Meryl Etman" w:date="2021-08-11T16:51:00Z">
        <w:r w:rsidR="007958A9" w:rsidRPr="004739EA">
          <w:rPr>
            <w:rFonts w:ascii="David" w:eastAsia="Times New Roman" w:hAnsi="David" w:cs="David" w:hint="cs"/>
            <w:bCs/>
            <w:sz w:val="26"/>
            <w:szCs w:val="26"/>
            <w:rtl/>
          </w:rPr>
          <w:t xml:space="preserve">: </w:t>
        </w:r>
        <w:r w:rsidR="007958A9">
          <w:rPr>
            <w:rFonts w:ascii="David" w:eastAsia="Times New Roman" w:hAnsi="David" w:cs="David" w:hint="cs"/>
            <w:bCs/>
            <w:sz w:val="26"/>
            <w:szCs w:val="26"/>
            <w:u w:val="single"/>
            <w:rtl/>
          </w:rPr>
          <w:t xml:space="preserve">פרויקט סביוני גבעת שמואל, מגרשים 1001, 1005 </w:t>
        </w:r>
      </w:ins>
      <w:r w:rsidRPr="00E56613">
        <w:rPr>
          <w:rFonts w:ascii="David" w:eastAsia="Times New Roman" w:hAnsi="David" w:cs="David"/>
          <w:snapToGrid w:val="0"/>
          <w:sz w:val="24"/>
          <w:szCs w:val="24"/>
          <w:rtl/>
        </w:rPr>
        <w:t>וכמתואר בחוזה זה ובנספחיו.</w:t>
      </w:r>
    </w:p>
    <w:p w14:paraId="1072AE42" w14:textId="77777777" w:rsidR="00E56613" w:rsidRPr="00E56613" w:rsidRDefault="00E56613" w:rsidP="00E56613">
      <w:pPr>
        <w:tabs>
          <w:tab w:val="right" w:pos="5560"/>
        </w:tabs>
        <w:spacing w:before="0" w:beforeAutospacing="0" w:after="0" w:afterAutospacing="0" w:line="240" w:lineRule="auto"/>
        <w:ind w:left="3768" w:hanging="2634"/>
        <w:jc w:val="both"/>
        <w:rPr>
          <w:rFonts w:ascii="David" w:eastAsia="Times New Roman" w:hAnsi="David" w:cs="David"/>
          <w:snapToGrid w:val="0"/>
          <w:sz w:val="24"/>
          <w:szCs w:val="24"/>
          <w:rtl/>
        </w:rPr>
      </w:pPr>
    </w:p>
    <w:p w14:paraId="1A93C882" w14:textId="77777777" w:rsidR="00E56613" w:rsidRPr="00E56613" w:rsidRDefault="003B5FE4" w:rsidP="003B5FE4">
      <w:pPr>
        <w:spacing w:before="0" w:beforeAutospacing="0" w:after="0" w:afterAutospacing="0" w:line="240" w:lineRule="auto"/>
        <w:ind w:left="2268" w:hanging="1701"/>
        <w:jc w:val="both"/>
        <w:rPr>
          <w:rFonts w:ascii="David" w:eastAsia="Times New Roman" w:hAnsi="David" w:cs="David"/>
          <w:snapToGrid w:val="0"/>
          <w:color w:val="008000"/>
          <w:sz w:val="24"/>
          <w:szCs w:val="24"/>
          <w:rtl/>
        </w:rPr>
      </w:pPr>
      <w:r>
        <w:rPr>
          <w:rFonts w:ascii="David" w:eastAsia="Times New Roman" w:hAnsi="David" w:cs="David"/>
          <w:snapToGrid w:val="0"/>
          <w:sz w:val="24"/>
          <w:szCs w:val="24"/>
          <w:rtl/>
        </w:rPr>
        <w:t>"מדד יסוד</w:t>
      </w:r>
      <w:r w:rsidR="00E56613" w:rsidRPr="00E56613">
        <w:rPr>
          <w:rFonts w:ascii="David" w:eastAsia="Times New Roman" w:hAnsi="David" w:cs="David"/>
          <w:snapToGrid w:val="0"/>
          <w:sz w:val="24"/>
          <w:szCs w:val="24"/>
          <w:rtl/>
        </w:rPr>
        <w:t>"</w:t>
      </w:r>
      <w:r w:rsidR="00E56613" w:rsidRPr="00E56613">
        <w:rPr>
          <w:rFonts w:ascii="David" w:eastAsia="Times New Roman" w:hAnsi="David" w:cs="David"/>
          <w:snapToGrid w:val="0"/>
          <w:color w:val="FF0000"/>
          <w:sz w:val="24"/>
          <w:szCs w:val="24"/>
          <w:rtl/>
        </w:rPr>
        <w:t xml:space="preserve"> -</w:t>
      </w:r>
      <w:r w:rsidR="00E56613" w:rsidRPr="00E56613">
        <w:rPr>
          <w:rFonts w:ascii="David" w:eastAsia="Times New Roman" w:hAnsi="David" w:cs="David"/>
          <w:snapToGrid w:val="0"/>
          <w:color w:val="FF0000"/>
          <w:sz w:val="24"/>
          <w:szCs w:val="24"/>
          <w:rtl/>
        </w:rPr>
        <w:tab/>
      </w:r>
      <w:sdt>
        <w:sdtPr>
          <w:rPr>
            <w:rFonts w:ascii="Times New Roman" w:eastAsia="Times New Roman" w:hAnsi="Times New Roman" w:cs="David"/>
            <w:color w:val="008000"/>
            <w:sz w:val="24"/>
            <w:szCs w:val="24"/>
            <w:rtl/>
          </w:rPr>
          <w:alias w:val="סוג מדד כותרת"/>
          <w:tag w:val="cntMadadTypeTitle"/>
          <w:id w:val="-2023535727"/>
          <w:placeholder>
            <w:docPart w:val="6C47E7DCBAFB44E8BF67035767FA4954"/>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MadadTypeTitle[1]" w:storeItemID="{81709D4C-33DC-48CC-AC7E-130A245806EE}"/>
          <w:text/>
        </w:sdtPr>
        <w:sdtEndPr/>
        <w:sdtContent>
          <w:r w:rsidRPr="005603EE">
            <w:rPr>
              <w:rStyle w:val="AutoFieldsChar"/>
              <w:color w:val="00B0F0"/>
              <w:rtl/>
            </w:rPr>
            <w:t>[סוג מדד כותרת]</w:t>
          </w:r>
        </w:sdtContent>
      </w:sdt>
      <w:r w:rsidRPr="00876F47">
        <w:rPr>
          <w:rFonts w:ascii="Times New Roman" w:eastAsia="Times New Roman" w:hAnsi="Times New Roman" w:cs="David"/>
          <w:color w:val="008000"/>
          <w:sz w:val="24"/>
          <w:szCs w:val="24"/>
          <w:rtl/>
        </w:rPr>
        <w:t xml:space="preserve">  </w:t>
      </w:r>
      <w:sdt>
        <w:sdtPr>
          <w:rPr>
            <w:rFonts w:ascii="Times New Roman" w:eastAsia="Times New Roman" w:hAnsi="Times New Roman" w:cs="David"/>
            <w:color w:val="008000"/>
            <w:sz w:val="24"/>
            <w:szCs w:val="24"/>
            <w:rtl/>
          </w:rPr>
          <w:alias w:val="מדד בגין/ידוע - כותרת"/>
          <w:tag w:val="cntIsKnownTitle"/>
          <w:id w:val="344216121"/>
          <w:placeholder>
            <w:docPart w:val="B5036DB9C6B04A7DAE6BE12D5340963E"/>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IsKnownTitle[1]" w:storeItemID="{81709D4C-33DC-48CC-AC7E-130A245806EE}"/>
          <w:text/>
        </w:sdtPr>
        <w:sdtEndPr/>
        <w:sdtContent>
          <w:r w:rsidRPr="005603EE">
            <w:rPr>
              <w:rStyle w:val="AutoFieldsChar"/>
              <w:color w:val="00B0F0"/>
              <w:rtl/>
            </w:rPr>
            <w:t>[מדד בגין/ידוע - כותרת]</w:t>
          </w:r>
        </w:sdtContent>
      </w:sdt>
      <w:r w:rsidRPr="00876F47">
        <w:rPr>
          <w:rFonts w:ascii="Times New Roman" w:eastAsia="Times New Roman" w:hAnsi="Times New Roman" w:cs="David"/>
          <w:color w:val="008000"/>
          <w:sz w:val="24"/>
          <w:szCs w:val="24"/>
          <w:rtl/>
        </w:rPr>
        <w:t xml:space="preserve"> </w:t>
      </w:r>
      <w:r w:rsidRPr="00876F47">
        <w:rPr>
          <w:rFonts w:ascii="Times New Roman" w:eastAsia="Times New Roman" w:hAnsi="Times New Roman" w:cs="David"/>
          <w:sz w:val="24"/>
          <w:szCs w:val="24"/>
          <w:rtl/>
        </w:rPr>
        <w:t>ליום</w:t>
      </w:r>
      <w:r w:rsidRPr="00876F47">
        <w:rPr>
          <w:rFonts w:ascii="Times New Roman" w:eastAsia="Times New Roman" w:hAnsi="Times New Roman" w:cs="David"/>
          <w:color w:val="008000"/>
          <w:sz w:val="24"/>
          <w:szCs w:val="24"/>
          <w:rtl/>
        </w:rPr>
        <w:t xml:space="preserve"> </w:t>
      </w:r>
      <w:sdt>
        <w:sdtPr>
          <w:rPr>
            <w:rFonts w:ascii="Times New Roman" w:eastAsia="Times New Roman" w:hAnsi="Times New Roman" w:cs="David"/>
            <w:color w:val="008000"/>
            <w:sz w:val="24"/>
            <w:szCs w:val="24"/>
            <w:rtl/>
          </w:rPr>
          <w:alias w:val="מדד בסיס"/>
          <w:tag w:val="cntMadadBase"/>
          <w:id w:val="1906565257"/>
          <w:placeholder>
            <w:docPart w:val="103A86A3B2C447189DCB277CC62BB40E"/>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MadadBase[1]" w:storeItemID="{81709D4C-33DC-48CC-AC7E-130A245806EE}"/>
          <w:date w:fullDate="2017-03-08T00:00:00Z">
            <w:dateFormat w:val="dd/MM/yyyy"/>
            <w:lid w:val="he-IL"/>
            <w:storeMappedDataAs w:val="dateTime"/>
            <w:calendar w:val="gregorian"/>
          </w:date>
        </w:sdtPr>
        <w:sdtEndPr/>
        <w:sdtContent>
          <w:r w:rsidRPr="005603EE">
            <w:rPr>
              <w:rStyle w:val="AutoFieldsChar"/>
              <w:color w:val="00B0F0"/>
              <w:rtl/>
            </w:rPr>
            <w:t>[מדד בסיס]</w:t>
          </w:r>
        </w:sdtContent>
      </w:sdt>
      <w:r w:rsidRPr="00876F47">
        <w:rPr>
          <w:rFonts w:ascii="Times New Roman" w:eastAsia="Times New Roman" w:hAnsi="Times New Roman" w:cs="David"/>
          <w:sz w:val="24"/>
          <w:szCs w:val="24"/>
          <w:rtl/>
        </w:rPr>
        <w:t xml:space="preserve"> העומד על </w:t>
      </w:r>
      <w:sdt>
        <w:sdtPr>
          <w:rPr>
            <w:rFonts w:ascii="Times New Roman" w:eastAsia="Times New Roman" w:hAnsi="Times New Roman" w:cs="David"/>
            <w:color w:val="008000"/>
            <w:sz w:val="24"/>
            <w:szCs w:val="24"/>
            <w:rtl/>
          </w:rPr>
          <w:alias w:val="נקודות מדד"/>
          <w:tag w:val="cntMadadPoints"/>
          <w:id w:val="-956552286"/>
          <w:placeholder>
            <w:docPart w:val="D859EF29CD354A918D5B2672869927B5"/>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MadadPoints[1]" w:storeItemID="{81709D4C-33DC-48CC-AC7E-130A245806EE}"/>
          <w:text/>
        </w:sdtPr>
        <w:sdtEndPr/>
        <w:sdtContent>
          <w:r w:rsidRPr="005603EE">
            <w:rPr>
              <w:rStyle w:val="AutoFieldsChar"/>
              <w:color w:val="00B0F0"/>
              <w:rtl/>
            </w:rPr>
            <w:t>[נקודות מדד]</w:t>
          </w:r>
        </w:sdtContent>
      </w:sdt>
      <w:r w:rsidRPr="00876F47">
        <w:rPr>
          <w:rFonts w:ascii="Times New Roman" w:eastAsia="Times New Roman" w:hAnsi="Times New Roman" w:cs="David"/>
          <w:sz w:val="24"/>
          <w:szCs w:val="24"/>
          <w:rtl/>
        </w:rPr>
        <w:t xml:space="preserve"> נקודות</w:t>
      </w:r>
    </w:p>
    <w:p w14:paraId="327FF559" w14:textId="77777777" w:rsidR="00E56613" w:rsidRPr="00E56613" w:rsidRDefault="00E56613" w:rsidP="00E56613">
      <w:pPr>
        <w:tabs>
          <w:tab w:val="right" w:pos="5560"/>
        </w:tabs>
        <w:spacing w:before="0" w:beforeAutospacing="0" w:after="0" w:afterAutospacing="0" w:line="240" w:lineRule="auto"/>
        <w:ind w:left="3768" w:hanging="2634"/>
        <w:jc w:val="both"/>
        <w:rPr>
          <w:rFonts w:ascii="David" w:eastAsia="Times New Roman" w:hAnsi="David" w:cs="David"/>
          <w:snapToGrid w:val="0"/>
          <w:color w:val="FF0000"/>
          <w:sz w:val="24"/>
          <w:szCs w:val="24"/>
          <w:rtl/>
        </w:rPr>
      </w:pPr>
    </w:p>
    <w:p w14:paraId="71F4342A" w14:textId="77777777" w:rsidR="00E56613" w:rsidRPr="00E56613" w:rsidRDefault="00E56613" w:rsidP="00E56613">
      <w:pPr>
        <w:tabs>
          <w:tab w:val="right" w:pos="5560"/>
        </w:tabs>
        <w:spacing w:before="0" w:beforeAutospacing="0" w:after="0" w:afterAutospacing="0" w:line="240" w:lineRule="auto"/>
        <w:ind w:left="3768" w:hanging="2634"/>
        <w:jc w:val="both"/>
        <w:rPr>
          <w:rFonts w:ascii="David" w:eastAsia="Times New Roman" w:hAnsi="David" w:cs="David"/>
          <w:snapToGrid w:val="0"/>
          <w:color w:val="FF0000"/>
          <w:sz w:val="24"/>
          <w:szCs w:val="24"/>
          <w:rtl/>
        </w:rPr>
      </w:pPr>
    </w:p>
    <w:p w14:paraId="4082317C" w14:textId="77777777" w:rsidR="00E56613" w:rsidRPr="00E56613" w:rsidRDefault="00E56613" w:rsidP="00E56613">
      <w:pPr>
        <w:spacing w:before="0" w:beforeAutospacing="0" w:after="0" w:afterAutospacing="0" w:line="240" w:lineRule="auto"/>
        <w:ind w:left="2268" w:hanging="1701"/>
        <w:jc w:val="both"/>
        <w:rPr>
          <w:rFonts w:ascii="David" w:eastAsia="Times New Roman" w:hAnsi="David" w:cs="David"/>
          <w:snapToGrid w:val="0"/>
          <w:sz w:val="24"/>
          <w:szCs w:val="24"/>
          <w:rtl/>
        </w:rPr>
      </w:pPr>
      <w:r w:rsidRPr="00E56613">
        <w:rPr>
          <w:rFonts w:ascii="David" w:eastAsia="Times New Roman" w:hAnsi="David" w:cs="David"/>
          <w:snapToGrid w:val="0"/>
          <w:sz w:val="24"/>
          <w:szCs w:val="24"/>
          <w:rtl/>
        </w:rPr>
        <w:t>"המדד הקובע"-</w:t>
      </w:r>
      <w:r w:rsidRPr="00E56613">
        <w:rPr>
          <w:rFonts w:ascii="David" w:eastAsia="Times New Roman" w:hAnsi="David" w:cs="David"/>
          <w:snapToGrid w:val="0"/>
          <w:color w:val="000000"/>
          <w:sz w:val="24"/>
          <w:szCs w:val="24"/>
          <w:rtl/>
        </w:rPr>
        <w:tab/>
      </w:r>
      <w:r w:rsidRPr="00E56613">
        <w:rPr>
          <w:rFonts w:ascii="David" w:eastAsia="Times New Roman" w:hAnsi="David" w:cs="David"/>
          <w:snapToGrid w:val="0"/>
          <w:sz w:val="24"/>
          <w:szCs w:val="24"/>
          <w:rtl/>
        </w:rPr>
        <w:t>משמעו - המדד שהתפרסם בגין החודש בו בוצעו העבודות נשוא החשבון או בגין החודש בו היה על הקבלן לבצעו לפי לוח הזמנים, לפי המדד המוקדם יותר.</w:t>
      </w:r>
    </w:p>
    <w:p w14:paraId="5DB13032" w14:textId="77777777" w:rsidR="00E56613" w:rsidRPr="00E56613" w:rsidRDefault="00E56613" w:rsidP="00E56613">
      <w:pPr>
        <w:tabs>
          <w:tab w:val="right" w:pos="5560"/>
        </w:tabs>
        <w:spacing w:before="0" w:beforeAutospacing="0" w:after="0" w:afterAutospacing="0" w:line="240" w:lineRule="auto"/>
        <w:ind w:left="3768" w:hanging="2420"/>
        <w:jc w:val="both"/>
        <w:rPr>
          <w:rFonts w:ascii="David" w:eastAsia="Times New Roman" w:hAnsi="David" w:cs="David"/>
          <w:snapToGrid w:val="0"/>
          <w:sz w:val="24"/>
          <w:szCs w:val="24"/>
          <w:rtl/>
        </w:rPr>
      </w:pPr>
    </w:p>
    <w:p w14:paraId="7192D94F" w14:textId="77777777" w:rsidR="00E56613" w:rsidRPr="00E56613" w:rsidRDefault="00E56613" w:rsidP="00E56613">
      <w:pPr>
        <w:spacing w:before="0" w:beforeAutospacing="0" w:after="0" w:afterAutospacing="0" w:line="240" w:lineRule="auto"/>
        <w:ind w:left="2268" w:hanging="1701"/>
        <w:jc w:val="both"/>
        <w:rPr>
          <w:rFonts w:ascii="David" w:eastAsia="Times New Roman" w:hAnsi="David" w:cs="David"/>
          <w:snapToGrid w:val="0"/>
          <w:sz w:val="24"/>
          <w:szCs w:val="24"/>
          <w:rtl/>
        </w:rPr>
      </w:pPr>
      <w:r w:rsidRPr="00E56613">
        <w:rPr>
          <w:rFonts w:ascii="David" w:eastAsia="Times New Roman" w:hAnsi="David" w:cs="David"/>
          <w:snapToGrid w:val="0"/>
          <w:sz w:val="24"/>
          <w:szCs w:val="24"/>
          <w:rtl/>
        </w:rPr>
        <w:t>"תנודות המדד"-</w:t>
      </w:r>
      <w:r w:rsidRPr="00E56613">
        <w:rPr>
          <w:rFonts w:ascii="David" w:eastAsia="Times New Roman" w:hAnsi="David" w:cs="David"/>
          <w:snapToGrid w:val="0"/>
          <w:color w:val="000000"/>
          <w:sz w:val="24"/>
          <w:szCs w:val="24"/>
          <w:rtl/>
        </w:rPr>
        <w:tab/>
      </w:r>
      <w:r w:rsidRPr="00E56613">
        <w:rPr>
          <w:rFonts w:ascii="David" w:eastAsia="Times New Roman" w:hAnsi="David" w:cs="David"/>
          <w:snapToGrid w:val="0"/>
          <w:sz w:val="24"/>
          <w:szCs w:val="24"/>
          <w:rtl/>
        </w:rPr>
        <w:t>משמעו ההפרש בין המדד היסודי לבין המדד הקובע.</w:t>
      </w:r>
    </w:p>
    <w:p w14:paraId="29A7A22A" w14:textId="77777777" w:rsidR="00E56613" w:rsidRPr="00E56613" w:rsidRDefault="00E56613" w:rsidP="00E56613">
      <w:pPr>
        <w:tabs>
          <w:tab w:val="right" w:pos="5560"/>
        </w:tabs>
        <w:spacing w:before="0" w:beforeAutospacing="0" w:after="0" w:afterAutospacing="0" w:line="240" w:lineRule="auto"/>
        <w:ind w:left="3768" w:hanging="2634"/>
        <w:jc w:val="both"/>
        <w:rPr>
          <w:rFonts w:ascii="David" w:eastAsia="Times New Roman" w:hAnsi="David" w:cs="David"/>
          <w:snapToGrid w:val="0"/>
          <w:sz w:val="24"/>
          <w:szCs w:val="24"/>
          <w:rtl/>
        </w:rPr>
      </w:pPr>
    </w:p>
    <w:p w14:paraId="1F04DF7B" w14:textId="77777777" w:rsidR="00E56613" w:rsidRPr="00E56613" w:rsidRDefault="00E56613" w:rsidP="00E56613">
      <w:pPr>
        <w:spacing w:before="0" w:beforeAutospacing="0" w:after="0" w:afterAutospacing="0" w:line="240" w:lineRule="auto"/>
        <w:ind w:left="2268" w:hanging="1701"/>
        <w:jc w:val="both"/>
        <w:rPr>
          <w:rFonts w:ascii="David" w:eastAsia="Times New Roman" w:hAnsi="David" w:cs="David"/>
          <w:snapToGrid w:val="0"/>
          <w:sz w:val="24"/>
          <w:szCs w:val="24"/>
          <w:rtl/>
        </w:rPr>
      </w:pPr>
      <w:r w:rsidRPr="00E56613">
        <w:rPr>
          <w:rFonts w:ascii="David" w:eastAsia="Times New Roman" w:hAnsi="David" w:cs="David"/>
          <w:snapToGrid w:val="0"/>
          <w:sz w:val="24"/>
          <w:szCs w:val="24"/>
          <w:rtl/>
        </w:rPr>
        <w:t>חישוב הפרשי הצמדה למדד יעשה באופן הבא:</w:t>
      </w:r>
    </w:p>
    <w:p w14:paraId="18FE2A55" w14:textId="77777777" w:rsidR="00E56613" w:rsidRPr="00E56613" w:rsidRDefault="00E56613" w:rsidP="00E56613">
      <w:pPr>
        <w:spacing w:before="0" w:beforeAutospacing="0" w:after="0" w:afterAutospacing="0" w:line="240" w:lineRule="auto"/>
        <w:ind w:left="5448" w:hanging="2634"/>
        <w:jc w:val="both"/>
        <w:rPr>
          <w:rFonts w:ascii="David" w:eastAsia="Times New Roman" w:hAnsi="David" w:cs="David"/>
          <w:snapToGrid w:val="0"/>
          <w:sz w:val="24"/>
          <w:szCs w:val="24"/>
          <w:rtl/>
        </w:rPr>
      </w:pPr>
    </w:p>
    <w:p w14:paraId="69AABEA4" w14:textId="77777777" w:rsidR="00E56613" w:rsidRPr="00E56613" w:rsidRDefault="00E56613" w:rsidP="00E56613">
      <w:pPr>
        <w:spacing w:before="0" w:beforeAutospacing="0" w:after="0" w:afterAutospacing="0" w:line="240" w:lineRule="auto"/>
        <w:ind w:left="567"/>
        <w:jc w:val="both"/>
        <w:rPr>
          <w:rFonts w:ascii="David" w:eastAsia="Times New Roman" w:hAnsi="David" w:cs="David"/>
          <w:snapToGrid w:val="0"/>
          <w:sz w:val="24"/>
          <w:szCs w:val="24"/>
          <w:rtl/>
        </w:rPr>
      </w:pPr>
      <w:r w:rsidRPr="00E56613">
        <w:rPr>
          <w:rFonts w:ascii="David" w:eastAsia="Times New Roman" w:hAnsi="David" w:cs="David"/>
          <w:snapToGrid w:val="0"/>
          <w:sz w:val="24"/>
          <w:szCs w:val="24"/>
          <w:rtl/>
        </w:rPr>
        <w:t>חלו תנודות במדד - יגדל או יפחת (לפי המקרה) הסכום שיש לשלם לפי החשבון הנוגע בדבר (לאחר בצוע הניכויים לפי החוזה) בשיעור התנודה במדד, אך זאת בכפיפה למותנה להלן.</w:t>
      </w:r>
    </w:p>
    <w:p w14:paraId="56608985" w14:textId="77777777" w:rsidR="00E56613" w:rsidRPr="00E56613" w:rsidRDefault="00E56613" w:rsidP="00E56613">
      <w:pPr>
        <w:spacing w:before="0" w:beforeAutospacing="0" w:after="0" w:afterAutospacing="0" w:line="240" w:lineRule="auto"/>
        <w:ind w:left="2268" w:hanging="1701"/>
        <w:jc w:val="both"/>
        <w:rPr>
          <w:rFonts w:ascii="David" w:eastAsia="Times New Roman" w:hAnsi="David" w:cs="David"/>
          <w:snapToGrid w:val="0"/>
          <w:sz w:val="24"/>
          <w:szCs w:val="24"/>
          <w:rtl/>
        </w:rPr>
      </w:pPr>
    </w:p>
    <w:p w14:paraId="50889B64" w14:textId="77777777" w:rsidR="00E56613" w:rsidRPr="00E56613" w:rsidRDefault="00E56613" w:rsidP="00E56613">
      <w:pPr>
        <w:spacing w:before="0" w:beforeAutospacing="0" w:after="0" w:afterAutospacing="0" w:line="240" w:lineRule="auto"/>
        <w:ind w:left="567"/>
        <w:jc w:val="both"/>
        <w:rPr>
          <w:rFonts w:ascii="David" w:eastAsia="Times New Roman" w:hAnsi="David" w:cs="David"/>
          <w:snapToGrid w:val="0"/>
          <w:sz w:val="24"/>
          <w:szCs w:val="24"/>
          <w:rtl/>
        </w:rPr>
      </w:pPr>
      <w:r w:rsidRPr="00E56613">
        <w:rPr>
          <w:rFonts w:ascii="David" w:eastAsia="Times New Roman" w:hAnsi="David" w:cs="David"/>
          <w:snapToGrid w:val="0"/>
          <w:sz w:val="24"/>
          <w:szCs w:val="24"/>
          <w:rtl/>
        </w:rPr>
        <w:t xml:space="preserve">נגרם עיכוב בבצוע העבודות ע"י הקבלן או ניתנה לקבלן אורכה, לפי דרישתו (פרט לאורכה שניתנה בהתאם לסעיף 10.12), אזי הזכות למזמין לראות כל עבודה כאילו בוצעה במועד בו היה על הקבלן לבצעה בהתאם ללוח הזמנים, והמדד לפיו יבחן מחיר אותה עבודה יהיה המדד המתייחס לחודש בו היה על הקבלן לבצעה בהתאם ללוח הזמנים כאמור. ואולם, אם המדד המתייחס לחודש בו בוצעה בפועל עבודה שבצועה עוכב כאמור היה נמוך מהמדד המתייחס לחודש בו היה על הקבלן לבצעה לפי לוח הזמנים כאמור, יבחן מחיר אותה עבודה לפי המדד המתייחס לחודש בו בוצעה העבודה למעשה. מחיר שנויים שערכם נקבע כמחיר סופי לא יושפע מהתנודות במדד. </w:t>
      </w:r>
    </w:p>
    <w:p w14:paraId="23BE30A2" w14:textId="77777777" w:rsidR="00E56613" w:rsidRPr="00E56613" w:rsidRDefault="00E56613" w:rsidP="00E56613">
      <w:pPr>
        <w:spacing w:before="0" w:beforeAutospacing="0" w:after="0" w:afterAutospacing="0" w:line="240" w:lineRule="auto"/>
        <w:ind w:left="2268" w:hanging="1701"/>
        <w:jc w:val="both"/>
        <w:rPr>
          <w:rFonts w:ascii="David" w:eastAsia="Times New Roman" w:hAnsi="David" w:cs="David"/>
          <w:snapToGrid w:val="0"/>
          <w:sz w:val="24"/>
          <w:szCs w:val="24"/>
          <w:rtl/>
        </w:rPr>
      </w:pPr>
    </w:p>
    <w:p w14:paraId="525C8081" w14:textId="73B5E22B" w:rsidR="00E56613" w:rsidRPr="00E56613" w:rsidRDefault="00E56613" w:rsidP="00E56613">
      <w:pPr>
        <w:spacing w:before="0" w:beforeAutospacing="0" w:after="0" w:afterAutospacing="0" w:line="240" w:lineRule="auto"/>
        <w:ind w:left="2268" w:hanging="1701"/>
        <w:jc w:val="both"/>
        <w:rPr>
          <w:rFonts w:ascii="David" w:eastAsia="Times New Roman" w:hAnsi="David" w:cs="David"/>
          <w:snapToGrid w:val="0"/>
          <w:sz w:val="24"/>
          <w:szCs w:val="24"/>
          <w:rtl/>
        </w:rPr>
      </w:pPr>
      <w:r w:rsidRPr="00E56613">
        <w:rPr>
          <w:rFonts w:ascii="David" w:eastAsia="Times New Roman" w:hAnsi="David" w:cs="David"/>
          <w:snapToGrid w:val="0"/>
          <w:sz w:val="24"/>
          <w:szCs w:val="24"/>
          <w:rtl/>
        </w:rPr>
        <w:t>"העירייה" -</w:t>
      </w:r>
      <w:sdt>
        <w:sdtPr>
          <w:rPr>
            <w:rFonts w:ascii="David" w:eastAsia="Times New Roman" w:hAnsi="David" w:cs="David"/>
            <w:bCs/>
            <w:color w:val="008000"/>
            <w:sz w:val="26"/>
            <w:szCs w:val="26"/>
            <w:rtl/>
          </w:rPr>
          <w:alias w:val="רשות מקומית"/>
          <w:tag w:val="cntLocalAuth"/>
          <w:id w:val="-913618302"/>
          <w:placeholder>
            <w:docPart w:val="90D5C92E03A547C08D9F4632C4E495F0"/>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LocalAuth[1]" w:storeItemID="{81709D4C-33DC-48CC-AC7E-130A245806EE}"/>
          <w:text/>
        </w:sdtPr>
        <w:sdtEndPr/>
        <w:sdtContent>
          <w:ins w:id="597" w:author="Meryl Etman" w:date="2021-08-11T15:39:00Z">
            <w:r w:rsidR="00CE4703">
              <w:rPr>
                <w:rFonts w:ascii="David" w:eastAsia="Times New Roman" w:hAnsi="David" w:cs="David"/>
                <w:bCs/>
                <w:color w:val="008000"/>
                <w:sz w:val="26"/>
                <w:szCs w:val="26"/>
                <w:rtl/>
              </w:rPr>
              <w:t>גבעת שמואל</w:t>
            </w:r>
          </w:ins>
        </w:sdtContent>
      </w:sdt>
    </w:p>
    <w:p w14:paraId="41BAC3E8" w14:textId="77777777" w:rsidR="00E56613" w:rsidRPr="00E56613" w:rsidRDefault="00E56613" w:rsidP="00E56613">
      <w:pPr>
        <w:spacing w:before="0" w:beforeAutospacing="0" w:after="0" w:afterAutospacing="0" w:line="240" w:lineRule="auto"/>
        <w:ind w:left="2140" w:hanging="600"/>
        <w:jc w:val="both"/>
        <w:rPr>
          <w:rFonts w:ascii="David" w:eastAsia="Times New Roman" w:hAnsi="David" w:cs="David"/>
          <w:snapToGrid w:val="0"/>
          <w:sz w:val="24"/>
          <w:szCs w:val="24"/>
          <w:rtl/>
        </w:rPr>
      </w:pPr>
    </w:p>
    <w:p w14:paraId="34FA7C77" w14:textId="1C1EF1A1" w:rsidR="00E56613" w:rsidRPr="00E56613" w:rsidRDefault="00E56613" w:rsidP="007958A9">
      <w:pPr>
        <w:spacing w:before="0" w:beforeAutospacing="0" w:after="0" w:afterAutospacing="0" w:line="240" w:lineRule="auto"/>
        <w:ind w:left="567" w:hanging="567"/>
        <w:jc w:val="both"/>
        <w:rPr>
          <w:rFonts w:ascii="David" w:eastAsia="Times New Roman" w:hAnsi="David" w:cs="David"/>
          <w:snapToGrid w:val="0"/>
          <w:sz w:val="24"/>
          <w:szCs w:val="24"/>
          <w:rtl/>
        </w:rPr>
      </w:pPr>
      <w:r w:rsidRPr="00E56613">
        <w:rPr>
          <w:rFonts w:ascii="David" w:eastAsia="Times New Roman" w:hAnsi="David" w:cs="David"/>
          <w:snapToGrid w:val="0"/>
          <w:sz w:val="24"/>
          <w:szCs w:val="24"/>
          <w:rtl/>
        </w:rPr>
        <w:t>4.1</w:t>
      </w:r>
      <w:r w:rsidRPr="00E56613">
        <w:rPr>
          <w:rFonts w:ascii="David" w:eastAsia="Times New Roman" w:hAnsi="David" w:cs="David"/>
          <w:snapToGrid w:val="0"/>
          <w:color w:val="000000"/>
          <w:sz w:val="24"/>
          <w:szCs w:val="24"/>
          <w:rtl/>
        </w:rPr>
        <w:tab/>
      </w:r>
      <w:r w:rsidRPr="00E56613">
        <w:rPr>
          <w:rFonts w:ascii="David" w:eastAsia="Times New Roman" w:hAnsi="David" w:cs="David"/>
          <w:snapToGrid w:val="0"/>
          <w:sz w:val="24"/>
          <w:szCs w:val="24"/>
          <w:rtl/>
        </w:rPr>
        <w:t xml:space="preserve">המפקח הוא </w:t>
      </w:r>
      <w:r w:rsidR="003B5FE4">
        <w:rPr>
          <w:rFonts w:ascii="David" w:eastAsia="Times New Roman" w:hAnsi="David" w:cs="David" w:hint="cs"/>
          <w:snapToGrid w:val="0"/>
          <w:sz w:val="24"/>
          <w:szCs w:val="24"/>
          <w:rtl/>
        </w:rPr>
        <w:t xml:space="preserve">: </w:t>
      </w:r>
      <w:ins w:id="598" w:author="Meryl Etman" w:date="2021-08-11T16:51:00Z">
        <w:r w:rsidR="007958A9">
          <w:rPr>
            <w:rFonts w:ascii="David" w:eastAsia="Times New Roman" w:hAnsi="David" w:cs="David" w:hint="cs"/>
            <w:snapToGrid w:val="0"/>
            <w:sz w:val="24"/>
            <w:szCs w:val="24"/>
            <w:u w:val="single"/>
            <w:rtl/>
          </w:rPr>
          <w:t>אחים מרגולין הנדסה ויעוץ בע"מ</w:t>
        </w:r>
      </w:ins>
      <w:del w:id="599" w:author="Meryl Etman" w:date="2021-08-11T16:51:00Z">
        <w:r w:rsidR="003B5FE4" w:rsidDel="007958A9">
          <w:rPr>
            <w:rFonts w:ascii="David" w:eastAsia="Times New Roman" w:hAnsi="David" w:cs="David" w:hint="cs"/>
            <w:snapToGrid w:val="0"/>
            <w:sz w:val="24"/>
            <w:szCs w:val="24"/>
            <w:rtl/>
          </w:rPr>
          <w:delText>_________________</w:delText>
        </w:r>
      </w:del>
    </w:p>
    <w:p w14:paraId="0885AB43" w14:textId="77777777" w:rsidR="00E56613" w:rsidRPr="00E56613" w:rsidRDefault="00E56613" w:rsidP="00E56613">
      <w:pPr>
        <w:spacing w:before="0" w:beforeAutospacing="0" w:after="0" w:afterAutospacing="0" w:line="240" w:lineRule="auto"/>
        <w:ind w:left="1480" w:hanging="660"/>
        <w:jc w:val="both"/>
        <w:rPr>
          <w:rFonts w:ascii="David" w:eastAsia="Times New Roman" w:hAnsi="David" w:cs="David"/>
          <w:snapToGrid w:val="0"/>
          <w:sz w:val="24"/>
          <w:szCs w:val="24"/>
          <w:rtl/>
        </w:rPr>
      </w:pPr>
    </w:p>
    <w:p w14:paraId="0B07EE81" w14:textId="77777777" w:rsidR="00E56613" w:rsidRPr="00E56613" w:rsidRDefault="00E56613" w:rsidP="00E56613">
      <w:pPr>
        <w:spacing w:before="0" w:beforeAutospacing="0" w:after="0" w:afterAutospacing="0" w:line="240" w:lineRule="auto"/>
        <w:ind w:left="567" w:hanging="567"/>
        <w:jc w:val="both"/>
        <w:rPr>
          <w:rFonts w:ascii="David" w:eastAsia="Times New Roman" w:hAnsi="David" w:cs="David"/>
          <w:snapToGrid w:val="0"/>
          <w:sz w:val="24"/>
          <w:szCs w:val="24"/>
          <w:rtl/>
        </w:rPr>
      </w:pPr>
      <w:r w:rsidRPr="00E56613">
        <w:rPr>
          <w:rFonts w:ascii="David" w:eastAsia="Times New Roman" w:hAnsi="David" w:cs="David"/>
          <w:snapToGrid w:val="0"/>
          <w:color w:val="000000"/>
          <w:sz w:val="24"/>
          <w:szCs w:val="24"/>
          <w:rtl/>
        </w:rPr>
        <w:t>5.3</w:t>
      </w:r>
      <w:r w:rsidRPr="00E56613">
        <w:rPr>
          <w:rFonts w:ascii="David" w:eastAsia="Times New Roman" w:hAnsi="David" w:cs="David"/>
          <w:snapToGrid w:val="0"/>
          <w:color w:val="000000"/>
          <w:sz w:val="24"/>
          <w:szCs w:val="24"/>
          <w:rtl/>
        </w:rPr>
        <w:tab/>
        <w:t xml:space="preserve">מבלי לגרוע מהאמור בסעיף, </w:t>
      </w:r>
      <w:r w:rsidRPr="00E56613">
        <w:rPr>
          <w:rFonts w:ascii="David" w:eastAsia="Times New Roman" w:hAnsi="David" w:cs="David"/>
          <w:snapToGrid w:val="0"/>
          <w:sz w:val="24"/>
          <w:szCs w:val="24"/>
          <w:rtl/>
        </w:rPr>
        <w:t xml:space="preserve">הקבלן מצהיר כי ידועים לו גורמים נוספים שעלולה להיות להם השפעה על העבודות וקצב ביצוען כדלקמן: </w:t>
      </w:r>
    </w:p>
    <w:p w14:paraId="4A557114" w14:textId="77777777" w:rsidR="00E56613" w:rsidRPr="00E56613" w:rsidRDefault="00E56613" w:rsidP="00E56613">
      <w:pPr>
        <w:spacing w:before="0" w:beforeAutospacing="0" w:after="0" w:afterAutospacing="0" w:line="240" w:lineRule="auto"/>
        <w:ind w:left="567"/>
        <w:jc w:val="both"/>
        <w:rPr>
          <w:rFonts w:ascii="David" w:eastAsia="Times New Roman" w:hAnsi="David" w:cs="David"/>
          <w:snapToGrid w:val="0"/>
          <w:sz w:val="24"/>
          <w:szCs w:val="24"/>
          <w:rtl/>
        </w:rPr>
      </w:pPr>
      <w:r w:rsidRPr="00E56613">
        <w:rPr>
          <w:rFonts w:ascii="David" w:eastAsia="Times New Roman" w:hAnsi="David" w:cs="David"/>
          <w:snapToGrid w:val="0"/>
          <w:sz w:val="24"/>
          <w:szCs w:val="24"/>
          <w:rtl/>
        </w:rPr>
        <w:t>כי ידוע לו שלמרות האמור במפרט המיוחד, בכוונת המזמין להגיש בקשה מתוקנת להיתר, אשר במסגרתה, יופחת מספר הקומות ומספר יחידות הדיור. היה ותאושר הפחתה כאמור, יופחת אותו חלק מהמחיר הכולל המהווה תמורה עבור אותו בנין, לאחר ניכוי התמורה בגין המרתף עפ"י נספח 3.1.11, בשיעור השווה להקטנה ביחס השטחים העיקריים המופיעים בהיתר הבניה החדש לעומת אלה המופיעים בבקשה להיתר הבניה המצורפת כנספח 3.1.5 לחוזה. הקבלן לא יהא זכאי לשום תשלום נוסף בגין זאת ובכלל זה, לא יחשב האמור לעיל כפקודת שינויים.</w:t>
      </w:r>
    </w:p>
    <w:p w14:paraId="4ADFD82B" w14:textId="77777777" w:rsidR="00E56613" w:rsidRPr="00E56613" w:rsidRDefault="00E56613" w:rsidP="00E56613">
      <w:pPr>
        <w:spacing w:before="0" w:beforeAutospacing="0" w:after="0" w:afterAutospacing="0" w:line="240" w:lineRule="auto"/>
        <w:jc w:val="both"/>
        <w:rPr>
          <w:rFonts w:ascii="David" w:eastAsia="Times New Roman" w:hAnsi="David" w:cs="David"/>
          <w:snapToGrid w:val="0"/>
          <w:sz w:val="24"/>
          <w:szCs w:val="24"/>
          <w:rtl/>
        </w:rPr>
      </w:pPr>
    </w:p>
    <w:p w14:paraId="0874C38A" w14:textId="77777777" w:rsidR="00E56613" w:rsidRPr="00E56613" w:rsidRDefault="00E56613" w:rsidP="00E56613">
      <w:pPr>
        <w:spacing w:before="0" w:beforeAutospacing="0" w:after="0" w:afterAutospacing="0" w:line="240" w:lineRule="auto"/>
        <w:ind w:left="567" w:hanging="567"/>
        <w:jc w:val="both"/>
        <w:rPr>
          <w:rFonts w:ascii="David" w:eastAsia="Times New Roman" w:hAnsi="David" w:cs="David"/>
          <w:snapToGrid w:val="0"/>
          <w:sz w:val="24"/>
          <w:szCs w:val="24"/>
          <w:rtl/>
        </w:rPr>
      </w:pPr>
      <w:r w:rsidRPr="00E56613">
        <w:rPr>
          <w:rFonts w:ascii="David" w:eastAsia="Times New Roman" w:hAnsi="David" w:cs="David"/>
          <w:snapToGrid w:val="0"/>
          <w:sz w:val="24"/>
          <w:szCs w:val="24"/>
          <w:rtl/>
        </w:rPr>
        <w:t>5.6.1</w:t>
      </w:r>
      <w:r w:rsidRPr="00E56613">
        <w:rPr>
          <w:rFonts w:ascii="David" w:eastAsia="Times New Roman" w:hAnsi="David" w:cs="David"/>
          <w:snapToGrid w:val="0"/>
          <w:sz w:val="24"/>
          <w:szCs w:val="24"/>
          <w:rtl/>
        </w:rPr>
        <w:tab/>
        <w:t>במקרה בו המזמין משלם לבעלי הקרקע בביצוע דירות בעין, מתחייב הקבלן לבצע העבודות בדירות בעלי הקרקע בהתאם למפרט בעלי הקרקע המצורף כנספח 3.1.2.2 לחוזה זה.</w:t>
      </w:r>
    </w:p>
    <w:p w14:paraId="027E376A" w14:textId="77777777" w:rsidR="00E56613" w:rsidRPr="00E56613" w:rsidRDefault="00E56613" w:rsidP="00E56613">
      <w:pPr>
        <w:spacing w:before="0" w:beforeAutospacing="0" w:after="0" w:afterAutospacing="0" w:line="240" w:lineRule="auto"/>
        <w:ind w:left="567"/>
        <w:jc w:val="both"/>
        <w:rPr>
          <w:rFonts w:ascii="David" w:eastAsia="Times New Roman" w:hAnsi="David" w:cs="David"/>
          <w:snapToGrid w:val="0"/>
          <w:sz w:val="24"/>
          <w:szCs w:val="24"/>
          <w:rtl/>
        </w:rPr>
      </w:pPr>
      <w:r w:rsidRPr="00E56613">
        <w:rPr>
          <w:rFonts w:ascii="David" w:eastAsia="Times New Roman" w:hAnsi="David" w:cs="David"/>
          <w:snapToGrid w:val="0"/>
          <w:sz w:val="24"/>
          <w:szCs w:val="24"/>
          <w:rtl/>
        </w:rPr>
        <w:t>למען הסר ספק מובהר כי למרות שהקבלן מחויב בהתחייבויות המזמין כלפי הרוכשים, לבצע העבודות בהתאם למפרטי המכר, הרי שבכל מקום בו נקבעו למזמין זכויות ברירה לבחור מבין מס' חלופות או סמכויות אחרות כלפי הרוכשים, שמורות זכויות וסמכויות אלו למזמין בלבד ולא לקבלן.</w:t>
      </w:r>
    </w:p>
    <w:p w14:paraId="3F208C6A" w14:textId="77777777" w:rsidR="00E56613" w:rsidRPr="00E56613" w:rsidRDefault="00E56613" w:rsidP="00E56613">
      <w:pPr>
        <w:spacing w:before="0" w:beforeAutospacing="0" w:after="0" w:afterAutospacing="0" w:line="240" w:lineRule="auto"/>
        <w:ind w:left="657"/>
        <w:jc w:val="both"/>
        <w:rPr>
          <w:rFonts w:ascii="David" w:eastAsia="Times New Roman" w:hAnsi="David" w:cs="David"/>
          <w:snapToGrid w:val="0"/>
          <w:sz w:val="24"/>
          <w:szCs w:val="24"/>
          <w:rtl/>
        </w:rPr>
      </w:pPr>
    </w:p>
    <w:p w14:paraId="5EB78D1C" w14:textId="77777777" w:rsidR="00E56613" w:rsidRPr="00E56613" w:rsidRDefault="00E56613" w:rsidP="00E56613">
      <w:pPr>
        <w:spacing w:before="0" w:beforeAutospacing="0" w:after="0" w:afterAutospacing="0" w:line="240" w:lineRule="auto"/>
        <w:ind w:left="567" w:hanging="567"/>
        <w:jc w:val="both"/>
        <w:rPr>
          <w:rFonts w:ascii="David" w:eastAsia="Times New Roman" w:hAnsi="David" w:cs="David"/>
          <w:snapToGrid w:val="0"/>
          <w:sz w:val="24"/>
          <w:szCs w:val="24"/>
          <w:rtl/>
        </w:rPr>
      </w:pPr>
      <w:r w:rsidRPr="00E56613">
        <w:rPr>
          <w:rFonts w:ascii="David" w:eastAsia="Times New Roman" w:hAnsi="David" w:cs="David"/>
          <w:snapToGrid w:val="0"/>
          <w:sz w:val="24"/>
          <w:szCs w:val="24"/>
          <w:rtl/>
        </w:rPr>
        <w:t>5.7.7</w:t>
      </w:r>
      <w:r w:rsidRPr="00E56613">
        <w:rPr>
          <w:rFonts w:ascii="David" w:eastAsia="Times New Roman" w:hAnsi="David" w:cs="David"/>
          <w:snapToGrid w:val="0"/>
          <w:color w:val="000000"/>
          <w:sz w:val="24"/>
          <w:szCs w:val="24"/>
          <w:rtl/>
        </w:rPr>
        <w:tab/>
      </w:r>
      <w:r w:rsidRPr="00E56613">
        <w:rPr>
          <w:rFonts w:ascii="David" w:eastAsia="Times New Roman" w:hAnsi="David" w:cs="David"/>
          <w:snapToGrid w:val="0"/>
          <w:sz w:val="24"/>
          <w:szCs w:val="24"/>
          <w:rtl/>
        </w:rPr>
        <w:t xml:space="preserve">על הקבלן להכין כאמור בסעיף את התכנון והתכניות הבאות: </w:t>
      </w:r>
    </w:p>
    <w:p w14:paraId="42AD4A68" w14:textId="77777777" w:rsidR="00E56613" w:rsidRPr="00E56613" w:rsidRDefault="00E56613" w:rsidP="00E56613">
      <w:pPr>
        <w:spacing w:before="0" w:beforeAutospacing="0" w:after="0" w:afterAutospacing="0" w:line="240" w:lineRule="auto"/>
        <w:ind w:left="1480" w:hanging="660"/>
        <w:jc w:val="both"/>
        <w:rPr>
          <w:rFonts w:ascii="David" w:eastAsia="Times New Roman" w:hAnsi="David" w:cs="David"/>
          <w:snapToGrid w:val="0"/>
          <w:sz w:val="24"/>
          <w:szCs w:val="24"/>
          <w:rtl/>
        </w:rPr>
      </w:pPr>
    </w:p>
    <w:p w14:paraId="0D0C4C74" w14:textId="77777777" w:rsidR="00E56613" w:rsidRPr="00E56613" w:rsidRDefault="00E56613" w:rsidP="00E56613">
      <w:pPr>
        <w:spacing w:before="0" w:beforeAutospacing="0" w:after="0" w:afterAutospacing="0" w:line="240" w:lineRule="auto"/>
        <w:ind w:left="1843" w:hanging="1276"/>
        <w:jc w:val="both"/>
        <w:rPr>
          <w:rFonts w:ascii="David" w:eastAsia="Times New Roman" w:hAnsi="David" w:cs="David"/>
          <w:snapToGrid w:val="0"/>
          <w:sz w:val="24"/>
          <w:szCs w:val="24"/>
          <w:rtl/>
        </w:rPr>
      </w:pPr>
      <w:r w:rsidRPr="00E56613">
        <w:rPr>
          <w:rFonts w:ascii="David" w:eastAsia="Times New Roman" w:hAnsi="David" w:cs="David"/>
          <w:snapToGrid w:val="0"/>
          <w:sz w:val="24"/>
          <w:szCs w:val="24"/>
          <w:rtl/>
        </w:rPr>
        <w:t>5.7.7.1</w:t>
      </w:r>
      <w:r w:rsidRPr="00E56613">
        <w:rPr>
          <w:rFonts w:ascii="David" w:eastAsia="Times New Roman" w:hAnsi="David" w:cs="David"/>
          <w:snapToGrid w:val="0"/>
          <w:color w:val="000000"/>
          <w:sz w:val="24"/>
          <w:szCs w:val="24"/>
          <w:rtl/>
        </w:rPr>
        <w:tab/>
      </w:r>
      <w:r w:rsidRPr="00E56613">
        <w:rPr>
          <w:rFonts w:ascii="David" w:eastAsia="Times New Roman" w:hAnsi="David" w:cs="David"/>
          <w:snapToGrid w:val="0"/>
          <w:sz w:val="24"/>
          <w:szCs w:val="24"/>
          <w:rtl/>
        </w:rPr>
        <w:t>קונסטרוקציה.</w:t>
      </w:r>
    </w:p>
    <w:p w14:paraId="2BDDBB5C" w14:textId="77777777" w:rsidR="00E56613" w:rsidRPr="00E56613" w:rsidRDefault="00E56613" w:rsidP="00E56613">
      <w:pPr>
        <w:spacing w:before="0" w:beforeAutospacing="0" w:after="0" w:afterAutospacing="0" w:line="240" w:lineRule="auto"/>
        <w:ind w:left="1843" w:hanging="1276"/>
        <w:jc w:val="both"/>
        <w:rPr>
          <w:rFonts w:ascii="David" w:eastAsia="Times New Roman" w:hAnsi="David" w:cs="David"/>
          <w:snapToGrid w:val="0"/>
          <w:sz w:val="24"/>
          <w:szCs w:val="24"/>
          <w:rtl/>
        </w:rPr>
      </w:pPr>
      <w:r w:rsidRPr="00E56613">
        <w:rPr>
          <w:rFonts w:ascii="David" w:eastAsia="Times New Roman" w:hAnsi="David" w:cs="David"/>
          <w:snapToGrid w:val="0"/>
          <w:sz w:val="24"/>
          <w:szCs w:val="24"/>
          <w:rtl/>
        </w:rPr>
        <w:t>5.7.7.2</w:t>
      </w:r>
      <w:r w:rsidRPr="00E56613">
        <w:rPr>
          <w:rFonts w:ascii="David" w:eastAsia="Times New Roman" w:hAnsi="David" w:cs="David"/>
          <w:snapToGrid w:val="0"/>
          <w:sz w:val="24"/>
          <w:szCs w:val="24"/>
          <w:rtl/>
        </w:rPr>
        <w:tab/>
        <w:t>אלמנטים מתועשים, אם ידרשו.</w:t>
      </w:r>
    </w:p>
    <w:p w14:paraId="74697B41" w14:textId="77777777" w:rsidR="00E56613" w:rsidRPr="00E56613" w:rsidRDefault="00E56613" w:rsidP="00E56613">
      <w:pPr>
        <w:spacing w:before="0" w:beforeAutospacing="0" w:after="0" w:afterAutospacing="0" w:line="240" w:lineRule="auto"/>
        <w:ind w:left="1843" w:hanging="1276"/>
        <w:jc w:val="both"/>
        <w:rPr>
          <w:rFonts w:ascii="David" w:eastAsia="Times New Roman" w:hAnsi="David" w:cs="David"/>
          <w:snapToGrid w:val="0"/>
          <w:sz w:val="24"/>
          <w:szCs w:val="24"/>
          <w:rtl/>
        </w:rPr>
      </w:pPr>
      <w:r w:rsidRPr="00E56613">
        <w:rPr>
          <w:rFonts w:ascii="David" w:eastAsia="Times New Roman" w:hAnsi="David" w:cs="David"/>
          <w:snapToGrid w:val="0"/>
          <w:sz w:val="24"/>
          <w:szCs w:val="24"/>
          <w:rtl/>
        </w:rPr>
        <w:t>5.7.7.3</w:t>
      </w:r>
      <w:r w:rsidRPr="00E56613">
        <w:rPr>
          <w:rFonts w:ascii="David" w:eastAsia="Times New Roman" w:hAnsi="David" w:cs="David"/>
          <w:snapToGrid w:val="0"/>
          <w:sz w:val="24"/>
          <w:szCs w:val="24"/>
          <w:rtl/>
        </w:rPr>
        <w:tab/>
      </w:r>
      <w:r w:rsidRPr="00E56613">
        <w:rPr>
          <w:rFonts w:ascii="David" w:eastAsia="Times New Roman" w:hAnsi="David" w:cs="David"/>
          <w:snapToGrid w:val="0"/>
          <w:sz w:val="24"/>
          <w:szCs w:val="24"/>
        </w:rPr>
        <w:t>SHOP DRAWINGS"</w:t>
      </w:r>
      <w:r w:rsidRPr="00E56613">
        <w:rPr>
          <w:rFonts w:ascii="David" w:eastAsia="Times New Roman" w:hAnsi="David" w:cs="David"/>
          <w:snapToGrid w:val="0"/>
          <w:sz w:val="24"/>
          <w:szCs w:val="24"/>
          <w:rtl/>
        </w:rPr>
        <w:t xml:space="preserve"> לאלומיניום, לרבות תיבות דואר, אינטרקום ומעקות.</w:t>
      </w:r>
    </w:p>
    <w:p w14:paraId="0DAA6DB8" w14:textId="77777777" w:rsidR="00E56613" w:rsidRPr="00E56613" w:rsidRDefault="00E56613" w:rsidP="00E56613">
      <w:pPr>
        <w:spacing w:before="0" w:beforeAutospacing="0" w:after="0" w:afterAutospacing="0" w:line="240" w:lineRule="auto"/>
        <w:ind w:left="1843" w:hanging="1276"/>
        <w:jc w:val="both"/>
        <w:rPr>
          <w:rFonts w:ascii="David" w:eastAsia="Times New Roman" w:hAnsi="David" w:cs="David"/>
          <w:snapToGrid w:val="0"/>
          <w:sz w:val="24"/>
          <w:szCs w:val="24"/>
          <w:rtl/>
        </w:rPr>
      </w:pPr>
      <w:r w:rsidRPr="00E56613">
        <w:rPr>
          <w:rFonts w:ascii="David" w:eastAsia="Times New Roman" w:hAnsi="David" w:cs="David"/>
          <w:snapToGrid w:val="0"/>
          <w:sz w:val="24"/>
          <w:szCs w:val="24"/>
          <w:rtl/>
        </w:rPr>
        <w:t>5.7.7.4</w:t>
      </w:r>
      <w:r w:rsidRPr="00E56613">
        <w:rPr>
          <w:rFonts w:ascii="David" w:eastAsia="Times New Roman" w:hAnsi="David" w:cs="David"/>
          <w:snapToGrid w:val="0"/>
          <w:sz w:val="24"/>
          <w:szCs w:val="24"/>
          <w:rtl/>
        </w:rPr>
        <w:tab/>
        <w:t>מעליות.</w:t>
      </w:r>
    </w:p>
    <w:p w14:paraId="5E3FDE1E" w14:textId="77777777" w:rsidR="00E56613" w:rsidRPr="00E56613" w:rsidRDefault="00E56613" w:rsidP="00E56613">
      <w:pPr>
        <w:spacing w:before="0" w:beforeAutospacing="0" w:after="0" w:afterAutospacing="0" w:line="240" w:lineRule="auto"/>
        <w:ind w:left="1843" w:hanging="1276"/>
        <w:jc w:val="both"/>
        <w:rPr>
          <w:rFonts w:ascii="David" w:eastAsia="Times New Roman" w:hAnsi="David" w:cs="David"/>
          <w:snapToGrid w:val="0"/>
          <w:sz w:val="24"/>
          <w:szCs w:val="24"/>
          <w:rtl/>
        </w:rPr>
      </w:pPr>
      <w:r w:rsidRPr="00E56613">
        <w:rPr>
          <w:rFonts w:ascii="David" w:eastAsia="Times New Roman" w:hAnsi="David" w:cs="David"/>
          <w:snapToGrid w:val="0"/>
          <w:sz w:val="24"/>
          <w:szCs w:val="24"/>
          <w:rtl/>
        </w:rPr>
        <w:t>5.7.7.5</w:t>
      </w:r>
      <w:r w:rsidRPr="00E56613">
        <w:rPr>
          <w:rFonts w:ascii="David" w:eastAsia="Times New Roman" w:hAnsi="David" w:cs="David"/>
          <w:snapToGrid w:val="0"/>
          <w:sz w:val="24"/>
          <w:szCs w:val="24"/>
          <w:rtl/>
        </w:rPr>
        <w:tab/>
        <w:t>לוחות חשמל.</w:t>
      </w:r>
    </w:p>
    <w:p w14:paraId="53392087" w14:textId="77777777" w:rsidR="00E56613" w:rsidRPr="00E56613" w:rsidRDefault="00E56613" w:rsidP="00E56613">
      <w:pPr>
        <w:spacing w:before="0" w:beforeAutospacing="0" w:after="0" w:afterAutospacing="0" w:line="240" w:lineRule="auto"/>
        <w:ind w:left="1843" w:hanging="1276"/>
        <w:jc w:val="both"/>
        <w:rPr>
          <w:rFonts w:ascii="David" w:eastAsia="Times New Roman" w:hAnsi="David" w:cs="David"/>
          <w:snapToGrid w:val="0"/>
          <w:sz w:val="24"/>
          <w:szCs w:val="24"/>
          <w:rtl/>
        </w:rPr>
      </w:pPr>
      <w:r w:rsidRPr="00E56613">
        <w:rPr>
          <w:rFonts w:ascii="David" w:eastAsia="Times New Roman" w:hAnsi="David" w:cs="David"/>
          <w:snapToGrid w:val="0"/>
          <w:sz w:val="24"/>
          <w:szCs w:val="24"/>
          <w:rtl/>
        </w:rPr>
        <w:t>5.7.7.6</w:t>
      </w:r>
      <w:r w:rsidRPr="00E56613">
        <w:rPr>
          <w:rFonts w:ascii="David" w:eastAsia="Times New Roman" w:hAnsi="David" w:cs="David"/>
          <w:snapToGrid w:val="0"/>
          <w:sz w:val="24"/>
          <w:szCs w:val="24"/>
          <w:rtl/>
        </w:rPr>
        <w:tab/>
        <w:t>מתקני מיזוג אוויר ואוורור.</w:t>
      </w:r>
    </w:p>
    <w:p w14:paraId="51A1D001" w14:textId="77777777" w:rsidR="00E56613" w:rsidRPr="00E56613" w:rsidRDefault="00E56613" w:rsidP="00E56613">
      <w:pPr>
        <w:spacing w:before="0" w:beforeAutospacing="0" w:after="0" w:afterAutospacing="0" w:line="240" w:lineRule="auto"/>
        <w:ind w:left="1843" w:hanging="1276"/>
        <w:jc w:val="both"/>
        <w:rPr>
          <w:rFonts w:ascii="David" w:eastAsia="Times New Roman" w:hAnsi="David" w:cs="David"/>
          <w:snapToGrid w:val="0"/>
          <w:sz w:val="24"/>
          <w:szCs w:val="24"/>
          <w:rtl/>
        </w:rPr>
      </w:pPr>
      <w:r w:rsidRPr="00E56613">
        <w:rPr>
          <w:rFonts w:ascii="David" w:eastAsia="Times New Roman" w:hAnsi="David" w:cs="David"/>
          <w:snapToGrid w:val="0"/>
          <w:sz w:val="24"/>
          <w:szCs w:val="24"/>
          <w:rtl/>
        </w:rPr>
        <w:t>5.7.7.7</w:t>
      </w:r>
      <w:r w:rsidRPr="00E56613">
        <w:rPr>
          <w:rFonts w:ascii="David" w:eastAsia="Times New Roman" w:hAnsi="David" w:cs="David"/>
          <w:snapToGrid w:val="0"/>
          <w:sz w:val="24"/>
          <w:szCs w:val="24"/>
          <w:rtl/>
        </w:rPr>
        <w:tab/>
        <w:t>גנרטור/ים.</w:t>
      </w:r>
    </w:p>
    <w:p w14:paraId="47B5A4F5" w14:textId="77777777" w:rsidR="00E56613" w:rsidRPr="00E56613" w:rsidRDefault="00E56613" w:rsidP="00E56613">
      <w:pPr>
        <w:spacing w:before="0" w:beforeAutospacing="0" w:after="0" w:afterAutospacing="0" w:line="240" w:lineRule="auto"/>
        <w:ind w:left="1843" w:hanging="1276"/>
        <w:jc w:val="both"/>
        <w:rPr>
          <w:rFonts w:ascii="David" w:eastAsia="Times New Roman" w:hAnsi="David" w:cs="David"/>
          <w:snapToGrid w:val="0"/>
          <w:sz w:val="24"/>
          <w:szCs w:val="24"/>
          <w:rtl/>
        </w:rPr>
      </w:pPr>
      <w:r w:rsidRPr="00E56613">
        <w:rPr>
          <w:rFonts w:ascii="David" w:eastAsia="Times New Roman" w:hAnsi="David" w:cs="David"/>
          <w:snapToGrid w:val="0"/>
          <w:sz w:val="24"/>
          <w:szCs w:val="24"/>
          <w:rtl/>
        </w:rPr>
        <w:t>5.7.7.8</w:t>
      </w:r>
      <w:r w:rsidRPr="00E56613">
        <w:rPr>
          <w:rFonts w:ascii="David" w:eastAsia="Times New Roman" w:hAnsi="David" w:cs="David"/>
          <w:snapToGrid w:val="0"/>
          <w:sz w:val="24"/>
          <w:szCs w:val="24"/>
          <w:rtl/>
        </w:rPr>
        <w:tab/>
        <w:t>מערכות סולריות, לרבות קונסטרוקציה.</w:t>
      </w:r>
    </w:p>
    <w:p w14:paraId="1E8628BE" w14:textId="77777777" w:rsidR="00E56613" w:rsidRPr="00E56613" w:rsidRDefault="00E56613" w:rsidP="00E56613">
      <w:pPr>
        <w:spacing w:before="0" w:beforeAutospacing="0" w:after="0" w:afterAutospacing="0" w:line="240" w:lineRule="auto"/>
        <w:ind w:left="1843" w:hanging="1276"/>
        <w:jc w:val="both"/>
        <w:rPr>
          <w:rFonts w:ascii="David" w:eastAsia="Times New Roman" w:hAnsi="David" w:cs="David"/>
          <w:snapToGrid w:val="0"/>
          <w:sz w:val="24"/>
          <w:szCs w:val="24"/>
          <w:rtl/>
        </w:rPr>
      </w:pPr>
      <w:r w:rsidRPr="00E56613">
        <w:rPr>
          <w:rFonts w:ascii="David" w:eastAsia="Times New Roman" w:hAnsi="David" w:cs="David"/>
          <w:snapToGrid w:val="0"/>
          <w:sz w:val="24"/>
          <w:szCs w:val="24"/>
          <w:rtl/>
        </w:rPr>
        <w:t>5.7.7.9</w:t>
      </w:r>
      <w:r w:rsidRPr="00E56613">
        <w:rPr>
          <w:rFonts w:ascii="David" w:eastAsia="Times New Roman" w:hAnsi="David" w:cs="David"/>
          <w:snapToGrid w:val="0"/>
          <w:sz w:val="24"/>
          <w:szCs w:val="24"/>
          <w:rtl/>
        </w:rPr>
        <w:tab/>
        <w:t>משאבות.</w:t>
      </w:r>
    </w:p>
    <w:p w14:paraId="1BD5BD6B" w14:textId="77777777" w:rsidR="00E56613" w:rsidRPr="00E56613" w:rsidRDefault="00E56613" w:rsidP="00E56613">
      <w:pPr>
        <w:spacing w:before="0" w:beforeAutospacing="0" w:after="0" w:afterAutospacing="0" w:line="240" w:lineRule="auto"/>
        <w:ind w:left="1843" w:hanging="1276"/>
        <w:jc w:val="both"/>
        <w:rPr>
          <w:rFonts w:ascii="David" w:eastAsia="Times New Roman" w:hAnsi="David" w:cs="David"/>
          <w:snapToGrid w:val="0"/>
          <w:sz w:val="24"/>
          <w:szCs w:val="24"/>
          <w:rtl/>
        </w:rPr>
      </w:pPr>
      <w:r w:rsidRPr="00E56613">
        <w:rPr>
          <w:rFonts w:ascii="David" w:eastAsia="Times New Roman" w:hAnsi="David" w:cs="David"/>
          <w:snapToGrid w:val="0"/>
          <w:sz w:val="24"/>
          <w:szCs w:val="24"/>
          <w:rtl/>
        </w:rPr>
        <w:t xml:space="preserve">5.7.7.10 </w:t>
      </w:r>
      <w:r w:rsidRPr="00E56613">
        <w:rPr>
          <w:rFonts w:ascii="David" w:eastAsia="Times New Roman" w:hAnsi="David" w:cs="David"/>
          <w:snapToGrid w:val="0"/>
          <w:sz w:val="24"/>
          <w:szCs w:val="24"/>
          <w:rtl/>
        </w:rPr>
        <w:tab/>
        <w:t>קונסטרוקציה לתקרות תותבות.</w:t>
      </w:r>
    </w:p>
    <w:p w14:paraId="71D074C8" w14:textId="77777777" w:rsidR="00E56613" w:rsidRPr="00E56613" w:rsidRDefault="00E56613" w:rsidP="00E56613">
      <w:pPr>
        <w:spacing w:before="0" w:beforeAutospacing="0" w:after="0" w:afterAutospacing="0" w:line="240" w:lineRule="auto"/>
        <w:ind w:left="1843" w:hanging="1276"/>
        <w:jc w:val="both"/>
        <w:rPr>
          <w:rFonts w:ascii="David" w:eastAsia="Times New Roman" w:hAnsi="David" w:cs="David"/>
          <w:snapToGrid w:val="0"/>
          <w:sz w:val="24"/>
          <w:szCs w:val="24"/>
          <w:rtl/>
        </w:rPr>
      </w:pPr>
      <w:r w:rsidRPr="00E56613">
        <w:rPr>
          <w:rFonts w:ascii="David" w:eastAsia="Times New Roman" w:hAnsi="David" w:cs="David"/>
          <w:snapToGrid w:val="0"/>
          <w:sz w:val="24"/>
          <w:szCs w:val="24"/>
          <w:rtl/>
        </w:rPr>
        <w:t xml:space="preserve">5.7.7.11 </w:t>
      </w:r>
      <w:r w:rsidRPr="00E56613">
        <w:rPr>
          <w:rFonts w:ascii="David" w:eastAsia="Times New Roman" w:hAnsi="David" w:cs="David"/>
          <w:snapToGrid w:val="0"/>
          <w:sz w:val="24"/>
          <w:szCs w:val="24"/>
          <w:rtl/>
        </w:rPr>
        <w:tab/>
        <w:t>איטום.</w:t>
      </w:r>
    </w:p>
    <w:p w14:paraId="651CFE5C" w14:textId="77777777" w:rsidR="00E56613" w:rsidRPr="00E56613" w:rsidRDefault="00E56613" w:rsidP="00E56613">
      <w:pPr>
        <w:spacing w:before="0" w:beforeAutospacing="0" w:after="0" w:afterAutospacing="0" w:line="240" w:lineRule="auto"/>
        <w:ind w:left="1843" w:hanging="1276"/>
        <w:jc w:val="both"/>
        <w:rPr>
          <w:rFonts w:ascii="David" w:eastAsia="Times New Roman" w:hAnsi="David" w:cs="David"/>
          <w:snapToGrid w:val="0"/>
          <w:sz w:val="24"/>
          <w:szCs w:val="24"/>
          <w:rtl/>
        </w:rPr>
      </w:pPr>
      <w:r w:rsidRPr="00E56613">
        <w:rPr>
          <w:rFonts w:ascii="David" w:eastAsia="Times New Roman" w:hAnsi="David" w:cs="David"/>
          <w:snapToGrid w:val="0"/>
          <w:sz w:val="24"/>
          <w:szCs w:val="24"/>
          <w:rtl/>
        </w:rPr>
        <w:t xml:space="preserve">5.7.7.12 </w:t>
      </w:r>
      <w:r w:rsidRPr="00E56613">
        <w:rPr>
          <w:rFonts w:ascii="David" w:eastAsia="Times New Roman" w:hAnsi="David" w:cs="David"/>
          <w:snapToGrid w:val="0"/>
          <w:sz w:val="24"/>
          <w:szCs w:val="24"/>
          <w:rtl/>
        </w:rPr>
        <w:tab/>
        <w:t>ארונות מטבח ואמבטיה.</w:t>
      </w:r>
    </w:p>
    <w:p w14:paraId="24570A3B" w14:textId="77777777" w:rsidR="00E56613" w:rsidRPr="00E56613" w:rsidRDefault="00E56613" w:rsidP="00E56613">
      <w:pPr>
        <w:spacing w:before="0" w:beforeAutospacing="0" w:after="0" w:afterAutospacing="0" w:line="240" w:lineRule="auto"/>
        <w:ind w:left="1843" w:hanging="1276"/>
        <w:jc w:val="both"/>
        <w:rPr>
          <w:rFonts w:ascii="David" w:eastAsia="Times New Roman" w:hAnsi="David" w:cs="David"/>
          <w:snapToGrid w:val="0"/>
          <w:sz w:val="24"/>
          <w:szCs w:val="24"/>
          <w:rtl/>
        </w:rPr>
      </w:pPr>
      <w:r w:rsidRPr="00E56613">
        <w:rPr>
          <w:rFonts w:ascii="David" w:eastAsia="Times New Roman" w:hAnsi="David" w:cs="David"/>
          <w:snapToGrid w:val="0"/>
          <w:sz w:val="24"/>
          <w:szCs w:val="24"/>
          <w:rtl/>
        </w:rPr>
        <w:t>5.7.7.13</w:t>
      </w:r>
      <w:r w:rsidRPr="00E56613">
        <w:rPr>
          <w:rFonts w:ascii="David" w:eastAsia="Times New Roman" w:hAnsi="David" w:cs="David"/>
          <w:snapToGrid w:val="0"/>
          <w:sz w:val="24"/>
          <w:szCs w:val="24"/>
          <w:rtl/>
        </w:rPr>
        <w:tab/>
        <w:t>תכנון ייצור שלטים.</w:t>
      </w:r>
    </w:p>
    <w:p w14:paraId="3A30481C" w14:textId="77777777" w:rsidR="00E56613" w:rsidRPr="00E56613" w:rsidRDefault="00E56613" w:rsidP="00E56613">
      <w:pPr>
        <w:spacing w:before="0" w:beforeAutospacing="0" w:after="0" w:afterAutospacing="0" w:line="240" w:lineRule="auto"/>
        <w:ind w:left="1843" w:hanging="1276"/>
        <w:jc w:val="both"/>
        <w:rPr>
          <w:rFonts w:ascii="David" w:eastAsia="Times New Roman" w:hAnsi="David" w:cs="David"/>
          <w:snapToGrid w:val="0"/>
          <w:sz w:val="24"/>
          <w:szCs w:val="24"/>
          <w:rtl/>
        </w:rPr>
      </w:pPr>
      <w:r w:rsidRPr="00E56613">
        <w:rPr>
          <w:rFonts w:ascii="David" w:eastAsia="Times New Roman" w:hAnsi="David" w:cs="David"/>
          <w:snapToGrid w:val="0"/>
          <w:sz w:val="24"/>
          <w:szCs w:val="24"/>
          <w:rtl/>
        </w:rPr>
        <w:t>5.7.7.14</w:t>
      </w:r>
      <w:r w:rsidRPr="00E56613">
        <w:rPr>
          <w:rFonts w:ascii="David" w:eastAsia="Times New Roman" w:hAnsi="David" w:cs="David"/>
          <w:snapToGrid w:val="0"/>
          <w:sz w:val="24"/>
          <w:szCs w:val="24"/>
          <w:rtl/>
        </w:rPr>
        <w:tab/>
        <w:t>תכנון מערכות לחיפוי קירות.</w:t>
      </w:r>
    </w:p>
    <w:p w14:paraId="694B295E" w14:textId="77777777" w:rsidR="00E56613" w:rsidRPr="00E56613" w:rsidRDefault="00E56613" w:rsidP="00E56613">
      <w:pPr>
        <w:spacing w:before="0" w:beforeAutospacing="0" w:after="0" w:afterAutospacing="0" w:line="240" w:lineRule="auto"/>
        <w:ind w:left="3140" w:hanging="1000"/>
        <w:jc w:val="both"/>
        <w:rPr>
          <w:rFonts w:ascii="David" w:eastAsia="Times New Roman" w:hAnsi="David" w:cs="David"/>
          <w:snapToGrid w:val="0"/>
          <w:sz w:val="24"/>
          <w:szCs w:val="24"/>
          <w:rtl/>
        </w:rPr>
      </w:pPr>
    </w:p>
    <w:p w14:paraId="037EFB21" w14:textId="77777777" w:rsidR="00E56613" w:rsidRPr="00E56613" w:rsidRDefault="00E56613" w:rsidP="00E56613">
      <w:pPr>
        <w:spacing w:before="0" w:beforeAutospacing="0" w:after="0" w:afterAutospacing="0" w:line="240" w:lineRule="auto"/>
        <w:ind w:left="567" w:hanging="567"/>
        <w:jc w:val="both"/>
        <w:rPr>
          <w:rFonts w:ascii="David" w:eastAsia="Times New Roman" w:hAnsi="David" w:cs="David"/>
          <w:snapToGrid w:val="0"/>
          <w:sz w:val="24"/>
          <w:szCs w:val="24"/>
          <w:rtl/>
        </w:rPr>
      </w:pPr>
      <w:r w:rsidRPr="00E56613">
        <w:rPr>
          <w:rFonts w:ascii="David" w:eastAsia="Times New Roman" w:hAnsi="David" w:cs="David"/>
          <w:snapToGrid w:val="0"/>
          <w:sz w:val="24"/>
          <w:szCs w:val="24"/>
          <w:rtl/>
        </w:rPr>
        <w:t>5.13</w:t>
      </w:r>
      <w:r w:rsidRPr="00E56613">
        <w:rPr>
          <w:rFonts w:ascii="David" w:eastAsia="Times New Roman" w:hAnsi="David" w:cs="David"/>
          <w:snapToGrid w:val="0"/>
          <w:color w:val="000000"/>
          <w:sz w:val="24"/>
          <w:szCs w:val="24"/>
          <w:rtl/>
        </w:rPr>
        <w:tab/>
      </w:r>
      <w:r w:rsidRPr="00E56613">
        <w:rPr>
          <w:rFonts w:ascii="David" w:eastAsia="Times New Roman" w:hAnsi="David" w:cs="David"/>
          <w:snapToGrid w:val="0"/>
          <w:sz w:val="24"/>
          <w:szCs w:val="24"/>
          <w:rtl/>
        </w:rPr>
        <w:t>על אף האמור בסעיף האחראי על תכנון השלד ימונה ע"י המזמין ועל חשבונו והאחריות בדבר מינויו וכל ענין הכרוך בהפעלתו לא תחול על הקבלן.</w:t>
      </w:r>
    </w:p>
    <w:p w14:paraId="3974DDC1" w14:textId="77777777" w:rsidR="00E56613" w:rsidRPr="00E56613" w:rsidRDefault="00E56613" w:rsidP="00E56613">
      <w:pPr>
        <w:spacing w:before="0" w:beforeAutospacing="0" w:after="0" w:afterAutospacing="0" w:line="240" w:lineRule="auto"/>
        <w:ind w:left="1480" w:hanging="660"/>
        <w:jc w:val="both"/>
        <w:rPr>
          <w:rFonts w:ascii="David" w:eastAsia="Times New Roman" w:hAnsi="David" w:cs="David"/>
          <w:snapToGrid w:val="0"/>
          <w:sz w:val="24"/>
          <w:szCs w:val="24"/>
          <w:rtl/>
        </w:rPr>
      </w:pPr>
    </w:p>
    <w:p w14:paraId="536C1ADD" w14:textId="38082A6F" w:rsidR="00E56613" w:rsidRDefault="00E56613" w:rsidP="006A0D8E">
      <w:pPr>
        <w:spacing w:before="0" w:beforeAutospacing="0" w:after="0" w:afterAutospacing="0" w:line="240" w:lineRule="auto"/>
        <w:ind w:left="567" w:hanging="567"/>
        <w:jc w:val="both"/>
        <w:rPr>
          <w:ins w:id="600" w:author="Meryl Etman" w:date="2021-08-11T16:52:00Z"/>
          <w:rFonts w:ascii="David" w:eastAsia="Times New Roman" w:hAnsi="David" w:cs="David"/>
          <w:snapToGrid w:val="0"/>
          <w:sz w:val="24"/>
          <w:szCs w:val="24"/>
          <w:rtl/>
        </w:rPr>
      </w:pPr>
      <w:r w:rsidRPr="00E56613">
        <w:rPr>
          <w:rFonts w:ascii="David" w:eastAsia="Times New Roman" w:hAnsi="David" w:cs="David"/>
          <w:snapToGrid w:val="0"/>
          <w:sz w:val="24"/>
          <w:szCs w:val="24"/>
          <w:rtl/>
        </w:rPr>
        <w:t>6.</w:t>
      </w:r>
      <w:r w:rsidRPr="00E56613">
        <w:rPr>
          <w:rFonts w:ascii="David" w:eastAsia="Times New Roman" w:hAnsi="David" w:cs="David"/>
          <w:snapToGrid w:val="0"/>
          <w:color w:val="000000"/>
          <w:sz w:val="24"/>
          <w:szCs w:val="24"/>
          <w:rtl/>
        </w:rPr>
        <w:tab/>
      </w:r>
      <w:r w:rsidRPr="00E56613">
        <w:rPr>
          <w:rFonts w:ascii="David" w:eastAsia="Times New Roman" w:hAnsi="David" w:cs="David"/>
          <w:snapToGrid w:val="0"/>
          <w:sz w:val="24"/>
          <w:szCs w:val="24"/>
          <w:rtl/>
        </w:rPr>
        <w:t>"המחי</w:t>
      </w:r>
      <w:r w:rsidR="003B5FE4">
        <w:rPr>
          <w:rFonts w:ascii="David" w:eastAsia="Times New Roman" w:hAnsi="David" w:cs="David"/>
          <w:snapToGrid w:val="0"/>
          <w:sz w:val="24"/>
          <w:szCs w:val="24"/>
          <w:rtl/>
        </w:rPr>
        <w:t xml:space="preserve">ר הכולל"  הינו </w:t>
      </w:r>
      <w:sdt>
        <w:sdtPr>
          <w:rPr>
            <w:rFonts w:ascii="David" w:eastAsia="Times New Roman" w:hAnsi="David" w:cs="David"/>
            <w:snapToGrid w:val="0"/>
            <w:color w:val="008000"/>
            <w:sz w:val="24"/>
            <w:szCs w:val="24"/>
            <w:rtl/>
          </w:rPr>
          <w:alias w:val="היקף החוזה/נתוני עלות"/>
          <w:tag w:val="cntPaymentAmount"/>
          <w:id w:val="-153525489"/>
          <w:placeholder>
            <w:docPart w:val="4470821FFA46440EB8DC4AAAD7D21C02"/>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PaymentAmount[1]" w:storeItemID="{81709D4C-33DC-48CC-AC7E-130A245806EE}"/>
          <w:text/>
        </w:sdtPr>
        <w:sdtEndPr/>
        <w:sdtContent>
          <w:r w:rsidR="003B5FE4" w:rsidRPr="003B5FE4">
            <w:rPr>
              <w:rStyle w:val="a8"/>
              <w:color w:val="00B0F0"/>
              <w:rtl/>
            </w:rPr>
            <w:t>[היקף החוזה/נתוני עלות]</w:t>
          </w:r>
        </w:sdtContent>
      </w:sdt>
      <w:r w:rsidRPr="00E56613">
        <w:rPr>
          <w:rFonts w:ascii="David" w:eastAsia="Times New Roman" w:hAnsi="David" w:cs="David"/>
          <w:snapToGrid w:val="0"/>
          <w:color w:val="008000"/>
          <w:sz w:val="24"/>
          <w:szCs w:val="24"/>
          <w:rtl/>
        </w:rPr>
        <w:t xml:space="preserve"> </w:t>
      </w:r>
      <w:sdt>
        <w:sdtPr>
          <w:rPr>
            <w:rFonts w:ascii="David" w:eastAsia="Times New Roman" w:hAnsi="David" w:cs="David"/>
            <w:snapToGrid w:val="0"/>
            <w:color w:val="008000"/>
            <w:sz w:val="24"/>
            <w:szCs w:val="24"/>
            <w:rtl/>
          </w:rPr>
          <w:alias w:val="שם מטבע"/>
          <w:tag w:val="cntCrrncyType"/>
          <w:id w:val="1580949581"/>
          <w:placeholder>
            <w:docPart w:val="4E129FF625474F19AE3737064CD0A35F"/>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rrncyType[1]" w:storeItemID="{81709D4C-33DC-48CC-AC7E-130A245806EE}"/>
          <w:text/>
        </w:sdtPr>
        <w:sdtEndPr/>
        <w:sdtContent>
          <w:r w:rsidR="003B5FE4" w:rsidRPr="003B5FE4">
            <w:rPr>
              <w:rStyle w:val="a8"/>
              <w:color w:val="00B0F0"/>
              <w:rtl/>
            </w:rPr>
            <w:t>[שם מטבע]</w:t>
          </w:r>
        </w:sdtContent>
      </w:sdt>
      <w:r w:rsidRPr="00E56613">
        <w:rPr>
          <w:rFonts w:ascii="David" w:eastAsia="Times New Roman" w:hAnsi="David" w:cs="David"/>
          <w:snapToGrid w:val="0"/>
          <w:sz w:val="24"/>
          <w:szCs w:val="24"/>
          <w:rtl/>
        </w:rPr>
        <w:t>(לא כולל מע"מ) עפ"י החלוקה הבאה:</w:t>
      </w:r>
      <w:r w:rsidR="003B5FE4">
        <w:rPr>
          <w:rFonts w:ascii="David" w:eastAsia="Times New Roman" w:hAnsi="David" w:cs="David" w:hint="cs"/>
          <w:snapToGrid w:val="0"/>
          <w:sz w:val="24"/>
          <w:szCs w:val="24"/>
          <w:rtl/>
        </w:rPr>
        <w:t xml:space="preserve"> </w:t>
      </w:r>
      <w:del w:id="601" w:author="Meryl Etman" w:date="2021-08-11T16:52:00Z">
        <w:r w:rsidR="003B5FE4" w:rsidDel="006A0D8E">
          <w:rPr>
            <w:rFonts w:ascii="David" w:eastAsia="Times New Roman" w:hAnsi="David" w:cs="David" w:hint="cs"/>
            <w:snapToGrid w:val="0"/>
            <w:sz w:val="24"/>
            <w:szCs w:val="24"/>
            <w:rtl/>
          </w:rPr>
          <w:delText>__________________________</w:delText>
        </w:r>
      </w:del>
    </w:p>
    <w:p w14:paraId="5C2DD1C8" w14:textId="30660696" w:rsidR="006A0D8E" w:rsidRDefault="006A0D8E">
      <w:pPr>
        <w:pStyle w:val="af7"/>
        <w:numPr>
          <w:ilvl w:val="0"/>
          <w:numId w:val="32"/>
        </w:numPr>
        <w:spacing w:line="240" w:lineRule="auto"/>
        <w:rPr>
          <w:ins w:id="602" w:author="Meryl Etman" w:date="2021-08-11T16:54:00Z"/>
          <w:rFonts w:ascii="David" w:hAnsi="David"/>
          <w:snapToGrid w:val="0"/>
          <w:sz w:val="24"/>
          <w:szCs w:val="24"/>
        </w:rPr>
        <w:pPrChange w:id="603" w:author="Meryl Etman" w:date="2021-08-11T16:53:00Z">
          <w:pPr>
            <w:spacing w:before="0" w:beforeAutospacing="0" w:after="0" w:afterAutospacing="0" w:line="240" w:lineRule="auto"/>
            <w:ind w:left="567" w:hanging="567"/>
            <w:jc w:val="both"/>
          </w:pPr>
        </w:pPrChange>
      </w:pPr>
      <w:ins w:id="604" w:author="Meryl Etman" w:date="2021-08-11T16:53:00Z">
        <w:r>
          <w:rPr>
            <w:rFonts w:ascii="David" w:hAnsi="David" w:hint="cs"/>
            <w:snapToGrid w:val="0"/>
            <w:sz w:val="24"/>
            <w:szCs w:val="24"/>
            <w:rtl/>
          </w:rPr>
          <w:t>חניון תת"ק משותף</w:t>
        </w:r>
      </w:ins>
      <w:ins w:id="605" w:author="Meryl Etman" w:date="2021-08-11T16:54:00Z">
        <w:r>
          <w:rPr>
            <w:rFonts w:ascii="David" w:hAnsi="David" w:hint="cs"/>
            <w:snapToGrid w:val="0"/>
            <w:sz w:val="24"/>
            <w:szCs w:val="24"/>
            <w:rtl/>
          </w:rPr>
          <w:t>: ____________________</w:t>
        </w:r>
      </w:ins>
    </w:p>
    <w:p w14:paraId="55177E6F" w14:textId="15BD3AFE" w:rsidR="006A0D8E" w:rsidRDefault="006A0D8E">
      <w:pPr>
        <w:pStyle w:val="af7"/>
        <w:numPr>
          <w:ilvl w:val="0"/>
          <w:numId w:val="32"/>
        </w:numPr>
        <w:spacing w:line="240" w:lineRule="auto"/>
        <w:rPr>
          <w:ins w:id="606" w:author="Meryl Etman" w:date="2021-08-11T16:54:00Z"/>
          <w:rFonts w:ascii="David" w:hAnsi="David"/>
          <w:snapToGrid w:val="0"/>
          <w:sz w:val="24"/>
          <w:szCs w:val="24"/>
        </w:rPr>
        <w:pPrChange w:id="607" w:author="Meryl Etman" w:date="2021-08-11T16:53:00Z">
          <w:pPr>
            <w:spacing w:before="0" w:beforeAutospacing="0" w:after="0" w:afterAutospacing="0" w:line="240" w:lineRule="auto"/>
            <w:ind w:left="567" w:hanging="567"/>
            <w:jc w:val="both"/>
          </w:pPr>
        </w:pPrChange>
      </w:pPr>
      <w:ins w:id="608" w:author="Meryl Etman" w:date="2021-08-11T16:54:00Z">
        <w:r>
          <w:rPr>
            <w:rFonts w:ascii="David" w:hAnsi="David" w:hint="cs"/>
            <w:snapToGrid w:val="0"/>
            <w:sz w:val="24"/>
            <w:szCs w:val="24"/>
            <w:rtl/>
          </w:rPr>
          <w:t>בניין מגורים במגרש 1001: ___________________________</w:t>
        </w:r>
      </w:ins>
    </w:p>
    <w:p w14:paraId="178CD048" w14:textId="304DD560" w:rsidR="006A0D8E" w:rsidRPr="006A0D8E" w:rsidRDefault="006A0D8E">
      <w:pPr>
        <w:pStyle w:val="af7"/>
        <w:numPr>
          <w:ilvl w:val="0"/>
          <w:numId w:val="32"/>
        </w:numPr>
        <w:spacing w:line="240" w:lineRule="auto"/>
        <w:rPr>
          <w:rFonts w:ascii="David" w:hAnsi="David"/>
          <w:snapToGrid w:val="0"/>
          <w:sz w:val="24"/>
          <w:szCs w:val="24"/>
          <w:rtl/>
          <w:rPrChange w:id="609" w:author="Meryl Etman" w:date="2021-08-11T16:53:00Z">
            <w:rPr>
              <w:snapToGrid w:val="0"/>
              <w:rtl/>
            </w:rPr>
          </w:rPrChange>
        </w:rPr>
        <w:pPrChange w:id="610" w:author="Meryl Etman" w:date="2021-08-11T16:53:00Z">
          <w:pPr>
            <w:spacing w:before="0" w:beforeAutospacing="0" w:after="0" w:afterAutospacing="0" w:line="240" w:lineRule="auto"/>
            <w:ind w:left="567" w:hanging="567"/>
            <w:jc w:val="both"/>
          </w:pPr>
        </w:pPrChange>
      </w:pPr>
      <w:ins w:id="611" w:author="Meryl Etman" w:date="2021-08-11T16:54:00Z">
        <w:r>
          <w:rPr>
            <w:rFonts w:ascii="David" w:hAnsi="David" w:hint="cs"/>
            <w:snapToGrid w:val="0"/>
            <w:sz w:val="24"/>
            <w:szCs w:val="24"/>
            <w:rtl/>
          </w:rPr>
          <w:t>בניין מגורים במגרש 1005____________________________</w:t>
        </w:r>
      </w:ins>
    </w:p>
    <w:p w14:paraId="754F83BF" w14:textId="77777777" w:rsidR="00E56613" w:rsidRPr="00E56613" w:rsidRDefault="00E56613" w:rsidP="00E56613">
      <w:pPr>
        <w:spacing w:before="0" w:beforeAutospacing="0" w:after="0" w:afterAutospacing="0" w:line="240" w:lineRule="auto"/>
        <w:ind w:left="2140" w:hanging="600"/>
        <w:jc w:val="both"/>
        <w:rPr>
          <w:rFonts w:ascii="David" w:eastAsia="Times New Roman" w:hAnsi="David" w:cs="David"/>
          <w:snapToGrid w:val="0"/>
          <w:sz w:val="24"/>
          <w:szCs w:val="24"/>
          <w:rtl/>
        </w:rPr>
      </w:pPr>
    </w:p>
    <w:p w14:paraId="067E3312" w14:textId="77777777" w:rsidR="00E56613" w:rsidRPr="00E56613" w:rsidRDefault="00E56613" w:rsidP="00E56613">
      <w:pPr>
        <w:spacing w:before="0" w:beforeAutospacing="0" w:after="0" w:afterAutospacing="0" w:line="240" w:lineRule="auto"/>
        <w:ind w:left="1480" w:hanging="660"/>
        <w:jc w:val="both"/>
        <w:rPr>
          <w:rFonts w:ascii="David" w:eastAsia="Times New Roman" w:hAnsi="David" w:cs="David"/>
          <w:snapToGrid w:val="0"/>
          <w:sz w:val="24"/>
          <w:szCs w:val="24"/>
          <w:rtl/>
        </w:rPr>
      </w:pPr>
    </w:p>
    <w:p w14:paraId="3279F69B" w14:textId="77777777" w:rsidR="00E56613" w:rsidRPr="00E56613" w:rsidRDefault="00E56613" w:rsidP="00E56613">
      <w:pPr>
        <w:spacing w:before="0" w:beforeAutospacing="0" w:after="0" w:afterAutospacing="0" w:line="240" w:lineRule="auto"/>
        <w:ind w:left="567" w:hanging="567"/>
        <w:jc w:val="both"/>
        <w:rPr>
          <w:rFonts w:ascii="David" w:eastAsia="Times New Roman" w:hAnsi="David" w:cs="David"/>
          <w:snapToGrid w:val="0"/>
          <w:sz w:val="24"/>
          <w:szCs w:val="24"/>
          <w:rtl/>
        </w:rPr>
      </w:pPr>
      <w:r w:rsidRPr="00E56613">
        <w:rPr>
          <w:rFonts w:ascii="David" w:eastAsia="Times New Roman" w:hAnsi="David" w:cs="David"/>
          <w:snapToGrid w:val="0"/>
          <w:sz w:val="24"/>
          <w:szCs w:val="24"/>
          <w:rtl/>
        </w:rPr>
        <w:t>8.2.2</w:t>
      </w:r>
      <w:r w:rsidRPr="00E56613">
        <w:rPr>
          <w:rFonts w:ascii="David" w:eastAsia="Times New Roman" w:hAnsi="David" w:cs="David"/>
          <w:snapToGrid w:val="0"/>
          <w:color w:val="000000"/>
          <w:sz w:val="24"/>
          <w:szCs w:val="24"/>
          <w:rtl/>
        </w:rPr>
        <w:tab/>
      </w:r>
      <w:r w:rsidRPr="00E56613">
        <w:rPr>
          <w:rFonts w:ascii="David" w:eastAsia="Times New Roman" w:hAnsi="David" w:cs="David"/>
          <w:snapToGrid w:val="0"/>
          <w:sz w:val="24"/>
          <w:szCs w:val="24"/>
          <w:rtl/>
        </w:rPr>
        <w:t>בדיקת חשבון ביניים ע"י המפקח תיעשה תוך 30 יום ממועד קבלתו.</w:t>
      </w:r>
    </w:p>
    <w:p w14:paraId="0BF67393" w14:textId="77777777" w:rsidR="00E56613" w:rsidRPr="00E56613" w:rsidRDefault="00E56613" w:rsidP="00E56613">
      <w:pPr>
        <w:spacing w:before="60" w:beforeAutospacing="0" w:after="0" w:afterAutospacing="0" w:line="240" w:lineRule="auto"/>
        <w:ind w:left="851" w:hanging="851"/>
        <w:jc w:val="both"/>
        <w:rPr>
          <w:rFonts w:ascii="David" w:eastAsia="Times New Roman" w:hAnsi="David" w:cs="David"/>
          <w:snapToGrid w:val="0"/>
          <w:sz w:val="24"/>
          <w:szCs w:val="24"/>
          <w:rtl/>
        </w:rPr>
      </w:pPr>
    </w:p>
    <w:p w14:paraId="08BC8B06" w14:textId="77777777" w:rsidR="00E56613" w:rsidRPr="00E56613" w:rsidRDefault="00E56613" w:rsidP="00E56613">
      <w:pPr>
        <w:spacing w:before="0" w:beforeAutospacing="0" w:after="0" w:afterAutospacing="0" w:line="240" w:lineRule="auto"/>
        <w:ind w:left="567" w:hanging="567"/>
        <w:jc w:val="both"/>
        <w:rPr>
          <w:rFonts w:ascii="David" w:eastAsia="Times New Roman" w:hAnsi="David" w:cs="David"/>
          <w:snapToGrid w:val="0"/>
          <w:sz w:val="24"/>
          <w:szCs w:val="24"/>
          <w:rtl/>
        </w:rPr>
      </w:pPr>
      <w:r w:rsidRPr="00E56613">
        <w:rPr>
          <w:rFonts w:ascii="David" w:eastAsia="Times New Roman" w:hAnsi="David" w:cs="David"/>
          <w:snapToGrid w:val="0"/>
          <w:sz w:val="24"/>
          <w:szCs w:val="24"/>
          <w:rtl/>
        </w:rPr>
        <w:t>8.2.5</w:t>
      </w:r>
      <w:r w:rsidRPr="00E56613">
        <w:rPr>
          <w:rFonts w:ascii="David" w:eastAsia="Times New Roman" w:hAnsi="David" w:cs="David"/>
          <w:snapToGrid w:val="0"/>
          <w:color w:val="000000"/>
          <w:sz w:val="24"/>
          <w:szCs w:val="24"/>
          <w:rtl/>
        </w:rPr>
        <w:tab/>
      </w:r>
      <w:r w:rsidRPr="00E56613">
        <w:rPr>
          <w:rFonts w:ascii="David" w:eastAsia="Times New Roman" w:hAnsi="David" w:cs="David"/>
          <w:snapToGrid w:val="0"/>
          <w:sz w:val="24"/>
          <w:szCs w:val="24"/>
          <w:rtl/>
        </w:rPr>
        <w:t>תשלום חשבון ביניים יבוצע ע"י המזמין תוך 30 ימים ממועד קבלת חשבון מאושר ע"י המפקח, או תוך 60 יום ממועד קבלתו ע"י המפקח לפי המאוחר מבניהם.</w:t>
      </w:r>
    </w:p>
    <w:p w14:paraId="442E16A2" w14:textId="77777777" w:rsidR="00E56613" w:rsidRPr="00E56613" w:rsidRDefault="00E56613" w:rsidP="00E56613">
      <w:pPr>
        <w:spacing w:before="0" w:beforeAutospacing="0" w:after="0" w:afterAutospacing="0" w:line="240" w:lineRule="auto"/>
        <w:ind w:left="892" w:hanging="660"/>
        <w:jc w:val="both"/>
        <w:rPr>
          <w:rFonts w:ascii="David" w:eastAsia="Times New Roman" w:hAnsi="David" w:cs="David"/>
          <w:snapToGrid w:val="0"/>
          <w:sz w:val="24"/>
          <w:szCs w:val="24"/>
          <w:rtl/>
        </w:rPr>
      </w:pPr>
    </w:p>
    <w:p w14:paraId="37271A32" w14:textId="77777777" w:rsidR="00E56613" w:rsidRPr="00E56613" w:rsidRDefault="00E56613" w:rsidP="00E56613">
      <w:pPr>
        <w:spacing w:before="0" w:beforeAutospacing="0" w:after="0" w:afterAutospacing="0" w:line="240" w:lineRule="auto"/>
        <w:ind w:left="567" w:hanging="567"/>
        <w:jc w:val="both"/>
        <w:rPr>
          <w:rFonts w:ascii="David" w:eastAsia="Times New Roman" w:hAnsi="David" w:cs="David"/>
          <w:snapToGrid w:val="0"/>
          <w:sz w:val="24"/>
          <w:szCs w:val="24"/>
          <w:rtl/>
        </w:rPr>
      </w:pPr>
      <w:r w:rsidRPr="00E56613">
        <w:rPr>
          <w:rFonts w:ascii="David" w:eastAsia="Times New Roman" w:hAnsi="David" w:cs="David"/>
          <w:snapToGrid w:val="0"/>
          <w:sz w:val="24"/>
          <w:szCs w:val="24"/>
          <w:rtl/>
        </w:rPr>
        <w:t>8.2.5.1 ינוכה עיכבון בשיעור 5%.</w:t>
      </w:r>
    </w:p>
    <w:p w14:paraId="7224C5BB" w14:textId="77777777" w:rsidR="00E56613" w:rsidRPr="00E56613" w:rsidRDefault="00E56613" w:rsidP="00E56613">
      <w:pPr>
        <w:spacing w:before="60" w:beforeAutospacing="0" w:after="0" w:afterAutospacing="0" w:line="240" w:lineRule="auto"/>
        <w:ind w:left="851" w:hanging="851"/>
        <w:jc w:val="both"/>
        <w:rPr>
          <w:rFonts w:ascii="David" w:eastAsia="Times New Roman" w:hAnsi="David" w:cs="David"/>
          <w:snapToGrid w:val="0"/>
          <w:sz w:val="24"/>
          <w:szCs w:val="24"/>
          <w:rtl/>
        </w:rPr>
      </w:pPr>
    </w:p>
    <w:p w14:paraId="07C28169" w14:textId="77777777" w:rsidR="00E56613" w:rsidRPr="00E56613" w:rsidRDefault="00E56613" w:rsidP="00E56613">
      <w:pPr>
        <w:spacing w:before="0" w:beforeAutospacing="0" w:after="0" w:afterAutospacing="0" w:line="240" w:lineRule="auto"/>
        <w:ind w:left="567" w:hanging="567"/>
        <w:jc w:val="both"/>
        <w:rPr>
          <w:rFonts w:ascii="David" w:eastAsia="Times New Roman" w:hAnsi="David" w:cs="David"/>
          <w:snapToGrid w:val="0"/>
          <w:sz w:val="24"/>
          <w:szCs w:val="24"/>
          <w:rtl/>
        </w:rPr>
      </w:pPr>
      <w:r w:rsidRPr="00E56613">
        <w:rPr>
          <w:rFonts w:ascii="David" w:eastAsia="Times New Roman" w:hAnsi="David" w:cs="David"/>
          <w:snapToGrid w:val="0"/>
          <w:sz w:val="24"/>
          <w:szCs w:val="24"/>
          <w:rtl/>
        </w:rPr>
        <w:t>8.3.5</w:t>
      </w:r>
      <w:r w:rsidRPr="00E56613">
        <w:rPr>
          <w:rFonts w:ascii="David" w:eastAsia="Times New Roman" w:hAnsi="David" w:cs="David"/>
          <w:snapToGrid w:val="0"/>
          <w:sz w:val="24"/>
          <w:szCs w:val="24"/>
          <w:rtl/>
        </w:rPr>
        <w:tab/>
        <w:t>פרק הזמן לבדיקת החשבון הסופי ע"י המפקח הוא תוך 45 יום ממועד קבלתו ומהמועד שבו התמלאו כל התנאים המוקדמים.</w:t>
      </w:r>
    </w:p>
    <w:p w14:paraId="4BEB50F7" w14:textId="77777777" w:rsidR="00E56613" w:rsidRPr="00E56613" w:rsidRDefault="00E56613" w:rsidP="00E56613">
      <w:pPr>
        <w:spacing w:before="0" w:beforeAutospacing="0" w:after="0" w:afterAutospacing="0" w:line="240" w:lineRule="auto"/>
        <w:jc w:val="both"/>
        <w:rPr>
          <w:rFonts w:ascii="David" w:eastAsia="Times New Roman" w:hAnsi="David" w:cs="David"/>
          <w:snapToGrid w:val="0"/>
          <w:sz w:val="24"/>
          <w:szCs w:val="24"/>
          <w:rtl/>
        </w:rPr>
      </w:pPr>
    </w:p>
    <w:p w14:paraId="1D8DF9EF" w14:textId="77777777" w:rsidR="00E56613" w:rsidRPr="00E56613" w:rsidRDefault="00E56613" w:rsidP="00E56613">
      <w:pPr>
        <w:spacing w:before="0" w:beforeAutospacing="0" w:after="0" w:afterAutospacing="0" w:line="240" w:lineRule="auto"/>
        <w:ind w:left="567" w:hanging="567"/>
        <w:jc w:val="both"/>
        <w:rPr>
          <w:rFonts w:ascii="David" w:eastAsia="Times New Roman" w:hAnsi="David" w:cs="David"/>
          <w:snapToGrid w:val="0"/>
          <w:sz w:val="24"/>
          <w:szCs w:val="24"/>
          <w:rtl/>
        </w:rPr>
      </w:pPr>
      <w:r w:rsidRPr="00E56613">
        <w:rPr>
          <w:rFonts w:ascii="David" w:eastAsia="Times New Roman" w:hAnsi="David" w:cs="David"/>
          <w:snapToGrid w:val="0"/>
          <w:sz w:val="24"/>
          <w:szCs w:val="24"/>
          <w:rtl/>
        </w:rPr>
        <w:t>8.3.6</w:t>
      </w:r>
      <w:r w:rsidRPr="00E56613">
        <w:rPr>
          <w:rFonts w:ascii="David" w:eastAsia="Times New Roman" w:hAnsi="David" w:cs="David"/>
          <w:snapToGrid w:val="0"/>
          <w:sz w:val="24"/>
          <w:szCs w:val="24"/>
          <w:rtl/>
        </w:rPr>
        <w:tab/>
        <w:t>תשלום החשבון הסופי יבוצע ע"י המזמין תוך 45 יום ממועד קבלת חשבון מאושר ע"י המפקח או תוך 90 יום ממועד קבלתו ע"י המפקח ומהמועד שבו התמלאו כל התנאים המוקדמים לפי המאוחר מבניהם.</w:t>
      </w:r>
    </w:p>
    <w:p w14:paraId="6ABA165F" w14:textId="77777777" w:rsidR="00E56613" w:rsidRPr="00E56613" w:rsidRDefault="00E56613" w:rsidP="00E56613">
      <w:pPr>
        <w:spacing w:before="0" w:beforeAutospacing="0" w:after="0" w:afterAutospacing="0" w:line="240" w:lineRule="auto"/>
        <w:jc w:val="both"/>
        <w:rPr>
          <w:rFonts w:ascii="David" w:eastAsia="Times New Roman" w:hAnsi="David" w:cs="David"/>
          <w:snapToGrid w:val="0"/>
          <w:sz w:val="24"/>
          <w:szCs w:val="24"/>
          <w:rtl/>
        </w:rPr>
      </w:pPr>
    </w:p>
    <w:p w14:paraId="7FF91E76" w14:textId="77777777" w:rsidR="00E56613" w:rsidRPr="00E56613" w:rsidRDefault="00E56613" w:rsidP="00E56613">
      <w:pPr>
        <w:spacing w:before="0" w:beforeAutospacing="0" w:after="0" w:afterAutospacing="0" w:line="240" w:lineRule="auto"/>
        <w:ind w:left="567" w:hanging="567"/>
        <w:jc w:val="both"/>
        <w:rPr>
          <w:rFonts w:ascii="David" w:eastAsia="Times New Roman" w:hAnsi="David" w:cs="David"/>
          <w:snapToGrid w:val="0"/>
          <w:sz w:val="24"/>
          <w:szCs w:val="24"/>
          <w:rtl/>
        </w:rPr>
      </w:pPr>
      <w:r w:rsidRPr="00E56613">
        <w:rPr>
          <w:rFonts w:ascii="David" w:eastAsia="Times New Roman" w:hAnsi="David" w:cs="David"/>
          <w:snapToGrid w:val="0"/>
          <w:sz w:val="24"/>
          <w:szCs w:val="24"/>
          <w:rtl/>
        </w:rPr>
        <w:t>8.3.7</w:t>
      </w:r>
      <w:r w:rsidRPr="00E56613">
        <w:rPr>
          <w:rFonts w:ascii="David" w:eastAsia="Times New Roman" w:hAnsi="David" w:cs="David"/>
          <w:snapToGrid w:val="0"/>
          <w:sz w:val="24"/>
          <w:szCs w:val="24"/>
          <w:rtl/>
        </w:rPr>
        <w:tab/>
        <w:t>שיעור הריבית הוא - פריים פחות 0.5% לשנה.</w:t>
      </w:r>
    </w:p>
    <w:p w14:paraId="1312A0E9" w14:textId="77777777" w:rsidR="00E56613" w:rsidRPr="00E56613" w:rsidRDefault="00E56613" w:rsidP="00E56613">
      <w:pPr>
        <w:spacing w:before="0" w:beforeAutospacing="0" w:after="0" w:afterAutospacing="0" w:line="240" w:lineRule="auto"/>
        <w:ind w:left="1366" w:hanging="1134"/>
        <w:jc w:val="both"/>
        <w:rPr>
          <w:rFonts w:ascii="David" w:eastAsia="Times New Roman" w:hAnsi="David" w:cs="David"/>
          <w:snapToGrid w:val="0"/>
          <w:sz w:val="24"/>
          <w:szCs w:val="24"/>
          <w:rtl/>
        </w:rPr>
      </w:pPr>
    </w:p>
    <w:p w14:paraId="4CB3D0DA" w14:textId="77777777" w:rsidR="00E56613" w:rsidRPr="00E56613" w:rsidRDefault="00E56613" w:rsidP="00E56613">
      <w:pPr>
        <w:spacing w:before="0" w:beforeAutospacing="0" w:after="0" w:afterAutospacing="0" w:line="240" w:lineRule="auto"/>
        <w:ind w:left="567" w:hanging="567"/>
        <w:jc w:val="both"/>
        <w:rPr>
          <w:rFonts w:ascii="David" w:eastAsia="Times New Roman" w:hAnsi="David" w:cs="David"/>
          <w:snapToGrid w:val="0"/>
          <w:sz w:val="24"/>
          <w:szCs w:val="24"/>
          <w:rtl/>
        </w:rPr>
      </w:pPr>
      <w:r w:rsidRPr="00E56613">
        <w:rPr>
          <w:rFonts w:ascii="David" w:eastAsia="Times New Roman" w:hAnsi="David" w:cs="David"/>
          <w:snapToGrid w:val="0"/>
          <w:sz w:val="24"/>
          <w:szCs w:val="24"/>
          <w:rtl/>
        </w:rPr>
        <w:t>9.1</w:t>
      </w:r>
      <w:r w:rsidRPr="00E56613">
        <w:rPr>
          <w:rFonts w:ascii="David" w:eastAsia="Times New Roman" w:hAnsi="David" w:cs="David"/>
          <w:snapToGrid w:val="0"/>
          <w:color w:val="000000"/>
          <w:sz w:val="24"/>
          <w:szCs w:val="24"/>
          <w:rtl/>
        </w:rPr>
        <w:tab/>
      </w:r>
      <w:r w:rsidRPr="00E56613">
        <w:rPr>
          <w:rFonts w:ascii="David" w:eastAsia="Times New Roman" w:hAnsi="David" w:cs="David"/>
          <w:snapToGrid w:val="0"/>
          <w:sz w:val="24"/>
          <w:szCs w:val="24"/>
          <w:rtl/>
        </w:rPr>
        <w:t>הערבות להבטחת קיום התחייבויות הקבלן כאמור בסעיף תהא בשיעור 10% ממחיר העבודות.</w:t>
      </w:r>
    </w:p>
    <w:p w14:paraId="29601C9B" w14:textId="77777777" w:rsidR="00E56613" w:rsidRPr="00E56613" w:rsidRDefault="00E56613" w:rsidP="00E56613">
      <w:pPr>
        <w:spacing w:before="0" w:beforeAutospacing="0" w:after="0" w:afterAutospacing="0" w:line="240" w:lineRule="auto"/>
        <w:ind w:left="567"/>
        <w:jc w:val="both"/>
        <w:rPr>
          <w:rFonts w:ascii="David" w:eastAsia="Times New Roman" w:hAnsi="David" w:cs="David"/>
          <w:snapToGrid w:val="0"/>
          <w:sz w:val="24"/>
          <w:szCs w:val="24"/>
          <w:rtl/>
        </w:rPr>
      </w:pPr>
      <w:r w:rsidRPr="00E56613">
        <w:rPr>
          <w:rFonts w:ascii="David" w:eastAsia="Times New Roman" w:hAnsi="David" w:cs="David"/>
          <w:snapToGrid w:val="0"/>
          <w:sz w:val="24"/>
          <w:szCs w:val="24"/>
          <w:rtl/>
        </w:rPr>
        <w:t>למרות האמור לעיל כל עוד לא הוציא המזמין צו התחלת עבודה לבצוע כל העבודות, השיעור יהיה 10% ממחיר העבודות ללא מע"מ של שלב א' להן הוציא המזמין צו כאמור ו- 5% ממחיר העבודות ללא מע"מ להן טרם הוציא המזמין צו כאמור. עם הוצאת צ.ה.ע ע"י המזמין ליתרת העבודות, ישלים הקבלן ערבות בנקאית בשיעור 5% נוספים ממחיר עבודות ללא מע"מ אלה, כך שבסה"כ יעמיד ערבות בגובה שלא יפחת מ- 10% מהמחיר הכולל ללא מע"מ.</w:t>
      </w:r>
    </w:p>
    <w:p w14:paraId="67361EE1" w14:textId="77777777" w:rsidR="00E56613" w:rsidRPr="00E56613" w:rsidRDefault="00E56613" w:rsidP="00E56613">
      <w:pPr>
        <w:spacing w:before="0" w:beforeAutospacing="0" w:after="0" w:afterAutospacing="0" w:line="240" w:lineRule="auto"/>
        <w:ind w:left="1480" w:hanging="660"/>
        <w:jc w:val="both"/>
        <w:rPr>
          <w:rFonts w:ascii="David" w:eastAsia="Times New Roman" w:hAnsi="David" w:cs="David"/>
          <w:strike/>
          <w:snapToGrid w:val="0"/>
          <w:sz w:val="24"/>
          <w:szCs w:val="24"/>
          <w:rtl/>
        </w:rPr>
      </w:pPr>
    </w:p>
    <w:p w14:paraId="224B7CE6" w14:textId="77777777" w:rsidR="00E56613" w:rsidRPr="00E56613" w:rsidRDefault="00E56613" w:rsidP="00E56613">
      <w:pPr>
        <w:spacing w:before="0" w:beforeAutospacing="0" w:after="0" w:afterAutospacing="0" w:line="240" w:lineRule="auto"/>
        <w:ind w:left="567" w:hanging="567"/>
        <w:jc w:val="both"/>
        <w:rPr>
          <w:rFonts w:ascii="David" w:eastAsia="Times New Roman" w:hAnsi="David" w:cs="David"/>
          <w:snapToGrid w:val="0"/>
          <w:sz w:val="24"/>
          <w:szCs w:val="24"/>
          <w:rtl/>
        </w:rPr>
      </w:pPr>
      <w:r w:rsidRPr="00E56613">
        <w:rPr>
          <w:rFonts w:ascii="David" w:eastAsia="Times New Roman" w:hAnsi="David" w:cs="David"/>
          <w:snapToGrid w:val="0"/>
          <w:sz w:val="24"/>
          <w:szCs w:val="24"/>
          <w:rtl/>
        </w:rPr>
        <w:t>9.3.2</w:t>
      </w:r>
      <w:r w:rsidRPr="00E56613">
        <w:rPr>
          <w:rFonts w:ascii="David" w:eastAsia="Times New Roman" w:hAnsi="David" w:cs="David"/>
          <w:snapToGrid w:val="0"/>
          <w:sz w:val="24"/>
          <w:szCs w:val="24"/>
          <w:rtl/>
        </w:rPr>
        <w:tab/>
        <w:t>המדד היסודי הוא כמפורט בסעיף 1.1 לעיל.</w:t>
      </w:r>
    </w:p>
    <w:p w14:paraId="45035141" w14:textId="77777777" w:rsidR="00E56613" w:rsidRPr="00E56613" w:rsidRDefault="00E56613" w:rsidP="00E56613">
      <w:pPr>
        <w:spacing w:before="60" w:beforeAutospacing="0" w:after="0" w:afterAutospacing="0" w:line="240" w:lineRule="auto"/>
        <w:ind w:left="851" w:hanging="851"/>
        <w:jc w:val="both"/>
        <w:rPr>
          <w:rFonts w:ascii="David" w:eastAsia="Times New Roman" w:hAnsi="David" w:cs="David"/>
          <w:strike/>
          <w:snapToGrid w:val="0"/>
          <w:sz w:val="24"/>
          <w:szCs w:val="24"/>
          <w:rtl/>
        </w:rPr>
      </w:pPr>
    </w:p>
    <w:p w14:paraId="2B511251" w14:textId="77777777" w:rsidR="00E56613" w:rsidRPr="00E56613" w:rsidRDefault="00E56613" w:rsidP="00E56613">
      <w:pPr>
        <w:spacing w:before="0" w:beforeAutospacing="0" w:after="0" w:afterAutospacing="0" w:line="240" w:lineRule="auto"/>
        <w:ind w:left="567" w:hanging="567"/>
        <w:jc w:val="both"/>
        <w:rPr>
          <w:rFonts w:ascii="David" w:eastAsia="Times New Roman" w:hAnsi="David" w:cs="David"/>
          <w:snapToGrid w:val="0"/>
          <w:sz w:val="24"/>
          <w:szCs w:val="24"/>
          <w:rtl/>
        </w:rPr>
      </w:pPr>
      <w:r w:rsidRPr="00E56613">
        <w:rPr>
          <w:rFonts w:ascii="David" w:eastAsia="Times New Roman" w:hAnsi="David" w:cs="David"/>
          <w:snapToGrid w:val="0"/>
          <w:sz w:val="24"/>
          <w:szCs w:val="24"/>
          <w:rtl/>
        </w:rPr>
        <w:t>10.1</w:t>
      </w:r>
      <w:r w:rsidRPr="00E56613">
        <w:rPr>
          <w:rFonts w:ascii="David" w:eastAsia="Times New Roman" w:hAnsi="David" w:cs="David"/>
          <w:snapToGrid w:val="0"/>
          <w:color w:val="000000"/>
          <w:sz w:val="24"/>
          <w:szCs w:val="24"/>
          <w:rtl/>
        </w:rPr>
        <w:tab/>
        <w:t xml:space="preserve">מבלי לגרוע מהוראות </w:t>
      </w:r>
      <w:r w:rsidRPr="00E56613">
        <w:rPr>
          <w:rFonts w:ascii="David" w:eastAsia="Times New Roman" w:hAnsi="David" w:cs="David"/>
          <w:b/>
          <w:bCs/>
          <w:snapToGrid w:val="0"/>
          <w:color w:val="000000"/>
          <w:sz w:val="24"/>
          <w:szCs w:val="24"/>
          <w:rtl/>
        </w:rPr>
        <w:t>לוח הזמן הכללי</w:t>
      </w:r>
      <w:r w:rsidRPr="00E56613">
        <w:rPr>
          <w:rFonts w:ascii="David" w:eastAsia="Times New Roman" w:hAnsi="David" w:cs="David"/>
          <w:snapToGrid w:val="0"/>
          <w:color w:val="000000"/>
          <w:sz w:val="24"/>
          <w:szCs w:val="24"/>
          <w:rtl/>
        </w:rPr>
        <w:t>:</w:t>
      </w:r>
    </w:p>
    <w:p w14:paraId="60386FE3" w14:textId="77777777" w:rsidR="00E56613" w:rsidRPr="00E56613" w:rsidRDefault="00E56613" w:rsidP="00E56613">
      <w:pPr>
        <w:spacing w:before="0" w:beforeAutospacing="0" w:after="0" w:afterAutospacing="0" w:line="240" w:lineRule="auto"/>
        <w:ind w:left="851" w:hanging="660"/>
        <w:jc w:val="both"/>
        <w:rPr>
          <w:rFonts w:ascii="David" w:eastAsia="Times New Roman" w:hAnsi="David" w:cs="David"/>
          <w:snapToGrid w:val="0"/>
          <w:sz w:val="24"/>
          <w:szCs w:val="24"/>
          <w:rtl/>
        </w:rPr>
      </w:pPr>
    </w:p>
    <w:p w14:paraId="702935B9" w14:textId="3BABC8F0" w:rsidR="00E56613" w:rsidRPr="009B4CF7" w:rsidDel="009B4CF7" w:rsidRDefault="00E56613" w:rsidP="00E56613">
      <w:pPr>
        <w:spacing w:before="0" w:beforeAutospacing="0" w:after="0" w:afterAutospacing="0" w:line="240" w:lineRule="auto"/>
        <w:ind w:left="567"/>
        <w:jc w:val="both"/>
        <w:rPr>
          <w:del w:id="612" w:author="Meryl Etman" w:date="2021-08-16T08:43:00Z"/>
          <w:rFonts w:ascii="David" w:eastAsia="Times New Roman" w:hAnsi="David" w:cs="David"/>
          <w:snapToGrid w:val="0"/>
          <w:sz w:val="24"/>
          <w:szCs w:val="24"/>
          <w:rtl/>
        </w:rPr>
      </w:pPr>
      <w:del w:id="613" w:author="Meryl Etman" w:date="2021-08-16T08:43:00Z">
        <w:r w:rsidRPr="009B4CF7" w:rsidDel="009B4CF7">
          <w:rPr>
            <w:rFonts w:ascii="David" w:eastAsia="Times New Roman" w:hAnsi="David" w:cs="David"/>
            <w:snapToGrid w:val="0"/>
            <w:sz w:val="24"/>
            <w:szCs w:val="24"/>
            <w:rtl/>
          </w:rPr>
          <w:delText>פרק הזמן להשלמת המרתפים הוא __חודשים ממועד צו התחלת עבודה.</w:delText>
        </w:r>
      </w:del>
    </w:p>
    <w:p w14:paraId="77FEE760" w14:textId="464D3705" w:rsidR="00E56613" w:rsidRPr="009B4CF7" w:rsidRDefault="00E56613" w:rsidP="009B4CF7">
      <w:pPr>
        <w:spacing w:before="0" w:beforeAutospacing="0" w:after="0" w:afterAutospacing="0" w:line="240" w:lineRule="auto"/>
        <w:ind w:left="567"/>
        <w:jc w:val="both"/>
        <w:rPr>
          <w:rFonts w:ascii="David" w:eastAsia="Times New Roman" w:hAnsi="David" w:cs="David"/>
          <w:snapToGrid w:val="0"/>
          <w:sz w:val="24"/>
          <w:szCs w:val="24"/>
          <w:rtl/>
        </w:rPr>
      </w:pPr>
      <w:r w:rsidRPr="009B4CF7">
        <w:rPr>
          <w:rFonts w:ascii="David" w:eastAsia="Times New Roman" w:hAnsi="David" w:cs="David"/>
          <w:snapToGrid w:val="0"/>
          <w:sz w:val="24"/>
          <w:szCs w:val="24"/>
          <w:rtl/>
        </w:rPr>
        <w:t xml:space="preserve">פרק הזמן להשלמת </w:t>
      </w:r>
      <w:del w:id="614" w:author="Meryl Etman" w:date="2021-08-11T16:55:00Z">
        <w:r w:rsidRPr="009B4CF7" w:rsidDel="006A0D8E">
          <w:rPr>
            <w:rFonts w:ascii="David" w:eastAsia="Times New Roman" w:hAnsi="David" w:cs="David"/>
            <w:snapToGrid w:val="0"/>
            <w:sz w:val="24"/>
            <w:szCs w:val="24"/>
            <w:rtl/>
          </w:rPr>
          <w:delText>בנין מס' 1</w:delText>
        </w:r>
      </w:del>
      <w:ins w:id="615" w:author="Meryl Etman" w:date="2021-08-11T16:55:00Z">
        <w:r w:rsidR="006A0D8E" w:rsidRPr="009B4CF7">
          <w:rPr>
            <w:rFonts w:ascii="David" w:eastAsia="Times New Roman" w:hAnsi="David" w:cs="David" w:hint="eastAsia"/>
            <w:snapToGrid w:val="0"/>
            <w:sz w:val="24"/>
            <w:szCs w:val="24"/>
            <w:rtl/>
          </w:rPr>
          <w:t>הבניין</w:t>
        </w:r>
        <w:r w:rsidR="006A0D8E" w:rsidRPr="009B4CF7">
          <w:rPr>
            <w:rFonts w:ascii="David" w:eastAsia="Times New Roman" w:hAnsi="David" w:cs="David"/>
            <w:snapToGrid w:val="0"/>
            <w:sz w:val="24"/>
            <w:szCs w:val="24"/>
            <w:rtl/>
          </w:rPr>
          <w:t xml:space="preserve"> במגרש 1001 </w:t>
        </w:r>
      </w:ins>
      <w:r w:rsidRPr="009B4CF7">
        <w:rPr>
          <w:rFonts w:ascii="David" w:eastAsia="Times New Roman" w:hAnsi="David" w:cs="David"/>
          <w:snapToGrid w:val="0"/>
          <w:sz w:val="24"/>
          <w:szCs w:val="24"/>
          <w:rtl/>
        </w:rPr>
        <w:t xml:space="preserve"> הוא </w:t>
      </w:r>
      <w:del w:id="616" w:author="Meryl Etman" w:date="2021-08-16T08:44:00Z">
        <w:r w:rsidRPr="009B4CF7" w:rsidDel="009B4CF7">
          <w:rPr>
            <w:rFonts w:ascii="David" w:eastAsia="Times New Roman" w:hAnsi="David" w:cs="David"/>
            <w:snapToGrid w:val="0"/>
            <w:sz w:val="24"/>
            <w:szCs w:val="24"/>
            <w:rtl/>
          </w:rPr>
          <w:delText xml:space="preserve">__ </w:delText>
        </w:r>
      </w:del>
      <w:ins w:id="617" w:author="Meryl Etman" w:date="2021-08-16T08:44:00Z">
        <w:r w:rsidR="009B4CF7">
          <w:rPr>
            <w:rFonts w:ascii="David" w:eastAsia="Times New Roman" w:hAnsi="David" w:cs="David" w:hint="cs"/>
            <w:snapToGrid w:val="0"/>
            <w:sz w:val="24"/>
            <w:szCs w:val="24"/>
            <w:rtl/>
          </w:rPr>
          <w:t>30</w:t>
        </w:r>
        <w:r w:rsidR="009B4CF7" w:rsidRPr="009B4CF7">
          <w:rPr>
            <w:rFonts w:ascii="David" w:eastAsia="Times New Roman" w:hAnsi="David" w:cs="David"/>
            <w:snapToGrid w:val="0"/>
            <w:sz w:val="24"/>
            <w:szCs w:val="24"/>
            <w:rtl/>
          </w:rPr>
          <w:t xml:space="preserve"> </w:t>
        </w:r>
      </w:ins>
      <w:r w:rsidRPr="009B4CF7">
        <w:rPr>
          <w:rFonts w:ascii="David" w:eastAsia="Times New Roman" w:hAnsi="David" w:cs="David"/>
          <w:snapToGrid w:val="0"/>
          <w:sz w:val="24"/>
          <w:szCs w:val="24"/>
          <w:rtl/>
        </w:rPr>
        <w:t>חודשים ממועד צו התחלת עבודה</w:t>
      </w:r>
      <w:ins w:id="618" w:author="Meryl Etman" w:date="2021-08-16T08:44:00Z">
        <w:r w:rsidR="009B4CF7">
          <w:rPr>
            <w:rFonts w:ascii="David" w:eastAsia="Times New Roman" w:hAnsi="David" w:cs="David" w:hint="cs"/>
            <w:snapToGrid w:val="0"/>
            <w:sz w:val="24"/>
            <w:szCs w:val="24"/>
            <w:rtl/>
          </w:rPr>
          <w:t xml:space="preserve"> ועד קבלת טופס 4 ואכלוס 50% מהדירות</w:t>
        </w:r>
      </w:ins>
      <w:r w:rsidRPr="009B4CF7">
        <w:rPr>
          <w:rFonts w:ascii="David" w:eastAsia="Times New Roman" w:hAnsi="David" w:cs="David"/>
          <w:snapToGrid w:val="0"/>
          <w:sz w:val="24"/>
          <w:szCs w:val="24"/>
          <w:rtl/>
        </w:rPr>
        <w:t>.</w:t>
      </w:r>
    </w:p>
    <w:p w14:paraId="08FF40BE" w14:textId="0A592A17" w:rsidR="00E56613" w:rsidRPr="009B4CF7" w:rsidRDefault="00E56613" w:rsidP="009B4CF7">
      <w:pPr>
        <w:spacing w:before="0" w:beforeAutospacing="0" w:after="0" w:afterAutospacing="0" w:line="240" w:lineRule="auto"/>
        <w:ind w:left="567"/>
        <w:jc w:val="both"/>
        <w:rPr>
          <w:rFonts w:ascii="David" w:eastAsia="Times New Roman" w:hAnsi="David" w:cs="David"/>
          <w:snapToGrid w:val="0"/>
          <w:sz w:val="24"/>
          <w:szCs w:val="24"/>
          <w:rtl/>
        </w:rPr>
      </w:pPr>
      <w:r w:rsidRPr="009B4CF7">
        <w:rPr>
          <w:rFonts w:ascii="David" w:eastAsia="Times New Roman" w:hAnsi="David" w:cs="David"/>
          <w:snapToGrid w:val="0"/>
          <w:sz w:val="24"/>
          <w:szCs w:val="24"/>
          <w:rtl/>
        </w:rPr>
        <w:t xml:space="preserve">פרק הזמן להשלמת </w:t>
      </w:r>
      <w:del w:id="619" w:author="Meryl Etman" w:date="2021-08-11T16:56:00Z">
        <w:r w:rsidRPr="009B4CF7" w:rsidDel="006A0D8E">
          <w:rPr>
            <w:rFonts w:ascii="David" w:eastAsia="Times New Roman" w:hAnsi="David" w:cs="David"/>
            <w:snapToGrid w:val="0"/>
            <w:sz w:val="24"/>
            <w:szCs w:val="24"/>
            <w:rtl/>
          </w:rPr>
          <w:delText>בנין מס' 2</w:delText>
        </w:r>
      </w:del>
      <w:ins w:id="620" w:author="Meryl Etman" w:date="2021-08-11T16:56:00Z">
        <w:r w:rsidR="006A0D8E" w:rsidRPr="009B4CF7">
          <w:rPr>
            <w:rFonts w:ascii="David" w:eastAsia="Times New Roman" w:hAnsi="David" w:cs="David" w:hint="eastAsia"/>
            <w:snapToGrid w:val="0"/>
            <w:sz w:val="24"/>
            <w:szCs w:val="24"/>
            <w:rtl/>
          </w:rPr>
          <w:t>הבניין</w:t>
        </w:r>
        <w:r w:rsidR="006A0D8E" w:rsidRPr="009B4CF7">
          <w:rPr>
            <w:rFonts w:ascii="David" w:eastAsia="Times New Roman" w:hAnsi="David" w:cs="David"/>
            <w:snapToGrid w:val="0"/>
            <w:sz w:val="24"/>
            <w:szCs w:val="24"/>
            <w:rtl/>
          </w:rPr>
          <w:t xml:space="preserve"> </w:t>
        </w:r>
        <w:r w:rsidR="006A0D8E" w:rsidRPr="009B4CF7">
          <w:rPr>
            <w:rFonts w:ascii="David" w:eastAsia="Times New Roman" w:hAnsi="David" w:cs="David" w:hint="eastAsia"/>
            <w:snapToGrid w:val="0"/>
            <w:sz w:val="24"/>
            <w:szCs w:val="24"/>
            <w:rtl/>
          </w:rPr>
          <w:t>במגרש</w:t>
        </w:r>
        <w:r w:rsidR="006A0D8E" w:rsidRPr="009B4CF7">
          <w:rPr>
            <w:rFonts w:ascii="David" w:eastAsia="Times New Roman" w:hAnsi="David" w:cs="David"/>
            <w:snapToGrid w:val="0"/>
            <w:sz w:val="24"/>
            <w:szCs w:val="24"/>
            <w:rtl/>
          </w:rPr>
          <w:t xml:space="preserve"> 1005</w:t>
        </w:r>
      </w:ins>
      <w:r w:rsidRPr="009B4CF7">
        <w:rPr>
          <w:rFonts w:ascii="David" w:eastAsia="Times New Roman" w:hAnsi="David" w:cs="David"/>
          <w:snapToGrid w:val="0"/>
          <w:sz w:val="24"/>
          <w:szCs w:val="24"/>
          <w:rtl/>
        </w:rPr>
        <w:t xml:space="preserve"> הוא </w:t>
      </w:r>
      <w:del w:id="621" w:author="Meryl Etman" w:date="2021-08-16T08:44:00Z">
        <w:r w:rsidRPr="009B4CF7" w:rsidDel="009B4CF7">
          <w:rPr>
            <w:rFonts w:ascii="David" w:eastAsia="Times New Roman" w:hAnsi="David" w:cs="David"/>
            <w:snapToGrid w:val="0"/>
            <w:sz w:val="24"/>
            <w:szCs w:val="24"/>
            <w:rtl/>
          </w:rPr>
          <w:delText xml:space="preserve">__ </w:delText>
        </w:r>
      </w:del>
      <w:ins w:id="622" w:author="Meryl Etman" w:date="2021-08-16T08:44:00Z">
        <w:r w:rsidR="009B4CF7">
          <w:rPr>
            <w:rFonts w:ascii="David" w:eastAsia="Times New Roman" w:hAnsi="David" w:cs="David" w:hint="cs"/>
            <w:snapToGrid w:val="0"/>
            <w:sz w:val="24"/>
            <w:szCs w:val="24"/>
            <w:rtl/>
          </w:rPr>
          <w:t xml:space="preserve">34 </w:t>
        </w:r>
      </w:ins>
      <w:r w:rsidRPr="009B4CF7">
        <w:rPr>
          <w:rFonts w:ascii="David" w:eastAsia="Times New Roman" w:hAnsi="David" w:cs="David"/>
          <w:snapToGrid w:val="0"/>
          <w:sz w:val="24"/>
          <w:szCs w:val="24"/>
          <w:rtl/>
        </w:rPr>
        <w:t>חודשים ממועד צו התחלת עבודה</w:t>
      </w:r>
      <w:ins w:id="623" w:author="Meryl Etman" w:date="2021-08-16T08:44:00Z">
        <w:r w:rsidR="009B4CF7">
          <w:rPr>
            <w:rFonts w:ascii="David" w:eastAsia="Times New Roman" w:hAnsi="David" w:cs="David" w:hint="cs"/>
            <w:snapToGrid w:val="0"/>
            <w:sz w:val="24"/>
            <w:szCs w:val="24"/>
            <w:rtl/>
          </w:rPr>
          <w:t xml:space="preserve"> ועד קבלת טופס 4 ואכלוס 50</w:t>
        </w:r>
      </w:ins>
      <w:ins w:id="624" w:author="Meryl Etman" w:date="2021-08-16T08:45:00Z">
        <w:r w:rsidR="009B4CF7">
          <w:rPr>
            <w:rFonts w:ascii="David" w:eastAsia="Times New Roman" w:hAnsi="David" w:cs="David" w:hint="cs"/>
            <w:snapToGrid w:val="0"/>
            <w:sz w:val="24"/>
            <w:szCs w:val="24"/>
            <w:rtl/>
          </w:rPr>
          <w:t>% מהדירות.</w:t>
        </w:r>
      </w:ins>
    </w:p>
    <w:p w14:paraId="43637E08" w14:textId="3D2E5550" w:rsidR="00E56613" w:rsidRPr="008C13B1" w:rsidDel="006A0D8E" w:rsidRDefault="00E56613" w:rsidP="00E56613">
      <w:pPr>
        <w:spacing w:before="0" w:beforeAutospacing="0" w:after="0" w:afterAutospacing="0" w:line="240" w:lineRule="auto"/>
        <w:ind w:left="567"/>
        <w:jc w:val="both"/>
        <w:rPr>
          <w:del w:id="625" w:author="Meryl Etman" w:date="2021-08-11T16:56:00Z"/>
          <w:rFonts w:ascii="David" w:eastAsia="Times New Roman" w:hAnsi="David" w:cs="David"/>
          <w:snapToGrid w:val="0"/>
          <w:sz w:val="24"/>
          <w:szCs w:val="24"/>
          <w:highlight w:val="yellow"/>
          <w:rtl/>
          <w:rPrChange w:id="626" w:author="Meryl Etman" w:date="2021-08-11T16:58:00Z">
            <w:rPr>
              <w:del w:id="627" w:author="Meryl Etman" w:date="2021-08-11T16:56:00Z"/>
              <w:rFonts w:ascii="David" w:eastAsia="Times New Roman" w:hAnsi="David" w:cs="David"/>
              <w:snapToGrid w:val="0"/>
              <w:sz w:val="24"/>
              <w:szCs w:val="24"/>
              <w:rtl/>
            </w:rPr>
          </w:rPrChange>
        </w:rPr>
      </w:pPr>
      <w:del w:id="628" w:author="Meryl Etman" w:date="2021-08-11T16:56:00Z">
        <w:r w:rsidRPr="008C13B1" w:rsidDel="006A0D8E">
          <w:rPr>
            <w:rFonts w:ascii="David" w:eastAsia="Times New Roman" w:hAnsi="David" w:cs="David"/>
            <w:snapToGrid w:val="0"/>
            <w:sz w:val="24"/>
            <w:szCs w:val="24"/>
            <w:highlight w:val="yellow"/>
            <w:rtl/>
            <w:rPrChange w:id="629" w:author="Meryl Etman" w:date="2021-08-11T16:58:00Z">
              <w:rPr>
                <w:rFonts w:ascii="David" w:eastAsia="Times New Roman" w:hAnsi="David" w:cs="David"/>
                <w:snapToGrid w:val="0"/>
                <w:sz w:val="24"/>
                <w:szCs w:val="24"/>
                <w:rtl/>
              </w:rPr>
            </w:rPrChange>
          </w:rPr>
          <w:delText>פרק הזמן להשלמת בנין מס' 3 הוא __חודשים ממועד צו התחלת עבודה.</w:delText>
        </w:r>
      </w:del>
    </w:p>
    <w:p w14:paraId="5AE6DDE9" w14:textId="18C80C2D" w:rsidR="00E56613" w:rsidDel="009B4CF7" w:rsidRDefault="00E56613" w:rsidP="00E56613">
      <w:pPr>
        <w:spacing w:before="0" w:beforeAutospacing="0" w:after="0" w:afterAutospacing="0" w:line="240" w:lineRule="auto"/>
        <w:ind w:left="567"/>
        <w:jc w:val="both"/>
        <w:rPr>
          <w:del w:id="630" w:author="Meryl Etman" w:date="2021-08-11T16:56:00Z"/>
          <w:rFonts w:ascii="David" w:eastAsia="Times New Roman" w:hAnsi="David" w:cs="David"/>
          <w:snapToGrid w:val="0"/>
          <w:sz w:val="24"/>
          <w:szCs w:val="24"/>
          <w:rtl/>
        </w:rPr>
      </w:pPr>
      <w:del w:id="631" w:author="Meryl Etman" w:date="2021-08-11T16:56:00Z">
        <w:r w:rsidRPr="008C13B1" w:rsidDel="006A0D8E">
          <w:rPr>
            <w:rFonts w:ascii="David" w:eastAsia="Times New Roman" w:hAnsi="David" w:cs="David"/>
            <w:snapToGrid w:val="0"/>
            <w:sz w:val="24"/>
            <w:szCs w:val="24"/>
            <w:highlight w:val="yellow"/>
            <w:rtl/>
            <w:rPrChange w:id="632" w:author="Meryl Etman" w:date="2021-08-11T16:58:00Z">
              <w:rPr>
                <w:rFonts w:ascii="David" w:eastAsia="Times New Roman" w:hAnsi="David" w:cs="David"/>
                <w:snapToGrid w:val="0"/>
                <w:sz w:val="24"/>
                <w:szCs w:val="24"/>
                <w:rtl/>
              </w:rPr>
            </w:rPrChange>
          </w:rPr>
          <w:delText>פרק הזמן להשלמת בנין מס' 4 הוא __ חודשים ממועד צו התחלת עבודה.</w:delText>
        </w:r>
      </w:del>
    </w:p>
    <w:p w14:paraId="10A759E0" w14:textId="702752EC" w:rsidR="009B4CF7" w:rsidRPr="00E56613" w:rsidRDefault="009B4CF7" w:rsidP="009B4CF7">
      <w:pPr>
        <w:spacing w:before="0" w:beforeAutospacing="0" w:after="0" w:afterAutospacing="0" w:line="240" w:lineRule="auto"/>
        <w:ind w:left="567"/>
        <w:jc w:val="both"/>
        <w:rPr>
          <w:ins w:id="633" w:author="Meryl Etman" w:date="2021-08-16T08:44:00Z"/>
          <w:rFonts w:ascii="David" w:eastAsia="Times New Roman" w:hAnsi="David" w:cs="David"/>
          <w:snapToGrid w:val="0"/>
          <w:sz w:val="24"/>
          <w:szCs w:val="24"/>
          <w:rtl/>
        </w:rPr>
      </w:pPr>
    </w:p>
    <w:p w14:paraId="65DC07C9" w14:textId="1AC8E064" w:rsidR="00E56613" w:rsidRPr="00E56613" w:rsidDel="006A0D8E" w:rsidRDefault="00E56613" w:rsidP="00E56613">
      <w:pPr>
        <w:spacing w:before="0" w:beforeAutospacing="0" w:after="0" w:afterAutospacing="0" w:line="240" w:lineRule="auto"/>
        <w:ind w:left="567"/>
        <w:jc w:val="both"/>
        <w:rPr>
          <w:del w:id="634" w:author="Meryl Etman" w:date="2021-08-11T16:56:00Z"/>
          <w:rFonts w:ascii="David" w:eastAsia="Times New Roman" w:hAnsi="David" w:cs="David"/>
          <w:snapToGrid w:val="0"/>
          <w:sz w:val="24"/>
          <w:szCs w:val="24"/>
          <w:rtl/>
        </w:rPr>
      </w:pPr>
    </w:p>
    <w:p w14:paraId="4523A98C" w14:textId="77777777" w:rsidR="00E56613" w:rsidRPr="00E56613" w:rsidRDefault="00E56613" w:rsidP="00E56613">
      <w:pPr>
        <w:spacing w:before="0" w:beforeAutospacing="0" w:after="0" w:afterAutospacing="0" w:line="240" w:lineRule="auto"/>
        <w:ind w:left="567"/>
        <w:jc w:val="both"/>
        <w:rPr>
          <w:rFonts w:ascii="David" w:eastAsia="Times New Roman" w:hAnsi="David" w:cs="David"/>
          <w:snapToGrid w:val="0"/>
          <w:sz w:val="24"/>
          <w:szCs w:val="24"/>
          <w:rtl/>
        </w:rPr>
      </w:pPr>
      <w:r w:rsidRPr="00E56613">
        <w:rPr>
          <w:rFonts w:ascii="David" w:eastAsia="Times New Roman" w:hAnsi="David" w:cs="David"/>
          <w:snapToGrid w:val="0"/>
          <w:sz w:val="24"/>
          <w:szCs w:val="24"/>
          <w:rtl/>
        </w:rPr>
        <w:t xml:space="preserve">פרק הזמן להשלמת חדר השנאים וחדר הבזק – למועד שיאפשר חבור חשמל וטלפון לבניינים ולדירות למועד אכלוסם. </w:t>
      </w:r>
    </w:p>
    <w:p w14:paraId="042C3F8C" w14:textId="77777777" w:rsidR="00E56613" w:rsidRPr="00E56613" w:rsidRDefault="00E56613" w:rsidP="00E56613">
      <w:pPr>
        <w:spacing w:before="0" w:beforeAutospacing="0" w:after="0" w:afterAutospacing="0" w:line="240" w:lineRule="auto"/>
        <w:ind w:left="851"/>
        <w:jc w:val="both"/>
        <w:rPr>
          <w:rFonts w:ascii="David" w:eastAsia="Times New Roman" w:hAnsi="David" w:cs="David"/>
          <w:snapToGrid w:val="0"/>
          <w:sz w:val="24"/>
          <w:szCs w:val="24"/>
          <w:rtl/>
        </w:rPr>
      </w:pPr>
    </w:p>
    <w:p w14:paraId="308E8F9D" w14:textId="77777777" w:rsidR="00E56613" w:rsidRPr="00E56613" w:rsidRDefault="00E56613" w:rsidP="00237720">
      <w:pPr>
        <w:numPr>
          <w:ilvl w:val="2"/>
          <w:numId w:val="6"/>
        </w:numPr>
        <w:spacing w:before="0" w:beforeAutospacing="0" w:after="0" w:afterAutospacing="0" w:line="240" w:lineRule="auto"/>
        <w:jc w:val="both"/>
        <w:rPr>
          <w:rFonts w:ascii="David" w:eastAsia="Times New Roman" w:hAnsi="David" w:cs="David"/>
          <w:snapToGrid w:val="0"/>
          <w:sz w:val="24"/>
          <w:szCs w:val="24"/>
        </w:rPr>
      </w:pPr>
      <w:r w:rsidRPr="00E56613">
        <w:rPr>
          <w:rFonts w:ascii="David" w:eastAsia="Times New Roman" w:hAnsi="David" w:cs="David"/>
          <w:snapToGrid w:val="0"/>
          <w:sz w:val="24"/>
          <w:szCs w:val="24"/>
          <w:rtl/>
        </w:rPr>
        <w:t xml:space="preserve">סכום הפיצוי המוסכם </w:t>
      </w:r>
      <w:r w:rsidRPr="00E56613">
        <w:rPr>
          <w:rFonts w:ascii="David" w:eastAsia="Times New Roman" w:hAnsi="David" w:cs="David" w:hint="cs"/>
          <w:snapToGrid w:val="0"/>
          <w:sz w:val="24"/>
          <w:szCs w:val="24"/>
          <w:rtl/>
        </w:rPr>
        <w:t>יעמוד על  7,500 ₪ לכל יום איחור במועד השלמת העבודות. מבלי לגרוע מכל האמור לעיל, ישא הקבלן בכל הוצאות ונזקי המזמין, הישירים והעקיפים, הנובעים מהאיחור במועד השלמת העבודות.</w:t>
      </w:r>
    </w:p>
    <w:p w14:paraId="682844E3" w14:textId="77777777" w:rsidR="00E56613" w:rsidRPr="00E56613" w:rsidRDefault="00E56613" w:rsidP="00E56613">
      <w:pPr>
        <w:spacing w:before="0" w:beforeAutospacing="0" w:after="0" w:afterAutospacing="0" w:line="240" w:lineRule="auto"/>
        <w:jc w:val="both"/>
        <w:rPr>
          <w:rFonts w:ascii="David" w:eastAsia="Times New Roman" w:hAnsi="David" w:cs="David"/>
          <w:snapToGrid w:val="0"/>
          <w:sz w:val="24"/>
          <w:szCs w:val="24"/>
          <w:rtl/>
        </w:rPr>
      </w:pPr>
    </w:p>
    <w:p w14:paraId="6BE7A3E9" w14:textId="77777777" w:rsidR="00E56613" w:rsidRPr="00E56613" w:rsidRDefault="00E56613" w:rsidP="00E56613">
      <w:pPr>
        <w:spacing w:before="0" w:beforeAutospacing="0" w:after="0" w:afterAutospacing="0" w:line="240" w:lineRule="auto"/>
        <w:ind w:left="567" w:hanging="567"/>
        <w:jc w:val="both"/>
        <w:rPr>
          <w:rFonts w:ascii="David" w:eastAsia="Times New Roman" w:hAnsi="David" w:cs="David"/>
          <w:snapToGrid w:val="0"/>
          <w:sz w:val="24"/>
          <w:szCs w:val="24"/>
          <w:rtl/>
        </w:rPr>
      </w:pPr>
      <w:r w:rsidRPr="00E56613">
        <w:rPr>
          <w:rFonts w:ascii="David" w:eastAsia="Times New Roman" w:hAnsi="David" w:cs="David"/>
          <w:snapToGrid w:val="0"/>
          <w:sz w:val="24"/>
          <w:szCs w:val="24"/>
          <w:rtl/>
        </w:rPr>
        <w:tab/>
      </w:r>
      <w:r w:rsidRPr="00E56613">
        <w:rPr>
          <w:rFonts w:ascii="David" w:eastAsia="Times New Roman" w:hAnsi="David" w:cs="David"/>
          <w:snapToGrid w:val="0"/>
          <w:sz w:val="24"/>
          <w:szCs w:val="24"/>
          <w:rtl/>
        </w:rPr>
        <w:tab/>
      </w:r>
      <w:r w:rsidRPr="00E56613">
        <w:rPr>
          <w:rFonts w:ascii="David" w:eastAsia="Times New Roman" w:hAnsi="David" w:cs="David"/>
          <w:snapToGrid w:val="0"/>
          <w:sz w:val="24"/>
          <w:szCs w:val="24"/>
          <w:rtl/>
        </w:rPr>
        <w:tab/>
      </w:r>
      <w:r w:rsidRPr="00E56613">
        <w:rPr>
          <w:rFonts w:ascii="David" w:eastAsia="Times New Roman" w:hAnsi="David" w:cs="David"/>
          <w:snapToGrid w:val="0"/>
          <w:sz w:val="24"/>
          <w:szCs w:val="24"/>
          <w:rtl/>
        </w:rPr>
        <w:tab/>
      </w:r>
    </w:p>
    <w:p w14:paraId="30880D9E" w14:textId="77777777" w:rsidR="00E56613" w:rsidRPr="00E56613" w:rsidRDefault="00E56613" w:rsidP="00E56613">
      <w:pPr>
        <w:spacing w:before="0" w:beforeAutospacing="0" w:after="0" w:afterAutospacing="0" w:line="240" w:lineRule="auto"/>
        <w:ind w:left="567"/>
        <w:jc w:val="both"/>
        <w:rPr>
          <w:rFonts w:ascii="David" w:eastAsia="Times New Roman" w:hAnsi="David" w:cs="David"/>
          <w:snapToGrid w:val="0"/>
          <w:sz w:val="24"/>
          <w:szCs w:val="24"/>
          <w:rtl/>
        </w:rPr>
      </w:pPr>
      <w:r w:rsidRPr="00E56613">
        <w:rPr>
          <w:rFonts w:ascii="David" w:eastAsia="Times New Roman" w:hAnsi="David" w:cs="David"/>
          <w:snapToGrid w:val="0"/>
          <w:sz w:val="24"/>
          <w:szCs w:val="24"/>
          <w:rtl/>
        </w:rPr>
        <w:t xml:space="preserve">מבלי לגרוע מהאמור, בגין איחור העולה על 60 ימים מהמועד המיועד להשלמת העבודות בנכס, יהא המזמין רשאי לדרוש מהקבלן, החל מהיום הראשון לאיחור בעד כל חודש איחור, ועד שמונה חודשים לאחר אותו מועד, סכום השווה לדמי שכירות של נכס הדומה באופיו ובגודלו כשהוא מוכפל פי 1.5 (להלן: </w:t>
      </w:r>
      <w:r w:rsidRPr="00E56613">
        <w:rPr>
          <w:rFonts w:ascii="David" w:eastAsia="Times New Roman" w:hAnsi="David" w:cs="David"/>
          <w:b/>
          <w:bCs/>
          <w:snapToGrid w:val="0"/>
          <w:sz w:val="24"/>
          <w:szCs w:val="24"/>
          <w:rtl/>
        </w:rPr>
        <w:t>"סכום הפיצוי"</w:t>
      </w:r>
      <w:r w:rsidRPr="00E56613">
        <w:rPr>
          <w:rFonts w:ascii="David" w:eastAsia="Times New Roman" w:hAnsi="David" w:cs="David"/>
          <w:snapToGrid w:val="0"/>
          <w:sz w:val="24"/>
          <w:szCs w:val="24"/>
          <w:rtl/>
        </w:rPr>
        <w:t>).</w:t>
      </w:r>
    </w:p>
    <w:p w14:paraId="6E7F367F" w14:textId="77777777" w:rsidR="00E56613" w:rsidRPr="00E56613" w:rsidRDefault="00E56613" w:rsidP="00E56613">
      <w:pPr>
        <w:spacing w:before="0" w:beforeAutospacing="0" w:after="0" w:afterAutospacing="0" w:line="240" w:lineRule="auto"/>
        <w:ind w:left="567"/>
        <w:jc w:val="both"/>
        <w:rPr>
          <w:rFonts w:ascii="David" w:eastAsia="Times New Roman" w:hAnsi="David" w:cs="David"/>
          <w:snapToGrid w:val="0"/>
          <w:sz w:val="24"/>
          <w:szCs w:val="24"/>
        </w:rPr>
      </w:pPr>
      <w:r w:rsidRPr="00E56613">
        <w:rPr>
          <w:rFonts w:ascii="David" w:eastAsia="Times New Roman" w:hAnsi="David" w:cs="David"/>
          <w:snapToGrid w:val="0"/>
          <w:sz w:val="24"/>
          <w:szCs w:val="24"/>
          <w:rtl/>
        </w:rPr>
        <w:t>מובהר כי בכל מקרה לא יפחת סכום הפיצוי מכל סכום שיחויב בו המזמין כלפי רוכש הנכס על פי כל דין.</w:t>
      </w:r>
    </w:p>
    <w:p w14:paraId="215A86A6" w14:textId="77777777" w:rsidR="00E56613" w:rsidRPr="00E56613" w:rsidRDefault="00E56613" w:rsidP="00E56613">
      <w:pPr>
        <w:spacing w:before="0" w:beforeAutospacing="0" w:after="0" w:afterAutospacing="0" w:line="240" w:lineRule="auto"/>
        <w:ind w:left="567" w:hanging="567"/>
        <w:jc w:val="both"/>
        <w:rPr>
          <w:rFonts w:ascii="David" w:eastAsia="Times New Roman" w:hAnsi="David" w:cs="David"/>
          <w:snapToGrid w:val="0"/>
          <w:sz w:val="24"/>
          <w:szCs w:val="24"/>
          <w:rtl/>
        </w:rPr>
      </w:pPr>
    </w:p>
    <w:p w14:paraId="28EC3FFC" w14:textId="77777777" w:rsidR="00E56613" w:rsidRPr="00E56613" w:rsidRDefault="00E56613" w:rsidP="00E56613">
      <w:pPr>
        <w:spacing w:before="0" w:beforeAutospacing="0" w:after="0" w:afterAutospacing="0" w:line="240" w:lineRule="auto"/>
        <w:ind w:left="1480" w:hanging="660"/>
        <w:jc w:val="both"/>
        <w:rPr>
          <w:rFonts w:ascii="David" w:eastAsia="Times New Roman" w:hAnsi="David" w:cs="David"/>
          <w:snapToGrid w:val="0"/>
          <w:sz w:val="24"/>
          <w:szCs w:val="24"/>
          <w:rtl/>
        </w:rPr>
      </w:pPr>
    </w:p>
    <w:p w14:paraId="0A5F6A6F" w14:textId="77777777" w:rsidR="00E56613" w:rsidRPr="00E56613" w:rsidRDefault="00E56613" w:rsidP="00E56613">
      <w:pPr>
        <w:spacing w:before="0" w:beforeAutospacing="0" w:after="0" w:afterAutospacing="0" w:line="240" w:lineRule="auto"/>
        <w:ind w:left="567" w:hanging="567"/>
        <w:jc w:val="both"/>
        <w:rPr>
          <w:rFonts w:ascii="David" w:eastAsia="Times New Roman" w:hAnsi="David" w:cs="David"/>
          <w:snapToGrid w:val="0"/>
          <w:sz w:val="24"/>
          <w:szCs w:val="24"/>
          <w:rtl/>
        </w:rPr>
      </w:pPr>
      <w:r w:rsidRPr="00E56613">
        <w:rPr>
          <w:rFonts w:ascii="David" w:eastAsia="Times New Roman" w:hAnsi="David" w:cs="David"/>
          <w:snapToGrid w:val="0"/>
          <w:sz w:val="24"/>
          <w:szCs w:val="24"/>
          <w:rtl/>
        </w:rPr>
        <w:t>10.8</w:t>
      </w:r>
      <w:r w:rsidRPr="00E56613">
        <w:rPr>
          <w:rFonts w:ascii="David" w:eastAsia="Times New Roman" w:hAnsi="David" w:cs="David"/>
          <w:snapToGrid w:val="0"/>
          <w:color w:val="000000"/>
          <w:sz w:val="24"/>
          <w:szCs w:val="24"/>
          <w:rtl/>
        </w:rPr>
        <w:tab/>
      </w:r>
      <w:r w:rsidRPr="00E56613">
        <w:rPr>
          <w:rFonts w:ascii="David" w:eastAsia="Times New Roman" w:hAnsi="David" w:cs="David"/>
          <w:snapToGrid w:val="0"/>
          <w:sz w:val="24"/>
          <w:szCs w:val="24"/>
          <w:rtl/>
        </w:rPr>
        <w:t>בגין השלמת עבודות בדירה שאינה דירת גג, שהעבודות בה עוכבו, לפי דרישת המזמין, למעלה  מ- 6 חודשים מטופס 4, כאמור בסעיף, ישלם המזמין לקבלן לאחר השלמת העבודות, תוספת עפ"י הפירוט הבא:</w:t>
      </w:r>
    </w:p>
    <w:p w14:paraId="0982ED88" w14:textId="77777777" w:rsidR="00E56613" w:rsidRPr="00E56613" w:rsidRDefault="00E56613" w:rsidP="00E56613">
      <w:pPr>
        <w:spacing w:before="60" w:beforeAutospacing="0" w:after="0" w:afterAutospacing="0" w:line="240" w:lineRule="auto"/>
        <w:ind w:left="567"/>
        <w:jc w:val="both"/>
        <w:rPr>
          <w:rFonts w:ascii="David" w:eastAsia="Times New Roman" w:hAnsi="David" w:cs="David"/>
          <w:snapToGrid w:val="0"/>
          <w:sz w:val="24"/>
          <w:szCs w:val="24"/>
          <w:rtl/>
        </w:rPr>
      </w:pPr>
      <w:r w:rsidRPr="00E56613">
        <w:rPr>
          <w:rFonts w:ascii="David" w:eastAsia="Times New Roman" w:hAnsi="David" w:cs="David"/>
          <w:snapToGrid w:val="0"/>
          <w:sz w:val="24"/>
          <w:szCs w:val="24"/>
          <w:rtl/>
        </w:rPr>
        <w:t>בגין השלמת עבודות במטבח - 1,500 ש"ח.</w:t>
      </w:r>
    </w:p>
    <w:p w14:paraId="7EDF3FA3" w14:textId="77777777" w:rsidR="00E56613" w:rsidRPr="00E56613" w:rsidRDefault="00E56613" w:rsidP="00E56613">
      <w:pPr>
        <w:spacing w:before="60" w:beforeAutospacing="0" w:after="0" w:afterAutospacing="0" w:line="240" w:lineRule="auto"/>
        <w:ind w:left="567"/>
        <w:jc w:val="both"/>
        <w:rPr>
          <w:rFonts w:ascii="David" w:eastAsia="Times New Roman" w:hAnsi="David" w:cs="David"/>
          <w:snapToGrid w:val="0"/>
          <w:sz w:val="24"/>
          <w:szCs w:val="24"/>
          <w:rtl/>
        </w:rPr>
      </w:pPr>
      <w:r w:rsidRPr="00E56613">
        <w:rPr>
          <w:rFonts w:ascii="David" w:eastAsia="Times New Roman" w:hAnsi="David" w:cs="David"/>
          <w:snapToGrid w:val="0"/>
          <w:sz w:val="24"/>
          <w:szCs w:val="24"/>
          <w:rtl/>
        </w:rPr>
        <w:t>בגין השלמת העבודות בחדרים רטובים - 1,500 ש"ח.</w:t>
      </w:r>
    </w:p>
    <w:p w14:paraId="55994A1F" w14:textId="77777777" w:rsidR="00E56613" w:rsidRPr="00E56613" w:rsidRDefault="00E56613" w:rsidP="00E56613">
      <w:pPr>
        <w:spacing w:before="60" w:beforeAutospacing="0" w:after="0" w:afterAutospacing="0" w:line="240" w:lineRule="auto"/>
        <w:ind w:left="567"/>
        <w:jc w:val="both"/>
        <w:rPr>
          <w:rFonts w:ascii="David" w:eastAsia="Times New Roman" w:hAnsi="David" w:cs="David"/>
          <w:snapToGrid w:val="0"/>
          <w:sz w:val="24"/>
          <w:szCs w:val="24"/>
          <w:rtl/>
        </w:rPr>
      </w:pPr>
      <w:r w:rsidRPr="00E56613">
        <w:rPr>
          <w:rFonts w:ascii="David" w:eastAsia="Times New Roman" w:hAnsi="David" w:cs="David"/>
          <w:snapToGrid w:val="0"/>
          <w:sz w:val="24"/>
          <w:szCs w:val="24"/>
          <w:rtl/>
        </w:rPr>
        <w:t>בגין השלמת עבודות מיזוג אויר - 500 ש"ח.</w:t>
      </w:r>
    </w:p>
    <w:p w14:paraId="74BD757A" w14:textId="77777777" w:rsidR="00E56613" w:rsidRPr="00E56613" w:rsidRDefault="00E56613" w:rsidP="00E56613">
      <w:pPr>
        <w:spacing w:before="0" w:beforeAutospacing="0" w:after="0" w:afterAutospacing="0" w:line="240" w:lineRule="auto"/>
        <w:ind w:left="1196" w:hanging="660"/>
        <w:jc w:val="both"/>
        <w:rPr>
          <w:rFonts w:ascii="David" w:eastAsia="Times New Roman" w:hAnsi="David" w:cs="David"/>
          <w:snapToGrid w:val="0"/>
          <w:sz w:val="24"/>
          <w:szCs w:val="24"/>
          <w:rtl/>
        </w:rPr>
      </w:pPr>
    </w:p>
    <w:p w14:paraId="2350D0F1" w14:textId="77777777" w:rsidR="00E56613" w:rsidRPr="00E56613" w:rsidRDefault="00E56613" w:rsidP="00E56613">
      <w:pPr>
        <w:spacing w:before="60" w:beforeAutospacing="0" w:after="0" w:afterAutospacing="0" w:line="240" w:lineRule="auto"/>
        <w:ind w:left="567"/>
        <w:jc w:val="both"/>
        <w:rPr>
          <w:rFonts w:ascii="David" w:eastAsia="Times New Roman" w:hAnsi="David" w:cs="David"/>
          <w:snapToGrid w:val="0"/>
          <w:sz w:val="24"/>
          <w:szCs w:val="24"/>
          <w:rtl/>
        </w:rPr>
      </w:pPr>
      <w:r w:rsidRPr="00E56613">
        <w:rPr>
          <w:rFonts w:ascii="David" w:eastAsia="Times New Roman" w:hAnsi="David" w:cs="David"/>
          <w:snapToGrid w:val="0"/>
          <w:sz w:val="24"/>
          <w:szCs w:val="24"/>
          <w:rtl/>
        </w:rPr>
        <w:t>בגין השלמת כל עבודות הגמר בדירות הפנטהאוס, לפי דרישת המזמין, למעלה מ-12 חודשים מהמועד הקובע כאמור בסעיף, ישלם המזמין לקבלן לאחר השלמת העבודות תוספת בסך 10,000 ₪ לכל דירה בה יעוכבו העבודות.</w:t>
      </w:r>
    </w:p>
    <w:p w14:paraId="6E6C7EB2" w14:textId="77777777" w:rsidR="00E56613" w:rsidRPr="00E56613" w:rsidRDefault="00E56613" w:rsidP="00E56613">
      <w:pPr>
        <w:spacing w:before="0" w:beforeAutospacing="0" w:after="0" w:afterAutospacing="0" w:line="240" w:lineRule="auto"/>
        <w:ind w:left="567" w:hanging="567"/>
        <w:jc w:val="both"/>
        <w:rPr>
          <w:rFonts w:ascii="David" w:eastAsia="Times New Roman" w:hAnsi="David" w:cs="David"/>
          <w:snapToGrid w:val="0"/>
          <w:sz w:val="24"/>
          <w:szCs w:val="24"/>
          <w:rtl/>
        </w:rPr>
      </w:pPr>
    </w:p>
    <w:p w14:paraId="53456800" w14:textId="77777777" w:rsidR="00E56613" w:rsidRPr="00E56613" w:rsidRDefault="00E56613" w:rsidP="00E56613">
      <w:pPr>
        <w:spacing w:before="0" w:beforeAutospacing="0" w:after="0" w:afterAutospacing="0" w:line="240" w:lineRule="auto"/>
        <w:ind w:left="2140" w:hanging="600"/>
        <w:jc w:val="both"/>
        <w:rPr>
          <w:rFonts w:ascii="David" w:eastAsia="Times New Roman" w:hAnsi="David" w:cs="David"/>
          <w:snapToGrid w:val="0"/>
          <w:sz w:val="24"/>
          <w:szCs w:val="24"/>
          <w:rtl/>
        </w:rPr>
      </w:pPr>
    </w:p>
    <w:p w14:paraId="28B3B339" w14:textId="77777777" w:rsidR="00E56613" w:rsidRPr="00E56613" w:rsidRDefault="00E56613" w:rsidP="00E56613">
      <w:pPr>
        <w:spacing w:before="0" w:beforeAutospacing="0" w:after="0" w:afterAutospacing="0" w:line="240" w:lineRule="auto"/>
        <w:ind w:left="567" w:hanging="567"/>
        <w:jc w:val="both"/>
        <w:rPr>
          <w:rFonts w:ascii="David" w:eastAsia="Times New Roman" w:hAnsi="David" w:cs="David"/>
          <w:snapToGrid w:val="0"/>
          <w:sz w:val="24"/>
          <w:szCs w:val="24"/>
          <w:rtl/>
        </w:rPr>
      </w:pPr>
      <w:r w:rsidRPr="00E56613">
        <w:rPr>
          <w:rFonts w:ascii="David" w:eastAsia="Times New Roman" w:hAnsi="David" w:cs="David"/>
          <w:snapToGrid w:val="0"/>
          <w:sz w:val="24"/>
          <w:szCs w:val="24"/>
          <w:rtl/>
        </w:rPr>
        <w:t>12.4</w:t>
      </w:r>
      <w:r w:rsidRPr="00E56613">
        <w:rPr>
          <w:rFonts w:ascii="David" w:eastAsia="Times New Roman" w:hAnsi="David" w:cs="David"/>
          <w:snapToGrid w:val="0"/>
          <w:color w:val="000000"/>
          <w:sz w:val="24"/>
          <w:szCs w:val="24"/>
          <w:rtl/>
        </w:rPr>
        <w:tab/>
      </w:r>
      <w:r w:rsidRPr="00E56613">
        <w:rPr>
          <w:rFonts w:ascii="David" w:eastAsia="Times New Roman" w:hAnsi="David" w:cs="David"/>
          <w:snapToGrid w:val="0"/>
          <w:sz w:val="24"/>
          <w:szCs w:val="24"/>
          <w:rtl/>
        </w:rPr>
        <w:t>עמלת הקבלן עבור ביצוע התחייבויותיו בנושא קבלנים מיוחדים כאמור בסעיף תהא בשיעור 6% ממחיר עבודות הקבלנים המיוחדים.</w:t>
      </w:r>
    </w:p>
    <w:p w14:paraId="10EF68C7" w14:textId="77777777" w:rsidR="00E56613" w:rsidRPr="00E56613" w:rsidRDefault="00E56613" w:rsidP="00E56613">
      <w:pPr>
        <w:spacing w:before="0" w:beforeAutospacing="0" w:after="0" w:afterAutospacing="0" w:line="240" w:lineRule="auto"/>
        <w:ind w:left="1366" w:hanging="1134"/>
        <w:jc w:val="both"/>
        <w:rPr>
          <w:rFonts w:ascii="David" w:eastAsia="Times New Roman" w:hAnsi="David" w:cs="David"/>
          <w:snapToGrid w:val="0"/>
          <w:sz w:val="24"/>
          <w:szCs w:val="24"/>
          <w:rtl/>
        </w:rPr>
      </w:pPr>
    </w:p>
    <w:p w14:paraId="4B935051" w14:textId="2AE9EDE2" w:rsidR="00E56613" w:rsidRPr="00E56613" w:rsidRDefault="00E56613" w:rsidP="009B4CF7">
      <w:pPr>
        <w:spacing w:before="0" w:beforeAutospacing="0" w:after="0" w:afterAutospacing="0" w:line="240" w:lineRule="auto"/>
        <w:ind w:left="567" w:hanging="567"/>
        <w:jc w:val="both"/>
        <w:rPr>
          <w:rFonts w:ascii="David" w:eastAsia="Times New Roman" w:hAnsi="David" w:cs="David"/>
          <w:strike/>
          <w:snapToGrid w:val="0"/>
          <w:sz w:val="24"/>
          <w:szCs w:val="24"/>
          <w:rtl/>
        </w:rPr>
        <w:pPrChange w:id="635" w:author="Meryl Etman" w:date="2021-08-16T08:46:00Z">
          <w:pPr>
            <w:spacing w:before="0" w:beforeAutospacing="0" w:after="0" w:afterAutospacing="0" w:line="240" w:lineRule="auto"/>
            <w:ind w:left="567" w:hanging="567"/>
            <w:jc w:val="both"/>
          </w:pPr>
        </w:pPrChange>
      </w:pPr>
      <w:r w:rsidRPr="00E56613">
        <w:rPr>
          <w:rFonts w:ascii="David" w:eastAsia="Times New Roman" w:hAnsi="David" w:cs="David"/>
          <w:snapToGrid w:val="0"/>
          <w:sz w:val="24"/>
          <w:szCs w:val="24"/>
          <w:rtl/>
        </w:rPr>
        <w:t>14</w:t>
      </w:r>
      <w:r w:rsidRPr="00E56613">
        <w:rPr>
          <w:rFonts w:ascii="David" w:eastAsia="Times New Roman" w:hAnsi="David" w:cs="David"/>
          <w:snapToGrid w:val="0"/>
          <w:color w:val="000000"/>
          <w:sz w:val="24"/>
          <w:szCs w:val="24"/>
          <w:rtl/>
        </w:rPr>
        <w:tab/>
      </w:r>
      <w:r w:rsidRPr="00E56613">
        <w:rPr>
          <w:rFonts w:ascii="David" w:eastAsia="Times New Roman" w:hAnsi="David" w:cs="David"/>
          <w:snapToGrid w:val="0"/>
          <w:sz w:val="24"/>
          <w:szCs w:val="24"/>
          <w:rtl/>
        </w:rPr>
        <w:t xml:space="preserve">קומה לדוגמא בכל אחד </w:t>
      </w:r>
      <w:del w:id="636" w:author="Meryl Etman" w:date="2021-08-16T08:46:00Z">
        <w:r w:rsidRPr="00E56613" w:rsidDel="009B4CF7">
          <w:rPr>
            <w:rFonts w:ascii="David" w:eastAsia="Times New Roman" w:hAnsi="David" w:cs="David"/>
            <w:snapToGrid w:val="0"/>
            <w:sz w:val="24"/>
            <w:szCs w:val="24"/>
            <w:rtl/>
          </w:rPr>
          <w:delText>מבניינים</w:delText>
        </w:r>
        <w:r w:rsidRPr="00E56613" w:rsidDel="009B4CF7">
          <w:rPr>
            <w:rFonts w:ascii="David" w:eastAsia="Times New Roman" w:hAnsi="David" w:cs="David"/>
            <w:snapToGrid w:val="0"/>
            <w:sz w:val="24"/>
            <w:szCs w:val="24"/>
            <w:u w:val="single"/>
            <w:rtl/>
          </w:rPr>
          <w:delText xml:space="preserve">     </w:delText>
        </w:r>
        <w:r w:rsidRPr="00E56613" w:rsidDel="009B4CF7">
          <w:rPr>
            <w:rFonts w:ascii="David" w:eastAsia="Times New Roman" w:hAnsi="David" w:cs="David"/>
            <w:snapToGrid w:val="0"/>
            <w:sz w:val="24"/>
            <w:szCs w:val="24"/>
            <w:rtl/>
          </w:rPr>
          <w:delText xml:space="preserve"> </w:delText>
        </w:r>
      </w:del>
      <w:ins w:id="637" w:author="Meryl Etman" w:date="2021-08-16T08:46:00Z">
        <w:r w:rsidR="009B4CF7" w:rsidRPr="00E56613">
          <w:rPr>
            <w:rFonts w:ascii="David" w:eastAsia="Times New Roman" w:hAnsi="David" w:cs="David"/>
            <w:snapToGrid w:val="0"/>
            <w:sz w:val="24"/>
            <w:szCs w:val="24"/>
            <w:rtl/>
          </w:rPr>
          <w:t>מ</w:t>
        </w:r>
        <w:r w:rsidR="009B4CF7">
          <w:rPr>
            <w:rFonts w:ascii="David" w:eastAsia="Times New Roman" w:hAnsi="David" w:cs="David" w:hint="cs"/>
            <w:snapToGrid w:val="0"/>
            <w:sz w:val="24"/>
            <w:szCs w:val="24"/>
            <w:rtl/>
          </w:rPr>
          <w:t>ה</w:t>
        </w:r>
        <w:r w:rsidR="009B4CF7" w:rsidRPr="00E56613">
          <w:rPr>
            <w:rFonts w:ascii="David" w:eastAsia="Times New Roman" w:hAnsi="David" w:cs="David"/>
            <w:snapToGrid w:val="0"/>
            <w:sz w:val="24"/>
            <w:szCs w:val="24"/>
            <w:rtl/>
          </w:rPr>
          <w:t>בניינים</w:t>
        </w:r>
        <w:r w:rsidR="009B4CF7">
          <w:rPr>
            <w:rFonts w:ascii="David" w:eastAsia="Times New Roman" w:hAnsi="David" w:cs="David" w:hint="cs"/>
            <w:snapToGrid w:val="0"/>
            <w:sz w:val="24"/>
            <w:szCs w:val="24"/>
            <w:u w:val="single"/>
            <w:rtl/>
          </w:rPr>
          <w:t xml:space="preserve"> </w:t>
        </w:r>
      </w:ins>
      <w:bookmarkStart w:id="638" w:name="_GoBack"/>
      <w:bookmarkEnd w:id="638"/>
      <w:r w:rsidRPr="00E56613">
        <w:rPr>
          <w:rFonts w:ascii="David" w:eastAsia="Times New Roman" w:hAnsi="David" w:cs="David"/>
          <w:snapToGrid w:val="0"/>
          <w:sz w:val="24"/>
          <w:szCs w:val="24"/>
          <w:rtl/>
        </w:rPr>
        <w:t xml:space="preserve">וקומה לדוגמא נוספת באחד מבניינים </w:t>
      </w:r>
      <w:r w:rsidRPr="00E56613">
        <w:rPr>
          <w:rFonts w:ascii="David" w:eastAsia="Times New Roman" w:hAnsi="David" w:cs="David"/>
          <w:snapToGrid w:val="0"/>
          <w:sz w:val="24"/>
          <w:szCs w:val="24"/>
          <w:u w:val="single"/>
          <w:rtl/>
        </w:rPr>
        <w:t xml:space="preserve">    </w:t>
      </w:r>
      <w:r w:rsidRPr="00E56613">
        <w:rPr>
          <w:rFonts w:ascii="David" w:eastAsia="Times New Roman" w:hAnsi="David" w:cs="David"/>
          <w:snapToGrid w:val="0"/>
          <w:sz w:val="24"/>
          <w:szCs w:val="24"/>
          <w:rtl/>
        </w:rPr>
        <w:t xml:space="preserve"> או __</w:t>
      </w:r>
      <w:del w:id="639" w:author="Meryl Etman" w:date="2021-08-16T08:46:00Z">
        <w:r w:rsidRPr="00E56613" w:rsidDel="009B4CF7">
          <w:rPr>
            <w:rFonts w:ascii="David" w:eastAsia="Times New Roman" w:hAnsi="David" w:cs="David"/>
            <w:snapToGrid w:val="0"/>
            <w:sz w:val="24"/>
            <w:szCs w:val="24"/>
            <w:u w:val="single"/>
            <w:rtl/>
          </w:rPr>
          <w:delText xml:space="preserve">    </w:delText>
        </w:r>
      </w:del>
      <w:r w:rsidRPr="00E56613">
        <w:rPr>
          <w:rFonts w:ascii="David" w:eastAsia="Times New Roman" w:hAnsi="David" w:cs="David"/>
          <w:snapToGrid w:val="0"/>
          <w:sz w:val="24"/>
          <w:szCs w:val="24"/>
          <w:rtl/>
        </w:rPr>
        <w:t xml:space="preserve"> לפי בחירת המזמין. דירה לדוגמא </w:t>
      </w:r>
      <w:del w:id="640" w:author="Meryl Etman" w:date="2021-08-11T16:57:00Z">
        <w:r w:rsidRPr="00E56613" w:rsidDel="006A0D8E">
          <w:rPr>
            <w:rFonts w:ascii="David" w:eastAsia="Times New Roman" w:hAnsi="David" w:cs="David"/>
            <w:snapToGrid w:val="0"/>
            <w:sz w:val="24"/>
            <w:szCs w:val="24"/>
            <w:rtl/>
          </w:rPr>
          <w:delText>בסמוך למבנה המכירות</w:delText>
        </w:r>
      </w:del>
      <w:ins w:id="641" w:author="Meryl Etman" w:date="2021-08-11T16:57:00Z">
        <w:r w:rsidR="006A0D8E">
          <w:rPr>
            <w:rFonts w:ascii="David" w:eastAsia="Times New Roman" w:hAnsi="David" w:cs="David" w:hint="cs"/>
            <w:snapToGrid w:val="0"/>
            <w:sz w:val="24"/>
            <w:szCs w:val="24"/>
            <w:rtl/>
          </w:rPr>
          <w:t>בכל אחד מהבניינים</w:t>
        </w:r>
      </w:ins>
      <w:r w:rsidRPr="00E56613">
        <w:rPr>
          <w:rFonts w:ascii="David" w:eastAsia="Times New Roman" w:hAnsi="David" w:cs="David"/>
          <w:snapToGrid w:val="0"/>
          <w:sz w:val="24"/>
          <w:szCs w:val="24"/>
          <w:rtl/>
        </w:rPr>
        <w:t>.</w:t>
      </w:r>
    </w:p>
    <w:p w14:paraId="6D7D0BD7" w14:textId="77777777" w:rsidR="00E56613" w:rsidRPr="00E56613" w:rsidRDefault="00E56613" w:rsidP="00E56613">
      <w:pPr>
        <w:spacing w:before="0" w:beforeAutospacing="0" w:after="0" w:afterAutospacing="0" w:line="240" w:lineRule="auto"/>
        <w:ind w:left="1480" w:hanging="660"/>
        <w:jc w:val="both"/>
        <w:rPr>
          <w:rFonts w:ascii="David" w:eastAsia="Times New Roman" w:hAnsi="David" w:cs="David"/>
          <w:strike/>
          <w:snapToGrid w:val="0"/>
          <w:sz w:val="24"/>
          <w:szCs w:val="24"/>
          <w:rtl/>
        </w:rPr>
      </w:pPr>
    </w:p>
    <w:p w14:paraId="713C1DD4" w14:textId="77777777" w:rsidR="00E56613" w:rsidRPr="00E56613" w:rsidRDefault="00E56613" w:rsidP="00E56613">
      <w:pPr>
        <w:spacing w:before="0" w:beforeAutospacing="0" w:after="0" w:afterAutospacing="0" w:line="240" w:lineRule="auto"/>
        <w:ind w:left="567" w:hanging="567"/>
        <w:jc w:val="both"/>
        <w:rPr>
          <w:rFonts w:ascii="David" w:eastAsia="Times New Roman" w:hAnsi="David" w:cs="David"/>
          <w:snapToGrid w:val="0"/>
          <w:sz w:val="26"/>
          <w:szCs w:val="24"/>
          <w:rtl/>
        </w:rPr>
      </w:pPr>
      <w:r w:rsidRPr="00E56613">
        <w:rPr>
          <w:rFonts w:ascii="David" w:eastAsia="Times New Roman" w:hAnsi="David" w:cs="David"/>
          <w:snapToGrid w:val="0"/>
          <w:sz w:val="24"/>
          <w:szCs w:val="24"/>
          <w:rtl/>
        </w:rPr>
        <w:t>16</w:t>
      </w:r>
      <w:r w:rsidRPr="00E56613">
        <w:rPr>
          <w:rFonts w:ascii="David" w:eastAsia="Times New Roman" w:hAnsi="David" w:cs="David"/>
          <w:snapToGrid w:val="0"/>
          <w:sz w:val="26"/>
          <w:szCs w:val="24"/>
          <w:rtl/>
        </w:rPr>
        <w:t>.2</w:t>
      </w:r>
      <w:r w:rsidRPr="00E56613">
        <w:rPr>
          <w:rFonts w:ascii="David" w:eastAsia="Times New Roman" w:hAnsi="David" w:cs="David"/>
          <w:snapToGrid w:val="0"/>
          <w:sz w:val="26"/>
          <w:szCs w:val="24"/>
          <w:rtl/>
        </w:rPr>
        <w:tab/>
        <w:t>שיעור השתתפות הקבלן הינו - 0.30%.</w:t>
      </w:r>
    </w:p>
    <w:p w14:paraId="2A514F6B" w14:textId="77777777" w:rsidR="00E56613" w:rsidRPr="00E56613" w:rsidRDefault="00E56613" w:rsidP="00E56613">
      <w:pPr>
        <w:spacing w:before="60" w:beforeAutospacing="0" w:after="0" w:afterAutospacing="0" w:line="240" w:lineRule="auto"/>
        <w:ind w:left="851" w:hanging="851"/>
        <w:jc w:val="both"/>
        <w:rPr>
          <w:rFonts w:ascii="David" w:eastAsia="Times New Roman" w:hAnsi="David" w:cs="David"/>
          <w:snapToGrid w:val="0"/>
          <w:sz w:val="26"/>
          <w:szCs w:val="24"/>
          <w:rtl/>
        </w:rPr>
      </w:pPr>
    </w:p>
    <w:p w14:paraId="0C608A06" w14:textId="77777777" w:rsidR="00E56613" w:rsidRPr="00E56613" w:rsidRDefault="00E56613" w:rsidP="00E56613">
      <w:pPr>
        <w:spacing w:before="0" w:beforeAutospacing="0" w:after="0" w:afterAutospacing="0" w:line="240" w:lineRule="auto"/>
        <w:ind w:left="567" w:hanging="567"/>
        <w:jc w:val="both"/>
        <w:rPr>
          <w:rFonts w:ascii="David" w:eastAsia="Times New Roman" w:hAnsi="David" w:cs="David"/>
          <w:snapToGrid w:val="0"/>
          <w:sz w:val="26"/>
          <w:szCs w:val="24"/>
          <w:rtl/>
        </w:rPr>
      </w:pPr>
      <w:r w:rsidRPr="00E56613">
        <w:rPr>
          <w:rFonts w:ascii="David" w:eastAsia="Times New Roman" w:hAnsi="David" w:cs="David"/>
          <w:snapToGrid w:val="0"/>
          <w:sz w:val="26"/>
          <w:szCs w:val="24"/>
          <w:rtl/>
        </w:rPr>
        <w:t>18.2.7.3 למזמין תהיה אופציה לרכוש את משרדי המפקח על כל הציוד  שעל הקבלן לספק למשרד המפקח כנגד תשלום _________ ₪.</w:t>
      </w:r>
    </w:p>
    <w:p w14:paraId="6E9BCCF6" w14:textId="77777777" w:rsidR="00E56613" w:rsidRPr="00E56613" w:rsidRDefault="00E56613" w:rsidP="00E56613">
      <w:pPr>
        <w:spacing w:before="0" w:beforeAutospacing="0" w:after="0" w:afterAutospacing="0" w:line="240" w:lineRule="auto"/>
        <w:ind w:left="1480" w:hanging="660"/>
        <w:jc w:val="both"/>
        <w:rPr>
          <w:rFonts w:ascii="David" w:eastAsia="Times New Roman" w:hAnsi="David" w:cs="David"/>
          <w:snapToGrid w:val="0"/>
          <w:sz w:val="24"/>
          <w:szCs w:val="24"/>
          <w:rtl/>
        </w:rPr>
      </w:pPr>
    </w:p>
    <w:p w14:paraId="6A12EFD4" w14:textId="77777777" w:rsidR="00E56613" w:rsidRPr="00E56613" w:rsidRDefault="00E56613" w:rsidP="00E56613">
      <w:pPr>
        <w:spacing w:before="0" w:beforeAutospacing="0" w:after="0" w:afterAutospacing="0" w:line="240" w:lineRule="auto"/>
        <w:ind w:left="567" w:hanging="567"/>
        <w:jc w:val="both"/>
        <w:rPr>
          <w:rFonts w:ascii="David" w:eastAsia="Times New Roman" w:hAnsi="David" w:cs="David"/>
          <w:snapToGrid w:val="0"/>
          <w:sz w:val="24"/>
          <w:szCs w:val="24"/>
          <w:rtl/>
        </w:rPr>
      </w:pPr>
      <w:r w:rsidRPr="00E56613">
        <w:rPr>
          <w:rFonts w:ascii="David" w:eastAsia="Times New Roman" w:hAnsi="David" w:cs="David"/>
          <w:snapToGrid w:val="0"/>
          <w:sz w:val="24"/>
          <w:szCs w:val="24"/>
          <w:rtl/>
        </w:rPr>
        <w:t>28.2</w:t>
      </w:r>
      <w:r w:rsidRPr="00E56613">
        <w:rPr>
          <w:rFonts w:ascii="David" w:eastAsia="Times New Roman" w:hAnsi="David" w:cs="David"/>
          <w:snapToGrid w:val="0"/>
          <w:color w:val="000000"/>
          <w:sz w:val="24"/>
          <w:szCs w:val="24"/>
          <w:rtl/>
        </w:rPr>
        <w:tab/>
      </w:r>
      <w:r w:rsidRPr="00E56613">
        <w:rPr>
          <w:rFonts w:ascii="David" w:eastAsia="Times New Roman" w:hAnsi="David" w:cs="David"/>
          <w:snapToGrid w:val="0"/>
          <w:sz w:val="24"/>
          <w:szCs w:val="24"/>
          <w:rtl/>
        </w:rPr>
        <w:t>תקופות הבדק והאחריות תהיינה עפ"י חוק המכר (דירות), על תיקוניו, בתוספת 3 חודשים לכל תקופת בדק הקבועה בו ו- 12 חודשים אחריות לתקופת האחריות הקבועה בו, בכפוף לאמור בסעיף. מנין תקופת הבדק לגבי מעליות יחל בחלוף חודשיים ללא תקלות כלשהן ממועד מסירתן לנציגות. למען הסר ספק, תקופת הבדק והאחריות הינן עפ"י החוק התקף במועד חתימת חוזה זה. ככל ובמהלך ביצוע העבודות יהיה שינוי בתקופות הבדק והאחריות שיש לה השלכה על התמורה תבוצע התאמה לתמורה בהתאם ובהסמכה בין הצדדים. למען הסר ספק תקופות הבדק והאחריות תחלנה מיום מסירת כל דירה ללא ליקויים ולגבי כל ליקוי שתוקן מיום תיקון הליקוי.</w:t>
      </w:r>
    </w:p>
    <w:p w14:paraId="73877898" w14:textId="77777777" w:rsidR="00E56613" w:rsidRPr="00E56613" w:rsidRDefault="00E56613" w:rsidP="00E56613">
      <w:pPr>
        <w:spacing w:before="0" w:beforeAutospacing="0" w:after="0" w:afterAutospacing="0" w:line="240" w:lineRule="auto"/>
        <w:ind w:left="1366" w:hanging="1134"/>
        <w:jc w:val="both"/>
        <w:rPr>
          <w:rFonts w:ascii="David" w:eastAsia="Times New Roman" w:hAnsi="David" w:cs="David"/>
          <w:snapToGrid w:val="0"/>
          <w:sz w:val="24"/>
          <w:szCs w:val="24"/>
          <w:rtl/>
        </w:rPr>
      </w:pPr>
    </w:p>
    <w:p w14:paraId="2F2A6498" w14:textId="77777777" w:rsidR="00E56613" w:rsidRPr="00E56613" w:rsidRDefault="00E56613" w:rsidP="00E56613">
      <w:pPr>
        <w:spacing w:before="0" w:beforeAutospacing="0" w:after="0" w:afterAutospacing="0" w:line="240" w:lineRule="auto"/>
        <w:ind w:left="567" w:hanging="567"/>
        <w:jc w:val="both"/>
        <w:rPr>
          <w:rFonts w:ascii="David" w:eastAsia="Times New Roman" w:hAnsi="David" w:cs="David"/>
          <w:snapToGrid w:val="0"/>
          <w:sz w:val="24"/>
          <w:szCs w:val="24"/>
          <w:rtl/>
        </w:rPr>
      </w:pPr>
      <w:r w:rsidRPr="00E56613">
        <w:rPr>
          <w:rFonts w:ascii="David" w:eastAsia="Times New Roman" w:hAnsi="David" w:cs="David"/>
          <w:snapToGrid w:val="0"/>
          <w:sz w:val="24"/>
          <w:szCs w:val="24"/>
          <w:rtl/>
        </w:rPr>
        <w:t>28.14</w:t>
      </w:r>
      <w:r w:rsidRPr="00E56613">
        <w:rPr>
          <w:rFonts w:ascii="David" w:eastAsia="Times New Roman" w:hAnsi="David" w:cs="David"/>
          <w:snapToGrid w:val="0"/>
          <w:color w:val="000000"/>
          <w:sz w:val="24"/>
          <w:szCs w:val="24"/>
          <w:rtl/>
        </w:rPr>
        <w:tab/>
      </w:r>
      <w:r w:rsidRPr="00E56613">
        <w:rPr>
          <w:rFonts w:ascii="David" w:eastAsia="Times New Roman" w:hAnsi="David" w:cs="David"/>
          <w:snapToGrid w:val="0"/>
          <w:sz w:val="24"/>
          <w:szCs w:val="24"/>
          <w:rtl/>
        </w:rPr>
        <w:t>בכל מקרה בו על הקבלן לבצע תיקון או לשאת בתשלום עפ"י סעיף 28 הדן בנושא הבדק, והקבלן לא עשה כאמור מכל סיבה שהיא, ישלם הקבלן למזמין, בנוסף לכל סעד, פיצוי מוסכם בסך של 4,000ש"ח בתוספת מע"מ עבור כל יחידת דיור.</w:t>
      </w:r>
    </w:p>
    <w:p w14:paraId="0861DAFD" w14:textId="77777777" w:rsidR="00E56613" w:rsidRPr="00E56613" w:rsidRDefault="00E56613" w:rsidP="00E56613">
      <w:pPr>
        <w:spacing w:before="0" w:beforeAutospacing="0" w:after="0" w:afterAutospacing="0" w:line="240" w:lineRule="auto"/>
        <w:ind w:left="1366" w:hanging="1134"/>
        <w:jc w:val="both"/>
        <w:rPr>
          <w:rFonts w:ascii="David" w:eastAsia="Times New Roman" w:hAnsi="David" w:cs="David"/>
          <w:snapToGrid w:val="0"/>
          <w:sz w:val="24"/>
          <w:szCs w:val="24"/>
          <w:rtl/>
        </w:rPr>
      </w:pPr>
    </w:p>
    <w:p w14:paraId="2D1ABF21" w14:textId="77777777" w:rsidR="00E56613" w:rsidRPr="00E56613" w:rsidRDefault="00E56613" w:rsidP="00E56613">
      <w:pPr>
        <w:spacing w:before="0" w:beforeAutospacing="0" w:after="0" w:afterAutospacing="0" w:line="240" w:lineRule="auto"/>
        <w:ind w:left="567" w:hanging="567"/>
        <w:jc w:val="both"/>
        <w:rPr>
          <w:rFonts w:ascii="David" w:eastAsia="Times New Roman" w:hAnsi="David" w:cs="David"/>
          <w:snapToGrid w:val="0"/>
          <w:sz w:val="24"/>
          <w:szCs w:val="24"/>
          <w:rtl/>
        </w:rPr>
      </w:pPr>
      <w:r w:rsidRPr="00E56613">
        <w:rPr>
          <w:rFonts w:ascii="David" w:eastAsia="Times New Roman" w:hAnsi="David" w:cs="David"/>
          <w:snapToGrid w:val="0"/>
          <w:sz w:val="24"/>
          <w:szCs w:val="24"/>
          <w:rtl/>
        </w:rPr>
        <w:t>31.3</w:t>
      </w:r>
      <w:r w:rsidRPr="00E56613">
        <w:rPr>
          <w:rFonts w:ascii="David" w:eastAsia="Times New Roman" w:hAnsi="David" w:cs="David"/>
          <w:snapToGrid w:val="0"/>
          <w:color w:val="000000"/>
          <w:sz w:val="24"/>
          <w:szCs w:val="24"/>
          <w:rtl/>
        </w:rPr>
        <w:tab/>
      </w:r>
      <w:r w:rsidRPr="00E56613">
        <w:rPr>
          <w:rFonts w:ascii="David" w:eastAsia="Times New Roman" w:hAnsi="David" w:cs="David"/>
          <w:snapToGrid w:val="0"/>
          <w:sz w:val="24"/>
          <w:szCs w:val="24"/>
          <w:rtl/>
        </w:rPr>
        <w:t>לכל אחד מיחידי המזמין זכויות והתחייבויות בשיעור המפורט להלן מזכויות והתחייבויות המזמין עפ"י חוזה זה:</w:t>
      </w:r>
    </w:p>
    <w:sdt>
      <w:sdtPr>
        <w:rPr>
          <w:rFonts w:ascii="Times New Roman" w:eastAsia="Times New Roman" w:hAnsi="Times New Roman" w:cs="David"/>
          <w:color w:val="008000"/>
          <w:sz w:val="24"/>
          <w:szCs w:val="24"/>
          <w:rtl/>
          <w:lang w:eastAsia="he-IL"/>
        </w:rPr>
        <w:alias w:val="אחוז השתתפות צד א"/>
        <w:tag w:val="cmtTzadAPercent"/>
        <w:id w:val="228819447"/>
        <w:placeholder>
          <w:docPart w:val="3A735357B2F4401C87DF2E2CE2EDC618"/>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mtTzadAPercent[1]" w:storeItemID="{81709D4C-33DC-48CC-AC7E-130A245806EE}"/>
        <w:text/>
      </w:sdtPr>
      <w:sdtEndPr/>
      <w:sdtContent>
        <w:p w14:paraId="762316B3" w14:textId="77777777" w:rsidR="003B5FE4" w:rsidRDefault="003B5FE4" w:rsidP="003B5FE4">
          <w:pPr>
            <w:widowControl w:val="0"/>
            <w:spacing w:before="0" w:beforeAutospacing="0" w:after="0" w:afterAutospacing="0" w:line="240" w:lineRule="auto"/>
            <w:ind w:left="746"/>
          </w:pPr>
          <w:r w:rsidRPr="006323AD">
            <w:rPr>
              <w:rStyle w:val="AutoFieldsChar"/>
              <w:color w:val="00B0F0"/>
              <w:rtl/>
            </w:rPr>
            <w:t>[אחוז השתתפות צד א]</w:t>
          </w:r>
        </w:p>
      </w:sdtContent>
    </w:sdt>
    <w:p w14:paraId="3B2AB655" w14:textId="77777777" w:rsidR="00E56613" w:rsidRPr="00E56613" w:rsidRDefault="00E56613" w:rsidP="00E56613">
      <w:pPr>
        <w:spacing w:before="0" w:beforeAutospacing="0" w:after="0" w:afterAutospacing="0" w:line="240" w:lineRule="auto"/>
        <w:ind w:left="567"/>
        <w:rPr>
          <w:rFonts w:ascii="David" w:eastAsia="Times New Roman" w:hAnsi="David" w:cs="David"/>
          <w:b/>
          <w:bCs/>
          <w:snapToGrid w:val="0"/>
          <w:sz w:val="24"/>
          <w:szCs w:val="24"/>
          <w:u w:val="single"/>
          <w:rtl/>
        </w:rPr>
      </w:pPr>
    </w:p>
    <w:p w14:paraId="70A1A488" w14:textId="77777777" w:rsidR="00E56613" w:rsidRPr="00E56613" w:rsidRDefault="00E56613" w:rsidP="00E56613">
      <w:pPr>
        <w:spacing w:before="0" w:beforeAutospacing="0" w:after="0" w:afterAutospacing="0" w:line="240" w:lineRule="auto"/>
        <w:ind w:left="567"/>
        <w:rPr>
          <w:rFonts w:ascii="David" w:eastAsia="Times New Roman" w:hAnsi="David" w:cs="David"/>
          <w:b/>
          <w:bCs/>
          <w:snapToGrid w:val="0"/>
          <w:sz w:val="24"/>
          <w:szCs w:val="24"/>
          <w:u w:val="single"/>
          <w:rtl/>
        </w:rPr>
      </w:pPr>
    </w:p>
    <w:p w14:paraId="0431E474" w14:textId="77777777" w:rsidR="00E56613" w:rsidRPr="00E56613" w:rsidRDefault="00E56613" w:rsidP="00E56613">
      <w:pPr>
        <w:spacing w:before="0" w:beforeAutospacing="0" w:after="0" w:afterAutospacing="0" w:line="240" w:lineRule="auto"/>
        <w:ind w:left="567"/>
        <w:rPr>
          <w:rFonts w:ascii="David" w:eastAsia="Times New Roman" w:hAnsi="David" w:cs="David"/>
          <w:b/>
          <w:bCs/>
          <w:snapToGrid w:val="0"/>
          <w:sz w:val="24"/>
          <w:szCs w:val="24"/>
          <w:u w:val="single"/>
          <w:rtl/>
        </w:rPr>
      </w:pPr>
    </w:p>
    <w:p w14:paraId="0915F11D" w14:textId="77777777" w:rsidR="00E56613" w:rsidRPr="00E56613" w:rsidRDefault="00E56613" w:rsidP="00E56613">
      <w:pPr>
        <w:spacing w:before="0" w:beforeAutospacing="0" w:after="0" w:afterAutospacing="0" w:line="240" w:lineRule="auto"/>
        <w:ind w:left="567"/>
        <w:rPr>
          <w:rFonts w:ascii="David" w:eastAsia="Times New Roman" w:hAnsi="David" w:cs="David"/>
          <w:b/>
          <w:bCs/>
          <w:snapToGrid w:val="0"/>
          <w:sz w:val="24"/>
          <w:szCs w:val="24"/>
          <w:u w:val="single"/>
          <w:rtl/>
        </w:rPr>
      </w:pPr>
    </w:p>
    <w:p w14:paraId="29CF9724" w14:textId="77777777" w:rsidR="00152923" w:rsidRDefault="00152923" w:rsidP="00E56613">
      <w:pPr>
        <w:spacing w:before="0" w:beforeAutospacing="0" w:after="0" w:afterAutospacing="0" w:line="240" w:lineRule="auto"/>
        <w:ind w:left="567"/>
        <w:rPr>
          <w:rFonts w:ascii="David" w:eastAsia="Times New Roman" w:hAnsi="David" w:cs="David"/>
          <w:b/>
          <w:bCs/>
          <w:snapToGrid w:val="0"/>
          <w:sz w:val="24"/>
          <w:szCs w:val="24"/>
          <w:u w:val="single"/>
          <w:rtl/>
        </w:rPr>
      </w:pPr>
      <w:r>
        <w:rPr>
          <w:rFonts w:ascii="David" w:eastAsia="Times New Roman" w:hAnsi="David" w:cs="David"/>
          <w:b/>
          <w:bCs/>
          <w:snapToGrid w:val="0"/>
          <w:sz w:val="24"/>
          <w:szCs w:val="24"/>
          <w:u w:val="single"/>
          <w:rtl/>
        </w:rPr>
        <w:br w:type="page"/>
      </w:r>
    </w:p>
    <w:p w14:paraId="1BE5FCFF" w14:textId="77777777" w:rsidR="00E56613" w:rsidRPr="00E56613" w:rsidRDefault="00E56613" w:rsidP="00E56613">
      <w:pPr>
        <w:spacing w:before="0" w:beforeAutospacing="0" w:after="0" w:afterAutospacing="0" w:line="240" w:lineRule="auto"/>
        <w:ind w:left="567"/>
        <w:rPr>
          <w:rFonts w:ascii="David" w:eastAsia="Times New Roman" w:hAnsi="David" w:cs="David"/>
          <w:b/>
          <w:bCs/>
          <w:snapToGrid w:val="0"/>
          <w:sz w:val="24"/>
          <w:szCs w:val="24"/>
          <w:u w:val="single"/>
          <w:rtl/>
        </w:rPr>
      </w:pPr>
    </w:p>
    <w:p w14:paraId="61278FF6" w14:textId="77777777" w:rsidR="00E56613" w:rsidRPr="00E56613" w:rsidRDefault="00E56613" w:rsidP="00E56613">
      <w:pPr>
        <w:spacing w:before="0" w:beforeAutospacing="0" w:after="0" w:afterAutospacing="0" w:line="240" w:lineRule="auto"/>
        <w:ind w:left="567"/>
        <w:jc w:val="center"/>
        <w:rPr>
          <w:rFonts w:ascii="David" w:eastAsia="Times New Roman" w:hAnsi="David" w:cs="David"/>
          <w:b/>
          <w:bCs/>
          <w:snapToGrid w:val="0"/>
          <w:sz w:val="24"/>
          <w:szCs w:val="24"/>
          <w:u w:val="single"/>
          <w:rtl/>
        </w:rPr>
      </w:pPr>
      <w:r w:rsidRPr="00E56613">
        <w:rPr>
          <w:rFonts w:ascii="David" w:eastAsia="Times New Roman" w:hAnsi="David" w:cs="David"/>
          <w:b/>
          <w:bCs/>
          <w:snapToGrid w:val="0"/>
          <w:sz w:val="24"/>
          <w:szCs w:val="24"/>
          <w:u w:val="single"/>
          <w:rtl/>
        </w:rPr>
        <w:t>נספח 3.1.10</w:t>
      </w:r>
    </w:p>
    <w:p w14:paraId="45CABB97" w14:textId="77777777" w:rsidR="00E56613" w:rsidRPr="00E56613" w:rsidRDefault="00E56613" w:rsidP="00E56613">
      <w:pPr>
        <w:spacing w:before="0" w:beforeAutospacing="0" w:after="0" w:afterAutospacing="0" w:line="240" w:lineRule="auto"/>
        <w:ind w:left="567"/>
        <w:jc w:val="center"/>
        <w:rPr>
          <w:rFonts w:ascii="David" w:eastAsia="Times New Roman" w:hAnsi="David" w:cs="David"/>
          <w:b/>
          <w:bCs/>
          <w:snapToGrid w:val="0"/>
          <w:sz w:val="24"/>
          <w:szCs w:val="24"/>
          <w:u w:val="single"/>
          <w:rtl/>
        </w:rPr>
      </w:pPr>
      <w:r w:rsidRPr="00E56613">
        <w:rPr>
          <w:rFonts w:ascii="David" w:eastAsia="Times New Roman" w:hAnsi="David" w:cs="David"/>
          <w:b/>
          <w:bCs/>
          <w:snapToGrid w:val="0"/>
          <w:sz w:val="24"/>
          <w:szCs w:val="24"/>
          <w:u w:val="single"/>
          <w:rtl/>
        </w:rPr>
        <w:t>לוח זמנים כללי – יוכן ע"י הקבלן ויאושר ע"י המזמין</w:t>
      </w:r>
    </w:p>
    <w:p w14:paraId="0D8B66ED" w14:textId="77777777" w:rsidR="00E56613" w:rsidRPr="00E56613" w:rsidRDefault="00E56613" w:rsidP="00E56613">
      <w:pPr>
        <w:spacing w:before="0" w:beforeAutospacing="0" w:after="0" w:afterAutospacing="0" w:line="360" w:lineRule="auto"/>
        <w:jc w:val="both"/>
        <w:rPr>
          <w:rFonts w:ascii="David" w:eastAsia="Times New Roman" w:hAnsi="David" w:cs="David"/>
          <w:snapToGrid w:val="0"/>
          <w:sz w:val="26"/>
          <w:szCs w:val="26"/>
          <w:rtl/>
        </w:rPr>
      </w:pPr>
    </w:p>
    <w:p w14:paraId="37F8481F" w14:textId="77777777" w:rsidR="00E56613" w:rsidRPr="00E56613" w:rsidRDefault="00E56613" w:rsidP="00E56613">
      <w:pPr>
        <w:spacing w:before="0" w:beforeAutospacing="0" w:after="0" w:afterAutospacing="0" w:line="360" w:lineRule="auto"/>
        <w:jc w:val="center"/>
        <w:rPr>
          <w:rFonts w:ascii="David" w:eastAsia="Times New Roman" w:hAnsi="David" w:cs="David"/>
          <w:snapToGrid w:val="0"/>
          <w:sz w:val="26"/>
          <w:szCs w:val="26"/>
          <w:rtl/>
        </w:rPr>
      </w:pPr>
      <w:r w:rsidRPr="00E56613">
        <w:rPr>
          <w:rFonts w:ascii="David" w:eastAsia="Times New Roman" w:hAnsi="David" w:cs="David"/>
          <w:snapToGrid w:val="0"/>
          <w:sz w:val="26"/>
          <w:szCs w:val="26"/>
          <w:rtl/>
        </w:rPr>
        <w:br w:type="page"/>
      </w:r>
    </w:p>
    <w:p w14:paraId="4AF3A5AD" w14:textId="77777777" w:rsidR="00E56613" w:rsidRPr="00E56613" w:rsidRDefault="00E56613" w:rsidP="00E56613">
      <w:pPr>
        <w:spacing w:before="0" w:beforeAutospacing="0" w:after="0" w:afterAutospacing="0" w:line="360" w:lineRule="auto"/>
        <w:jc w:val="center"/>
        <w:rPr>
          <w:rFonts w:ascii="David" w:eastAsia="Times New Roman" w:hAnsi="David" w:cs="David"/>
          <w:b/>
          <w:bCs/>
          <w:snapToGrid w:val="0"/>
          <w:sz w:val="24"/>
          <w:szCs w:val="24"/>
          <w:u w:val="single"/>
          <w:rtl/>
        </w:rPr>
      </w:pPr>
      <w:r w:rsidRPr="00E56613">
        <w:rPr>
          <w:rFonts w:ascii="David" w:eastAsia="Times New Roman" w:hAnsi="David" w:cs="David"/>
          <w:b/>
          <w:bCs/>
          <w:snapToGrid w:val="0"/>
          <w:sz w:val="24"/>
          <w:szCs w:val="24"/>
          <w:u w:val="single"/>
          <w:rtl/>
        </w:rPr>
        <w:t>נספח 3.1.11</w:t>
      </w:r>
    </w:p>
    <w:p w14:paraId="0027C494" w14:textId="77777777" w:rsidR="00E56613" w:rsidRPr="00E56613" w:rsidRDefault="00E56613" w:rsidP="00E56613">
      <w:pPr>
        <w:spacing w:before="0" w:beforeAutospacing="0" w:after="0" w:afterAutospacing="0" w:line="240" w:lineRule="auto"/>
        <w:ind w:left="2220" w:hanging="2130"/>
        <w:jc w:val="center"/>
        <w:rPr>
          <w:rFonts w:ascii="David" w:eastAsia="Times New Roman" w:hAnsi="David" w:cs="David"/>
          <w:b/>
          <w:bCs/>
          <w:snapToGrid w:val="0"/>
          <w:sz w:val="24"/>
          <w:szCs w:val="24"/>
          <w:u w:val="single"/>
          <w:rtl/>
        </w:rPr>
      </w:pPr>
      <w:r w:rsidRPr="00E56613">
        <w:rPr>
          <w:rFonts w:ascii="David" w:eastAsia="Times New Roman" w:hAnsi="David" w:cs="David"/>
          <w:b/>
          <w:bCs/>
          <w:snapToGrid w:val="0"/>
          <w:sz w:val="24"/>
          <w:szCs w:val="24"/>
          <w:u w:val="single"/>
          <w:rtl/>
        </w:rPr>
        <w:t xml:space="preserve">לוח תשלומים </w:t>
      </w:r>
    </w:p>
    <w:p w14:paraId="10AD165E" w14:textId="77777777" w:rsidR="00E56613" w:rsidRDefault="00E56613" w:rsidP="00E56613">
      <w:pPr>
        <w:spacing w:before="0" w:beforeAutospacing="0" w:after="0" w:afterAutospacing="0" w:line="240" w:lineRule="auto"/>
        <w:ind w:left="2220" w:hanging="2130"/>
        <w:jc w:val="center"/>
        <w:rPr>
          <w:rFonts w:ascii="David" w:eastAsia="Times New Roman" w:hAnsi="David" w:cs="David"/>
          <w:b/>
          <w:bCs/>
          <w:snapToGrid w:val="0"/>
          <w:sz w:val="24"/>
          <w:szCs w:val="24"/>
          <w:u w:val="single"/>
          <w:rtl/>
        </w:rPr>
      </w:pPr>
      <w:r w:rsidRPr="00E56613">
        <w:rPr>
          <w:rFonts w:ascii="David" w:eastAsia="Times New Roman" w:hAnsi="David" w:cs="David"/>
          <w:b/>
          <w:bCs/>
          <w:snapToGrid w:val="0"/>
          <w:sz w:val="24"/>
          <w:szCs w:val="24"/>
          <w:rtl/>
        </w:rPr>
        <w:t xml:space="preserve">(על בסיס אחוזים מתוך המחיר הכולל) </w:t>
      </w:r>
    </w:p>
    <w:p w14:paraId="5B3FDB41" w14:textId="77777777" w:rsidR="0059524A" w:rsidRPr="00E56613" w:rsidRDefault="0059524A" w:rsidP="00E56613">
      <w:pPr>
        <w:spacing w:before="0" w:beforeAutospacing="0" w:after="0" w:afterAutospacing="0" w:line="240" w:lineRule="auto"/>
        <w:ind w:left="2220" w:hanging="2130"/>
        <w:jc w:val="center"/>
        <w:rPr>
          <w:rFonts w:ascii="David" w:eastAsia="Times New Roman" w:hAnsi="David" w:cs="David"/>
          <w:b/>
          <w:bCs/>
          <w:snapToGrid w:val="0"/>
          <w:sz w:val="24"/>
          <w:szCs w:val="24"/>
          <w:u w:val="single"/>
          <w:rtl/>
        </w:rPr>
      </w:pPr>
    </w:p>
    <w:p w14:paraId="3BCB4348" w14:textId="77777777" w:rsidR="00E56613" w:rsidRPr="00E56613" w:rsidRDefault="0059524A" w:rsidP="00E56613">
      <w:pPr>
        <w:spacing w:before="0" w:beforeAutospacing="0" w:after="0" w:afterAutospacing="0" w:line="240" w:lineRule="auto"/>
        <w:ind w:left="2220" w:hanging="2130"/>
        <w:jc w:val="center"/>
        <w:rPr>
          <w:rFonts w:ascii="David" w:eastAsia="Times New Roman" w:hAnsi="David" w:cs="David"/>
          <w:b/>
          <w:bCs/>
          <w:snapToGrid w:val="0"/>
          <w:sz w:val="24"/>
          <w:szCs w:val="24"/>
          <w:rtl/>
        </w:rPr>
      </w:pPr>
      <w:r w:rsidRPr="00E56613">
        <w:rPr>
          <w:rFonts w:ascii="David" w:eastAsia="Times New Roman" w:hAnsi="David" w:cs="David"/>
          <w:b/>
          <w:bCs/>
          <w:snapToGrid w:val="0"/>
          <w:sz w:val="24"/>
          <w:szCs w:val="24"/>
          <w:u w:val="single"/>
          <w:rtl/>
        </w:rPr>
        <w:t>לוח תשלומים לחניה מקורה</w:t>
      </w:r>
    </w:p>
    <w:p w14:paraId="7FE0F812" w14:textId="77777777" w:rsidR="00E56613" w:rsidRPr="00E56613" w:rsidRDefault="00E56613" w:rsidP="00E56613">
      <w:pPr>
        <w:spacing w:before="0" w:beforeAutospacing="0" w:after="0" w:afterAutospacing="0" w:line="240" w:lineRule="auto"/>
        <w:ind w:left="2220" w:hanging="2130"/>
        <w:jc w:val="center"/>
        <w:rPr>
          <w:rFonts w:ascii="David" w:eastAsia="Times New Roman" w:hAnsi="David" w:cs="David"/>
          <w:b/>
          <w:bCs/>
          <w:snapToGrid w:val="0"/>
          <w:sz w:val="24"/>
          <w:szCs w:val="24"/>
          <w:u w:val="single"/>
          <w:rtl/>
        </w:rPr>
      </w:pPr>
    </w:p>
    <w:tbl>
      <w:tblPr>
        <w:tblpPr w:leftFromText="180" w:rightFromText="180" w:vertAnchor="page" w:horzAnchor="margin" w:tblpXSpec="center" w:tblpY="2911"/>
        <w:bidiVisual/>
        <w:tblW w:w="666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566"/>
        <w:gridCol w:w="2977"/>
        <w:gridCol w:w="1418"/>
        <w:gridCol w:w="1701"/>
      </w:tblGrid>
      <w:tr w:rsidR="0059524A" w:rsidRPr="00E56613" w14:paraId="3B481FF9" w14:textId="77777777" w:rsidTr="0059524A">
        <w:trPr>
          <w:trHeight w:val="435"/>
        </w:trPr>
        <w:tc>
          <w:tcPr>
            <w:tcW w:w="566" w:type="dxa"/>
          </w:tcPr>
          <w:p w14:paraId="7499BF59" w14:textId="77777777" w:rsidR="0059524A" w:rsidRPr="00E56613" w:rsidRDefault="0059524A" w:rsidP="0059524A">
            <w:pPr>
              <w:spacing w:before="0" w:beforeAutospacing="0" w:after="0" w:afterAutospacing="0" w:line="240" w:lineRule="auto"/>
              <w:jc w:val="both"/>
              <w:rPr>
                <w:rFonts w:ascii="David" w:eastAsia="Times New Roman" w:hAnsi="David" w:cs="David"/>
                <w:b/>
                <w:bCs/>
                <w:sz w:val="24"/>
                <w:szCs w:val="24"/>
                <w:u w:val="single"/>
                <w:rtl/>
              </w:rPr>
            </w:pPr>
          </w:p>
        </w:tc>
        <w:tc>
          <w:tcPr>
            <w:tcW w:w="2977" w:type="dxa"/>
            <w:noWrap/>
            <w:vAlign w:val="center"/>
          </w:tcPr>
          <w:p w14:paraId="494EC06D" w14:textId="77777777" w:rsidR="0059524A" w:rsidRPr="00E56613" w:rsidRDefault="0059524A" w:rsidP="0059524A">
            <w:pPr>
              <w:spacing w:before="0" w:beforeAutospacing="0" w:after="0" w:afterAutospacing="0" w:line="240" w:lineRule="auto"/>
              <w:jc w:val="both"/>
              <w:rPr>
                <w:rFonts w:ascii="David" w:eastAsia="Times New Roman" w:hAnsi="David" w:cs="David"/>
                <w:b/>
                <w:bCs/>
                <w:sz w:val="24"/>
                <w:szCs w:val="24"/>
                <w:u w:val="single"/>
              </w:rPr>
            </w:pPr>
            <w:r w:rsidRPr="00E56613">
              <w:rPr>
                <w:rFonts w:ascii="David" w:eastAsia="Times New Roman" w:hAnsi="David" w:cs="David"/>
                <w:b/>
                <w:bCs/>
                <w:sz w:val="24"/>
                <w:szCs w:val="24"/>
                <w:u w:val="single"/>
                <w:rtl/>
              </w:rPr>
              <w:t>השלב לתשלום</w:t>
            </w:r>
          </w:p>
        </w:tc>
        <w:tc>
          <w:tcPr>
            <w:tcW w:w="1418" w:type="dxa"/>
            <w:noWrap/>
            <w:vAlign w:val="center"/>
          </w:tcPr>
          <w:p w14:paraId="6D39029E" w14:textId="77777777" w:rsidR="0059524A" w:rsidRPr="00E56613" w:rsidRDefault="0059524A" w:rsidP="0059524A">
            <w:pPr>
              <w:spacing w:before="0" w:beforeAutospacing="0" w:after="0" w:afterAutospacing="0" w:line="240" w:lineRule="auto"/>
              <w:jc w:val="center"/>
              <w:rPr>
                <w:rFonts w:ascii="David" w:eastAsia="Times New Roman" w:hAnsi="David" w:cs="David"/>
                <w:b/>
                <w:bCs/>
                <w:sz w:val="24"/>
                <w:szCs w:val="24"/>
                <w:u w:val="single"/>
              </w:rPr>
            </w:pPr>
            <w:r w:rsidRPr="00E56613">
              <w:rPr>
                <w:rFonts w:ascii="David" w:eastAsia="Times New Roman" w:hAnsi="David" w:cs="David"/>
                <w:b/>
                <w:bCs/>
                <w:sz w:val="24"/>
                <w:szCs w:val="24"/>
                <w:u w:val="single"/>
                <w:rtl/>
              </w:rPr>
              <w:t>לתשלום</w:t>
            </w:r>
          </w:p>
        </w:tc>
        <w:tc>
          <w:tcPr>
            <w:tcW w:w="1701" w:type="dxa"/>
            <w:noWrap/>
            <w:vAlign w:val="center"/>
          </w:tcPr>
          <w:p w14:paraId="3F264C41" w14:textId="77777777" w:rsidR="0059524A" w:rsidRPr="00E56613" w:rsidRDefault="0059524A" w:rsidP="0059524A">
            <w:pPr>
              <w:spacing w:before="0" w:beforeAutospacing="0" w:after="0" w:afterAutospacing="0" w:line="240" w:lineRule="auto"/>
              <w:jc w:val="center"/>
              <w:rPr>
                <w:rFonts w:ascii="David" w:eastAsia="Times New Roman" w:hAnsi="David" w:cs="David"/>
                <w:b/>
                <w:bCs/>
                <w:sz w:val="24"/>
                <w:szCs w:val="24"/>
                <w:u w:val="single"/>
              </w:rPr>
            </w:pPr>
            <w:r w:rsidRPr="00E56613">
              <w:rPr>
                <w:rFonts w:ascii="David" w:eastAsia="Times New Roman" w:hAnsi="David" w:cs="David"/>
                <w:b/>
                <w:bCs/>
                <w:sz w:val="24"/>
                <w:szCs w:val="24"/>
                <w:u w:val="single"/>
                <w:rtl/>
              </w:rPr>
              <w:t>מצטבר</w:t>
            </w:r>
          </w:p>
        </w:tc>
      </w:tr>
      <w:tr w:rsidR="0059524A" w:rsidRPr="00E56613" w14:paraId="29F8D3B9" w14:textId="77777777" w:rsidTr="0059524A">
        <w:trPr>
          <w:trHeight w:val="435"/>
        </w:trPr>
        <w:tc>
          <w:tcPr>
            <w:tcW w:w="566" w:type="dxa"/>
            <w:vAlign w:val="center"/>
          </w:tcPr>
          <w:p w14:paraId="58FF5C70" w14:textId="77777777" w:rsidR="0059524A" w:rsidRPr="00E56613" w:rsidRDefault="0059524A" w:rsidP="0059524A">
            <w:pPr>
              <w:spacing w:before="0" w:beforeAutospacing="0" w:after="0" w:afterAutospacing="0" w:line="240" w:lineRule="auto"/>
              <w:jc w:val="center"/>
              <w:rPr>
                <w:rFonts w:ascii="David" w:eastAsia="Times New Roman" w:hAnsi="David" w:cs="David"/>
                <w:sz w:val="24"/>
                <w:szCs w:val="24"/>
                <w:rtl/>
              </w:rPr>
            </w:pPr>
            <w:r w:rsidRPr="00E56613">
              <w:rPr>
                <w:rFonts w:ascii="David" w:eastAsia="Times New Roman" w:hAnsi="David" w:cs="David"/>
                <w:sz w:val="24"/>
                <w:szCs w:val="24"/>
                <w:rtl/>
              </w:rPr>
              <w:t>1</w:t>
            </w:r>
          </w:p>
        </w:tc>
        <w:tc>
          <w:tcPr>
            <w:tcW w:w="2977" w:type="dxa"/>
            <w:noWrap/>
            <w:vAlign w:val="center"/>
          </w:tcPr>
          <w:p w14:paraId="578A0B61" w14:textId="77777777" w:rsidR="0059524A" w:rsidRPr="00E56613" w:rsidRDefault="0059524A" w:rsidP="0059524A">
            <w:pPr>
              <w:spacing w:before="0" w:beforeAutospacing="0" w:after="0" w:afterAutospacing="0" w:line="240" w:lineRule="auto"/>
              <w:jc w:val="both"/>
              <w:rPr>
                <w:rFonts w:ascii="David" w:eastAsia="Times New Roman" w:hAnsi="David" w:cs="David"/>
                <w:sz w:val="24"/>
                <w:szCs w:val="24"/>
                <w:rtl/>
              </w:rPr>
            </w:pPr>
            <w:r w:rsidRPr="00E56613">
              <w:rPr>
                <w:rFonts w:ascii="David" w:eastAsia="Times New Roman" w:hAnsi="David" w:cs="David"/>
                <w:sz w:val="24"/>
                <w:szCs w:val="24"/>
                <w:rtl/>
              </w:rPr>
              <w:t>גמר עבודות חפירה דיפון וביסוס</w:t>
            </w:r>
          </w:p>
        </w:tc>
        <w:tc>
          <w:tcPr>
            <w:tcW w:w="1418" w:type="dxa"/>
            <w:noWrap/>
            <w:vAlign w:val="center"/>
          </w:tcPr>
          <w:p w14:paraId="65E36825" w14:textId="77777777" w:rsidR="0059524A" w:rsidRPr="00E56613" w:rsidRDefault="0059524A" w:rsidP="0059524A">
            <w:pPr>
              <w:bidi w:val="0"/>
              <w:spacing w:before="0" w:beforeAutospacing="0" w:after="0" w:afterAutospacing="0" w:line="240" w:lineRule="auto"/>
              <w:jc w:val="center"/>
              <w:rPr>
                <w:rFonts w:ascii="David" w:eastAsia="Times New Roman" w:hAnsi="David" w:cs="David"/>
                <w:sz w:val="24"/>
                <w:szCs w:val="24"/>
              </w:rPr>
            </w:pPr>
            <w:r w:rsidRPr="00E56613">
              <w:rPr>
                <w:rFonts w:ascii="David" w:eastAsia="Times New Roman" w:hAnsi="David" w:cs="David"/>
                <w:sz w:val="24"/>
                <w:szCs w:val="24"/>
              </w:rPr>
              <w:t>10%</w:t>
            </w:r>
          </w:p>
        </w:tc>
        <w:tc>
          <w:tcPr>
            <w:tcW w:w="1701" w:type="dxa"/>
            <w:noWrap/>
            <w:vAlign w:val="center"/>
          </w:tcPr>
          <w:p w14:paraId="601F4076" w14:textId="77777777" w:rsidR="0059524A" w:rsidRPr="00E56613" w:rsidRDefault="0059524A" w:rsidP="0059524A">
            <w:pPr>
              <w:bidi w:val="0"/>
              <w:spacing w:before="0" w:beforeAutospacing="0" w:after="0" w:afterAutospacing="0" w:line="240" w:lineRule="auto"/>
              <w:jc w:val="center"/>
              <w:rPr>
                <w:rFonts w:ascii="David" w:eastAsia="Times New Roman" w:hAnsi="David" w:cs="David"/>
                <w:sz w:val="24"/>
                <w:szCs w:val="24"/>
              </w:rPr>
            </w:pPr>
            <w:r w:rsidRPr="00E56613">
              <w:rPr>
                <w:rFonts w:ascii="David" w:eastAsia="Times New Roman" w:hAnsi="David" w:cs="David"/>
                <w:sz w:val="24"/>
                <w:szCs w:val="24"/>
              </w:rPr>
              <w:t>10%</w:t>
            </w:r>
          </w:p>
        </w:tc>
      </w:tr>
      <w:tr w:rsidR="0059524A" w:rsidRPr="00E56613" w14:paraId="5ED11BD1" w14:textId="77777777" w:rsidTr="0059524A">
        <w:trPr>
          <w:trHeight w:val="435"/>
        </w:trPr>
        <w:tc>
          <w:tcPr>
            <w:tcW w:w="566" w:type="dxa"/>
            <w:vAlign w:val="center"/>
          </w:tcPr>
          <w:p w14:paraId="49DF266A" w14:textId="77777777" w:rsidR="0059524A" w:rsidRPr="00E56613" w:rsidRDefault="0059524A" w:rsidP="0059524A">
            <w:pPr>
              <w:spacing w:before="0" w:beforeAutospacing="0" w:after="0" w:afterAutospacing="0" w:line="240" w:lineRule="auto"/>
              <w:jc w:val="center"/>
              <w:rPr>
                <w:rFonts w:ascii="David" w:eastAsia="Times New Roman" w:hAnsi="David" w:cs="David"/>
                <w:sz w:val="24"/>
                <w:szCs w:val="24"/>
                <w:rtl/>
              </w:rPr>
            </w:pPr>
            <w:r w:rsidRPr="00E56613">
              <w:rPr>
                <w:rFonts w:ascii="David" w:eastAsia="Times New Roman" w:hAnsi="David" w:cs="David"/>
                <w:sz w:val="24"/>
                <w:szCs w:val="24"/>
                <w:rtl/>
              </w:rPr>
              <w:t>2</w:t>
            </w:r>
          </w:p>
        </w:tc>
        <w:tc>
          <w:tcPr>
            <w:tcW w:w="2977" w:type="dxa"/>
            <w:noWrap/>
            <w:vAlign w:val="center"/>
          </w:tcPr>
          <w:p w14:paraId="10D191EB" w14:textId="77777777" w:rsidR="0059524A" w:rsidRPr="00E56613" w:rsidRDefault="0059524A" w:rsidP="0059524A">
            <w:pPr>
              <w:spacing w:before="0" w:beforeAutospacing="0" w:after="0" w:afterAutospacing="0" w:line="240" w:lineRule="auto"/>
              <w:jc w:val="both"/>
              <w:rPr>
                <w:rFonts w:ascii="David" w:eastAsia="Times New Roman" w:hAnsi="David" w:cs="David"/>
                <w:sz w:val="24"/>
                <w:szCs w:val="24"/>
              </w:rPr>
            </w:pPr>
            <w:r w:rsidRPr="00E56613">
              <w:rPr>
                <w:rFonts w:ascii="David" w:eastAsia="Times New Roman" w:hAnsi="David" w:cs="David"/>
                <w:sz w:val="24"/>
                <w:szCs w:val="24"/>
                <w:rtl/>
              </w:rPr>
              <w:t>גמר יציקת רצפה ראשונה</w:t>
            </w:r>
          </w:p>
        </w:tc>
        <w:tc>
          <w:tcPr>
            <w:tcW w:w="1418" w:type="dxa"/>
            <w:noWrap/>
            <w:vAlign w:val="center"/>
          </w:tcPr>
          <w:p w14:paraId="52D79CF1" w14:textId="77777777" w:rsidR="0059524A" w:rsidRPr="00E56613" w:rsidRDefault="0059524A" w:rsidP="0059524A">
            <w:pPr>
              <w:bidi w:val="0"/>
              <w:spacing w:before="0" w:beforeAutospacing="0" w:after="0" w:afterAutospacing="0" w:line="240" w:lineRule="auto"/>
              <w:jc w:val="center"/>
              <w:rPr>
                <w:rFonts w:ascii="David" w:eastAsia="Times New Roman" w:hAnsi="David" w:cs="David"/>
                <w:sz w:val="24"/>
                <w:szCs w:val="24"/>
              </w:rPr>
            </w:pPr>
            <w:r w:rsidRPr="00E56613">
              <w:rPr>
                <w:rFonts w:ascii="David" w:eastAsia="Times New Roman" w:hAnsi="David" w:cs="David"/>
                <w:sz w:val="24"/>
                <w:szCs w:val="24"/>
              </w:rPr>
              <w:t>8%</w:t>
            </w:r>
          </w:p>
        </w:tc>
        <w:tc>
          <w:tcPr>
            <w:tcW w:w="1701" w:type="dxa"/>
            <w:noWrap/>
            <w:vAlign w:val="center"/>
          </w:tcPr>
          <w:p w14:paraId="34ACA8B6" w14:textId="77777777" w:rsidR="0059524A" w:rsidRPr="00E56613" w:rsidRDefault="0059524A" w:rsidP="0059524A">
            <w:pPr>
              <w:bidi w:val="0"/>
              <w:spacing w:before="0" w:beforeAutospacing="0" w:after="0" w:afterAutospacing="0" w:line="240" w:lineRule="auto"/>
              <w:jc w:val="center"/>
              <w:rPr>
                <w:rFonts w:ascii="David" w:eastAsia="Times New Roman" w:hAnsi="David" w:cs="David"/>
                <w:sz w:val="24"/>
                <w:szCs w:val="24"/>
              </w:rPr>
            </w:pPr>
            <w:r w:rsidRPr="00E56613">
              <w:rPr>
                <w:rFonts w:ascii="David" w:eastAsia="Times New Roman" w:hAnsi="David" w:cs="David"/>
                <w:sz w:val="24"/>
                <w:szCs w:val="24"/>
              </w:rPr>
              <w:t>18%</w:t>
            </w:r>
          </w:p>
        </w:tc>
      </w:tr>
      <w:tr w:rsidR="0059524A" w:rsidRPr="00E56613" w14:paraId="4B259EFB" w14:textId="77777777" w:rsidTr="0059524A">
        <w:trPr>
          <w:trHeight w:val="435"/>
        </w:trPr>
        <w:tc>
          <w:tcPr>
            <w:tcW w:w="566" w:type="dxa"/>
            <w:vAlign w:val="center"/>
          </w:tcPr>
          <w:p w14:paraId="172508A1" w14:textId="77777777" w:rsidR="0059524A" w:rsidRPr="00E56613" w:rsidRDefault="0059524A" w:rsidP="0059524A">
            <w:pPr>
              <w:spacing w:before="0" w:beforeAutospacing="0" w:after="0" w:afterAutospacing="0" w:line="240" w:lineRule="auto"/>
              <w:jc w:val="center"/>
              <w:rPr>
                <w:rFonts w:ascii="David" w:eastAsia="Times New Roman" w:hAnsi="David" w:cs="David"/>
                <w:sz w:val="24"/>
                <w:szCs w:val="24"/>
                <w:rtl/>
              </w:rPr>
            </w:pPr>
            <w:r w:rsidRPr="00E56613">
              <w:rPr>
                <w:rFonts w:ascii="David" w:eastAsia="Times New Roman" w:hAnsi="David" w:cs="David"/>
                <w:sz w:val="24"/>
                <w:szCs w:val="24"/>
                <w:rtl/>
              </w:rPr>
              <w:t>3</w:t>
            </w:r>
          </w:p>
        </w:tc>
        <w:tc>
          <w:tcPr>
            <w:tcW w:w="2977" w:type="dxa"/>
            <w:noWrap/>
            <w:vAlign w:val="center"/>
          </w:tcPr>
          <w:p w14:paraId="02C8CAF4" w14:textId="77777777" w:rsidR="0059524A" w:rsidRPr="00E56613" w:rsidRDefault="0059524A" w:rsidP="0059524A">
            <w:pPr>
              <w:spacing w:before="0" w:beforeAutospacing="0" w:after="0" w:afterAutospacing="0" w:line="240" w:lineRule="auto"/>
              <w:jc w:val="both"/>
              <w:rPr>
                <w:rFonts w:ascii="David" w:eastAsia="Times New Roman" w:hAnsi="David" w:cs="David"/>
                <w:sz w:val="24"/>
                <w:szCs w:val="24"/>
              </w:rPr>
            </w:pPr>
            <w:r w:rsidRPr="00E56613">
              <w:rPr>
                <w:rFonts w:ascii="David" w:eastAsia="Times New Roman" w:hAnsi="David" w:cs="David"/>
                <w:sz w:val="24"/>
                <w:szCs w:val="24"/>
                <w:rtl/>
              </w:rPr>
              <w:t>גמר יציקת קירות</w:t>
            </w:r>
          </w:p>
        </w:tc>
        <w:tc>
          <w:tcPr>
            <w:tcW w:w="1418" w:type="dxa"/>
            <w:noWrap/>
            <w:vAlign w:val="center"/>
          </w:tcPr>
          <w:p w14:paraId="6C1EAA89" w14:textId="77777777" w:rsidR="0059524A" w:rsidRPr="00E56613" w:rsidRDefault="0059524A" w:rsidP="0059524A">
            <w:pPr>
              <w:bidi w:val="0"/>
              <w:spacing w:before="0" w:beforeAutospacing="0" w:after="0" w:afterAutospacing="0" w:line="240" w:lineRule="auto"/>
              <w:jc w:val="center"/>
              <w:rPr>
                <w:rFonts w:ascii="David" w:eastAsia="Times New Roman" w:hAnsi="David" w:cs="David"/>
                <w:sz w:val="24"/>
                <w:szCs w:val="24"/>
              </w:rPr>
            </w:pPr>
            <w:r w:rsidRPr="00E56613">
              <w:rPr>
                <w:rFonts w:ascii="David" w:eastAsia="Times New Roman" w:hAnsi="David" w:cs="David"/>
                <w:sz w:val="24"/>
                <w:szCs w:val="24"/>
              </w:rPr>
              <w:t>10%</w:t>
            </w:r>
          </w:p>
        </w:tc>
        <w:tc>
          <w:tcPr>
            <w:tcW w:w="1701" w:type="dxa"/>
            <w:noWrap/>
            <w:vAlign w:val="center"/>
          </w:tcPr>
          <w:p w14:paraId="6F8136F1" w14:textId="77777777" w:rsidR="0059524A" w:rsidRPr="00E56613" w:rsidRDefault="0059524A" w:rsidP="0059524A">
            <w:pPr>
              <w:bidi w:val="0"/>
              <w:spacing w:before="0" w:beforeAutospacing="0" w:after="0" w:afterAutospacing="0" w:line="240" w:lineRule="auto"/>
              <w:jc w:val="center"/>
              <w:rPr>
                <w:rFonts w:ascii="David" w:eastAsia="Times New Roman" w:hAnsi="David" w:cs="David"/>
                <w:sz w:val="24"/>
                <w:szCs w:val="24"/>
              </w:rPr>
            </w:pPr>
            <w:r w:rsidRPr="00E56613">
              <w:rPr>
                <w:rFonts w:ascii="David" w:eastAsia="Times New Roman" w:hAnsi="David" w:cs="David"/>
                <w:sz w:val="24"/>
                <w:szCs w:val="24"/>
              </w:rPr>
              <w:t>28%</w:t>
            </w:r>
          </w:p>
        </w:tc>
      </w:tr>
      <w:tr w:rsidR="0059524A" w:rsidRPr="00E56613" w14:paraId="0D23D1C3" w14:textId="77777777" w:rsidTr="0059524A">
        <w:trPr>
          <w:trHeight w:val="435"/>
        </w:trPr>
        <w:tc>
          <w:tcPr>
            <w:tcW w:w="566" w:type="dxa"/>
            <w:vAlign w:val="center"/>
          </w:tcPr>
          <w:p w14:paraId="7D50DE85" w14:textId="77777777" w:rsidR="0059524A" w:rsidRPr="00E56613" w:rsidRDefault="0059524A" w:rsidP="0059524A">
            <w:pPr>
              <w:spacing w:before="0" w:beforeAutospacing="0" w:after="0" w:afterAutospacing="0" w:line="240" w:lineRule="auto"/>
              <w:jc w:val="center"/>
              <w:rPr>
                <w:rFonts w:ascii="David" w:eastAsia="Times New Roman" w:hAnsi="David" w:cs="David"/>
                <w:sz w:val="24"/>
                <w:szCs w:val="24"/>
                <w:rtl/>
              </w:rPr>
            </w:pPr>
            <w:r w:rsidRPr="00E56613">
              <w:rPr>
                <w:rFonts w:ascii="David" w:eastAsia="Times New Roman" w:hAnsi="David" w:cs="David"/>
                <w:sz w:val="24"/>
                <w:szCs w:val="24"/>
                <w:rtl/>
              </w:rPr>
              <w:t>4</w:t>
            </w:r>
          </w:p>
        </w:tc>
        <w:tc>
          <w:tcPr>
            <w:tcW w:w="2977" w:type="dxa"/>
            <w:noWrap/>
            <w:vAlign w:val="center"/>
          </w:tcPr>
          <w:p w14:paraId="22757E44" w14:textId="77777777" w:rsidR="0059524A" w:rsidRPr="00E56613" w:rsidRDefault="0059524A" w:rsidP="0059524A">
            <w:pPr>
              <w:spacing w:before="0" w:beforeAutospacing="0" w:after="0" w:afterAutospacing="0" w:line="240" w:lineRule="auto"/>
              <w:jc w:val="both"/>
              <w:rPr>
                <w:rFonts w:ascii="David" w:eastAsia="Times New Roman" w:hAnsi="David" w:cs="David"/>
                <w:sz w:val="24"/>
                <w:szCs w:val="24"/>
              </w:rPr>
            </w:pPr>
            <w:r w:rsidRPr="00E56613">
              <w:rPr>
                <w:rFonts w:ascii="David" w:eastAsia="Times New Roman" w:hAnsi="David" w:cs="David"/>
                <w:sz w:val="24"/>
                <w:szCs w:val="24"/>
                <w:rtl/>
              </w:rPr>
              <w:t>גמר יציקת תקרה</w:t>
            </w:r>
          </w:p>
        </w:tc>
        <w:tc>
          <w:tcPr>
            <w:tcW w:w="1418" w:type="dxa"/>
            <w:noWrap/>
            <w:vAlign w:val="center"/>
          </w:tcPr>
          <w:p w14:paraId="1079CA8D" w14:textId="77777777" w:rsidR="0059524A" w:rsidRPr="00E56613" w:rsidRDefault="0059524A" w:rsidP="0059524A">
            <w:pPr>
              <w:bidi w:val="0"/>
              <w:spacing w:before="0" w:beforeAutospacing="0" w:after="0" w:afterAutospacing="0" w:line="240" w:lineRule="auto"/>
              <w:jc w:val="center"/>
              <w:rPr>
                <w:rFonts w:ascii="David" w:eastAsia="Times New Roman" w:hAnsi="David" w:cs="David"/>
                <w:sz w:val="24"/>
                <w:szCs w:val="24"/>
              </w:rPr>
            </w:pPr>
            <w:r w:rsidRPr="00E56613">
              <w:rPr>
                <w:rFonts w:ascii="David" w:eastAsia="Times New Roman" w:hAnsi="David" w:cs="David"/>
                <w:sz w:val="24"/>
                <w:szCs w:val="24"/>
              </w:rPr>
              <w:t>10%</w:t>
            </w:r>
          </w:p>
        </w:tc>
        <w:tc>
          <w:tcPr>
            <w:tcW w:w="1701" w:type="dxa"/>
            <w:noWrap/>
            <w:vAlign w:val="center"/>
          </w:tcPr>
          <w:p w14:paraId="2B5C4084" w14:textId="77777777" w:rsidR="0059524A" w:rsidRPr="00E56613" w:rsidRDefault="0059524A" w:rsidP="0059524A">
            <w:pPr>
              <w:bidi w:val="0"/>
              <w:spacing w:before="0" w:beforeAutospacing="0" w:after="0" w:afterAutospacing="0" w:line="240" w:lineRule="auto"/>
              <w:jc w:val="center"/>
              <w:rPr>
                <w:rFonts w:ascii="David" w:eastAsia="Times New Roman" w:hAnsi="David" w:cs="David"/>
                <w:sz w:val="24"/>
                <w:szCs w:val="24"/>
              </w:rPr>
            </w:pPr>
            <w:r w:rsidRPr="00E56613">
              <w:rPr>
                <w:rFonts w:ascii="David" w:eastAsia="Times New Roman" w:hAnsi="David" w:cs="David"/>
                <w:sz w:val="24"/>
                <w:szCs w:val="24"/>
              </w:rPr>
              <w:t>38%</w:t>
            </w:r>
          </w:p>
        </w:tc>
      </w:tr>
      <w:tr w:rsidR="0059524A" w:rsidRPr="00E56613" w14:paraId="5EE32409" w14:textId="77777777" w:rsidTr="0059524A">
        <w:trPr>
          <w:trHeight w:val="435"/>
        </w:trPr>
        <w:tc>
          <w:tcPr>
            <w:tcW w:w="566" w:type="dxa"/>
            <w:vAlign w:val="center"/>
          </w:tcPr>
          <w:p w14:paraId="3232D618" w14:textId="77777777" w:rsidR="0059524A" w:rsidRPr="00E56613" w:rsidRDefault="0059524A" w:rsidP="0059524A">
            <w:pPr>
              <w:spacing w:before="0" w:beforeAutospacing="0" w:after="0" w:afterAutospacing="0" w:line="240" w:lineRule="auto"/>
              <w:jc w:val="center"/>
              <w:rPr>
                <w:rFonts w:ascii="David" w:eastAsia="Times New Roman" w:hAnsi="David" w:cs="David"/>
                <w:sz w:val="24"/>
                <w:szCs w:val="24"/>
                <w:rtl/>
              </w:rPr>
            </w:pPr>
            <w:r w:rsidRPr="00E56613">
              <w:rPr>
                <w:rFonts w:ascii="David" w:eastAsia="Times New Roman" w:hAnsi="David" w:cs="David"/>
                <w:sz w:val="24"/>
                <w:szCs w:val="24"/>
                <w:rtl/>
              </w:rPr>
              <w:t>5</w:t>
            </w:r>
          </w:p>
        </w:tc>
        <w:tc>
          <w:tcPr>
            <w:tcW w:w="2977" w:type="dxa"/>
            <w:noWrap/>
            <w:vAlign w:val="center"/>
          </w:tcPr>
          <w:p w14:paraId="634C2FA8" w14:textId="77777777" w:rsidR="0059524A" w:rsidRPr="00E56613" w:rsidRDefault="0059524A" w:rsidP="0059524A">
            <w:pPr>
              <w:spacing w:before="0" w:beforeAutospacing="0" w:after="0" w:afterAutospacing="0" w:line="240" w:lineRule="auto"/>
              <w:jc w:val="both"/>
              <w:rPr>
                <w:rFonts w:ascii="David" w:eastAsia="Times New Roman" w:hAnsi="David" w:cs="David"/>
                <w:sz w:val="24"/>
                <w:szCs w:val="24"/>
              </w:rPr>
            </w:pPr>
            <w:r w:rsidRPr="00E56613">
              <w:rPr>
                <w:rFonts w:ascii="David" w:eastAsia="Times New Roman" w:hAnsi="David" w:cs="David"/>
                <w:sz w:val="24"/>
                <w:szCs w:val="24"/>
                <w:rtl/>
              </w:rPr>
              <w:t>גמר מסגרות</w:t>
            </w:r>
          </w:p>
        </w:tc>
        <w:tc>
          <w:tcPr>
            <w:tcW w:w="1418" w:type="dxa"/>
            <w:noWrap/>
            <w:vAlign w:val="center"/>
          </w:tcPr>
          <w:p w14:paraId="7CCD312B" w14:textId="77777777" w:rsidR="0059524A" w:rsidRPr="00E56613" w:rsidRDefault="0059524A" w:rsidP="0059524A">
            <w:pPr>
              <w:bidi w:val="0"/>
              <w:spacing w:before="0" w:beforeAutospacing="0" w:after="0" w:afterAutospacing="0" w:line="240" w:lineRule="auto"/>
              <w:jc w:val="center"/>
              <w:rPr>
                <w:rFonts w:ascii="David" w:eastAsia="Times New Roman" w:hAnsi="David" w:cs="David"/>
                <w:sz w:val="24"/>
                <w:szCs w:val="24"/>
              </w:rPr>
            </w:pPr>
            <w:r w:rsidRPr="00E56613">
              <w:rPr>
                <w:rFonts w:ascii="David" w:eastAsia="Times New Roman" w:hAnsi="David" w:cs="David"/>
                <w:sz w:val="24"/>
                <w:szCs w:val="24"/>
              </w:rPr>
              <w:t>7%</w:t>
            </w:r>
          </w:p>
        </w:tc>
        <w:tc>
          <w:tcPr>
            <w:tcW w:w="1701" w:type="dxa"/>
            <w:noWrap/>
            <w:vAlign w:val="center"/>
          </w:tcPr>
          <w:p w14:paraId="66E44976" w14:textId="77777777" w:rsidR="0059524A" w:rsidRPr="00E56613" w:rsidRDefault="0059524A" w:rsidP="0059524A">
            <w:pPr>
              <w:bidi w:val="0"/>
              <w:spacing w:before="0" w:beforeAutospacing="0" w:after="0" w:afterAutospacing="0" w:line="240" w:lineRule="auto"/>
              <w:jc w:val="center"/>
              <w:rPr>
                <w:rFonts w:ascii="David" w:eastAsia="Times New Roman" w:hAnsi="David" w:cs="David"/>
                <w:sz w:val="24"/>
                <w:szCs w:val="24"/>
              </w:rPr>
            </w:pPr>
            <w:r w:rsidRPr="00E56613">
              <w:rPr>
                <w:rFonts w:ascii="David" w:eastAsia="Times New Roman" w:hAnsi="David" w:cs="David"/>
                <w:sz w:val="24"/>
                <w:szCs w:val="24"/>
              </w:rPr>
              <w:t>45%</w:t>
            </w:r>
          </w:p>
        </w:tc>
      </w:tr>
      <w:tr w:rsidR="0059524A" w:rsidRPr="00E56613" w14:paraId="00B073B2" w14:textId="77777777" w:rsidTr="0059524A">
        <w:trPr>
          <w:trHeight w:val="435"/>
        </w:trPr>
        <w:tc>
          <w:tcPr>
            <w:tcW w:w="566" w:type="dxa"/>
            <w:vAlign w:val="center"/>
          </w:tcPr>
          <w:p w14:paraId="4AEA43E3" w14:textId="77777777" w:rsidR="0059524A" w:rsidRPr="00E56613" w:rsidRDefault="0059524A" w:rsidP="0059524A">
            <w:pPr>
              <w:spacing w:before="0" w:beforeAutospacing="0" w:after="0" w:afterAutospacing="0" w:line="240" w:lineRule="auto"/>
              <w:jc w:val="center"/>
              <w:rPr>
                <w:rFonts w:ascii="David" w:eastAsia="Times New Roman" w:hAnsi="David" w:cs="David"/>
                <w:sz w:val="24"/>
                <w:szCs w:val="24"/>
                <w:rtl/>
              </w:rPr>
            </w:pPr>
            <w:r w:rsidRPr="00E56613">
              <w:rPr>
                <w:rFonts w:ascii="David" w:eastAsia="Times New Roman" w:hAnsi="David" w:cs="David"/>
                <w:sz w:val="24"/>
                <w:szCs w:val="24"/>
                <w:rtl/>
              </w:rPr>
              <w:t>6</w:t>
            </w:r>
          </w:p>
        </w:tc>
        <w:tc>
          <w:tcPr>
            <w:tcW w:w="2977" w:type="dxa"/>
            <w:noWrap/>
            <w:vAlign w:val="center"/>
          </w:tcPr>
          <w:p w14:paraId="183B3468" w14:textId="77777777" w:rsidR="0059524A" w:rsidRPr="00E56613" w:rsidRDefault="0059524A" w:rsidP="0059524A">
            <w:pPr>
              <w:spacing w:before="0" w:beforeAutospacing="0" w:after="0" w:afterAutospacing="0" w:line="240" w:lineRule="auto"/>
              <w:jc w:val="both"/>
              <w:rPr>
                <w:rFonts w:ascii="David" w:eastAsia="Times New Roman" w:hAnsi="David" w:cs="David"/>
                <w:sz w:val="24"/>
                <w:szCs w:val="24"/>
              </w:rPr>
            </w:pPr>
            <w:r w:rsidRPr="00E56613">
              <w:rPr>
                <w:rFonts w:ascii="David" w:eastAsia="Times New Roman" w:hAnsi="David" w:cs="David"/>
                <w:sz w:val="24"/>
                <w:szCs w:val="24"/>
                <w:rtl/>
              </w:rPr>
              <w:t>גמר מחסנים</w:t>
            </w:r>
          </w:p>
        </w:tc>
        <w:tc>
          <w:tcPr>
            <w:tcW w:w="1418" w:type="dxa"/>
            <w:noWrap/>
            <w:vAlign w:val="center"/>
          </w:tcPr>
          <w:p w14:paraId="32564490" w14:textId="77777777" w:rsidR="0059524A" w:rsidRPr="00E56613" w:rsidRDefault="0059524A" w:rsidP="0059524A">
            <w:pPr>
              <w:bidi w:val="0"/>
              <w:spacing w:before="0" w:beforeAutospacing="0" w:after="0" w:afterAutospacing="0" w:line="240" w:lineRule="auto"/>
              <w:jc w:val="center"/>
              <w:rPr>
                <w:rFonts w:ascii="David" w:eastAsia="Times New Roman" w:hAnsi="David" w:cs="David"/>
                <w:sz w:val="24"/>
                <w:szCs w:val="24"/>
              </w:rPr>
            </w:pPr>
            <w:r w:rsidRPr="00E56613">
              <w:rPr>
                <w:rFonts w:ascii="David" w:eastAsia="Times New Roman" w:hAnsi="David" w:cs="David"/>
                <w:sz w:val="24"/>
                <w:szCs w:val="24"/>
              </w:rPr>
              <w:t>5%</w:t>
            </w:r>
          </w:p>
        </w:tc>
        <w:tc>
          <w:tcPr>
            <w:tcW w:w="1701" w:type="dxa"/>
            <w:noWrap/>
            <w:vAlign w:val="center"/>
          </w:tcPr>
          <w:p w14:paraId="3291066E" w14:textId="77777777" w:rsidR="0059524A" w:rsidRPr="00E56613" w:rsidRDefault="0059524A" w:rsidP="0059524A">
            <w:pPr>
              <w:bidi w:val="0"/>
              <w:spacing w:before="0" w:beforeAutospacing="0" w:after="0" w:afterAutospacing="0" w:line="240" w:lineRule="auto"/>
              <w:jc w:val="center"/>
              <w:rPr>
                <w:rFonts w:ascii="David" w:eastAsia="Times New Roman" w:hAnsi="David" w:cs="David"/>
                <w:sz w:val="24"/>
                <w:szCs w:val="24"/>
              </w:rPr>
            </w:pPr>
            <w:r w:rsidRPr="00E56613">
              <w:rPr>
                <w:rFonts w:ascii="David" w:eastAsia="Times New Roman" w:hAnsi="David" w:cs="David"/>
                <w:sz w:val="24"/>
                <w:szCs w:val="24"/>
              </w:rPr>
              <w:t>50%</w:t>
            </w:r>
          </w:p>
        </w:tc>
      </w:tr>
      <w:tr w:rsidR="0059524A" w:rsidRPr="00E56613" w14:paraId="154122EE" w14:textId="77777777" w:rsidTr="0059524A">
        <w:trPr>
          <w:trHeight w:val="435"/>
        </w:trPr>
        <w:tc>
          <w:tcPr>
            <w:tcW w:w="566" w:type="dxa"/>
            <w:vAlign w:val="center"/>
          </w:tcPr>
          <w:p w14:paraId="0C531CF4" w14:textId="77777777" w:rsidR="0059524A" w:rsidRPr="00E56613" w:rsidRDefault="0059524A" w:rsidP="0059524A">
            <w:pPr>
              <w:spacing w:before="0" w:beforeAutospacing="0" w:after="0" w:afterAutospacing="0" w:line="240" w:lineRule="auto"/>
              <w:jc w:val="center"/>
              <w:rPr>
                <w:rFonts w:ascii="David" w:eastAsia="Times New Roman" w:hAnsi="David" w:cs="David"/>
                <w:sz w:val="24"/>
                <w:szCs w:val="24"/>
                <w:rtl/>
              </w:rPr>
            </w:pPr>
            <w:r w:rsidRPr="00E56613">
              <w:rPr>
                <w:rFonts w:ascii="David" w:eastAsia="Times New Roman" w:hAnsi="David" w:cs="David"/>
                <w:sz w:val="24"/>
                <w:szCs w:val="24"/>
                <w:rtl/>
              </w:rPr>
              <w:t>7</w:t>
            </w:r>
          </w:p>
        </w:tc>
        <w:tc>
          <w:tcPr>
            <w:tcW w:w="2977" w:type="dxa"/>
            <w:noWrap/>
            <w:vAlign w:val="center"/>
          </w:tcPr>
          <w:p w14:paraId="6B8A7356" w14:textId="77777777" w:rsidR="0059524A" w:rsidRPr="00E56613" w:rsidRDefault="0059524A" w:rsidP="0059524A">
            <w:pPr>
              <w:spacing w:before="0" w:beforeAutospacing="0" w:after="0" w:afterAutospacing="0" w:line="240" w:lineRule="auto"/>
              <w:jc w:val="both"/>
              <w:rPr>
                <w:rFonts w:ascii="David" w:eastAsia="Times New Roman" w:hAnsi="David" w:cs="David"/>
                <w:sz w:val="24"/>
                <w:szCs w:val="24"/>
              </w:rPr>
            </w:pPr>
            <w:r w:rsidRPr="00E56613">
              <w:rPr>
                <w:rFonts w:ascii="David" w:eastAsia="Times New Roman" w:hAnsi="David" w:cs="David"/>
                <w:sz w:val="24"/>
                <w:szCs w:val="24"/>
                <w:rtl/>
              </w:rPr>
              <w:t>גמר מערכות ניקוז</w:t>
            </w:r>
          </w:p>
        </w:tc>
        <w:tc>
          <w:tcPr>
            <w:tcW w:w="1418" w:type="dxa"/>
            <w:noWrap/>
            <w:vAlign w:val="center"/>
          </w:tcPr>
          <w:p w14:paraId="3977A683" w14:textId="77777777" w:rsidR="0059524A" w:rsidRPr="00E56613" w:rsidRDefault="0059524A" w:rsidP="0059524A">
            <w:pPr>
              <w:bidi w:val="0"/>
              <w:spacing w:before="0" w:beforeAutospacing="0" w:after="0" w:afterAutospacing="0" w:line="240" w:lineRule="auto"/>
              <w:jc w:val="center"/>
              <w:rPr>
                <w:rFonts w:ascii="David" w:eastAsia="Times New Roman" w:hAnsi="David" w:cs="David"/>
                <w:sz w:val="24"/>
                <w:szCs w:val="24"/>
              </w:rPr>
            </w:pPr>
            <w:r w:rsidRPr="00E56613">
              <w:rPr>
                <w:rFonts w:ascii="David" w:eastAsia="Times New Roman" w:hAnsi="David" w:cs="David"/>
                <w:sz w:val="24"/>
                <w:szCs w:val="24"/>
              </w:rPr>
              <w:t>8%</w:t>
            </w:r>
          </w:p>
        </w:tc>
        <w:tc>
          <w:tcPr>
            <w:tcW w:w="1701" w:type="dxa"/>
            <w:noWrap/>
            <w:vAlign w:val="center"/>
          </w:tcPr>
          <w:p w14:paraId="3E3BBFFD" w14:textId="77777777" w:rsidR="0059524A" w:rsidRPr="00E56613" w:rsidRDefault="0059524A" w:rsidP="0059524A">
            <w:pPr>
              <w:bidi w:val="0"/>
              <w:spacing w:before="0" w:beforeAutospacing="0" w:after="0" w:afterAutospacing="0" w:line="240" w:lineRule="auto"/>
              <w:jc w:val="center"/>
              <w:rPr>
                <w:rFonts w:ascii="David" w:eastAsia="Times New Roman" w:hAnsi="David" w:cs="David"/>
                <w:sz w:val="24"/>
                <w:szCs w:val="24"/>
              </w:rPr>
            </w:pPr>
            <w:r w:rsidRPr="00E56613">
              <w:rPr>
                <w:rFonts w:ascii="David" w:eastAsia="Times New Roman" w:hAnsi="David" w:cs="David"/>
                <w:sz w:val="24"/>
                <w:szCs w:val="24"/>
              </w:rPr>
              <w:t>58%</w:t>
            </w:r>
          </w:p>
        </w:tc>
      </w:tr>
      <w:tr w:rsidR="0059524A" w:rsidRPr="00E56613" w14:paraId="69CF5475" w14:textId="77777777" w:rsidTr="0059524A">
        <w:trPr>
          <w:trHeight w:val="435"/>
        </w:trPr>
        <w:tc>
          <w:tcPr>
            <w:tcW w:w="566" w:type="dxa"/>
            <w:vAlign w:val="center"/>
          </w:tcPr>
          <w:p w14:paraId="7EE5CC04" w14:textId="77777777" w:rsidR="0059524A" w:rsidRPr="00E56613" w:rsidRDefault="0059524A" w:rsidP="0059524A">
            <w:pPr>
              <w:spacing w:before="0" w:beforeAutospacing="0" w:after="0" w:afterAutospacing="0" w:line="240" w:lineRule="auto"/>
              <w:jc w:val="center"/>
              <w:rPr>
                <w:rFonts w:ascii="David" w:eastAsia="Times New Roman" w:hAnsi="David" w:cs="David"/>
                <w:sz w:val="24"/>
                <w:szCs w:val="24"/>
                <w:rtl/>
              </w:rPr>
            </w:pPr>
            <w:r w:rsidRPr="00E56613">
              <w:rPr>
                <w:rFonts w:ascii="David" w:eastAsia="Times New Roman" w:hAnsi="David" w:cs="David"/>
                <w:sz w:val="24"/>
                <w:szCs w:val="24"/>
                <w:rtl/>
              </w:rPr>
              <w:t>8</w:t>
            </w:r>
          </w:p>
        </w:tc>
        <w:tc>
          <w:tcPr>
            <w:tcW w:w="2977" w:type="dxa"/>
            <w:noWrap/>
            <w:vAlign w:val="center"/>
          </w:tcPr>
          <w:p w14:paraId="50D0A133" w14:textId="77777777" w:rsidR="0059524A" w:rsidRPr="00E56613" w:rsidRDefault="0059524A" w:rsidP="0059524A">
            <w:pPr>
              <w:spacing w:before="0" w:beforeAutospacing="0" w:after="0" w:afterAutospacing="0" w:line="240" w:lineRule="auto"/>
              <w:jc w:val="both"/>
              <w:rPr>
                <w:rFonts w:ascii="David" w:eastAsia="Times New Roman" w:hAnsi="David" w:cs="David"/>
                <w:sz w:val="24"/>
                <w:szCs w:val="24"/>
              </w:rPr>
            </w:pPr>
            <w:r w:rsidRPr="00E56613">
              <w:rPr>
                <w:rFonts w:ascii="David" w:eastAsia="Times New Roman" w:hAnsi="David" w:cs="David"/>
                <w:sz w:val="24"/>
                <w:szCs w:val="24"/>
                <w:rtl/>
              </w:rPr>
              <w:t xml:space="preserve">גמר איטום </w:t>
            </w:r>
          </w:p>
        </w:tc>
        <w:tc>
          <w:tcPr>
            <w:tcW w:w="1418" w:type="dxa"/>
            <w:noWrap/>
            <w:vAlign w:val="center"/>
          </w:tcPr>
          <w:p w14:paraId="6EC50328" w14:textId="77777777" w:rsidR="0059524A" w:rsidRPr="00E56613" w:rsidRDefault="0059524A" w:rsidP="0059524A">
            <w:pPr>
              <w:bidi w:val="0"/>
              <w:spacing w:before="0" w:beforeAutospacing="0" w:after="0" w:afterAutospacing="0" w:line="240" w:lineRule="auto"/>
              <w:jc w:val="center"/>
              <w:rPr>
                <w:rFonts w:ascii="David" w:eastAsia="Times New Roman" w:hAnsi="David" w:cs="David"/>
                <w:sz w:val="24"/>
                <w:szCs w:val="24"/>
              </w:rPr>
            </w:pPr>
            <w:r w:rsidRPr="00E56613">
              <w:rPr>
                <w:rFonts w:ascii="David" w:eastAsia="Times New Roman" w:hAnsi="David" w:cs="David"/>
                <w:sz w:val="24"/>
                <w:szCs w:val="24"/>
              </w:rPr>
              <w:t>10%</w:t>
            </w:r>
          </w:p>
        </w:tc>
        <w:tc>
          <w:tcPr>
            <w:tcW w:w="1701" w:type="dxa"/>
            <w:noWrap/>
            <w:vAlign w:val="center"/>
          </w:tcPr>
          <w:p w14:paraId="17170960" w14:textId="77777777" w:rsidR="0059524A" w:rsidRPr="00E56613" w:rsidRDefault="0059524A" w:rsidP="0059524A">
            <w:pPr>
              <w:bidi w:val="0"/>
              <w:spacing w:before="0" w:beforeAutospacing="0" w:after="0" w:afterAutospacing="0" w:line="240" w:lineRule="auto"/>
              <w:jc w:val="center"/>
              <w:rPr>
                <w:rFonts w:ascii="David" w:eastAsia="Times New Roman" w:hAnsi="David" w:cs="David"/>
                <w:sz w:val="24"/>
                <w:szCs w:val="24"/>
              </w:rPr>
            </w:pPr>
            <w:r w:rsidRPr="00E56613">
              <w:rPr>
                <w:rFonts w:ascii="David" w:eastAsia="Times New Roman" w:hAnsi="David" w:cs="David"/>
                <w:sz w:val="24"/>
                <w:szCs w:val="24"/>
              </w:rPr>
              <w:t>68%</w:t>
            </w:r>
          </w:p>
        </w:tc>
      </w:tr>
      <w:tr w:rsidR="0059524A" w:rsidRPr="00E56613" w14:paraId="05D593F0" w14:textId="77777777" w:rsidTr="0059524A">
        <w:trPr>
          <w:trHeight w:val="435"/>
        </w:trPr>
        <w:tc>
          <w:tcPr>
            <w:tcW w:w="566" w:type="dxa"/>
            <w:vAlign w:val="center"/>
          </w:tcPr>
          <w:p w14:paraId="51E7E944" w14:textId="77777777" w:rsidR="0059524A" w:rsidRPr="00E56613" w:rsidRDefault="0059524A" w:rsidP="0059524A">
            <w:pPr>
              <w:spacing w:before="0" w:beforeAutospacing="0" w:after="0" w:afterAutospacing="0" w:line="240" w:lineRule="auto"/>
              <w:jc w:val="center"/>
              <w:rPr>
                <w:rFonts w:ascii="David" w:eastAsia="Times New Roman" w:hAnsi="David" w:cs="David"/>
                <w:sz w:val="24"/>
                <w:szCs w:val="24"/>
                <w:rtl/>
              </w:rPr>
            </w:pPr>
            <w:r w:rsidRPr="00E56613">
              <w:rPr>
                <w:rFonts w:ascii="David" w:eastAsia="Times New Roman" w:hAnsi="David" w:cs="David"/>
                <w:sz w:val="24"/>
                <w:szCs w:val="24"/>
                <w:rtl/>
              </w:rPr>
              <w:t>9</w:t>
            </w:r>
          </w:p>
        </w:tc>
        <w:tc>
          <w:tcPr>
            <w:tcW w:w="2977" w:type="dxa"/>
            <w:noWrap/>
            <w:vAlign w:val="center"/>
          </w:tcPr>
          <w:p w14:paraId="48ECAA99" w14:textId="77777777" w:rsidR="0059524A" w:rsidRPr="00E56613" w:rsidRDefault="0059524A" w:rsidP="0059524A">
            <w:pPr>
              <w:spacing w:before="0" w:beforeAutospacing="0" w:after="0" w:afterAutospacing="0" w:line="240" w:lineRule="auto"/>
              <w:jc w:val="both"/>
              <w:rPr>
                <w:rFonts w:ascii="David" w:eastAsia="Times New Roman" w:hAnsi="David" w:cs="David"/>
                <w:sz w:val="24"/>
                <w:szCs w:val="24"/>
              </w:rPr>
            </w:pPr>
            <w:r w:rsidRPr="00E56613">
              <w:rPr>
                <w:rFonts w:ascii="David" w:eastAsia="Times New Roman" w:hAnsi="David" w:cs="David"/>
                <w:sz w:val="24"/>
                <w:szCs w:val="24"/>
                <w:rtl/>
              </w:rPr>
              <w:t>גמר מתזים</w:t>
            </w:r>
          </w:p>
        </w:tc>
        <w:tc>
          <w:tcPr>
            <w:tcW w:w="1418" w:type="dxa"/>
            <w:noWrap/>
            <w:vAlign w:val="center"/>
          </w:tcPr>
          <w:p w14:paraId="3A5981B4" w14:textId="77777777" w:rsidR="0059524A" w:rsidRPr="00E56613" w:rsidRDefault="0059524A" w:rsidP="0059524A">
            <w:pPr>
              <w:bidi w:val="0"/>
              <w:spacing w:before="0" w:beforeAutospacing="0" w:after="0" w:afterAutospacing="0" w:line="240" w:lineRule="auto"/>
              <w:jc w:val="center"/>
              <w:rPr>
                <w:rFonts w:ascii="David" w:eastAsia="Times New Roman" w:hAnsi="David" w:cs="David"/>
                <w:sz w:val="24"/>
                <w:szCs w:val="24"/>
              </w:rPr>
            </w:pPr>
            <w:r w:rsidRPr="00E56613">
              <w:rPr>
                <w:rFonts w:ascii="David" w:eastAsia="Times New Roman" w:hAnsi="David" w:cs="David"/>
                <w:sz w:val="24"/>
                <w:szCs w:val="24"/>
              </w:rPr>
              <w:t>8%</w:t>
            </w:r>
          </w:p>
        </w:tc>
        <w:tc>
          <w:tcPr>
            <w:tcW w:w="1701" w:type="dxa"/>
            <w:noWrap/>
            <w:vAlign w:val="center"/>
          </w:tcPr>
          <w:p w14:paraId="16D1B33B" w14:textId="77777777" w:rsidR="0059524A" w:rsidRPr="00E56613" w:rsidRDefault="0059524A" w:rsidP="0059524A">
            <w:pPr>
              <w:bidi w:val="0"/>
              <w:spacing w:before="0" w:beforeAutospacing="0" w:after="0" w:afterAutospacing="0" w:line="240" w:lineRule="auto"/>
              <w:jc w:val="center"/>
              <w:rPr>
                <w:rFonts w:ascii="David" w:eastAsia="Times New Roman" w:hAnsi="David" w:cs="David"/>
                <w:sz w:val="24"/>
                <w:szCs w:val="24"/>
              </w:rPr>
            </w:pPr>
            <w:r w:rsidRPr="00E56613">
              <w:rPr>
                <w:rFonts w:ascii="David" w:eastAsia="Times New Roman" w:hAnsi="David" w:cs="David"/>
                <w:sz w:val="24"/>
                <w:szCs w:val="24"/>
              </w:rPr>
              <w:t>76%</w:t>
            </w:r>
          </w:p>
        </w:tc>
      </w:tr>
      <w:tr w:rsidR="0059524A" w:rsidRPr="00E56613" w14:paraId="13623430" w14:textId="77777777" w:rsidTr="0059524A">
        <w:trPr>
          <w:trHeight w:val="435"/>
        </w:trPr>
        <w:tc>
          <w:tcPr>
            <w:tcW w:w="566" w:type="dxa"/>
            <w:vAlign w:val="center"/>
          </w:tcPr>
          <w:p w14:paraId="6D9905D2" w14:textId="77777777" w:rsidR="0059524A" w:rsidRPr="00E56613" w:rsidRDefault="0059524A" w:rsidP="0059524A">
            <w:pPr>
              <w:spacing w:before="0" w:beforeAutospacing="0" w:after="0" w:afterAutospacing="0" w:line="240" w:lineRule="auto"/>
              <w:jc w:val="center"/>
              <w:rPr>
                <w:rFonts w:ascii="David" w:eastAsia="Times New Roman" w:hAnsi="David" w:cs="David"/>
                <w:sz w:val="24"/>
                <w:szCs w:val="24"/>
                <w:rtl/>
              </w:rPr>
            </w:pPr>
            <w:r w:rsidRPr="00E56613">
              <w:rPr>
                <w:rFonts w:ascii="David" w:eastAsia="Times New Roman" w:hAnsi="David" w:cs="David"/>
                <w:sz w:val="24"/>
                <w:szCs w:val="24"/>
                <w:rtl/>
              </w:rPr>
              <w:t>10</w:t>
            </w:r>
          </w:p>
        </w:tc>
        <w:tc>
          <w:tcPr>
            <w:tcW w:w="2977" w:type="dxa"/>
            <w:noWrap/>
            <w:vAlign w:val="center"/>
          </w:tcPr>
          <w:p w14:paraId="22814CDE" w14:textId="77777777" w:rsidR="0059524A" w:rsidRPr="00E56613" w:rsidRDefault="0059524A" w:rsidP="0059524A">
            <w:pPr>
              <w:spacing w:before="0" w:beforeAutospacing="0" w:after="0" w:afterAutospacing="0" w:line="240" w:lineRule="auto"/>
              <w:jc w:val="both"/>
              <w:rPr>
                <w:rFonts w:ascii="David" w:eastAsia="Times New Roman" w:hAnsi="David" w:cs="David"/>
                <w:sz w:val="24"/>
                <w:szCs w:val="24"/>
              </w:rPr>
            </w:pPr>
            <w:r w:rsidRPr="00E56613">
              <w:rPr>
                <w:rFonts w:ascii="David" w:eastAsia="Times New Roman" w:hAnsi="David" w:cs="David"/>
                <w:sz w:val="24"/>
                <w:szCs w:val="24"/>
                <w:rtl/>
              </w:rPr>
              <w:t>גמר מערכות אוורור</w:t>
            </w:r>
          </w:p>
        </w:tc>
        <w:tc>
          <w:tcPr>
            <w:tcW w:w="1418" w:type="dxa"/>
            <w:noWrap/>
            <w:vAlign w:val="center"/>
          </w:tcPr>
          <w:p w14:paraId="556E92A0" w14:textId="77777777" w:rsidR="0059524A" w:rsidRPr="00E56613" w:rsidRDefault="0059524A" w:rsidP="0059524A">
            <w:pPr>
              <w:bidi w:val="0"/>
              <w:spacing w:before="0" w:beforeAutospacing="0" w:after="0" w:afterAutospacing="0" w:line="240" w:lineRule="auto"/>
              <w:jc w:val="center"/>
              <w:rPr>
                <w:rFonts w:ascii="David" w:eastAsia="Times New Roman" w:hAnsi="David" w:cs="David"/>
                <w:sz w:val="24"/>
                <w:szCs w:val="24"/>
              </w:rPr>
            </w:pPr>
            <w:r w:rsidRPr="00E56613">
              <w:rPr>
                <w:rFonts w:ascii="David" w:eastAsia="Times New Roman" w:hAnsi="David" w:cs="David"/>
                <w:sz w:val="24"/>
                <w:szCs w:val="24"/>
              </w:rPr>
              <w:t>8%</w:t>
            </w:r>
          </w:p>
        </w:tc>
        <w:tc>
          <w:tcPr>
            <w:tcW w:w="1701" w:type="dxa"/>
            <w:noWrap/>
            <w:vAlign w:val="center"/>
          </w:tcPr>
          <w:p w14:paraId="0DFBE3E3" w14:textId="77777777" w:rsidR="0059524A" w:rsidRPr="00E56613" w:rsidRDefault="0059524A" w:rsidP="0059524A">
            <w:pPr>
              <w:bidi w:val="0"/>
              <w:spacing w:before="0" w:beforeAutospacing="0" w:after="0" w:afterAutospacing="0" w:line="240" w:lineRule="auto"/>
              <w:jc w:val="center"/>
              <w:rPr>
                <w:rFonts w:ascii="David" w:eastAsia="Times New Roman" w:hAnsi="David" w:cs="David"/>
                <w:sz w:val="24"/>
                <w:szCs w:val="24"/>
              </w:rPr>
            </w:pPr>
            <w:r w:rsidRPr="00E56613">
              <w:rPr>
                <w:rFonts w:ascii="David" w:eastAsia="Times New Roman" w:hAnsi="David" w:cs="David"/>
                <w:sz w:val="24"/>
                <w:szCs w:val="24"/>
              </w:rPr>
              <w:t>84%</w:t>
            </w:r>
          </w:p>
        </w:tc>
      </w:tr>
      <w:tr w:rsidR="0059524A" w:rsidRPr="00E56613" w14:paraId="4E84714F" w14:textId="77777777" w:rsidTr="0059524A">
        <w:trPr>
          <w:trHeight w:val="435"/>
        </w:trPr>
        <w:tc>
          <w:tcPr>
            <w:tcW w:w="566" w:type="dxa"/>
            <w:vAlign w:val="center"/>
          </w:tcPr>
          <w:p w14:paraId="3978DC2C" w14:textId="77777777" w:rsidR="0059524A" w:rsidRPr="00E56613" w:rsidRDefault="0059524A" w:rsidP="0059524A">
            <w:pPr>
              <w:spacing w:before="0" w:beforeAutospacing="0" w:after="0" w:afterAutospacing="0" w:line="240" w:lineRule="auto"/>
              <w:jc w:val="center"/>
              <w:rPr>
                <w:rFonts w:ascii="David" w:eastAsia="Times New Roman" w:hAnsi="David" w:cs="David"/>
                <w:sz w:val="24"/>
                <w:szCs w:val="24"/>
                <w:rtl/>
              </w:rPr>
            </w:pPr>
            <w:r w:rsidRPr="00E56613">
              <w:rPr>
                <w:rFonts w:ascii="David" w:eastAsia="Times New Roman" w:hAnsi="David" w:cs="David"/>
                <w:sz w:val="24"/>
                <w:szCs w:val="24"/>
                <w:rtl/>
              </w:rPr>
              <w:t>11</w:t>
            </w:r>
          </w:p>
        </w:tc>
        <w:tc>
          <w:tcPr>
            <w:tcW w:w="2977" w:type="dxa"/>
            <w:noWrap/>
            <w:vAlign w:val="center"/>
          </w:tcPr>
          <w:p w14:paraId="6CA34971" w14:textId="77777777" w:rsidR="0059524A" w:rsidRPr="00E56613" w:rsidRDefault="0059524A" w:rsidP="0059524A">
            <w:pPr>
              <w:spacing w:before="0" w:beforeAutospacing="0" w:after="0" w:afterAutospacing="0" w:line="240" w:lineRule="auto"/>
              <w:jc w:val="both"/>
              <w:rPr>
                <w:rFonts w:ascii="David" w:eastAsia="Times New Roman" w:hAnsi="David" w:cs="David"/>
                <w:sz w:val="24"/>
                <w:szCs w:val="24"/>
              </w:rPr>
            </w:pPr>
            <w:r w:rsidRPr="00E56613">
              <w:rPr>
                <w:rFonts w:ascii="David" w:eastAsia="Times New Roman" w:hAnsi="David" w:cs="David"/>
                <w:sz w:val="24"/>
                <w:szCs w:val="24"/>
                <w:rtl/>
              </w:rPr>
              <w:t>גמר מערכות חשמל</w:t>
            </w:r>
          </w:p>
        </w:tc>
        <w:tc>
          <w:tcPr>
            <w:tcW w:w="1418" w:type="dxa"/>
            <w:noWrap/>
            <w:vAlign w:val="center"/>
          </w:tcPr>
          <w:p w14:paraId="4F455C80" w14:textId="77777777" w:rsidR="0059524A" w:rsidRPr="00E56613" w:rsidRDefault="0059524A" w:rsidP="0059524A">
            <w:pPr>
              <w:bidi w:val="0"/>
              <w:spacing w:before="0" w:beforeAutospacing="0" w:after="0" w:afterAutospacing="0" w:line="240" w:lineRule="auto"/>
              <w:jc w:val="center"/>
              <w:rPr>
                <w:rFonts w:ascii="David" w:eastAsia="Times New Roman" w:hAnsi="David" w:cs="David"/>
                <w:sz w:val="24"/>
                <w:szCs w:val="24"/>
              </w:rPr>
            </w:pPr>
            <w:r w:rsidRPr="00E56613">
              <w:rPr>
                <w:rFonts w:ascii="David" w:eastAsia="Times New Roman" w:hAnsi="David" w:cs="David"/>
                <w:sz w:val="24"/>
                <w:szCs w:val="24"/>
              </w:rPr>
              <w:t>8%</w:t>
            </w:r>
          </w:p>
        </w:tc>
        <w:tc>
          <w:tcPr>
            <w:tcW w:w="1701" w:type="dxa"/>
            <w:noWrap/>
            <w:vAlign w:val="center"/>
          </w:tcPr>
          <w:p w14:paraId="32FA7C6F" w14:textId="77777777" w:rsidR="0059524A" w:rsidRPr="00E56613" w:rsidRDefault="0059524A" w:rsidP="0059524A">
            <w:pPr>
              <w:bidi w:val="0"/>
              <w:spacing w:before="0" w:beforeAutospacing="0" w:after="0" w:afterAutospacing="0" w:line="240" w:lineRule="auto"/>
              <w:jc w:val="center"/>
              <w:rPr>
                <w:rFonts w:ascii="David" w:eastAsia="Times New Roman" w:hAnsi="David" w:cs="David"/>
                <w:sz w:val="24"/>
                <w:szCs w:val="24"/>
              </w:rPr>
            </w:pPr>
            <w:r w:rsidRPr="00E56613">
              <w:rPr>
                <w:rFonts w:ascii="David" w:eastAsia="Times New Roman" w:hAnsi="David" w:cs="David"/>
                <w:sz w:val="24"/>
                <w:szCs w:val="24"/>
              </w:rPr>
              <w:t>92%</w:t>
            </w:r>
          </w:p>
        </w:tc>
      </w:tr>
      <w:tr w:rsidR="0059524A" w:rsidRPr="00E56613" w14:paraId="56C3256C" w14:textId="77777777" w:rsidTr="0059524A">
        <w:trPr>
          <w:trHeight w:val="435"/>
        </w:trPr>
        <w:tc>
          <w:tcPr>
            <w:tcW w:w="566" w:type="dxa"/>
            <w:vAlign w:val="center"/>
          </w:tcPr>
          <w:p w14:paraId="49FBCC60" w14:textId="77777777" w:rsidR="0059524A" w:rsidRPr="00E56613" w:rsidRDefault="0059524A" w:rsidP="0059524A">
            <w:pPr>
              <w:spacing w:before="0" w:beforeAutospacing="0" w:after="0" w:afterAutospacing="0" w:line="240" w:lineRule="auto"/>
              <w:jc w:val="center"/>
              <w:rPr>
                <w:rFonts w:ascii="David" w:eastAsia="Times New Roman" w:hAnsi="David" w:cs="David"/>
                <w:sz w:val="24"/>
                <w:szCs w:val="24"/>
                <w:rtl/>
              </w:rPr>
            </w:pPr>
            <w:r w:rsidRPr="00E56613">
              <w:rPr>
                <w:rFonts w:ascii="David" w:eastAsia="Times New Roman" w:hAnsi="David" w:cs="David"/>
                <w:sz w:val="24"/>
                <w:szCs w:val="24"/>
                <w:rtl/>
              </w:rPr>
              <w:t>12</w:t>
            </w:r>
          </w:p>
        </w:tc>
        <w:tc>
          <w:tcPr>
            <w:tcW w:w="2977" w:type="dxa"/>
            <w:noWrap/>
            <w:vAlign w:val="center"/>
          </w:tcPr>
          <w:p w14:paraId="5BDC4F32" w14:textId="77777777" w:rsidR="0059524A" w:rsidRPr="00E56613" w:rsidRDefault="0059524A" w:rsidP="0059524A">
            <w:pPr>
              <w:spacing w:before="0" w:beforeAutospacing="0" w:after="0" w:afterAutospacing="0" w:line="240" w:lineRule="auto"/>
              <w:jc w:val="both"/>
              <w:rPr>
                <w:rFonts w:ascii="David" w:eastAsia="Times New Roman" w:hAnsi="David" w:cs="David"/>
                <w:sz w:val="24"/>
                <w:szCs w:val="24"/>
              </w:rPr>
            </w:pPr>
            <w:r w:rsidRPr="00E56613">
              <w:rPr>
                <w:rFonts w:ascii="David" w:eastAsia="Times New Roman" w:hAnsi="David" w:cs="David"/>
                <w:sz w:val="24"/>
                <w:szCs w:val="24"/>
                <w:rtl/>
              </w:rPr>
              <w:t>גמר חוץ</w:t>
            </w:r>
          </w:p>
        </w:tc>
        <w:tc>
          <w:tcPr>
            <w:tcW w:w="1418" w:type="dxa"/>
            <w:noWrap/>
            <w:vAlign w:val="center"/>
          </w:tcPr>
          <w:p w14:paraId="2DD72694" w14:textId="77777777" w:rsidR="0059524A" w:rsidRPr="00E56613" w:rsidRDefault="0059524A" w:rsidP="0059524A">
            <w:pPr>
              <w:bidi w:val="0"/>
              <w:spacing w:before="0" w:beforeAutospacing="0" w:after="0" w:afterAutospacing="0" w:line="240" w:lineRule="auto"/>
              <w:jc w:val="center"/>
              <w:rPr>
                <w:rFonts w:ascii="David" w:eastAsia="Times New Roman" w:hAnsi="David" w:cs="David"/>
                <w:sz w:val="24"/>
                <w:szCs w:val="24"/>
              </w:rPr>
            </w:pPr>
            <w:r w:rsidRPr="00E56613">
              <w:rPr>
                <w:rFonts w:ascii="David" w:eastAsia="Times New Roman" w:hAnsi="David" w:cs="David"/>
                <w:sz w:val="24"/>
                <w:szCs w:val="24"/>
              </w:rPr>
              <w:t>2%</w:t>
            </w:r>
          </w:p>
        </w:tc>
        <w:tc>
          <w:tcPr>
            <w:tcW w:w="1701" w:type="dxa"/>
            <w:noWrap/>
            <w:vAlign w:val="center"/>
          </w:tcPr>
          <w:p w14:paraId="31EFC772" w14:textId="77777777" w:rsidR="0059524A" w:rsidRPr="00E56613" w:rsidRDefault="0059524A" w:rsidP="0059524A">
            <w:pPr>
              <w:bidi w:val="0"/>
              <w:spacing w:before="0" w:beforeAutospacing="0" w:after="0" w:afterAutospacing="0" w:line="240" w:lineRule="auto"/>
              <w:jc w:val="center"/>
              <w:rPr>
                <w:rFonts w:ascii="David" w:eastAsia="Times New Roman" w:hAnsi="David" w:cs="David"/>
                <w:sz w:val="24"/>
                <w:szCs w:val="24"/>
              </w:rPr>
            </w:pPr>
            <w:r w:rsidRPr="00E56613">
              <w:rPr>
                <w:rFonts w:ascii="David" w:eastAsia="Times New Roman" w:hAnsi="David" w:cs="David"/>
                <w:sz w:val="24"/>
                <w:szCs w:val="24"/>
              </w:rPr>
              <w:t>94%</w:t>
            </w:r>
          </w:p>
        </w:tc>
      </w:tr>
      <w:tr w:rsidR="0059524A" w:rsidRPr="00E56613" w14:paraId="0901F732" w14:textId="77777777" w:rsidTr="0059524A">
        <w:trPr>
          <w:trHeight w:val="435"/>
        </w:trPr>
        <w:tc>
          <w:tcPr>
            <w:tcW w:w="566" w:type="dxa"/>
            <w:vAlign w:val="center"/>
          </w:tcPr>
          <w:p w14:paraId="177F853E" w14:textId="77777777" w:rsidR="0059524A" w:rsidRPr="00E56613" w:rsidRDefault="0059524A" w:rsidP="0059524A">
            <w:pPr>
              <w:spacing w:before="0" w:beforeAutospacing="0" w:after="0" w:afterAutospacing="0" w:line="240" w:lineRule="auto"/>
              <w:jc w:val="center"/>
              <w:rPr>
                <w:rFonts w:ascii="David" w:eastAsia="Times New Roman" w:hAnsi="David" w:cs="David"/>
                <w:sz w:val="24"/>
                <w:szCs w:val="24"/>
                <w:rtl/>
              </w:rPr>
            </w:pPr>
            <w:r w:rsidRPr="00E56613">
              <w:rPr>
                <w:rFonts w:ascii="David" w:eastAsia="Times New Roman" w:hAnsi="David" w:cs="David"/>
                <w:sz w:val="24"/>
                <w:szCs w:val="24"/>
                <w:rtl/>
              </w:rPr>
              <w:t>13</w:t>
            </w:r>
          </w:p>
        </w:tc>
        <w:tc>
          <w:tcPr>
            <w:tcW w:w="2977" w:type="dxa"/>
            <w:noWrap/>
            <w:vAlign w:val="center"/>
          </w:tcPr>
          <w:p w14:paraId="1227494F" w14:textId="77777777" w:rsidR="0059524A" w:rsidRPr="00E56613" w:rsidRDefault="0059524A" w:rsidP="0059524A">
            <w:pPr>
              <w:spacing w:before="0" w:beforeAutospacing="0" w:after="0" w:afterAutospacing="0" w:line="240" w:lineRule="auto"/>
              <w:jc w:val="both"/>
              <w:rPr>
                <w:rFonts w:ascii="David" w:eastAsia="Times New Roman" w:hAnsi="David" w:cs="David"/>
                <w:sz w:val="24"/>
                <w:szCs w:val="24"/>
              </w:rPr>
            </w:pPr>
            <w:r w:rsidRPr="00E56613">
              <w:rPr>
                <w:rFonts w:ascii="David" w:eastAsia="Times New Roman" w:hAnsi="David" w:cs="David"/>
                <w:sz w:val="24"/>
                <w:szCs w:val="24"/>
                <w:rtl/>
              </w:rPr>
              <w:t>גמר סימון</w:t>
            </w:r>
          </w:p>
        </w:tc>
        <w:tc>
          <w:tcPr>
            <w:tcW w:w="1418" w:type="dxa"/>
            <w:noWrap/>
            <w:vAlign w:val="center"/>
          </w:tcPr>
          <w:p w14:paraId="08340E81" w14:textId="77777777" w:rsidR="0059524A" w:rsidRPr="00E56613" w:rsidRDefault="0059524A" w:rsidP="0059524A">
            <w:pPr>
              <w:bidi w:val="0"/>
              <w:spacing w:before="0" w:beforeAutospacing="0" w:after="0" w:afterAutospacing="0" w:line="240" w:lineRule="auto"/>
              <w:jc w:val="center"/>
              <w:rPr>
                <w:rFonts w:ascii="David" w:eastAsia="Times New Roman" w:hAnsi="David" w:cs="David"/>
                <w:sz w:val="24"/>
                <w:szCs w:val="24"/>
              </w:rPr>
            </w:pPr>
            <w:r w:rsidRPr="00E56613">
              <w:rPr>
                <w:rFonts w:ascii="David" w:eastAsia="Times New Roman" w:hAnsi="David" w:cs="David"/>
                <w:sz w:val="24"/>
                <w:szCs w:val="24"/>
              </w:rPr>
              <w:t>1%</w:t>
            </w:r>
          </w:p>
        </w:tc>
        <w:tc>
          <w:tcPr>
            <w:tcW w:w="1701" w:type="dxa"/>
            <w:noWrap/>
            <w:vAlign w:val="center"/>
          </w:tcPr>
          <w:p w14:paraId="501D242F" w14:textId="77777777" w:rsidR="0059524A" w:rsidRPr="00E56613" w:rsidRDefault="0059524A" w:rsidP="0059524A">
            <w:pPr>
              <w:bidi w:val="0"/>
              <w:spacing w:before="0" w:beforeAutospacing="0" w:after="0" w:afterAutospacing="0" w:line="240" w:lineRule="auto"/>
              <w:jc w:val="center"/>
              <w:rPr>
                <w:rFonts w:ascii="David" w:eastAsia="Times New Roman" w:hAnsi="David" w:cs="David"/>
                <w:sz w:val="24"/>
                <w:szCs w:val="24"/>
              </w:rPr>
            </w:pPr>
            <w:r w:rsidRPr="00E56613">
              <w:rPr>
                <w:rFonts w:ascii="David" w:eastAsia="Times New Roman" w:hAnsi="David" w:cs="David"/>
                <w:sz w:val="24"/>
                <w:szCs w:val="24"/>
              </w:rPr>
              <w:t>95%</w:t>
            </w:r>
          </w:p>
        </w:tc>
      </w:tr>
      <w:tr w:rsidR="0059524A" w:rsidRPr="00E56613" w14:paraId="3ED73ACA" w14:textId="77777777" w:rsidTr="0059524A">
        <w:trPr>
          <w:trHeight w:val="435"/>
        </w:trPr>
        <w:tc>
          <w:tcPr>
            <w:tcW w:w="566" w:type="dxa"/>
            <w:vAlign w:val="center"/>
          </w:tcPr>
          <w:p w14:paraId="2B74DDA8" w14:textId="77777777" w:rsidR="0059524A" w:rsidRPr="00E56613" w:rsidRDefault="0059524A" w:rsidP="0059524A">
            <w:pPr>
              <w:spacing w:before="0" w:beforeAutospacing="0" w:after="0" w:afterAutospacing="0" w:line="240" w:lineRule="auto"/>
              <w:jc w:val="center"/>
              <w:rPr>
                <w:rFonts w:ascii="David" w:eastAsia="Times New Roman" w:hAnsi="David" w:cs="David"/>
                <w:sz w:val="24"/>
                <w:szCs w:val="24"/>
                <w:rtl/>
              </w:rPr>
            </w:pPr>
            <w:r w:rsidRPr="00E56613">
              <w:rPr>
                <w:rFonts w:ascii="David" w:eastAsia="Times New Roman" w:hAnsi="David" w:cs="David"/>
                <w:sz w:val="24"/>
                <w:szCs w:val="24"/>
                <w:rtl/>
              </w:rPr>
              <w:t>14</w:t>
            </w:r>
          </w:p>
        </w:tc>
        <w:tc>
          <w:tcPr>
            <w:tcW w:w="2977" w:type="dxa"/>
            <w:noWrap/>
            <w:vAlign w:val="center"/>
          </w:tcPr>
          <w:p w14:paraId="3D683B1E" w14:textId="77777777" w:rsidR="0059524A" w:rsidRPr="00E56613" w:rsidRDefault="0059524A" w:rsidP="0059524A">
            <w:pPr>
              <w:spacing w:before="0" w:beforeAutospacing="0" w:after="0" w:afterAutospacing="0" w:line="240" w:lineRule="auto"/>
              <w:jc w:val="both"/>
              <w:rPr>
                <w:rFonts w:ascii="David" w:eastAsia="Times New Roman" w:hAnsi="David" w:cs="David"/>
                <w:sz w:val="24"/>
                <w:szCs w:val="24"/>
              </w:rPr>
            </w:pPr>
            <w:r w:rsidRPr="00E56613">
              <w:rPr>
                <w:rFonts w:ascii="David" w:eastAsia="Times New Roman" w:hAnsi="David" w:cs="David"/>
                <w:sz w:val="24"/>
                <w:szCs w:val="24"/>
                <w:rtl/>
              </w:rPr>
              <w:t>גמר כללי וקבלת טופס 4</w:t>
            </w:r>
          </w:p>
        </w:tc>
        <w:tc>
          <w:tcPr>
            <w:tcW w:w="1418" w:type="dxa"/>
            <w:noWrap/>
            <w:vAlign w:val="center"/>
          </w:tcPr>
          <w:p w14:paraId="62B0B381" w14:textId="77777777" w:rsidR="0059524A" w:rsidRPr="00E56613" w:rsidRDefault="0059524A" w:rsidP="0059524A">
            <w:pPr>
              <w:bidi w:val="0"/>
              <w:spacing w:before="0" w:beforeAutospacing="0" w:after="0" w:afterAutospacing="0" w:line="240" w:lineRule="auto"/>
              <w:jc w:val="center"/>
              <w:rPr>
                <w:rFonts w:ascii="David" w:eastAsia="Times New Roman" w:hAnsi="David" w:cs="David"/>
                <w:sz w:val="24"/>
                <w:szCs w:val="24"/>
              </w:rPr>
            </w:pPr>
            <w:r w:rsidRPr="00E56613">
              <w:rPr>
                <w:rFonts w:ascii="David" w:eastAsia="Times New Roman" w:hAnsi="David" w:cs="David"/>
                <w:sz w:val="24"/>
                <w:szCs w:val="24"/>
              </w:rPr>
              <w:t>2%</w:t>
            </w:r>
          </w:p>
        </w:tc>
        <w:tc>
          <w:tcPr>
            <w:tcW w:w="1701" w:type="dxa"/>
            <w:noWrap/>
            <w:vAlign w:val="center"/>
          </w:tcPr>
          <w:p w14:paraId="2FE35240" w14:textId="77777777" w:rsidR="0059524A" w:rsidRPr="00E56613" w:rsidRDefault="0059524A" w:rsidP="0059524A">
            <w:pPr>
              <w:bidi w:val="0"/>
              <w:spacing w:before="0" w:beforeAutospacing="0" w:after="0" w:afterAutospacing="0" w:line="240" w:lineRule="auto"/>
              <w:jc w:val="center"/>
              <w:rPr>
                <w:rFonts w:ascii="David" w:eastAsia="Times New Roman" w:hAnsi="David" w:cs="David"/>
                <w:sz w:val="24"/>
                <w:szCs w:val="24"/>
              </w:rPr>
            </w:pPr>
            <w:r w:rsidRPr="00E56613">
              <w:rPr>
                <w:rFonts w:ascii="David" w:eastAsia="Times New Roman" w:hAnsi="David" w:cs="David"/>
                <w:sz w:val="24"/>
                <w:szCs w:val="24"/>
              </w:rPr>
              <w:t>97%</w:t>
            </w:r>
          </w:p>
        </w:tc>
      </w:tr>
      <w:tr w:rsidR="0059524A" w:rsidRPr="00E56613" w14:paraId="790B81BE" w14:textId="77777777" w:rsidTr="0059524A">
        <w:trPr>
          <w:trHeight w:val="435"/>
        </w:trPr>
        <w:tc>
          <w:tcPr>
            <w:tcW w:w="566" w:type="dxa"/>
            <w:vAlign w:val="center"/>
          </w:tcPr>
          <w:p w14:paraId="61F7338B" w14:textId="77777777" w:rsidR="0059524A" w:rsidRPr="00E56613" w:rsidRDefault="0059524A" w:rsidP="0059524A">
            <w:pPr>
              <w:spacing w:before="0" w:beforeAutospacing="0" w:after="0" w:afterAutospacing="0" w:line="240" w:lineRule="auto"/>
              <w:jc w:val="center"/>
              <w:rPr>
                <w:rFonts w:ascii="David" w:eastAsia="Times New Roman" w:hAnsi="David" w:cs="David"/>
                <w:sz w:val="24"/>
                <w:szCs w:val="24"/>
                <w:rtl/>
              </w:rPr>
            </w:pPr>
            <w:r w:rsidRPr="00E56613">
              <w:rPr>
                <w:rFonts w:ascii="David" w:eastAsia="Times New Roman" w:hAnsi="David" w:cs="David"/>
                <w:sz w:val="24"/>
                <w:szCs w:val="24"/>
                <w:rtl/>
              </w:rPr>
              <w:t>15</w:t>
            </w:r>
          </w:p>
        </w:tc>
        <w:tc>
          <w:tcPr>
            <w:tcW w:w="2977" w:type="dxa"/>
            <w:noWrap/>
            <w:vAlign w:val="center"/>
          </w:tcPr>
          <w:p w14:paraId="6381455E" w14:textId="77777777" w:rsidR="0059524A" w:rsidRPr="00E56613" w:rsidRDefault="0059524A" w:rsidP="0059524A">
            <w:pPr>
              <w:spacing w:before="0" w:beforeAutospacing="0" w:after="0" w:afterAutospacing="0" w:line="240" w:lineRule="auto"/>
              <w:jc w:val="both"/>
              <w:rPr>
                <w:rFonts w:ascii="David" w:eastAsia="Times New Roman" w:hAnsi="David" w:cs="David"/>
                <w:sz w:val="24"/>
                <w:szCs w:val="24"/>
              </w:rPr>
            </w:pPr>
            <w:r w:rsidRPr="00E56613">
              <w:rPr>
                <w:rFonts w:ascii="David" w:eastAsia="Times New Roman" w:hAnsi="David" w:cs="David"/>
                <w:sz w:val="24"/>
                <w:szCs w:val="24"/>
                <w:rtl/>
              </w:rPr>
              <w:t>מסירה וחשבון סופי</w:t>
            </w:r>
          </w:p>
        </w:tc>
        <w:tc>
          <w:tcPr>
            <w:tcW w:w="1418" w:type="dxa"/>
            <w:noWrap/>
            <w:vAlign w:val="center"/>
          </w:tcPr>
          <w:p w14:paraId="714F1A3C" w14:textId="77777777" w:rsidR="0059524A" w:rsidRPr="00E56613" w:rsidRDefault="0059524A" w:rsidP="0059524A">
            <w:pPr>
              <w:bidi w:val="0"/>
              <w:spacing w:before="0" w:beforeAutospacing="0" w:after="0" w:afterAutospacing="0" w:line="240" w:lineRule="auto"/>
              <w:jc w:val="center"/>
              <w:rPr>
                <w:rFonts w:ascii="David" w:eastAsia="Times New Roman" w:hAnsi="David" w:cs="David"/>
                <w:sz w:val="24"/>
                <w:szCs w:val="24"/>
              </w:rPr>
            </w:pPr>
            <w:r w:rsidRPr="00E56613">
              <w:rPr>
                <w:rFonts w:ascii="David" w:eastAsia="Times New Roman" w:hAnsi="David" w:cs="David"/>
                <w:sz w:val="24"/>
                <w:szCs w:val="24"/>
              </w:rPr>
              <w:t>3%</w:t>
            </w:r>
          </w:p>
        </w:tc>
        <w:tc>
          <w:tcPr>
            <w:tcW w:w="1701" w:type="dxa"/>
            <w:noWrap/>
            <w:vAlign w:val="center"/>
          </w:tcPr>
          <w:p w14:paraId="02AE7001" w14:textId="77777777" w:rsidR="0059524A" w:rsidRPr="00E56613" w:rsidRDefault="0059524A" w:rsidP="0059524A">
            <w:pPr>
              <w:bidi w:val="0"/>
              <w:spacing w:before="0" w:beforeAutospacing="0" w:after="0" w:afterAutospacing="0" w:line="240" w:lineRule="auto"/>
              <w:jc w:val="center"/>
              <w:rPr>
                <w:rFonts w:ascii="David" w:eastAsia="Times New Roman" w:hAnsi="David" w:cs="David"/>
                <w:sz w:val="24"/>
                <w:szCs w:val="24"/>
              </w:rPr>
            </w:pPr>
            <w:r w:rsidRPr="00E56613">
              <w:rPr>
                <w:rFonts w:ascii="David" w:eastAsia="Times New Roman" w:hAnsi="David" w:cs="David"/>
                <w:sz w:val="24"/>
                <w:szCs w:val="24"/>
              </w:rPr>
              <w:t>100%</w:t>
            </w:r>
          </w:p>
        </w:tc>
      </w:tr>
    </w:tbl>
    <w:p w14:paraId="497D5CBF" w14:textId="77777777" w:rsidR="00E56613" w:rsidRPr="00E56613" w:rsidRDefault="00E56613" w:rsidP="00E56613">
      <w:pPr>
        <w:spacing w:before="0" w:beforeAutospacing="0" w:after="0" w:afterAutospacing="0" w:line="240" w:lineRule="auto"/>
        <w:ind w:left="2220" w:hanging="2130"/>
        <w:jc w:val="center"/>
        <w:rPr>
          <w:rFonts w:ascii="David" w:eastAsia="Times New Roman" w:hAnsi="David" w:cs="David"/>
          <w:b/>
          <w:bCs/>
          <w:snapToGrid w:val="0"/>
          <w:sz w:val="24"/>
          <w:szCs w:val="24"/>
          <w:u w:val="single"/>
          <w:rtl/>
        </w:rPr>
      </w:pPr>
    </w:p>
    <w:p w14:paraId="695BEC91" w14:textId="77777777" w:rsidR="00E56613" w:rsidRDefault="00E56613" w:rsidP="00E56613">
      <w:pPr>
        <w:spacing w:before="0" w:beforeAutospacing="0" w:after="0" w:afterAutospacing="0" w:line="240" w:lineRule="auto"/>
        <w:ind w:left="2220" w:hanging="2130"/>
        <w:jc w:val="center"/>
        <w:rPr>
          <w:rFonts w:ascii="David" w:eastAsia="Times New Roman" w:hAnsi="David" w:cs="David"/>
          <w:b/>
          <w:bCs/>
          <w:snapToGrid w:val="0"/>
          <w:sz w:val="24"/>
          <w:szCs w:val="24"/>
          <w:u w:val="single"/>
          <w:rtl/>
        </w:rPr>
      </w:pPr>
    </w:p>
    <w:p w14:paraId="068F6712" w14:textId="77777777" w:rsidR="00553FFB" w:rsidRDefault="00553FFB" w:rsidP="00E56613">
      <w:pPr>
        <w:spacing w:before="0" w:beforeAutospacing="0" w:after="0" w:afterAutospacing="0" w:line="240" w:lineRule="auto"/>
        <w:ind w:left="2220" w:hanging="2130"/>
        <w:jc w:val="center"/>
        <w:rPr>
          <w:rFonts w:ascii="David" w:eastAsia="Times New Roman" w:hAnsi="David" w:cs="David"/>
          <w:b/>
          <w:bCs/>
          <w:snapToGrid w:val="0"/>
          <w:sz w:val="24"/>
          <w:szCs w:val="24"/>
          <w:u w:val="single"/>
          <w:rtl/>
        </w:rPr>
      </w:pPr>
    </w:p>
    <w:p w14:paraId="4671E2B3" w14:textId="77777777" w:rsidR="00553FFB" w:rsidRPr="00E56613" w:rsidRDefault="00553FFB" w:rsidP="00E56613">
      <w:pPr>
        <w:spacing w:before="0" w:beforeAutospacing="0" w:after="0" w:afterAutospacing="0" w:line="240" w:lineRule="auto"/>
        <w:ind w:left="2220" w:hanging="2130"/>
        <w:jc w:val="center"/>
        <w:rPr>
          <w:rFonts w:ascii="David" w:eastAsia="Times New Roman" w:hAnsi="David" w:cs="David"/>
          <w:b/>
          <w:bCs/>
          <w:snapToGrid w:val="0"/>
          <w:sz w:val="24"/>
          <w:szCs w:val="24"/>
          <w:u w:val="single"/>
          <w:rtl/>
        </w:rPr>
      </w:pPr>
    </w:p>
    <w:p w14:paraId="1A12B99B" w14:textId="77777777" w:rsidR="00E56613" w:rsidRPr="00E56613" w:rsidRDefault="00E56613" w:rsidP="00E56613">
      <w:pPr>
        <w:spacing w:before="0" w:beforeAutospacing="0" w:after="0" w:afterAutospacing="0" w:line="240" w:lineRule="auto"/>
        <w:ind w:left="2220" w:hanging="2130"/>
        <w:rPr>
          <w:rFonts w:ascii="David" w:eastAsia="Times New Roman" w:hAnsi="David" w:cs="David"/>
          <w:b/>
          <w:bCs/>
          <w:snapToGrid w:val="0"/>
          <w:sz w:val="24"/>
          <w:szCs w:val="24"/>
          <w:u w:val="single"/>
          <w:rtl/>
        </w:rPr>
      </w:pPr>
    </w:p>
    <w:p w14:paraId="5B673B36" w14:textId="77777777" w:rsidR="00E56613" w:rsidRPr="00E56613" w:rsidRDefault="00E56613" w:rsidP="00553FFB">
      <w:pPr>
        <w:spacing w:before="0" w:beforeAutospacing="0" w:after="0" w:afterAutospacing="0" w:line="240" w:lineRule="auto"/>
        <w:rPr>
          <w:rFonts w:ascii="David" w:eastAsia="Times New Roman" w:hAnsi="David" w:cs="David"/>
          <w:b/>
          <w:bCs/>
          <w:snapToGrid w:val="0"/>
          <w:sz w:val="24"/>
          <w:szCs w:val="24"/>
          <w:u w:val="single"/>
          <w:rtl/>
        </w:rPr>
      </w:pPr>
    </w:p>
    <w:p w14:paraId="22576089" w14:textId="77777777" w:rsidR="0059524A" w:rsidRDefault="0059524A" w:rsidP="00553FFB">
      <w:pPr>
        <w:spacing w:before="0" w:beforeAutospacing="0" w:after="0" w:afterAutospacing="0" w:line="240" w:lineRule="auto"/>
        <w:rPr>
          <w:rFonts w:ascii="David" w:eastAsia="Times New Roman" w:hAnsi="David" w:cs="David"/>
          <w:b/>
          <w:bCs/>
          <w:snapToGrid w:val="0"/>
          <w:sz w:val="24"/>
          <w:szCs w:val="24"/>
          <w:u w:val="single"/>
          <w:rtl/>
        </w:rPr>
      </w:pPr>
      <w:r>
        <w:rPr>
          <w:rFonts w:ascii="David" w:eastAsia="Times New Roman" w:hAnsi="David" w:cs="David"/>
          <w:b/>
          <w:bCs/>
          <w:snapToGrid w:val="0"/>
          <w:sz w:val="24"/>
          <w:szCs w:val="24"/>
          <w:u w:val="single"/>
          <w:rtl/>
        </w:rPr>
        <w:br w:type="page"/>
      </w:r>
    </w:p>
    <w:p w14:paraId="0D1F1A0D" w14:textId="77777777" w:rsidR="00E56613" w:rsidRPr="00E56613" w:rsidRDefault="00E56613" w:rsidP="0059524A">
      <w:pPr>
        <w:spacing w:before="0" w:beforeAutospacing="0" w:after="0" w:afterAutospacing="0" w:line="240" w:lineRule="auto"/>
        <w:jc w:val="center"/>
        <w:rPr>
          <w:rFonts w:ascii="David" w:eastAsia="Times New Roman" w:hAnsi="David" w:cs="David"/>
          <w:b/>
          <w:bCs/>
          <w:snapToGrid w:val="0"/>
          <w:sz w:val="24"/>
          <w:szCs w:val="24"/>
          <w:u w:val="single"/>
          <w:rtl/>
        </w:rPr>
      </w:pPr>
      <w:r w:rsidRPr="00E56613">
        <w:rPr>
          <w:rFonts w:ascii="David" w:eastAsia="Times New Roman" w:hAnsi="David" w:cs="David"/>
          <w:b/>
          <w:bCs/>
          <w:snapToGrid w:val="0"/>
          <w:sz w:val="24"/>
          <w:szCs w:val="24"/>
          <w:u w:val="single"/>
          <w:rtl/>
        </w:rPr>
        <w:t xml:space="preserve">לוח תשלומים </w:t>
      </w:r>
      <w:r w:rsidR="00553FFB" w:rsidRPr="00E56613">
        <w:rPr>
          <w:rFonts w:ascii="David" w:eastAsia="Times New Roman" w:hAnsi="David" w:cs="David" w:hint="cs"/>
          <w:b/>
          <w:bCs/>
          <w:snapToGrid w:val="0"/>
          <w:sz w:val="24"/>
          <w:szCs w:val="24"/>
          <w:u w:val="single"/>
          <w:rtl/>
        </w:rPr>
        <w:t>לבניי</w:t>
      </w:r>
      <w:r w:rsidR="00553FFB" w:rsidRPr="00E56613">
        <w:rPr>
          <w:rFonts w:ascii="David" w:eastAsia="Times New Roman" w:hAnsi="David" w:cs="David" w:hint="eastAsia"/>
          <w:b/>
          <w:bCs/>
          <w:snapToGrid w:val="0"/>
          <w:sz w:val="24"/>
          <w:szCs w:val="24"/>
          <w:u w:val="single"/>
          <w:rtl/>
        </w:rPr>
        <w:t>ן</w:t>
      </w:r>
    </w:p>
    <w:p w14:paraId="7D3713A0" w14:textId="77777777" w:rsidR="00E56613" w:rsidRPr="00E56613" w:rsidRDefault="00E56613" w:rsidP="00E56613">
      <w:pPr>
        <w:spacing w:before="0" w:beforeAutospacing="0" w:after="0" w:afterAutospacing="0" w:line="240" w:lineRule="auto"/>
        <w:jc w:val="both"/>
        <w:rPr>
          <w:rFonts w:ascii="David" w:eastAsia="Times New Roman" w:hAnsi="David" w:cs="David"/>
          <w:b/>
          <w:bCs/>
          <w:snapToGrid w:val="0"/>
          <w:sz w:val="24"/>
          <w:szCs w:val="24"/>
          <w:rtl/>
        </w:rPr>
      </w:pPr>
      <w:r w:rsidRPr="00E56613">
        <w:rPr>
          <w:rFonts w:ascii="David" w:eastAsia="Times New Roman" w:hAnsi="David" w:cs="David"/>
          <w:b/>
          <w:bCs/>
          <w:snapToGrid w:val="0"/>
          <w:sz w:val="24"/>
          <w:szCs w:val="24"/>
          <w:u w:val="single"/>
          <w:rtl/>
        </w:rPr>
        <w:t>הערות</w:t>
      </w:r>
      <w:r w:rsidRPr="00E56613">
        <w:rPr>
          <w:rFonts w:ascii="David" w:eastAsia="Times New Roman" w:hAnsi="David" w:cs="David"/>
          <w:b/>
          <w:bCs/>
          <w:snapToGrid w:val="0"/>
          <w:sz w:val="24"/>
          <w:szCs w:val="24"/>
          <w:rtl/>
        </w:rPr>
        <w:t>:</w:t>
      </w:r>
    </w:p>
    <w:p w14:paraId="44F8D617" w14:textId="77777777" w:rsidR="0059524A" w:rsidRPr="00E56613" w:rsidRDefault="00E56613" w:rsidP="0059524A">
      <w:pPr>
        <w:spacing w:before="0" w:beforeAutospacing="0" w:after="0" w:afterAutospacing="0" w:line="240" w:lineRule="auto"/>
        <w:ind w:left="567" w:hanging="567"/>
        <w:jc w:val="both"/>
        <w:rPr>
          <w:rFonts w:ascii="David" w:eastAsia="Times New Roman" w:hAnsi="David" w:cs="David"/>
          <w:snapToGrid w:val="0"/>
          <w:sz w:val="24"/>
          <w:szCs w:val="24"/>
          <w:rtl/>
        </w:rPr>
      </w:pPr>
      <w:r w:rsidRPr="00E56613">
        <w:rPr>
          <w:rFonts w:ascii="David" w:eastAsia="Times New Roman" w:hAnsi="David" w:cs="David"/>
          <w:b/>
          <w:bCs/>
          <w:snapToGrid w:val="0"/>
          <w:sz w:val="24"/>
          <w:szCs w:val="24"/>
          <w:rtl/>
        </w:rPr>
        <w:t>א.</w:t>
      </w:r>
      <w:r w:rsidRPr="00E56613">
        <w:rPr>
          <w:rFonts w:ascii="David" w:eastAsia="Times New Roman" w:hAnsi="David" w:cs="David"/>
          <w:b/>
          <w:bCs/>
          <w:snapToGrid w:val="0"/>
          <w:sz w:val="24"/>
          <w:szCs w:val="24"/>
          <w:rtl/>
        </w:rPr>
        <w:tab/>
      </w:r>
      <w:r w:rsidRPr="00E56613">
        <w:rPr>
          <w:rFonts w:ascii="David" w:eastAsia="Times New Roman" w:hAnsi="David" w:cs="David"/>
          <w:snapToGrid w:val="0"/>
          <w:sz w:val="24"/>
          <w:szCs w:val="24"/>
          <w:rtl/>
        </w:rPr>
        <w:t xml:space="preserve">סעיפים אלו ישולמו כל אחד מהם בתשלום אחד, עם השלמת ביצועם המלא בכל חלקי </w:t>
      </w:r>
      <w:r w:rsidR="0059524A" w:rsidRPr="00E56613">
        <w:rPr>
          <w:rFonts w:ascii="David" w:eastAsia="Times New Roman" w:hAnsi="David" w:cs="David"/>
          <w:snapToGrid w:val="0"/>
          <w:sz w:val="24"/>
          <w:szCs w:val="24"/>
          <w:rtl/>
        </w:rPr>
        <w:t>הבניין.</w:t>
      </w:r>
    </w:p>
    <w:p w14:paraId="1939F8AA" w14:textId="77777777" w:rsidR="0059524A" w:rsidRPr="00E56613" w:rsidRDefault="0059524A" w:rsidP="0059524A">
      <w:pPr>
        <w:spacing w:before="0" w:beforeAutospacing="0" w:after="0" w:afterAutospacing="0" w:line="240" w:lineRule="auto"/>
        <w:ind w:left="567" w:hanging="567"/>
        <w:jc w:val="both"/>
        <w:rPr>
          <w:rFonts w:ascii="David" w:eastAsia="Times New Roman" w:hAnsi="David" w:cs="David"/>
          <w:snapToGrid w:val="0"/>
          <w:sz w:val="24"/>
          <w:szCs w:val="24"/>
          <w:rtl/>
        </w:rPr>
      </w:pPr>
      <w:r w:rsidRPr="00E56613">
        <w:rPr>
          <w:rFonts w:ascii="David" w:eastAsia="Times New Roman" w:hAnsi="David" w:cs="David"/>
          <w:b/>
          <w:bCs/>
          <w:snapToGrid w:val="0"/>
          <w:sz w:val="24"/>
          <w:szCs w:val="24"/>
          <w:rtl/>
        </w:rPr>
        <w:t>ב.</w:t>
      </w:r>
      <w:r w:rsidRPr="00E56613">
        <w:rPr>
          <w:rFonts w:ascii="David" w:eastAsia="Times New Roman" w:hAnsi="David" w:cs="David"/>
          <w:b/>
          <w:bCs/>
          <w:snapToGrid w:val="0"/>
          <w:sz w:val="24"/>
          <w:szCs w:val="24"/>
          <w:rtl/>
        </w:rPr>
        <w:tab/>
      </w:r>
      <w:r w:rsidRPr="00E56613">
        <w:rPr>
          <w:rFonts w:ascii="David" w:eastAsia="Times New Roman" w:hAnsi="David" w:cs="David"/>
          <w:snapToGrid w:val="0"/>
          <w:sz w:val="24"/>
          <w:szCs w:val="24"/>
          <w:rtl/>
        </w:rPr>
        <w:t>סעיפים אלו ישולמו לפי גמר קומה.</w:t>
      </w:r>
    </w:p>
    <w:p w14:paraId="60055019" w14:textId="77777777" w:rsidR="00E56613" w:rsidRPr="0059524A" w:rsidRDefault="0059524A" w:rsidP="0059524A">
      <w:pPr>
        <w:spacing w:before="0" w:beforeAutospacing="0" w:after="0" w:afterAutospacing="0" w:line="240" w:lineRule="auto"/>
        <w:ind w:left="567" w:hanging="567"/>
        <w:jc w:val="both"/>
        <w:rPr>
          <w:rFonts w:ascii="David" w:eastAsia="Times New Roman" w:hAnsi="David" w:cs="David"/>
          <w:sz w:val="26"/>
          <w:szCs w:val="26"/>
          <w:rtl/>
        </w:rPr>
      </w:pPr>
      <w:r w:rsidRPr="00E56613">
        <w:rPr>
          <w:rFonts w:ascii="David" w:eastAsia="Times New Roman" w:hAnsi="David" w:cs="David"/>
          <w:b/>
          <w:bCs/>
          <w:snapToGrid w:val="0"/>
          <w:sz w:val="24"/>
          <w:szCs w:val="24"/>
          <w:rtl/>
        </w:rPr>
        <w:t>ג.</w:t>
      </w:r>
      <w:r w:rsidRPr="00E56613">
        <w:rPr>
          <w:rFonts w:ascii="David" w:eastAsia="Times New Roman" w:hAnsi="David" w:cs="David"/>
          <w:snapToGrid w:val="0"/>
          <w:sz w:val="24"/>
          <w:szCs w:val="24"/>
          <w:rtl/>
        </w:rPr>
        <w:tab/>
        <w:t>סעיפים אלו ישולמו כל אחד מהם ובאופן יחסי לגמר ביצוע העבודה הנזכרת בהם בכל דירה בבניין.</w:t>
      </w:r>
      <w:r>
        <w:rPr>
          <w:rFonts w:ascii="David" w:eastAsia="Times New Roman" w:hAnsi="David" w:cs="David" w:hint="cs"/>
          <w:sz w:val="26"/>
          <w:szCs w:val="26"/>
          <w:rtl/>
        </w:rPr>
        <w:t xml:space="preserve"> </w:t>
      </w:r>
      <w:r>
        <w:rPr>
          <w:rFonts w:ascii="David" w:eastAsia="Times New Roman" w:hAnsi="David" w:cs="David"/>
          <w:snapToGrid w:val="0"/>
          <w:sz w:val="24"/>
          <w:szCs w:val="24"/>
          <w:rtl/>
        </w:rPr>
        <w:t xml:space="preserve">מנהל הפרויקט יתאים את אחוז </w:t>
      </w:r>
      <w:r>
        <w:rPr>
          <w:rFonts w:ascii="David" w:eastAsia="Times New Roman" w:hAnsi="David" w:cs="David" w:hint="cs"/>
          <w:snapToGrid w:val="0"/>
          <w:sz w:val="24"/>
          <w:szCs w:val="24"/>
          <w:rtl/>
        </w:rPr>
        <w:t>ה</w:t>
      </w:r>
      <w:r w:rsidRPr="00E56613">
        <w:rPr>
          <w:rFonts w:ascii="David" w:eastAsia="Times New Roman" w:hAnsi="David" w:cs="David"/>
          <w:snapToGrid w:val="0"/>
          <w:sz w:val="24"/>
          <w:szCs w:val="24"/>
          <w:rtl/>
        </w:rPr>
        <w:t>תשלום לאופי המבנה.</w:t>
      </w:r>
    </w:p>
    <w:tbl>
      <w:tblPr>
        <w:tblpPr w:leftFromText="180" w:rightFromText="180" w:vertAnchor="page" w:horzAnchor="margin" w:tblpXSpec="right" w:tblpY="3286"/>
        <w:bidiVisual/>
        <w:tblW w:w="9785" w:type="dxa"/>
        <w:tblLook w:val="0000" w:firstRow="0" w:lastRow="0" w:firstColumn="0" w:lastColumn="0" w:noHBand="0" w:noVBand="0"/>
      </w:tblPr>
      <w:tblGrid>
        <w:gridCol w:w="404"/>
        <w:gridCol w:w="5388"/>
        <w:gridCol w:w="1311"/>
        <w:gridCol w:w="1123"/>
        <w:gridCol w:w="1559"/>
      </w:tblGrid>
      <w:tr w:rsidR="0059524A" w:rsidRPr="00E56613" w14:paraId="53846180" w14:textId="77777777" w:rsidTr="0059524A">
        <w:trPr>
          <w:trHeight w:val="315"/>
        </w:trPr>
        <w:tc>
          <w:tcPr>
            <w:tcW w:w="404" w:type="dxa"/>
            <w:tcBorders>
              <w:top w:val="single" w:sz="4" w:space="0" w:color="auto"/>
              <w:left w:val="single" w:sz="4" w:space="0" w:color="auto"/>
              <w:bottom w:val="single" w:sz="4" w:space="0" w:color="auto"/>
              <w:right w:val="single" w:sz="4" w:space="0" w:color="auto"/>
            </w:tcBorders>
          </w:tcPr>
          <w:p w14:paraId="46DEADB7" w14:textId="77777777" w:rsidR="0059524A" w:rsidRPr="00E56613" w:rsidRDefault="0059524A" w:rsidP="0059524A">
            <w:pPr>
              <w:spacing w:before="0" w:beforeAutospacing="0" w:after="0" w:afterAutospacing="0" w:line="240" w:lineRule="auto"/>
              <w:ind w:left="281"/>
              <w:jc w:val="center"/>
              <w:rPr>
                <w:rFonts w:ascii="David" w:eastAsia="Times New Roman" w:hAnsi="David" w:cs="David"/>
                <w:b/>
                <w:bCs/>
                <w:sz w:val="24"/>
                <w:szCs w:val="24"/>
              </w:rPr>
            </w:pPr>
          </w:p>
        </w:tc>
        <w:tc>
          <w:tcPr>
            <w:tcW w:w="5388" w:type="dxa"/>
            <w:tcBorders>
              <w:top w:val="single" w:sz="4" w:space="0" w:color="auto"/>
              <w:left w:val="single" w:sz="4" w:space="0" w:color="auto"/>
              <w:bottom w:val="single" w:sz="4" w:space="0" w:color="auto"/>
              <w:right w:val="single" w:sz="4" w:space="0" w:color="auto"/>
            </w:tcBorders>
            <w:noWrap/>
            <w:vAlign w:val="center"/>
          </w:tcPr>
          <w:p w14:paraId="67BB2F21" w14:textId="77777777" w:rsidR="0059524A" w:rsidRPr="00E56613" w:rsidRDefault="0059524A" w:rsidP="0059524A">
            <w:pPr>
              <w:spacing w:before="0" w:beforeAutospacing="0" w:after="0" w:afterAutospacing="0" w:line="240" w:lineRule="auto"/>
              <w:ind w:left="281"/>
              <w:rPr>
                <w:rFonts w:ascii="David" w:eastAsia="Times New Roman" w:hAnsi="David" w:cs="David"/>
                <w:b/>
                <w:bCs/>
                <w:sz w:val="24"/>
                <w:szCs w:val="24"/>
              </w:rPr>
            </w:pPr>
            <w:r w:rsidRPr="00E56613">
              <w:rPr>
                <w:rFonts w:ascii="David" w:eastAsia="Times New Roman" w:hAnsi="David" w:cs="David"/>
                <w:b/>
                <w:bCs/>
                <w:sz w:val="24"/>
                <w:szCs w:val="24"/>
                <w:rtl/>
              </w:rPr>
              <w:t>השלב לתשלום</w:t>
            </w:r>
          </w:p>
        </w:tc>
        <w:tc>
          <w:tcPr>
            <w:tcW w:w="1311" w:type="dxa"/>
            <w:tcBorders>
              <w:top w:val="single" w:sz="4" w:space="0" w:color="auto"/>
              <w:left w:val="single" w:sz="4" w:space="0" w:color="auto"/>
              <w:bottom w:val="single" w:sz="4" w:space="0" w:color="auto"/>
              <w:right w:val="single" w:sz="4" w:space="0" w:color="auto"/>
            </w:tcBorders>
            <w:noWrap/>
            <w:vAlign w:val="center"/>
          </w:tcPr>
          <w:p w14:paraId="130BE32D" w14:textId="77777777" w:rsidR="0059524A" w:rsidRPr="00E56613" w:rsidRDefault="0059524A" w:rsidP="0059524A">
            <w:pPr>
              <w:spacing w:before="0" w:beforeAutospacing="0" w:after="0" w:afterAutospacing="0" w:line="240" w:lineRule="auto"/>
              <w:ind w:left="281"/>
              <w:rPr>
                <w:rFonts w:ascii="David" w:eastAsia="Times New Roman" w:hAnsi="David" w:cs="David"/>
                <w:b/>
                <w:bCs/>
                <w:sz w:val="24"/>
                <w:szCs w:val="24"/>
              </w:rPr>
            </w:pPr>
            <w:r w:rsidRPr="00E56613">
              <w:rPr>
                <w:rFonts w:ascii="David" w:eastAsia="Times New Roman" w:hAnsi="David" w:cs="David"/>
                <w:b/>
                <w:bCs/>
                <w:sz w:val="24"/>
                <w:szCs w:val="24"/>
                <w:rtl/>
              </w:rPr>
              <w:t>האחוז</w:t>
            </w:r>
          </w:p>
        </w:tc>
        <w:tc>
          <w:tcPr>
            <w:tcW w:w="1123" w:type="dxa"/>
            <w:tcBorders>
              <w:top w:val="single" w:sz="4" w:space="0" w:color="auto"/>
              <w:left w:val="single" w:sz="4" w:space="0" w:color="auto"/>
              <w:bottom w:val="single" w:sz="4" w:space="0" w:color="auto"/>
              <w:right w:val="single" w:sz="4" w:space="0" w:color="auto"/>
            </w:tcBorders>
            <w:noWrap/>
            <w:vAlign w:val="center"/>
          </w:tcPr>
          <w:p w14:paraId="4A16F530" w14:textId="77777777" w:rsidR="0059524A" w:rsidRPr="00E56613" w:rsidRDefault="0059524A" w:rsidP="0059524A">
            <w:pPr>
              <w:spacing w:before="0" w:beforeAutospacing="0" w:after="0" w:afterAutospacing="0" w:line="240" w:lineRule="auto"/>
              <w:ind w:left="281"/>
              <w:rPr>
                <w:rFonts w:ascii="David" w:eastAsia="Times New Roman" w:hAnsi="David" w:cs="David"/>
                <w:b/>
                <w:bCs/>
                <w:sz w:val="24"/>
                <w:szCs w:val="24"/>
              </w:rPr>
            </w:pPr>
            <w:r w:rsidRPr="00E56613">
              <w:rPr>
                <w:rFonts w:ascii="David" w:eastAsia="Times New Roman" w:hAnsi="David" w:cs="David"/>
                <w:b/>
                <w:bCs/>
                <w:sz w:val="24"/>
                <w:szCs w:val="24"/>
                <w:rtl/>
              </w:rPr>
              <w:t>מצטבר</w:t>
            </w:r>
          </w:p>
        </w:tc>
        <w:tc>
          <w:tcPr>
            <w:tcW w:w="1559" w:type="dxa"/>
            <w:tcBorders>
              <w:top w:val="single" w:sz="4" w:space="0" w:color="auto"/>
              <w:left w:val="single" w:sz="4" w:space="0" w:color="auto"/>
              <w:bottom w:val="single" w:sz="4" w:space="0" w:color="auto"/>
              <w:right w:val="single" w:sz="4" w:space="0" w:color="auto"/>
            </w:tcBorders>
            <w:noWrap/>
            <w:vAlign w:val="center"/>
          </w:tcPr>
          <w:p w14:paraId="6DC902FC" w14:textId="77777777" w:rsidR="0059524A" w:rsidRPr="00E56613" w:rsidRDefault="0059524A" w:rsidP="0059524A">
            <w:pPr>
              <w:spacing w:before="0" w:beforeAutospacing="0" w:after="0" w:afterAutospacing="0" w:line="240" w:lineRule="auto"/>
              <w:ind w:left="281"/>
              <w:rPr>
                <w:rFonts w:ascii="David" w:eastAsia="Times New Roman" w:hAnsi="David" w:cs="David"/>
                <w:b/>
                <w:bCs/>
                <w:sz w:val="24"/>
                <w:szCs w:val="24"/>
              </w:rPr>
            </w:pPr>
            <w:r w:rsidRPr="00E56613">
              <w:rPr>
                <w:rFonts w:ascii="David" w:eastAsia="Times New Roman" w:hAnsi="David" w:cs="David"/>
                <w:b/>
                <w:bCs/>
                <w:sz w:val="24"/>
                <w:szCs w:val="24"/>
                <w:rtl/>
              </w:rPr>
              <w:t>שיטת תשלום</w:t>
            </w:r>
          </w:p>
        </w:tc>
      </w:tr>
      <w:tr w:rsidR="0059524A" w:rsidRPr="00E56613" w14:paraId="1DECDBA8" w14:textId="77777777" w:rsidTr="0059524A">
        <w:trPr>
          <w:trHeight w:val="211"/>
        </w:trPr>
        <w:tc>
          <w:tcPr>
            <w:tcW w:w="404" w:type="dxa"/>
            <w:tcBorders>
              <w:top w:val="nil"/>
              <w:left w:val="single" w:sz="4" w:space="0" w:color="auto"/>
              <w:bottom w:val="single" w:sz="4" w:space="0" w:color="auto"/>
              <w:right w:val="single" w:sz="4" w:space="0" w:color="auto"/>
            </w:tcBorders>
          </w:tcPr>
          <w:p w14:paraId="189D5155" w14:textId="77777777" w:rsidR="0059524A" w:rsidRPr="00E56613" w:rsidRDefault="0059524A" w:rsidP="0059524A">
            <w:pPr>
              <w:numPr>
                <w:ilvl w:val="0"/>
                <w:numId w:val="7"/>
              </w:numPr>
              <w:spacing w:before="0" w:beforeAutospacing="0" w:after="0" w:afterAutospacing="0" w:line="240" w:lineRule="auto"/>
              <w:jc w:val="center"/>
              <w:rPr>
                <w:rFonts w:ascii="David" w:eastAsia="Times New Roman" w:hAnsi="David" w:cs="David"/>
                <w:sz w:val="36"/>
                <w:szCs w:val="36"/>
              </w:rPr>
            </w:pPr>
          </w:p>
        </w:tc>
        <w:tc>
          <w:tcPr>
            <w:tcW w:w="5388" w:type="dxa"/>
            <w:tcBorders>
              <w:top w:val="nil"/>
              <w:left w:val="single" w:sz="4" w:space="0" w:color="auto"/>
              <w:bottom w:val="single" w:sz="4" w:space="0" w:color="auto"/>
              <w:right w:val="single" w:sz="4" w:space="0" w:color="auto"/>
            </w:tcBorders>
            <w:noWrap/>
            <w:vAlign w:val="center"/>
          </w:tcPr>
          <w:p w14:paraId="6645D795" w14:textId="77777777" w:rsidR="0059524A" w:rsidRPr="00E56613" w:rsidRDefault="0059524A" w:rsidP="0059524A">
            <w:pPr>
              <w:tabs>
                <w:tab w:val="num" w:pos="1080"/>
              </w:tabs>
              <w:spacing w:before="0" w:beforeAutospacing="0" w:after="0" w:afterAutospacing="0" w:line="240" w:lineRule="auto"/>
              <w:rPr>
                <w:rFonts w:ascii="David" w:eastAsia="Times New Roman" w:hAnsi="David" w:cs="David"/>
                <w:sz w:val="24"/>
                <w:szCs w:val="24"/>
              </w:rPr>
            </w:pPr>
            <w:r w:rsidRPr="00E56613">
              <w:rPr>
                <w:rFonts w:ascii="David" w:eastAsia="Times New Roman" w:hAnsi="David" w:cs="David"/>
                <w:sz w:val="24"/>
                <w:szCs w:val="24"/>
                <w:rtl/>
              </w:rPr>
              <w:t xml:space="preserve">       גמר עבודות </w:t>
            </w:r>
            <w:r w:rsidRPr="00E56613">
              <w:rPr>
                <w:rFonts w:ascii="David" w:eastAsia="Times New Roman" w:hAnsi="David" w:cs="David"/>
                <w:i/>
                <w:iCs/>
                <w:sz w:val="24"/>
                <w:szCs w:val="24"/>
                <w:rtl/>
              </w:rPr>
              <w:t>עפר</w:t>
            </w:r>
            <w:r w:rsidRPr="00E56613">
              <w:rPr>
                <w:rFonts w:ascii="David" w:eastAsia="Times New Roman" w:hAnsi="David" w:cs="David"/>
                <w:sz w:val="24"/>
                <w:szCs w:val="24"/>
                <w:rtl/>
              </w:rPr>
              <w:t xml:space="preserve"> ניקוז וביסוס</w:t>
            </w:r>
          </w:p>
        </w:tc>
        <w:tc>
          <w:tcPr>
            <w:tcW w:w="1311" w:type="dxa"/>
            <w:tcBorders>
              <w:top w:val="nil"/>
              <w:left w:val="single" w:sz="4" w:space="0" w:color="auto"/>
              <w:bottom w:val="single" w:sz="4" w:space="0" w:color="auto"/>
              <w:right w:val="single" w:sz="4" w:space="0" w:color="auto"/>
            </w:tcBorders>
            <w:noWrap/>
            <w:vAlign w:val="center"/>
          </w:tcPr>
          <w:p w14:paraId="206C67B1" w14:textId="77777777" w:rsidR="0059524A" w:rsidRPr="00E56613" w:rsidRDefault="0059524A" w:rsidP="0059524A">
            <w:pPr>
              <w:spacing w:before="0" w:beforeAutospacing="0" w:after="0" w:afterAutospacing="0" w:line="240" w:lineRule="auto"/>
              <w:ind w:left="281"/>
              <w:jc w:val="both"/>
              <w:rPr>
                <w:rFonts w:ascii="David" w:eastAsia="Times New Roman" w:hAnsi="David" w:cs="David"/>
                <w:sz w:val="24"/>
                <w:szCs w:val="24"/>
              </w:rPr>
            </w:pPr>
            <w:r w:rsidRPr="00E56613">
              <w:rPr>
                <w:rFonts w:ascii="David" w:eastAsia="Times New Roman" w:hAnsi="David" w:cs="David"/>
                <w:sz w:val="24"/>
                <w:szCs w:val="24"/>
              </w:rPr>
              <w:t>4.0%</w:t>
            </w:r>
          </w:p>
        </w:tc>
        <w:tc>
          <w:tcPr>
            <w:tcW w:w="1123" w:type="dxa"/>
            <w:tcBorders>
              <w:top w:val="nil"/>
              <w:left w:val="single" w:sz="4" w:space="0" w:color="auto"/>
              <w:bottom w:val="single" w:sz="4" w:space="0" w:color="auto"/>
              <w:right w:val="single" w:sz="4" w:space="0" w:color="auto"/>
            </w:tcBorders>
            <w:noWrap/>
            <w:vAlign w:val="center"/>
          </w:tcPr>
          <w:p w14:paraId="79D2AEBD" w14:textId="77777777" w:rsidR="0059524A" w:rsidRPr="00E56613" w:rsidRDefault="0059524A" w:rsidP="0059524A">
            <w:pPr>
              <w:spacing w:before="0" w:beforeAutospacing="0" w:after="0" w:afterAutospacing="0" w:line="240" w:lineRule="auto"/>
              <w:ind w:left="281"/>
              <w:jc w:val="both"/>
              <w:rPr>
                <w:rFonts w:ascii="David" w:eastAsia="Times New Roman" w:hAnsi="David" w:cs="David"/>
                <w:sz w:val="24"/>
                <w:szCs w:val="24"/>
              </w:rPr>
            </w:pPr>
            <w:r w:rsidRPr="00E56613">
              <w:rPr>
                <w:rFonts w:ascii="David" w:eastAsia="Times New Roman" w:hAnsi="David" w:cs="David"/>
                <w:sz w:val="24"/>
                <w:szCs w:val="24"/>
              </w:rPr>
              <w:t>4%</w:t>
            </w:r>
          </w:p>
        </w:tc>
        <w:tc>
          <w:tcPr>
            <w:tcW w:w="1559" w:type="dxa"/>
            <w:tcBorders>
              <w:top w:val="nil"/>
              <w:left w:val="single" w:sz="4" w:space="0" w:color="auto"/>
              <w:bottom w:val="single" w:sz="4" w:space="0" w:color="auto"/>
              <w:right w:val="single" w:sz="4" w:space="0" w:color="auto"/>
            </w:tcBorders>
            <w:noWrap/>
            <w:vAlign w:val="center"/>
          </w:tcPr>
          <w:p w14:paraId="228686C4" w14:textId="77777777" w:rsidR="0059524A" w:rsidRPr="00E56613" w:rsidRDefault="0059524A" w:rsidP="0059524A">
            <w:pPr>
              <w:spacing w:before="0" w:beforeAutospacing="0" w:after="0" w:afterAutospacing="0" w:line="240" w:lineRule="auto"/>
              <w:ind w:left="281"/>
              <w:jc w:val="both"/>
              <w:rPr>
                <w:rFonts w:ascii="David" w:eastAsia="Times New Roman" w:hAnsi="David" w:cs="David"/>
                <w:sz w:val="24"/>
                <w:szCs w:val="24"/>
              </w:rPr>
            </w:pPr>
            <w:r w:rsidRPr="00E56613">
              <w:rPr>
                <w:rFonts w:ascii="David" w:eastAsia="Times New Roman" w:hAnsi="David" w:cs="David"/>
                <w:sz w:val="24"/>
                <w:szCs w:val="24"/>
                <w:rtl/>
              </w:rPr>
              <w:t>א</w:t>
            </w:r>
          </w:p>
        </w:tc>
      </w:tr>
      <w:tr w:rsidR="0059524A" w:rsidRPr="00E56613" w14:paraId="4C1650B6" w14:textId="77777777" w:rsidTr="0059524A">
        <w:trPr>
          <w:trHeight w:val="315"/>
        </w:trPr>
        <w:tc>
          <w:tcPr>
            <w:tcW w:w="404" w:type="dxa"/>
            <w:tcBorders>
              <w:top w:val="nil"/>
              <w:left w:val="single" w:sz="4" w:space="0" w:color="auto"/>
              <w:bottom w:val="single" w:sz="4" w:space="0" w:color="auto"/>
              <w:right w:val="single" w:sz="4" w:space="0" w:color="auto"/>
            </w:tcBorders>
          </w:tcPr>
          <w:p w14:paraId="22B37654" w14:textId="77777777" w:rsidR="0059524A" w:rsidRPr="00E56613" w:rsidRDefault="0059524A" w:rsidP="0059524A">
            <w:pPr>
              <w:numPr>
                <w:ilvl w:val="0"/>
                <w:numId w:val="7"/>
              </w:numPr>
              <w:spacing w:before="0" w:beforeAutospacing="0" w:after="0" w:afterAutospacing="0" w:line="240" w:lineRule="auto"/>
              <w:jc w:val="center"/>
              <w:rPr>
                <w:rFonts w:ascii="David" w:eastAsia="Times New Roman" w:hAnsi="David" w:cs="David"/>
                <w:sz w:val="24"/>
                <w:szCs w:val="24"/>
              </w:rPr>
            </w:pPr>
          </w:p>
        </w:tc>
        <w:tc>
          <w:tcPr>
            <w:tcW w:w="5388" w:type="dxa"/>
            <w:tcBorders>
              <w:top w:val="nil"/>
              <w:left w:val="single" w:sz="4" w:space="0" w:color="auto"/>
              <w:bottom w:val="single" w:sz="4" w:space="0" w:color="auto"/>
              <w:right w:val="single" w:sz="4" w:space="0" w:color="auto"/>
            </w:tcBorders>
            <w:noWrap/>
          </w:tcPr>
          <w:p w14:paraId="59CF3421" w14:textId="77777777" w:rsidR="0059524A" w:rsidRPr="00E56613" w:rsidRDefault="0059524A" w:rsidP="0059524A">
            <w:pPr>
              <w:spacing w:before="0" w:beforeAutospacing="0" w:after="0" w:afterAutospacing="0" w:line="240" w:lineRule="auto"/>
              <w:ind w:left="281"/>
              <w:jc w:val="both"/>
              <w:rPr>
                <w:rFonts w:ascii="David" w:eastAsia="Times New Roman" w:hAnsi="David" w:cs="David"/>
                <w:sz w:val="24"/>
                <w:szCs w:val="24"/>
              </w:rPr>
            </w:pPr>
            <w:r w:rsidRPr="00E56613">
              <w:rPr>
                <w:rFonts w:ascii="David" w:eastAsia="Times New Roman" w:hAnsi="David" w:cs="David"/>
                <w:sz w:val="24"/>
                <w:szCs w:val="24"/>
                <w:rtl/>
              </w:rPr>
              <w:t>גמר שלד בניין</w:t>
            </w:r>
          </w:p>
        </w:tc>
        <w:tc>
          <w:tcPr>
            <w:tcW w:w="1311" w:type="dxa"/>
            <w:tcBorders>
              <w:top w:val="nil"/>
              <w:left w:val="single" w:sz="4" w:space="0" w:color="auto"/>
              <w:bottom w:val="single" w:sz="4" w:space="0" w:color="auto"/>
              <w:right w:val="single" w:sz="4" w:space="0" w:color="auto"/>
            </w:tcBorders>
            <w:noWrap/>
          </w:tcPr>
          <w:p w14:paraId="7D0FB7FE" w14:textId="77777777" w:rsidR="0059524A" w:rsidRPr="00E56613" w:rsidRDefault="0059524A" w:rsidP="0059524A">
            <w:pPr>
              <w:spacing w:before="0" w:beforeAutospacing="0" w:after="0" w:afterAutospacing="0" w:line="240" w:lineRule="auto"/>
              <w:ind w:left="281"/>
              <w:jc w:val="both"/>
              <w:rPr>
                <w:rFonts w:ascii="David" w:eastAsia="Times New Roman" w:hAnsi="David" w:cs="David"/>
                <w:sz w:val="24"/>
                <w:szCs w:val="24"/>
              </w:rPr>
            </w:pPr>
            <w:r w:rsidRPr="00E56613">
              <w:rPr>
                <w:rFonts w:ascii="David" w:eastAsia="Times New Roman" w:hAnsi="David" w:cs="David"/>
                <w:sz w:val="24"/>
                <w:szCs w:val="24"/>
              </w:rPr>
              <w:t>38.0%</w:t>
            </w:r>
          </w:p>
        </w:tc>
        <w:tc>
          <w:tcPr>
            <w:tcW w:w="1123" w:type="dxa"/>
            <w:tcBorders>
              <w:top w:val="nil"/>
              <w:left w:val="single" w:sz="4" w:space="0" w:color="auto"/>
              <w:bottom w:val="single" w:sz="4" w:space="0" w:color="auto"/>
              <w:right w:val="single" w:sz="4" w:space="0" w:color="auto"/>
            </w:tcBorders>
            <w:noWrap/>
          </w:tcPr>
          <w:p w14:paraId="5F127B97" w14:textId="77777777" w:rsidR="0059524A" w:rsidRPr="00E56613" w:rsidRDefault="0059524A" w:rsidP="0059524A">
            <w:pPr>
              <w:spacing w:before="0" w:beforeAutospacing="0" w:after="0" w:afterAutospacing="0" w:line="240" w:lineRule="auto"/>
              <w:ind w:left="281"/>
              <w:jc w:val="both"/>
              <w:rPr>
                <w:rFonts w:ascii="David" w:eastAsia="Times New Roman" w:hAnsi="David" w:cs="David"/>
                <w:sz w:val="24"/>
                <w:szCs w:val="24"/>
              </w:rPr>
            </w:pPr>
            <w:r w:rsidRPr="00E56613">
              <w:rPr>
                <w:rFonts w:ascii="David" w:eastAsia="Times New Roman" w:hAnsi="David" w:cs="David"/>
                <w:sz w:val="24"/>
                <w:szCs w:val="24"/>
              </w:rPr>
              <w:t>42%</w:t>
            </w:r>
          </w:p>
        </w:tc>
        <w:tc>
          <w:tcPr>
            <w:tcW w:w="1559" w:type="dxa"/>
            <w:tcBorders>
              <w:top w:val="nil"/>
              <w:left w:val="single" w:sz="4" w:space="0" w:color="auto"/>
              <w:bottom w:val="single" w:sz="4" w:space="0" w:color="auto"/>
              <w:right w:val="single" w:sz="4" w:space="0" w:color="auto"/>
            </w:tcBorders>
            <w:noWrap/>
          </w:tcPr>
          <w:p w14:paraId="631C347B" w14:textId="77777777" w:rsidR="0059524A" w:rsidRPr="00E56613" w:rsidRDefault="0059524A" w:rsidP="0059524A">
            <w:pPr>
              <w:spacing w:before="0" w:beforeAutospacing="0" w:after="0" w:afterAutospacing="0" w:line="240" w:lineRule="auto"/>
              <w:ind w:left="281"/>
              <w:jc w:val="both"/>
              <w:rPr>
                <w:rFonts w:ascii="David" w:eastAsia="Times New Roman" w:hAnsi="David" w:cs="David"/>
                <w:sz w:val="24"/>
                <w:szCs w:val="24"/>
              </w:rPr>
            </w:pPr>
            <w:r w:rsidRPr="00E56613">
              <w:rPr>
                <w:rFonts w:ascii="David" w:eastAsia="Times New Roman" w:hAnsi="David" w:cs="David"/>
                <w:sz w:val="24"/>
                <w:szCs w:val="24"/>
                <w:rtl/>
              </w:rPr>
              <w:t>ב</w:t>
            </w:r>
          </w:p>
        </w:tc>
      </w:tr>
      <w:tr w:rsidR="0059524A" w:rsidRPr="00E56613" w14:paraId="3FEECBEF" w14:textId="77777777" w:rsidTr="0059524A">
        <w:trPr>
          <w:trHeight w:val="315"/>
        </w:trPr>
        <w:tc>
          <w:tcPr>
            <w:tcW w:w="404" w:type="dxa"/>
            <w:tcBorders>
              <w:top w:val="nil"/>
              <w:left w:val="single" w:sz="4" w:space="0" w:color="auto"/>
              <w:bottom w:val="single" w:sz="4" w:space="0" w:color="auto"/>
              <w:right w:val="single" w:sz="4" w:space="0" w:color="auto"/>
            </w:tcBorders>
          </w:tcPr>
          <w:p w14:paraId="0F2343E4" w14:textId="77777777" w:rsidR="0059524A" w:rsidRPr="00E56613" w:rsidRDefault="0059524A" w:rsidP="0059524A">
            <w:pPr>
              <w:numPr>
                <w:ilvl w:val="0"/>
                <w:numId w:val="7"/>
              </w:numPr>
              <w:spacing w:before="0" w:beforeAutospacing="0" w:after="0" w:afterAutospacing="0" w:line="240" w:lineRule="auto"/>
              <w:jc w:val="center"/>
              <w:rPr>
                <w:rFonts w:ascii="David" w:eastAsia="Times New Roman" w:hAnsi="David" w:cs="David"/>
                <w:sz w:val="24"/>
                <w:szCs w:val="24"/>
              </w:rPr>
            </w:pPr>
          </w:p>
        </w:tc>
        <w:tc>
          <w:tcPr>
            <w:tcW w:w="5388" w:type="dxa"/>
            <w:tcBorders>
              <w:top w:val="nil"/>
              <w:left w:val="single" w:sz="4" w:space="0" w:color="auto"/>
              <w:bottom w:val="single" w:sz="4" w:space="0" w:color="auto"/>
              <w:right w:val="single" w:sz="4" w:space="0" w:color="auto"/>
            </w:tcBorders>
            <w:noWrap/>
          </w:tcPr>
          <w:p w14:paraId="56F03946" w14:textId="77777777" w:rsidR="0059524A" w:rsidRPr="00E56613" w:rsidRDefault="0059524A" w:rsidP="0059524A">
            <w:pPr>
              <w:spacing w:before="0" w:beforeAutospacing="0" w:after="0" w:afterAutospacing="0" w:line="240" w:lineRule="auto"/>
              <w:ind w:left="281"/>
              <w:jc w:val="both"/>
              <w:rPr>
                <w:rFonts w:ascii="David" w:eastAsia="Times New Roman" w:hAnsi="David" w:cs="David"/>
                <w:sz w:val="24"/>
                <w:szCs w:val="24"/>
              </w:rPr>
            </w:pPr>
            <w:r w:rsidRPr="00E56613">
              <w:rPr>
                <w:rFonts w:ascii="David" w:eastAsia="Times New Roman" w:hAnsi="David" w:cs="David"/>
                <w:sz w:val="24"/>
                <w:szCs w:val="24"/>
                <w:rtl/>
              </w:rPr>
              <w:t xml:space="preserve">גמר בנית מחיצות </w:t>
            </w:r>
          </w:p>
        </w:tc>
        <w:tc>
          <w:tcPr>
            <w:tcW w:w="1311" w:type="dxa"/>
            <w:tcBorders>
              <w:top w:val="nil"/>
              <w:left w:val="single" w:sz="4" w:space="0" w:color="auto"/>
              <w:bottom w:val="single" w:sz="4" w:space="0" w:color="auto"/>
              <w:right w:val="single" w:sz="4" w:space="0" w:color="auto"/>
            </w:tcBorders>
            <w:noWrap/>
          </w:tcPr>
          <w:p w14:paraId="58D21C27" w14:textId="77777777" w:rsidR="0059524A" w:rsidRPr="00E56613" w:rsidRDefault="0059524A" w:rsidP="0059524A">
            <w:pPr>
              <w:spacing w:before="0" w:beforeAutospacing="0" w:after="0" w:afterAutospacing="0" w:line="240" w:lineRule="auto"/>
              <w:ind w:left="281"/>
              <w:jc w:val="both"/>
              <w:rPr>
                <w:rFonts w:ascii="David" w:eastAsia="Times New Roman" w:hAnsi="David" w:cs="David"/>
                <w:sz w:val="24"/>
                <w:szCs w:val="24"/>
              </w:rPr>
            </w:pPr>
            <w:r w:rsidRPr="00E56613">
              <w:rPr>
                <w:rFonts w:ascii="David" w:eastAsia="Times New Roman" w:hAnsi="David" w:cs="David"/>
                <w:sz w:val="24"/>
                <w:szCs w:val="24"/>
              </w:rPr>
              <w:t>2.0%</w:t>
            </w:r>
          </w:p>
        </w:tc>
        <w:tc>
          <w:tcPr>
            <w:tcW w:w="1123" w:type="dxa"/>
            <w:tcBorders>
              <w:top w:val="nil"/>
              <w:left w:val="single" w:sz="4" w:space="0" w:color="auto"/>
              <w:bottom w:val="single" w:sz="4" w:space="0" w:color="auto"/>
              <w:right w:val="single" w:sz="4" w:space="0" w:color="auto"/>
            </w:tcBorders>
            <w:noWrap/>
          </w:tcPr>
          <w:p w14:paraId="0F8EE953" w14:textId="77777777" w:rsidR="0059524A" w:rsidRPr="00E56613" w:rsidRDefault="0059524A" w:rsidP="0059524A">
            <w:pPr>
              <w:spacing w:before="0" w:beforeAutospacing="0" w:after="0" w:afterAutospacing="0" w:line="240" w:lineRule="auto"/>
              <w:ind w:left="281"/>
              <w:jc w:val="both"/>
              <w:rPr>
                <w:rFonts w:ascii="David" w:eastAsia="Times New Roman" w:hAnsi="David" w:cs="David"/>
                <w:sz w:val="24"/>
                <w:szCs w:val="24"/>
              </w:rPr>
            </w:pPr>
            <w:r w:rsidRPr="00E56613">
              <w:rPr>
                <w:rFonts w:ascii="David" w:eastAsia="Times New Roman" w:hAnsi="David" w:cs="David"/>
                <w:sz w:val="24"/>
                <w:szCs w:val="24"/>
              </w:rPr>
              <w:t>44%</w:t>
            </w:r>
          </w:p>
        </w:tc>
        <w:tc>
          <w:tcPr>
            <w:tcW w:w="1559" w:type="dxa"/>
            <w:tcBorders>
              <w:top w:val="nil"/>
              <w:left w:val="single" w:sz="4" w:space="0" w:color="auto"/>
              <w:bottom w:val="single" w:sz="4" w:space="0" w:color="auto"/>
              <w:right w:val="single" w:sz="4" w:space="0" w:color="auto"/>
            </w:tcBorders>
            <w:noWrap/>
          </w:tcPr>
          <w:p w14:paraId="7899D0DE" w14:textId="77777777" w:rsidR="0059524A" w:rsidRPr="00E56613" w:rsidRDefault="0059524A" w:rsidP="0059524A">
            <w:pPr>
              <w:spacing w:before="0" w:beforeAutospacing="0" w:after="0" w:afterAutospacing="0" w:line="240" w:lineRule="auto"/>
              <w:ind w:left="281"/>
              <w:jc w:val="both"/>
              <w:rPr>
                <w:rFonts w:ascii="David" w:eastAsia="Times New Roman" w:hAnsi="David" w:cs="David"/>
                <w:sz w:val="24"/>
                <w:szCs w:val="24"/>
              </w:rPr>
            </w:pPr>
            <w:r w:rsidRPr="00E56613">
              <w:rPr>
                <w:rFonts w:ascii="David" w:eastAsia="Times New Roman" w:hAnsi="David" w:cs="David"/>
                <w:sz w:val="24"/>
                <w:szCs w:val="24"/>
                <w:rtl/>
              </w:rPr>
              <w:t>ג</w:t>
            </w:r>
          </w:p>
        </w:tc>
      </w:tr>
      <w:tr w:rsidR="0059524A" w:rsidRPr="00E56613" w14:paraId="0DB39F28" w14:textId="77777777" w:rsidTr="0059524A">
        <w:trPr>
          <w:trHeight w:val="315"/>
        </w:trPr>
        <w:tc>
          <w:tcPr>
            <w:tcW w:w="404" w:type="dxa"/>
            <w:tcBorders>
              <w:top w:val="nil"/>
              <w:left w:val="single" w:sz="4" w:space="0" w:color="auto"/>
              <w:bottom w:val="single" w:sz="4" w:space="0" w:color="auto"/>
              <w:right w:val="single" w:sz="4" w:space="0" w:color="auto"/>
            </w:tcBorders>
          </w:tcPr>
          <w:p w14:paraId="47127042" w14:textId="77777777" w:rsidR="0059524A" w:rsidRPr="00E56613" w:rsidRDefault="0059524A" w:rsidP="0059524A">
            <w:pPr>
              <w:numPr>
                <w:ilvl w:val="0"/>
                <w:numId w:val="7"/>
              </w:numPr>
              <w:spacing w:before="0" w:beforeAutospacing="0" w:after="0" w:afterAutospacing="0" w:line="240" w:lineRule="auto"/>
              <w:jc w:val="center"/>
              <w:rPr>
                <w:rFonts w:ascii="David" w:eastAsia="Times New Roman" w:hAnsi="David" w:cs="David"/>
                <w:sz w:val="24"/>
                <w:szCs w:val="24"/>
              </w:rPr>
            </w:pPr>
          </w:p>
        </w:tc>
        <w:tc>
          <w:tcPr>
            <w:tcW w:w="5388" w:type="dxa"/>
            <w:tcBorders>
              <w:top w:val="nil"/>
              <w:left w:val="single" w:sz="4" w:space="0" w:color="auto"/>
              <w:bottom w:val="single" w:sz="4" w:space="0" w:color="auto"/>
              <w:right w:val="single" w:sz="4" w:space="0" w:color="auto"/>
            </w:tcBorders>
            <w:noWrap/>
          </w:tcPr>
          <w:p w14:paraId="2969650D" w14:textId="77777777" w:rsidR="0059524A" w:rsidRPr="00E56613" w:rsidRDefault="0059524A" w:rsidP="0059524A">
            <w:pPr>
              <w:spacing w:before="0" w:beforeAutospacing="0" w:after="0" w:afterAutospacing="0" w:line="240" w:lineRule="auto"/>
              <w:ind w:left="281"/>
              <w:jc w:val="both"/>
              <w:rPr>
                <w:rFonts w:ascii="David" w:eastAsia="Times New Roman" w:hAnsi="David" w:cs="David"/>
                <w:sz w:val="24"/>
                <w:szCs w:val="24"/>
              </w:rPr>
            </w:pPr>
            <w:r w:rsidRPr="00E56613">
              <w:rPr>
                <w:rFonts w:ascii="David" w:eastAsia="Times New Roman" w:hAnsi="David" w:cs="David"/>
                <w:sz w:val="24"/>
                <w:szCs w:val="24"/>
                <w:rtl/>
              </w:rPr>
              <w:t>גמר תשתיות חשמל בדירות</w:t>
            </w:r>
          </w:p>
        </w:tc>
        <w:tc>
          <w:tcPr>
            <w:tcW w:w="1311" w:type="dxa"/>
            <w:tcBorders>
              <w:top w:val="nil"/>
              <w:left w:val="single" w:sz="4" w:space="0" w:color="auto"/>
              <w:bottom w:val="single" w:sz="4" w:space="0" w:color="auto"/>
              <w:right w:val="single" w:sz="4" w:space="0" w:color="auto"/>
            </w:tcBorders>
            <w:noWrap/>
          </w:tcPr>
          <w:p w14:paraId="4B566BBA" w14:textId="77777777" w:rsidR="0059524A" w:rsidRPr="00E56613" w:rsidRDefault="0059524A" w:rsidP="0059524A">
            <w:pPr>
              <w:spacing w:before="0" w:beforeAutospacing="0" w:after="0" w:afterAutospacing="0" w:line="240" w:lineRule="auto"/>
              <w:ind w:left="281"/>
              <w:jc w:val="both"/>
              <w:rPr>
                <w:rFonts w:ascii="David" w:eastAsia="Times New Roman" w:hAnsi="David" w:cs="David"/>
                <w:sz w:val="24"/>
                <w:szCs w:val="24"/>
              </w:rPr>
            </w:pPr>
            <w:r w:rsidRPr="00E56613">
              <w:rPr>
                <w:rFonts w:ascii="David" w:eastAsia="Times New Roman" w:hAnsi="David" w:cs="David"/>
                <w:sz w:val="24"/>
                <w:szCs w:val="24"/>
              </w:rPr>
              <w:t>3.0%</w:t>
            </w:r>
          </w:p>
        </w:tc>
        <w:tc>
          <w:tcPr>
            <w:tcW w:w="1123" w:type="dxa"/>
            <w:tcBorders>
              <w:top w:val="nil"/>
              <w:left w:val="single" w:sz="4" w:space="0" w:color="auto"/>
              <w:bottom w:val="single" w:sz="4" w:space="0" w:color="auto"/>
              <w:right w:val="single" w:sz="4" w:space="0" w:color="auto"/>
            </w:tcBorders>
            <w:noWrap/>
          </w:tcPr>
          <w:p w14:paraId="4D6FADC3" w14:textId="77777777" w:rsidR="0059524A" w:rsidRPr="00E56613" w:rsidRDefault="0059524A" w:rsidP="0059524A">
            <w:pPr>
              <w:spacing w:before="0" w:beforeAutospacing="0" w:after="0" w:afterAutospacing="0" w:line="240" w:lineRule="auto"/>
              <w:ind w:left="281"/>
              <w:jc w:val="both"/>
              <w:rPr>
                <w:rFonts w:ascii="David" w:eastAsia="Times New Roman" w:hAnsi="David" w:cs="David"/>
                <w:sz w:val="24"/>
                <w:szCs w:val="24"/>
              </w:rPr>
            </w:pPr>
            <w:r w:rsidRPr="00E56613">
              <w:rPr>
                <w:rFonts w:ascii="David" w:eastAsia="Times New Roman" w:hAnsi="David" w:cs="David"/>
                <w:sz w:val="24"/>
                <w:szCs w:val="24"/>
              </w:rPr>
              <w:t>47%</w:t>
            </w:r>
          </w:p>
        </w:tc>
        <w:tc>
          <w:tcPr>
            <w:tcW w:w="1559" w:type="dxa"/>
            <w:tcBorders>
              <w:top w:val="nil"/>
              <w:left w:val="single" w:sz="4" w:space="0" w:color="auto"/>
              <w:bottom w:val="single" w:sz="4" w:space="0" w:color="auto"/>
              <w:right w:val="single" w:sz="4" w:space="0" w:color="auto"/>
            </w:tcBorders>
            <w:noWrap/>
          </w:tcPr>
          <w:p w14:paraId="506A00F5" w14:textId="77777777" w:rsidR="0059524A" w:rsidRPr="00E56613" w:rsidRDefault="0059524A" w:rsidP="0059524A">
            <w:pPr>
              <w:spacing w:before="0" w:beforeAutospacing="0" w:after="0" w:afterAutospacing="0" w:line="240" w:lineRule="auto"/>
              <w:ind w:left="281"/>
              <w:jc w:val="both"/>
              <w:rPr>
                <w:rFonts w:ascii="David" w:eastAsia="Times New Roman" w:hAnsi="David" w:cs="David"/>
                <w:sz w:val="24"/>
                <w:szCs w:val="24"/>
              </w:rPr>
            </w:pPr>
            <w:r w:rsidRPr="00E56613">
              <w:rPr>
                <w:rFonts w:ascii="David" w:eastAsia="Times New Roman" w:hAnsi="David" w:cs="David"/>
                <w:sz w:val="24"/>
                <w:szCs w:val="24"/>
                <w:rtl/>
              </w:rPr>
              <w:t>ג</w:t>
            </w:r>
          </w:p>
        </w:tc>
      </w:tr>
      <w:tr w:rsidR="0059524A" w:rsidRPr="00E56613" w14:paraId="1CBF0AD8" w14:textId="77777777" w:rsidTr="0059524A">
        <w:trPr>
          <w:trHeight w:val="315"/>
        </w:trPr>
        <w:tc>
          <w:tcPr>
            <w:tcW w:w="404" w:type="dxa"/>
            <w:tcBorders>
              <w:top w:val="nil"/>
              <w:left w:val="single" w:sz="4" w:space="0" w:color="auto"/>
              <w:bottom w:val="single" w:sz="4" w:space="0" w:color="auto"/>
              <w:right w:val="single" w:sz="4" w:space="0" w:color="auto"/>
            </w:tcBorders>
          </w:tcPr>
          <w:p w14:paraId="3EED8771" w14:textId="77777777" w:rsidR="0059524A" w:rsidRPr="00E56613" w:rsidRDefault="0059524A" w:rsidP="0059524A">
            <w:pPr>
              <w:numPr>
                <w:ilvl w:val="0"/>
                <w:numId w:val="7"/>
              </w:numPr>
              <w:spacing w:before="0" w:beforeAutospacing="0" w:after="0" w:afterAutospacing="0" w:line="240" w:lineRule="auto"/>
              <w:jc w:val="center"/>
              <w:rPr>
                <w:rFonts w:ascii="David" w:eastAsia="Times New Roman" w:hAnsi="David" w:cs="David"/>
                <w:sz w:val="24"/>
                <w:szCs w:val="24"/>
              </w:rPr>
            </w:pPr>
          </w:p>
        </w:tc>
        <w:tc>
          <w:tcPr>
            <w:tcW w:w="5388" w:type="dxa"/>
            <w:tcBorders>
              <w:top w:val="nil"/>
              <w:left w:val="single" w:sz="4" w:space="0" w:color="auto"/>
              <w:bottom w:val="single" w:sz="4" w:space="0" w:color="auto"/>
              <w:right w:val="single" w:sz="4" w:space="0" w:color="auto"/>
            </w:tcBorders>
            <w:noWrap/>
          </w:tcPr>
          <w:p w14:paraId="3971BF96" w14:textId="77777777" w:rsidR="0059524A" w:rsidRPr="00E56613" w:rsidRDefault="0059524A" w:rsidP="0059524A">
            <w:pPr>
              <w:spacing w:before="0" w:beforeAutospacing="0" w:after="0" w:afterAutospacing="0" w:line="240" w:lineRule="auto"/>
              <w:ind w:left="281"/>
              <w:jc w:val="both"/>
              <w:rPr>
                <w:rFonts w:ascii="David" w:eastAsia="Times New Roman" w:hAnsi="David" w:cs="David"/>
                <w:sz w:val="24"/>
                <w:szCs w:val="24"/>
              </w:rPr>
            </w:pPr>
            <w:r w:rsidRPr="00E56613">
              <w:rPr>
                <w:rFonts w:ascii="David" w:eastAsia="Times New Roman" w:hAnsi="David" w:cs="David"/>
                <w:sz w:val="24"/>
                <w:szCs w:val="24"/>
                <w:rtl/>
              </w:rPr>
              <w:t>גמר תשתיות מים בדירות</w:t>
            </w:r>
          </w:p>
        </w:tc>
        <w:tc>
          <w:tcPr>
            <w:tcW w:w="1311" w:type="dxa"/>
            <w:tcBorders>
              <w:top w:val="nil"/>
              <w:left w:val="single" w:sz="4" w:space="0" w:color="auto"/>
              <w:bottom w:val="single" w:sz="4" w:space="0" w:color="auto"/>
              <w:right w:val="single" w:sz="4" w:space="0" w:color="auto"/>
            </w:tcBorders>
            <w:noWrap/>
          </w:tcPr>
          <w:p w14:paraId="5BCFA68C" w14:textId="77777777" w:rsidR="0059524A" w:rsidRPr="00E56613" w:rsidRDefault="0059524A" w:rsidP="0059524A">
            <w:pPr>
              <w:spacing w:before="0" w:beforeAutospacing="0" w:after="0" w:afterAutospacing="0" w:line="240" w:lineRule="auto"/>
              <w:ind w:left="281"/>
              <w:jc w:val="both"/>
              <w:rPr>
                <w:rFonts w:ascii="David" w:eastAsia="Times New Roman" w:hAnsi="David" w:cs="David"/>
                <w:sz w:val="24"/>
                <w:szCs w:val="24"/>
              </w:rPr>
            </w:pPr>
            <w:r w:rsidRPr="00E56613">
              <w:rPr>
                <w:rFonts w:ascii="David" w:eastAsia="Times New Roman" w:hAnsi="David" w:cs="David"/>
                <w:sz w:val="24"/>
                <w:szCs w:val="24"/>
              </w:rPr>
              <w:t>3.0%</w:t>
            </w:r>
          </w:p>
        </w:tc>
        <w:tc>
          <w:tcPr>
            <w:tcW w:w="1123" w:type="dxa"/>
            <w:tcBorders>
              <w:top w:val="nil"/>
              <w:left w:val="single" w:sz="4" w:space="0" w:color="auto"/>
              <w:bottom w:val="single" w:sz="4" w:space="0" w:color="auto"/>
              <w:right w:val="single" w:sz="4" w:space="0" w:color="auto"/>
            </w:tcBorders>
            <w:noWrap/>
          </w:tcPr>
          <w:p w14:paraId="48352685" w14:textId="77777777" w:rsidR="0059524A" w:rsidRPr="00E56613" w:rsidRDefault="0059524A" w:rsidP="0059524A">
            <w:pPr>
              <w:spacing w:before="0" w:beforeAutospacing="0" w:after="0" w:afterAutospacing="0" w:line="240" w:lineRule="auto"/>
              <w:ind w:left="281"/>
              <w:jc w:val="both"/>
              <w:rPr>
                <w:rFonts w:ascii="David" w:eastAsia="Times New Roman" w:hAnsi="David" w:cs="David"/>
                <w:sz w:val="24"/>
                <w:szCs w:val="24"/>
              </w:rPr>
            </w:pPr>
            <w:r w:rsidRPr="00E56613">
              <w:rPr>
                <w:rFonts w:ascii="David" w:eastAsia="Times New Roman" w:hAnsi="David" w:cs="David"/>
                <w:sz w:val="24"/>
                <w:szCs w:val="24"/>
              </w:rPr>
              <w:t>50%</w:t>
            </w:r>
          </w:p>
        </w:tc>
        <w:tc>
          <w:tcPr>
            <w:tcW w:w="1559" w:type="dxa"/>
            <w:tcBorders>
              <w:top w:val="nil"/>
              <w:left w:val="single" w:sz="4" w:space="0" w:color="auto"/>
              <w:bottom w:val="single" w:sz="4" w:space="0" w:color="auto"/>
              <w:right w:val="single" w:sz="4" w:space="0" w:color="auto"/>
            </w:tcBorders>
            <w:noWrap/>
          </w:tcPr>
          <w:p w14:paraId="3A13981B" w14:textId="77777777" w:rsidR="0059524A" w:rsidRPr="00E56613" w:rsidRDefault="0059524A" w:rsidP="0059524A">
            <w:pPr>
              <w:spacing w:before="0" w:beforeAutospacing="0" w:after="0" w:afterAutospacing="0" w:line="240" w:lineRule="auto"/>
              <w:ind w:left="281"/>
              <w:jc w:val="both"/>
              <w:rPr>
                <w:rFonts w:ascii="David" w:eastAsia="Times New Roman" w:hAnsi="David" w:cs="David"/>
                <w:sz w:val="24"/>
                <w:szCs w:val="24"/>
              </w:rPr>
            </w:pPr>
            <w:r w:rsidRPr="00E56613">
              <w:rPr>
                <w:rFonts w:ascii="David" w:eastAsia="Times New Roman" w:hAnsi="David" w:cs="David"/>
                <w:sz w:val="24"/>
                <w:szCs w:val="24"/>
                <w:rtl/>
              </w:rPr>
              <w:t>ג</w:t>
            </w:r>
          </w:p>
        </w:tc>
      </w:tr>
      <w:tr w:rsidR="0059524A" w:rsidRPr="00E56613" w14:paraId="447966B0" w14:textId="77777777" w:rsidTr="0059524A">
        <w:trPr>
          <w:trHeight w:val="315"/>
        </w:trPr>
        <w:tc>
          <w:tcPr>
            <w:tcW w:w="404" w:type="dxa"/>
            <w:tcBorders>
              <w:top w:val="nil"/>
              <w:left w:val="single" w:sz="4" w:space="0" w:color="auto"/>
              <w:bottom w:val="single" w:sz="4" w:space="0" w:color="auto"/>
              <w:right w:val="single" w:sz="4" w:space="0" w:color="auto"/>
            </w:tcBorders>
          </w:tcPr>
          <w:p w14:paraId="680FBB6F" w14:textId="77777777" w:rsidR="0059524A" w:rsidRPr="00E56613" w:rsidRDefault="0059524A" w:rsidP="0059524A">
            <w:pPr>
              <w:numPr>
                <w:ilvl w:val="0"/>
                <w:numId w:val="7"/>
              </w:numPr>
              <w:spacing w:before="0" w:beforeAutospacing="0" w:after="0" w:afterAutospacing="0" w:line="240" w:lineRule="auto"/>
              <w:jc w:val="center"/>
              <w:rPr>
                <w:rFonts w:ascii="David" w:eastAsia="Times New Roman" w:hAnsi="David" w:cs="David"/>
                <w:sz w:val="24"/>
                <w:szCs w:val="24"/>
              </w:rPr>
            </w:pPr>
          </w:p>
        </w:tc>
        <w:tc>
          <w:tcPr>
            <w:tcW w:w="5388" w:type="dxa"/>
            <w:tcBorders>
              <w:top w:val="nil"/>
              <w:left w:val="single" w:sz="4" w:space="0" w:color="auto"/>
              <w:bottom w:val="single" w:sz="4" w:space="0" w:color="auto"/>
              <w:right w:val="single" w:sz="4" w:space="0" w:color="auto"/>
            </w:tcBorders>
            <w:noWrap/>
          </w:tcPr>
          <w:p w14:paraId="3E968FA7" w14:textId="77777777" w:rsidR="0059524A" w:rsidRPr="00E56613" w:rsidRDefault="0059524A" w:rsidP="0059524A">
            <w:pPr>
              <w:spacing w:before="0" w:beforeAutospacing="0" w:after="0" w:afterAutospacing="0" w:line="240" w:lineRule="auto"/>
              <w:ind w:left="281"/>
              <w:jc w:val="both"/>
              <w:rPr>
                <w:rFonts w:ascii="David" w:eastAsia="Times New Roman" w:hAnsi="David" w:cs="David"/>
                <w:sz w:val="24"/>
                <w:szCs w:val="24"/>
              </w:rPr>
            </w:pPr>
            <w:r w:rsidRPr="00E56613">
              <w:rPr>
                <w:rFonts w:ascii="David" w:eastAsia="Times New Roman" w:hAnsi="David" w:cs="David"/>
                <w:sz w:val="24"/>
                <w:szCs w:val="24"/>
                <w:rtl/>
              </w:rPr>
              <w:t>גמר איטום גגות ומרפסות</w:t>
            </w:r>
          </w:p>
        </w:tc>
        <w:tc>
          <w:tcPr>
            <w:tcW w:w="1311" w:type="dxa"/>
            <w:tcBorders>
              <w:top w:val="nil"/>
              <w:left w:val="single" w:sz="4" w:space="0" w:color="auto"/>
              <w:bottom w:val="single" w:sz="4" w:space="0" w:color="auto"/>
              <w:right w:val="single" w:sz="4" w:space="0" w:color="auto"/>
            </w:tcBorders>
            <w:noWrap/>
          </w:tcPr>
          <w:p w14:paraId="3111DCF3" w14:textId="77777777" w:rsidR="0059524A" w:rsidRPr="00E56613" w:rsidRDefault="0059524A" w:rsidP="0059524A">
            <w:pPr>
              <w:spacing w:before="0" w:beforeAutospacing="0" w:after="0" w:afterAutospacing="0" w:line="240" w:lineRule="auto"/>
              <w:ind w:left="281"/>
              <w:jc w:val="both"/>
              <w:rPr>
                <w:rFonts w:ascii="David" w:eastAsia="Times New Roman" w:hAnsi="David" w:cs="David"/>
                <w:sz w:val="24"/>
                <w:szCs w:val="24"/>
              </w:rPr>
            </w:pPr>
            <w:r w:rsidRPr="00E56613">
              <w:rPr>
                <w:rFonts w:ascii="David" w:eastAsia="Times New Roman" w:hAnsi="David" w:cs="David"/>
                <w:sz w:val="24"/>
                <w:szCs w:val="24"/>
              </w:rPr>
              <w:t>1.0%</w:t>
            </w:r>
          </w:p>
        </w:tc>
        <w:tc>
          <w:tcPr>
            <w:tcW w:w="1123" w:type="dxa"/>
            <w:tcBorders>
              <w:top w:val="nil"/>
              <w:left w:val="single" w:sz="4" w:space="0" w:color="auto"/>
              <w:bottom w:val="single" w:sz="4" w:space="0" w:color="auto"/>
              <w:right w:val="single" w:sz="4" w:space="0" w:color="auto"/>
            </w:tcBorders>
            <w:noWrap/>
          </w:tcPr>
          <w:p w14:paraId="1556239B" w14:textId="77777777" w:rsidR="0059524A" w:rsidRPr="00E56613" w:rsidRDefault="0059524A" w:rsidP="0059524A">
            <w:pPr>
              <w:spacing w:before="0" w:beforeAutospacing="0" w:after="0" w:afterAutospacing="0" w:line="240" w:lineRule="auto"/>
              <w:ind w:left="281"/>
              <w:jc w:val="both"/>
              <w:rPr>
                <w:rFonts w:ascii="David" w:eastAsia="Times New Roman" w:hAnsi="David" w:cs="David"/>
                <w:sz w:val="24"/>
                <w:szCs w:val="24"/>
              </w:rPr>
            </w:pPr>
            <w:r w:rsidRPr="00E56613">
              <w:rPr>
                <w:rFonts w:ascii="David" w:eastAsia="Times New Roman" w:hAnsi="David" w:cs="David"/>
                <w:sz w:val="24"/>
                <w:szCs w:val="24"/>
              </w:rPr>
              <w:t>51%</w:t>
            </w:r>
          </w:p>
        </w:tc>
        <w:tc>
          <w:tcPr>
            <w:tcW w:w="1559" w:type="dxa"/>
            <w:tcBorders>
              <w:top w:val="nil"/>
              <w:left w:val="single" w:sz="4" w:space="0" w:color="auto"/>
              <w:bottom w:val="single" w:sz="4" w:space="0" w:color="auto"/>
              <w:right w:val="single" w:sz="4" w:space="0" w:color="auto"/>
            </w:tcBorders>
            <w:noWrap/>
          </w:tcPr>
          <w:p w14:paraId="24A0B62B" w14:textId="77777777" w:rsidR="0059524A" w:rsidRPr="00E56613" w:rsidRDefault="0059524A" w:rsidP="0059524A">
            <w:pPr>
              <w:spacing w:before="0" w:beforeAutospacing="0" w:after="0" w:afterAutospacing="0" w:line="240" w:lineRule="auto"/>
              <w:ind w:left="281"/>
              <w:jc w:val="both"/>
              <w:rPr>
                <w:rFonts w:ascii="David" w:eastAsia="Times New Roman" w:hAnsi="David" w:cs="David"/>
                <w:sz w:val="24"/>
                <w:szCs w:val="24"/>
              </w:rPr>
            </w:pPr>
            <w:r w:rsidRPr="00E56613">
              <w:rPr>
                <w:rFonts w:ascii="David" w:eastAsia="Times New Roman" w:hAnsi="David" w:cs="David"/>
                <w:sz w:val="24"/>
                <w:szCs w:val="24"/>
                <w:rtl/>
              </w:rPr>
              <w:t>ג</w:t>
            </w:r>
          </w:p>
        </w:tc>
      </w:tr>
      <w:tr w:rsidR="0059524A" w:rsidRPr="00E56613" w14:paraId="3E7BE587" w14:textId="77777777" w:rsidTr="0059524A">
        <w:trPr>
          <w:trHeight w:val="315"/>
        </w:trPr>
        <w:tc>
          <w:tcPr>
            <w:tcW w:w="404" w:type="dxa"/>
            <w:tcBorders>
              <w:top w:val="nil"/>
              <w:left w:val="single" w:sz="4" w:space="0" w:color="auto"/>
              <w:bottom w:val="single" w:sz="4" w:space="0" w:color="auto"/>
              <w:right w:val="single" w:sz="4" w:space="0" w:color="auto"/>
            </w:tcBorders>
          </w:tcPr>
          <w:p w14:paraId="00654A54" w14:textId="77777777" w:rsidR="0059524A" w:rsidRPr="00E56613" w:rsidRDefault="0059524A" w:rsidP="0059524A">
            <w:pPr>
              <w:numPr>
                <w:ilvl w:val="0"/>
                <w:numId w:val="7"/>
              </w:numPr>
              <w:spacing w:before="0" w:beforeAutospacing="0" w:after="0" w:afterAutospacing="0" w:line="240" w:lineRule="auto"/>
              <w:jc w:val="center"/>
              <w:rPr>
                <w:rFonts w:ascii="David" w:eastAsia="Times New Roman" w:hAnsi="David" w:cs="David"/>
                <w:sz w:val="24"/>
                <w:szCs w:val="24"/>
              </w:rPr>
            </w:pPr>
          </w:p>
        </w:tc>
        <w:tc>
          <w:tcPr>
            <w:tcW w:w="5388" w:type="dxa"/>
            <w:tcBorders>
              <w:top w:val="nil"/>
              <w:left w:val="single" w:sz="4" w:space="0" w:color="auto"/>
              <w:bottom w:val="single" w:sz="4" w:space="0" w:color="auto"/>
              <w:right w:val="single" w:sz="4" w:space="0" w:color="auto"/>
            </w:tcBorders>
            <w:noWrap/>
          </w:tcPr>
          <w:p w14:paraId="48E12A91" w14:textId="77777777" w:rsidR="0059524A" w:rsidRPr="00E56613" w:rsidRDefault="0059524A" w:rsidP="0059524A">
            <w:pPr>
              <w:spacing w:before="0" w:beforeAutospacing="0" w:after="0" w:afterAutospacing="0" w:line="240" w:lineRule="auto"/>
              <w:ind w:left="281"/>
              <w:jc w:val="both"/>
              <w:rPr>
                <w:rFonts w:ascii="David" w:eastAsia="Times New Roman" w:hAnsi="David" w:cs="David"/>
                <w:sz w:val="24"/>
                <w:szCs w:val="24"/>
              </w:rPr>
            </w:pPr>
            <w:r w:rsidRPr="00E56613">
              <w:rPr>
                <w:rFonts w:ascii="David" w:eastAsia="Times New Roman" w:hAnsi="David" w:cs="David"/>
                <w:sz w:val="24"/>
                <w:szCs w:val="24"/>
                <w:rtl/>
              </w:rPr>
              <w:t>גמר טיח/שפכטל – בקומות המגורים ובקומת הגג</w:t>
            </w:r>
          </w:p>
        </w:tc>
        <w:tc>
          <w:tcPr>
            <w:tcW w:w="1311" w:type="dxa"/>
            <w:tcBorders>
              <w:top w:val="nil"/>
              <w:left w:val="single" w:sz="4" w:space="0" w:color="auto"/>
              <w:bottom w:val="single" w:sz="4" w:space="0" w:color="auto"/>
              <w:right w:val="single" w:sz="4" w:space="0" w:color="auto"/>
            </w:tcBorders>
            <w:noWrap/>
          </w:tcPr>
          <w:p w14:paraId="012AE368" w14:textId="77777777" w:rsidR="0059524A" w:rsidRPr="00E56613" w:rsidRDefault="0059524A" w:rsidP="0059524A">
            <w:pPr>
              <w:spacing w:before="0" w:beforeAutospacing="0" w:after="0" w:afterAutospacing="0" w:line="240" w:lineRule="auto"/>
              <w:ind w:left="281"/>
              <w:jc w:val="both"/>
              <w:rPr>
                <w:rFonts w:ascii="David" w:eastAsia="Times New Roman" w:hAnsi="David" w:cs="David"/>
                <w:sz w:val="24"/>
                <w:szCs w:val="24"/>
              </w:rPr>
            </w:pPr>
            <w:r w:rsidRPr="00E56613">
              <w:rPr>
                <w:rFonts w:ascii="David" w:eastAsia="Times New Roman" w:hAnsi="David" w:cs="David"/>
                <w:sz w:val="24"/>
                <w:szCs w:val="24"/>
              </w:rPr>
              <w:t>4.0%</w:t>
            </w:r>
          </w:p>
        </w:tc>
        <w:tc>
          <w:tcPr>
            <w:tcW w:w="1123" w:type="dxa"/>
            <w:tcBorders>
              <w:top w:val="nil"/>
              <w:left w:val="single" w:sz="4" w:space="0" w:color="auto"/>
              <w:bottom w:val="single" w:sz="4" w:space="0" w:color="auto"/>
              <w:right w:val="single" w:sz="4" w:space="0" w:color="auto"/>
            </w:tcBorders>
            <w:noWrap/>
          </w:tcPr>
          <w:p w14:paraId="6562CFC4" w14:textId="77777777" w:rsidR="0059524A" w:rsidRPr="00E56613" w:rsidRDefault="0059524A" w:rsidP="0059524A">
            <w:pPr>
              <w:spacing w:before="0" w:beforeAutospacing="0" w:after="0" w:afterAutospacing="0" w:line="240" w:lineRule="auto"/>
              <w:ind w:left="281"/>
              <w:jc w:val="both"/>
              <w:rPr>
                <w:rFonts w:ascii="David" w:eastAsia="Times New Roman" w:hAnsi="David" w:cs="David"/>
                <w:sz w:val="24"/>
                <w:szCs w:val="24"/>
              </w:rPr>
            </w:pPr>
            <w:r w:rsidRPr="00E56613">
              <w:rPr>
                <w:rFonts w:ascii="David" w:eastAsia="Times New Roman" w:hAnsi="David" w:cs="David"/>
                <w:sz w:val="24"/>
                <w:szCs w:val="24"/>
              </w:rPr>
              <w:t>55%</w:t>
            </w:r>
          </w:p>
        </w:tc>
        <w:tc>
          <w:tcPr>
            <w:tcW w:w="1559" w:type="dxa"/>
            <w:tcBorders>
              <w:top w:val="nil"/>
              <w:left w:val="single" w:sz="4" w:space="0" w:color="auto"/>
              <w:bottom w:val="single" w:sz="4" w:space="0" w:color="auto"/>
              <w:right w:val="single" w:sz="4" w:space="0" w:color="auto"/>
            </w:tcBorders>
            <w:noWrap/>
          </w:tcPr>
          <w:p w14:paraId="1AC97AE2" w14:textId="77777777" w:rsidR="0059524A" w:rsidRPr="00E56613" w:rsidRDefault="0059524A" w:rsidP="0059524A">
            <w:pPr>
              <w:spacing w:before="0" w:beforeAutospacing="0" w:after="0" w:afterAutospacing="0" w:line="240" w:lineRule="auto"/>
              <w:ind w:left="281"/>
              <w:jc w:val="both"/>
              <w:rPr>
                <w:rFonts w:ascii="David" w:eastAsia="Times New Roman" w:hAnsi="David" w:cs="David"/>
                <w:sz w:val="24"/>
                <w:szCs w:val="24"/>
              </w:rPr>
            </w:pPr>
            <w:r w:rsidRPr="00E56613">
              <w:rPr>
                <w:rFonts w:ascii="David" w:eastAsia="Times New Roman" w:hAnsi="David" w:cs="David"/>
                <w:sz w:val="24"/>
                <w:szCs w:val="24"/>
                <w:rtl/>
              </w:rPr>
              <w:t>ג</w:t>
            </w:r>
          </w:p>
        </w:tc>
      </w:tr>
      <w:tr w:rsidR="0059524A" w:rsidRPr="00E56613" w14:paraId="1AD405B8" w14:textId="77777777" w:rsidTr="0059524A">
        <w:trPr>
          <w:trHeight w:val="315"/>
        </w:trPr>
        <w:tc>
          <w:tcPr>
            <w:tcW w:w="404" w:type="dxa"/>
            <w:tcBorders>
              <w:top w:val="nil"/>
              <w:left w:val="single" w:sz="4" w:space="0" w:color="auto"/>
              <w:bottom w:val="single" w:sz="4" w:space="0" w:color="auto"/>
              <w:right w:val="single" w:sz="4" w:space="0" w:color="auto"/>
            </w:tcBorders>
          </w:tcPr>
          <w:p w14:paraId="32213313" w14:textId="77777777" w:rsidR="0059524A" w:rsidRPr="00E56613" w:rsidRDefault="0059524A" w:rsidP="0059524A">
            <w:pPr>
              <w:numPr>
                <w:ilvl w:val="0"/>
                <w:numId w:val="7"/>
              </w:numPr>
              <w:spacing w:before="0" w:beforeAutospacing="0" w:after="0" w:afterAutospacing="0" w:line="240" w:lineRule="auto"/>
              <w:jc w:val="center"/>
              <w:rPr>
                <w:rFonts w:ascii="David" w:eastAsia="Times New Roman" w:hAnsi="David" w:cs="David"/>
                <w:sz w:val="24"/>
                <w:szCs w:val="24"/>
              </w:rPr>
            </w:pPr>
          </w:p>
        </w:tc>
        <w:tc>
          <w:tcPr>
            <w:tcW w:w="5388" w:type="dxa"/>
            <w:tcBorders>
              <w:top w:val="nil"/>
              <w:left w:val="single" w:sz="4" w:space="0" w:color="auto"/>
              <w:bottom w:val="single" w:sz="4" w:space="0" w:color="auto"/>
              <w:right w:val="single" w:sz="4" w:space="0" w:color="auto"/>
            </w:tcBorders>
            <w:noWrap/>
          </w:tcPr>
          <w:p w14:paraId="3EB1413C" w14:textId="77777777" w:rsidR="0059524A" w:rsidRPr="00E56613" w:rsidRDefault="0059524A" w:rsidP="0059524A">
            <w:pPr>
              <w:spacing w:before="0" w:beforeAutospacing="0" w:after="0" w:afterAutospacing="0" w:line="240" w:lineRule="auto"/>
              <w:ind w:left="281"/>
              <w:jc w:val="both"/>
              <w:rPr>
                <w:rFonts w:ascii="David" w:eastAsia="Times New Roman" w:hAnsi="David" w:cs="David"/>
                <w:sz w:val="24"/>
                <w:szCs w:val="24"/>
              </w:rPr>
            </w:pPr>
            <w:r w:rsidRPr="00E56613">
              <w:rPr>
                <w:rFonts w:ascii="David" w:eastAsia="Times New Roman" w:hAnsi="David" w:cs="David"/>
                <w:sz w:val="24"/>
                <w:szCs w:val="24"/>
                <w:rtl/>
              </w:rPr>
              <w:t>גמר ריצוף</w:t>
            </w:r>
          </w:p>
        </w:tc>
        <w:tc>
          <w:tcPr>
            <w:tcW w:w="1311" w:type="dxa"/>
            <w:tcBorders>
              <w:top w:val="nil"/>
              <w:left w:val="single" w:sz="4" w:space="0" w:color="auto"/>
              <w:bottom w:val="single" w:sz="4" w:space="0" w:color="auto"/>
              <w:right w:val="single" w:sz="4" w:space="0" w:color="auto"/>
            </w:tcBorders>
            <w:noWrap/>
          </w:tcPr>
          <w:p w14:paraId="312072C4" w14:textId="77777777" w:rsidR="0059524A" w:rsidRPr="00E56613" w:rsidRDefault="0059524A" w:rsidP="0059524A">
            <w:pPr>
              <w:spacing w:before="0" w:beforeAutospacing="0" w:after="0" w:afterAutospacing="0" w:line="240" w:lineRule="auto"/>
              <w:ind w:left="281"/>
              <w:jc w:val="both"/>
              <w:rPr>
                <w:rFonts w:ascii="David" w:eastAsia="Times New Roman" w:hAnsi="David" w:cs="David"/>
                <w:sz w:val="24"/>
                <w:szCs w:val="24"/>
              </w:rPr>
            </w:pPr>
            <w:r w:rsidRPr="00E56613">
              <w:rPr>
                <w:rFonts w:ascii="David" w:eastAsia="Times New Roman" w:hAnsi="David" w:cs="David"/>
                <w:sz w:val="24"/>
                <w:szCs w:val="24"/>
              </w:rPr>
              <w:t>5.5%</w:t>
            </w:r>
          </w:p>
        </w:tc>
        <w:tc>
          <w:tcPr>
            <w:tcW w:w="1123" w:type="dxa"/>
            <w:tcBorders>
              <w:top w:val="nil"/>
              <w:left w:val="single" w:sz="4" w:space="0" w:color="auto"/>
              <w:bottom w:val="single" w:sz="4" w:space="0" w:color="auto"/>
              <w:right w:val="single" w:sz="4" w:space="0" w:color="auto"/>
            </w:tcBorders>
            <w:noWrap/>
          </w:tcPr>
          <w:p w14:paraId="44DF861F" w14:textId="77777777" w:rsidR="0059524A" w:rsidRPr="00E56613" w:rsidRDefault="0059524A" w:rsidP="0059524A">
            <w:pPr>
              <w:spacing w:before="0" w:beforeAutospacing="0" w:after="0" w:afterAutospacing="0" w:line="240" w:lineRule="auto"/>
              <w:ind w:left="281"/>
              <w:jc w:val="both"/>
              <w:rPr>
                <w:rFonts w:ascii="David" w:eastAsia="Times New Roman" w:hAnsi="David" w:cs="David"/>
                <w:sz w:val="24"/>
                <w:szCs w:val="24"/>
              </w:rPr>
            </w:pPr>
            <w:r w:rsidRPr="00E56613">
              <w:rPr>
                <w:rFonts w:ascii="David" w:eastAsia="Times New Roman" w:hAnsi="David" w:cs="David"/>
                <w:sz w:val="24"/>
                <w:szCs w:val="24"/>
              </w:rPr>
              <w:t>61%</w:t>
            </w:r>
          </w:p>
        </w:tc>
        <w:tc>
          <w:tcPr>
            <w:tcW w:w="1559" w:type="dxa"/>
            <w:tcBorders>
              <w:top w:val="nil"/>
              <w:left w:val="single" w:sz="4" w:space="0" w:color="auto"/>
              <w:bottom w:val="single" w:sz="4" w:space="0" w:color="auto"/>
              <w:right w:val="single" w:sz="4" w:space="0" w:color="auto"/>
            </w:tcBorders>
            <w:noWrap/>
          </w:tcPr>
          <w:p w14:paraId="4E292096" w14:textId="77777777" w:rsidR="0059524A" w:rsidRPr="00E56613" w:rsidRDefault="0059524A" w:rsidP="0059524A">
            <w:pPr>
              <w:spacing w:before="0" w:beforeAutospacing="0" w:after="0" w:afterAutospacing="0" w:line="240" w:lineRule="auto"/>
              <w:ind w:left="281"/>
              <w:jc w:val="both"/>
              <w:rPr>
                <w:rFonts w:ascii="David" w:eastAsia="Times New Roman" w:hAnsi="David" w:cs="David"/>
                <w:sz w:val="24"/>
                <w:szCs w:val="24"/>
              </w:rPr>
            </w:pPr>
            <w:r w:rsidRPr="00E56613">
              <w:rPr>
                <w:rFonts w:ascii="David" w:eastAsia="Times New Roman" w:hAnsi="David" w:cs="David"/>
                <w:sz w:val="24"/>
                <w:szCs w:val="24"/>
                <w:rtl/>
              </w:rPr>
              <w:t>ג</w:t>
            </w:r>
          </w:p>
        </w:tc>
      </w:tr>
      <w:tr w:rsidR="0059524A" w:rsidRPr="00E56613" w14:paraId="38021888" w14:textId="77777777" w:rsidTr="0059524A">
        <w:trPr>
          <w:trHeight w:val="315"/>
        </w:trPr>
        <w:tc>
          <w:tcPr>
            <w:tcW w:w="404" w:type="dxa"/>
            <w:tcBorders>
              <w:top w:val="nil"/>
              <w:left w:val="single" w:sz="4" w:space="0" w:color="auto"/>
              <w:bottom w:val="single" w:sz="4" w:space="0" w:color="auto"/>
              <w:right w:val="single" w:sz="4" w:space="0" w:color="auto"/>
            </w:tcBorders>
          </w:tcPr>
          <w:p w14:paraId="52EC148C" w14:textId="77777777" w:rsidR="0059524A" w:rsidRPr="00E56613" w:rsidRDefault="0059524A" w:rsidP="0059524A">
            <w:pPr>
              <w:numPr>
                <w:ilvl w:val="0"/>
                <w:numId w:val="7"/>
              </w:numPr>
              <w:spacing w:before="0" w:beforeAutospacing="0" w:after="0" w:afterAutospacing="0" w:line="240" w:lineRule="auto"/>
              <w:jc w:val="center"/>
              <w:rPr>
                <w:rFonts w:ascii="David" w:eastAsia="Times New Roman" w:hAnsi="David" w:cs="David"/>
                <w:sz w:val="24"/>
                <w:szCs w:val="24"/>
              </w:rPr>
            </w:pPr>
          </w:p>
        </w:tc>
        <w:tc>
          <w:tcPr>
            <w:tcW w:w="5388" w:type="dxa"/>
            <w:tcBorders>
              <w:top w:val="nil"/>
              <w:left w:val="single" w:sz="4" w:space="0" w:color="auto"/>
              <w:bottom w:val="single" w:sz="4" w:space="0" w:color="auto"/>
              <w:right w:val="single" w:sz="4" w:space="0" w:color="auto"/>
            </w:tcBorders>
            <w:noWrap/>
          </w:tcPr>
          <w:p w14:paraId="45DD1B3F" w14:textId="77777777" w:rsidR="0059524A" w:rsidRPr="00E56613" w:rsidRDefault="0059524A" w:rsidP="0059524A">
            <w:pPr>
              <w:spacing w:before="0" w:beforeAutospacing="0" w:after="0" w:afterAutospacing="0" w:line="240" w:lineRule="auto"/>
              <w:ind w:left="281"/>
              <w:jc w:val="both"/>
              <w:rPr>
                <w:rFonts w:ascii="David" w:eastAsia="Times New Roman" w:hAnsi="David" w:cs="David"/>
                <w:sz w:val="24"/>
                <w:szCs w:val="24"/>
              </w:rPr>
            </w:pPr>
            <w:r w:rsidRPr="00E56613">
              <w:rPr>
                <w:rFonts w:ascii="David" w:eastAsia="Times New Roman" w:hAnsi="David" w:cs="David"/>
                <w:sz w:val="24"/>
                <w:szCs w:val="24"/>
                <w:rtl/>
              </w:rPr>
              <w:t>גמר חיפוי קירות</w:t>
            </w:r>
          </w:p>
        </w:tc>
        <w:tc>
          <w:tcPr>
            <w:tcW w:w="1311" w:type="dxa"/>
            <w:tcBorders>
              <w:top w:val="nil"/>
              <w:left w:val="single" w:sz="4" w:space="0" w:color="auto"/>
              <w:bottom w:val="single" w:sz="4" w:space="0" w:color="auto"/>
              <w:right w:val="single" w:sz="4" w:space="0" w:color="auto"/>
            </w:tcBorders>
            <w:noWrap/>
          </w:tcPr>
          <w:p w14:paraId="4E6B184D" w14:textId="77777777" w:rsidR="0059524A" w:rsidRPr="00E56613" w:rsidRDefault="0059524A" w:rsidP="0059524A">
            <w:pPr>
              <w:spacing w:before="0" w:beforeAutospacing="0" w:after="0" w:afterAutospacing="0" w:line="240" w:lineRule="auto"/>
              <w:ind w:left="281"/>
              <w:jc w:val="both"/>
              <w:rPr>
                <w:rFonts w:ascii="David" w:eastAsia="Times New Roman" w:hAnsi="David" w:cs="David"/>
                <w:sz w:val="24"/>
                <w:szCs w:val="24"/>
              </w:rPr>
            </w:pPr>
            <w:r w:rsidRPr="00E56613">
              <w:rPr>
                <w:rFonts w:ascii="David" w:eastAsia="Times New Roman" w:hAnsi="David" w:cs="David"/>
                <w:sz w:val="24"/>
                <w:szCs w:val="24"/>
              </w:rPr>
              <w:t>2.0%</w:t>
            </w:r>
          </w:p>
        </w:tc>
        <w:tc>
          <w:tcPr>
            <w:tcW w:w="1123" w:type="dxa"/>
            <w:tcBorders>
              <w:top w:val="nil"/>
              <w:left w:val="single" w:sz="4" w:space="0" w:color="auto"/>
              <w:bottom w:val="single" w:sz="4" w:space="0" w:color="auto"/>
              <w:right w:val="single" w:sz="4" w:space="0" w:color="auto"/>
            </w:tcBorders>
            <w:noWrap/>
          </w:tcPr>
          <w:p w14:paraId="7D9028B2" w14:textId="77777777" w:rsidR="0059524A" w:rsidRPr="00E56613" w:rsidRDefault="0059524A" w:rsidP="0059524A">
            <w:pPr>
              <w:spacing w:before="0" w:beforeAutospacing="0" w:after="0" w:afterAutospacing="0" w:line="240" w:lineRule="auto"/>
              <w:ind w:left="281"/>
              <w:jc w:val="both"/>
              <w:rPr>
                <w:rFonts w:ascii="David" w:eastAsia="Times New Roman" w:hAnsi="David" w:cs="David"/>
                <w:sz w:val="24"/>
                <w:szCs w:val="24"/>
              </w:rPr>
            </w:pPr>
            <w:r w:rsidRPr="00E56613">
              <w:rPr>
                <w:rFonts w:ascii="David" w:eastAsia="Times New Roman" w:hAnsi="David" w:cs="David"/>
                <w:sz w:val="24"/>
                <w:szCs w:val="24"/>
              </w:rPr>
              <w:t>63%</w:t>
            </w:r>
          </w:p>
        </w:tc>
        <w:tc>
          <w:tcPr>
            <w:tcW w:w="1559" w:type="dxa"/>
            <w:tcBorders>
              <w:top w:val="nil"/>
              <w:left w:val="single" w:sz="4" w:space="0" w:color="auto"/>
              <w:bottom w:val="single" w:sz="4" w:space="0" w:color="auto"/>
              <w:right w:val="single" w:sz="4" w:space="0" w:color="auto"/>
            </w:tcBorders>
            <w:noWrap/>
          </w:tcPr>
          <w:p w14:paraId="1E7635FE" w14:textId="77777777" w:rsidR="0059524A" w:rsidRPr="00E56613" w:rsidRDefault="0059524A" w:rsidP="0059524A">
            <w:pPr>
              <w:spacing w:before="0" w:beforeAutospacing="0" w:after="0" w:afterAutospacing="0" w:line="240" w:lineRule="auto"/>
              <w:ind w:left="281"/>
              <w:jc w:val="both"/>
              <w:rPr>
                <w:rFonts w:ascii="David" w:eastAsia="Times New Roman" w:hAnsi="David" w:cs="David"/>
                <w:sz w:val="24"/>
                <w:szCs w:val="24"/>
              </w:rPr>
            </w:pPr>
            <w:r w:rsidRPr="00E56613">
              <w:rPr>
                <w:rFonts w:ascii="David" w:eastAsia="Times New Roman" w:hAnsi="David" w:cs="David"/>
                <w:sz w:val="24"/>
                <w:szCs w:val="24"/>
                <w:rtl/>
              </w:rPr>
              <w:t>ג</w:t>
            </w:r>
          </w:p>
        </w:tc>
      </w:tr>
      <w:tr w:rsidR="0059524A" w:rsidRPr="00E56613" w14:paraId="2D07A7EC" w14:textId="77777777" w:rsidTr="0059524A">
        <w:trPr>
          <w:trHeight w:val="315"/>
        </w:trPr>
        <w:tc>
          <w:tcPr>
            <w:tcW w:w="404" w:type="dxa"/>
            <w:tcBorders>
              <w:top w:val="nil"/>
              <w:left w:val="single" w:sz="4" w:space="0" w:color="auto"/>
              <w:bottom w:val="single" w:sz="4" w:space="0" w:color="auto"/>
              <w:right w:val="single" w:sz="4" w:space="0" w:color="auto"/>
            </w:tcBorders>
          </w:tcPr>
          <w:p w14:paraId="4373E948" w14:textId="77777777" w:rsidR="0059524A" w:rsidRPr="00E56613" w:rsidRDefault="0059524A" w:rsidP="0059524A">
            <w:pPr>
              <w:numPr>
                <w:ilvl w:val="0"/>
                <w:numId w:val="7"/>
              </w:numPr>
              <w:spacing w:before="0" w:beforeAutospacing="0" w:after="0" w:afterAutospacing="0" w:line="240" w:lineRule="auto"/>
              <w:jc w:val="center"/>
              <w:rPr>
                <w:rFonts w:ascii="David" w:eastAsia="Times New Roman" w:hAnsi="David" w:cs="David"/>
                <w:sz w:val="24"/>
                <w:szCs w:val="24"/>
              </w:rPr>
            </w:pPr>
          </w:p>
        </w:tc>
        <w:tc>
          <w:tcPr>
            <w:tcW w:w="5388" w:type="dxa"/>
            <w:tcBorders>
              <w:top w:val="nil"/>
              <w:left w:val="single" w:sz="4" w:space="0" w:color="auto"/>
              <w:bottom w:val="single" w:sz="4" w:space="0" w:color="auto"/>
              <w:right w:val="single" w:sz="4" w:space="0" w:color="auto"/>
            </w:tcBorders>
            <w:noWrap/>
          </w:tcPr>
          <w:p w14:paraId="50C93AC2" w14:textId="77777777" w:rsidR="0059524A" w:rsidRPr="00E56613" w:rsidRDefault="0059524A" w:rsidP="0059524A">
            <w:pPr>
              <w:spacing w:before="0" w:beforeAutospacing="0" w:after="0" w:afterAutospacing="0" w:line="240" w:lineRule="auto"/>
              <w:ind w:left="281"/>
              <w:jc w:val="both"/>
              <w:rPr>
                <w:rFonts w:ascii="David" w:eastAsia="Times New Roman" w:hAnsi="David" w:cs="David"/>
                <w:sz w:val="24"/>
                <w:szCs w:val="24"/>
              </w:rPr>
            </w:pPr>
            <w:r w:rsidRPr="00E56613">
              <w:rPr>
                <w:rFonts w:ascii="David" w:eastAsia="Times New Roman" w:hAnsi="David" w:cs="David"/>
                <w:sz w:val="24"/>
                <w:szCs w:val="24"/>
                <w:rtl/>
              </w:rPr>
              <w:t>גמר חיפוי מבואות וריצוף בקומות המגורים ובקומת הגג</w:t>
            </w:r>
          </w:p>
        </w:tc>
        <w:tc>
          <w:tcPr>
            <w:tcW w:w="1311" w:type="dxa"/>
            <w:tcBorders>
              <w:top w:val="nil"/>
              <w:left w:val="single" w:sz="4" w:space="0" w:color="auto"/>
              <w:bottom w:val="single" w:sz="4" w:space="0" w:color="auto"/>
              <w:right w:val="single" w:sz="4" w:space="0" w:color="auto"/>
            </w:tcBorders>
            <w:noWrap/>
          </w:tcPr>
          <w:p w14:paraId="52E008E1" w14:textId="77777777" w:rsidR="0059524A" w:rsidRPr="00E56613" w:rsidRDefault="0059524A" w:rsidP="0059524A">
            <w:pPr>
              <w:spacing w:before="0" w:beforeAutospacing="0" w:after="0" w:afterAutospacing="0" w:line="240" w:lineRule="auto"/>
              <w:ind w:left="281"/>
              <w:jc w:val="both"/>
              <w:rPr>
                <w:rFonts w:ascii="David" w:eastAsia="Times New Roman" w:hAnsi="David" w:cs="David"/>
                <w:sz w:val="24"/>
                <w:szCs w:val="24"/>
              </w:rPr>
            </w:pPr>
            <w:r w:rsidRPr="00E56613">
              <w:rPr>
                <w:rFonts w:ascii="David" w:eastAsia="Times New Roman" w:hAnsi="David" w:cs="David"/>
                <w:sz w:val="24"/>
                <w:szCs w:val="24"/>
              </w:rPr>
              <w:t>1.0%</w:t>
            </w:r>
          </w:p>
        </w:tc>
        <w:tc>
          <w:tcPr>
            <w:tcW w:w="1123" w:type="dxa"/>
            <w:tcBorders>
              <w:top w:val="nil"/>
              <w:left w:val="single" w:sz="4" w:space="0" w:color="auto"/>
              <w:bottom w:val="single" w:sz="4" w:space="0" w:color="auto"/>
              <w:right w:val="single" w:sz="4" w:space="0" w:color="auto"/>
            </w:tcBorders>
            <w:noWrap/>
          </w:tcPr>
          <w:p w14:paraId="77C188DC" w14:textId="77777777" w:rsidR="0059524A" w:rsidRPr="00E56613" w:rsidRDefault="0059524A" w:rsidP="0059524A">
            <w:pPr>
              <w:spacing w:before="0" w:beforeAutospacing="0" w:after="0" w:afterAutospacing="0" w:line="240" w:lineRule="auto"/>
              <w:ind w:left="281"/>
              <w:jc w:val="both"/>
              <w:rPr>
                <w:rFonts w:ascii="David" w:eastAsia="Times New Roman" w:hAnsi="David" w:cs="David"/>
                <w:sz w:val="24"/>
                <w:szCs w:val="24"/>
              </w:rPr>
            </w:pPr>
            <w:r w:rsidRPr="00E56613">
              <w:rPr>
                <w:rFonts w:ascii="David" w:eastAsia="Times New Roman" w:hAnsi="David" w:cs="David"/>
                <w:sz w:val="24"/>
                <w:szCs w:val="24"/>
              </w:rPr>
              <w:t>64%</w:t>
            </w:r>
          </w:p>
        </w:tc>
        <w:tc>
          <w:tcPr>
            <w:tcW w:w="1559" w:type="dxa"/>
            <w:tcBorders>
              <w:top w:val="nil"/>
              <w:left w:val="single" w:sz="4" w:space="0" w:color="auto"/>
              <w:bottom w:val="single" w:sz="4" w:space="0" w:color="auto"/>
              <w:right w:val="single" w:sz="4" w:space="0" w:color="auto"/>
            </w:tcBorders>
            <w:noWrap/>
          </w:tcPr>
          <w:p w14:paraId="56AC5A0E" w14:textId="77777777" w:rsidR="0059524A" w:rsidRPr="00E56613" w:rsidRDefault="0059524A" w:rsidP="0059524A">
            <w:pPr>
              <w:spacing w:before="0" w:beforeAutospacing="0" w:after="0" w:afterAutospacing="0" w:line="240" w:lineRule="auto"/>
              <w:ind w:left="281"/>
              <w:jc w:val="both"/>
              <w:rPr>
                <w:rFonts w:ascii="David" w:eastAsia="Times New Roman" w:hAnsi="David" w:cs="David"/>
                <w:sz w:val="24"/>
                <w:szCs w:val="24"/>
              </w:rPr>
            </w:pPr>
            <w:r w:rsidRPr="00E56613">
              <w:rPr>
                <w:rFonts w:ascii="David" w:eastAsia="Times New Roman" w:hAnsi="David" w:cs="David"/>
                <w:sz w:val="24"/>
                <w:szCs w:val="24"/>
                <w:rtl/>
              </w:rPr>
              <w:t>ג</w:t>
            </w:r>
          </w:p>
        </w:tc>
      </w:tr>
      <w:tr w:rsidR="0059524A" w:rsidRPr="00E56613" w14:paraId="0DF1B992" w14:textId="77777777" w:rsidTr="0059524A">
        <w:trPr>
          <w:trHeight w:val="315"/>
        </w:trPr>
        <w:tc>
          <w:tcPr>
            <w:tcW w:w="404" w:type="dxa"/>
            <w:tcBorders>
              <w:top w:val="nil"/>
              <w:left w:val="single" w:sz="4" w:space="0" w:color="auto"/>
              <w:bottom w:val="single" w:sz="4" w:space="0" w:color="auto"/>
              <w:right w:val="single" w:sz="4" w:space="0" w:color="auto"/>
            </w:tcBorders>
          </w:tcPr>
          <w:p w14:paraId="19C1E499" w14:textId="77777777" w:rsidR="0059524A" w:rsidRPr="00E56613" w:rsidRDefault="0059524A" w:rsidP="0059524A">
            <w:pPr>
              <w:numPr>
                <w:ilvl w:val="0"/>
                <w:numId w:val="7"/>
              </w:numPr>
              <w:spacing w:before="0" w:beforeAutospacing="0" w:after="0" w:afterAutospacing="0" w:line="240" w:lineRule="auto"/>
              <w:jc w:val="center"/>
              <w:rPr>
                <w:rFonts w:ascii="David" w:eastAsia="Times New Roman" w:hAnsi="David" w:cs="David"/>
                <w:sz w:val="24"/>
                <w:szCs w:val="24"/>
              </w:rPr>
            </w:pPr>
          </w:p>
        </w:tc>
        <w:tc>
          <w:tcPr>
            <w:tcW w:w="5388" w:type="dxa"/>
            <w:tcBorders>
              <w:top w:val="nil"/>
              <w:left w:val="single" w:sz="4" w:space="0" w:color="auto"/>
              <w:bottom w:val="single" w:sz="4" w:space="0" w:color="auto"/>
              <w:right w:val="single" w:sz="4" w:space="0" w:color="auto"/>
            </w:tcBorders>
            <w:noWrap/>
          </w:tcPr>
          <w:p w14:paraId="3E6B8F95" w14:textId="77777777" w:rsidR="0059524A" w:rsidRPr="00E56613" w:rsidRDefault="0059524A" w:rsidP="0059524A">
            <w:pPr>
              <w:spacing w:before="0" w:beforeAutospacing="0" w:after="0" w:afterAutospacing="0" w:line="240" w:lineRule="auto"/>
              <w:ind w:left="281"/>
              <w:jc w:val="both"/>
              <w:rPr>
                <w:rFonts w:ascii="David" w:eastAsia="Times New Roman" w:hAnsi="David" w:cs="David"/>
                <w:sz w:val="24"/>
                <w:szCs w:val="24"/>
              </w:rPr>
            </w:pPr>
            <w:r w:rsidRPr="00E56613">
              <w:rPr>
                <w:rFonts w:ascii="David" w:eastAsia="Times New Roman" w:hAnsi="David" w:cs="David"/>
                <w:sz w:val="24"/>
                <w:szCs w:val="24"/>
                <w:rtl/>
              </w:rPr>
              <w:t>גמר הרכבת כלים לבנים</w:t>
            </w:r>
          </w:p>
        </w:tc>
        <w:tc>
          <w:tcPr>
            <w:tcW w:w="1311" w:type="dxa"/>
            <w:tcBorders>
              <w:top w:val="nil"/>
              <w:left w:val="single" w:sz="4" w:space="0" w:color="auto"/>
              <w:bottom w:val="single" w:sz="4" w:space="0" w:color="auto"/>
              <w:right w:val="single" w:sz="4" w:space="0" w:color="auto"/>
            </w:tcBorders>
            <w:noWrap/>
          </w:tcPr>
          <w:p w14:paraId="3F702457" w14:textId="77777777" w:rsidR="0059524A" w:rsidRPr="00E56613" w:rsidRDefault="0059524A" w:rsidP="0059524A">
            <w:pPr>
              <w:spacing w:before="0" w:beforeAutospacing="0" w:after="0" w:afterAutospacing="0" w:line="240" w:lineRule="auto"/>
              <w:ind w:left="281"/>
              <w:jc w:val="both"/>
              <w:rPr>
                <w:rFonts w:ascii="David" w:eastAsia="Times New Roman" w:hAnsi="David" w:cs="David"/>
                <w:sz w:val="24"/>
                <w:szCs w:val="24"/>
              </w:rPr>
            </w:pPr>
            <w:r w:rsidRPr="00E56613">
              <w:rPr>
                <w:rFonts w:ascii="David" w:eastAsia="Times New Roman" w:hAnsi="David" w:cs="David"/>
                <w:sz w:val="24"/>
                <w:szCs w:val="24"/>
              </w:rPr>
              <w:t>1.5%</w:t>
            </w:r>
          </w:p>
        </w:tc>
        <w:tc>
          <w:tcPr>
            <w:tcW w:w="1123" w:type="dxa"/>
            <w:tcBorders>
              <w:top w:val="nil"/>
              <w:left w:val="single" w:sz="4" w:space="0" w:color="auto"/>
              <w:bottom w:val="single" w:sz="4" w:space="0" w:color="auto"/>
              <w:right w:val="single" w:sz="4" w:space="0" w:color="auto"/>
            </w:tcBorders>
            <w:noWrap/>
          </w:tcPr>
          <w:p w14:paraId="4C2EF5F2" w14:textId="77777777" w:rsidR="0059524A" w:rsidRPr="00E56613" w:rsidRDefault="0059524A" w:rsidP="0059524A">
            <w:pPr>
              <w:spacing w:before="0" w:beforeAutospacing="0" w:after="0" w:afterAutospacing="0" w:line="240" w:lineRule="auto"/>
              <w:ind w:left="281"/>
              <w:jc w:val="both"/>
              <w:rPr>
                <w:rFonts w:ascii="David" w:eastAsia="Times New Roman" w:hAnsi="David" w:cs="David"/>
                <w:sz w:val="24"/>
                <w:szCs w:val="24"/>
              </w:rPr>
            </w:pPr>
            <w:r w:rsidRPr="00E56613">
              <w:rPr>
                <w:rFonts w:ascii="David" w:eastAsia="Times New Roman" w:hAnsi="David" w:cs="David"/>
                <w:sz w:val="24"/>
                <w:szCs w:val="24"/>
              </w:rPr>
              <w:t>65%</w:t>
            </w:r>
          </w:p>
        </w:tc>
        <w:tc>
          <w:tcPr>
            <w:tcW w:w="1559" w:type="dxa"/>
            <w:tcBorders>
              <w:top w:val="nil"/>
              <w:left w:val="single" w:sz="4" w:space="0" w:color="auto"/>
              <w:bottom w:val="single" w:sz="4" w:space="0" w:color="auto"/>
              <w:right w:val="single" w:sz="4" w:space="0" w:color="auto"/>
            </w:tcBorders>
            <w:noWrap/>
          </w:tcPr>
          <w:p w14:paraId="409E24AC" w14:textId="77777777" w:rsidR="0059524A" w:rsidRPr="00E56613" w:rsidRDefault="0059524A" w:rsidP="0059524A">
            <w:pPr>
              <w:spacing w:before="0" w:beforeAutospacing="0" w:after="0" w:afterAutospacing="0" w:line="240" w:lineRule="auto"/>
              <w:ind w:left="281"/>
              <w:jc w:val="both"/>
              <w:rPr>
                <w:rFonts w:ascii="David" w:eastAsia="Times New Roman" w:hAnsi="David" w:cs="David"/>
                <w:sz w:val="24"/>
                <w:szCs w:val="24"/>
              </w:rPr>
            </w:pPr>
            <w:r w:rsidRPr="00E56613">
              <w:rPr>
                <w:rFonts w:ascii="David" w:eastAsia="Times New Roman" w:hAnsi="David" w:cs="David"/>
                <w:sz w:val="24"/>
                <w:szCs w:val="24"/>
                <w:rtl/>
              </w:rPr>
              <w:t>ג</w:t>
            </w:r>
          </w:p>
        </w:tc>
      </w:tr>
      <w:tr w:rsidR="0059524A" w:rsidRPr="00E56613" w14:paraId="65BC9F29" w14:textId="77777777" w:rsidTr="0059524A">
        <w:trPr>
          <w:trHeight w:val="315"/>
        </w:trPr>
        <w:tc>
          <w:tcPr>
            <w:tcW w:w="404" w:type="dxa"/>
            <w:tcBorders>
              <w:top w:val="nil"/>
              <w:left w:val="single" w:sz="4" w:space="0" w:color="auto"/>
              <w:bottom w:val="single" w:sz="4" w:space="0" w:color="auto"/>
              <w:right w:val="single" w:sz="4" w:space="0" w:color="auto"/>
            </w:tcBorders>
          </w:tcPr>
          <w:p w14:paraId="0D68DCC6" w14:textId="77777777" w:rsidR="0059524A" w:rsidRPr="00E56613" w:rsidRDefault="0059524A" w:rsidP="0059524A">
            <w:pPr>
              <w:numPr>
                <w:ilvl w:val="0"/>
                <w:numId w:val="7"/>
              </w:numPr>
              <w:spacing w:before="0" w:beforeAutospacing="0" w:after="0" w:afterAutospacing="0" w:line="240" w:lineRule="auto"/>
              <w:jc w:val="center"/>
              <w:rPr>
                <w:rFonts w:ascii="David" w:eastAsia="Times New Roman" w:hAnsi="David" w:cs="David"/>
                <w:sz w:val="24"/>
                <w:szCs w:val="24"/>
              </w:rPr>
            </w:pPr>
          </w:p>
        </w:tc>
        <w:tc>
          <w:tcPr>
            <w:tcW w:w="5388" w:type="dxa"/>
            <w:tcBorders>
              <w:top w:val="nil"/>
              <w:left w:val="single" w:sz="4" w:space="0" w:color="auto"/>
              <w:bottom w:val="single" w:sz="4" w:space="0" w:color="auto"/>
              <w:right w:val="single" w:sz="4" w:space="0" w:color="auto"/>
            </w:tcBorders>
            <w:noWrap/>
          </w:tcPr>
          <w:p w14:paraId="0AEA5D64" w14:textId="77777777" w:rsidR="0059524A" w:rsidRPr="00E56613" w:rsidRDefault="0059524A" w:rsidP="0059524A">
            <w:pPr>
              <w:spacing w:before="0" w:beforeAutospacing="0" w:after="0" w:afterAutospacing="0" w:line="240" w:lineRule="auto"/>
              <w:ind w:left="281"/>
              <w:jc w:val="both"/>
              <w:rPr>
                <w:rFonts w:ascii="David" w:eastAsia="Times New Roman" w:hAnsi="David" w:cs="David"/>
                <w:sz w:val="24"/>
                <w:szCs w:val="24"/>
              </w:rPr>
            </w:pPr>
            <w:r w:rsidRPr="00E56613">
              <w:rPr>
                <w:rFonts w:ascii="David" w:eastAsia="Times New Roman" w:hAnsi="David" w:cs="David"/>
                <w:sz w:val="24"/>
                <w:szCs w:val="24"/>
                <w:rtl/>
              </w:rPr>
              <w:t xml:space="preserve">גמר הרכבת אביזרי חשמל </w:t>
            </w:r>
          </w:p>
        </w:tc>
        <w:tc>
          <w:tcPr>
            <w:tcW w:w="1311" w:type="dxa"/>
            <w:tcBorders>
              <w:top w:val="nil"/>
              <w:left w:val="single" w:sz="4" w:space="0" w:color="auto"/>
              <w:bottom w:val="single" w:sz="4" w:space="0" w:color="auto"/>
              <w:right w:val="single" w:sz="4" w:space="0" w:color="auto"/>
            </w:tcBorders>
            <w:noWrap/>
          </w:tcPr>
          <w:p w14:paraId="5C0D876A" w14:textId="77777777" w:rsidR="0059524A" w:rsidRPr="00E56613" w:rsidRDefault="0059524A" w:rsidP="0059524A">
            <w:pPr>
              <w:spacing w:before="0" w:beforeAutospacing="0" w:after="0" w:afterAutospacing="0" w:line="240" w:lineRule="auto"/>
              <w:ind w:left="281"/>
              <w:jc w:val="both"/>
              <w:rPr>
                <w:rFonts w:ascii="David" w:eastAsia="Times New Roman" w:hAnsi="David" w:cs="David"/>
                <w:sz w:val="24"/>
                <w:szCs w:val="24"/>
              </w:rPr>
            </w:pPr>
            <w:r w:rsidRPr="00E56613">
              <w:rPr>
                <w:rFonts w:ascii="David" w:eastAsia="Times New Roman" w:hAnsi="David" w:cs="David"/>
                <w:sz w:val="24"/>
                <w:szCs w:val="24"/>
              </w:rPr>
              <w:t>1.0%</w:t>
            </w:r>
          </w:p>
        </w:tc>
        <w:tc>
          <w:tcPr>
            <w:tcW w:w="1123" w:type="dxa"/>
            <w:tcBorders>
              <w:top w:val="nil"/>
              <w:left w:val="single" w:sz="4" w:space="0" w:color="auto"/>
              <w:bottom w:val="single" w:sz="4" w:space="0" w:color="auto"/>
              <w:right w:val="single" w:sz="4" w:space="0" w:color="auto"/>
            </w:tcBorders>
            <w:noWrap/>
          </w:tcPr>
          <w:p w14:paraId="0E10CF4B" w14:textId="77777777" w:rsidR="0059524A" w:rsidRPr="00E56613" w:rsidRDefault="0059524A" w:rsidP="0059524A">
            <w:pPr>
              <w:spacing w:before="0" w:beforeAutospacing="0" w:after="0" w:afterAutospacing="0" w:line="240" w:lineRule="auto"/>
              <w:ind w:left="281"/>
              <w:jc w:val="both"/>
              <w:rPr>
                <w:rFonts w:ascii="David" w:eastAsia="Times New Roman" w:hAnsi="David" w:cs="David"/>
                <w:sz w:val="24"/>
                <w:szCs w:val="24"/>
              </w:rPr>
            </w:pPr>
            <w:r w:rsidRPr="00E56613">
              <w:rPr>
                <w:rFonts w:ascii="David" w:eastAsia="Times New Roman" w:hAnsi="David" w:cs="David"/>
                <w:sz w:val="24"/>
                <w:szCs w:val="24"/>
              </w:rPr>
              <w:t>66%</w:t>
            </w:r>
          </w:p>
        </w:tc>
        <w:tc>
          <w:tcPr>
            <w:tcW w:w="1559" w:type="dxa"/>
            <w:tcBorders>
              <w:top w:val="nil"/>
              <w:left w:val="single" w:sz="4" w:space="0" w:color="auto"/>
              <w:bottom w:val="single" w:sz="4" w:space="0" w:color="auto"/>
              <w:right w:val="single" w:sz="4" w:space="0" w:color="auto"/>
            </w:tcBorders>
            <w:noWrap/>
          </w:tcPr>
          <w:p w14:paraId="35ED254C" w14:textId="77777777" w:rsidR="0059524A" w:rsidRPr="00E56613" w:rsidRDefault="0059524A" w:rsidP="0059524A">
            <w:pPr>
              <w:spacing w:before="0" w:beforeAutospacing="0" w:after="0" w:afterAutospacing="0" w:line="240" w:lineRule="auto"/>
              <w:ind w:left="281"/>
              <w:jc w:val="both"/>
              <w:rPr>
                <w:rFonts w:ascii="David" w:eastAsia="Times New Roman" w:hAnsi="David" w:cs="David"/>
                <w:sz w:val="24"/>
                <w:szCs w:val="24"/>
              </w:rPr>
            </w:pPr>
            <w:r w:rsidRPr="00E56613">
              <w:rPr>
                <w:rFonts w:ascii="David" w:eastAsia="Times New Roman" w:hAnsi="David" w:cs="David"/>
                <w:sz w:val="24"/>
                <w:szCs w:val="24"/>
                <w:rtl/>
              </w:rPr>
              <w:t>ג</w:t>
            </w:r>
          </w:p>
        </w:tc>
      </w:tr>
      <w:tr w:rsidR="0059524A" w:rsidRPr="00E56613" w14:paraId="1A3361F8" w14:textId="77777777" w:rsidTr="0059524A">
        <w:trPr>
          <w:trHeight w:val="315"/>
        </w:trPr>
        <w:tc>
          <w:tcPr>
            <w:tcW w:w="404" w:type="dxa"/>
            <w:tcBorders>
              <w:top w:val="nil"/>
              <w:left w:val="single" w:sz="4" w:space="0" w:color="auto"/>
              <w:bottom w:val="single" w:sz="4" w:space="0" w:color="auto"/>
              <w:right w:val="single" w:sz="4" w:space="0" w:color="auto"/>
            </w:tcBorders>
          </w:tcPr>
          <w:p w14:paraId="1032DDD6" w14:textId="77777777" w:rsidR="0059524A" w:rsidRPr="00E56613" w:rsidRDefault="0059524A" w:rsidP="0059524A">
            <w:pPr>
              <w:numPr>
                <w:ilvl w:val="0"/>
                <w:numId w:val="7"/>
              </w:numPr>
              <w:spacing w:before="0" w:beforeAutospacing="0" w:after="0" w:afterAutospacing="0" w:line="240" w:lineRule="auto"/>
              <w:jc w:val="center"/>
              <w:rPr>
                <w:rFonts w:ascii="David" w:eastAsia="Times New Roman" w:hAnsi="David" w:cs="David"/>
                <w:sz w:val="24"/>
                <w:szCs w:val="24"/>
              </w:rPr>
            </w:pPr>
          </w:p>
        </w:tc>
        <w:tc>
          <w:tcPr>
            <w:tcW w:w="5388" w:type="dxa"/>
            <w:tcBorders>
              <w:top w:val="nil"/>
              <w:left w:val="single" w:sz="4" w:space="0" w:color="auto"/>
              <w:bottom w:val="single" w:sz="4" w:space="0" w:color="auto"/>
              <w:right w:val="single" w:sz="4" w:space="0" w:color="auto"/>
            </w:tcBorders>
            <w:noWrap/>
          </w:tcPr>
          <w:p w14:paraId="0A750A7A" w14:textId="77777777" w:rsidR="0059524A" w:rsidRPr="00E56613" w:rsidRDefault="0059524A" w:rsidP="0059524A">
            <w:pPr>
              <w:spacing w:before="0" w:beforeAutospacing="0" w:after="0" w:afterAutospacing="0" w:line="240" w:lineRule="auto"/>
              <w:ind w:left="281"/>
              <w:jc w:val="both"/>
              <w:rPr>
                <w:rFonts w:ascii="David" w:eastAsia="Times New Roman" w:hAnsi="David" w:cs="David"/>
                <w:sz w:val="24"/>
                <w:szCs w:val="24"/>
              </w:rPr>
            </w:pPr>
            <w:r w:rsidRPr="00E56613">
              <w:rPr>
                <w:rFonts w:ascii="David" w:eastAsia="Times New Roman" w:hAnsi="David" w:cs="David"/>
                <w:sz w:val="24"/>
                <w:szCs w:val="24"/>
                <w:rtl/>
              </w:rPr>
              <w:t>גמר הרכבת נגרות ומסגרות בדירות ובציבורי</w:t>
            </w:r>
          </w:p>
        </w:tc>
        <w:tc>
          <w:tcPr>
            <w:tcW w:w="1311" w:type="dxa"/>
            <w:tcBorders>
              <w:top w:val="nil"/>
              <w:left w:val="single" w:sz="4" w:space="0" w:color="auto"/>
              <w:bottom w:val="single" w:sz="4" w:space="0" w:color="auto"/>
              <w:right w:val="single" w:sz="4" w:space="0" w:color="auto"/>
            </w:tcBorders>
            <w:noWrap/>
          </w:tcPr>
          <w:p w14:paraId="471F927B" w14:textId="77777777" w:rsidR="0059524A" w:rsidRPr="00E56613" w:rsidRDefault="0059524A" w:rsidP="0059524A">
            <w:pPr>
              <w:spacing w:before="0" w:beforeAutospacing="0" w:after="0" w:afterAutospacing="0" w:line="240" w:lineRule="auto"/>
              <w:ind w:left="281"/>
              <w:jc w:val="both"/>
              <w:rPr>
                <w:rFonts w:ascii="David" w:eastAsia="Times New Roman" w:hAnsi="David" w:cs="David"/>
                <w:sz w:val="24"/>
                <w:szCs w:val="24"/>
              </w:rPr>
            </w:pPr>
            <w:r w:rsidRPr="00E56613">
              <w:rPr>
                <w:rFonts w:ascii="David" w:eastAsia="Times New Roman" w:hAnsi="David" w:cs="David"/>
                <w:sz w:val="24"/>
                <w:szCs w:val="24"/>
              </w:rPr>
              <w:t>3.0%</w:t>
            </w:r>
          </w:p>
        </w:tc>
        <w:tc>
          <w:tcPr>
            <w:tcW w:w="1123" w:type="dxa"/>
            <w:tcBorders>
              <w:top w:val="nil"/>
              <w:left w:val="single" w:sz="4" w:space="0" w:color="auto"/>
              <w:bottom w:val="single" w:sz="4" w:space="0" w:color="auto"/>
              <w:right w:val="single" w:sz="4" w:space="0" w:color="auto"/>
            </w:tcBorders>
            <w:noWrap/>
          </w:tcPr>
          <w:p w14:paraId="21436050" w14:textId="77777777" w:rsidR="0059524A" w:rsidRPr="00E56613" w:rsidRDefault="0059524A" w:rsidP="0059524A">
            <w:pPr>
              <w:spacing w:before="0" w:beforeAutospacing="0" w:after="0" w:afterAutospacing="0" w:line="240" w:lineRule="auto"/>
              <w:ind w:left="281"/>
              <w:jc w:val="both"/>
              <w:rPr>
                <w:rFonts w:ascii="David" w:eastAsia="Times New Roman" w:hAnsi="David" w:cs="David"/>
                <w:sz w:val="24"/>
                <w:szCs w:val="24"/>
              </w:rPr>
            </w:pPr>
            <w:r w:rsidRPr="00E56613">
              <w:rPr>
                <w:rFonts w:ascii="David" w:eastAsia="Times New Roman" w:hAnsi="David" w:cs="David"/>
                <w:sz w:val="24"/>
                <w:szCs w:val="24"/>
              </w:rPr>
              <w:t>69%</w:t>
            </w:r>
          </w:p>
        </w:tc>
        <w:tc>
          <w:tcPr>
            <w:tcW w:w="1559" w:type="dxa"/>
            <w:tcBorders>
              <w:top w:val="nil"/>
              <w:left w:val="single" w:sz="4" w:space="0" w:color="auto"/>
              <w:bottom w:val="single" w:sz="4" w:space="0" w:color="auto"/>
              <w:right w:val="single" w:sz="4" w:space="0" w:color="auto"/>
            </w:tcBorders>
            <w:noWrap/>
          </w:tcPr>
          <w:p w14:paraId="30D2988F" w14:textId="77777777" w:rsidR="0059524A" w:rsidRPr="00E56613" w:rsidRDefault="0059524A" w:rsidP="0059524A">
            <w:pPr>
              <w:spacing w:before="0" w:beforeAutospacing="0" w:after="0" w:afterAutospacing="0" w:line="240" w:lineRule="auto"/>
              <w:ind w:left="281"/>
              <w:jc w:val="both"/>
              <w:rPr>
                <w:rFonts w:ascii="David" w:eastAsia="Times New Roman" w:hAnsi="David" w:cs="David"/>
                <w:sz w:val="24"/>
                <w:szCs w:val="24"/>
              </w:rPr>
            </w:pPr>
            <w:r w:rsidRPr="00E56613">
              <w:rPr>
                <w:rFonts w:ascii="David" w:eastAsia="Times New Roman" w:hAnsi="David" w:cs="David"/>
                <w:sz w:val="24"/>
                <w:szCs w:val="24"/>
                <w:rtl/>
              </w:rPr>
              <w:t>ג</w:t>
            </w:r>
          </w:p>
        </w:tc>
      </w:tr>
      <w:tr w:rsidR="0059524A" w:rsidRPr="00E56613" w14:paraId="145DE580" w14:textId="77777777" w:rsidTr="0059524A">
        <w:trPr>
          <w:trHeight w:val="315"/>
        </w:trPr>
        <w:tc>
          <w:tcPr>
            <w:tcW w:w="404" w:type="dxa"/>
            <w:tcBorders>
              <w:top w:val="nil"/>
              <w:left w:val="single" w:sz="4" w:space="0" w:color="auto"/>
              <w:bottom w:val="single" w:sz="4" w:space="0" w:color="auto"/>
              <w:right w:val="single" w:sz="4" w:space="0" w:color="auto"/>
            </w:tcBorders>
          </w:tcPr>
          <w:p w14:paraId="40422D87" w14:textId="77777777" w:rsidR="0059524A" w:rsidRPr="00E56613" w:rsidRDefault="0059524A" w:rsidP="0059524A">
            <w:pPr>
              <w:numPr>
                <w:ilvl w:val="0"/>
                <w:numId w:val="7"/>
              </w:numPr>
              <w:spacing w:before="0" w:beforeAutospacing="0" w:after="0" w:afterAutospacing="0" w:line="240" w:lineRule="auto"/>
              <w:jc w:val="center"/>
              <w:rPr>
                <w:rFonts w:ascii="David" w:eastAsia="Times New Roman" w:hAnsi="David" w:cs="David"/>
                <w:sz w:val="24"/>
                <w:szCs w:val="24"/>
              </w:rPr>
            </w:pPr>
          </w:p>
        </w:tc>
        <w:tc>
          <w:tcPr>
            <w:tcW w:w="5388" w:type="dxa"/>
            <w:tcBorders>
              <w:top w:val="nil"/>
              <w:left w:val="single" w:sz="4" w:space="0" w:color="auto"/>
              <w:bottom w:val="single" w:sz="4" w:space="0" w:color="auto"/>
              <w:right w:val="single" w:sz="4" w:space="0" w:color="auto"/>
            </w:tcBorders>
            <w:noWrap/>
          </w:tcPr>
          <w:p w14:paraId="45D963FE" w14:textId="77777777" w:rsidR="0059524A" w:rsidRPr="00E56613" w:rsidRDefault="0059524A" w:rsidP="0059524A">
            <w:pPr>
              <w:spacing w:before="0" w:beforeAutospacing="0" w:after="0" w:afterAutospacing="0" w:line="240" w:lineRule="auto"/>
              <w:ind w:left="281"/>
              <w:jc w:val="both"/>
              <w:rPr>
                <w:rFonts w:ascii="David" w:eastAsia="Times New Roman" w:hAnsi="David" w:cs="David"/>
                <w:sz w:val="24"/>
                <w:szCs w:val="24"/>
              </w:rPr>
            </w:pPr>
            <w:r w:rsidRPr="00E56613">
              <w:rPr>
                <w:rFonts w:ascii="David" w:eastAsia="Times New Roman" w:hAnsi="David" w:cs="David"/>
                <w:sz w:val="24"/>
                <w:szCs w:val="24"/>
                <w:rtl/>
              </w:rPr>
              <w:t>גמר הרכבת אלומיניום בדירות</w:t>
            </w:r>
          </w:p>
        </w:tc>
        <w:tc>
          <w:tcPr>
            <w:tcW w:w="1311" w:type="dxa"/>
            <w:tcBorders>
              <w:top w:val="nil"/>
              <w:left w:val="single" w:sz="4" w:space="0" w:color="auto"/>
              <w:bottom w:val="single" w:sz="4" w:space="0" w:color="auto"/>
              <w:right w:val="single" w:sz="4" w:space="0" w:color="auto"/>
            </w:tcBorders>
            <w:noWrap/>
          </w:tcPr>
          <w:p w14:paraId="3FDDD9D8" w14:textId="77777777" w:rsidR="0059524A" w:rsidRPr="00E56613" w:rsidRDefault="0059524A" w:rsidP="0059524A">
            <w:pPr>
              <w:spacing w:before="0" w:beforeAutospacing="0" w:after="0" w:afterAutospacing="0" w:line="240" w:lineRule="auto"/>
              <w:ind w:left="281"/>
              <w:jc w:val="both"/>
              <w:rPr>
                <w:rFonts w:ascii="David" w:eastAsia="Times New Roman" w:hAnsi="David" w:cs="David"/>
                <w:sz w:val="24"/>
                <w:szCs w:val="24"/>
              </w:rPr>
            </w:pPr>
            <w:r w:rsidRPr="00E56613">
              <w:rPr>
                <w:rFonts w:ascii="David" w:eastAsia="Times New Roman" w:hAnsi="David" w:cs="David"/>
                <w:sz w:val="24"/>
                <w:szCs w:val="24"/>
              </w:rPr>
              <w:t>7.5%</w:t>
            </w:r>
          </w:p>
        </w:tc>
        <w:tc>
          <w:tcPr>
            <w:tcW w:w="1123" w:type="dxa"/>
            <w:tcBorders>
              <w:top w:val="nil"/>
              <w:left w:val="single" w:sz="4" w:space="0" w:color="auto"/>
              <w:bottom w:val="single" w:sz="4" w:space="0" w:color="auto"/>
              <w:right w:val="single" w:sz="4" w:space="0" w:color="auto"/>
            </w:tcBorders>
            <w:noWrap/>
          </w:tcPr>
          <w:p w14:paraId="3CFB13C1" w14:textId="77777777" w:rsidR="0059524A" w:rsidRPr="00E56613" w:rsidRDefault="0059524A" w:rsidP="0059524A">
            <w:pPr>
              <w:spacing w:before="0" w:beforeAutospacing="0" w:after="0" w:afterAutospacing="0" w:line="240" w:lineRule="auto"/>
              <w:ind w:left="281"/>
              <w:jc w:val="both"/>
              <w:rPr>
                <w:rFonts w:ascii="David" w:eastAsia="Times New Roman" w:hAnsi="David" w:cs="David"/>
                <w:sz w:val="24"/>
                <w:szCs w:val="24"/>
              </w:rPr>
            </w:pPr>
            <w:r w:rsidRPr="00E56613">
              <w:rPr>
                <w:rFonts w:ascii="David" w:eastAsia="Times New Roman" w:hAnsi="David" w:cs="David"/>
                <w:sz w:val="24"/>
                <w:szCs w:val="24"/>
              </w:rPr>
              <w:t>77%</w:t>
            </w:r>
          </w:p>
        </w:tc>
        <w:tc>
          <w:tcPr>
            <w:tcW w:w="1559" w:type="dxa"/>
            <w:tcBorders>
              <w:top w:val="nil"/>
              <w:left w:val="single" w:sz="4" w:space="0" w:color="auto"/>
              <w:bottom w:val="single" w:sz="4" w:space="0" w:color="auto"/>
              <w:right w:val="single" w:sz="4" w:space="0" w:color="auto"/>
            </w:tcBorders>
            <w:noWrap/>
          </w:tcPr>
          <w:p w14:paraId="07319641" w14:textId="77777777" w:rsidR="0059524A" w:rsidRPr="00E56613" w:rsidRDefault="0059524A" w:rsidP="0059524A">
            <w:pPr>
              <w:spacing w:before="0" w:beforeAutospacing="0" w:after="0" w:afterAutospacing="0" w:line="240" w:lineRule="auto"/>
              <w:ind w:left="281"/>
              <w:jc w:val="both"/>
              <w:rPr>
                <w:rFonts w:ascii="David" w:eastAsia="Times New Roman" w:hAnsi="David" w:cs="David"/>
                <w:sz w:val="24"/>
                <w:szCs w:val="24"/>
              </w:rPr>
            </w:pPr>
            <w:r w:rsidRPr="00E56613">
              <w:rPr>
                <w:rFonts w:ascii="David" w:eastAsia="Times New Roman" w:hAnsi="David" w:cs="David"/>
                <w:sz w:val="24"/>
                <w:szCs w:val="24"/>
                <w:rtl/>
              </w:rPr>
              <w:t>ג</w:t>
            </w:r>
          </w:p>
        </w:tc>
      </w:tr>
      <w:tr w:rsidR="0059524A" w:rsidRPr="00E56613" w14:paraId="7F214DEC" w14:textId="77777777" w:rsidTr="0059524A">
        <w:trPr>
          <w:trHeight w:val="315"/>
        </w:trPr>
        <w:tc>
          <w:tcPr>
            <w:tcW w:w="404" w:type="dxa"/>
            <w:tcBorders>
              <w:top w:val="nil"/>
              <w:left w:val="single" w:sz="4" w:space="0" w:color="auto"/>
              <w:bottom w:val="single" w:sz="4" w:space="0" w:color="auto"/>
              <w:right w:val="single" w:sz="4" w:space="0" w:color="auto"/>
            </w:tcBorders>
          </w:tcPr>
          <w:p w14:paraId="713A2794" w14:textId="77777777" w:rsidR="0059524A" w:rsidRPr="00E56613" w:rsidRDefault="0059524A" w:rsidP="0059524A">
            <w:pPr>
              <w:numPr>
                <w:ilvl w:val="0"/>
                <w:numId w:val="7"/>
              </w:numPr>
              <w:spacing w:before="0" w:beforeAutospacing="0" w:after="0" w:afterAutospacing="0" w:line="240" w:lineRule="auto"/>
              <w:jc w:val="center"/>
              <w:rPr>
                <w:rFonts w:ascii="David" w:eastAsia="Times New Roman" w:hAnsi="David" w:cs="David"/>
                <w:sz w:val="24"/>
                <w:szCs w:val="24"/>
              </w:rPr>
            </w:pPr>
          </w:p>
        </w:tc>
        <w:tc>
          <w:tcPr>
            <w:tcW w:w="5388" w:type="dxa"/>
            <w:tcBorders>
              <w:top w:val="nil"/>
              <w:left w:val="single" w:sz="4" w:space="0" w:color="auto"/>
              <w:bottom w:val="single" w:sz="4" w:space="0" w:color="auto"/>
              <w:right w:val="single" w:sz="4" w:space="0" w:color="auto"/>
            </w:tcBorders>
            <w:noWrap/>
          </w:tcPr>
          <w:p w14:paraId="5F0D4EED" w14:textId="77777777" w:rsidR="0059524A" w:rsidRPr="00E56613" w:rsidRDefault="0059524A" w:rsidP="0059524A">
            <w:pPr>
              <w:spacing w:before="0" w:beforeAutospacing="0" w:after="0" w:afterAutospacing="0" w:line="240" w:lineRule="auto"/>
              <w:ind w:left="281"/>
              <w:jc w:val="both"/>
              <w:rPr>
                <w:rFonts w:ascii="David" w:eastAsia="Times New Roman" w:hAnsi="David" w:cs="David"/>
                <w:sz w:val="24"/>
                <w:szCs w:val="24"/>
              </w:rPr>
            </w:pPr>
            <w:r w:rsidRPr="00E56613">
              <w:rPr>
                <w:rFonts w:ascii="David" w:eastAsia="Times New Roman" w:hAnsi="David" w:cs="David"/>
                <w:sz w:val="24"/>
                <w:szCs w:val="24"/>
                <w:rtl/>
              </w:rPr>
              <w:t>גמר הרכבת מסתורי כביסה</w:t>
            </w:r>
          </w:p>
        </w:tc>
        <w:tc>
          <w:tcPr>
            <w:tcW w:w="1311" w:type="dxa"/>
            <w:tcBorders>
              <w:top w:val="nil"/>
              <w:left w:val="single" w:sz="4" w:space="0" w:color="auto"/>
              <w:bottom w:val="single" w:sz="4" w:space="0" w:color="auto"/>
              <w:right w:val="single" w:sz="4" w:space="0" w:color="auto"/>
            </w:tcBorders>
            <w:noWrap/>
          </w:tcPr>
          <w:p w14:paraId="1C99C52C" w14:textId="77777777" w:rsidR="0059524A" w:rsidRPr="00E56613" w:rsidRDefault="0059524A" w:rsidP="0059524A">
            <w:pPr>
              <w:spacing w:before="0" w:beforeAutospacing="0" w:after="0" w:afterAutospacing="0" w:line="240" w:lineRule="auto"/>
              <w:ind w:left="281"/>
              <w:jc w:val="both"/>
              <w:rPr>
                <w:rFonts w:ascii="David" w:eastAsia="Times New Roman" w:hAnsi="David" w:cs="David"/>
                <w:sz w:val="24"/>
                <w:szCs w:val="24"/>
              </w:rPr>
            </w:pPr>
            <w:r w:rsidRPr="00E56613">
              <w:rPr>
                <w:rFonts w:ascii="David" w:eastAsia="Times New Roman" w:hAnsi="David" w:cs="David"/>
                <w:sz w:val="24"/>
                <w:szCs w:val="24"/>
              </w:rPr>
              <w:t>0.5%</w:t>
            </w:r>
          </w:p>
        </w:tc>
        <w:tc>
          <w:tcPr>
            <w:tcW w:w="1123" w:type="dxa"/>
            <w:tcBorders>
              <w:top w:val="nil"/>
              <w:left w:val="single" w:sz="4" w:space="0" w:color="auto"/>
              <w:bottom w:val="single" w:sz="4" w:space="0" w:color="auto"/>
              <w:right w:val="single" w:sz="4" w:space="0" w:color="auto"/>
            </w:tcBorders>
            <w:noWrap/>
          </w:tcPr>
          <w:p w14:paraId="522DF21D" w14:textId="77777777" w:rsidR="0059524A" w:rsidRPr="00E56613" w:rsidRDefault="0059524A" w:rsidP="0059524A">
            <w:pPr>
              <w:spacing w:before="0" w:beforeAutospacing="0" w:after="0" w:afterAutospacing="0" w:line="240" w:lineRule="auto"/>
              <w:ind w:left="281"/>
              <w:jc w:val="both"/>
              <w:rPr>
                <w:rFonts w:ascii="David" w:eastAsia="Times New Roman" w:hAnsi="David" w:cs="David"/>
                <w:sz w:val="24"/>
                <w:szCs w:val="24"/>
              </w:rPr>
            </w:pPr>
            <w:r w:rsidRPr="00E56613">
              <w:rPr>
                <w:rFonts w:ascii="David" w:eastAsia="Times New Roman" w:hAnsi="David" w:cs="David"/>
                <w:sz w:val="24"/>
                <w:szCs w:val="24"/>
              </w:rPr>
              <w:t>77%</w:t>
            </w:r>
          </w:p>
        </w:tc>
        <w:tc>
          <w:tcPr>
            <w:tcW w:w="1559" w:type="dxa"/>
            <w:tcBorders>
              <w:top w:val="nil"/>
              <w:left w:val="single" w:sz="4" w:space="0" w:color="auto"/>
              <w:bottom w:val="single" w:sz="4" w:space="0" w:color="auto"/>
              <w:right w:val="single" w:sz="4" w:space="0" w:color="auto"/>
            </w:tcBorders>
            <w:noWrap/>
          </w:tcPr>
          <w:p w14:paraId="47AE272A" w14:textId="77777777" w:rsidR="0059524A" w:rsidRPr="00E56613" w:rsidRDefault="0059524A" w:rsidP="0059524A">
            <w:pPr>
              <w:spacing w:before="0" w:beforeAutospacing="0" w:after="0" w:afterAutospacing="0" w:line="240" w:lineRule="auto"/>
              <w:ind w:left="281"/>
              <w:jc w:val="both"/>
              <w:rPr>
                <w:rFonts w:ascii="David" w:eastAsia="Times New Roman" w:hAnsi="David" w:cs="David"/>
                <w:sz w:val="24"/>
                <w:szCs w:val="24"/>
              </w:rPr>
            </w:pPr>
            <w:r w:rsidRPr="00E56613">
              <w:rPr>
                <w:rFonts w:ascii="David" w:eastAsia="Times New Roman" w:hAnsi="David" w:cs="David"/>
                <w:sz w:val="24"/>
                <w:szCs w:val="24"/>
                <w:rtl/>
              </w:rPr>
              <w:t>ג</w:t>
            </w:r>
          </w:p>
        </w:tc>
      </w:tr>
      <w:tr w:rsidR="0059524A" w:rsidRPr="00E56613" w14:paraId="472579B0" w14:textId="77777777" w:rsidTr="0059524A">
        <w:trPr>
          <w:trHeight w:val="315"/>
        </w:trPr>
        <w:tc>
          <w:tcPr>
            <w:tcW w:w="404" w:type="dxa"/>
            <w:tcBorders>
              <w:top w:val="nil"/>
              <w:left w:val="single" w:sz="4" w:space="0" w:color="auto"/>
              <w:bottom w:val="single" w:sz="4" w:space="0" w:color="auto"/>
              <w:right w:val="single" w:sz="4" w:space="0" w:color="auto"/>
            </w:tcBorders>
          </w:tcPr>
          <w:p w14:paraId="3BB74481" w14:textId="77777777" w:rsidR="0059524A" w:rsidRPr="00E56613" w:rsidRDefault="0059524A" w:rsidP="0059524A">
            <w:pPr>
              <w:numPr>
                <w:ilvl w:val="0"/>
                <w:numId w:val="7"/>
              </w:numPr>
              <w:spacing w:before="0" w:beforeAutospacing="0" w:after="0" w:afterAutospacing="0" w:line="240" w:lineRule="auto"/>
              <w:jc w:val="center"/>
              <w:rPr>
                <w:rFonts w:ascii="David" w:eastAsia="Times New Roman" w:hAnsi="David" w:cs="David"/>
                <w:sz w:val="24"/>
                <w:szCs w:val="24"/>
              </w:rPr>
            </w:pPr>
          </w:p>
        </w:tc>
        <w:tc>
          <w:tcPr>
            <w:tcW w:w="5388" w:type="dxa"/>
            <w:tcBorders>
              <w:top w:val="nil"/>
              <w:left w:val="single" w:sz="4" w:space="0" w:color="auto"/>
              <w:bottom w:val="single" w:sz="4" w:space="0" w:color="auto"/>
              <w:right w:val="single" w:sz="4" w:space="0" w:color="auto"/>
            </w:tcBorders>
            <w:noWrap/>
          </w:tcPr>
          <w:p w14:paraId="00CBE6C1" w14:textId="77777777" w:rsidR="0059524A" w:rsidRPr="00E56613" w:rsidRDefault="0059524A" w:rsidP="0059524A">
            <w:pPr>
              <w:spacing w:before="0" w:beforeAutospacing="0" w:after="0" w:afterAutospacing="0" w:line="240" w:lineRule="auto"/>
              <w:ind w:left="281"/>
              <w:jc w:val="both"/>
              <w:rPr>
                <w:rFonts w:ascii="David" w:eastAsia="Times New Roman" w:hAnsi="David" w:cs="David"/>
                <w:sz w:val="24"/>
                <w:szCs w:val="24"/>
              </w:rPr>
            </w:pPr>
            <w:r w:rsidRPr="00E56613">
              <w:rPr>
                <w:rFonts w:ascii="David" w:eastAsia="Times New Roman" w:hAnsi="David" w:cs="David"/>
                <w:sz w:val="24"/>
                <w:szCs w:val="24"/>
                <w:rtl/>
              </w:rPr>
              <w:t>גמר מעליות</w:t>
            </w:r>
          </w:p>
        </w:tc>
        <w:tc>
          <w:tcPr>
            <w:tcW w:w="1311" w:type="dxa"/>
            <w:tcBorders>
              <w:top w:val="nil"/>
              <w:left w:val="single" w:sz="4" w:space="0" w:color="auto"/>
              <w:bottom w:val="single" w:sz="4" w:space="0" w:color="auto"/>
              <w:right w:val="single" w:sz="4" w:space="0" w:color="auto"/>
            </w:tcBorders>
            <w:noWrap/>
          </w:tcPr>
          <w:p w14:paraId="29601E15" w14:textId="77777777" w:rsidR="0059524A" w:rsidRPr="00E56613" w:rsidRDefault="0059524A" w:rsidP="0059524A">
            <w:pPr>
              <w:spacing w:before="0" w:beforeAutospacing="0" w:after="0" w:afterAutospacing="0" w:line="240" w:lineRule="auto"/>
              <w:ind w:left="281"/>
              <w:jc w:val="both"/>
              <w:rPr>
                <w:rFonts w:ascii="David" w:eastAsia="Times New Roman" w:hAnsi="David" w:cs="David"/>
                <w:sz w:val="24"/>
                <w:szCs w:val="24"/>
              </w:rPr>
            </w:pPr>
            <w:r w:rsidRPr="00E56613">
              <w:rPr>
                <w:rFonts w:ascii="David" w:eastAsia="Times New Roman" w:hAnsi="David" w:cs="David"/>
                <w:sz w:val="24"/>
                <w:szCs w:val="24"/>
              </w:rPr>
              <w:t>3.5%</w:t>
            </w:r>
          </w:p>
        </w:tc>
        <w:tc>
          <w:tcPr>
            <w:tcW w:w="1123" w:type="dxa"/>
            <w:tcBorders>
              <w:top w:val="nil"/>
              <w:left w:val="single" w:sz="4" w:space="0" w:color="auto"/>
              <w:bottom w:val="single" w:sz="4" w:space="0" w:color="auto"/>
              <w:right w:val="single" w:sz="4" w:space="0" w:color="auto"/>
            </w:tcBorders>
            <w:noWrap/>
          </w:tcPr>
          <w:p w14:paraId="676EC64C" w14:textId="77777777" w:rsidR="0059524A" w:rsidRPr="00E56613" w:rsidRDefault="0059524A" w:rsidP="0059524A">
            <w:pPr>
              <w:spacing w:before="0" w:beforeAutospacing="0" w:after="0" w:afterAutospacing="0" w:line="240" w:lineRule="auto"/>
              <w:ind w:left="281"/>
              <w:jc w:val="both"/>
              <w:rPr>
                <w:rFonts w:ascii="David" w:eastAsia="Times New Roman" w:hAnsi="David" w:cs="David"/>
                <w:sz w:val="24"/>
                <w:szCs w:val="24"/>
              </w:rPr>
            </w:pPr>
            <w:r w:rsidRPr="00E56613">
              <w:rPr>
                <w:rFonts w:ascii="David" w:eastAsia="Times New Roman" w:hAnsi="David" w:cs="David"/>
                <w:sz w:val="24"/>
                <w:szCs w:val="24"/>
              </w:rPr>
              <w:t>81%</w:t>
            </w:r>
          </w:p>
        </w:tc>
        <w:tc>
          <w:tcPr>
            <w:tcW w:w="1559" w:type="dxa"/>
            <w:tcBorders>
              <w:top w:val="nil"/>
              <w:left w:val="single" w:sz="4" w:space="0" w:color="auto"/>
              <w:bottom w:val="single" w:sz="4" w:space="0" w:color="auto"/>
              <w:right w:val="single" w:sz="4" w:space="0" w:color="auto"/>
            </w:tcBorders>
            <w:noWrap/>
          </w:tcPr>
          <w:p w14:paraId="1FBA3F92" w14:textId="77777777" w:rsidR="0059524A" w:rsidRPr="00E56613" w:rsidRDefault="0059524A" w:rsidP="0059524A">
            <w:pPr>
              <w:spacing w:before="0" w:beforeAutospacing="0" w:after="0" w:afterAutospacing="0" w:line="240" w:lineRule="auto"/>
              <w:ind w:left="281"/>
              <w:jc w:val="both"/>
              <w:rPr>
                <w:rFonts w:ascii="David" w:eastAsia="Times New Roman" w:hAnsi="David" w:cs="David"/>
                <w:sz w:val="24"/>
                <w:szCs w:val="24"/>
              </w:rPr>
            </w:pPr>
            <w:r w:rsidRPr="00E56613">
              <w:rPr>
                <w:rFonts w:ascii="David" w:eastAsia="Times New Roman" w:hAnsi="David" w:cs="David"/>
                <w:sz w:val="24"/>
                <w:szCs w:val="24"/>
                <w:rtl/>
              </w:rPr>
              <w:t>א</w:t>
            </w:r>
          </w:p>
        </w:tc>
      </w:tr>
      <w:tr w:rsidR="0059524A" w:rsidRPr="00E56613" w14:paraId="4884B89E" w14:textId="77777777" w:rsidTr="0059524A">
        <w:trPr>
          <w:trHeight w:val="315"/>
        </w:trPr>
        <w:tc>
          <w:tcPr>
            <w:tcW w:w="404" w:type="dxa"/>
            <w:tcBorders>
              <w:top w:val="nil"/>
              <w:left w:val="single" w:sz="4" w:space="0" w:color="auto"/>
              <w:bottom w:val="single" w:sz="4" w:space="0" w:color="auto"/>
              <w:right w:val="single" w:sz="4" w:space="0" w:color="auto"/>
            </w:tcBorders>
          </w:tcPr>
          <w:p w14:paraId="03BA30E1" w14:textId="77777777" w:rsidR="0059524A" w:rsidRPr="00E56613" w:rsidRDefault="0059524A" w:rsidP="0059524A">
            <w:pPr>
              <w:numPr>
                <w:ilvl w:val="0"/>
                <w:numId w:val="7"/>
              </w:numPr>
              <w:spacing w:before="0" w:beforeAutospacing="0" w:after="0" w:afterAutospacing="0" w:line="240" w:lineRule="auto"/>
              <w:jc w:val="center"/>
              <w:rPr>
                <w:rFonts w:ascii="David" w:eastAsia="Times New Roman" w:hAnsi="David" w:cs="David"/>
                <w:sz w:val="24"/>
                <w:szCs w:val="24"/>
              </w:rPr>
            </w:pPr>
          </w:p>
        </w:tc>
        <w:tc>
          <w:tcPr>
            <w:tcW w:w="5388" w:type="dxa"/>
            <w:tcBorders>
              <w:top w:val="nil"/>
              <w:left w:val="single" w:sz="4" w:space="0" w:color="auto"/>
              <w:bottom w:val="single" w:sz="4" w:space="0" w:color="auto"/>
              <w:right w:val="single" w:sz="4" w:space="0" w:color="auto"/>
            </w:tcBorders>
            <w:noWrap/>
          </w:tcPr>
          <w:p w14:paraId="18F1D659" w14:textId="77777777" w:rsidR="0059524A" w:rsidRPr="00E56613" w:rsidRDefault="0059524A" w:rsidP="0059524A">
            <w:pPr>
              <w:spacing w:before="0" w:beforeAutospacing="0" w:after="0" w:afterAutospacing="0" w:line="240" w:lineRule="auto"/>
              <w:ind w:left="281"/>
              <w:jc w:val="both"/>
              <w:rPr>
                <w:rFonts w:ascii="David" w:eastAsia="Times New Roman" w:hAnsi="David" w:cs="David"/>
                <w:sz w:val="24"/>
                <w:szCs w:val="24"/>
              </w:rPr>
            </w:pPr>
            <w:r w:rsidRPr="00E56613">
              <w:rPr>
                <w:rFonts w:ascii="David" w:eastAsia="Times New Roman" w:hAnsi="David" w:cs="David"/>
                <w:sz w:val="24"/>
                <w:szCs w:val="24"/>
                <w:rtl/>
              </w:rPr>
              <w:t xml:space="preserve">גמר צבע כולל צבע חוץ </w:t>
            </w:r>
          </w:p>
        </w:tc>
        <w:tc>
          <w:tcPr>
            <w:tcW w:w="1311" w:type="dxa"/>
            <w:tcBorders>
              <w:top w:val="nil"/>
              <w:left w:val="single" w:sz="4" w:space="0" w:color="auto"/>
              <w:bottom w:val="single" w:sz="4" w:space="0" w:color="auto"/>
              <w:right w:val="single" w:sz="4" w:space="0" w:color="auto"/>
            </w:tcBorders>
            <w:noWrap/>
          </w:tcPr>
          <w:p w14:paraId="10B8C710" w14:textId="77777777" w:rsidR="0059524A" w:rsidRPr="00E56613" w:rsidRDefault="0059524A" w:rsidP="0059524A">
            <w:pPr>
              <w:spacing w:before="0" w:beforeAutospacing="0" w:after="0" w:afterAutospacing="0" w:line="240" w:lineRule="auto"/>
              <w:ind w:left="281"/>
              <w:jc w:val="both"/>
              <w:rPr>
                <w:rFonts w:ascii="David" w:eastAsia="Times New Roman" w:hAnsi="David" w:cs="David"/>
                <w:sz w:val="24"/>
                <w:szCs w:val="24"/>
              </w:rPr>
            </w:pPr>
            <w:r w:rsidRPr="00E56613">
              <w:rPr>
                <w:rFonts w:ascii="David" w:eastAsia="Times New Roman" w:hAnsi="David" w:cs="David"/>
                <w:sz w:val="24"/>
                <w:szCs w:val="24"/>
              </w:rPr>
              <w:t>1.5%</w:t>
            </w:r>
          </w:p>
        </w:tc>
        <w:tc>
          <w:tcPr>
            <w:tcW w:w="1123" w:type="dxa"/>
            <w:tcBorders>
              <w:top w:val="nil"/>
              <w:left w:val="single" w:sz="4" w:space="0" w:color="auto"/>
              <w:bottom w:val="single" w:sz="4" w:space="0" w:color="auto"/>
              <w:right w:val="single" w:sz="4" w:space="0" w:color="auto"/>
            </w:tcBorders>
            <w:noWrap/>
          </w:tcPr>
          <w:p w14:paraId="1BB9632B" w14:textId="77777777" w:rsidR="0059524A" w:rsidRPr="00E56613" w:rsidRDefault="0059524A" w:rsidP="0059524A">
            <w:pPr>
              <w:spacing w:before="0" w:beforeAutospacing="0" w:after="0" w:afterAutospacing="0" w:line="240" w:lineRule="auto"/>
              <w:ind w:left="281"/>
              <w:jc w:val="both"/>
              <w:rPr>
                <w:rFonts w:ascii="David" w:eastAsia="Times New Roman" w:hAnsi="David" w:cs="David"/>
                <w:sz w:val="24"/>
                <w:szCs w:val="24"/>
              </w:rPr>
            </w:pPr>
            <w:r w:rsidRPr="00E56613">
              <w:rPr>
                <w:rFonts w:ascii="David" w:eastAsia="Times New Roman" w:hAnsi="David" w:cs="David"/>
                <w:sz w:val="24"/>
                <w:szCs w:val="24"/>
              </w:rPr>
              <w:t>82%</w:t>
            </w:r>
          </w:p>
        </w:tc>
        <w:tc>
          <w:tcPr>
            <w:tcW w:w="1559" w:type="dxa"/>
            <w:tcBorders>
              <w:top w:val="nil"/>
              <w:left w:val="single" w:sz="4" w:space="0" w:color="auto"/>
              <w:bottom w:val="single" w:sz="4" w:space="0" w:color="auto"/>
              <w:right w:val="single" w:sz="4" w:space="0" w:color="auto"/>
            </w:tcBorders>
            <w:noWrap/>
          </w:tcPr>
          <w:p w14:paraId="321E1E7F" w14:textId="77777777" w:rsidR="0059524A" w:rsidRPr="00E56613" w:rsidRDefault="0059524A" w:rsidP="0059524A">
            <w:pPr>
              <w:spacing w:before="0" w:beforeAutospacing="0" w:after="0" w:afterAutospacing="0" w:line="240" w:lineRule="auto"/>
              <w:ind w:left="281"/>
              <w:jc w:val="both"/>
              <w:rPr>
                <w:rFonts w:ascii="David" w:eastAsia="Times New Roman" w:hAnsi="David" w:cs="David"/>
                <w:sz w:val="24"/>
                <w:szCs w:val="24"/>
              </w:rPr>
            </w:pPr>
            <w:r w:rsidRPr="00E56613">
              <w:rPr>
                <w:rFonts w:ascii="David" w:eastAsia="Times New Roman" w:hAnsi="David" w:cs="David"/>
                <w:sz w:val="24"/>
                <w:szCs w:val="24"/>
                <w:rtl/>
              </w:rPr>
              <w:t>ג</w:t>
            </w:r>
          </w:p>
        </w:tc>
      </w:tr>
      <w:tr w:rsidR="0059524A" w:rsidRPr="00E56613" w14:paraId="3089CFFF" w14:textId="77777777" w:rsidTr="0059524A">
        <w:trPr>
          <w:trHeight w:val="315"/>
        </w:trPr>
        <w:tc>
          <w:tcPr>
            <w:tcW w:w="404" w:type="dxa"/>
            <w:tcBorders>
              <w:top w:val="nil"/>
              <w:left w:val="single" w:sz="4" w:space="0" w:color="auto"/>
              <w:bottom w:val="single" w:sz="4" w:space="0" w:color="auto"/>
              <w:right w:val="single" w:sz="4" w:space="0" w:color="auto"/>
            </w:tcBorders>
          </w:tcPr>
          <w:p w14:paraId="26AB4E01" w14:textId="77777777" w:rsidR="0059524A" w:rsidRPr="00E56613" w:rsidRDefault="0059524A" w:rsidP="0059524A">
            <w:pPr>
              <w:numPr>
                <w:ilvl w:val="0"/>
                <w:numId w:val="7"/>
              </w:numPr>
              <w:spacing w:before="0" w:beforeAutospacing="0" w:after="0" w:afterAutospacing="0" w:line="240" w:lineRule="auto"/>
              <w:jc w:val="center"/>
              <w:rPr>
                <w:rFonts w:ascii="David" w:eastAsia="Times New Roman" w:hAnsi="David" w:cs="David"/>
                <w:sz w:val="24"/>
                <w:szCs w:val="24"/>
              </w:rPr>
            </w:pPr>
          </w:p>
        </w:tc>
        <w:tc>
          <w:tcPr>
            <w:tcW w:w="5388" w:type="dxa"/>
            <w:tcBorders>
              <w:top w:val="nil"/>
              <w:left w:val="single" w:sz="4" w:space="0" w:color="auto"/>
              <w:bottom w:val="single" w:sz="4" w:space="0" w:color="auto"/>
              <w:right w:val="single" w:sz="4" w:space="0" w:color="auto"/>
            </w:tcBorders>
            <w:noWrap/>
          </w:tcPr>
          <w:p w14:paraId="14DC5694" w14:textId="77777777" w:rsidR="0059524A" w:rsidRPr="00E56613" w:rsidRDefault="0059524A" w:rsidP="0059524A">
            <w:pPr>
              <w:spacing w:before="0" w:beforeAutospacing="0" w:after="0" w:afterAutospacing="0" w:line="240" w:lineRule="auto"/>
              <w:ind w:left="281"/>
              <w:jc w:val="both"/>
              <w:rPr>
                <w:rFonts w:ascii="David" w:eastAsia="Times New Roman" w:hAnsi="David" w:cs="David"/>
                <w:sz w:val="24"/>
                <w:szCs w:val="24"/>
              </w:rPr>
            </w:pPr>
            <w:r w:rsidRPr="00E56613">
              <w:rPr>
                <w:rFonts w:ascii="David" w:eastAsia="Times New Roman" w:hAnsi="David" w:cs="David"/>
                <w:sz w:val="24"/>
                <w:szCs w:val="24"/>
                <w:rtl/>
              </w:rPr>
              <w:t>גמר הרכבת ארונות מטבח,</w:t>
            </w:r>
            <w:r>
              <w:rPr>
                <w:rFonts w:ascii="David" w:eastAsia="Times New Roman" w:hAnsi="David" w:cs="David" w:hint="cs"/>
                <w:sz w:val="24"/>
                <w:szCs w:val="24"/>
                <w:rtl/>
              </w:rPr>
              <w:t xml:space="preserve"> </w:t>
            </w:r>
            <w:r w:rsidRPr="00E56613">
              <w:rPr>
                <w:rFonts w:ascii="David" w:eastAsia="Times New Roman" w:hAnsi="David" w:cs="David"/>
                <w:sz w:val="24"/>
                <w:szCs w:val="24"/>
                <w:rtl/>
              </w:rPr>
              <w:t>אמבטיה ומשטחי עבודה</w:t>
            </w:r>
          </w:p>
        </w:tc>
        <w:tc>
          <w:tcPr>
            <w:tcW w:w="1311" w:type="dxa"/>
            <w:tcBorders>
              <w:top w:val="nil"/>
              <w:left w:val="single" w:sz="4" w:space="0" w:color="auto"/>
              <w:bottom w:val="single" w:sz="4" w:space="0" w:color="auto"/>
              <w:right w:val="single" w:sz="4" w:space="0" w:color="auto"/>
            </w:tcBorders>
            <w:noWrap/>
          </w:tcPr>
          <w:p w14:paraId="63F239EA" w14:textId="77777777" w:rsidR="0059524A" w:rsidRPr="00E56613" w:rsidRDefault="0059524A" w:rsidP="0059524A">
            <w:pPr>
              <w:spacing w:before="0" w:beforeAutospacing="0" w:after="0" w:afterAutospacing="0" w:line="240" w:lineRule="auto"/>
              <w:ind w:left="281"/>
              <w:jc w:val="both"/>
              <w:rPr>
                <w:rFonts w:ascii="David" w:eastAsia="Times New Roman" w:hAnsi="David" w:cs="David"/>
                <w:sz w:val="24"/>
                <w:szCs w:val="24"/>
              </w:rPr>
            </w:pPr>
            <w:r w:rsidRPr="00E56613">
              <w:rPr>
                <w:rFonts w:ascii="David" w:eastAsia="Times New Roman" w:hAnsi="David" w:cs="David"/>
                <w:sz w:val="24"/>
                <w:szCs w:val="24"/>
              </w:rPr>
              <w:t>1.5%</w:t>
            </w:r>
          </w:p>
        </w:tc>
        <w:tc>
          <w:tcPr>
            <w:tcW w:w="1123" w:type="dxa"/>
            <w:tcBorders>
              <w:top w:val="nil"/>
              <w:left w:val="single" w:sz="4" w:space="0" w:color="auto"/>
              <w:bottom w:val="single" w:sz="4" w:space="0" w:color="auto"/>
              <w:right w:val="single" w:sz="4" w:space="0" w:color="auto"/>
            </w:tcBorders>
            <w:noWrap/>
          </w:tcPr>
          <w:p w14:paraId="5EA4B127" w14:textId="77777777" w:rsidR="0059524A" w:rsidRPr="00E56613" w:rsidRDefault="0059524A" w:rsidP="0059524A">
            <w:pPr>
              <w:spacing w:before="0" w:beforeAutospacing="0" w:after="0" w:afterAutospacing="0" w:line="240" w:lineRule="auto"/>
              <w:ind w:left="281"/>
              <w:jc w:val="both"/>
              <w:rPr>
                <w:rFonts w:ascii="David" w:eastAsia="Times New Roman" w:hAnsi="David" w:cs="David"/>
                <w:sz w:val="24"/>
                <w:szCs w:val="24"/>
              </w:rPr>
            </w:pPr>
            <w:r w:rsidRPr="00E56613">
              <w:rPr>
                <w:rFonts w:ascii="David" w:eastAsia="Times New Roman" w:hAnsi="David" w:cs="David"/>
                <w:sz w:val="24"/>
                <w:szCs w:val="24"/>
              </w:rPr>
              <w:t>84%</w:t>
            </w:r>
          </w:p>
        </w:tc>
        <w:tc>
          <w:tcPr>
            <w:tcW w:w="1559" w:type="dxa"/>
            <w:tcBorders>
              <w:top w:val="nil"/>
              <w:left w:val="single" w:sz="4" w:space="0" w:color="auto"/>
              <w:bottom w:val="single" w:sz="4" w:space="0" w:color="auto"/>
              <w:right w:val="single" w:sz="4" w:space="0" w:color="auto"/>
            </w:tcBorders>
            <w:noWrap/>
          </w:tcPr>
          <w:p w14:paraId="6F2D1BA1" w14:textId="77777777" w:rsidR="0059524A" w:rsidRPr="00E56613" w:rsidRDefault="0059524A" w:rsidP="0059524A">
            <w:pPr>
              <w:spacing w:before="0" w:beforeAutospacing="0" w:after="0" w:afterAutospacing="0" w:line="240" w:lineRule="auto"/>
              <w:ind w:left="281"/>
              <w:jc w:val="both"/>
              <w:rPr>
                <w:rFonts w:ascii="David" w:eastAsia="Times New Roman" w:hAnsi="David" w:cs="David"/>
                <w:sz w:val="24"/>
                <w:szCs w:val="24"/>
              </w:rPr>
            </w:pPr>
            <w:r w:rsidRPr="00E56613">
              <w:rPr>
                <w:rFonts w:ascii="David" w:eastAsia="Times New Roman" w:hAnsi="David" w:cs="David"/>
                <w:sz w:val="24"/>
                <w:szCs w:val="24"/>
                <w:rtl/>
              </w:rPr>
              <w:t>ג</w:t>
            </w:r>
          </w:p>
        </w:tc>
      </w:tr>
      <w:tr w:rsidR="0059524A" w:rsidRPr="00E56613" w14:paraId="2FB6BF32" w14:textId="77777777" w:rsidTr="0059524A">
        <w:trPr>
          <w:trHeight w:val="315"/>
        </w:trPr>
        <w:tc>
          <w:tcPr>
            <w:tcW w:w="404" w:type="dxa"/>
            <w:tcBorders>
              <w:top w:val="nil"/>
              <w:left w:val="single" w:sz="4" w:space="0" w:color="auto"/>
              <w:bottom w:val="single" w:sz="4" w:space="0" w:color="auto"/>
              <w:right w:val="single" w:sz="4" w:space="0" w:color="auto"/>
            </w:tcBorders>
          </w:tcPr>
          <w:p w14:paraId="31FD41AE" w14:textId="77777777" w:rsidR="0059524A" w:rsidRPr="00E56613" w:rsidRDefault="0059524A" w:rsidP="0059524A">
            <w:pPr>
              <w:numPr>
                <w:ilvl w:val="0"/>
                <w:numId w:val="7"/>
              </w:numPr>
              <w:spacing w:before="0" w:beforeAutospacing="0" w:after="0" w:afterAutospacing="0" w:line="240" w:lineRule="auto"/>
              <w:jc w:val="center"/>
              <w:rPr>
                <w:rFonts w:ascii="David" w:eastAsia="Times New Roman" w:hAnsi="David" w:cs="David"/>
                <w:sz w:val="24"/>
                <w:szCs w:val="24"/>
              </w:rPr>
            </w:pPr>
          </w:p>
        </w:tc>
        <w:tc>
          <w:tcPr>
            <w:tcW w:w="5388" w:type="dxa"/>
            <w:tcBorders>
              <w:top w:val="nil"/>
              <w:left w:val="single" w:sz="4" w:space="0" w:color="auto"/>
              <w:bottom w:val="single" w:sz="4" w:space="0" w:color="auto"/>
              <w:right w:val="single" w:sz="4" w:space="0" w:color="auto"/>
            </w:tcBorders>
            <w:noWrap/>
          </w:tcPr>
          <w:p w14:paraId="5BCD7418" w14:textId="77777777" w:rsidR="0059524A" w:rsidRPr="00E56613" w:rsidRDefault="0059524A" w:rsidP="0059524A">
            <w:pPr>
              <w:spacing w:before="0" w:beforeAutospacing="0" w:after="0" w:afterAutospacing="0" w:line="240" w:lineRule="auto"/>
              <w:ind w:left="281"/>
              <w:jc w:val="both"/>
              <w:rPr>
                <w:rFonts w:ascii="David" w:eastAsia="Times New Roman" w:hAnsi="David" w:cs="David"/>
                <w:sz w:val="24"/>
                <w:szCs w:val="24"/>
              </w:rPr>
            </w:pPr>
            <w:r w:rsidRPr="00E56613">
              <w:rPr>
                <w:rFonts w:ascii="David" w:eastAsia="Times New Roman" w:hAnsi="David" w:cs="David"/>
                <w:sz w:val="24"/>
                <w:szCs w:val="24"/>
                <w:rtl/>
              </w:rPr>
              <w:t>גמר מחסנים</w:t>
            </w:r>
          </w:p>
        </w:tc>
        <w:tc>
          <w:tcPr>
            <w:tcW w:w="1311" w:type="dxa"/>
            <w:tcBorders>
              <w:top w:val="nil"/>
              <w:left w:val="single" w:sz="4" w:space="0" w:color="auto"/>
              <w:bottom w:val="single" w:sz="4" w:space="0" w:color="auto"/>
              <w:right w:val="single" w:sz="4" w:space="0" w:color="auto"/>
            </w:tcBorders>
            <w:noWrap/>
          </w:tcPr>
          <w:p w14:paraId="73EBAC49" w14:textId="77777777" w:rsidR="0059524A" w:rsidRPr="00E56613" w:rsidRDefault="0059524A" w:rsidP="0059524A">
            <w:pPr>
              <w:spacing w:before="0" w:beforeAutospacing="0" w:after="0" w:afterAutospacing="0" w:line="240" w:lineRule="auto"/>
              <w:ind w:left="281"/>
              <w:jc w:val="both"/>
              <w:rPr>
                <w:rFonts w:ascii="David" w:eastAsia="Times New Roman" w:hAnsi="David" w:cs="David"/>
                <w:sz w:val="24"/>
                <w:szCs w:val="24"/>
              </w:rPr>
            </w:pPr>
            <w:r w:rsidRPr="00E56613">
              <w:rPr>
                <w:rFonts w:ascii="David" w:eastAsia="Times New Roman" w:hAnsi="David" w:cs="David"/>
                <w:sz w:val="24"/>
                <w:szCs w:val="24"/>
              </w:rPr>
              <w:t>1.0%</w:t>
            </w:r>
          </w:p>
        </w:tc>
        <w:tc>
          <w:tcPr>
            <w:tcW w:w="1123" w:type="dxa"/>
            <w:tcBorders>
              <w:top w:val="nil"/>
              <w:left w:val="single" w:sz="4" w:space="0" w:color="auto"/>
              <w:bottom w:val="single" w:sz="4" w:space="0" w:color="auto"/>
              <w:right w:val="single" w:sz="4" w:space="0" w:color="auto"/>
            </w:tcBorders>
            <w:noWrap/>
          </w:tcPr>
          <w:p w14:paraId="333D581E" w14:textId="77777777" w:rsidR="0059524A" w:rsidRPr="00E56613" w:rsidRDefault="0059524A" w:rsidP="0059524A">
            <w:pPr>
              <w:spacing w:before="0" w:beforeAutospacing="0" w:after="0" w:afterAutospacing="0" w:line="240" w:lineRule="auto"/>
              <w:ind w:left="281"/>
              <w:jc w:val="both"/>
              <w:rPr>
                <w:rFonts w:ascii="David" w:eastAsia="Times New Roman" w:hAnsi="David" w:cs="David"/>
                <w:sz w:val="24"/>
                <w:szCs w:val="24"/>
              </w:rPr>
            </w:pPr>
            <w:r w:rsidRPr="00E56613">
              <w:rPr>
                <w:rFonts w:ascii="David" w:eastAsia="Times New Roman" w:hAnsi="David" w:cs="David"/>
                <w:sz w:val="24"/>
                <w:szCs w:val="24"/>
              </w:rPr>
              <w:t>85%</w:t>
            </w:r>
          </w:p>
        </w:tc>
        <w:tc>
          <w:tcPr>
            <w:tcW w:w="1559" w:type="dxa"/>
            <w:tcBorders>
              <w:top w:val="nil"/>
              <w:left w:val="single" w:sz="4" w:space="0" w:color="auto"/>
              <w:bottom w:val="single" w:sz="4" w:space="0" w:color="auto"/>
              <w:right w:val="single" w:sz="4" w:space="0" w:color="auto"/>
            </w:tcBorders>
            <w:noWrap/>
          </w:tcPr>
          <w:p w14:paraId="536A4A71" w14:textId="77777777" w:rsidR="0059524A" w:rsidRPr="00E56613" w:rsidRDefault="0059524A" w:rsidP="0059524A">
            <w:pPr>
              <w:spacing w:before="0" w:beforeAutospacing="0" w:after="0" w:afterAutospacing="0" w:line="240" w:lineRule="auto"/>
              <w:ind w:left="281"/>
              <w:jc w:val="both"/>
              <w:rPr>
                <w:rFonts w:ascii="David" w:eastAsia="Times New Roman" w:hAnsi="David" w:cs="David"/>
                <w:sz w:val="24"/>
                <w:szCs w:val="24"/>
              </w:rPr>
            </w:pPr>
            <w:r w:rsidRPr="00E56613">
              <w:rPr>
                <w:rFonts w:ascii="David" w:eastAsia="Times New Roman" w:hAnsi="David" w:cs="David"/>
                <w:sz w:val="24"/>
                <w:szCs w:val="24"/>
                <w:rtl/>
              </w:rPr>
              <w:t>א</w:t>
            </w:r>
          </w:p>
        </w:tc>
      </w:tr>
      <w:tr w:rsidR="0059524A" w:rsidRPr="00E56613" w14:paraId="02EE7960" w14:textId="77777777" w:rsidTr="0059524A">
        <w:trPr>
          <w:trHeight w:val="315"/>
        </w:trPr>
        <w:tc>
          <w:tcPr>
            <w:tcW w:w="404" w:type="dxa"/>
            <w:tcBorders>
              <w:top w:val="nil"/>
              <w:left w:val="single" w:sz="4" w:space="0" w:color="auto"/>
              <w:bottom w:val="single" w:sz="4" w:space="0" w:color="auto"/>
              <w:right w:val="single" w:sz="4" w:space="0" w:color="auto"/>
            </w:tcBorders>
          </w:tcPr>
          <w:p w14:paraId="10D1BB75" w14:textId="77777777" w:rsidR="0059524A" w:rsidRPr="00E56613" w:rsidRDefault="0059524A" w:rsidP="0059524A">
            <w:pPr>
              <w:numPr>
                <w:ilvl w:val="0"/>
                <w:numId w:val="7"/>
              </w:numPr>
              <w:spacing w:before="0" w:beforeAutospacing="0" w:after="0" w:afterAutospacing="0" w:line="240" w:lineRule="auto"/>
              <w:jc w:val="center"/>
              <w:rPr>
                <w:rFonts w:ascii="David" w:eastAsia="Times New Roman" w:hAnsi="David" w:cs="David"/>
                <w:sz w:val="24"/>
                <w:szCs w:val="24"/>
              </w:rPr>
            </w:pPr>
          </w:p>
        </w:tc>
        <w:tc>
          <w:tcPr>
            <w:tcW w:w="5388" w:type="dxa"/>
            <w:tcBorders>
              <w:top w:val="nil"/>
              <w:left w:val="single" w:sz="4" w:space="0" w:color="auto"/>
              <w:bottom w:val="single" w:sz="4" w:space="0" w:color="auto"/>
              <w:right w:val="single" w:sz="4" w:space="0" w:color="auto"/>
            </w:tcBorders>
            <w:noWrap/>
          </w:tcPr>
          <w:p w14:paraId="59112642" w14:textId="77777777" w:rsidR="0059524A" w:rsidRPr="00E56613" w:rsidRDefault="0059524A" w:rsidP="0059524A">
            <w:pPr>
              <w:spacing w:before="0" w:beforeAutospacing="0" w:after="0" w:afterAutospacing="0" w:line="240" w:lineRule="auto"/>
              <w:ind w:left="281"/>
              <w:jc w:val="both"/>
              <w:rPr>
                <w:rFonts w:ascii="David" w:eastAsia="Times New Roman" w:hAnsi="David" w:cs="David"/>
                <w:sz w:val="24"/>
                <w:szCs w:val="24"/>
              </w:rPr>
            </w:pPr>
            <w:r w:rsidRPr="00E56613">
              <w:rPr>
                <w:rFonts w:ascii="David" w:eastAsia="Times New Roman" w:hAnsi="David" w:cs="David"/>
                <w:sz w:val="24"/>
                <w:szCs w:val="24"/>
                <w:rtl/>
              </w:rPr>
              <w:t>גמר עבודות במבואות גלריה, כניסה ומרתף</w:t>
            </w:r>
          </w:p>
        </w:tc>
        <w:tc>
          <w:tcPr>
            <w:tcW w:w="1311" w:type="dxa"/>
            <w:tcBorders>
              <w:top w:val="nil"/>
              <w:left w:val="single" w:sz="4" w:space="0" w:color="auto"/>
              <w:bottom w:val="single" w:sz="4" w:space="0" w:color="auto"/>
              <w:right w:val="single" w:sz="4" w:space="0" w:color="auto"/>
            </w:tcBorders>
            <w:noWrap/>
          </w:tcPr>
          <w:p w14:paraId="01F59902" w14:textId="77777777" w:rsidR="0059524A" w:rsidRPr="00E56613" w:rsidRDefault="0059524A" w:rsidP="0059524A">
            <w:pPr>
              <w:spacing w:before="0" w:beforeAutospacing="0" w:after="0" w:afterAutospacing="0" w:line="240" w:lineRule="auto"/>
              <w:ind w:left="281"/>
              <w:jc w:val="both"/>
              <w:rPr>
                <w:rFonts w:ascii="David" w:eastAsia="Times New Roman" w:hAnsi="David" w:cs="David"/>
                <w:sz w:val="24"/>
                <w:szCs w:val="24"/>
              </w:rPr>
            </w:pPr>
            <w:r w:rsidRPr="00E56613">
              <w:rPr>
                <w:rFonts w:ascii="David" w:eastAsia="Times New Roman" w:hAnsi="David" w:cs="David"/>
                <w:sz w:val="24"/>
                <w:szCs w:val="24"/>
              </w:rPr>
              <w:t>2.0%</w:t>
            </w:r>
          </w:p>
        </w:tc>
        <w:tc>
          <w:tcPr>
            <w:tcW w:w="1123" w:type="dxa"/>
            <w:tcBorders>
              <w:top w:val="nil"/>
              <w:left w:val="single" w:sz="4" w:space="0" w:color="auto"/>
              <w:bottom w:val="single" w:sz="4" w:space="0" w:color="auto"/>
              <w:right w:val="single" w:sz="4" w:space="0" w:color="auto"/>
            </w:tcBorders>
            <w:noWrap/>
          </w:tcPr>
          <w:p w14:paraId="45FB8BD6" w14:textId="77777777" w:rsidR="0059524A" w:rsidRPr="00E56613" w:rsidRDefault="0059524A" w:rsidP="0059524A">
            <w:pPr>
              <w:spacing w:before="0" w:beforeAutospacing="0" w:after="0" w:afterAutospacing="0" w:line="240" w:lineRule="auto"/>
              <w:ind w:left="281"/>
              <w:jc w:val="both"/>
              <w:rPr>
                <w:rFonts w:ascii="David" w:eastAsia="Times New Roman" w:hAnsi="David" w:cs="David"/>
                <w:sz w:val="24"/>
                <w:szCs w:val="24"/>
              </w:rPr>
            </w:pPr>
            <w:r w:rsidRPr="00E56613">
              <w:rPr>
                <w:rFonts w:ascii="David" w:eastAsia="Times New Roman" w:hAnsi="David" w:cs="David"/>
                <w:sz w:val="24"/>
                <w:szCs w:val="24"/>
              </w:rPr>
              <w:t>87%</w:t>
            </w:r>
          </w:p>
        </w:tc>
        <w:tc>
          <w:tcPr>
            <w:tcW w:w="1559" w:type="dxa"/>
            <w:tcBorders>
              <w:top w:val="nil"/>
              <w:left w:val="single" w:sz="4" w:space="0" w:color="auto"/>
              <w:bottom w:val="single" w:sz="4" w:space="0" w:color="auto"/>
              <w:right w:val="single" w:sz="4" w:space="0" w:color="auto"/>
            </w:tcBorders>
            <w:noWrap/>
          </w:tcPr>
          <w:p w14:paraId="5E306DBB" w14:textId="77777777" w:rsidR="0059524A" w:rsidRPr="00E56613" w:rsidRDefault="0059524A" w:rsidP="0059524A">
            <w:pPr>
              <w:spacing w:before="0" w:beforeAutospacing="0" w:after="0" w:afterAutospacing="0" w:line="240" w:lineRule="auto"/>
              <w:ind w:left="281"/>
              <w:jc w:val="both"/>
              <w:rPr>
                <w:rFonts w:ascii="David" w:eastAsia="Times New Roman" w:hAnsi="David" w:cs="David"/>
                <w:sz w:val="24"/>
                <w:szCs w:val="24"/>
              </w:rPr>
            </w:pPr>
            <w:r w:rsidRPr="00E56613">
              <w:rPr>
                <w:rFonts w:ascii="David" w:eastAsia="Times New Roman" w:hAnsi="David" w:cs="David"/>
                <w:sz w:val="24"/>
                <w:szCs w:val="24"/>
                <w:rtl/>
              </w:rPr>
              <w:t>א</w:t>
            </w:r>
          </w:p>
        </w:tc>
      </w:tr>
      <w:tr w:rsidR="0059524A" w:rsidRPr="00E56613" w14:paraId="0B45E312" w14:textId="77777777" w:rsidTr="0059524A">
        <w:trPr>
          <w:trHeight w:val="315"/>
        </w:trPr>
        <w:tc>
          <w:tcPr>
            <w:tcW w:w="404" w:type="dxa"/>
            <w:tcBorders>
              <w:top w:val="nil"/>
              <w:left w:val="single" w:sz="4" w:space="0" w:color="auto"/>
              <w:bottom w:val="single" w:sz="4" w:space="0" w:color="auto"/>
              <w:right w:val="single" w:sz="4" w:space="0" w:color="auto"/>
            </w:tcBorders>
          </w:tcPr>
          <w:p w14:paraId="11B31492" w14:textId="77777777" w:rsidR="0059524A" w:rsidRPr="00E56613" w:rsidRDefault="0059524A" w:rsidP="0059524A">
            <w:pPr>
              <w:numPr>
                <w:ilvl w:val="0"/>
                <w:numId w:val="7"/>
              </w:numPr>
              <w:spacing w:before="0" w:beforeAutospacing="0" w:after="0" w:afterAutospacing="0" w:line="240" w:lineRule="auto"/>
              <w:jc w:val="center"/>
              <w:rPr>
                <w:rFonts w:ascii="David" w:eastAsia="Times New Roman" w:hAnsi="David" w:cs="David"/>
                <w:sz w:val="24"/>
                <w:szCs w:val="24"/>
              </w:rPr>
            </w:pPr>
          </w:p>
        </w:tc>
        <w:tc>
          <w:tcPr>
            <w:tcW w:w="5388" w:type="dxa"/>
            <w:tcBorders>
              <w:top w:val="nil"/>
              <w:left w:val="single" w:sz="4" w:space="0" w:color="auto"/>
              <w:bottom w:val="single" w:sz="4" w:space="0" w:color="auto"/>
              <w:right w:val="single" w:sz="4" w:space="0" w:color="auto"/>
            </w:tcBorders>
            <w:noWrap/>
          </w:tcPr>
          <w:p w14:paraId="1E28DD77" w14:textId="77777777" w:rsidR="0059524A" w:rsidRPr="00E56613" w:rsidRDefault="0059524A" w:rsidP="0059524A">
            <w:pPr>
              <w:spacing w:before="0" w:beforeAutospacing="0" w:after="0" w:afterAutospacing="0" w:line="240" w:lineRule="auto"/>
              <w:ind w:left="281"/>
              <w:jc w:val="both"/>
              <w:rPr>
                <w:rFonts w:ascii="David" w:eastAsia="Times New Roman" w:hAnsi="David" w:cs="David"/>
                <w:sz w:val="24"/>
                <w:szCs w:val="24"/>
              </w:rPr>
            </w:pPr>
            <w:r w:rsidRPr="00E56613">
              <w:rPr>
                <w:rFonts w:ascii="David" w:eastAsia="Times New Roman" w:hAnsi="David" w:cs="David"/>
                <w:sz w:val="24"/>
                <w:szCs w:val="24"/>
                <w:rtl/>
              </w:rPr>
              <w:t>גמר חיבור לתשתיות חוץ</w:t>
            </w:r>
          </w:p>
        </w:tc>
        <w:tc>
          <w:tcPr>
            <w:tcW w:w="1311" w:type="dxa"/>
            <w:tcBorders>
              <w:top w:val="nil"/>
              <w:left w:val="single" w:sz="4" w:space="0" w:color="auto"/>
              <w:bottom w:val="single" w:sz="4" w:space="0" w:color="auto"/>
              <w:right w:val="single" w:sz="4" w:space="0" w:color="auto"/>
            </w:tcBorders>
            <w:noWrap/>
          </w:tcPr>
          <w:p w14:paraId="20C4E018" w14:textId="77777777" w:rsidR="0059524A" w:rsidRPr="00E56613" w:rsidRDefault="0059524A" w:rsidP="0059524A">
            <w:pPr>
              <w:spacing w:before="0" w:beforeAutospacing="0" w:after="0" w:afterAutospacing="0" w:line="240" w:lineRule="auto"/>
              <w:ind w:left="281"/>
              <w:jc w:val="both"/>
              <w:rPr>
                <w:rFonts w:ascii="David" w:eastAsia="Times New Roman" w:hAnsi="David" w:cs="David"/>
                <w:sz w:val="24"/>
                <w:szCs w:val="24"/>
              </w:rPr>
            </w:pPr>
            <w:r w:rsidRPr="00E56613">
              <w:rPr>
                <w:rFonts w:ascii="David" w:eastAsia="Times New Roman" w:hAnsi="David" w:cs="David"/>
                <w:sz w:val="24"/>
                <w:szCs w:val="24"/>
              </w:rPr>
              <w:t>0.5%</w:t>
            </w:r>
          </w:p>
        </w:tc>
        <w:tc>
          <w:tcPr>
            <w:tcW w:w="1123" w:type="dxa"/>
            <w:tcBorders>
              <w:top w:val="nil"/>
              <w:left w:val="single" w:sz="4" w:space="0" w:color="auto"/>
              <w:bottom w:val="single" w:sz="4" w:space="0" w:color="auto"/>
              <w:right w:val="single" w:sz="4" w:space="0" w:color="auto"/>
            </w:tcBorders>
            <w:noWrap/>
          </w:tcPr>
          <w:p w14:paraId="3BD5C599" w14:textId="77777777" w:rsidR="0059524A" w:rsidRPr="00E56613" w:rsidRDefault="0059524A" w:rsidP="0059524A">
            <w:pPr>
              <w:spacing w:before="0" w:beforeAutospacing="0" w:after="0" w:afterAutospacing="0" w:line="240" w:lineRule="auto"/>
              <w:ind w:left="281"/>
              <w:jc w:val="both"/>
              <w:rPr>
                <w:rFonts w:ascii="David" w:eastAsia="Times New Roman" w:hAnsi="David" w:cs="David"/>
                <w:sz w:val="24"/>
                <w:szCs w:val="24"/>
              </w:rPr>
            </w:pPr>
            <w:r w:rsidRPr="00E56613">
              <w:rPr>
                <w:rFonts w:ascii="David" w:eastAsia="Times New Roman" w:hAnsi="David" w:cs="David"/>
                <w:sz w:val="24"/>
                <w:szCs w:val="24"/>
              </w:rPr>
              <w:t>87%</w:t>
            </w:r>
          </w:p>
        </w:tc>
        <w:tc>
          <w:tcPr>
            <w:tcW w:w="1559" w:type="dxa"/>
            <w:tcBorders>
              <w:top w:val="nil"/>
              <w:left w:val="single" w:sz="4" w:space="0" w:color="auto"/>
              <w:bottom w:val="single" w:sz="4" w:space="0" w:color="auto"/>
              <w:right w:val="single" w:sz="4" w:space="0" w:color="auto"/>
            </w:tcBorders>
            <w:noWrap/>
          </w:tcPr>
          <w:p w14:paraId="130A3FFF" w14:textId="77777777" w:rsidR="0059524A" w:rsidRPr="00E56613" w:rsidRDefault="0059524A" w:rsidP="0059524A">
            <w:pPr>
              <w:spacing w:before="0" w:beforeAutospacing="0" w:after="0" w:afterAutospacing="0" w:line="240" w:lineRule="auto"/>
              <w:ind w:left="281"/>
              <w:jc w:val="both"/>
              <w:rPr>
                <w:rFonts w:ascii="David" w:eastAsia="Times New Roman" w:hAnsi="David" w:cs="David"/>
                <w:sz w:val="24"/>
                <w:szCs w:val="24"/>
              </w:rPr>
            </w:pPr>
            <w:r w:rsidRPr="00E56613">
              <w:rPr>
                <w:rFonts w:ascii="David" w:eastAsia="Times New Roman" w:hAnsi="David" w:cs="David"/>
                <w:sz w:val="24"/>
                <w:szCs w:val="24"/>
                <w:rtl/>
              </w:rPr>
              <w:t>א</w:t>
            </w:r>
          </w:p>
        </w:tc>
      </w:tr>
      <w:tr w:rsidR="0059524A" w:rsidRPr="00E56613" w14:paraId="071C8D56" w14:textId="77777777" w:rsidTr="0059524A">
        <w:trPr>
          <w:trHeight w:val="315"/>
        </w:trPr>
        <w:tc>
          <w:tcPr>
            <w:tcW w:w="404" w:type="dxa"/>
            <w:tcBorders>
              <w:top w:val="nil"/>
              <w:left w:val="single" w:sz="4" w:space="0" w:color="auto"/>
              <w:bottom w:val="single" w:sz="4" w:space="0" w:color="auto"/>
              <w:right w:val="single" w:sz="4" w:space="0" w:color="auto"/>
            </w:tcBorders>
          </w:tcPr>
          <w:p w14:paraId="1324DD51" w14:textId="77777777" w:rsidR="0059524A" w:rsidRPr="00E56613" w:rsidRDefault="0059524A" w:rsidP="0059524A">
            <w:pPr>
              <w:numPr>
                <w:ilvl w:val="0"/>
                <w:numId w:val="7"/>
              </w:numPr>
              <w:spacing w:before="0" w:beforeAutospacing="0" w:after="0" w:afterAutospacing="0" w:line="240" w:lineRule="auto"/>
              <w:jc w:val="center"/>
              <w:rPr>
                <w:rFonts w:ascii="David" w:eastAsia="Times New Roman" w:hAnsi="David" w:cs="David"/>
                <w:sz w:val="24"/>
                <w:szCs w:val="24"/>
              </w:rPr>
            </w:pPr>
          </w:p>
        </w:tc>
        <w:tc>
          <w:tcPr>
            <w:tcW w:w="5388" w:type="dxa"/>
            <w:tcBorders>
              <w:top w:val="nil"/>
              <w:left w:val="single" w:sz="4" w:space="0" w:color="auto"/>
              <w:bottom w:val="single" w:sz="4" w:space="0" w:color="auto"/>
              <w:right w:val="single" w:sz="4" w:space="0" w:color="auto"/>
            </w:tcBorders>
            <w:noWrap/>
          </w:tcPr>
          <w:p w14:paraId="084B339D" w14:textId="77777777" w:rsidR="0059524A" w:rsidRPr="00E56613" w:rsidRDefault="0059524A" w:rsidP="0059524A">
            <w:pPr>
              <w:spacing w:before="0" w:beforeAutospacing="0" w:after="0" w:afterAutospacing="0" w:line="240" w:lineRule="auto"/>
              <w:ind w:left="281"/>
              <w:jc w:val="both"/>
              <w:rPr>
                <w:rFonts w:ascii="David" w:eastAsia="Times New Roman" w:hAnsi="David" w:cs="David"/>
                <w:sz w:val="24"/>
                <w:szCs w:val="24"/>
              </w:rPr>
            </w:pPr>
            <w:r w:rsidRPr="00E56613">
              <w:rPr>
                <w:rFonts w:ascii="David" w:eastAsia="Times New Roman" w:hAnsi="David" w:cs="David"/>
                <w:sz w:val="24"/>
                <w:szCs w:val="24"/>
                <w:rtl/>
              </w:rPr>
              <w:t>גמר מערכות ציבוריות בבניין</w:t>
            </w:r>
          </w:p>
        </w:tc>
        <w:tc>
          <w:tcPr>
            <w:tcW w:w="1311" w:type="dxa"/>
            <w:tcBorders>
              <w:top w:val="nil"/>
              <w:left w:val="single" w:sz="4" w:space="0" w:color="auto"/>
              <w:bottom w:val="single" w:sz="4" w:space="0" w:color="auto"/>
              <w:right w:val="single" w:sz="4" w:space="0" w:color="auto"/>
            </w:tcBorders>
            <w:noWrap/>
          </w:tcPr>
          <w:p w14:paraId="4807B094" w14:textId="77777777" w:rsidR="0059524A" w:rsidRPr="00E56613" w:rsidRDefault="0059524A" w:rsidP="0059524A">
            <w:pPr>
              <w:spacing w:before="0" w:beforeAutospacing="0" w:after="0" w:afterAutospacing="0" w:line="240" w:lineRule="auto"/>
              <w:ind w:left="281"/>
              <w:jc w:val="both"/>
              <w:rPr>
                <w:rFonts w:ascii="David" w:eastAsia="Times New Roman" w:hAnsi="David" w:cs="David"/>
                <w:sz w:val="24"/>
                <w:szCs w:val="24"/>
              </w:rPr>
            </w:pPr>
            <w:r w:rsidRPr="00E56613">
              <w:rPr>
                <w:rFonts w:ascii="David" w:eastAsia="Times New Roman" w:hAnsi="David" w:cs="David"/>
                <w:sz w:val="24"/>
                <w:szCs w:val="24"/>
              </w:rPr>
              <w:t>5.0%</w:t>
            </w:r>
          </w:p>
        </w:tc>
        <w:tc>
          <w:tcPr>
            <w:tcW w:w="1123" w:type="dxa"/>
            <w:tcBorders>
              <w:top w:val="nil"/>
              <w:left w:val="single" w:sz="4" w:space="0" w:color="auto"/>
              <w:bottom w:val="single" w:sz="4" w:space="0" w:color="auto"/>
              <w:right w:val="single" w:sz="4" w:space="0" w:color="auto"/>
            </w:tcBorders>
            <w:noWrap/>
          </w:tcPr>
          <w:p w14:paraId="6A0DED7D" w14:textId="77777777" w:rsidR="0059524A" w:rsidRPr="00E56613" w:rsidRDefault="0059524A" w:rsidP="0059524A">
            <w:pPr>
              <w:spacing w:before="0" w:beforeAutospacing="0" w:after="0" w:afterAutospacing="0" w:line="240" w:lineRule="auto"/>
              <w:ind w:left="281"/>
              <w:jc w:val="both"/>
              <w:rPr>
                <w:rFonts w:ascii="David" w:eastAsia="Times New Roman" w:hAnsi="David" w:cs="David"/>
                <w:sz w:val="24"/>
                <w:szCs w:val="24"/>
              </w:rPr>
            </w:pPr>
            <w:r w:rsidRPr="00E56613">
              <w:rPr>
                <w:rFonts w:ascii="David" w:eastAsia="Times New Roman" w:hAnsi="David" w:cs="David"/>
                <w:sz w:val="24"/>
                <w:szCs w:val="24"/>
              </w:rPr>
              <w:t>92%</w:t>
            </w:r>
          </w:p>
        </w:tc>
        <w:tc>
          <w:tcPr>
            <w:tcW w:w="1559" w:type="dxa"/>
            <w:tcBorders>
              <w:top w:val="nil"/>
              <w:left w:val="single" w:sz="4" w:space="0" w:color="auto"/>
              <w:bottom w:val="single" w:sz="4" w:space="0" w:color="auto"/>
              <w:right w:val="single" w:sz="4" w:space="0" w:color="auto"/>
            </w:tcBorders>
            <w:noWrap/>
          </w:tcPr>
          <w:p w14:paraId="335CB871" w14:textId="77777777" w:rsidR="0059524A" w:rsidRPr="00E56613" w:rsidRDefault="0059524A" w:rsidP="0059524A">
            <w:pPr>
              <w:spacing w:before="0" w:beforeAutospacing="0" w:after="0" w:afterAutospacing="0" w:line="240" w:lineRule="auto"/>
              <w:ind w:left="281"/>
              <w:jc w:val="both"/>
              <w:rPr>
                <w:rFonts w:ascii="David" w:eastAsia="Times New Roman" w:hAnsi="David" w:cs="David"/>
                <w:sz w:val="24"/>
                <w:szCs w:val="24"/>
              </w:rPr>
            </w:pPr>
            <w:r w:rsidRPr="00E56613">
              <w:rPr>
                <w:rFonts w:ascii="David" w:eastAsia="Times New Roman" w:hAnsi="David" w:cs="David"/>
                <w:sz w:val="24"/>
                <w:szCs w:val="24"/>
                <w:rtl/>
              </w:rPr>
              <w:t>ב</w:t>
            </w:r>
          </w:p>
        </w:tc>
      </w:tr>
      <w:tr w:rsidR="0059524A" w:rsidRPr="00E56613" w14:paraId="6AA41632" w14:textId="77777777" w:rsidTr="0059524A">
        <w:trPr>
          <w:trHeight w:val="315"/>
        </w:trPr>
        <w:tc>
          <w:tcPr>
            <w:tcW w:w="404" w:type="dxa"/>
            <w:tcBorders>
              <w:top w:val="nil"/>
              <w:left w:val="single" w:sz="4" w:space="0" w:color="auto"/>
              <w:bottom w:val="single" w:sz="4" w:space="0" w:color="auto"/>
              <w:right w:val="single" w:sz="4" w:space="0" w:color="auto"/>
            </w:tcBorders>
          </w:tcPr>
          <w:p w14:paraId="6D66DE40" w14:textId="77777777" w:rsidR="0059524A" w:rsidRPr="00E56613" w:rsidRDefault="0059524A" w:rsidP="0059524A">
            <w:pPr>
              <w:numPr>
                <w:ilvl w:val="0"/>
                <w:numId w:val="7"/>
              </w:numPr>
              <w:spacing w:before="0" w:beforeAutospacing="0" w:after="0" w:afterAutospacing="0" w:line="240" w:lineRule="auto"/>
              <w:jc w:val="center"/>
              <w:rPr>
                <w:rFonts w:ascii="David" w:eastAsia="Times New Roman" w:hAnsi="David" w:cs="David"/>
                <w:sz w:val="24"/>
                <w:szCs w:val="24"/>
              </w:rPr>
            </w:pPr>
          </w:p>
        </w:tc>
        <w:tc>
          <w:tcPr>
            <w:tcW w:w="5388" w:type="dxa"/>
            <w:tcBorders>
              <w:top w:val="nil"/>
              <w:left w:val="single" w:sz="4" w:space="0" w:color="auto"/>
              <w:bottom w:val="single" w:sz="4" w:space="0" w:color="auto"/>
              <w:right w:val="single" w:sz="4" w:space="0" w:color="auto"/>
            </w:tcBorders>
            <w:noWrap/>
          </w:tcPr>
          <w:p w14:paraId="1E693E6E" w14:textId="77777777" w:rsidR="0059524A" w:rsidRPr="00E56613" w:rsidRDefault="0059524A" w:rsidP="0059524A">
            <w:pPr>
              <w:spacing w:before="0" w:beforeAutospacing="0" w:after="0" w:afterAutospacing="0" w:line="240" w:lineRule="auto"/>
              <w:ind w:left="281"/>
              <w:jc w:val="both"/>
              <w:rPr>
                <w:rFonts w:ascii="David" w:eastAsia="Times New Roman" w:hAnsi="David" w:cs="David"/>
                <w:sz w:val="24"/>
                <w:szCs w:val="24"/>
              </w:rPr>
            </w:pPr>
            <w:r w:rsidRPr="00E56613">
              <w:rPr>
                <w:rFonts w:ascii="David" w:eastAsia="Times New Roman" w:hAnsi="David" w:cs="David"/>
                <w:sz w:val="24"/>
                <w:szCs w:val="24"/>
                <w:rtl/>
              </w:rPr>
              <w:t>גמר פיתוח</w:t>
            </w:r>
          </w:p>
        </w:tc>
        <w:tc>
          <w:tcPr>
            <w:tcW w:w="1311" w:type="dxa"/>
            <w:tcBorders>
              <w:top w:val="nil"/>
              <w:left w:val="single" w:sz="4" w:space="0" w:color="auto"/>
              <w:bottom w:val="single" w:sz="4" w:space="0" w:color="auto"/>
              <w:right w:val="single" w:sz="4" w:space="0" w:color="auto"/>
            </w:tcBorders>
            <w:noWrap/>
          </w:tcPr>
          <w:p w14:paraId="468CBB22" w14:textId="77777777" w:rsidR="0059524A" w:rsidRPr="00E56613" w:rsidRDefault="0059524A" w:rsidP="0059524A">
            <w:pPr>
              <w:spacing w:before="0" w:beforeAutospacing="0" w:after="0" w:afterAutospacing="0" w:line="240" w:lineRule="auto"/>
              <w:ind w:left="281"/>
              <w:jc w:val="both"/>
              <w:rPr>
                <w:rFonts w:ascii="David" w:eastAsia="Times New Roman" w:hAnsi="David" w:cs="David"/>
                <w:sz w:val="24"/>
                <w:szCs w:val="24"/>
              </w:rPr>
            </w:pPr>
            <w:r w:rsidRPr="00E56613">
              <w:rPr>
                <w:rFonts w:ascii="David" w:eastAsia="Times New Roman" w:hAnsi="David" w:cs="David"/>
                <w:sz w:val="24"/>
                <w:szCs w:val="24"/>
              </w:rPr>
              <w:t>1.0%</w:t>
            </w:r>
          </w:p>
        </w:tc>
        <w:tc>
          <w:tcPr>
            <w:tcW w:w="1123" w:type="dxa"/>
            <w:tcBorders>
              <w:top w:val="nil"/>
              <w:left w:val="single" w:sz="4" w:space="0" w:color="auto"/>
              <w:bottom w:val="single" w:sz="4" w:space="0" w:color="auto"/>
              <w:right w:val="single" w:sz="4" w:space="0" w:color="auto"/>
            </w:tcBorders>
            <w:noWrap/>
          </w:tcPr>
          <w:p w14:paraId="1FF3D188" w14:textId="77777777" w:rsidR="0059524A" w:rsidRPr="00E56613" w:rsidRDefault="0059524A" w:rsidP="0059524A">
            <w:pPr>
              <w:spacing w:before="0" w:beforeAutospacing="0" w:after="0" w:afterAutospacing="0" w:line="240" w:lineRule="auto"/>
              <w:ind w:left="281"/>
              <w:jc w:val="both"/>
              <w:rPr>
                <w:rFonts w:ascii="David" w:eastAsia="Times New Roman" w:hAnsi="David" w:cs="David"/>
                <w:sz w:val="24"/>
                <w:szCs w:val="24"/>
              </w:rPr>
            </w:pPr>
            <w:r w:rsidRPr="00E56613">
              <w:rPr>
                <w:rFonts w:ascii="David" w:eastAsia="Times New Roman" w:hAnsi="David" w:cs="David"/>
                <w:sz w:val="24"/>
                <w:szCs w:val="24"/>
              </w:rPr>
              <w:t>93%</w:t>
            </w:r>
          </w:p>
        </w:tc>
        <w:tc>
          <w:tcPr>
            <w:tcW w:w="1559" w:type="dxa"/>
            <w:tcBorders>
              <w:top w:val="nil"/>
              <w:left w:val="single" w:sz="4" w:space="0" w:color="auto"/>
              <w:bottom w:val="single" w:sz="4" w:space="0" w:color="auto"/>
              <w:right w:val="single" w:sz="4" w:space="0" w:color="auto"/>
            </w:tcBorders>
            <w:noWrap/>
          </w:tcPr>
          <w:p w14:paraId="67BA2180" w14:textId="77777777" w:rsidR="0059524A" w:rsidRPr="00E56613" w:rsidRDefault="0059524A" w:rsidP="0059524A">
            <w:pPr>
              <w:spacing w:before="0" w:beforeAutospacing="0" w:after="0" w:afterAutospacing="0" w:line="240" w:lineRule="auto"/>
              <w:ind w:left="281"/>
              <w:jc w:val="both"/>
              <w:rPr>
                <w:rFonts w:ascii="David" w:eastAsia="Times New Roman" w:hAnsi="David" w:cs="David"/>
                <w:sz w:val="24"/>
                <w:szCs w:val="24"/>
              </w:rPr>
            </w:pPr>
            <w:r w:rsidRPr="00E56613">
              <w:rPr>
                <w:rFonts w:ascii="David" w:eastAsia="Times New Roman" w:hAnsi="David" w:cs="David"/>
                <w:sz w:val="24"/>
                <w:szCs w:val="24"/>
                <w:rtl/>
              </w:rPr>
              <w:t>א</w:t>
            </w:r>
          </w:p>
        </w:tc>
      </w:tr>
      <w:tr w:rsidR="0059524A" w:rsidRPr="00E56613" w14:paraId="219E2080" w14:textId="77777777" w:rsidTr="0059524A">
        <w:trPr>
          <w:trHeight w:val="315"/>
        </w:trPr>
        <w:tc>
          <w:tcPr>
            <w:tcW w:w="404" w:type="dxa"/>
            <w:tcBorders>
              <w:top w:val="nil"/>
              <w:left w:val="single" w:sz="4" w:space="0" w:color="auto"/>
              <w:bottom w:val="single" w:sz="4" w:space="0" w:color="auto"/>
              <w:right w:val="single" w:sz="4" w:space="0" w:color="auto"/>
            </w:tcBorders>
          </w:tcPr>
          <w:p w14:paraId="33F46F2E" w14:textId="77777777" w:rsidR="0059524A" w:rsidRPr="00E56613" w:rsidRDefault="0059524A" w:rsidP="0059524A">
            <w:pPr>
              <w:numPr>
                <w:ilvl w:val="0"/>
                <w:numId w:val="7"/>
              </w:numPr>
              <w:spacing w:before="0" w:beforeAutospacing="0" w:after="0" w:afterAutospacing="0" w:line="240" w:lineRule="auto"/>
              <w:jc w:val="center"/>
              <w:rPr>
                <w:rFonts w:ascii="David" w:eastAsia="Times New Roman" w:hAnsi="David" w:cs="David"/>
                <w:sz w:val="24"/>
                <w:szCs w:val="24"/>
              </w:rPr>
            </w:pPr>
          </w:p>
        </w:tc>
        <w:tc>
          <w:tcPr>
            <w:tcW w:w="5388" w:type="dxa"/>
            <w:tcBorders>
              <w:top w:val="nil"/>
              <w:left w:val="single" w:sz="4" w:space="0" w:color="auto"/>
              <w:bottom w:val="single" w:sz="4" w:space="0" w:color="auto"/>
              <w:right w:val="single" w:sz="4" w:space="0" w:color="auto"/>
            </w:tcBorders>
            <w:noWrap/>
          </w:tcPr>
          <w:p w14:paraId="435A0A95" w14:textId="77777777" w:rsidR="0059524A" w:rsidRPr="00E56613" w:rsidRDefault="0059524A" w:rsidP="0059524A">
            <w:pPr>
              <w:spacing w:before="0" w:beforeAutospacing="0" w:after="0" w:afterAutospacing="0" w:line="240" w:lineRule="auto"/>
              <w:ind w:left="281"/>
              <w:jc w:val="both"/>
              <w:rPr>
                <w:rFonts w:ascii="David" w:eastAsia="Times New Roman" w:hAnsi="David" w:cs="David"/>
                <w:sz w:val="24"/>
                <w:szCs w:val="24"/>
              </w:rPr>
            </w:pPr>
            <w:r w:rsidRPr="00E56613">
              <w:rPr>
                <w:rFonts w:ascii="David" w:eastAsia="Times New Roman" w:hAnsi="David" w:cs="David"/>
                <w:sz w:val="24"/>
                <w:szCs w:val="24"/>
                <w:rtl/>
              </w:rPr>
              <w:t>קבלת טופס 4</w:t>
            </w:r>
          </w:p>
        </w:tc>
        <w:tc>
          <w:tcPr>
            <w:tcW w:w="1311" w:type="dxa"/>
            <w:tcBorders>
              <w:top w:val="nil"/>
              <w:left w:val="single" w:sz="4" w:space="0" w:color="auto"/>
              <w:bottom w:val="single" w:sz="4" w:space="0" w:color="auto"/>
              <w:right w:val="single" w:sz="4" w:space="0" w:color="auto"/>
            </w:tcBorders>
            <w:noWrap/>
          </w:tcPr>
          <w:p w14:paraId="7054CBEB" w14:textId="77777777" w:rsidR="0059524A" w:rsidRPr="00E56613" w:rsidRDefault="0059524A" w:rsidP="0059524A">
            <w:pPr>
              <w:spacing w:before="0" w:beforeAutospacing="0" w:after="0" w:afterAutospacing="0" w:line="240" w:lineRule="auto"/>
              <w:ind w:left="281"/>
              <w:jc w:val="both"/>
              <w:rPr>
                <w:rFonts w:ascii="David" w:eastAsia="Times New Roman" w:hAnsi="David" w:cs="David"/>
                <w:sz w:val="24"/>
                <w:szCs w:val="24"/>
              </w:rPr>
            </w:pPr>
            <w:r w:rsidRPr="00E56613">
              <w:rPr>
                <w:rFonts w:ascii="David" w:eastAsia="Times New Roman" w:hAnsi="David" w:cs="David"/>
                <w:sz w:val="24"/>
                <w:szCs w:val="24"/>
              </w:rPr>
              <w:t>2.0%</w:t>
            </w:r>
          </w:p>
        </w:tc>
        <w:tc>
          <w:tcPr>
            <w:tcW w:w="1123" w:type="dxa"/>
            <w:tcBorders>
              <w:top w:val="nil"/>
              <w:left w:val="single" w:sz="4" w:space="0" w:color="auto"/>
              <w:bottom w:val="single" w:sz="4" w:space="0" w:color="auto"/>
              <w:right w:val="single" w:sz="4" w:space="0" w:color="auto"/>
            </w:tcBorders>
            <w:noWrap/>
          </w:tcPr>
          <w:p w14:paraId="001FF5C1" w14:textId="77777777" w:rsidR="0059524A" w:rsidRPr="00E56613" w:rsidRDefault="0059524A" w:rsidP="0059524A">
            <w:pPr>
              <w:spacing w:before="0" w:beforeAutospacing="0" w:after="0" w:afterAutospacing="0" w:line="240" w:lineRule="auto"/>
              <w:ind w:left="281"/>
              <w:jc w:val="both"/>
              <w:rPr>
                <w:rFonts w:ascii="David" w:eastAsia="Times New Roman" w:hAnsi="David" w:cs="David"/>
                <w:sz w:val="24"/>
                <w:szCs w:val="24"/>
              </w:rPr>
            </w:pPr>
            <w:r w:rsidRPr="00E56613">
              <w:rPr>
                <w:rFonts w:ascii="David" w:eastAsia="Times New Roman" w:hAnsi="David" w:cs="David"/>
                <w:sz w:val="24"/>
                <w:szCs w:val="24"/>
              </w:rPr>
              <w:t>95%</w:t>
            </w:r>
          </w:p>
        </w:tc>
        <w:tc>
          <w:tcPr>
            <w:tcW w:w="1559" w:type="dxa"/>
            <w:tcBorders>
              <w:top w:val="nil"/>
              <w:left w:val="single" w:sz="4" w:space="0" w:color="auto"/>
              <w:bottom w:val="single" w:sz="4" w:space="0" w:color="auto"/>
              <w:right w:val="single" w:sz="4" w:space="0" w:color="auto"/>
            </w:tcBorders>
            <w:noWrap/>
          </w:tcPr>
          <w:p w14:paraId="6523987F" w14:textId="77777777" w:rsidR="0059524A" w:rsidRPr="00E56613" w:rsidRDefault="0059524A" w:rsidP="0059524A">
            <w:pPr>
              <w:spacing w:before="0" w:beforeAutospacing="0" w:after="0" w:afterAutospacing="0" w:line="240" w:lineRule="auto"/>
              <w:ind w:left="281"/>
              <w:jc w:val="both"/>
              <w:rPr>
                <w:rFonts w:ascii="David" w:eastAsia="Times New Roman" w:hAnsi="David" w:cs="David"/>
                <w:sz w:val="24"/>
                <w:szCs w:val="24"/>
              </w:rPr>
            </w:pPr>
            <w:r w:rsidRPr="00E56613">
              <w:rPr>
                <w:rFonts w:ascii="David" w:eastAsia="Times New Roman" w:hAnsi="David" w:cs="David"/>
                <w:sz w:val="24"/>
                <w:szCs w:val="24"/>
                <w:rtl/>
              </w:rPr>
              <w:t>א</w:t>
            </w:r>
          </w:p>
        </w:tc>
      </w:tr>
      <w:tr w:rsidR="0059524A" w:rsidRPr="00E56613" w14:paraId="4105ECE0" w14:textId="77777777" w:rsidTr="0059524A">
        <w:trPr>
          <w:trHeight w:val="315"/>
        </w:trPr>
        <w:tc>
          <w:tcPr>
            <w:tcW w:w="404" w:type="dxa"/>
            <w:tcBorders>
              <w:top w:val="nil"/>
              <w:left w:val="single" w:sz="4" w:space="0" w:color="auto"/>
              <w:bottom w:val="single" w:sz="4" w:space="0" w:color="auto"/>
              <w:right w:val="single" w:sz="4" w:space="0" w:color="auto"/>
            </w:tcBorders>
          </w:tcPr>
          <w:p w14:paraId="4A5180A0" w14:textId="77777777" w:rsidR="0059524A" w:rsidRPr="00E56613" w:rsidRDefault="0059524A" w:rsidP="0059524A">
            <w:pPr>
              <w:numPr>
                <w:ilvl w:val="0"/>
                <w:numId w:val="7"/>
              </w:numPr>
              <w:spacing w:before="0" w:beforeAutospacing="0" w:after="0" w:afterAutospacing="0" w:line="240" w:lineRule="auto"/>
              <w:jc w:val="center"/>
              <w:rPr>
                <w:rFonts w:ascii="David" w:eastAsia="Times New Roman" w:hAnsi="David" w:cs="David"/>
                <w:sz w:val="24"/>
                <w:szCs w:val="24"/>
              </w:rPr>
            </w:pPr>
          </w:p>
        </w:tc>
        <w:tc>
          <w:tcPr>
            <w:tcW w:w="5388" w:type="dxa"/>
            <w:tcBorders>
              <w:top w:val="nil"/>
              <w:left w:val="single" w:sz="4" w:space="0" w:color="auto"/>
              <w:bottom w:val="single" w:sz="4" w:space="0" w:color="auto"/>
              <w:right w:val="single" w:sz="4" w:space="0" w:color="auto"/>
            </w:tcBorders>
            <w:noWrap/>
          </w:tcPr>
          <w:p w14:paraId="33C067D2" w14:textId="77777777" w:rsidR="0059524A" w:rsidRPr="00E56613" w:rsidRDefault="0059524A" w:rsidP="0059524A">
            <w:pPr>
              <w:spacing w:before="0" w:beforeAutospacing="0" w:after="0" w:afterAutospacing="0" w:line="240" w:lineRule="auto"/>
              <w:ind w:left="281"/>
              <w:jc w:val="both"/>
              <w:rPr>
                <w:rFonts w:ascii="David" w:eastAsia="Times New Roman" w:hAnsi="David" w:cs="David"/>
                <w:sz w:val="24"/>
                <w:szCs w:val="24"/>
              </w:rPr>
            </w:pPr>
            <w:r w:rsidRPr="00E56613">
              <w:rPr>
                <w:rFonts w:ascii="David" w:eastAsia="Times New Roman" w:hAnsi="David" w:cs="David"/>
                <w:sz w:val="24"/>
                <w:szCs w:val="24"/>
                <w:rtl/>
              </w:rPr>
              <w:t>אכלוס</w:t>
            </w:r>
          </w:p>
        </w:tc>
        <w:tc>
          <w:tcPr>
            <w:tcW w:w="1311" w:type="dxa"/>
            <w:tcBorders>
              <w:top w:val="nil"/>
              <w:left w:val="single" w:sz="4" w:space="0" w:color="auto"/>
              <w:bottom w:val="single" w:sz="4" w:space="0" w:color="auto"/>
              <w:right w:val="single" w:sz="4" w:space="0" w:color="auto"/>
            </w:tcBorders>
            <w:noWrap/>
          </w:tcPr>
          <w:p w14:paraId="775BBA21" w14:textId="77777777" w:rsidR="0059524A" w:rsidRPr="00E56613" w:rsidRDefault="0059524A" w:rsidP="0059524A">
            <w:pPr>
              <w:spacing w:before="0" w:beforeAutospacing="0" w:after="0" w:afterAutospacing="0" w:line="240" w:lineRule="auto"/>
              <w:ind w:left="281"/>
              <w:jc w:val="both"/>
              <w:rPr>
                <w:rFonts w:ascii="David" w:eastAsia="Times New Roman" w:hAnsi="David" w:cs="David"/>
                <w:sz w:val="24"/>
                <w:szCs w:val="24"/>
              </w:rPr>
            </w:pPr>
            <w:r w:rsidRPr="00E56613">
              <w:rPr>
                <w:rFonts w:ascii="David" w:eastAsia="Times New Roman" w:hAnsi="David" w:cs="David"/>
                <w:sz w:val="24"/>
                <w:szCs w:val="24"/>
              </w:rPr>
              <w:t>2.0%</w:t>
            </w:r>
          </w:p>
        </w:tc>
        <w:tc>
          <w:tcPr>
            <w:tcW w:w="1123" w:type="dxa"/>
            <w:tcBorders>
              <w:top w:val="nil"/>
              <w:left w:val="single" w:sz="4" w:space="0" w:color="auto"/>
              <w:bottom w:val="single" w:sz="4" w:space="0" w:color="auto"/>
              <w:right w:val="single" w:sz="4" w:space="0" w:color="auto"/>
            </w:tcBorders>
            <w:noWrap/>
          </w:tcPr>
          <w:p w14:paraId="150071D6" w14:textId="77777777" w:rsidR="0059524A" w:rsidRPr="00E56613" w:rsidRDefault="0059524A" w:rsidP="0059524A">
            <w:pPr>
              <w:spacing w:before="0" w:beforeAutospacing="0" w:after="0" w:afterAutospacing="0" w:line="240" w:lineRule="auto"/>
              <w:ind w:left="281"/>
              <w:jc w:val="both"/>
              <w:rPr>
                <w:rFonts w:ascii="David" w:eastAsia="Times New Roman" w:hAnsi="David" w:cs="David"/>
                <w:sz w:val="24"/>
                <w:szCs w:val="24"/>
              </w:rPr>
            </w:pPr>
            <w:r w:rsidRPr="00E56613">
              <w:rPr>
                <w:rFonts w:ascii="David" w:eastAsia="Times New Roman" w:hAnsi="David" w:cs="David"/>
                <w:sz w:val="24"/>
                <w:szCs w:val="24"/>
              </w:rPr>
              <w:t>97%</w:t>
            </w:r>
          </w:p>
        </w:tc>
        <w:tc>
          <w:tcPr>
            <w:tcW w:w="1559" w:type="dxa"/>
            <w:tcBorders>
              <w:top w:val="nil"/>
              <w:left w:val="single" w:sz="4" w:space="0" w:color="auto"/>
              <w:bottom w:val="single" w:sz="4" w:space="0" w:color="auto"/>
              <w:right w:val="single" w:sz="4" w:space="0" w:color="auto"/>
            </w:tcBorders>
            <w:noWrap/>
          </w:tcPr>
          <w:p w14:paraId="4D1BDD4F" w14:textId="77777777" w:rsidR="0059524A" w:rsidRPr="00E56613" w:rsidRDefault="0059524A" w:rsidP="0059524A">
            <w:pPr>
              <w:spacing w:before="0" w:beforeAutospacing="0" w:after="0" w:afterAutospacing="0" w:line="240" w:lineRule="auto"/>
              <w:ind w:left="281"/>
              <w:jc w:val="both"/>
              <w:rPr>
                <w:rFonts w:ascii="David" w:eastAsia="Times New Roman" w:hAnsi="David" w:cs="David"/>
                <w:sz w:val="24"/>
                <w:szCs w:val="24"/>
              </w:rPr>
            </w:pPr>
            <w:r w:rsidRPr="00E56613">
              <w:rPr>
                <w:rFonts w:ascii="David" w:eastAsia="Times New Roman" w:hAnsi="David" w:cs="David"/>
                <w:sz w:val="24"/>
                <w:szCs w:val="24"/>
                <w:rtl/>
              </w:rPr>
              <w:t>ג</w:t>
            </w:r>
          </w:p>
        </w:tc>
      </w:tr>
      <w:tr w:rsidR="0059524A" w:rsidRPr="00E56613" w14:paraId="3C27AC9F" w14:textId="77777777" w:rsidTr="0059524A">
        <w:trPr>
          <w:trHeight w:val="315"/>
        </w:trPr>
        <w:tc>
          <w:tcPr>
            <w:tcW w:w="404" w:type="dxa"/>
            <w:tcBorders>
              <w:top w:val="nil"/>
              <w:left w:val="single" w:sz="4" w:space="0" w:color="auto"/>
              <w:bottom w:val="single" w:sz="4" w:space="0" w:color="auto"/>
              <w:right w:val="single" w:sz="4" w:space="0" w:color="auto"/>
            </w:tcBorders>
          </w:tcPr>
          <w:p w14:paraId="1B5D2AAA" w14:textId="77777777" w:rsidR="0059524A" w:rsidRPr="00E56613" w:rsidRDefault="0059524A" w:rsidP="0059524A">
            <w:pPr>
              <w:numPr>
                <w:ilvl w:val="0"/>
                <w:numId w:val="7"/>
              </w:numPr>
              <w:spacing w:before="0" w:beforeAutospacing="0" w:after="0" w:afterAutospacing="0" w:line="240" w:lineRule="auto"/>
              <w:jc w:val="center"/>
              <w:rPr>
                <w:rFonts w:ascii="David" w:eastAsia="Times New Roman" w:hAnsi="David" w:cs="David"/>
                <w:sz w:val="24"/>
                <w:szCs w:val="24"/>
              </w:rPr>
            </w:pPr>
          </w:p>
        </w:tc>
        <w:tc>
          <w:tcPr>
            <w:tcW w:w="5388" w:type="dxa"/>
            <w:tcBorders>
              <w:top w:val="nil"/>
              <w:left w:val="single" w:sz="4" w:space="0" w:color="auto"/>
              <w:bottom w:val="single" w:sz="4" w:space="0" w:color="auto"/>
              <w:right w:val="single" w:sz="4" w:space="0" w:color="auto"/>
            </w:tcBorders>
            <w:noWrap/>
          </w:tcPr>
          <w:p w14:paraId="603A74B4" w14:textId="77777777" w:rsidR="0059524A" w:rsidRPr="00E56613" w:rsidRDefault="0059524A" w:rsidP="0059524A">
            <w:pPr>
              <w:spacing w:before="0" w:beforeAutospacing="0" w:after="0" w:afterAutospacing="0" w:line="240" w:lineRule="auto"/>
              <w:ind w:left="281"/>
              <w:jc w:val="both"/>
              <w:rPr>
                <w:rFonts w:ascii="David" w:eastAsia="Times New Roman" w:hAnsi="David" w:cs="David"/>
                <w:sz w:val="24"/>
                <w:szCs w:val="24"/>
              </w:rPr>
            </w:pPr>
            <w:r w:rsidRPr="00E56613">
              <w:rPr>
                <w:rFonts w:ascii="David" w:eastAsia="Times New Roman" w:hAnsi="David" w:cs="David"/>
                <w:sz w:val="24"/>
                <w:szCs w:val="24"/>
                <w:rtl/>
              </w:rPr>
              <w:t>גמר תיקון ליקויים ומסירת פרוטוקולים ללא ליקויים למזמין</w:t>
            </w:r>
          </w:p>
        </w:tc>
        <w:tc>
          <w:tcPr>
            <w:tcW w:w="1311" w:type="dxa"/>
            <w:tcBorders>
              <w:top w:val="nil"/>
              <w:left w:val="single" w:sz="4" w:space="0" w:color="auto"/>
              <w:bottom w:val="single" w:sz="4" w:space="0" w:color="auto"/>
              <w:right w:val="single" w:sz="4" w:space="0" w:color="auto"/>
            </w:tcBorders>
            <w:noWrap/>
          </w:tcPr>
          <w:p w14:paraId="3D9BF907" w14:textId="77777777" w:rsidR="0059524A" w:rsidRPr="00E56613" w:rsidRDefault="0059524A" w:rsidP="0059524A">
            <w:pPr>
              <w:spacing w:before="0" w:beforeAutospacing="0" w:after="0" w:afterAutospacing="0" w:line="240" w:lineRule="auto"/>
              <w:ind w:left="281"/>
              <w:jc w:val="both"/>
              <w:rPr>
                <w:rFonts w:ascii="David" w:eastAsia="Times New Roman" w:hAnsi="David" w:cs="David"/>
                <w:sz w:val="24"/>
                <w:szCs w:val="24"/>
              </w:rPr>
            </w:pPr>
            <w:r w:rsidRPr="00E56613">
              <w:rPr>
                <w:rFonts w:ascii="David" w:eastAsia="Times New Roman" w:hAnsi="David" w:cs="David"/>
                <w:sz w:val="24"/>
                <w:szCs w:val="24"/>
              </w:rPr>
              <w:t>1.0%</w:t>
            </w:r>
          </w:p>
        </w:tc>
        <w:tc>
          <w:tcPr>
            <w:tcW w:w="1123" w:type="dxa"/>
            <w:tcBorders>
              <w:top w:val="nil"/>
              <w:left w:val="single" w:sz="4" w:space="0" w:color="auto"/>
              <w:bottom w:val="single" w:sz="4" w:space="0" w:color="auto"/>
              <w:right w:val="single" w:sz="4" w:space="0" w:color="auto"/>
            </w:tcBorders>
            <w:noWrap/>
          </w:tcPr>
          <w:p w14:paraId="23AD6101" w14:textId="77777777" w:rsidR="0059524A" w:rsidRPr="00E56613" w:rsidRDefault="0059524A" w:rsidP="0059524A">
            <w:pPr>
              <w:spacing w:before="0" w:beforeAutospacing="0" w:after="0" w:afterAutospacing="0" w:line="240" w:lineRule="auto"/>
              <w:ind w:left="281"/>
              <w:jc w:val="both"/>
              <w:rPr>
                <w:rFonts w:ascii="David" w:eastAsia="Times New Roman" w:hAnsi="David" w:cs="David"/>
                <w:sz w:val="24"/>
                <w:szCs w:val="24"/>
              </w:rPr>
            </w:pPr>
            <w:r w:rsidRPr="00E56613">
              <w:rPr>
                <w:rFonts w:ascii="David" w:eastAsia="Times New Roman" w:hAnsi="David" w:cs="David"/>
                <w:sz w:val="24"/>
                <w:szCs w:val="24"/>
              </w:rPr>
              <w:t>98%</w:t>
            </w:r>
          </w:p>
        </w:tc>
        <w:tc>
          <w:tcPr>
            <w:tcW w:w="1559" w:type="dxa"/>
            <w:tcBorders>
              <w:top w:val="nil"/>
              <w:left w:val="single" w:sz="4" w:space="0" w:color="auto"/>
              <w:bottom w:val="single" w:sz="4" w:space="0" w:color="auto"/>
              <w:right w:val="single" w:sz="4" w:space="0" w:color="auto"/>
            </w:tcBorders>
            <w:noWrap/>
          </w:tcPr>
          <w:p w14:paraId="4D6F2693" w14:textId="77777777" w:rsidR="0059524A" w:rsidRPr="00E56613" w:rsidRDefault="0059524A" w:rsidP="0059524A">
            <w:pPr>
              <w:spacing w:before="0" w:beforeAutospacing="0" w:after="0" w:afterAutospacing="0" w:line="240" w:lineRule="auto"/>
              <w:ind w:left="281"/>
              <w:jc w:val="both"/>
              <w:rPr>
                <w:rFonts w:ascii="David" w:eastAsia="Times New Roman" w:hAnsi="David" w:cs="David"/>
                <w:sz w:val="24"/>
                <w:szCs w:val="24"/>
              </w:rPr>
            </w:pPr>
            <w:r w:rsidRPr="00E56613">
              <w:rPr>
                <w:rFonts w:ascii="David" w:eastAsia="Times New Roman" w:hAnsi="David" w:cs="David"/>
                <w:sz w:val="24"/>
                <w:szCs w:val="24"/>
                <w:rtl/>
              </w:rPr>
              <w:t>ג</w:t>
            </w:r>
          </w:p>
        </w:tc>
      </w:tr>
      <w:tr w:rsidR="0059524A" w:rsidRPr="00E56613" w14:paraId="69753FE4" w14:textId="77777777" w:rsidTr="0059524A">
        <w:trPr>
          <w:trHeight w:val="315"/>
        </w:trPr>
        <w:tc>
          <w:tcPr>
            <w:tcW w:w="404" w:type="dxa"/>
            <w:tcBorders>
              <w:top w:val="nil"/>
              <w:left w:val="single" w:sz="4" w:space="0" w:color="auto"/>
              <w:bottom w:val="single" w:sz="4" w:space="0" w:color="auto"/>
              <w:right w:val="single" w:sz="4" w:space="0" w:color="auto"/>
            </w:tcBorders>
          </w:tcPr>
          <w:p w14:paraId="591613B8" w14:textId="77777777" w:rsidR="0059524A" w:rsidRPr="00E56613" w:rsidRDefault="0059524A" w:rsidP="0059524A">
            <w:pPr>
              <w:numPr>
                <w:ilvl w:val="0"/>
                <w:numId w:val="7"/>
              </w:numPr>
              <w:spacing w:before="0" w:beforeAutospacing="0" w:after="0" w:afterAutospacing="0" w:line="240" w:lineRule="auto"/>
              <w:jc w:val="center"/>
              <w:rPr>
                <w:rFonts w:ascii="David" w:eastAsia="Times New Roman" w:hAnsi="David" w:cs="David"/>
                <w:sz w:val="24"/>
                <w:szCs w:val="24"/>
              </w:rPr>
            </w:pPr>
          </w:p>
        </w:tc>
        <w:tc>
          <w:tcPr>
            <w:tcW w:w="5388" w:type="dxa"/>
            <w:tcBorders>
              <w:top w:val="nil"/>
              <w:left w:val="single" w:sz="4" w:space="0" w:color="auto"/>
              <w:bottom w:val="single" w:sz="4" w:space="0" w:color="auto"/>
              <w:right w:val="single" w:sz="4" w:space="0" w:color="auto"/>
            </w:tcBorders>
            <w:noWrap/>
          </w:tcPr>
          <w:p w14:paraId="3EFF7061" w14:textId="77777777" w:rsidR="0059524A" w:rsidRPr="00E56613" w:rsidRDefault="0059524A" w:rsidP="0059524A">
            <w:pPr>
              <w:spacing w:before="0" w:beforeAutospacing="0" w:after="0" w:afterAutospacing="0" w:line="240" w:lineRule="auto"/>
              <w:ind w:left="281"/>
              <w:jc w:val="both"/>
              <w:rPr>
                <w:rFonts w:ascii="David" w:eastAsia="Times New Roman" w:hAnsi="David" w:cs="David"/>
                <w:sz w:val="24"/>
                <w:szCs w:val="24"/>
              </w:rPr>
            </w:pPr>
            <w:r w:rsidRPr="00E56613">
              <w:rPr>
                <w:rFonts w:ascii="David" w:eastAsia="Times New Roman" w:hAnsi="David" w:cs="David"/>
                <w:sz w:val="24"/>
                <w:szCs w:val="24"/>
                <w:rtl/>
              </w:rPr>
              <w:t xml:space="preserve">תעודת גמר </w:t>
            </w:r>
          </w:p>
        </w:tc>
        <w:tc>
          <w:tcPr>
            <w:tcW w:w="1311" w:type="dxa"/>
            <w:tcBorders>
              <w:top w:val="nil"/>
              <w:left w:val="single" w:sz="4" w:space="0" w:color="auto"/>
              <w:bottom w:val="single" w:sz="4" w:space="0" w:color="auto"/>
              <w:right w:val="single" w:sz="4" w:space="0" w:color="auto"/>
            </w:tcBorders>
            <w:noWrap/>
          </w:tcPr>
          <w:p w14:paraId="688720B6" w14:textId="77777777" w:rsidR="0059524A" w:rsidRPr="00E56613" w:rsidRDefault="0059524A" w:rsidP="0059524A">
            <w:pPr>
              <w:spacing w:before="0" w:beforeAutospacing="0" w:after="0" w:afterAutospacing="0" w:line="240" w:lineRule="auto"/>
              <w:ind w:left="281"/>
              <w:jc w:val="both"/>
              <w:rPr>
                <w:rFonts w:ascii="David" w:eastAsia="Times New Roman" w:hAnsi="David" w:cs="David"/>
                <w:sz w:val="24"/>
                <w:szCs w:val="24"/>
              </w:rPr>
            </w:pPr>
            <w:r w:rsidRPr="00E56613">
              <w:rPr>
                <w:rFonts w:ascii="David" w:eastAsia="Times New Roman" w:hAnsi="David" w:cs="David"/>
                <w:sz w:val="24"/>
                <w:szCs w:val="24"/>
              </w:rPr>
              <w:t>1.0%</w:t>
            </w:r>
          </w:p>
        </w:tc>
        <w:tc>
          <w:tcPr>
            <w:tcW w:w="1123" w:type="dxa"/>
            <w:tcBorders>
              <w:top w:val="nil"/>
              <w:left w:val="single" w:sz="4" w:space="0" w:color="auto"/>
              <w:bottom w:val="single" w:sz="4" w:space="0" w:color="auto"/>
              <w:right w:val="single" w:sz="4" w:space="0" w:color="auto"/>
            </w:tcBorders>
            <w:noWrap/>
          </w:tcPr>
          <w:p w14:paraId="22FEE067" w14:textId="77777777" w:rsidR="0059524A" w:rsidRPr="00E56613" w:rsidRDefault="0059524A" w:rsidP="0059524A">
            <w:pPr>
              <w:spacing w:before="0" w:beforeAutospacing="0" w:after="0" w:afterAutospacing="0" w:line="240" w:lineRule="auto"/>
              <w:ind w:left="281"/>
              <w:jc w:val="both"/>
              <w:rPr>
                <w:rFonts w:ascii="David" w:eastAsia="Times New Roman" w:hAnsi="David" w:cs="David"/>
                <w:sz w:val="24"/>
                <w:szCs w:val="24"/>
              </w:rPr>
            </w:pPr>
            <w:r w:rsidRPr="00E56613">
              <w:rPr>
                <w:rFonts w:ascii="David" w:eastAsia="Times New Roman" w:hAnsi="David" w:cs="David"/>
                <w:sz w:val="24"/>
                <w:szCs w:val="24"/>
              </w:rPr>
              <w:t>99%</w:t>
            </w:r>
          </w:p>
        </w:tc>
        <w:tc>
          <w:tcPr>
            <w:tcW w:w="1559" w:type="dxa"/>
            <w:tcBorders>
              <w:top w:val="nil"/>
              <w:left w:val="single" w:sz="4" w:space="0" w:color="auto"/>
              <w:bottom w:val="single" w:sz="4" w:space="0" w:color="auto"/>
              <w:right w:val="single" w:sz="4" w:space="0" w:color="auto"/>
            </w:tcBorders>
            <w:noWrap/>
          </w:tcPr>
          <w:p w14:paraId="26F393AE" w14:textId="77777777" w:rsidR="0059524A" w:rsidRPr="00E56613" w:rsidRDefault="0059524A" w:rsidP="0059524A">
            <w:pPr>
              <w:spacing w:before="0" w:beforeAutospacing="0" w:after="0" w:afterAutospacing="0" w:line="240" w:lineRule="auto"/>
              <w:ind w:left="281"/>
              <w:jc w:val="both"/>
              <w:rPr>
                <w:rFonts w:ascii="David" w:eastAsia="Times New Roman" w:hAnsi="David" w:cs="David"/>
                <w:sz w:val="24"/>
                <w:szCs w:val="24"/>
              </w:rPr>
            </w:pPr>
            <w:r w:rsidRPr="00E56613">
              <w:rPr>
                <w:rFonts w:ascii="David" w:eastAsia="Times New Roman" w:hAnsi="David" w:cs="David"/>
                <w:sz w:val="24"/>
                <w:szCs w:val="24"/>
                <w:rtl/>
              </w:rPr>
              <w:t>א</w:t>
            </w:r>
          </w:p>
        </w:tc>
      </w:tr>
      <w:tr w:rsidR="0059524A" w:rsidRPr="00E56613" w14:paraId="7E8BA3B4" w14:textId="77777777" w:rsidTr="0059524A">
        <w:trPr>
          <w:trHeight w:val="315"/>
        </w:trPr>
        <w:tc>
          <w:tcPr>
            <w:tcW w:w="404" w:type="dxa"/>
            <w:tcBorders>
              <w:top w:val="nil"/>
              <w:left w:val="single" w:sz="4" w:space="0" w:color="auto"/>
              <w:bottom w:val="single" w:sz="4" w:space="0" w:color="auto"/>
              <w:right w:val="single" w:sz="4" w:space="0" w:color="auto"/>
            </w:tcBorders>
          </w:tcPr>
          <w:p w14:paraId="52210B2F" w14:textId="77777777" w:rsidR="0059524A" w:rsidRPr="00E56613" w:rsidRDefault="0059524A" w:rsidP="0059524A">
            <w:pPr>
              <w:numPr>
                <w:ilvl w:val="0"/>
                <w:numId w:val="7"/>
              </w:numPr>
              <w:spacing w:before="0" w:beforeAutospacing="0" w:after="0" w:afterAutospacing="0" w:line="240" w:lineRule="auto"/>
              <w:jc w:val="center"/>
              <w:rPr>
                <w:rFonts w:ascii="David" w:eastAsia="Times New Roman" w:hAnsi="David" w:cs="David"/>
                <w:sz w:val="24"/>
                <w:szCs w:val="24"/>
              </w:rPr>
            </w:pPr>
          </w:p>
        </w:tc>
        <w:tc>
          <w:tcPr>
            <w:tcW w:w="5388" w:type="dxa"/>
            <w:tcBorders>
              <w:top w:val="nil"/>
              <w:left w:val="single" w:sz="4" w:space="0" w:color="auto"/>
              <w:bottom w:val="single" w:sz="4" w:space="0" w:color="auto"/>
              <w:right w:val="single" w:sz="4" w:space="0" w:color="auto"/>
            </w:tcBorders>
            <w:noWrap/>
          </w:tcPr>
          <w:p w14:paraId="58B6DF7E" w14:textId="77777777" w:rsidR="0059524A" w:rsidRPr="00E56613" w:rsidRDefault="0059524A" w:rsidP="0059524A">
            <w:pPr>
              <w:spacing w:before="0" w:beforeAutospacing="0" w:after="0" w:afterAutospacing="0" w:line="240" w:lineRule="auto"/>
              <w:ind w:left="281"/>
              <w:jc w:val="both"/>
              <w:rPr>
                <w:rFonts w:ascii="David" w:eastAsia="Times New Roman" w:hAnsi="David" w:cs="David"/>
                <w:sz w:val="24"/>
                <w:szCs w:val="24"/>
              </w:rPr>
            </w:pPr>
            <w:r w:rsidRPr="00E56613">
              <w:rPr>
                <w:rFonts w:ascii="David" w:eastAsia="Times New Roman" w:hAnsi="David" w:cs="David"/>
                <w:sz w:val="24"/>
                <w:szCs w:val="24"/>
                <w:rtl/>
              </w:rPr>
              <w:t>חשבון סופי</w:t>
            </w:r>
          </w:p>
        </w:tc>
        <w:tc>
          <w:tcPr>
            <w:tcW w:w="1311" w:type="dxa"/>
            <w:tcBorders>
              <w:top w:val="nil"/>
              <w:left w:val="single" w:sz="4" w:space="0" w:color="auto"/>
              <w:bottom w:val="single" w:sz="4" w:space="0" w:color="auto"/>
              <w:right w:val="single" w:sz="4" w:space="0" w:color="auto"/>
            </w:tcBorders>
            <w:noWrap/>
          </w:tcPr>
          <w:p w14:paraId="7AA8C14E" w14:textId="77777777" w:rsidR="0059524A" w:rsidRPr="00E56613" w:rsidRDefault="0059524A" w:rsidP="0059524A">
            <w:pPr>
              <w:spacing w:before="0" w:beforeAutospacing="0" w:after="0" w:afterAutospacing="0" w:line="240" w:lineRule="auto"/>
              <w:ind w:left="281"/>
              <w:jc w:val="both"/>
              <w:rPr>
                <w:rFonts w:ascii="David" w:eastAsia="Times New Roman" w:hAnsi="David" w:cs="David"/>
                <w:sz w:val="24"/>
                <w:szCs w:val="24"/>
              </w:rPr>
            </w:pPr>
            <w:r w:rsidRPr="00E56613">
              <w:rPr>
                <w:rFonts w:ascii="David" w:eastAsia="Times New Roman" w:hAnsi="David" w:cs="David"/>
                <w:sz w:val="24"/>
                <w:szCs w:val="24"/>
              </w:rPr>
              <w:t>1.0%</w:t>
            </w:r>
          </w:p>
        </w:tc>
        <w:tc>
          <w:tcPr>
            <w:tcW w:w="1123" w:type="dxa"/>
            <w:tcBorders>
              <w:top w:val="nil"/>
              <w:left w:val="single" w:sz="4" w:space="0" w:color="auto"/>
              <w:bottom w:val="single" w:sz="4" w:space="0" w:color="auto"/>
              <w:right w:val="single" w:sz="4" w:space="0" w:color="auto"/>
            </w:tcBorders>
            <w:noWrap/>
          </w:tcPr>
          <w:p w14:paraId="370CDA0D" w14:textId="77777777" w:rsidR="0059524A" w:rsidRPr="00E56613" w:rsidRDefault="0059524A" w:rsidP="0059524A">
            <w:pPr>
              <w:spacing w:before="0" w:beforeAutospacing="0" w:after="0" w:afterAutospacing="0" w:line="240" w:lineRule="auto"/>
              <w:ind w:left="281"/>
              <w:jc w:val="both"/>
              <w:rPr>
                <w:rFonts w:ascii="David" w:eastAsia="Times New Roman" w:hAnsi="David" w:cs="David"/>
                <w:sz w:val="24"/>
                <w:szCs w:val="24"/>
              </w:rPr>
            </w:pPr>
            <w:r w:rsidRPr="00E56613">
              <w:rPr>
                <w:rFonts w:ascii="David" w:eastAsia="Times New Roman" w:hAnsi="David" w:cs="David"/>
                <w:sz w:val="24"/>
                <w:szCs w:val="24"/>
              </w:rPr>
              <w:t>100%</w:t>
            </w:r>
          </w:p>
        </w:tc>
        <w:tc>
          <w:tcPr>
            <w:tcW w:w="1559" w:type="dxa"/>
            <w:tcBorders>
              <w:top w:val="nil"/>
              <w:left w:val="single" w:sz="4" w:space="0" w:color="auto"/>
              <w:bottom w:val="single" w:sz="4" w:space="0" w:color="auto"/>
              <w:right w:val="single" w:sz="4" w:space="0" w:color="auto"/>
            </w:tcBorders>
            <w:noWrap/>
          </w:tcPr>
          <w:p w14:paraId="0316035C" w14:textId="77777777" w:rsidR="0059524A" w:rsidRPr="00E56613" w:rsidRDefault="0059524A" w:rsidP="0059524A">
            <w:pPr>
              <w:spacing w:before="0" w:beforeAutospacing="0" w:after="0" w:afterAutospacing="0" w:line="240" w:lineRule="auto"/>
              <w:ind w:left="281"/>
              <w:jc w:val="both"/>
              <w:rPr>
                <w:rFonts w:ascii="David" w:eastAsia="Times New Roman" w:hAnsi="David" w:cs="David"/>
                <w:sz w:val="24"/>
                <w:szCs w:val="24"/>
              </w:rPr>
            </w:pPr>
            <w:r w:rsidRPr="00E56613">
              <w:rPr>
                <w:rFonts w:ascii="David" w:eastAsia="Times New Roman" w:hAnsi="David" w:cs="David"/>
                <w:sz w:val="24"/>
                <w:szCs w:val="24"/>
                <w:rtl/>
              </w:rPr>
              <w:t> </w:t>
            </w:r>
          </w:p>
        </w:tc>
      </w:tr>
      <w:tr w:rsidR="0059524A" w:rsidRPr="00E56613" w14:paraId="4FA6D45C" w14:textId="77777777" w:rsidTr="0059524A">
        <w:trPr>
          <w:trHeight w:val="315"/>
        </w:trPr>
        <w:tc>
          <w:tcPr>
            <w:tcW w:w="404" w:type="dxa"/>
            <w:tcBorders>
              <w:top w:val="nil"/>
              <w:left w:val="single" w:sz="4" w:space="0" w:color="auto"/>
              <w:bottom w:val="single" w:sz="4" w:space="0" w:color="auto"/>
              <w:right w:val="single" w:sz="4" w:space="0" w:color="auto"/>
            </w:tcBorders>
          </w:tcPr>
          <w:p w14:paraId="4E1434F1" w14:textId="77777777" w:rsidR="0059524A" w:rsidRPr="00E56613" w:rsidRDefault="0059524A" w:rsidP="0059524A">
            <w:pPr>
              <w:spacing w:before="0" w:beforeAutospacing="0" w:after="0" w:afterAutospacing="0" w:line="240" w:lineRule="auto"/>
              <w:jc w:val="center"/>
              <w:rPr>
                <w:rFonts w:ascii="David" w:eastAsia="Times New Roman" w:hAnsi="David" w:cs="David"/>
                <w:sz w:val="24"/>
                <w:szCs w:val="24"/>
              </w:rPr>
            </w:pPr>
          </w:p>
        </w:tc>
        <w:tc>
          <w:tcPr>
            <w:tcW w:w="5388" w:type="dxa"/>
            <w:tcBorders>
              <w:top w:val="nil"/>
              <w:left w:val="single" w:sz="4" w:space="0" w:color="auto"/>
              <w:bottom w:val="single" w:sz="4" w:space="0" w:color="auto"/>
              <w:right w:val="single" w:sz="4" w:space="0" w:color="auto"/>
            </w:tcBorders>
            <w:noWrap/>
          </w:tcPr>
          <w:p w14:paraId="783FD864" w14:textId="77777777" w:rsidR="0059524A" w:rsidRPr="00E56613" w:rsidRDefault="0059524A" w:rsidP="0059524A">
            <w:pPr>
              <w:spacing w:before="0" w:beforeAutospacing="0" w:after="0" w:afterAutospacing="0" w:line="240" w:lineRule="auto"/>
              <w:ind w:left="281"/>
              <w:jc w:val="both"/>
              <w:rPr>
                <w:rFonts w:ascii="David" w:eastAsia="Times New Roman" w:hAnsi="David" w:cs="David"/>
                <w:sz w:val="24"/>
                <w:szCs w:val="24"/>
              </w:rPr>
            </w:pPr>
            <w:r w:rsidRPr="00E56613">
              <w:rPr>
                <w:rFonts w:ascii="David" w:eastAsia="Times New Roman" w:hAnsi="David" w:cs="David"/>
                <w:sz w:val="24"/>
                <w:szCs w:val="24"/>
                <w:rtl/>
              </w:rPr>
              <w:t>סה"כ</w:t>
            </w:r>
          </w:p>
        </w:tc>
        <w:tc>
          <w:tcPr>
            <w:tcW w:w="1311" w:type="dxa"/>
            <w:tcBorders>
              <w:top w:val="nil"/>
              <w:left w:val="single" w:sz="4" w:space="0" w:color="auto"/>
              <w:bottom w:val="single" w:sz="4" w:space="0" w:color="auto"/>
              <w:right w:val="single" w:sz="4" w:space="0" w:color="auto"/>
            </w:tcBorders>
            <w:noWrap/>
          </w:tcPr>
          <w:p w14:paraId="445D622C" w14:textId="77777777" w:rsidR="0059524A" w:rsidRPr="00E56613" w:rsidRDefault="0059524A" w:rsidP="0059524A">
            <w:pPr>
              <w:spacing w:before="0" w:beforeAutospacing="0" w:after="0" w:afterAutospacing="0" w:line="240" w:lineRule="auto"/>
              <w:ind w:left="281"/>
              <w:jc w:val="both"/>
              <w:rPr>
                <w:rFonts w:ascii="David" w:eastAsia="Times New Roman" w:hAnsi="David" w:cs="David"/>
                <w:sz w:val="24"/>
                <w:szCs w:val="24"/>
              </w:rPr>
            </w:pPr>
            <w:r w:rsidRPr="00E56613">
              <w:rPr>
                <w:rFonts w:ascii="David" w:eastAsia="Times New Roman" w:hAnsi="David" w:cs="David"/>
                <w:sz w:val="24"/>
                <w:szCs w:val="24"/>
              </w:rPr>
              <w:t>100.0%</w:t>
            </w:r>
          </w:p>
        </w:tc>
        <w:tc>
          <w:tcPr>
            <w:tcW w:w="1123" w:type="dxa"/>
            <w:tcBorders>
              <w:top w:val="nil"/>
              <w:left w:val="single" w:sz="4" w:space="0" w:color="auto"/>
              <w:bottom w:val="single" w:sz="4" w:space="0" w:color="auto"/>
              <w:right w:val="single" w:sz="4" w:space="0" w:color="auto"/>
            </w:tcBorders>
            <w:noWrap/>
          </w:tcPr>
          <w:p w14:paraId="4D8C16EA" w14:textId="77777777" w:rsidR="0059524A" w:rsidRPr="00E56613" w:rsidRDefault="0059524A" w:rsidP="0059524A">
            <w:pPr>
              <w:spacing w:before="0" w:beforeAutospacing="0" w:after="0" w:afterAutospacing="0" w:line="240" w:lineRule="auto"/>
              <w:ind w:left="281"/>
              <w:jc w:val="both"/>
              <w:rPr>
                <w:rFonts w:ascii="David" w:eastAsia="Times New Roman" w:hAnsi="David" w:cs="David"/>
                <w:sz w:val="24"/>
                <w:szCs w:val="24"/>
              </w:rPr>
            </w:pPr>
            <w:r w:rsidRPr="00E56613">
              <w:rPr>
                <w:rFonts w:ascii="David" w:eastAsia="Times New Roman" w:hAnsi="David" w:cs="David"/>
                <w:sz w:val="24"/>
                <w:szCs w:val="24"/>
              </w:rPr>
              <w:t> </w:t>
            </w:r>
          </w:p>
        </w:tc>
        <w:tc>
          <w:tcPr>
            <w:tcW w:w="1559" w:type="dxa"/>
            <w:tcBorders>
              <w:top w:val="nil"/>
              <w:left w:val="single" w:sz="4" w:space="0" w:color="auto"/>
              <w:bottom w:val="single" w:sz="4" w:space="0" w:color="auto"/>
              <w:right w:val="single" w:sz="4" w:space="0" w:color="auto"/>
            </w:tcBorders>
            <w:noWrap/>
          </w:tcPr>
          <w:p w14:paraId="1257DC30" w14:textId="77777777" w:rsidR="0059524A" w:rsidRPr="00E56613" w:rsidRDefault="0059524A" w:rsidP="0059524A">
            <w:pPr>
              <w:spacing w:before="0" w:beforeAutospacing="0" w:after="0" w:afterAutospacing="0" w:line="240" w:lineRule="auto"/>
              <w:ind w:left="281"/>
              <w:jc w:val="both"/>
              <w:rPr>
                <w:rFonts w:ascii="David" w:eastAsia="Times New Roman" w:hAnsi="David" w:cs="David"/>
                <w:sz w:val="24"/>
                <w:szCs w:val="24"/>
              </w:rPr>
            </w:pPr>
            <w:r w:rsidRPr="00E56613">
              <w:rPr>
                <w:rFonts w:ascii="David" w:eastAsia="Times New Roman" w:hAnsi="David" w:cs="David"/>
                <w:sz w:val="24"/>
                <w:szCs w:val="24"/>
                <w:rtl/>
              </w:rPr>
              <w:t> </w:t>
            </w:r>
          </w:p>
        </w:tc>
      </w:tr>
    </w:tbl>
    <w:p w14:paraId="4E2DACBB" w14:textId="77777777" w:rsidR="00E56613" w:rsidRPr="00E56613" w:rsidRDefault="00E56613" w:rsidP="00E56613">
      <w:pPr>
        <w:spacing w:before="0" w:beforeAutospacing="0" w:after="0" w:afterAutospacing="0" w:line="360" w:lineRule="auto"/>
        <w:jc w:val="both"/>
        <w:rPr>
          <w:rFonts w:ascii="David" w:eastAsia="Times New Roman" w:hAnsi="David" w:cs="David"/>
          <w:sz w:val="24"/>
          <w:szCs w:val="24"/>
          <w:rtl/>
        </w:rPr>
      </w:pPr>
    </w:p>
    <w:p w14:paraId="49485D92" w14:textId="77777777" w:rsidR="00E56613" w:rsidRPr="00E56613" w:rsidRDefault="00E56613" w:rsidP="00E56613">
      <w:pPr>
        <w:spacing w:before="0" w:beforeAutospacing="0" w:after="0" w:afterAutospacing="0" w:line="360" w:lineRule="auto"/>
        <w:jc w:val="both"/>
        <w:rPr>
          <w:rFonts w:ascii="David" w:eastAsia="Times New Roman" w:hAnsi="David" w:cs="David"/>
          <w:sz w:val="24"/>
          <w:szCs w:val="24"/>
          <w:rtl/>
        </w:rPr>
      </w:pPr>
    </w:p>
    <w:p w14:paraId="783A897F" w14:textId="77777777" w:rsidR="00E56613" w:rsidRPr="00E56613" w:rsidRDefault="00E56613" w:rsidP="00E56613">
      <w:pPr>
        <w:spacing w:before="0" w:beforeAutospacing="0" w:after="0" w:afterAutospacing="0" w:line="360" w:lineRule="auto"/>
        <w:jc w:val="both"/>
        <w:rPr>
          <w:rFonts w:ascii="David" w:eastAsia="Times New Roman" w:hAnsi="David" w:cs="David"/>
          <w:snapToGrid w:val="0"/>
          <w:sz w:val="24"/>
          <w:szCs w:val="24"/>
          <w:rtl/>
        </w:rPr>
      </w:pPr>
    </w:p>
    <w:tbl>
      <w:tblPr>
        <w:bidiVisual/>
        <w:tblW w:w="7960" w:type="dxa"/>
        <w:tblInd w:w="113" w:type="dxa"/>
        <w:tblLook w:val="0000" w:firstRow="0" w:lastRow="0" w:firstColumn="0" w:lastColumn="0" w:noHBand="0" w:noVBand="0"/>
      </w:tblPr>
      <w:tblGrid>
        <w:gridCol w:w="960"/>
        <w:gridCol w:w="1180"/>
        <w:gridCol w:w="940"/>
        <w:gridCol w:w="3280"/>
        <w:gridCol w:w="1600"/>
      </w:tblGrid>
      <w:tr w:rsidR="00E56613" w:rsidRPr="00E56613" w14:paraId="07A33B6A" w14:textId="77777777" w:rsidTr="0059524A">
        <w:trPr>
          <w:trHeight w:val="315"/>
        </w:trPr>
        <w:tc>
          <w:tcPr>
            <w:tcW w:w="7960" w:type="dxa"/>
            <w:gridSpan w:val="5"/>
            <w:noWrap/>
            <w:vAlign w:val="bottom"/>
          </w:tcPr>
          <w:p w14:paraId="78B9B6B5" w14:textId="77777777" w:rsidR="00E56613" w:rsidRPr="00E56613" w:rsidRDefault="00553FFB" w:rsidP="00E56613">
            <w:pPr>
              <w:spacing w:before="0" w:beforeAutospacing="0" w:after="0" w:afterAutospacing="0" w:line="240" w:lineRule="auto"/>
              <w:jc w:val="center"/>
              <w:rPr>
                <w:rFonts w:ascii="David" w:eastAsia="Times New Roman" w:hAnsi="David" w:cs="David"/>
                <w:b/>
                <w:bCs/>
                <w:sz w:val="24"/>
                <w:szCs w:val="24"/>
                <w:u w:val="single"/>
              </w:rPr>
            </w:pPr>
            <w:r>
              <w:br w:type="page"/>
            </w:r>
            <w:r w:rsidR="00E56613" w:rsidRPr="00E56613">
              <w:rPr>
                <w:rFonts w:ascii="David" w:eastAsia="Times New Roman" w:hAnsi="David" w:cs="David"/>
                <w:b/>
                <w:bCs/>
                <w:sz w:val="24"/>
                <w:szCs w:val="24"/>
                <w:u w:val="single"/>
                <w:rtl/>
              </w:rPr>
              <w:t>שם הפרויקט: ____________</w:t>
            </w:r>
          </w:p>
        </w:tc>
      </w:tr>
      <w:tr w:rsidR="00E56613" w:rsidRPr="00E56613" w14:paraId="3731E2D3" w14:textId="77777777" w:rsidTr="0059524A">
        <w:trPr>
          <w:trHeight w:val="255"/>
        </w:trPr>
        <w:tc>
          <w:tcPr>
            <w:tcW w:w="7960" w:type="dxa"/>
            <w:gridSpan w:val="5"/>
            <w:noWrap/>
            <w:vAlign w:val="bottom"/>
          </w:tcPr>
          <w:p w14:paraId="1C2AF626" w14:textId="77777777" w:rsidR="00E56613" w:rsidRPr="00E56613" w:rsidRDefault="00E56613" w:rsidP="00E56613">
            <w:pPr>
              <w:bidi w:val="0"/>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b/>
                <w:bCs/>
                <w:sz w:val="20"/>
                <w:szCs w:val="20"/>
                <w:rtl/>
              </w:rPr>
              <w:t>המטריצות יתואמו עם מנהל הפרויקט על פי מאפייניו של כל פרויקט</w:t>
            </w:r>
          </w:p>
        </w:tc>
      </w:tr>
      <w:tr w:rsidR="00E56613" w:rsidRPr="00E56613" w14:paraId="5D972C5F" w14:textId="77777777" w:rsidTr="0059524A">
        <w:trPr>
          <w:trHeight w:val="315"/>
        </w:trPr>
        <w:tc>
          <w:tcPr>
            <w:tcW w:w="7960" w:type="dxa"/>
            <w:gridSpan w:val="5"/>
            <w:noWrap/>
            <w:vAlign w:val="bottom"/>
          </w:tcPr>
          <w:p w14:paraId="0FD79C63" w14:textId="77777777" w:rsidR="00E56613" w:rsidRPr="00E56613" w:rsidRDefault="00E56613" w:rsidP="00E56613">
            <w:pPr>
              <w:bidi w:val="0"/>
              <w:spacing w:before="0" w:beforeAutospacing="0" w:after="0" w:afterAutospacing="0" w:line="240" w:lineRule="auto"/>
              <w:jc w:val="center"/>
              <w:rPr>
                <w:rFonts w:ascii="David" w:eastAsia="Times New Roman" w:hAnsi="David" w:cs="David"/>
                <w:sz w:val="20"/>
                <w:szCs w:val="20"/>
              </w:rPr>
            </w:pPr>
            <w:r w:rsidRPr="0059524A">
              <w:rPr>
                <w:rFonts w:ascii="David" w:eastAsia="Times New Roman" w:hAnsi="David" w:cs="David"/>
                <w:b/>
                <w:bCs/>
                <w:sz w:val="20"/>
                <w:szCs w:val="20"/>
                <w:u w:val="single"/>
                <w:rtl/>
              </w:rPr>
              <w:t>חלוקת משנה של סעיפים</w:t>
            </w:r>
          </w:p>
        </w:tc>
      </w:tr>
      <w:tr w:rsidR="00E56613" w:rsidRPr="00E56613" w14:paraId="4DE93D97" w14:textId="77777777" w:rsidTr="0059524A">
        <w:trPr>
          <w:trHeight w:val="270"/>
        </w:trPr>
        <w:tc>
          <w:tcPr>
            <w:tcW w:w="960" w:type="dxa"/>
            <w:tcBorders>
              <w:top w:val="single" w:sz="8" w:space="0" w:color="auto"/>
              <w:left w:val="single" w:sz="8" w:space="0" w:color="auto"/>
              <w:bottom w:val="single" w:sz="8" w:space="0" w:color="auto"/>
              <w:right w:val="single" w:sz="4" w:space="0" w:color="auto"/>
            </w:tcBorders>
            <w:noWrap/>
            <w:vAlign w:val="bottom"/>
          </w:tcPr>
          <w:p w14:paraId="0B8E3160" w14:textId="77777777" w:rsidR="00E56613" w:rsidRPr="00E56613" w:rsidRDefault="00E56613" w:rsidP="00E56613">
            <w:pPr>
              <w:spacing w:before="0" w:beforeAutospacing="0" w:after="0" w:afterAutospacing="0" w:line="240" w:lineRule="auto"/>
              <w:jc w:val="center"/>
              <w:rPr>
                <w:rFonts w:ascii="David" w:eastAsia="Times New Roman" w:hAnsi="David" w:cs="David"/>
                <w:b/>
                <w:bCs/>
                <w:sz w:val="20"/>
                <w:szCs w:val="20"/>
              </w:rPr>
            </w:pPr>
            <w:r w:rsidRPr="00E56613">
              <w:rPr>
                <w:rFonts w:ascii="David" w:eastAsia="Times New Roman" w:hAnsi="David" w:cs="David"/>
                <w:b/>
                <w:bCs/>
                <w:sz w:val="20"/>
                <w:szCs w:val="20"/>
                <w:rtl/>
              </w:rPr>
              <w:t>מס' סעיף</w:t>
            </w:r>
          </w:p>
        </w:tc>
        <w:tc>
          <w:tcPr>
            <w:tcW w:w="1180" w:type="dxa"/>
            <w:tcBorders>
              <w:top w:val="single" w:sz="8" w:space="0" w:color="auto"/>
              <w:left w:val="single" w:sz="4" w:space="0" w:color="auto"/>
              <w:bottom w:val="single" w:sz="8" w:space="0" w:color="auto"/>
              <w:right w:val="single" w:sz="4" w:space="0" w:color="auto"/>
            </w:tcBorders>
            <w:noWrap/>
            <w:vAlign w:val="bottom"/>
          </w:tcPr>
          <w:p w14:paraId="6908E2D3" w14:textId="77777777" w:rsidR="00E56613" w:rsidRPr="00E56613" w:rsidRDefault="00E56613" w:rsidP="00E56613">
            <w:pPr>
              <w:spacing w:before="0" w:beforeAutospacing="0" w:after="0" w:afterAutospacing="0" w:line="240" w:lineRule="auto"/>
              <w:jc w:val="center"/>
              <w:rPr>
                <w:rFonts w:ascii="David" w:eastAsia="Times New Roman" w:hAnsi="David" w:cs="David"/>
                <w:b/>
                <w:bCs/>
                <w:sz w:val="20"/>
                <w:szCs w:val="20"/>
              </w:rPr>
            </w:pPr>
            <w:r w:rsidRPr="00E56613">
              <w:rPr>
                <w:rFonts w:ascii="David" w:eastAsia="Times New Roman" w:hAnsi="David" w:cs="David"/>
                <w:b/>
                <w:bCs/>
                <w:sz w:val="20"/>
                <w:szCs w:val="20"/>
                <w:rtl/>
              </w:rPr>
              <w:t>שיטת תשלום</w:t>
            </w:r>
          </w:p>
        </w:tc>
        <w:tc>
          <w:tcPr>
            <w:tcW w:w="940" w:type="dxa"/>
            <w:tcBorders>
              <w:top w:val="single" w:sz="8" w:space="0" w:color="auto"/>
              <w:left w:val="single" w:sz="4" w:space="0" w:color="auto"/>
              <w:bottom w:val="single" w:sz="8" w:space="0" w:color="auto"/>
              <w:right w:val="single" w:sz="4" w:space="0" w:color="auto"/>
            </w:tcBorders>
            <w:vAlign w:val="bottom"/>
          </w:tcPr>
          <w:p w14:paraId="14F2A646" w14:textId="77777777" w:rsidR="00E56613" w:rsidRPr="00E56613" w:rsidRDefault="00E56613" w:rsidP="00E56613">
            <w:pPr>
              <w:spacing w:before="0" w:beforeAutospacing="0" w:after="0" w:afterAutospacing="0" w:line="240" w:lineRule="auto"/>
              <w:jc w:val="center"/>
              <w:rPr>
                <w:rFonts w:ascii="David" w:eastAsia="Times New Roman" w:hAnsi="David" w:cs="David"/>
                <w:b/>
                <w:bCs/>
                <w:sz w:val="20"/>
                <w:szCs w:val="20"/>
              </w:rPr>
            </w:pPr>
            <w:r w:rsidRPr="00E56613">
              <w:rPr>
                <w:rFonts w:ascii="David" w:eastAsia="Times New Roman" w:hAnsi="David" w:cs="David"/>
                <w:b/>
                <w:bCs/>
                <w:sz w:val="20"/>
                <w:szCs w:val="20"/>
                <w:rtl/>
              </w:rPr>
              <w:t>תיאור</w:t>
            </w:r>
          </w:p>
        </w:tc>
        <w:tc>
          <w:tcPr>
            <w:tcW w:w="3280" w:type="dxa"/>
            <w:tcBorders>
              <w:top w:val="single" w:sz="8" w:space="0" w:color="auto"/>
              <w:left w:val="single" w:sz="4" w:space="0" w:color="auto"/>
              <w:bottom w:val="single" w:sz="8" w:space="0" w:color="auto"/>
              <w:right w:val="single" w:sz="4" w:space="0" w:color="auto"/>
            </w:tcBorders>
            <w:noWrap/>
            <w:vAlign w:val="bottom"/>
          </w:tcPr>
          <w:p w14:paraId="3BE19B4E" w14:textId="77777777" w:rsidR="00E56613" w:rsidRPr="00E56613" w:rsidRDefault="00E56613" w:rsidP="00E56613">
            <w:pPr>
              <w:spacing w:before="0" w:beforeAutospacing="0" w:after="0" w:afterAutospacing="0" w:line="240" w:lineRule="auto"/>
              <w:jc w:val="center"/>
              <w:rPr>
                <w:rFonts w:ascii="David" w:eastAsia="Times New Roman" w:hAnsi="David" w:cs="David"/>
                <w:b/>
                <w:bCs/>
                <w:sz w:val="20"/>
                <w:szCs w:val="20"/>
              </w:rPr>
            </w:pPr>
            <w:r w:rsidRPr="00E56613">
              <w:rPr>
                <w:rFonts w:ascii="David" w:eastAsia="Times New Roman" w:hAnsi="David" w:cs="David"/>
                <w:b/>
                <w:bCs/>
                <w:sz w:val="20"/>
                <w:szCs w:val="20"/>
                <w:rtl/>
              </w:rPr>
              <w:t>חלוקת משנה</w:t>
            </w:r>
          </w:p>
        </w:tc>
        <w:tc>
          <w:tcPr>
            <w:tcW w:w="1600" w:type="dxa"/>
            <w:tcBorders>
              <w:top w:val="single" w:sz="8" w:space="0" w:color="auto"/>
              <w:left w:val="single" w:sz="4" w:space="0" w:color="auto"/>
              <w:bottom w:val="single" w:sz="8" w:space="0" w:color="auto"/>
              <w:right w:val="single" w:sz="8" w:space="0" w:color="auto"/>
            </w:tcBorders>
            <w:noWrap/>
            <w:vAlign w:val="bottom"/>
          </w:tcPr>
          <w:p w14:paraId="590FCAF0" w14:textId="77777777" w:rsidR="00E56613" w:rsidRPr="00E56613" w:rsidRDefault="00E56613" w:rsidP="00E56613">
            <w:pPr>
              <w:spacing w:before="0" w:beforeAutospacing="0" w:after="0" w:afterAutospacing="0" w:line="240" w:lineRule="auto"/>
              <w:jc w:val="center"/>
              <w:rPr>
                <w:rFonts w:ascii="David" w:eastAsia="Times New Roman" w:hAnsi="David" w:cs="David"/>
                <w:b/>
                <w:bCs/>
                <w:sz w:val="20"/>
                <w:szCs w:val="20"/>
              </w:rPr>
            </w:pPr>
            <w:r w:rsidRPr="00E56613">
              <w:rPr>
                <w:rFonts w:ascii="David" w:eastAsia="Times New Roman" w:hAnsi="David" w:cs="David"/>
                <w:b/>
                <w:bCs/>
                <w:sz w:val="20"/>
                <w:szCs w:val="20"/>
                <w:rtl/>
              </w:rPr>
              <w:t>כללי</w:t>
            </w:r>
          </w:p>
        </w:tc>
      </w:tr>
      <w:tr w:rsidR="00E56613" w:rsidRPr="00E56613" w14:paraId="42356771" w14:textId="77777777" w:rsidTr="0059524A">
        <w:trPr>
          <w:trHeight w:val="255"/>
        </w:trPr>
        <w:tc>
          <w:tcPr>
            <w:tcW w:w="960" w:type="dxa"/>
            <w:vMerge w:val="restart"/>
            <w:tcBorders>
              <w:top w:val="nil"/>
              <w:left w:val="single" w:sz="8" w:space="0" w:color="auto"/>
              <w:bottom w:val="single" w:sz="8" w:space="0" w:color="000000"/>
              <w:right w:val="nil"/>
            </w:tcBorders>
            <w:noWrap/>
            <w:vAlign w:val="center"/>
          </w:tcPr>
          <w:p w14:paraId="07ECB2FC" w14:textId="77777777" w:rsidR="00E56613" w:rsidRPr="00E56613" w:rsidRDefault="00E56613" w:rsidP="00E56613">
            <w:pPr>
              <w:bidi w:val="0"/>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Pr>
              <w:t>4</w:t>
            </w:r>
          </w:p>
        </w:tc>
        <w:tc>
          <w:tcPr>
            <w:tcW w:w="1180" w:type="dxa"/>
            <w:vMerge w:val="restart"/>
            <w:tcBorders>
              <w:top w:val="nil"/>
              <w:left w:val="single" w:sz="4" w:space="0" w:color="auto"/>
              <w:bottom w:val="single" w:sz="8" w:space="0" w:color="000000"/>
              <w:right w:val="single" w:sz="4" w:space="0" w:color="auto"/>
            </w:tcBorders>
            <w:noWrap/>
            <w:vAlign w:val="center"/>
          </w:tcPr>
          <w:p w14:paraId="1E9B1AF5"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ג'</w:t>
            </w:r>
          </w:p>
        </w:tc>
        <w:tc>
          <w:tcPr>
            <w:tcW w:w="5820" w:type="dxa"/>
            <w:gridSpan w:val="3"/>
            <w:tcBorders>
              <w:top w:val="nil"/>
              <w:left w:val="single" w:sz="4" w:space="0" w:color="auto"/>
              <w:bottom w:val="single" w:sz="4" w:space="0" w:color="auto"/>
              <w:right w:val="single" w:sz="8" w:space="0" w:color="000000"/>
            </w:tcBorders>
            <w:vAlign w:val="bottom"/>
          </w:tcPr>
          <w:p w14:paraId="3F65DF54" w14:textId="77777777" w:rsidR="00E56613" w:rsidRPr="00E56613" w:rsidRDefault="00E56613" w:rsidP="00E56613">
            <w:pPr>
              <w:spacing w:before="0" w:beforeAutospacing="0" w:after="0" w:afterAutospacing="0" w:line="240" w:lineRule="auto"/>
              <w:rPr>
                <w:rFonts w:ascii="David" w:eastAsia="Times New Roman" w:hAnsi="David" w:cs="David"/>
                <w:b/>
                <w:bCs/>
                <w:sz w:val="20"/>
                <w:szCs w:val="20"/>
              </w:rPr>
            </w:pPr>
            <w:r w:rsidRPr="00E56613">
              <w:rPr>
                <w:rFonts w:ascii="David" w:eastAsia="Times New Roman" w:hAnsi="David" w:cs="David"/>
                <w:b/>
                <w:bCs/>
                <w:sz w:val="20"/>
                <w:szCs w:val="20"/>
                <w:rtl/>
              </w:rPr>
              <w:t>גמר תשתיות חשמל בדירות</w:t>
            </w:r>
          </w:p>
        </w:tc>
      </w:tr>
      <w:tr w:rsidR="00E56613" w:rsidRPr="00E56613" w14:paraId="1128E394" w14:textId="77777777" w:rsidTr="0059524A">
        <w:trPr>
          <w:trHeight w:val="255"/>
        </w:trPr>
        <w:tc>
          <w:tcPr>
            <w:tcW w:w="0" w:type="auto"/>
            <w:vMerge/>
            <w:tcBorders>
              <w:top w:val="nil"/>
              <w:left w:val="single" w:sz="8" w:space="0" w:color="auto"/>
              <w:bottom w:val="single" w:sz="8" w:space="0" w:color="000000"/>
              <w:right w:val="nil"/>
            </w:tcBorders>
            <w:vAlign w:val="center"/>
          </w:tcPr>
          <w:p w14:paraId="15CE304C"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p>
        </w:tc>
        <w:tc>
          <w:tcPr>
            <w:tcW w:w="0" w:type="auto"/>
            <w:vMerge/>
            <w:tcBorders>
              <w:top w:val="nil"/>
              <w:left w:val="single" w:sz="4" w:space="0" w:color="auto"/>
              <w:bottom w:val="single" w:sz="8" w:space="0" w:color="000000"/>
              <w:right w:val="single" w:sz="4" w:space="0" w:color="auto"/>
            </w:tcBorders>
            <w:vAlign w:val="center"/>
          </w:tcPr>
          <w:p w14:paraId="221F89B6"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p>
        </w:tc>
        <w:tc>
          <w:tcPr>
            <w:tcW w:w="940" w:type="dxa"/>
            <w:vAlign w:val="bottom"/>
          </w:tcPr>
          <w:p w14:paraId="2EF2C424"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p>
        </w:tc>
        <w:tc>
          <w:tcPr>
            <w:tcW w:w="3280" w:type="dxa"/>
            <w:tcBorders>
              <w:top w:val="nil"/>
              <w:left w:val="single" w:sz="4" w:space="0" w:color="auto"/>
              <w:bottom w:val="nil"/>
              <w:right w:val="nil"/>
            </w:tcBorders>
            <w:noWrap/>
            <w:vAlign w:val="bottom"/>
          </w:tcPr>
          <w:p w14:paraId="325B5552" w14:textId="77777777" w:rsidR="00E56613" w:rsidRPr="00E56613" w:rsidRDefault="00E56613" w:rsidP="00E56613">
            <w:pPr>
              <w:spacing w:before="0" w:beforeAutospacing="0" w:after="0" w:afterAutospacing="0" w:line="240" w:lineRule="auto"/>
              <w:rPr>
                <w:rFonts w:ascii="David" w:eastAsia="Times New Roman" w:hAnsi="David" w:cs="David"/>
                <w:sz w:val="20"/>
                <w:szCs w:val="20"/>
              </w:rPr>
            </w:pPr>
            <w:r w:rsidRPr="00E56613">
              <w:rPr>
                <w:rFonts w:ascii="David" w:eastAsia="Times New Roman" w:hAnsi="David" w:cs="David"/>
                <w:sz w:val="20"/>
                <w:szCs w:val="20"/>
                <w:rtl/>
              </w:rPr>
              <w:t>צנרת בבטונים- קירות (כולל קירות בנויים מבלוקים /גבס)</w:t>
            </w:r>
          </w:p>
        </w:tc>
        <w:tc>
          <w:tcPr>
            <w:tcW w:w="1600" w:type="dxa"/>
            <w:tcBorders>
              <w:top w:val="nil"/>
              <w:left w:val="single" w:sz="4" w:space="0" w:color="auto"/>
              <w:bottom w:val="nil"/>
              <w:right w:val="single" w:sz="8" w:space="0" w:color="auto"/>
            </w:tcBorders>
            <w:noWrap/>
            <w:vAlign w:val="bottom"/>
          </w:tcPr>
          <w:p w14:paraId="74E50620"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50%</w:t>
            </w:r>
          </w:p>
        </w:tc>
      </w:tr>
      <w:tr w:rsidR="00E56613" w:rsidRPr="00E56613" w14:paraId="24AD45F7" w14:textId="77777777" w:rsidTr="0059524A">
        <w:trPr>
          <w:trHeight w:val="255"/>
        </w:trPr>
        <w:tc>
          <w:tcPr>
            <w:tcW w:w="0" w:type="auto"/>
            <w:vMerge/>
            <w:tcBorders>
              <w:top w:val="nil"/>
              <w:left w:val="single" w:sz="8" w:space="0" w:color="auto"/>
              <w:bottom w:val="single" w:sz="8" w:space="0" w:color="000000"/>
              <w:right w:val="nil"/>
            </w:tcBorders>
            <w:vAlign w:val="center"/>
          </w:tcPr>
          <w:p w14:paraId="68AF523F"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p>
        </w:tc>
        <w:tc>
          <w:tcPr>
            <w:tcW w:w="0" w:type="auto"/>
            <w:vMerge/>
            <w:tcBorders>
              <w:top w:val="nil"/>
              <w:left w:val="single" w:sz="4" w:space="0" w:color="auto"/>
              <w:bottom w:val="single" w:sz="8" w:space="0" w:color="000000"/>
              <w:right w:val="single" w:sz="4" w:space="0" w:color="auto"/>
            </w:tcBorders>
            <w:vAlign w:val="center"/>
          </w:tcPr>
          <w:p w14:paraId="28F31E8B"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p>
        </w:tc>
        <w:tc>
          <w:tcPr>
            <w:tcW w:w="940" w:type="dxa"/>
            <w:tcBorders>
              <w:top w:val="nil"/>
              <w:left w:val="nil"/>
              <w:bottom w:val="nil"/>
              <w:right w:val="single" w:sz="4" w:space="0" w:color="auto"/>
            </w:tcBorders>
            <w:vAlign w:val="bottom"/>
          </w:tcPr>
          <w:p w14:paraId="11E7844E"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r w:rsidRPr="00E56613">
              <w:rPr>
                <w:rFonts w:ascii="David" w:eastAsia="Times New Roman" w:hAnsi="David" w:cs="David"/>
                <w:sz w:val="20"/>
                <w:szCs w:val="20"/>
              </w:rPr>
              <w:t> </w:t>
            </w:r>
          </w:p>
        </w:tc>
        <w:tc>
          <w:tcPr>
            <w:tcW w:w="3280" w:type="dxa"/>
            <w:tcBorders>
              <w:top w:val="single" w:sz="4" w:space="0" w:color="auto"/>
              <w:left w:val="nil"/>
              <w:bottom w:val="nil"/>
              <w:right w:val="nil"/>
            </w:tcBorders>
            <w:noWrap/>
            <w:vAlign w:val="bottom"/>
          </w:tcPr>
          <w:p w14:paraId="79CB5496" w14:textId="77777777" w:rsidR="00E56613" w:rsidRPr="00E56613" w:rsidRDefault="00E56613" w:rsidP="00E56613">
            <w:pPr>
              <w:spacing w:before="0" w:beforeAutospacing="0" w:after="0" w:afterAutospacing="0" w:line="240" w:lineRule="auto"/>
              <w:rPr>
                <w:rFonts w:ascii="David" w:eastAsia="Times New Roman" w:hAnsi="David" w:cs="David"/>
                <w:sz w:val="20"/>
                <w:szCs w:val="20"/>
              </w:rPr>
            </w:pPr>
            <w:r w:rsidRPr="00E56613">
              <w:rPr>
                <w:rFonts w:ascii="David" w:eastAsia="Times New Roman" w:hAnsi="David" w:cs="David"/>
                <w:sz w:val="20"/>
                <w:szCs w:val="20"/>
                <w:rtl/>
              </w:rPr>
              <w:t>צנרת בבטונים- תקרות</w:t>
            </w:r>
          </w:p>
        </w:tc>
        <w:tc>
          <w:tcPr>
            <w:tcW w:w="1600" w:type="dxa"/>
            <w:tcBorders>
              <w:top w:val="single" w:sz="4" w:space="0" w:color="auto"/>
              <w:left w:val="single" w:sz="4" w:space="0" w:color="auto"/>
              <w:bottom w:val="nil"/>
              <w:right w:val="single" w:sz="8" w:space="0" w:color="auto"/>
            </w:tcBorders>
            <w:noWrap/>
            <w:vAlign w:val="bottom"/>
          </w:tcPr>
          <w:p w14:paraId="0878FDCD"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25%</w:t>
            </w:r>
          </w:p>
        </w:tc>
      </w:tr>
      <w:tr w:rsidR="00E56613" w:rsidRPr="00E56613" w14:paraId="33CEA516" w14:textId="77777777" w:rsidTr="0059524A">
        <w:trPr>
          <w:trHeight w:val="255"/>
        </w:trPr>
        <w:tc>
          <w:tcPr>
            <w:tcW w:w="0" w:type="auto"/>
            <w:vMerge/>
            <w:tcBorders>
              <w:top w:val="nil"/>
              <w:left w:val="single" w:sz="8" w:space="0" w:color="auto"/>
              <w:bottom w:val="single" w:sz="8" w:space="0" w:color="000000"/>
              <w:right w:val="nil"/>
            </w:tcBorders>
            <w:vAlign w:val="center"/>
          </w:tcPr>
          <w:p w14:paraId="2661D9D1"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p>
        </w:tc>
        <w:tc>
          <w:tcPr>
            <w:tcW w:w="0" w:type="auto"/>
            <w:vMerge/>
            <w:tcBorders>
              <w:top w:val="nil"/>
              <w:left w:val="single" w:sz="4" w:space="0" w:color="auto"/>
              <w:bottom w:val="single" w:sz="8" w:space="0" w:color="000000"/>
              <w:right w:val="single" w:sz="4" w:space="0" w:color="auto"/>
            </w:tcBorders>
            <w:vAlign w:val="center"/>
          </w:tcPr>
          <w:p w14:paraId="12EDEC8A"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p>
        </w:tc>
        <w:tc>
          <w:tcPr>
            <w:tcW w:w="940" w:type="dxa"/>
            <w:tcBorders>
              <w:top w:val="nil"/>
              <w:left w:val="nil"/>
              <w:bottom w:val="nil"/>
              <w:right w:val="single" w:sz="4" w:space="0" w:color="auto"/>
            </w:tcBorders>
            <w:vAlign w:val="bottom"/>
          </w:tcPr>
          <w:p w14:paraId="4C9813CB"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r w:rsidRPr="00E56613">
              <w:rPr>
                <w:rFonts w:ascii="David" w:eastAsia="Times New Roman" w:hAnsi="David" w:cs="David"/>
                <w:sz w:val="20"/>
                <w:szCs w:val="20"/>
              </w:rPr>
              <w:t> </w:t>
            </w:r>
          </w:p>
        </w:tc>
        <w:tc>
          <w:tcPr>
            <w:tcW w:w="3280" w:type="dxa"/>
            <w:tcBorders>
              <w:top w:val="single" w:sz="4" w:space="0" w:color="auto"/>
              <w:left w:val="single" w:sz="4" w:space="0" w:color="auto"/>
              <w:bottom w:val="single" w:sz="4" w:space="0" w:color="auto"/>
              <w:right w:val="single" w:sz="4" w:space="0" w:color="auto"/>
            </w:tcBorders>
            <w:noWrap/>
            <w:vAlign w:val="bottom"/>
          </w:tcPr>
          <w:p w14:paraId="013C2C4A" w14:textId="77777777" w:rsidR="00E56613" w:rsidRPr="00E56613" w:rsidRDefault="00E56613" w:rsidP="00E56613">
            <w:pPr>
              <w:spacing w:before="0" w:beforeAutospacing="0" w:after="0" w:afterAutospacing="0" w:line="240" w:lineRule="auto"/>
              <w:rPr>
                <w:rFonts w:ascii="David" w:eastAsia="Times New Roman" w:hAnsi="David" w:cs="David"/>
                <w:sz w:val="20"/>
                <w:szCs w:val="20"/>
              </w:rPr>
            </w:pPr>
            <w:r w:rsidRPr="00E56613">
              <w:rPr>
                <w:rFonts w:ascii="David" w:eastAsia="Times New Roman" w:hAnsi="David" w:cs="David"/>
                <w:sz w:val="20"/>
                <w:szCs w:val="20"/>
                <w:rtl/>
              </w:rPr>
              <w:t>חיווט</w:t>
            </w:r>
          </w:p>
        </w:tc>
        <w:tc>
          <w:tcPr>
            <w:tcW w:w="1600" w:type="dxa"/>
            <w:tcBorders>
              <w:top w:val="single" w:sz="4" w:space="0" w:color="auto"/>
              <w:left w:val="single" w:sz="4" w:space="0" w:color="auto"/>
              <w:bottom w:val="single" w:sz="4" w:space="0" w:color="auto"/>
              <w:right w:val="single" w:sz="8" w:space="0" w:color="auto"/>
            </w:tcBorders>
            <w:noWrap/>
            <w:vAlign w:val="bottom"/>
          </w:tcPr>
          <w:p w14:paraId="7C7BC8AE"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25%</w:t>
            </w:r>
          </w:p>
        </w:tc>
      </w:tr>
      <w:tr w:rsidR="00E56613" w:rsidRPr="00E56613" w14:paraId="191E4A25" w14:textId="77777777" w:rsidTr="0059524A">
        <w:trPr>
          <w:trHeight w:val="270"/>
        </w:trPr>
        <w:tc>
          <w:tcPr>
            <w:tcW w:w="0" w:type="auto"/>
            <w:vMerge/>
            <w:tcBorders>
              <w:top w:val="nil"/>
              <w:left w:val="single" w:sz="8" w:space="0" w:color="auto"/>
              <w:bottom w:val="single" w:sz="8" w:space="0" w:color="000000"/>
              <w:right w:val="nil"/>
            </w:tcBorders>
            <w:vAlign w:val="center"/>
          </w:tcPr>
          <w:p w14:paraId="19A01556"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p>
        </w:tc>
        <w:tc>
          <w:tcPr>
            <w:tcW w:w="0" w:type="auto"/>
            <w:vMerge/>
            <w:tcBorders>
              <w:top w:val="nil"/>
              <w:left w:val="single" w:sz="4" w:space="0" w:color="auto"/>
              <w:bottom w:val="single" w:sz="8" w:space="0" w:color="000000"/>
              <w:right w:val="single" w:sz="4" w:space="0" w:color="auto"/>
            </w:tcBorders>
            <w:vAlign w:val="center"/>
          </w:tcPr>
          <w:p w14:paraId="2D5F3DA4"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p>
        </w:tc>
        <w:tc>
          <w:tcPr>
            <w:tcW w:w="940" w:type="dxa"/>
            <w:tcBorders>
              <w:top w:val="nil"/>
              <w:left w:val="nil"/>
              <w:bottom w:val="single" w:sz="8" w:space="0" w:color="auto"/>
              <w:right w:val="nil"/>
            </w:tcBorders>
            <w:vAlign w:val="bottom"/>
          </w:tcPr>
          <w:p w14:paraId="39CC754D"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r w:rsidRPr="00E56613">
              <w:rPr>
                <w:rFonts w:ascii="David" w:eastAsia="Times New Roman" w:hAnsi="David" w:cs="David"/>
                <w:sz w:val="20"/>
                <w:szCs w:val="20"/>
              </w:rPr>
              <w:t> </w:t>
            </w:r>
          </w:p>
        </w:tc>
        <w:tc>
          <w:tcPr>
            <w:tcW w:w="3280" w:type="dxa"/>
            <w:tcBorders>
              <w:top w:val="nil"/>
              <w:left w:val="single" w:sz="4" w:space="0" w:color="auto"/>
              <w:bottom w:val="single" w:sz="8" w:space="0" w:color="auto"/>
              <w:right w:val="nil"/>
            </w:tcBorders>
            <w:noWrap/>
            <w:vAlign w:val="bottom"/>
          </w:tcPr>
          <w:p w14:paraId="73BCD1B4" w14:textId="77777777" w:rsidR="00E56613" w:rsidRPr="00E56613" w:rsidRDefault="00E56613" w:rsidP="00E56613">
            <w:pPr>
              <w:spacing w:before="0" w:beforeAutospacing="0" w:after="0" w:afterAutospacing="0" w:line="240" w:lineRule="auto"/>
              <w:rPr>
                <w:rFonts w:ascii="David" w:eastAsia="Times New Roman" w:hAnsi="David" w:cs="David"/>
                <w:b/>
                <w:bCs/>
                <w:sz w:val="20"/>
                <w:szCs w:val="20"/>
              </w:rPr>
            </w:pPr>
            <w:r w:rsidRPr="00E56613">
              <w:rPr>
                <w:rFonts w:ascii="David" w:eastAsia="Times New Roman" w:hAnsi="David" w:cs="David"/>
                <w:b/>
                <w:bCs/>
                <w:sz w:val="20"/>
                <w:szCs w:val="20"/>
                <w:rtl/>
              </w:rPr>
              <w:t>סה"כ</w:t>
            </w:r>
          </w:p>
        </w:tc>
        <w:tc>
          <w:tcPr>
            <w:tcW w:w="1600" w:type="dxa"/>
            <w:tcBorders>
              <w:top w:val="nil"/>
              <w:left w:val="single" w:sz="4" w:space="0" w:color="auto"/>
              <w:bottom w:val="single" w:sz="8" w:space="0" w:color="auto"/>
              <w:right w:val="single" w:sz="8" w:space="0" w:color="auto"/>
            </w:tcBorders>
            <w:noWrap/>
            <w:vAlign w:val="bottom"/>
          </w:tcPr>
          <w:p w14:paraId="2DC5D237" w14:textId="77777777" w:rsidR="00E56613" w:rsidRPr="00E56613" w:rsidRDefault="00E56613" w:rsidP="00E56613">
            <w:pPr>
              <w:bidi w:val="0"/>
              <w:spacing w:before="0" w:beforeAutospacing="0" w:after="0" w:afterAutospacing="0" w:line="240" w:lineRule="auto"/>
              <w:jc w:val="right"/>
              <w:rPr>
                <w:rFonts w:ascii="David" w:eastAsia="Times New Roman" w:hAnsi="David" w:cs="David"/>
                <w:b/>
                <w:bCs/>
                <w:sz w:val="20"/>
                <w:szCs w:val="20"/>
              </w:rPr>
            </w:pPr>
            <w:r w:rsidRPr="00E56613">
              <w:rPr>
                <w:rFonts w:ascii="David" w:eastAsia="Times New Roman" w:hAnsi="David" w:cs="David"/>
                <w:b/>
                <w:bCs/>
                <w:sz w:val="20"/>
                <w:szCs w:val="20"/>
              </w:rPr>
              <w:t>100%</w:t>
            </w:r>
          </w:p>
        </w:tc>
      </w:tr>
      <w:tr w:rsidR="00E56613" w:rsidRPr="00E56613" w14:paraId="0033D08B" w14:textId="77777777" w:rsidTr="0059524A">
        <w:trPr>
          <w:trHeight w:val="255"/>
        </w:trPr>
        <w:tc>
          <w:tcPr>
            <w:tcW w:w="960" w:type="dxa"/>
            <w:vMerge w:val="restart"/>
            <w:tcBorders>
              <w:top w:val="nil"/>
              <w:left w:val="single" w:sz="8" w:space="0" w:color="auto"/>
              <w:bottom w:val="single" w:sz="8" w:space="0" w:color="000000"/>
              <w:right w:val="single" w:sz="4" w:space="0" w:color="auto"/>
            </w:tcBorders>
            <w:noWrap/>
            <w:vAlign w:val="center"/>
          </w:tcPr>
          <w:p w14:paraId="3A0F2FD4" w14:textId="77777777" w:rsidR="00E56613" w:rsidRPr="00E56613" w:rsidRDefault="00E56613" w:rsidP="00E56613">
            <w:pPr>
              <w:bidi w:val="0"/>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Pr>
              <w:t>8</w:t>
            </w:r>
          </w:p>
        </w:tc>
        <w:tc>
          <w:tcPr>
            <w:tcW w:w="1180" w:type="dxa"/>
            <w:vMerge w:val="restart"/>
            <w:tcBorders>
              <w:top w:val="nil"/>
              <w:left w:val="single" w:sz="4" w:space="0" w:color="auto"/>
              <w:bottom w:val="single" w:sz="8" w:space="0" w:color="000000"/>
              <w:right w:val="single" w:sz="4" w:space="0" w:color="auto"/>
            </w:tcBorders>
            <w:noWrap/>
            <w:vAlign w:val="center"/>
          </w:tcPr>
          <w:p w14:paraId="73AAAF4E"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ג'</w:t>
            </w:r>
          </w:p>
        </w:tc>
        <w:tc>
          <w:tcPr>
            <w:tcW w:w="5820" w:type="dxa"/>
            <w:gridSpan w:val="3"/>
            <w:tcBorders>
              <w:top w:val="single" w:sz="8" w:space="0" w:color="auto"/>
              <w:left w:val="single" w:sz="4" w:space="0" w:color="auto"/>
              <w:bottom w:val="single" w:sz="4" w:space="0" w:color="auto"/>
              <w:right w:val="single" w:sz="8" w:space="0" w:color="000000"/>
            </w:tcBorders>
            <w:vAlign w:val="bottom"/>
          </w:tcPr>
          <w:p w14:paraId="761434A0" w14:textId="77777777" w:rsidR="00E56613" w:rsidRPr="00E56613" w:rsidRDefault="00E56613" w:rsidP="00E56613">
            <w:pPr>
              <w:spacing w:before="0" w:beforeAutospacing="0" w:after="0" w:afterAutospacing="0" w:line="240" w:lineRule="auto"/>
              <w:rPr>
                <w:rFonts w:ascii="David" w:eastAsia="Times New Roman" w:hAnsi="David" w:cs="David"/>
                <w:b/>
                <w:bCs/>
                <w:sz w:val="20"/>
                <w:szCs w:val="20"/>
              </w:rPr>
            </w:pPr>
            <w:r w:rsidRPr="00E56613">
              <w:rPr>
                <w:rFonts w:ascii="David" w:eastAsia="Times New Roman" w:hAnsi="David" w:cs="David"/>
                <w:b/>
                <w:bCs/>
                <w:sz w:val="20"/>
                <w:szCs w:val="20"/>
                <w:rtl/>
              </w:rPr>
              <w:t>גמר ריצוף</w:t>
            </w:r>
          </w:p>
        </w:tc>
      </w:tr>
      <w:tr w:rsidR="00E56613" w:rsidRPr="00E56613" w14:paraId="11E44BDF" w14:textId="77777777" w:rsidTr="0059524A">
        <w:trPr>
          <w:trHeight w:val="255"/>
        </w:trPr>
        <w:tc>
          <w:tcPr>
            <w:tcW w:w="0" w:type="auto"/>
            <w:vMerge/>
            <w:tcBorders>
              <w:top w:val="nil"/>
              <w:left w:val="single" w:sz="8" w:space="0" w:color="auto"/>
              <w:bottom w:val="single" w:sz="8" w:space="0" w:color="000000"/>
              <w:right w:val="single" w:sz="4" w:space="0" w:color="auto"/>
            </w:tcBorders>
            <w:vAlign w:val="center"/>
          </w:tcPr>
          <w:p w14:paraId="5ED4260F"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p>
        </w:tc>
        <w:tc>
          <w:tcPr>
            <w:tcW w:w="0" w:type="auto"/>
            <w:vMerge/>
            <w:tcBorders>
              <w:top w:val="nil"/>
              <w:left w:val="single" w:sz="4" w:space="0" w:color="auto"/>
              <w:bottom w:val="single" w:sz="8" w:space="0" w:color="000000"/>
              <w:right w:val="single" w:sz="4" w:space="0" w:color="auto"/>
            </w:tcBorders>
            <w:vAlign w:val="center"/>
          </w:tcPr>
          <w:p w14:paraId="0BC4E4D2"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p>
        </w:tc>
        <w:tc>
          <w:tcPr>
            <w:tcW w:w="940" w:type="dxa"/>
            <w:vAlign w:val="bottom"/>
          </w:tcPr>
          <w:p w14:paraId="1B8B0636" w14:textId="77777777" w:rsidR="00E56613" w:rsidRPr="00E56613" w:rsidRDefault="00E56613" w:rsidP="00E56613">
            <w:pPr>
              <w:bidi w:val="0"/>
              <w:spacing w:before="0" w:beforeAutospacing="0" w:after="0" w:afterAutospacing="0" w:line="240" w:lineRule="auto"/>
              <w:rPr>
                <w:rFonts w:ascii="David" w:eastAsia="Times New Roman" w:hAnsi="David" w:cs="David"/>
                <w:b/>
                <w:bCs/>
                <w:sz w:val="20"/>
                <w:szCs w:val="20"/>
              </w:rPr>
            </w:pPr>
            <w:r w:rsidRPr="00E56613">
              <w:rPr>
                <w:rFonts w:ascii="David" w:eastAsia="Times New Roman" w:hAnsi="David" w:cs="David"/>
                <w:b/>
                <w:bCs/>
                <w:sz w:val="20"/>
                <w:szCs w:val="20"/>
              </w:rPr>
              <w:t> </w:t>
            </w:r>
          </w:p>
        </w:tc>
        <w:tc>
          <w:tcPr>
            <w:tcW w:w="3280" w:type="dxa"/>
            <w:tcBorders>
              <w:top w:val="nil"/>
              <w:left w:val="single" w:sz="4" w:space="0" w:color="auto"/>
              <w:bottom w:val="single" w:sz="4" w:space="0" w:color="auto"/>
              <w:right w:val="single" w:sz="4" w:space="0" w:color="auto"/>
            </w:tcBorders>
            <w:noWrap/>
            <w:vAlign w:val="bottom"/>
          </w:tcPr>
          <w:p w14:paraId="3F7A08C1" w14:textId="77777777" w:rsidR="00E56613" w:rsidRPr="00E56613" w:rsidRDefault="00E56613" w:rsidP="00E56613">
            <w:pPr>
              <w:spacing w:before="0" w:beforeAutospacing="0" w:after="0" w:afterAutospacing="0" w:line="240" w:lineRule="auto"/>
              <w:rPr>
                <w:rFonts w:ascii="David" w:eastAsia="Times New Roman" w:hAnsi="David" w:cs="David"/>
                <w:sz w:val="20"/>
                <w:szCs w:val="20"/>
              </w:rPr>
            </w:pPr>
            <w:r w:rsidRPr="00E56613">
              <w:rPr>
                <w:rFonts w:ascii="David" w:eastAsia="Times New Roman" w:hAnsi="David" w:cs="David"/>
                <w:sz w:val="20"/>
                <w:szCs w:val="20"/>
                <w:rtl/>
              </w:rPr>
              <w:t>ריצוף פנים דירה</w:t>
            </w:r>
          </w:p>
        </w:tc>
        <w:tc>
          <w:tcPr>
            <w:tcW w:w="1600" w:type="dxa"/>
            <w:tcBorders>
              <w:top w:val="nil"/>
              <w:left w:val="single" w:sz="4" w:space="0" w:color="auto"/>
              <w:bottom w:val="single" w:sz="4" w:space="0" w:color="auto"/>
              <w:right w:val="single" w:sz="8" w:space="0" w:color="auto"/>
            </w:tcBorders>
            <w:noWrap/>
            <w:vAlign w:val="bottom"/>
          </w:tcPr>
          <w:p w14:paraId="47AEA45D"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75%</w:t>
            </w:r>
          </w:p>
        </w:tc>
      </w:tr>
      <w:tr w:rsidR="00E56613" w:rsidRPr="00E56613" w14:paraId="291C4857" w14:textId="77777777" w:rsidTr="0059524A">
        <w:trPr>
          <w:trHeight w:val="255"/>
        </w:trPr>
        <w:tc>
          <w:tcPr>
            <w:tcW w:w="0" w:type="auto"/>
            <w:vMerge/>
            <w:tcBorders>
              <w:top w:val="nil"/>
              <w:left w:val="single" w:sz="8" w:space="0" w:color="auto"/>
              <w:bottom w:val="single" w:sz="8" w:space="0" w:color="000000"/>
              <w:right w:val="single" w:sz="4" w:space="0" w:color="auto"/>
            </w:tcBorders>
            <w:vAlign w:val="center"/>
          </w:tcPr>
          <w:p w14:paraId="7E3F5372"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p>
        </w:tc>
        <w:tc>
          <w:tcPr>
            <w:tcW w:w="0" w:type="auto"/>
            <w:vMerge/>
            <w:tcBorders>
              <w:top w:val="nil"/>
              <w:left w:val="single" w:sz="4" w:space="0" w:color="auto"/>
              <w:bottom w:val="single" w:sz="8" w:space="0" w:color="000000"/>
              <w:right w:val="single" w:sz="4" w:space="0" w:color="auto"/>
            </w:tcBorders>
            <w:vAlign w:val="center"/>
          </w:tcPr>
          <w:p w14:paraId="5E712769"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p>
        </w:tc>
        <w:tc>
          <w:tcPr>
            <w:tcW w:w="940" w:type="dxa"/>
            <w:vAlign w:val="bottom"/>
          </w:tcPr>
          <w:p w14:paraId="3601CFAC" w14:textId="77777777" w:rsidR="00E56613" w:rsidRPr="00E56613" w:rsidRDefault="00E56613" w:rsidP="00E56613">
            <w:pPr>
              <w:bidi w:val="0"/>
              <w:spacing w:before="0" w:beforeAutospacing="0" w:after="0" w:afterAutospacing="0" w:line="240" w:lineRule="auto"/>
              <w:rPr>
                <w:rFonts w:ascii="David" w:eastAsia="Times New Roman" w:hAnsi="David" w:cs="David"/>
                <w:b/>
                <w:bCs/>
                <w:sz w:val="20"/>
                <w:szCs w:val="20"/>
              </w:rPr>
            </w:pPr>
          </w:p>
        </w:tc>
        <w:tc>
          <w:tcPr>
            <w:tcW w:w="3280" w:type="dxa"/>
            <w:tcBorders>
              <w:top w:val="nil"/>
              <w:left w:val="single" w:sz="4" w:space="0" w:color="auto"/>
              <w:bottom w:val="single" w:sz="4" w:space="0" w:color="auto"/>
              <w:right w:val="single" w:sz="4" w:space="0" w:color="auto"/>
            </w:tcBorders>
            <w:noWrap/>
            <w:vAlign w:val="bottom"/>
          </w:tcPr>
          <w:p w14:paraId="7E88BBDE" w14:textId="77777777" w:rsidR="00E56613" w:rsidRPr="00E56613" w:rsidRDefault="00E56613" w:rsidP="00E56613">
            <w:pPr>
              <w:spacing w:before="0" w:beforeAutospacing="0" w:after="0" w:afterAutospacing="0" w:line="240" w:lineRule="auto"/>
              <w:rPr>
                <w:rFonts w:ascii="David" w:eastAsia="Times New Roman" w:hAnsi="David" w:cs="David"/>
                <w:sz w:val="20"/>
                <w:szCs w:val="20"/>
              </w:rPr>
            </w:pPr>
            <w:r w:rsidRPr="00E56613">
              <w:rPr>
                <w:rFonts w:ascii="David" w:eastAsia="Times New Roman" w:hAnsi="David" w:cs="David"/>
                <w:sz w:val="20"/>
                <w:szCs w:val="20"/>
                <w:rtl/>
              </w:rPr>
              <w:t>שיפולים</w:t>
            </w:r>
          </w:p>
        </w:tc>
        <w:tc>
          <w:tcPr>
            <w:tcW w:w="1600" w:type="dxa"/>
            <w:tcBorders>
              <w:top w:val="nil"/>
              <w:left w:val="single" w:sz="4" w:space="0" w:color="auto"/>
              <w:bottom w:val="single" w:sz="4" w:space="0" w:color="auto"/>
              <w:right w:val="single" w:sz="8" w:space="0" w:color="auto"/>
            </w:tcBorders>
            <w:noWrap/>
            <w:vAlign w:val="bottom"/>
          </w:tcPr>
          <w:p w14:paraId="5E9C314D"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5%</w:t>
            </w:r>
          </w:p>
        </w:tc>
      </w:tr>
      <w:tr w:rsidR="00E56613" w:rsidRPr="00E56613" w14:paraId="2AC07D0F" w14:textId="77777777" w:rsidTr="0059524A">
        <w:trPr>
          <w:trHeight w:val="255"/>
        </w:trPr>
        <w:tc>
          <w:tcPr>
            <w:tcW w:w="0" w:type="auto"/>
            <w:vMerge/>
            <w:tcBorders>
              <w:top w:val="nil"/>
              <w:left w:val="single" w:sz="8" w:space="0" w:color="auto"/>
              <w:bottom w:val="single" w:sz="8" w:space="0" w:color="000000"/>
              <w:right w:val="single" w:sz="4" w:space="0" w:color="auto"/>
            </w:tcBorders>
            <w:vAlign w:val="center"/>
          </w:tcPr>
          <w:p w14:paraId="3D1004A0"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p>
        </w:tc>
        <w:tc>
          <w:tcPr>
            <w:tcW w:w="0" w:type="auto"/>
            <w:vMerge/>
            <w:tcBorders>
              <w:top w:val="nil"/>
              <w:left w:val="single" w:sz="4" w:space="0" w:color="auto"/>
              <w:bottom w:val="single" w:sz="8" w:space="0" w:color="000000"/>
              <w:right w:val="single" w:sz="4" w:space="0" w:color="auto"/>
            </w:tcBorders>
            <w:vAlign w:val="center"/>
          </w:tcPr>
          <w:p w14:paraId="2A8E51DB"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p>
        </w:tc>
        <w:tc>
          <w:tcPr>
            <w:tcW w:w="940" w:type="dxa"/>
            <w:vAlign w:val="bottom"/>
          </w:tcPr>
          <w:p w14:paraId="30E70F55" w14:textId="77777777" w:rsidR="00E56613" w:rsidRPr="00E56613" w:rsidRDefault="00E56613" w:rsidP="00E56613">
            <w:pPr>
              <w:bidi w:val="0"/>
              <w:spacing w:before="0" w:beforeAutospacing="0" w:after="0" w:afterAutospacing="0" w:line="240" w:lineRule="auto"/>
              <w:rPr>
                <w:rFonts w:ascii="David" w:eastAsia="Times New Roman" w:hAnsi="David" w:cs="David"/>
                <w:b/>
                <w:bCs/>
                <w:sz w:val="20"/>
                <w:szCs w:val="20"/>
              </w:rPr>
            </w:pPr>
          </w:p>
        </w:tc>
        <w:tc>
          <w:tcPr>
            <w:tcW w:w="3280" w:type="dxa"/>
            <w:tcBorders>
              <w:top w:val="nil"/>
              <w:left w:val="single" w:sz="4" w:space="0" w:color="auto"/>
              <w:bottom w:val="single" w:sz="4" w:space="0" w:color="auto"/>
              <w:right w:val="single" w:sz="4" w:space="0" w:color="auto"/>
            </w:tcBorders>
            <w:noWrap/>
            <w:vAlign w:val="bottom"/>
          </w:tcPr>
          <w:p w14:paraId="2B440260" w14:textId="77777777" w:rsidR="00E56613" w:rsidRPr="00E56613" w:rsidRDefault="00E56613" w:rsidP="00E56613">
            <w:pPr>
              <w:spacing w:before="0" w:beforeAutospacing="0" w:after="0" w:afterAutospacing="0" w:line="240" w:lineRule="auto"/>
              <w:rPr>
                <w:rFonts w:ascii="David" w:eastAsia="Times New Roman" w:hAnsi="David" w:cs="David"/>
                <w:sz w:val="20"/>
                <w:szCs w:val="20"/>
              </w:rPr>
            </w:pPr>
            <w:r w:rsidRPr="00E56613">
              <w:rPr>
                <w:rFonts w:ascii="David" w:eastAsia="Times New Roman" w:hAnsi="David" w:cs="David"/>
                <w:sz w:val="20"/>
                <w:szCs w:val="20"/>
                <w:rtl/>
              </w:rPr>
              <w:t>רובה</w:t>
            </w:r>
          </w:p>
        </w:tc>
        <w:tc>
          <w:tcPr>
            <w:tcW w:w="1600" w:type="dxa"/>
            <w:tcBorders>
              <w:top w:val="nil"/>
              <w:left w:val="single" w:sz="4" w:space="0" w:color="auto"/>
              <w:bottom w:val="single" w:sz="4" w:space="0" w:color="auto"/>
              <w:right w:val="single" w:sz="8" w:space="0" w:color="auto"/>
            </w:tcBorders>
            <w:noWrap/>
            <w:vAlign w:val="bottom"/>
          </w:tcPr>
          <w:p w14:paraId="6B1BF630"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5%</w:t>
            </w:r>
          </w:p>
        </w:tc>
      </w:tr>
      <w:tr w:rsidR="00E56613" w:rsidRPr="00E56613" w14:paraId="29D66BDD" w14:textId="77777777" w:rsidTr="0059524A">
        <w:trPr>
          <w:trHeight w:val="255"/>
        </w:trPr>
        <w:tc>
          <w:tcPr>
            <w:tcW w:w="0" w:type="auto"/>
            <w:vMerge/>
            <w:tcBorders>
              <w:top w:val="nil"/>
              <w:left w:val="single" w:sz="8" w:space="0" w:color="auto"/>
              <w:bottom w:val="single" w:sz="8" w:space="0" w:color="000000"/>
              <w:right w:val="single" w:sz="4" w:space="0" w:color="auto"/>
            </w:tcBorders>
            <w:vAlign w:val="center"/>
          </w:tcPr>
          <w:p w14:paraId="358A7866"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p>
        </w:tc>
        <w:tc>
          <w:tcPr>
            <w:tcW w:w="0" w:type="auto"/>
            <w:vMerge/>
            <w:tcBorders>
              <w:top w:val="nil"/>
              <w:left w:val="single" w:sz="4" w:space="0" w:color="auto"/>
              <w:bottom w:val="single" w:sz="8" w:space="0" w:color="000000"/>
              <w:right w:val="single" w:sz="4" w:space="0" w:color="auto"/>
            </w:tcBorders>
            <w:vAlign w:val="center"/>
          </w:tcPr>
          <w:p w14:paraId="1C39B3A1"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p>
        </w:tc>
        <w:tc>
          <w:tcPr>
            <w:tcW w:w="940" w:type="dxa"/>
            <w:vAlign w:val="bottom"/>
          </w:tcPr>
          <w:p w14:paraId="6CACE168"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p>
        </w:tc>
        <w:tc>
          <w:tcPr>
            <w:tcW w:w="3280" w:type="dxa"/>
            <w:tcBorders>
              <w:top w:val="nil"/>
              <w:left w:val="single" w:sz="4" w:space="0" w:color="auto"/>
              <w:bottom w:val="single" w:sz="4" w:space="0" w:color="auto"/>
              <w:right w:val="single" w:sz="4" w:space="0" w:color="auto"/>
            </w:tcBorders>
            <w:noWrap/>
            <w:vAlign w:val="bottom"/>
          </w:tcPr>
          <w:p w14:paraId="3F503C48" w14:textId="77777777" w:rsidR="00E56613" w:rsidRPr="00E56613" w:rsidRDefault="00E56613" w:rsidP="00E56613">
            <w:pPr>
              <w:spacing w:before="0" w:beforeAutospacing="0" w:after="0" w:afterAutospacing="0" w:line="240" w:lineRule="auto"/>
              <w:rPr>
                <w:rFonts w:ascii="David" w:eastAsia="Times New Roman" w:hAnsi="David" w:cs="David"/>
                <w:sz w:val="20"/>
                <w:szCs w:val="20"/>
              </w:rPr>
            </w:pPr>
            <w:r w:rsidRPr="00E56613">
              <w:rPr>
                <w:rFonts w:ascii="David" w:eastAsia="Times New Roman" w:hAnsi="David" w:cs="David"/>
                <w:sz w:val="20"/>
                <w:szCs w:val="20"/>
                <w:rtl/>
              </w:rPr>
              <w:t>מרפסות+ח.ר</w:t>
            </w:r>
          </w:p>
        </w:tc>
        <w:tc>
          <w:tcPr>
            <w:tcW w:w="1600" w:type="dxa"/>
            <w:tcBorders>
              <w:top w:val="nil"/>
              <w:left w:val="single" w:sz="4" w:space="0" w:color="auto"/>
              <w:bottom w:val="single" w:sz="4" w:space="0" w:color="auto"/>
              <w:right w:val="single" w:sz="8" w:space="0" w:color="auto"/>
            </w:tcBorders>
            <w:noWrap/>
            <w:vAlign w:val="bottom"/>
          </w:tcPr>
          <w:p w14:paraId="04256669"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15%</w:t>
            </w:r>
          </w:p>
        </w:tc>
      </w:tr>
      <w:tr w:rsidR="00E56613" w:rsidRPr="00E56613" w14:paraId="0D3B982C" w14:textId="77777777" w:rsidTr="0059524A">
        <w:trPr>
          <w:trHeight w:val="270"/>
        </w:trPr>
        <w:tc>
          <w:tcPr>
            <w:tcW w:w="0" w:type="auto"/>
            <w:vMerge/>
            <w:tcBorders>
              <w:top w:val="nil"/>
              <w:left w:val="single" w:sz="8" w:space="0" w:color="auto"/>
              <w:bottom w:val="single" w:sz="8" w:space="0" w:color="000000"/>
              <w:right w:val="single" w:sz="4" w:space="0" w:color="auto"/>
            </w:tcBorders>
            <w:vAlign w:val="center"/>
          </w:tcPr>
          <w:p w14:paraId="21F4CD16"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p>
        </w:tc>
        <w:tc>
          <w:tcPr>
            <w:tcW w:w="0" w:type="auto"/>
            <w:vMerge/>
            <w:tcBorders>
              <w:top w:val="nil"/>
              <w:left w:val="single" w:sz="4" w:space="0" w:color="auto"/>
              <w:bottom w:val="single" w:sz="8" w:space="0" w:color="000000"/>
              <w:right w:val="single" w:sz="4" w:space="0" w:color="auto"/>
            </w:tcBorders>
            <w:vAlign w:val="center"/>
          </w:tcPr>
          <w:p w14:paraId="476C89A0"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p>
        </w:tc>
        <w:tc>
          <w:tcPr>
            <w:tcW w:w="940" w:type="dxa"/>
            <w:tcBorders>
              <w:top w:val="nil"/>
              <w:left w:val="nil"/>
              <w:bottom w:val="single" w:sz="8" w:space="0" w:color="auto"/>
              <w:right w:val="nil"/>
            </w:tcBorders>
            <w:vAlign w:val="bottom"/>
          </w:tcPr>
          <w:p w14:paraId="29E8A7A7"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r w:rsidRPr="00E56613">
              <w:rPr>
                <w:rFonts w:ascii="David" w:eastAsia="Times New Roman" w:hAnsi="David" w:cs="David"/>
                <w:sz w:val="20"/>
                <w:szCs w:val="20"/>
              </w:rPr>
              <w:t> </w:t>
            </w:r>
          </w:p>
        </w:tc>
        <w:tc>
          <w:tcPr>
            <w:tcW w:w="3280" w:type="dxa"/>
            <w:tcBorders>
              <w:top w:val="nil"/>
              <w:left w:val="single" w:sz="4" w:space="0" w:color="auto"/>
              <w:bottom w:val="single" w:sz="8" w:space="0" w:color="auto"/>
              <w:right w:val="single" w:sz="4" w:space="0" w:color="auto"/>
            </w:tcBorders>
            <w:noWrap/>
            <w:vAlign w:val="bottom"/>
          </w:tcPr>
          <w:p w14:paraId="5D74740E" w14:textId="77777777" w:rsidR="00E56613" w:rsidRPr="00E56613" w:rsidRDefault="00E56613" w:rsidP="00E56613">
            <w:pPr>
              <w:spacing w:before="0" w:beforeAutospacing="0" w:after="0" w:afterAutospacing="0" w:line="240" w:lineRule="auto"/>
              <w:rPr>
                <w:rFonts w:ascii="David" w:eastAsia="Times New Roman" w:hAnsi="David" w:cs="David"/>
                <w:b/>
                <w:bCs/>
                <w:sz w:val="20"/>
                <w:szCs w:val="20"/>
              </w:rPr>
            </w:pPr>
            <w:r w:rsidRPr="00E56613">
              <w:rPr>
                <w:rFonts w:ascii="David" w:eastAsia="Times New Roman" w:hAnsi="David" w:cs="David"/>
                <w:b/>
                <w:bCs/>
                <w:sz w:val="20"/>
                <w:szCs w:val="20"/>
                <w:rtl/>
              </w:rPr>
              <w:t>סה"כ</w:t>
            </w:r>
          </w:p>
        </w:tc>
        <w:tc>
          <w:tcPr>
            <w:tcW w:w="1600" w:type="dxa"/>
            <w:tcBorders>
              <w:top w:val="nil"/>
              <w:left w:val="single" w:sz="4" w:space="0" w:color="auto"/>
              <w:bottom w:val="single" w:sz="8" w:space="0" w:color="auto"/>
              <w:right w:val="single" w:sz="8" w:space="0" w:color="auto"/>
            </w:tcBorders>
            <w:noWrap/>
            <w:vAlign w:val="bottom"/>
          </w:tcPr>
          <w:p w14:paraId="57951460" w14:textId="77777777" w:rsidR="00E56613" w:rsidRPr="00E56613" w:rsidRDefault="00E56613" w:rsidP="00E56613">
            <w:pPr>
              <w:bidi w:val="0"/>
              <w:spacing w:before="0" w:beforeAutospacing="0" w:after="0" w:afterAutospacing="0" w:line="240" w:lineRule="auto"/>
              <w:jc w:val="right"/>
              <w:rPr>
                <w:rFonts w:ascii="David" w:eastAsia="Times New Roman" w:hAnsi="David" w:cs="David"/>
                <w:b/>
                <w:bCs/>
                <w:sz w:val="20"/>
                <w:szCs w:val="20"/>
              </w:rPr>
            </w:pPr>
            <w:r w:rsidRPr="00E56613">
              <w:rPr>
                <w:rFonts w:ascii="David" w:eastAsia="Times New Roman" w:hAnsi="David" w:cs="David"/>
                <w:b/>
                <w:bCs/>
                <w:sz w:val="20"/>
                <w:szCs w:val="20"/>
              </w:rPr>
              <w:t>100%</w:t>
            </w:r>
          </w:p>
        </w:tc>
      </w:tr>
      <w:tr w:rsidR="00E56613" w:rsidRPr="00E56613" w14:paraId="13B95799" w14:textId="77777777" w:rsidTr="0059524A">
        <w:trPr>
          <w:trHeight w:val="255"/>
        </w:trPr>
        <w:tc>
          <w:tcPr>
            <w:tcW w:w="960" w:type="dxa"/>
            <w:vMerge w:val="restart"/>
            <w:tcBorders>
              <w:top w:val="nil"/>
              <w:left w:val="single" w:sz="8" w:space="0" w:color="auto"/>
              <w:bottom w:val="single" w:sz="8" w:space="0" w:color="000000"/>
              <w:right w:val="nil"/>
            </w:tcBorders>
            <w:noWrap/>
            <w:vAlign w:val="center"/>
          </w:tcPr>
          <w:p w14:paraId="424975AC" w14:textId="77777777" w:rsidR="00E56613" w:rsidRPr="00E56613" w:rsidRDefault="00E56613" w:rsidP="00E56613">
            <w:pPr>
              <w:bidi w:val="0"/>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Pr>
              <w:t>5</w:t>
            </w:r>
          </w:p>
        </w:tc>
        <w:tc>
          <w:tcPr>
            <w:tcW w:w="1180" w:type="dxa"/>
            <w:vMerge w:val="restart"/>
            <w:tcBorders>
              <w:top w:val="nil"/>
              <w:left w:val="single" w:sz="4" w:space="0" w:color="auto"/>
              <w:bottom w:val="single" w:sz="8" w:space="0" w:color="000000"/>
              <w:right w:val="single" w:sz="4" w:space="0" w:color="auto"/>
            </w:tcBorders>
            <w:noWrap/>
            <w:vAlign w:val="center"/>
          </w:tcPr>
          <w:p w14:paraId="17342F56"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ג'</w:t>
            </w:r>
          </w:p>
        </w:tc>
        <w:tc>
          <w:tcPr>
            <w:tcW w:w="5820" w:type="dxa"/>
            <w:gridSpan w:val="3"/>
            <w:tcBorders>
              <w:top w:val="single" w:sz="8" w:space="0" w:color="auto"/>
              <w:left w:val="single" w:sz="4" w:space="0" w:color="auto"/>
              <w:bottom w:val="single" w:sz="4" w:space="0" w:color="auto"/>
              <w:right w:val="single" w:sz="8" w:space="0" w:color="000000"/>
            </w:tcBorders>
            <w:vAlign w:val="bottom"/>
          </w:tcPr>
          <w:p w14:paraId="4808C6A4" w14:textId="77777777" w:rsidR="00E56613" w:rsidRPr="00E56613" w:rsidRDefault="00E56613" w:rsidP="00E56613">
            <w:pPr>
              <w:spacing w:before="0" w:beforeAutospacing="0" w:after="0" w:afterAutospacing="0" w:line="240" w:lineRule="auto"/>
              <w:rPr>
                <w:rFonts w:ascii="David" w:eastAsia="Times New Roman" w:hAnsi="David" w:cs="David"/>
                <w:b/>
                <w:bCs/>
                <w:sz w:val="20"/>
                <w:szCs w:val="20"/>
              </w:rPr>
            </w:pPr>
            <w:r w:rsidRPr="00E56613">
              <w:rPr>
                <w:rFonts w:ascii="David" w:eastAsia="Times New Roman" w:hAnsi="David" w:cs="David"/>
                <w:b/>
                <w:bCs/>
                <w:sz w:val="20"/>
                <w:szCs w:val="20"/>
                <w:rtl/>
              </w:rPr>
              <w:t>גמר תשתיות מים בדירות</w:t>
            </w:r>
          </w:p>
        </w:tc>
      </w:tr>
      <w:tr w:rsidR="00E56613" w:rsidRPr="00E56613" w14:paraId="5EEF07B5" w14:textId="77777777" w:rsidTr="0059524A">
        <w:trPr>
          <w:trHeight w:val="255"/>
        </w:trPr>
        <w:tc>
          <w:tcPr>
            <w:tcW w:w="0" w:type="auto"/>
            <w:vMerge/>
            <w:tcBorders>
              <w:top w:val="nil"/>
              <w:left w:val="single" w:sz="8" w:space="0" w:color="auto"/>
              <w:bottom w:val="single" w:sz="8" w:space="0" w:color="000000"/>
              <w:right w:val="nil"/>
            </w:tcBorders>
            <w:vAlign w:val="center"/>
          </w:tcPr>
          <w:p w14:paraId="48625023"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p>
        </w:tc>
        <w:tc>
          <w:tcPr>
            <w:tcW w:w="0" w:type="auto"/>
            <w:vMerge/>
            <w:tcBorders>
              <w:top w:val="nil"/>
              <w:left w:val="single" w:sz="4" w:space="0" w:color="auto"/>
              <w:bottom w:val="single" w:sz="8" w:space="0" w:color="000000"/>
              <w:right w:val="single" w:sz="4" w:space="0" w:color="auto"/>
            </w:tcBorders>
            <w:vAlign w:val="center"/>
          </w:tcPr>
          <w:p w14:paraId="7EA93A75"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p>
        </w:tc>
        <w:tc>
          <w:tcPr>
            <w:tcW w:w="940" w:type="dxa"/>
            <w:vAlign w:val="bottom"/>
          </w:tcPr>
          <w:p w14:paraId="3D34A259"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p>
        </w:tc>
        <w:tc>
          <w:tcPr>
            <w:tcW w:w="3280" w:type="dxa"/>
            <w:tcBorders>
              <w:top w:val="nil"/>
              <w:left w:val="single" w:sz="4" w:space="0" w:color="auto"/>
              <w:bottom w:val="single" w:sz="4" w:space="0" w:color="auto"/>
              <w:right w:val="single" w:sz="4" w:space="0" w:color="auto"/>
            </w:tcBorders>
            <w:noWrap/>
            <w:vAlign w:val="bottom"/>
          </w:tcPr>
          <w:p w14:paraId="27451650" w14:textId="77777777" w:rsidR="00E56613" w:rsidRPr="00E56613" w:rsidRDefault="00E56613" w:rsidP="00E56613">
            <w:pPr>
              <w:spacing w:before="0" w:beforeAutospacing="0" w:after="0" w:afterAutospacing="0" w:line="240" w:lineRule="auto"/>
              <w:rPr>
                <w:rFonts w:ascii="David" w:eastAsia="Times New Roman" w:hAnsi="David" w:cs="David"/>
                <w:sz w:val="20"/>
                <w:szCs w:val="20"/>
              </w:rPr>
            </w:pPr>
            <w:r w:rsidRPr="00E56613">
              <w:rPr>
                <w:rFonts w:ascii="David" w:eastAsia="Times New Roman" w:hAnsi="David" w:cs="David"/>
                <w:sz w:val="20"/>
                <w:szCs w:val="20"/>
                <w:rtl/>
              </w:rPr>
              <w:t>דלוחין (ורטיקלים)ביציקות (לרבות צמ"גים)</w:t>
            </w:r>
          </w:p>
        </w:tc>
        <w:tc>
          <w:tcPr>
            <w:tcW w:w="1600" w:type="dxa"/>
            <w:tcBorders>
              <w:top w:val="nil"/>
              <w:left w:val="nil"/>
              <w:bottom w:val="single" w:sz="4" w:space="0" w:color="auto"/>
              <w:right w:val="single" w:sz="8" w:space="0" w:color="auto"/>
            </w:tcBorders>
            <w:noWrap/>
            <w:vAlign w:val="bottom"/>
          </w:tcPr>
          <w:p w14:paraId="2075B6B5"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5%</w:t>
            </w:r>
          </w:p>
        </w:tc>
      </w:tr>
      <w:tr w:rsidR="00E56613" w:rsidRPr="00E56613" w14:paraId="2920B559" w14:textId="77777777" w:rsidTr="0059524A">
        <w:trPr>
          <w:trHeight w:val="255"/>
        </w:trPr>
        <w:tc>
          <w:tcPr>
            <w:tcW w:w="0" w:type="auto"/>
            <w:vMerge/>
            <w:tcBorders>
              <w:top w:val="nil"/>
              <w:left w:val="single" w:sz="8" w:space="0" w:color="auto"/>
              <w:bottom w:val="single" w:sz="8" w:space="0" w:color="000000"/>
              <w:right w:val="nil"/>
            </w:tcBorders>
            <w:vAlign w:val="center"/>
          </w:tcPr>
          <w:p w14:paraId="13078F50"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p>
        </w:tc>
        <w:tc>
          <w:tcPr>
            <w:tcW w:w="0" w:type="auto"/>
            <w:vMerge/>
            <w:tcBorders>
              <w:top w:val="nil"/>
              <w:left w:val="single" w:sz="4" w:space="0" w:color="auto"/>
              <w:bottom w:val="single" w:sz="8" w:space="0" w:color="000000"/>
              <w:right w:val="single" w:sz="4" w:space="0" w:color="auto"/>
            </w:tcBorders>
            <w:vAlign w:val="center"/>
          </w:tcPr>
          <w:p w14:paraId="24119A66"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p>
        </w:tc>
        <w:tc>
          <w:tcPr>
            <w:tcW w:w="940" w:type="dxa"/>
            <w:vAlign w:val="bottom"/>
          </w:tcPr>
          <w:p w14:paraId="525D0695" w14:textId="77777777" w:rsidR="00E56613" w:rsidRPr="00E56613" w:rsidRDefault="00E56613" w:rsidP="00E56613">
            <w:pPr>
              <w:bidi w:val="0"/>
              <w:spacing w:before="0" w:beforeAutospacing="0" w:after="0" w:afterAutospacing="0" w:line="240" w:lineRule="auto"/>
              <w:rPr>
                <w:rFonts w:ascii="David" w:eastAsia="Times New Roman" w:hAnsi="David" w:cs="David"/>
                <w:b/>
                <w:bCs/>
                <w:sz w:val="20"/>
                <w:szCs w:val="20"/>
              </w:rPr>
            </w:pPr>
          </w:p>
        </w:tc>
        <w:tc>
          <w:tcPr>
            <w:tcW w:w="3280" w:type="dxa"/>
            <w:tcBorders>
              <w:top w:val="nil"/>
              <w:left w:val="single" w:sz="4" w:space="0" w:color="auto"/>
              <w:bottom w:val="single" w:sz="4" w:space="0" w:color="auto"/>
              <w:right w:val="single" w:sz="4" w:space="0" w:color="auto"/>
            </w:tcBorders>
            <w:noWrap/>
            <w:vAlign w:val="bottom"/>
          </w:tcPr>
          <w:p w14:paraId="55D25F90" w14:textId="77777777" w:rsidR="00E56613" w:rsidRPr="00E56613" w:rsidRDefault="00E56613" w:rsidP="00E56613">
            <w:pPr>
              <w:spacing w:before="0" w:beforeAutospacing="0" w:after="0" w:afterAutospacing="0" w:line="240" w:lineRule="auto"/>
              <w:rPr>
                <w:rFonts w:ascii="David" w:eastAsia="Times New Roman" w:hAnsi="David" w:cs="David"/>
                <w:sz w:val="20"/>
                <w:szCs w:val="20"/>
              </w:rPr>
            </w:pPr>
            <w:r w:rsidRPr="00E56613">
              <w:rPr>
                <w:rFonts w:ascii="David" w:eastAsia="Times New Roman" w:hAnsi="David" w:cs="David"/>
                <w:sz w:val="20"/>
                <w:szCs w:val="20"/>
                <w:rtl/>
              </w:rPr>
              <w:t>דלוחין במחיצות</w:t>
            </w:r>
          </w:p>
        </w:tc>
        <w:tc>
          <w:tcPr>
            <w:tcW w:w="1600" w:type="dxa"/>
            <w:tcBorders>
              <w:top w:val="nil"/>
              <w:left w:val="nil"/>
              <w:bottom w:val="single" w:sz="4" w:space="0" w:color="auto"/>
              <w:right w:val="single" w:sz="8" w:space="0" w:color="auto"/>
            </w:tcBorders>
            <w:noWrap/>
            <w:vAlign w:val="bottom"/>
          </w:tcPr>
          <w:p w14:paraId="02A90490"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10%</w:t>
            </w:r>
          </w:p>
        </w:tc>
      </w:tr>
      <w:tr w:rsidR="00E56613" w:rsidRPr="00E56613" w14:paraId="6A7537F8" w14:textId="77777777" w:rsidTr="0059524A">
        <w:trPr>
          <w:trHeight w:val="255"/>
        </w:trPr>
        <w:tc>
          <w:tcPr>
            <w:tcW w:w="0" w:type="auto"/>
            <w:vMerge/>
            <w:tcBorders>
              <w:top w:val="nil"/>
              <w:left w:val="single" w:sz="8" w:space="0" w:color="auto"/>
              <w:bottom w:val="single" w:sz="8" w:space="0" w:color="000000"/>
              <w:right w:val="nil"/>
            </w:tcBorders>
            <w:vAlign w:val="center"/>
          </w:tcPr>
          <w:p w14:paraId="66D9D12D"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p>
        </w:tc>
        <w:tc>
          <w:tcPr>
            <w:tcW w:w="0" w:type="auto"/>
            <w:vMerge/>
            <w:tcBorders>
              <w:top w:val="nil"/>
              <w:left w:val="single" w:sz="4" w:space="0" w:color="auto"/>
              <w:bottom w:val="single" w:sz="8" w:space="0" w:color="000000"/>
              <w:right w:val="single" w:sz="4" w:space="0" w:color="auto"/>
            </w:tcBorders>
            <w:vAlign w:val="center"/>
          </w:tcPr>
          <w:p w14:paraId="4D3AA4E2"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p>
        </w:tc>
        <w:tc>
          <w:tcPr>
            <w:tcW w:w="940" w:type="dxa"/>
            <w:vAlign w:val="bottom"/>
          </w:tcPr>
          <w:p w14:paraId="5DD43D67"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p>
        </w:tc>
        <w:tc>
          <w:tcPr>
            <w:tcW w:w="3280" w:type="dxa"/>
            <w:tcBorders>
              <w:top w:val="nil"/>
              <w:left w:val="single" w:sz="4" w:space="0" w:color="auto"/>
              <w:bottom w:val="single" w:sz="4" w:space="0" w:color="auto"/>
              <w:right w:val="single" w:sz="4" w:space="0" w:color="auto"/>
            </w:tcBorders>
            <w:noWrap/>
            <w:vAlign w:val="bottom"/>
          </w:tcPr>
          <w:p w14:paraId="32448750" w14:textId="77777777" w:rsidR="00E56613" w:rsidRPr="00E56613" w:rsidRDefault="00E56613" w:rsidP="00E56613">
            <w:pPr>
              <w:spacing w:before="0" w:beforeAutospacing="0" w:after="0" w:afterAutospacing="0" w:line="240" w:lineRule="auto"/>
              <w:rPr>
                <w:rFonts w:ascii="David" w:eastAsia="Times New Roman" w:hAnsi="David" w:cs="David"/>
                <w:sz w:val="20"/>
                <w:szCs w:val="20"/>
              </w:rPr>
            </w:pPr>
            <w:r w:rsidRPr="00E56613">
              <w:rPr>
                <w:rFonts w:ascii="David" w:eastAsia="Times New Roman" w:hAnsi="David" w:cs="David"/>
                <w:sz w:val="20"/>
                <w:szCs w:val="20"/>
                <w:rtl/>
              </w:rPr>
              <w:t>דלוחין ברצפה (לרבות קופסאות ביקורת)</w:t>
            </w:r>
          </w:p>
        </w:tc>
        <w:tc>
          <w:tcPr>
            <w:tcW w:w="1600" w:type="dxa"/>
            <w:tcBorders>
              <w:top w:val="nil"/>
              <w:left w:val="nil"/>
              <w:bottom w:val="single" w:sz="4" w:space="0" w:color="auto"/>
              <w:right w:val="single" w:sz="8" w:space="0" w:color="auto"/>
            </w:tcBorders>
            <w:noWrap/>
            <w:vAlign w:val="bottom"/>
          </w:tcPr>
          <w:p w14:paraId="0A07DB50"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15%</w:t>
            </w:r>
          </w:p>
        </w:tc>
      </w:tr>
      <w:tr w:rsidR="00E56613" w:rsidRPr="00E56613" w14:paraId="40688D1F" w14:textId="77777777" w:rsidTr="0059524A">
        <w:trPr>
          <w:trHeight w:val="255"/>
        </w:trPr>
        <w:tc>
          <w:tcPr>
            <w:tcW w:w="0" w:type="auto"/>
            <w:vMerge/>
            <w:tcBorders>
              <w:top w:val="nil"/>
              <w:left w:val="single" w:sz="8" w:space="0" w:color="auto"/>
              <w:bottom w:val="single" w:sz="8" w:space="0" w:color="000000"/>
              <w:right w:val="nil"/>
            </w:tcBorders>
            <w:vAlign w:val="center"/>
          </w:tcPr>
          <w:p w14:paraId="2DF10FDE"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p>
        </w:tc>
        <w:tc>
          <w:tcPr>
            <w:tcW w:w="0" w:type="auto"/>
            <w:vMerge/>
            <w:tcBorders>
              <w:top w:val="nil"/>
              <w:left w:val="single" w:sz="4" w:space="0" w:color="auto"/>
              <w:bottom w:val="single" w:sz="8" w:space="0" w:color="000000"/>
              <w:right w:val="single" w:sz="4" w:space="0" w:color="auto"/>
            </w:tcBorders>
            <w:vAlign w:val="center"/>
          </w:tcPr>
          <w:p w14:paraId="13FA8B45"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p>
        </w:tc>
        <w:tc>
          <w:tcPr>
            <w:tcW w:w="940" w:type="dxa"/>
            <w:vAlign w:val="bottom"/>
          </w:tcPr>
          <w:p w14:paraId="0DBDA4D2"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p>
        </w:tc>
        <w:tc>
          <w:tcPr>
            <w:tcW w:w="3280" w:type="dxa"/>
            <w:tcBorders>
              <w:top w:val="nil"/>
              <w:left w:val="single" w:sz="4" w:space="0" w:color="auto"/>
              <w:bottom w:val="single" w:sz="4" w:space="0" w:color="auto"/>
              <w:right w:val="single" w:sz="4" w:space="0" w:color="auto"/>
            </w:tcBorders>
            <w:noWrap/>
            <w:vAlign w:val="bottom"/>
          </w:tcPr>
          <w:p w14:paraId="3F68BC18" w14:textId="77777777" w:rsidR="00E56613" w:rsidRPr="00E56613" w:rsidRDefault="00E56613" w:rsidP="00E56613">
            <w:pPr>
              <w:spacing w:before="0" w:beforeAutospacing="0" w:after="0" w:afterAutospacing="0" w:line="240" w:lineRule="auto"/>
              <w:rPr>
                <w:rFonts w:ascii="David" w:eastAsia="Times New Roman" w:hAnsi="David" w:cs="David"/>
                <w:sz w:val="20"/>
                <w:szCs w:val="20"/>
              </w:rPr>
            </w:pPr>
            <w:r w:rsidRPr="00E56613">
              <w:rPr>
                <w:rFonts w:ascii="David" w:eastAsia="Times New Roman" w:hAnsi="David" w:cs="David"/>
                <w:sz w:val="20"/>
                <w:szCs w:val="20"/>
                <w:rtl/>
              </w:rPr>
              <w:t>צנרת מים+גז</w:t>
            </w:r>
          </w:p>
        </w:tc>
        <w:tc>
          <w:tcPr>
            <w:tcW w:w="1600" w:type="dxa"/>
            <w:tcBorders>
              <w:top w:val="nil"/>
              <w:left w:val="nil"/>
              <w:bottom w:val="single" w:sz="4" w:space="0" w:color="auto"/>
              <w:right w:val="single" w:sz="8" w:space="0" w:color="auto"/>
            </w:tcBorders>
            <w:noWrap/>
            <w:vAlign w:val="bottom"/>
          </w:tcPr>
          <w:p w14:paraId="3004BA37"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60%</w:t>
            </w:r>
          </w:p>
        </w:tc>
      </w:tr>
      <w:tr w:rsidR="00E56613" w:rsidRPr="00E56613" w14:paraId="5C5B2C7C" w14:textId="77777777" w:rsidTr="0059524A">
        <w:trPr>
          <w:trHeight w:val="255"/>
        </w:trPr>
        <w:tc>
          <w:tcPr>
            <w:tcW w:w="0" w:type="auto"/>
            <w:vMerge/>
            <w:tcBorders>
              <w:top w:val="nil"/>
              <w:left w:val="single" w:sz="8" w:space="0" w:color="auto"/>
              <w:bottom w:val="single" w:sz="8" w:space="0" w:color="000000"/>
              <w:right w:val="nil"/>
            </w:tcBorders>
            <w:vAlign w:val="center"/>
          </w:tcPr>
          <w:p w14:paraId="05FAC07F"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p>
        </w:tc>
        <w:tc>
          <w:tcPr>
            <w:tcW w:w="0" w:type="auto"/>
            <w:vMerge/>
            <w:tcBorders>
              <w:top w:val="nil"/>
              <w:left w:val="single" w:sz="4" w:space="0" w:color="auto"/>
              <w:bottom w:val="single" w:sz="8" w:space="0" w:color="000000"/>
              <w:right w:val="single" w:sz="4" w:space="0" w:color="auto"/>
            </w:tcBorders>
            <w:vAlign w:val="center"/>
          </w:tcPr>
          <w:p w14:paraId="7FB780A1"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p>
        </w:tc>
        <w:tc>
          <w:tcPr>
            <w:tcW w:w="940" w:type="dxa"/>
            <w:vAlign w:val="bottom"/>
          </w:tcPr>
          <w:p w14:paraId="3DCE9F0B"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p>
        </w:tc>
        <w:tc>
          <w:tcPr>
            <w:tcW w:w="3280" w:type="dxa"/>
            <w:tcBorders>
              <w:top w:val="nil"/>
              <w:left w:val="single" w:sz="4" w:space="0" w:color="auto"/>
              <w:bottom w:val="single" w:sz="4" w:space="0" w:color="auto"/>
              <w:right w:val="single" w:sz="4" w:space="0" w:color="auto"/>
            </w:tcBorders>
            <w:noWrap/>
            <w:vAlign w:val="bottom"/>
          </w:tcPr>
          <w:p w14:paraId="3AB83AE5" w14:textId="77777777" w:rsidR="00E56613" w:rsidRPr="00E56613" w:rsidRDefault="00E56613" w:rsidP="00E56613">
            <w:pPr>
              <w:spacing w:before="0" w:beforeAutospacing="0" w:after="0" w:afterAutospacing="0" w:line="240" w:lineRule="auto"/>
              <w:rPr>
                <w:rFonts w:ascii="David" w:eastAsia="Times New Roman" w:hAnsi="David" w:cs="David"/>
                <w:sz w:val="20"/>
                <w:szCs w:val="20"/>
              </w:rPr>
            </w:pPr>
            <w:r w:rsidRPr="00E56613">
              <w:rPr>
                <w:rFonts w:ascii="David" w:eastAsia="Times New Roman" w:hAnsi="David" w:cs="David"/>
                <w:sz w:val="20"/>
                <w:szCs w:val="20"/>
                <w:rtl/>
              </w:rPr>
              <w:t>ביטון צנרת</w:t>
            </w:r>
          </w:p>
        </w:tc>
        <w:tc>
          <w:tcPr>
            <w:tcW w:w="1600" w:type="dxa"/>
            <w:tcBorders>
              <w:top w:val="nil"/>
              <w:left w:val="nil"/>
              <w:bottom w:val="single" w:sz="4" w:space="0" w:color="auto"/>
              <w:right w:val="single" w:sz="8" w:space="0" w:color="auto"/>
            </w:tcBorders>
            <w:noWrap/>
            <w:vAlign w:val="bottom"/>
          </w:tcPr>
          <w:p w14:paraId="48B82B1F"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10%</w:t>
            </w:r>
          </w:p>
        </w:tc>
      </w:tr>
      <w:tr w:rsidR="00E56613" w:rsidRPr="00E56613" w14:paraId="64403670" w14:textId="77777777" w:rsidTr="0059524A">
        <w:trPr>
          <w:trHeight w:val="270"/>
        </w:trPr>
        <w:tc>
          <w:tcPr>
            <w:tcW w:w="0" w:type="auto"/>
            <w:vMerge/>
            <w:tcBorders>
              <w:top w:val="nil"/>
              <w:left w:val="single" w:sz="8" w:space="0" w:color="auto"/>
              <w:bottom w:val="single" w:sz="8" w:space="0" w:color="000000"/>
              <w:right w:val="nil"/>
            </w:tcBorders>
            <w:vAlign w:val="center"/>
          </w:tcPr>
          <w:p w14:paraId="30C6844A"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p>
        </w:tc>
        <w:tc>
          <w:tcPr>
            <w:tcW w:w="0" w:type="auto"/>
            <w:vMerge/>
            <w:tcBorders>
              <w:top w:val="nil"/>
              <w:left w:val="single" w:sz="4" w:space="0" w:color="auto"/>
              <w:bottom w:val="single" w:sz="8" w:space="0" w:color="000000"/>
              <w:right w:val="single" w:sz="4" w:space="0" w:color="auto"/>
            </w:tcBorders>
            <w:vAlign w:val="center"/>
          </w:tcPr>
          <w:p w14:paraId="4ACDCC4B"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p>
        </w:tc>
        <w:tc>
          <w:tcPr>
            <w:tcW w:w="940" w:type="dxa"/>
            <w:tcBorders>
              <w:top w:val="nil"/>
              <w:left w:val="nil"/>
              <w:bottom w:val="single" w:sz="8" w:space="0" w:color="auto"/>
              <w:right w:val="nil"/>
            </w:tcBorders>
            <w:vAlign w:val="bottom"/>
          </w:tcPr>
          <w:p w14:paraId="5423490A"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r w:rsidRPr="00E56613">
              <w:rPr>
                <w:rFonts w:ascii="David" w:eastAsia="Times New Roman" w:hAnsi="David" w:cs="David"/>
                <w:sz w:val="20"/>
                <w:szCs w:val="20"/>
              </w:rPr>
              <w:t> </w:t>
            </w:r>
          </w:p>
        </w:tc>
        <w:tc>
          <w:tcPr>
            <w:tcW w:w="3280" w:type="dxa"/>
            <w:tcBorders>
              <w:top w:val="nil"/>
              <w:left w:val="single" w:sz="4" w:space="0" w:color="auto"/>
              <w:bottom w:val="single" w:sz="8" w:space="0" w:color="auto"/>
              <w:right w:val="single" w:sz="4" w:space="0" w:color="auto"/>
            </w:tcBorders>
            <w:noWrap/>
            <w:vAlign w:val="bottom"/>
          </w:tcPr>
          <w:p w14:paraId="68B5DEC5" w14:textId="77777777" w:rsidR="00E56613" w:rsidRPr="00E56613" w:rsidRDefault="00E56613" w:rsidP="00E56613">
            <w:pPr>
              <w:spacing w:before="0" w:beforeAutospacing="0" w:after="0" w:afterAutospacing="0" w:line="240" w:lineRule="auto"/>
              <w:rPr>
                <w:rFonts w:ascii="David" w:eastAsia="Times New Roman" w:hAnsi="David" w:cs="David"/>
                <w:b/>
                <w:bCs/>
                <w:sz w:val="20"/>
                <w:szCs w:val="20"/>
              </w:rPr>
            </w:pPr>
            <w:r w:rsidRPr="00E56613">
              <w:rPr>
                <w:rFonts w:ascii="David" w:eastAsia="Times New Roman" w:hAnsi="David" w:cs="David"/>
                <w:b/>
                <w:bCs/>
                <w:sz w:val="20"/>
                <w:szCs w:val="20"/>
                <w:rtl/>
              </w:rPr>
              <w:t>סה"כ</w:t>
            </w:r>
          </w:p>
        </w:tc>
        <w:tc>
          <w:tcPr>
            <w:tcW w:w="1600" w:type="dxa"/>
            <w:tcBorders>
              <w:top w:val="nil"/>
              <w:left w:val="nil"/>
              <w:bottom w:val="single" w:sz="8" w:space="0" w:color="auto"/>
              <w:right w:val="single" w:sz="8" w:space="0" w:color="auto"/>
            </w:tcBorders>
            <w:noWrap/>
            <w:vAlign w:val="bottom"/>
          </w:tcPr>
          <w:p w14:paraId="2430191D" w14:textId="77777777" w:rsidR="00E56613" w:rsidRPr="00E56613" w:rsidRDefault="00E56613" w:rsidP="00E56613">
            <w:pPr>
              <w:bidi w:val="0"/>
              <w:spacing w:before="0" w:beforeAutospacing="0" w:after="0" w:afterAutospacing="0" w:line="240" w:lineRule="auto"/>
              <w:jc w:val="right"/>
              <w:rPr>
                <w:rFonts w:ascii="David" w:eastAsia="Times New Roman" w:hAnsi="David" w:cs="David"/>
                <w:b/>
                <w:bCs/>
                <w:sz w:val="20"/>
                <w:szCs w:val="20"/>
              </w:rPr>
            </w:pPr>
            <w:r w:rsidRPr="00E56613">
              <w:rPr>
                <w:rFonts w:ascii="David" w:eastAsia="Times New Roman" w:hAnsi="David" w:cs="David"/>
                <w:b/>
                <w:bCs/>
                <w:sz w:val="20"/>
                <w:szCs w:val="20"/>
              </w:rPr>
              <w:t>100%</w:t>
            </w:r>
          </w:p>
        </w:tc>
      </w:tr>
      <w:tr w:rsidR="00E56613" w:rsidRPr="00E56613" w14:paraId="178812AF" w14:textId="77777777" w:rsidTr="0059524A">
        <w:trPr>
          <w:trHeight w:val="255"/>
        </w:trPr>
        <w:tc>
          <w:tcPr>
            <w:tcW w:w="960" w:type="dxa"/>
            <w:vMerge w:val="restart"/>
            <w:tcBorders>
              <w:top w:val="nil"/>
              <w:left w:val="single" w:sz="8" w:space="0" w:color="auto"/>
              <w:bottom w:val="single" w:sz="8" w:space="0" w:color="000000"/>
              <w:right w:val="single" w:sz="4" w:space="0" w:color="auto"/>
            </w:tcBorders>
            <w:noWrap/>
            <w:vAlign w:val="center"/>
          </w:tcPr>
          <w:p w14:paraId="0E755CC7" w14:textId="77777777" w:rsidR="00E56613" w:rsidRPr="00E56613" w:rsidRDefault="00E56613" w:rsidP="00E56613">
            <w:pPr>
              <w:bidi w:val="0"/>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Pr>
              <w:t>6</w:t>
            </w:r>
          </w:p>
        </w:tc>
        <w:tc>
          <w:tcPr>
            <w:tcW w:w="1180" w:type="dxa"/>
            <w:vMerge w:val="restart"/>
            <w:tcBorders>
              <w:top w:val="nil"/>
              <w:left w:val="single" w:sz="4" w:space="0" w:color="auto"/>
              <w:bottom w:val="single" w:sz="8" w:space="0" w:color="000000"/>
              <w:right w:val="single" w:sz="4" w:space="0" w:color="auto"/>
            </w:tcBorders>
            <w:noWrap/>
            <w:vAlign w:val="center"/>
          </w:tcPr>
          <w:p w14:paraId="4774FBF5"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ג'</w:t>
            </w:r>
          </w:p>
        </w:tc>
        <w:tc>
          <w:tcPr>
            <w:tcW w:w="5820" w:type="dxa"/>
            <w:gridSpan w:val="3"/>
            <w:tcBorders>
              <w:top w:val="single" w:sz="8" w:space="0" w:color="auto"/>
              <w:left w:val="single" w:sz="4" w:space="0" w:color="auto"/>
              <w:bottom w:val="single" w:sz="4" w:space="0" w:color="auto"/>
              <w:right w:val="single" w:sz="8" w:space="0" w:color="000000"/>
            </w:tcBorders>
            <w:vAlign w:val="bottom"/>
          </w:tcPr>
          <w:p w14:paraId="6DF2D2A6" w14:textId="77777777" w:rsidR="00E56613" w:rsidRPr="00E56613" w:rsidRDefault="00E56613" w:rsidP="00E56613">
            <w:pPr>
              <w:spacing w:before="0" w:beforeAutospacing="0" w:after="0" w:afterAutospacing="0" w:line="240" w:lineRule="auto"/>
              <w:rPr>
                <w:rFonts w:ascii="David" w:eastAsia="Times New Roman" w:hAnsi="David" w:cs="David"/>
                <w:b/>
                <w:bCs/>
                <w:sz w:val="20"/>
                <w:szCs w:val="20"/>
              </w:rPr>
            </w:pPr>
            <w:r w:rsidRPr="00E56613">
              <w:rPr>
                <w:rFonts w:ascii="David" w:eastAsia="Times New Roman" w:hAnsi="David" w:cs="David"/>
                <w:b/>
                <w:bCs/>
                <w:sz w:val="20"/>
                <w:szCs w:val="20"/>
                <w:rtl/>
              </w:rPr>
              <w:t>גמר איטום גגות ומרפסות</w:t>
            </w:r>
          </w:p>
        </w:tc>
      </w:tr>
      <w:tr w:rsidR="00E56613" w:rsidRPr="00E56613" w14:paraId="2CD260BB" w14:textId="77777777" w:rsidTr="0059524A">
        <w:trPr>
          <w:trHeight w:val="255"/>
        </w:trPr>
        <w:tc>
          <w:tcPr>
            <w:tcW w:w="0" w:type="auto"/>
            <w:vMerge/>
            <w:tcBorders>
              <w:top w:val="nil"/>
              <w:left w:val="single" w:sz="8" w:space="0" w:color="auto"/>
              <w:bottom w:val="single" w:sz="8" w:space="0" w:color="000000"/>
              <w:right w:val="single" w:sz="4" w:space="0" w:color="auto"/>
            </w:tcBorders>
            <w:vAlign w:val="center"/>
          </w:tcPr>
          <w:p w14:paraId="5A417819"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p>
        </w:tc>
        <w:tc>
          <w:tcPr>
            <w:tcW w:w="0" w:type="auto"/>
            <w:vMerge/>
            <w:tcBorders>
              <w:top w:val="nil"/>
              <w:left w:val="single" w:sz="4" w:space="0" w:color="auto"/>
              <w:bottom w:val="single" w:sz="8" w:space="0" w:color="000000"/>
              <w:right w:val="single" w:sz="4" w:space="0" w:color="auto"/>
            </w:tcBorders>
            <w:vAlign w:val="center"/>
          </w:tcPr>
          <w:p w14:paraId="1CA93D96"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p>
        </w:tc>
        <w:tc>
          <w:tcPr>
            <w:tcW w:w="940" w:type="dxa"/>
            <w:tcBorders>
              <w:top w:val="nil"/>
              <w:left w:val="nil"/>
              <w:bottom w:val="nil"/>
              <w:right w:val="single" w:sz="4" w:space="0" w:color="auto"/>
            </w:tcBorders>
            <w:vAlign w:val="bottom"/>
          </w:tcPr>
          <w:p w14:paraId="23AC698D"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r w:rsidRPr="00E56613">
              <w:rPr>
                <w:rFonts w:ascii="David" w:eastAsia="Times New Roman" w:hAnsi="David" w:cs="David"/>
                <w:sz w:val="20"/>
                <w:szCs w:val="20"/>
              </w:rPr>
              <w:t> </w:t>
            </w:r>
          </w:p>
        </w:tc>
        <w:tc>
          <w:tcPr>
            <w:tcW w:w="3280" w:type="dxa"/>
            <w:tcBorders>
              <w:top w:val="nil"/>
              <w:left w:val="nil"/>
              <w:bottom w:val="single" w:sz="4" w:space="0" w:color="auto"/>
              <w:right w:val="single" w:sz="4" w:space="0" w:color="auto"/>
            </w:tcBorders>
            <w:noWrap/>
            <w:vAlign w:val="bottom"/>
          </w:tcPr>
          <w:p w14:paraId="285A19B2" w14:textId="77777777" w:rsidR="00E56613" w:rsidRPr="00E56613" w:rsidRDefault="00E56613" w:rsidP="00E56613">
            <w:pPr>
              <w:spacing w:before="0" w:beforeAutospacing="0" w:after="0" w:afterAutospacing="0" w:line="240" w:lineRule="auto"/>
              <w:rPr>
                <w:rFonts w:ascii="David" w:eastAsia="Times New Roman" w:hAnsi="David" w:cs="David"/>
                <w:sz w:val="20"/>
                <w:szCs w:val="20"/>
              </w:rPr>
            </w:pPr>
            <w:r w:rsidRPr="00E56613">
              <w:rPr>
                <w:rFonts w:ascii="David" w:eastAsia="Times New Roman" w:hAnsi="David" w:cs="David"/>
                <w:sz w:val="20"/>
                <w:szCs w:val="20"/>
                <w:rtl/>
              </w:rPr>
              <w:t>לפי דירות</w:t>
            </w:r>
          </w:p>
        </w:tc>
        <w:tc>
          <w:tcPr>
            <w:tcW w:w="1600" w:type="dxa"/>
            <w:tcBorders>
              <w:top w:val="nil"/>
              <w:left w:val="single" w:sz="4" w:space="0" w:color="auto"/>
              <w:bottom w:val="single" w:sz="4" w:space="0" w:color="auto"/>
              <w:right w:val="single" w:sz="8" w:space="0" w:color="auto"/>
            </w:tcBorders>
            <w:noWrap/>
            <w:vAlign w:val="bottom"/>
          </w:tcPr>
          <w:p w14:paraId="2398827B"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100%</w:t>
            </w:r>
          </w:p>
        </w:tc>
      </w:tr>
      <w:tr w:rsidR="00E56613" w:rsidRPr="00E56613" w14:paraId="587E21AC" w14:textId="77777777" w:rsidTr="0059524A">
        <w:trPr>
          <w:trHeight w:val="270"/>
        </w:trPr>
        <w:tc>
          <w:tcPr>
            <w:tcW w:w="0" w:type="auto"/>
            <w:vMerge/>
            <w:tcBorders>
              <w:top w:val="nil"/>
              <w:left w:val="single" w:sz="8" w:space="0" w:color="auto"/>
              <w:bottom w:val="single" w:sz="8" w:space="0" w:color="000000"/>
              <w:right w:val="single" w:sz="4" w:space="0" w:color="auto"/>
            </w:tcBorders>
            <w:vAlign w:val="center"/>
          </w:tcPr>
          <w:p w14:paraId="1DD5BAAE"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p>
        </w:tc>
        <w:tc>
          <w:tcPr>
            <w:tcW w:w="0" w:type="auto"/>
            <w:vMerge/>
            <w:tcBorders>
              <w:top w:val="nil"/>
              <w:left w:val="single" w:sz="4" w:space="0" w:color="auto"/>
              <w:bottom w:val="single" w:sz="8" w:space="0" w:color="000000"/>
              <w:right w:val="single" w:sz="4" w:space="0" w:color="auto"/>
            </w:tcBorders>
            <w:vAlign w:val="center"/>
          </w:tcPr>
          <w:p w14:paraId="2B676966"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p>
        </w:tc>
        <w:tc>
          <w:tcPr>
            <w:tcW w:w="940" w:type="dxa"/>
            <w:tcBorders>
              <w:top w:val="nil"/>
              <w:left w:val="nil"/>
              <w:bottom w:val="single" w:sz="8" w:space="0" w:color="auto"/>
              <w:right w:val="single" w:sz="4" w:space="0" w:color="auto"/>
            </w:tcBorders>
            <w:vAlign w:val="bottom"/>
          </w:tcPr>
          <w:p w14:paraId="39432CC5"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r w:rsidRPr="00E56613">
              <w:rPr>
                <w:rFonts w:ascii="David" w:eastAsia="Times New Roman" w:hAnsi="David" w:cs="David"/>
                <w:sz w:val="20"/>
                <w:szCs w:val="20"/>
              </w:rPr>
              <w:t> </w:t>
            </w:r>
          </w:p>
        </w:tc>
        <w:tc>
          <w:tcPr>
            <w:tcW w:w="3280" w:type="dxa"/>
            <w:tcBorders>
              <w:top w:val="nil"/>
              <w:left w:val="single" w:sz="4" w:space="0" w:color="auto"/>
              <w:bottom w:val="single" w:sz="8" w:space="0" w:color="auto"/>
              <w:right w:val="single" w:sz="4" w:space="0" w:color="auto"/>
            </w:tcBorders>
            <w:noWrap/>
            <w:vAlign w:val="bottom"/>
          </w:tcPr>
          <w:p w14:paraId="61195CAD" w14:textId="77777777" w:rsidR="00E56613" w:rsidRPr="00E56613" w:rsidRDefault="00E56613" w:rsidP="00E56613">
            <w:pPr>
              <w:spacing w:before="0" w:beforeAutospacing="0" w:after="0" w:afterAutospacing="0" w:line="240" w:lineRule="auto"/>
              <w:rPr>
                <w:rFonts w:ascii="David" w:eastAsia="Times New Roman" w:hAnsi="David" w:cs="David"/>
                <w:b/>
                <w:bCs/>
                <w:sz w:val="20"/>
                <w:szCs w:val="20"/>
              </w:rPr>
            </w:pPr>
            <w:r w:rsidRPr="00E56613">
              <w:rPr>
                <w:rFonts w:ascii="David" w:eastAsia="Times New Roman" w:hAnsi="David" w:cs="David"/>
                <w:b/>
                <w:bCs/>
                <w:sz w:val="20"/>
                <w:szCs w:val="20"/>
                <w:rtl/>
              </w:rPr>
              <w:t>סה"כ</w:t>
            </w:r>
          </w:p>
        </w:tc>
        <w:tc>
          <w:tcPr>
            <w:tcW w:w="1600" w:type="dxa"/>
            <w:tcBorders>
              <w:top w:val="nil"/>
              <w:left w:val="single" w:sz="4" w:space="0" w:color="auto"/>
              <w:bottom w:val="single" w:sz="8" w:space="0" w:color="auto"/>
              <w:right w:val="single" w:sz="8" w:space="0" w:color="auto"/>
            </w:tcBorders>
            <w:noWrap/>
            <w:vAlign w:val="bottom"/>
          </w:tcPr>
          <w:p w14:paraId="25055442"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100%</w:t>
            </w:r>
          </w:p>
        </w:tc>
      </w:tr>
      <w:tr w:rsidR="00E56613" w:rsidRPr="00E56613" w14:paraId="4AFA381A" w14:textId="77777777" w:rsidTr="0059524A">
        <w:trPr>
          <w:trHeight w:val="255"/>
        </w:trPr>
        <w:tc>
          <w:tcPr>
            <w:tcW w:w="960" w:type="dxa"/>
            <w:vMerge w:val="restart"/>
            <w:tcBorders>
              <w:top w:val="nil"/>
              <w:left w:val="single" w:sz="8" w:space="0" w:color="auto"/>
              <w:bottom w:val="nil"/>
              <w:right w:val="single" w:sz="4" w:space="0" w:color="auto"/>
            </w:tcBorders>
            <w:noWrap/>
            <w:vAlign w:val="center"/>
          </w:tcPr>
          <w:p w14:paraId="79DE9813" w14:textId="77777777" w:rsidR="00E56613" w:rsidRPr="00E56613" w:rsidRDefault="00E56613" w:rsidP="00E56613">
            <w:pPr>
              <w:bidi w:val="0"/>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Pr>
              <w:t>10</w:t>
            </w:r>
          </w:p>
        </w:tc>
        <w:tc>
          <w:tcPr>
            <w:tcW w:w="1180" w:type="dxa"/>
            <w:vMerge w:val="restart"/>
            <w:tcBorders>
              <w:top w:val="nil"/>
              <w:left w:val="single" w:sz="4" w:space="0" w:color="auto"/>
              <w:bottom w:val="nil"/>
              <w:right w:val="single" w:sz="4" w:space="0" w:color="auto"/>
            </w:tcBorders>
            <w:noWrap/>
            <w:vAlign w:val="center"/>
          </w:tcPr>
          <w:p w14:paraId="6B7D13E0"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ג'</w:t>
            </w:r>
          </w:p>
        </w:tc>
        <w:tc>
          <w:tcPr>
            <w:tcW w:w="5820" w:type="dxa"/>
            <w:gridSpan w:val="3"/>
            <w:tcBorders>
              <w:top w:val="single" w:sz="8" w:space="0" w:color="auto"/>
              <w:left w:val="single" w:sz="4" w:space="0" w:color="auto"/>
              <w:bottom w:val="single" w:sz="4" w:space="0" w:color="auto"/>
              <w:right w:val="single" w:sz="8" w:space="0" w:color="000000"/>
            </w:tcBorders>
            <w:vAlign w:val="bottom"/>
          </w:tcPr>
          <w:p w14:paraId="387065B2" w14:textId="77777777" w:rsidR="00E56613" w:rsidRPr="00E56613" w:rsidRDefault="00E56613" w:rsidP="00E56613">
            <w:pPr>
              <w:spacing w:before="0" w:beforeAutospacing="0" w:after="0" w:afterAutospacing="0" w:line="240" w:lineRule="auto"/>
              <w:rPr>
                <w:rFonts w:ascii="David" w:eastAsia="Times New Roman" w:hAnsi="David" w:cs="David"/>
                <w:b/>
                <w:bCs/>
                <w:sz w:val="20"/>
                <w:szCs w:val="20"/>
              </w:rPr>
            </w:pPr>
            <w:r w:rsidRPr="00E56613">
              <w:rPr>
                <w:rFonts w:ascii="David" w:eastAsia="Times New Roman" w:hAnsi="David" w:cs="David"/>
                <w:b/>
                <w:bCs/>
                <w:sz w:val="20"/>
                <w:szCs w:val="20"/>
                <w:rtl/>
              </w:rPr>
              <w:t>גמר חיפוי מבואות וריצוף בקומות המגורים ובקומת הגג</w:t>
            </w:r>
          </w:p>
        </w:tc>
      </w:tr>
      <w:tr w:rsidR="00E56613" w:rsidRPr="00E56613" w14:paraId="49529548" w14:textId="77777777" w:rsidTr="0059524A">
        <w:trPr>
          <w:trHeight w:val="255"/>
        </w:trPr>
        <w:tc>
          <w:tcPr>
            <w:tcW w:w="0" w:type="auto"/>
            <w:vMerge/>
            <w:tcBorders>
              <w:top w:val="nil"/>
              <w:left w:val="single" w:sz="8" w:space="0" w:color="auto"/>
              <w:bottom w:val="nil"/>
              <w:right w:val="single" w:sz="4" w:space="0" w:color="auto"/>
            </w:tcBorders>
            <w:vAlign w:val="center"/>
          </w:tcPr>
          <w:p w14:paraId="7C47207F"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p>
        </w:tc>
        <w:tc>
          <w:tcPr>
            <w:tcW w:w="0" w:type="auto"/>
            <w:vMerge/>
            <w:tcBorders>
              <w:top w:val="nil"/>
              <w:left w:val="single" w:sz="4" w:space="0" w:color="auto"/>
              <w:bottom w:val="nil"/>
              <w:right w:val="single" w:sz="4" w:space="0" w:color="auto"/>
            </w:tcBorders>
            <w:vAlign w:val="center"/>
          </w:tcPr>
          <w:p w14:paraId="4FB6AD49"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p>
        </w:tc>
        <w:tc>
          <w:tcPr>
            <w:tcW w:w="940" w:type="dxa"/>
            <w:tcBorders>
              <w:top w:val="nil"/>
              <w:left w:val="nil"/>
              <w:bottom w:val="nil"/>
              <w:right w:val="single" w:sz="4" w:space="0" w:color="auto"/>
            </w:tcBorders>
            <w:vAlign w:val="bottom"/>
          </w:tcPr>
          <w:p w14:paraId="2E229AD1"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r w:rsidRPr="00E56613">
              <w:rPr>
                <w:rFonts w:ascii="David" w:eastAsia="Times New Roman" w:hAnsi="David" w:cs="David"/>
                <w:sz w:val="20"/>
                <w:szCs w:val="20"/>
              </w:rPr>
              <w:t> </w:t>
            </w:r>
          </w:p>
        </w:tc>
        <w:tc>
          <w:tcPr>
            <w:tcW w:w="3280" w:type="dxa"/>
            <w:tcBorders>
              <w:top w:val="nil"/>
              <w:left w:val="single" w:sz="4" w:space="0" w:color="auto"/>
              <w:bottom w:val="single" w:sz="4" w:space="0" w:color="auto"/>
              <w:right w:val="single" w:sz="4" w:space="0" w:color="auto"/>
            </w:tcBorders>
            <w:noWrap/>
            <w:vAlign w:val="bottom"/>
          </w:tcPr>
          <w:p w14:paraId="009A20D7" w14:textId="77777777" w:rsidR="00E56613" w:rsidRPr="00E56613" w:rsidRDefault="00E56613" w:rsidP="00E56613">
            <w:pPr>
              <w:spacing w:before="0" w:beforeAutospacing="0" w:after="0" w:afterAutospacing="0" w:line="240" w:lineRule="auto"/>
              <w:rPr>
                <w:rFonts w:ascii="David" w:eastAsia="Times New Roman" w:hAnsi="David" w:cs="David"/>
                <w:sz w:val="20"/>
                <w:szCs w:val="20"/>
              </w:rPr>
            </w:pPr>
            <w:r w:rsidRPr="00E56613">
              <w:rPr>
                <w:rFonts w:ascii="David" w:eastAsia="Times New Roman" w:hAnsi="David" w:cs="David"/>
                <w:sz w:val="20"/>
                <w:szCs w:val="20"/>
                <w:rtl/>
              </w:rPr>
              <w:t>ריצוף</w:t>
            </w:r>
          </w:p>
        </w:tc>
        <w:tc>
          <w:tcPr>
            <w:tcW w:w="1600" w:type="dxa"/>
            <w:tcBorders>
              <w:top w:val="nil"/>
              <w:left w:val="single" w:sz="4" w:space="0" w:color="auto"/>
              <w:bottom w:val="single" w:sz="4" w:space="0" w:color="auto"/>
              <w:right w:val="single" w:sz="8" w:space="0" w:color="auto"/>
            </w:tcBorders>
            <w:noWrap/>
            <w:vAlign w:val="bottom"/>
          </w:tcPr>
          <w:p w14:paraId="33EA9493"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50%</w:t>
            </w:r>
          </w:p>
        </w:tc>
      </w:tr>
      <w:tr w:rsidR="00E56613" w:rsidRPr="00E56613" w14:paraId="758A9F3A" w14:textId="77777777" w:rsidTr="0059524A">
        <w:trPr>
          <w:trHeight w:val="255"/>
        </w:trPr>
        <w:tc>
          <w:tcPr>
            <w:tcW w:w="0" w:type="auto"/>
            <w:vMerge/>
            <w:tcBorders>
              <w:top w:val="nil"/>
              <w:left w:val="single" w:sz="8" w:space="0" w:color="auto"/>
              <w:bottom w:val="nil"/>
              <w:right w:val="single" w:sz="4" w:space="0" w:color="auto"/>
            </w:tcBorders>
            <w:vAlign w:val="center"/>
          </w:tcPr>
          <w:p w14:paraId="0035D43F"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p>
        </w:tc>
        <w:tc>
          <w:tcPr>
            <w:tcW w:w="0" w:type="auto"/>
            <w:vMerge/>
            <w:tcBorders>
              <w:top w:val="nil"/>
              <w:left w:val="single" w:sz="4" w:space="0" w:color="auto"/>
              <w:bottom w:val="nil"/>
              <w:right w:val="single" w:sz="4" w:space="0" w:color="auto"/>
            </w:tcBorders>
            <w:vAlign w:val="center"/>
          </w:tcPr>
          <w:p w14:paraId="2C1C3208"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p>
        </w:tc>
        <w:tc>
          <w:tcPr>
            <w:tcW w:w="940" w:type="dxa"/>
            <w:tcBorders>
              <w:top w:val="single" w:sz="4" w:space="0" w:color="auto"/>
              <w:left w:val="nil"/>
              <w:bottom w:val="nil"/>
              <w:right w:val="single" w:sz="4" w:space="0" w:color="auto"/>
            </w:tcBorders>
            <w:vAlign w:val="bottom"/>
          </w:tcPr>
          <w:p w14:paraId="50B818C6"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r w:rsidRPr="00E56613">
              <w:rPr>
                <w:rFonts w:ascii="David" w:eastAsia="Times New Roman" w:hAnsi="David" w:cs="David"/>
                <w:sz w:val="20"/>
                <w:szCs w:val="20"/>
              </w:rPr>
              <w:t> </w:t>
            </w:r>
          </w:p>
        </w:tc>
        <w:tc>
          <w:tcPr>
            <w:tcW w:w="3280" w:type="dxa"/>
            <w:tcBorders>
              <w:top w:val="nil"/>
              <w:left w:val="nil"/>
              <w:bottom w:val="single" w:sz="4" w:space="0" w:color="auto"/>
              <w:right w:val="single" w:sz="4" w:space="0" w:color="auto"/>
            </w:tcBorders>
            <w:noWrap/>
            <w:vAlign w:val="bottom"/>
          </w:tcPr>
          <w:p w14:paraId="419B512D" w14:textId="77777777" w:rsidR="00E56613" w:rsidRPr="00E56613" w:rsidRDefault="00E56613" w:rsidP="00E56613">
            <w:pPr>
              <w:spacing w:before="0" w:beforeAutospacing="0" w:after="0" w:afterAutospacing="0" w:line="240" w:lineRule="auto"/>
              <w:rPr>
                <w:rFonts w:ascii="David" w:eastAsia="Times New Roman" w:hAnsi="David" w:cs="David"/>
                <w:sz w:val="20"/>
                <w:szCs w:val="20"/>
              </w:rPr>
            </w:pPr>
            <w:r w:rsidRPr="00E56613">
              <w:rPr>
                <w:rFonts w:ascii="David" w:eastAsia="Times New Roman" w:hAnsi="David" w:cs="David"/>
                <w:sz w:val="20"/>
                <w:szCs w:val="20"/>
                <w:rtl/>
              </w:rPr>
              <w:t>חיפוי</w:t>
            </w:r>
          </w:p>
        </w:tc>
        <w:tc>
          <w:tcPr>
            <w:tcW w:w="1600" w:type="dxa"/>
            <w:tcBorders>
              <w:top w:val="nil"/>
              <w:left w:val="single" w:sz="4" w:space="0" w:color="auto"/>
              <w:bottom w:val="single" w:sz="4" w:space="0" w:color="auto"/>
              <w:right w:val="single" w:sz="8" w:space="0" w:color="auto"/>
            </w:tcBorders>
            <w:noWrap/>
            <w:vAlign w:val="bottom"/>
          </w:tcPr>
          <w:p w14:paraId="7E85FEBD"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30%</w:t>
            </w:r>
          </w:p>
        </w:tc>
      </w:tr>
      <w:tr w:rsidR="00E56613" w:rsidRPr="00E56613" w14:paraId="0A71FE1C" w14:textId="77777777" w:rsidTr="0059524A">
        <w:trPr>
          <w:trHeight w:val="255"/>
        </w:trPr>
        <w:tc>
          <w:tcPr>
            <w:tcW w:w="0" w:type="auto"/>
            <w:vMerge/>
            <w:tcBorders>
              <w:top w:val="nil"/>
              <w:left w:val="single" w:sz="8" w:space="0" w:color="auto"/>
              <w:bottom w:val="nil"/>
              <w:right w:val="single" w:sz="4" w:space="0" w:color="auto"/>
            </w:tcBorders>
            <w:vAlign w:val="center"/>
          </w:tcPr>
          <w:p w14:paraId="620B7CF6"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p>
        </w:tc>
        <w:tc>
          <w:tcPr>
            <w:tcW w:w="0" w:type="auto"/>
            <w:vMerge/>
            <w:tcBorders>
              <w:top w:val="nil"/>
              <w:left w:val="single" w:sz="4" w:space="0" w:color="auto"/>
              <w:bottom w:val="nil"/>
              <w:right w:val="single" w:sz="4" w:space="0" w:color="auto"/>
            </w:tcBorders>
            <w:vAlign w:val="center"/>
          </w:tcPr>
          <w:p w14:paraId="6DC5E42C"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p>
        </w:tc>
        <w:tc>
          <w:tcPr>
            <w:tcW w:w="940" w:type="dxa"/>
            <w:tcBorders>
              <w:top w:val="nil"/>
              <w:left w:val="nil"/>
              <w:bottom w:val="nil"/>
              <w:right w:val="single" w:sz="4" w:space="0" w:color="auto"/>
            </w:tcBorders>
            <w:vAlign w:val="bottom"/>
          </w:tcPr>
          <w:p w14:paraId="5BCF6105"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r w:rsidRPr="00E56613">
              <w:rPr>
                <w:rFonts w:ascii="David" w:eastAsia="Times New Roman" w:hAnsi="David" w:cs="David"/>
                <w:sz w:val="20"/>
                <w:szCs w:val="20"/>
              </w:rPr>
              <w:t> </w:t>
            </w:r>
          </w:p>
        </w:tc>
        <w:tc>
          <w:tcPr>
            <w:tcW w:w="3280" w:type="dxa"/>
            <w:tcBorders>
              <w:top w:val="nil"/>
              <w:left w:val="nil"/>
              <w:bottom w:val="nil"/>
              <w:right w:val="single" w:sz="4" w:space="0" w:color="auto"/>
            </w:tcBorders>
            <w:noWrap/>
            <w:vAlign w:val="bottom"/>
          </w:tcPr>
          <w:p w14:paraId="3DC9F287" w14:textId="77777777" w:rsidR="00E56613" w:rsidRPr="00E56613" w:rsidRDefault="00E56613" w:rsidP="00E56613">
            <w:pPr>
              <w:spacing w:before="0" w:beforeAutospacing="0" w:after="0" w:afterAutospacing="0" w:line="240" w:lineRule="auto"/>
              <w:rPr>
                <w:rFonts w:ascii="David" w:eastAsia="Times New Roman" w:hAnsi="David" w:cs="David"/>
                <w:sz w:val="20"/>
                <w:szCs w:val="20"/>
              </w:rPr>
            </w:pPr>
            <w:r w:rsidRPr="00E56613">
              <w:rPr>
                <w:rFonts w:ascii="David" w:eastAsia="Times New Roman" w:hAnsi="David" w:cs="David"/>
                <w:sz w:val="20"/>
                <w:szCs w:val="20"/>
                <w:rtl/>
              </w:rPr>
              <w:t>קונס גבס</w:t>
            </w:r>
          </w:p>
        </w:tc>
        <w:tc>
          <w:tcPr>
            <w:tcW w:w="1600" w:type="dxa"/>
            <w:tcBorders>
              <w:top w:val="nil"/>
              <w:left w:val="single" w:sz="4" w:space="0" w:color="auto"/>
              <w:bottom w:val="nil"/>
              <w:right w:val="single" w:sz="8" w:space="0" w:color="auto"/>
            </w:tcBorders>
            <w:noWrap/>
            <w:vAlign w:val="bottom"/>
          </w:tcPr>
          <w:p w14:paraId="076A0C99"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5%</w:t>
            </w:r>
          </w:p>
        </w:tc>
      </w:tr>
      <w:tr w:rsidR="00E56613" w:rsidRPr="00E56613" w14:paraId="767E70DF" w14:textId="77777777" w:rsidTr="0059524A">
        <w:trPr>
          <w:trHeight w:val="255"/>
        </w:trPr>
        <w:tc>
          <w:tcPr>
            <w:tcW w:w="0" w:type="auto"/>
            <w:vMerge/>
            <w:tcBorders>
              <w:top w:val="nil"/>
              <w:left w:val="single" w:sz="8" w:space="0" w:color="auto"/>
              <w:bottom w:val="nil"/>
              <w:right w:val="single" w:sz="4" w:space="0" w:color="auto"/>
            </w:tcBorders>
            <w:vAlign w:val="center"/>
          </w:tcPr>
          <w:p w14:paraId="522E384F"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p>
        </w:tc>
        <w:tc>
          <w:tcPr>
            <w:tcW w:w="0" w:type="auto"/>
            <w:vMerge/>
            <w:tcBorders>
              <w:top w:val="nil"/>
              <w:left w:val="single" w:sz="4" w:space="0" w:color="auto"/>
              <w:bottom w:val="nil"/>
              <w:right w:val="single" w:sz="4" w:space="0" w:color="auto"/>
            </w:tcBorders>
            <w:vAlign w:val="center"/>
          </w:tcPr>
          <w:p w14:paraId="52331B1F"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p>
        </w:tc>
        <w:tc>
          <w:tcPr>
            <w:tcW w:w="940" w:type="dxa"/>
            <w:tcBorders>
              <w:top w:val="nil"/>
              <w:left w:val="nil"/>
              <w:bottom w:val="nil"/>
              <w:right w:val="single" w:sz="4" w:space="0" w:color="auto"/>
            </w:tcBorders>
            <w:vAlign w:val="bottom"/>
          </w:tcPr>
          <w:p w14:paraId="0DA447BC"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r w:rsidRPr="00E56613">
              <w:rPr>
                <w:rFonts w:ascii="David" w:eastAsia="Times New Roman" w:hAnsi="David" w:cs="David"/>
                <w:sz w:val="20"/>
                <w:szCs w:val="20"/>
              </w:rPr>
              <w:t> </w:t>
            </w:r>
          </w:p>
        </w:tc>
        <w:tc>
          <w:tcPr>
            <w:tcW w:w="3280" w:type="dxa"/>
            <w:tcBorders>
              <w:top w:val="single" w:sz="4" w:space="0" w:color="auto"/>
              <w:left w:val="nil"/>
              <w:bottom w:val="nil"/>
              <w:right w:val="single" w:sz="4" w:space="0" w:color="auto"/>
            </w:tcBorders>
            <w:noWrap/>
            <w:vAlign w:val="bottom"/>
          </w:tcPr>
          <w:p w14:paraId="7260B81B" w14:textId="77777777" w:rsidR="00E56613" w:rsidRPr="00E56613" w:rsidRDefault="00E56613" w:rsidP="00E56613">
            <w:pPr>
              <w:spacing w:before="0" w:beforeAutospacing="0" w:after="0" w:afterAutospacing="0" w:line="240" w:lineRule="auto"/>
              <w:rPr>
                <w:rFonts w:ascii="David" w:eastAsia="Times New Roman" w:hAnsi="David" w:cs="David"/>
                <w:sz w:val="20"/>
                <w:szCs w:val="20"/>
              </w:rPr>
            </w:pPr>
            <w:r w:rsidRPr="00E56613">
              <w:rPr>
                <w:rFonts w:ascii="David" w:eastAsia="Times New Roman" w:hAnsi="David" w:cs="David"/>
                <w:sz w:val="20"/>
                <w:szCs w:val="20"/>
                <w:rtl/>
              </w:rPr>
              <w:t>כסוי גבס</w:t>
            </w:r>
          </w:p>
        </w:tc>
        <w:tc>
          <w:tcPr>
            <w:tcW w:w="1600" w:type="dxa"/>
            <w:tcBorders>
              <w:top w:val="single" w:sz="4" w:space="0" w:color="auto"/>
              <w:left w:val="single" w:sz="4" w:space="0" w:color="auto"/>
              <w:bottom w:val="nil"/>
              <w:right w:val="single" w:sz="8" w:space="0" w:color="auto"/>
            </w:tcBorders>
            <w:noWrap/>
            <w:vAlign w:val="bottom"/>
          </w:tcPr>
          <w:p w14:paraId="0383E896"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5%</w:t>
            </w:r>
          </w:p>
        </w:tc>
      </w:tr>
      <w:tr w:rsidR="00E56613" w:rsidRPr="00E56613" w14:paraId="46EEC1A5" w14:textId="77777777" w:rsidTr="0059524A">
        <w:trPr>
          <w:trHeight w:val="255"/>
        </w:trPr>
        <w:tc>
          <w:tcPr>
            <w:tcW w:w="0" w:type="auto"/>
            <w:vMerge/>
            <w:tcBorders>
              <w:top w:val="nil"/>
              <w:left w:val="single" w:sz="8" w:space="0" w:color="auto"/>
              <w:bottom w:val="nil"/>
              <w:right w:val="single" w:sz="4" w:space="0" w:color="auto"/>
            </w:tcBorders>
            <w:vAlign w:val="center"/>
          </w:tcPr>
          <w:p w14:paraId="6BBD058F"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p>
        </w:tc>
        <w:tc>
          <w:tcPr>
            <w:tcW w:w="0" w:type="auto"/>
            <w:vMerge/>
            <w:tcBorders>
              <w:top w:val="nil"/>
              <w:left w:val="single" w:sz="4" w:space="0" w:color="auto"/>
              <w:bottom w:val="nil"/>
              <w:right w:val="single" w:sz="4" w:space="0" w:color="auto"/>
            </w:tcBorders>
            <w:vAlign w:val="center"/>
          </w:tcPr>
          <w:p w14:paraId="4D8B242D"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p>
        </w:tc>
        <w:tc>
          <w:tcPr>
            <w:tcW w:w="940" w:type="dxa"/>
            <w:tcBorders>
              <w:top w:val="nil"/>
              <w:left w:val="nil"/>
              <w:bottom w:val="nil"/>
              <w:right w:val="single" w:sz="4" w:space="0" w:color="auto"/>
            </w:tcBorders>
            <w:vAlign w:val="bottom"/>
          </w:tcPr>
          <w:p w14:paraId="6DF7BB78"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r w:rsidRPr="00E56613">
              <w:rPr>
                <w:rFonts w:ascii="David" w:eastAsia="Times New Roman" w:hAnsi="David" w:cs="David"/>
                <w:sz w:val="20"/>
                <w:szCs w:val="20"/>
              </w:rPr>
              <w:t> </w:t>
            </w:r>
          </w:p>
        </w:tc>
        <w:tc>
          <w:tcPr>
            <w:tcW w:w="3280" w:type="dxa"/>
            <w:tcBorders>
              <w:top w:val="single" w:sz="4" w:space="0" w:color="auto"/>
              <w:left w:val="nil"/>
              <w:bottom w:val="nil"/>
              <w:right w:val="single" w:sz="4" w:space="0" w:color="auto"/>
            </w:tcBorders>
            <w:noWrap/>
            <w:vAlign w:val="bottom"/>
          </w:tcPr>
          <w:p w14:paraId="53DFE4BA" w14:textId="77777777" w:rsidR="00E56613" w:rsidRPr="00E56613" w:rsidRDefault="00E56613" w:rsidP="00E56613">
            <w:pPr>
              <w:spacing w:before="0" w:beforeAutospacing="0" w:after="0" w:afterAutospacing="0" w:line="240" w:lineRule="auto"/>
              <w:rPr>
                <w:rFonts w:ascii="David" w:eastAsia="Times New Roman" w:hAnsi="David" w:cs="David"/>
                <w:sz w:val="20"/>
                <w:szCs w:val="20"/>
              </w:rPr>
            </w:pPr>
            <w:r w:rsidRPr="00E56613">
              <w:rPr>
                <w:rFonts w:ascii="David" w:eastAsia="Times New Roman" w:hAnsi="David" w:cs="David"/>
                <w:sz w:val="20"/>
                <w:szCs w:val="20"/>
                <w:rtl/>
              </w:rPr>
              <w:t>צבע</w:t>
            </w:r>
          </w:p>
        </w:tc>
        <w:tc>
          <w:tcPr>
            <w:tcW w:w="1600" w:type="dxa"/>
            <w:tcBorders>
              <w:top w:val="single" w:sz="4" w:space="0" w:color="auto"/>
              <w:left w:val="single" w:sz="4" w:space="0" w:color="auto"/>
              <w:bottom w:val="nil"/>
              <w:right w:val="single" w:sz="8" w:space="0" w:color="auto"/>
            </w:tcBorders>
            <w:noWrap/>
            <w:vAlign w:val="bottom"/>
          </w:tcPr>
          <w:p w14:paraId="4F569068"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10%</w:t>
            </w:r>
          </w:p>
        </w:tc>
      </w:tr>
      <w:tr w:rsidR="00E56613" w:rsidRPr="00E56613" w14:paraId="3FE97CC8" w14:textId="77777777" w:rsidTr="0059524A">
        <w:trPr>
          <w:trHeight w:val="270"/>
        </w:trPr>
        <w:tc>
          <w:tcPr>
            <w:tcW w:w="0" w:type="auto"/>
            <w:vMerge/>
            <w:tcBorders>
              <w:top w:val="nil"/>
              <w:left w:val="single" w:sz="8" w:space="0" w:color="auto"/>
              <w:bottom w:val="nil"/>
              <w:right w:val="single" w:sz="4" w:space="0" w:color="auto"/>
            </w:tcBorders>
            <w:vAlign w:val="center"/>
          </w:tcPr>
          <w:p w14:paraId="5087A4F1"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p>
        </w:tc>
        <w:tc>
          <w:tcPr>
            <w:tcW w:w="0" w:type="auto"/>
            <w:vMerge/>
            <w:tcBorders>
              <w:top w:val="nil"/>
              <w:left w:val="single" w:sz="4" w:space="0" w:color="auto"/>
              <w:bottom w:val="nil"/>
              <w:right w:val="single" w:sz="4" w:space="0" w:color="auto"/>
            </w:tcBorders>
            <w:vAlign w:val="center"/>
          </w:tcPr>
          <w:p w14:paraId="7ECF8EC2"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p>
        </w:tc>
        <w:tc>
          <w:tcPr>
            <w:tcW w:w="940" w:type="dxa"/>
            <w:tcBorders>
              <w:top w:val="nil"/>
              <w:left w:val="nil"/>
              <w:bottom w:val="nil"/>
              <w:right w:val="single" w:sz="4" w:space="0" w:color="auto"/>
            </w:tcBorders>
            <w:vAlign w:val="bottom"/>
          </w:tcPr>
          <w:p w14:paraId="7BA4A72D"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r w:rsidRPr="00E56613">
              <w:rPr>
                <w:rFonts w:ascii="David" w:eastAsia="Times New Roman" w:hAnsi="David" w:cs="David"/>
                <w:sz w:val="20"/>
                <w:szCs w:val="20"/>
              </w:rPr>
              <w:t> </w:t>
            </w:r>
          </w:p>
        </w:tc>
        <w:tc>
          <w:tcPr>
            <w:tcW w:w="3280" w:type="dxa"/>
            <w:tcBorders>
              <w:top w:val="single" w:sz="4" w:space="0" w:color="auto"/>
              <w:left w:val="nil"/>
              <w:bottom w:val="nil"/>
              <w:right w:val="single" w:sz="4" w:space="0" w:color="auto"/>
            </w:tcBorders>
            <w:noWrap/>
            <w:vAlign w:val="bottom"/>
          </w:tcPr>
          <w:p w14:paraId="76AE6F8B" w14:textId="77777777" w:rsidR="00E56613" w:rsidRPr="00E56613" w:rsidRDefault="00E56613" w:rsidP="00E56613">
            <w:pPr>
              <w:spacing w:before="0" w:beforeAutospacing="0" w:after="0" w:afterAutospacing="0" w:line="240" w:lineRule="auto"/>
              <w:rPr>
                <w:rFonts w:ascii="David" w:eastAsia="Times New Roman" w:hAnsi="David" w:cs="David"/>
                <w:b/>
                <w:bCs/>
                <w:sz w:val="20"/>
                <w:szCs w:val="20"/>
              </w:rPr>
            </w:pPr>
            <w:r w:rsidRPr="00E56613">
              <w:rPr>
                <w:rFonts w:ascii="David" w:eastAsia="Times New Roman" w:hAnsi="David" w:cs="David"/>
                <w:b/>
                <w:bCs/>
                <w:sz w:val="20"/>
                <w:szCs w:val="20"/>
                <w:rtl/>
              </w:rPr>
              <w:t>סה"כ</w:t>
            </w:r>
          </w:p>
        </w:tc>
        <w:tc>
          <w:tcPr>
            <w:tcW w:w="1600" w:type="dxa"/>
            <w:tcBorders>
              <w:top w:val="single" w:sz="4" w:space="0" w:color="auto"/>
              <w:left w:val="single" w:sz="4" w:space="0" w:color="auto"/>
              <w:bottom w:val="nil"/>
              <w:right w:val="single" w:sz="8" w:space="0" w:color="auto"/>
            </w:tcBorders>
            <w:noWrap/>
            <w:vAlign w:val="bottom"/>
          </w:tcPr>
          <w:p w14:paraId="1CFA0DA0" w14:textId="77777777" w:rsidR="00E56613" w:rsidRPr="00E56613" w:rsidRDefault="00E56613" w:rsidP="00E56613">
            <w:pPr>
              <w:bidi w:val="0"/>
              <w:spacing w:before="0" w:beforeAutospacing="0" w:after="0" w:afterAutospacing="0" w:line="240" w:lineRule="auto"/>
              <w:jc w:val="right"/>
              <w:rPr>
                <w:rFonts w:ascii="David" w:eastAsia="Times New Roman" w:hAnsi="David" w:cs="David"/>
                <w:b/>
                <w:bCs/>
                <w:sz w:val="20"/>
                <w:szCs w:val="20"/>
              </w:rPr>
            </w:pPr>
            <w:r w:rsidRPr="00E56613">
              <w:rPr>
                <w:rFonts w:ascii="David" w:eastAsia="Times New Roman" w:hAnsi="David" w:cs="David"/>
                <w:b/>
                <w:bCs/>
                <w:sz w:val="20"/>
                <w:szCs w:val="20"/>
              </w:rPr>
              <w:t>100%</w:t>
            </w:r>
          </w:p>
        </w:tc>
      </w:tr>
      <w:tr w:rsidR="00E56613" w:rsidRPr="00E56613" w14:paraId="7064ED84" w14:textId="77777777" w:rsidTr="0059524A">
        <w:trPr>
          <w:trHeight w:val="255"/>
        </w:trPr>
        <w:tc>
          <w:tcPr>
            <w:tcW w:w="960" w:type="dxa"/>
            <w:vMerge w:val="restart"/>
            <w:tcBorders>
              <w:top w:val="single" w:sz="8" w:space="0" w:color="auto"/>
              <w:left w:val="single" w:sz="8" w:space="0" w:color="auto"/>
              <w:bottom w:val="single" w:sz="8" w:space="0" w:color="000000"/>
              <w:right w:val="single" w:sz="4" w:space="0" w:color="auto"/>
            </w:tcBorders>
            <w:noWrap/>
            <w:vAlign w:val="center"/>
          </w:tcPr>
          <w:p w14:paraId="7B64CD55" w14:textId="77777777" w:rsidR="00E56613" w:rsidRPr="00E56613" w:rsidRDefault="00E56613" w:rsidP="00E56613">
            <w:pPr>
              <w:bidi w:val="0"/>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Pr>
              <w:t>11</w:t>
            </w:r>
          </w:p>
        </w:tc>
        <w:tc>
          <w:tcPr>
            <w:tcW w:w="1180" w:type="dxa"/>
            <w:vMerge w:val="restart"/>
            <w:tcBorders>
              <w:top w:val="single" w:sz="8" w:space="0" w:color="auto"/>
              <w:left w:val="single" w:sz="4" w:space="0" w:color="auto"/>
              <w:bottom w:val="single" w:sz="8" w:space="0" w:color="000000"/>
              <w:right w:val="single" w:sz="4" w:space="0" w:color="auto"/>
            </w:tcBorders>
            <w:noWrap/>
            <w:vAlign w:val="center"/>
          </w:tcPr>
          <w:p w14:paraId="65263D6C"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ג'</w:t>
            </w:r>
          </w:p>
        </w:tc>
        <w:tc>
          <w:tcPr>
            <w:tcW w:w="5820" w:type="dxa"/>
            <w:gridSpan w:val="3"/>
            <w:tcBorders>
              <w:top w:val="single" w:sz="8" w:space="0" w:color="auto"/>
              <w:left w:val="single" w:sz="4" w:space="0" w:color="auto"/>
              <w:bottom w:val="single" w:sz="4" w:space="0" w:color="auto"/>
              <w:right w:val="single" w:sz="8" w:space="0" w:color="000000"/>
            </w:tcBorders>
            <w:noWrap/>
            <w:vAlign w:val="bottom"/>
          </w:tcPr>
          <w:p w14:paraId="070F48B5" w14:textId="77777777" w:rsidR="00E56613" w:rsidRPr="00E56613" w:rsidRDefault="00E56613" w:rsidP="00E56613">
            <w:pPr>
              <w:spacing w:before="0" w:beforeAutospacing="0" w:after="0" w:afterAutospacing="0" w:line="240" w:lineRule="auto"/>
              <w:rPr>
                <w:rFonts w:ascii="David" w:eastAsia="Times New Roman" w:hAnsi="David" w:cs="David"/>
                <w:b/>
                <w:bCs/>
                <w:sz w:val="20"/>
                <w:szCs w:val="20"/>
              </w:rPr>
            </w:pPr>
            <w:r w:rsidRPr="00E56613">
              <w:rPr>
                <w:rFonts w:ascii="David" w:eastAsia="Times New Roman" w:hAnsi="David" w:cs="David"/>
                <w:b/>
                <w:bCs/>
                <w:sz w:val="20"/>
                <w:szCs w:val="20"/>
                <w:rtl/>
              </w:rPr>
              <w:t>גמר הרכבת כלים לבנים</w:t>
            </w:r>
          </w:p>
        </w:tc>
      </w:tr>
      <w:tr w:rsidR="00E56613" w:rsidRPr="00E56613" w14:paraId="498E4C50" w14:textId="77777777" w:rsidTr="0059524A">
        <w:trPr>
          <w:trHeight w:val="255"/>
        </w:trPr>
        <w:tc>
          <w:tcPr>
            <w:tcW w:w="0" w:type="auto"/>
            <w:vMerge/>
            <w:tcBorders>
              <w:top w:val="single" w:sz="8" w:space="0" w:color="auto"/>
              <w:left w:val="single" w:sz="8" w:space="0" w:color="auto"/>
              <w:bottom w:val="single" w:sz="8" w:space="0" w:color="000000"/>
              <w:right w:val="single" w:sz="4" w:space="0" w:color="auto"/>
            </w:tcBorders>
            <w:vAlign w:val="center"/>
          </w:tcPr>
          <w:p w14:paraId="6AF8CFC5"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p>
        </w:tc>
        <w:tc>
          <w:tcPr>
            <w:tcW w:w="0" w:type="auto"/>
            <w:vMerge/>
            <w:tcBorders>
              <w:top w:val="single" w:sz="8" w:space="0" w:color="auto"/>
              <w:left w:val="single" w:sz="4" w:space="0" w:color="auto"/>
              <w:bottom w:val="single" w:sz="8" w:space="0" w:color="000000"/>
              <w:right w:val="single" w:sz="4" w:space="0" w:color="auto"/>
            </w:tcBorders>
            <w:vAlign w:val="center"/>
          </w:tcPr>
          <w:p w14:paraId="6647AB48"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p>
        </w:tc>
        <w:tc>
          <w:tcPr>
            <w:tcW w:w="940" w:type="dxa"/>
            <w:tcBorders>
              <w:top w:val="nil"/>
              <w:left w:val="nil"/>
              <w:bottom w:val="single" w:sz="4" w:space="0" w:color="auto"/>
              <w:right w:val="single" w:sz="4" w:space="0" w:color="auto"/>
            </w:tcBorders>
            <w:vAlign w:val="bottom"/>
          </w:tcPr>
          <w:p w14:paraId="6682C697" w14:textId="77777777" w:rsidR="00E56613" w:rsidRPr="00E56613" w:rsidRDefault="00E56613" w:rsidP="00E56613">
            <w:pPr>
              <w:bidi w:val="0"/>
              <w:spacing w:before="0" w:beforeAutospacing="0" w:after="0" w:afterAutospacing="0" w:line="240" w:lineRule="auto"/>
              <w:rPr>
                <w:rFonts w:ascii="David" w:eastAsia="Times New Roman" w:hAnsi="David" w:cs="David"/>
                <w:b/>
                <w:bCs/>
                <w:sz w:val="20"/>
                <w:szCs w:val="20"/>
              </w:rPr>
            </w:pPr>
            <w:r w:rsidRPr="00E56613">
              <w:rPr>
                <w:rFonts w:ascii="David" w:eastAsia="Times New Roman" w:hAnsi="David" w:cs="David"/>
                <w:b/>
                <w:bCs/>
                <w:sz w:val="20"/>
                <w:szCs w:val="20"/>
              </w:rPr>
              <w:t> </w:t>
            </w:r>
          </w:p>
        </w:tc>
        <w:tc>
          <w:tcPr>
            <w:tcW w:w="3280" w:type="dxa"/>
            <w:tcBorders>
              <w:top w:val="nil"/>
              <w:left w:val="single" w:sz="4" w:space="0" w:color="auto"/>
              <w:bottom w:val="single" w:sz="4" w:space="0" w:color="auto"/>
              <w:right w:val="single" w:sz="4" w:space="0" w:color="auto"/>
            </w:tcBorders>
            <w:noWrap/>
            <w:vAlign w:val="bottom"/>
          </w:tcPr>
          <w:p w14:paraId="42097C1A" w14:textId="77777777" w:rsidR="00E56613" w:rsidRPr="00E56613" w:rsidRDefault="00E56613" w:rsidP="00E56613">
            <w:pPr>
              <w:spacing w:before="0" w:beforeAutospacing="0" w:after="0" w:afterAutospacing="0" w:line="240" w:lineRule="auto"/>
              <w:rPr>
                <w:rFonts w:ascii="David" w:eastAsia="Times New Roman" w:hAnsi="David" w:cs="David"/>
                <w:sz w:val="20"/>
                <w:szCs w:val="20"/>
              </w:rPr>
            </w:pPr>
            <w:r w:rsidRPr="00E56613">
              <w:rPr>
                <w:rFonts w:ascii="David" w:eastAsia="Times New Roman" w:hAnsi="David" w:cs="David"/>
                <w:sz w:val="20"/>
                <w:szCs w:val="20"/>
                <w:rtl/>
              </w:rPr>
              <w:t>דוודים</w:t>
            </w:r>
          </w:p>
        </w:tc>
        <w:tc>
          <w:tcPr>
            <w:tcW w:w="1600" w:type="dxa"/>
            <w:tcBorders>
              <w:top w:val="nil"/>
              <w:left w:val="single" w:sz="4" w:space="0" w:color="auto"/>
              <w:bottom w:val="single" w:sz="4" w:space="0" w:color="auto"/>
              <w:right w:val="single" w:sz="8" w:space="0" w:color="auto"/>
            </w:tcBorders>
            <w:noWrap/>
            <w:vAlign w:val="bottom"/>
          </w:tcPr>
          <w:p w14:paraId="00EAC4D8"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20%</w:t>
            </w:r>
          </w:p>
        </w:tc>
      </w:tr>
      <w:tr w:rsidR="00E56613" w:rsidRPr="00E56613" w14:paraId="799751BD" w14:textId="77777777" w:rsidTr="0059524A">
        <w:trPr>
          <w:trHeight w:val="255"/>
        </w:trPr>
        <w:tc>
          <w:tcPr>
            <w:tcW w:w="0" w:type="auto"/>
            <w:vMerge/>
            <w:tcBorders>
              <w:top w:val="single" w:sz="8" w:space="0" w:color="auto"/>
              <w:left w:val="single" w:sz="8" w:space="0" w:color="auto"/>
              <w:bottom w:val="single" w:sz="8" w:space="0" w:color="000000"/>
              <w:right w:val="single" w:sz="4" w:space="0" w:color="auto"/>
            </w:tcBorders>
            <w:vAlign w:val="center"/>
          </w:tcPr>
          <w:p w14:paraId="73127B97"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p>
        </w:tc>
        <w:tc>
          <w:tcPr>
            <w:tcW w:w="0" w:type="auto"/>
            <w:vMerge/>
            <w:tcBorders>
              <w:top w:val="single" w:sz="8" w:space="0" w:color="auto"/>
              <w:left w:val="single" w:sz="4" w:space="0" w:color="auto"/>
              <w:bottom w:val="single" w:sz="8" w:space="0" w:color="000000"/>
              <w:right w:val="single" w:sz="4" w:space="0" w:color="auto"/>
            </w:tcBorders>
            <w:vAlign w:val="center"/>
          </w:tcPr>
          <w:p w14:paraId="271C560E"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p>
        </w:tc>
        <w:tc>
          <w:tcPr>
            <w:tcW w:w="940" w:type="dxa"/>
            <w:tcBorders>
              <w:top w:val="nil"/>
              <w:left w:val="nil"/>
              <w:bottom w:val="nil"/>
              <w:right w:val="single" w:sz="4" w:space="0" w:color="auto"/>
            </w:tcBorders>
            <w:vAlign w:val="bottom"/>
          </w:tcPr>
          <w:p w14:paraId="051E16DB"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r w:rsidRPr="00E56613">
              <w:rPr>
                <w:rFonts w:ascii="David" w:eastAsia="Times New Roman" w:hAnsi="David" w:cs="David"/>
                <w:sz w:val="20"/>
                <w:szCs w:val="20"/>
              </w:rPr>
              <w:t> </w:t>
            </w:r>
          </w:p>
        </w:tc>
        <w:tc>
          <w:tcPr>
            <w:tcW w:w="3280" w:type="dxa"/>
            <w:tcBorders>
              <w:top w:val="nil"/>
              <w:left w:val="single" w:sz="4" w:space="0" w:color="auto"/>
              <w:bottom w:val="single" w:sz="4" w:space="0" w:color="auto"/>
              <w:right w:val="single" w:sz="4" w:space="0" w:color="auto"/>
            </w:tcBorders>
            <w:noWrap/>
            <w:vAlign w:val="bottom"/>
          </w:tcPr>
          <w:p w14:paraId="6E5F72C6" w14:textId="77777777" w:rsidR="00E56613" w:rsidRPr="00E56613" w:rsidRDefault="00E56613" w:rsidP="00E56613">
            <w:pPr>
              <w:spacing w:before="0" w:beforeAutospacing="0" w:after="0" w:afterAutospacing="0" w:line="240" w:lineRule="auto"/>
              <w:rPr>
                <w:rFonts w:ascii="David" w:eastAsia="Times New Roman" w:hAnsi="David" w:cs="David"/>
                <w:sz w:val="20"/>
                <w:szCs w:val="20"/>
              </w:rPr>
            </w:pPr>
            <w:r w:rsidRPr="00E56613">
              <w:rPr>
                <w:rFonts w:ascii="David" w:eastAsia="Times New Roman" w:hAnsi="David" w:cs="David"/>
                <w:sz w:val="20"/>
                <w:szCs w:val="20"/>
                <w:rtl/>
              </w:rPr>
              <w:t>אמבטיה</w:t>
            </w:r>
          </w:p>
        </w:tc>
        <w:tc>
          <w:tcPr>
            <w:tcW w:w="1600" w:type="dxa"/>
            <w:tcBorders>
              <w:top w:val="nil"/>
              <w:left w:val="single" w:sz="4" w:space="0" w:color="auto"/>
              <w:bottom w:val="single" w:sz="4" w:space="0" w:color="auto"/>
              <w:right w:val="single" w:sz="8" w:space="0" w:color="auto"/>
            </w:tcBorders>
            <w:noWrap/>
            <w:vAlign w:val="bottom"/>
          </w:tcPr>
          <w:p w14:paraId="5EC2FE01"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20%</w:t>
            </w:r>
          </w:p>
        </w:tc>
      </w:tr>
      <w:tr w:rsidR="00E56613" w:rsidRPr="00E56613" w14:paraId="6822BB1C" w14:textId="77777777" w:rsidTr="0059524A">
        <w:trPr>
          <w:trHeight w:val="255"/>
        </w:trPr>
        <w:tc>
          <w:tcPr>
            <w:tcW w:w="0" w:type="auto"/>
            <w:vMerge/>
            <w:tcBorders>
              <w:top w:val="single" w:sz="8" w:space="0" w:color="auto"/>
              <w:left w:val="single" w:sz="8" w:space="0" w:color="auto"/>
              <w:bottom w:val="single" w:sz="8" w:space="0" w:color="000000"/>
              <w:right w:val="single" w:sz="4" w:space="0" w:color="auto"/>
            </w:tcBorders>
            <w:vAlign w:val="center"/>
          </w:tcPr>
          <w:p w14:paraId="3D27B6A6"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p>
        </w:tc>
        <w:tc>
          <w:tcPr>
            <w:tcW w:w="0" w:type="auto"/>
            <w:vMerge/>
            <w:tcBorders>
              <w:top w:val="single" w:sz="8" w:space="0" w:color="auto"/>
              <w:left w:val="single" w:sz="4" w:space="0" w:color="auto"/>
              <w:bottom w:val="single" w:sz="8" w:space="0" w:color="000000"/>
              <w:right w:val="single" w:sz="4" w:space="0" w:color="auto"/>
            </w:tcBorders>
            <w:vAlign w:val="center"/>
          </w:tcPr>
          <w:p w14:paraId="3796C2DD"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p>
        </w:tc>
        <w:tc>
          <w:tcPr>
            <w:tcW w:w="940" w:type="dxa"/>
            <w:tcBorders>
              <w:top w:val="single" w:sz="4" w:space="0" w:color="auto"/>
              <w:left w:val="nil"/>
              <w:bottom w:val="nil"/>
              <w:right w:val="single" w:sz="4" w:space="0" w:color="auto"/>
            </w:tcBorders>
            <w:vAlign w:val="bottom"/>
          </w:tcPr>
          <w:p w14:paraId="2DBE79D8"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r w:rsidRPr="00E56613">
              <w:rPr>
                <w:rFonts w:ascii="David" w:eastAsia="Times New Roman" w:hAnsi="David" w:cs="David"/>
                <w:sz w:val="20"/>
                <w:szCs w:val="20"/>
              </w:rPr>
              <w:t> </w:t>
            </w:r>
          </w:p>
        </w:tc>
        <w:tc>
          <w:tcPr>
            <w:tcW w:w="3280" w:type="dxa"/>
            <w:tcBorders>
              <w:top w:val="nil"/>
              <w:left w:val="nil"/>
              <w:bottom w:val="single" w:sz="4" w:space="0" w:color="auto"/>
              <w:right w:val="single" w:sz="4" w:space="0" w:color="auto"/>
            </w:tcBorders>
            <w:noWrap/>
            <w:vAlign w:val="bottom"/>
          </w:tcPr>
          <w:p w14:paraId="7F5519F9" w14:textId="77777777" w:rsidR="00E56613" w:rsidRPr="00E56613" w:rsidRDefault="00E56613" w:rsidP="00E56613">
            <w:pPr>
              <w:spacing w:before="0" w:beforeAutospacing="0" w:after="0" w:afterAutospacing="0" w:line="240" w:lineRule="auto"/>
              <w:rPr>
                <w:rFonts w:ascii="David" w:eastAsia="Times New Roman" w:hAnsi="David" w:cs="David"/>
                <w:sz w:val="20"/>
                <w:szCs w:val="20"/>
              </w:rPr>
            </w:pPr>
            <w:r w:rsidRPr="00E56613">
              <w:rPr>
                <w:rFonts w:ascii="David" w:eastAsia="Times New Roman" w:hAnsi="David" w:cs="David"/>
                <w:sz w:val="20"/>
                <w:szCs w:val="20"/>
                <w:rtl/>
              </w:rPr>
              <w:t>אסלות וכיורים</w:t>
            </w:r>
          </w:p>
        </w:tc>
        <w:tc>
          <w:tcPr>
            <w:tcW w:w="1600" w:type="dxa"/>
            <w:tcBorders>
              <w:top w:val="nil"/>
              <w:left w:val="single" w:sz="4" w:space="0" w:color="auto"/>
              <w:bottom w:val="single" w:sz="4" w:space="0" w:color="auto"/>
              <w:right w:val="single" w:sz="8" w:space="0" w:color="auto"/>
            </w:tcBorders>
            <w:noWrap/>
            <w:vAlign w:val="bottom"/>
          </w:tcPr>
          <w:p w14:paraId="7ED262BC"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50%</w:t>
            </w:r>
          </w:p>
        </w:tc>
      </w:tr>
      <w:tr w:rsidR="00E56613" w:rsidRPr="00E56613" w14:paraId="6D14962C" w14:textId="77777777" w:rsidTr="0059524A">
        <w:trPr>
          <w:trHeight w:val="255"/>
        </w:trPr>
        <w:tc>
          <w:tcPr>
            <w:tcW w:w="0" w:type="auto"/>
            <w:vMerge/>
            <w:tcBorders>
              <w:top w:val="single" w:sz="8" w:space="0" w:color="auto"/>
              <w:left w:val="single" w:sz="8" w:space="0" w:color="auto"/>
              <w:bottom w:val="single" w:sz="8" w:space="0" w:color="000000"/>
              <w:right w:val="single" w:sz="4" w:space="0" w:color="auto"/>
            </w:tcBorders>
            <w:vAlign w:val="center"/>
          </w:tcPr>
          <w:p w14:paraId="177101E8"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p>
        </w:tc>
        <w:tc>
          <w:tcPr>
            <w:tcW w:w="0" w:type="auto"/>
            <w:vMerge/>
            <w:tcBorders>
              <w:top w:val="single" w:sz="8" w:space="0" w:color="auto"/>
              <w:left w:val="single" w:sz="4" w:space="0" w:color="auto"/>
              <w:bottom w:val="single" w:sz="8" w:space="0" w:color="000000"/>
              <w:right w:val="single" w:sz="4" w:space="0" w:color="auto"/>
            </w:tcBorders>
            <w:vAlign w:val="center"/>
          </w:tcPr>
          <w:p w14:paraId="6562E7DD"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p>
        </w:tc>
        <w:tc>
          <w:tcPr>
            <w:tcW w:w="940" w:type="dxa"/>
            <w:tcBorders>
              <w:top w:val="nil"/>
              <w:left w:val="nil"/>
              <w:bottom w:val="single" w:sz="4" w:space="0" w:color="auto"/>
              <w:right w:val="single" w:sz="4" w:space="0" w:color="auto"/>
            </w:tcBorders>
            <w:vAlign w:val="bottom"/>
          </w:tcPr>
          <w:p w14:paraId="1E65E72C"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r w:rsidRPr="00E56613">
              <w:rPr>
                <w:rFonts w:ascii="David" w:eastAsia="Times New Roman" w:hAnsi="David" w:cs="David"/>
                <w:sz w:val="20"/>
                <w:szCs w:val="20"/>
              </w:rPr>
              <w:t> </w:t>
            </w:r>
          </w:p>
        </w:tc>
        <w:tc>
          <w:tcPr>
            <w:tcW w:w="3280" w:type="dxa"/>
            <w:tcBorders>
              <w:top w:val="nil"/>
              <w:left w:val="nil"/>
              <w:bottom w:val="single" w:sz="4" w:space="0" w:color="auto"/>
              <w:right w:val="single" w:sz="4" w:space="0" w:color="auto"/>
            </w:tcBorders>
            <w:noWrap/>
            <w:vAlign w:val="bottom"/>
          </w:tcPr>
          <w:p w14:paraId="46624D50" w14:textId="77777777" w:rsidR="00E56613" w:rsidRPr="00E56613" w:rsidRDefault="00E56613" w:rsidP="00E56613">
            <w:pPr>
              <w:spacing w:before="0" w:beforeAutospacing="0" w:after="0" w:afterAutospacing="0" w:line="240" w:lineRule="auto"/>
              <w:rPr>
                <w:rFonts w:ascii="David" w:eastAsia="Times New Roman" w:hAnsi="David" w:cs="David"/>
                <w:sz w:val="20"/>
                <w:szCs w:val="20"/>
              </w:rPr>
            </w:pPr>
            <w:r w:rsidRPr="00E56613">
              <w:rPr>
                <w:rFonts w:ascii="David" w:eastAsia="Times New Roman" w:hAnsi="David" w:cs="David"/>
                <w:sz w:val="20"/>
                <w:szCs w:val="20"/>
                <w:rtl/>
              </w:rPr>
              <w:t>ברזים וסוללות</w:t>
            </w:r>
          </w:p>
        </w:tc>
        <w:tc>
          <w:tcPr>
            <w:tcW w:w="1600" w:type="dxa"/>
            <w:tcBorders>
              <w:top w:val="nil"/>
              <w:left w:val="single" w:sz="4" w:space="0" w:color="auto"/>
              <w:bottom w:val="single" w:sz="4" w:space="0" w:color="auto"/>
              <w:right w:val="single" w:sz="8" w:space="0" w:color="auto"/>
            </w:tcBorders>
            <w:noWrap/>
            <w:vAlign w:val="bottom"/>
          </w:tcPr>
          <w:p w14:paraId="443CD718"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10%</w:t>
            </w:r>
          </w:p>
        </w:tc>
      </w:tr>
      <w:tr w:rsidR="00E56613" w:rsidRPr="00E56613" w14:paraId="56173457" w14:textId="77777777" w:rsidTr="0059524A">
        <w:trPr>
          <w:trHeight w:val="270"/>
        </w:trPr>
        <w:tc>
          <w:tcPr>
            <w:tcW w:w="0" w:type="auto"/>
            <w:vMerge/>
            <w:tcBorders>
              <w:top w:val="single" w:sz="8" w:space="0" w:color="auto"/>
              <w:left w:val="single" w:sz="8" w:space="0" w:color="auto"/>
              <w:bottom w:val="single" w:sz="8" w:space="0" w:color="000000"/>
              <w:right w:val="single" w:sz="4" w:space="0" w:color="auto"/>
            </w:tcBorders>
            <w:vAlign w:val="center"/>
          </w:tcPr>
          <w:p w14:paraId="49D209C0"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p>
        </w:tc>
        <w:tc>
          <w:tcPr>
            <w:tcW w:w="0" w:type="auto"/>
            <w:vMerge/>
            <w:tcBorders>
              <w:top w:val="single" w:sz="8" w:space="0" w:color="auto"/>
              <w:left w:val="single" w:sz="4" w:space="0" w:color="auto"/>
              <w:bottom w:val="single" w:sz="8" w:space="0" w:color="000000"/>
              <w:right w:val="single" w:sz="4" w:space="0" w:color="auto"/>
            </w:tcBorders>
            <w:vAlign w:val="center"/>
          </w:tcPr>
          <w:p w14:paraId="19CCD6A8"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p>
        </w:tc>
        <w:tc>
          <w:tcPr>
            <w:tcW w:w="940" w:type="dxa"/>
            <w:tcBorders>
              <w:top w:val="nil"/>
              <w:left w:val="nil"/>
              <w:bottom w:val="single" w:sz="8" w:space="0" w:color="auto"/>
              <w:right w:val="single" w:sz="4" w:space="0" w:color="auto"/>
            </w:tcBorders>
            <w:vAlign w:val="bottom"/>
          </w:tcPr>
          <w:p w14:paraId="62539E95"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r w:rsidRPr="00E56613">
              <w:rPr>
                <w:rFonts w:ascii="David" w:eastAsia="Times New Roman" w:hAnsi="David" w:cs="David"/>
                <w:sz w:val="20"/>
                <w:szCs w:val="20"/>
              </w:rPr>
              <w:t> </w:t>
            </w:r>
          </w:p>
        </w:tc>
        <w:tc>
          <w:tcPr>
            <w:tcW w:w="3280" w:type="dxa"/>
            <w:tcBorders>
              <w:top w:val="nil"/>
              <w:left w:val="single" w:sz="4" w:space="0" w:color="auto"/>
              <w:bottom w:val="single" w:sz="8" w:space="0" w:color="auto"/>
              <w:right w:val="single" w:sz="4" w:space="0" w:color="auto"/>
            </w:tcBorders>
            <w:noWrap/>
            <w:vAlign w:val="bottom"/>
          </w:tcPr>
          <w:p w14:paraId="3CF792C5" w14:textId="77777777" w:rsidR="00E56613" w:rsidRPr="00E56613" w:rsidRDefault="00E56613" w:rsidP="00E56613">
            <w:pPr>
              <w:spacing w:before="0" w:beforeAutospacing="0" w:after="0" w:afterAutospacing="0" w:line="240" w:lineRule="auto"/>
              <w:rPr>
                <w:rFonts w:ascii="David" w:eastAsia="Times New Roman" w:hAnsi="David" w:cs="David"/>
                <w:b/>
                <w:bCs/>
                <w:sz w:val="20"/>
                <w:szCs w:val="20"/>
              </w:rPr>
            </w:pPr>
            <w:r w:rsidRPr="00E56613">
              <w:rPr>
                <w:rFonts w:ascii="David" w:eastAsia="Times New Roman" w:hAnsi="David" w:cs="David"/>
                <w:b/>
                <w:bCs/>
                <w:sz w:val="20"/>
                <w:szCs w:val="20"/>
                <w:rtl/>
              </w:rPr>
              <w:t>סה"כ</w:t>
            </w:r>
          </w:p>
        </w:tc>
        <w:tc>
          <w:tcPr>
            <w:tcW w:w="1600" w:type="dxa"/>
            <w:tcBorders>
              <w:top w:val="nil"/>
              <w:left w:val="single" w:sz="4" w:space="0" w:color="auto"/>
              <w:bottom w:val="single" w:sz="8" w:space="0" w:color="auto"/>
              <w:right w:val="single" w:sz="8" w:space="0" w:color="auto"/>
            </w:tcBorders>
            <w:noWrap/>
            <w:vAlign w:val="bottom"/>
          </w:tcPr>
          <w:p w14:paraId="00C664D7" w14:textId="77777777" w:rsidR="00E56613" w:rsidRPr="00E56613" w:rsidRDefault="00E56613" w:rsidP="00E56613">
            <w:pPr>
              <w:bidi w:val="0"/>
              <w:spacing w:before="0" w:beforeAutospacing="0" w:after="0" w:afterAutospacing="0" w:line="240" w:lineRule="auto"/>
              <w:jc w:val="right"/>
              <w:rPr>
                <w:rFonts w:ascii="David" w:eastAsia="Times New Roman" w:hAnsi="David" w:cs="David"/>
                <w:b/>
                <w:bCs/>
                <w:sz w:val="20"/>
                <w:szCs w:val="20"/>
              </w:rPr>
            </w:pPr>
            <w:r w:rsidRPr="00E56613">
              <w:rPr>
                <w:rFonts w:ascii="David" w:eastAsia="Times New Roman" w:hAnsi="David" w:cs="David"/>
                <w:b/>
                <w:bCs/>
                <w:sz w:val="20"/>
                <w:szCs w:val="20"/>
              </w:rPr>
              <w:t>100%</w:t>
            </w:r>
          </w:p>
        </w:tc>
      </w:tr>
    </w:tbl>
    <w:p w14:paraId="533FDC33" w14:textId="77777777" w:rsidR="00E56613" w:rsidRPr="00E56613" w:rsidRDefault="00E56613" w:rsidP="00E56613">
      <w:pPr>
        <w:spacing w:before="0" w:beforeAutospacing="0" w:after="0" w:afterAutospacing="0" w:line="360" w:lineRule="auto"/>
        <w:jc w:val="both"/>
        <w:rPr>
          <w:rFonts w:ascii="David" w:eastAsia="Times New Roman" w:hAnsi="David" w:cs="David"/>
          <w:sz w:val="26"/>
          <w:szCs w:val="26"/>
          <w:rtl/>
        </w:rPr>
      </w:pPr>
      <w:r w:rsidRPr="00E56613">
        <w:rPr>
          <w:rFonts w:ascii="David" w:eastAsia="Times New Roman" w:hAnsi="David" w:cs="David"/>
          <w:sz w:val="26"/>
          <w:szCs w:val="26"/>
          <w:rtl/>
        </w:rPr>
        <w:br w:type="page"/>
      </w:r>
    </w:p>
    <w:tbl>
      <w:tblPr>
        <w:bidiVisual/>
        <w:tblW w:w="7960" w:type="dxa"/>
        <w:tblInd w:w="93" w:type="dxa"/>
        <w:tblLook w:val="0000" w:firstRow="0" w:lastRow="0" w:firstColumn="0" w:lastColumn="0" w:noHBand="0" w:noVBand="0"/>
      </w:tblPr>
      <w:tblGrid>
        <w:gridCol w:w="960"/>
        <w:gridCol w:w="1180"/>
        <w:gridCol w:w="1509"/>
        <w:gridCol w:w="15"/>
        <w:gridCol w:w="3103"/>
        <w:gridCol w:w="44"/>
        <w:gridCol w:w="1149"/>
      </w:tblGrid>
      <w:tr w:rsidR="00E56613" w:rsidRPr="00E56613" w14:paraId="07E8E9B9" w14:textId="77777777" w:rsidTr="00E56613">
        <w:trPr>
          <w:trHeight w:val="270"/>
        </w:trPr>
        <w:tc>
          <w:tcPr>
            <w:tcW w:w="960" w:type="dxa"/>
            <w:tcBorders>
              <w:top w:val="single" w:sz="8" w:space="0" w:color="auto"/>
              <w:left w:val="single" w:sz="8" w:space="0" w:color="auto"/>
              <w:bottom w:val="single" w:sz="8" w:space="0" w:color="auto"/>
              <w:right w:val="single" w:sz="4" w:space="0" w:color="auto"/>
            </w:tcBorders>
            <w:noWrap/>
            <w:vAlign w:val="bottom"/>
          </w:tcPr>
          <w:p w14:paraId="53EF79BA" w14:textId="77777777" w:rsidR="00E56613" w:rsidRPr="00E56613" w:rsidRDefault="00E56613" w:rsidP="00E56613">
            <w:pPr>
              <w:spacing w:before="0" w:beforeAutospacing="0" w:after="0" w:afterAutospacing="0" w:line="240" w:lineRule="auto"/>
              <w:jc w:val="center"/>
              <w:rPr>
                <w:rFonts w:ascii="David" w:eastAsia="Times New Roman" w:hAnsi="David" w:cs="David"/>
                <w:b/>
                <w:bCs/>
                <w:sz w:val="20"/>
                <w:szCs w:val="20"/>
              </w:rPr>
            </w:pPr>
            <w:r w:rsidRPr="00E56613">
              <w:rPr>
                <w:rFonts w:ascii="David" w:eastAsia="Times New Roman" w:hAnsi="David" w:cs="David"/>
                <w:b/>
                <w:bCs/>
                <w:sz w:val="20"/>
                <w:szCs w:val="20"/>
                <w:rtl/>
              </w:rPr>
              <w:t>מס' סעיף</w:t>
            </w:r>
          </w:p>
        </w:tc>
        <w:tc>
          <w:tcPr>
            <w:tcW w:w="1180" w:type="dxa"/>
            <w:tcBorders>
              <w:top w:val="single" w:sz="8" w:space="0" w:color="auto"/>
              <w:left w:val="single" w:sz="4" w:space="0" w:color="auto"/>
              <w:bottom w:val="single" w:sz="8" w:space="0" w:color="auto"/>
              <w:right w:val="single" w:sz="4" w:space="0" w:color="auto"/>
            </w:tcBorders>
            <w:noWrap/>
            <w:vAlign w:val="bottom"/>
          </w:tcPr>
          <w:p w14:paraId="251DAF4F" w14:textId="77777777" w:rsidR="00E56613" w:rsidRPr="00E56613" w:rsidRDefault="00E56613" w:rsidP="00E56613">
            <w:pPr>
              <w:spacing w:before="0" w:beforeAutospacing="0" w:after="0" w:afterAutospacing="0" w:line="240" w:lineRule="auto"/>
              <w:jc w:val="center"/>
              <w:rPr>
                <w:rFonts w:ascii="David" w:eastAsia="Times New Roman" w:hAnsi="David" w:cs="David"/>
                <w:b/>
                <w:bCs/>
                <w:sz w:val="20"/>
                <w:szCs w:val="20"/>
              </w:rPr>
            </w:pPr>
            <w:r w:rsidRPr="00E56613">
              <w:rPr>
                <w:rFonts w:ascii="David" w:eastAsia="Times New Roman" w:hAnsi="David" w:cs="David"/>
                <w:b/>
                <w:bCs/>
                <w:sz w:val="20"/>
                <w:szCs w:val="20"/>
                <w:rtl/>
              </w:rPr>
              <w:t>שיטת תשלום</w:t>
            </w:r>
          </w:p>
        </w:tc>
        <w:tc>
          <w:tcPr>
            <w:tcW w:w="1509" w:type="dxa"/>
            <w:tcBorders>
              <w:top w:val="single" w:sz="8" w:space="0" w:color="auto"/>
              <w:left w:val="single" w:sz="4" w:space="0" w:color="auto"/>
              <w:bottom w:val="single" w:sz="8" w:space="0" w:color="auto"/>
              <w:right w:val="single" w:sz="4" w:space="0" w:color="auto"/>
            </w:tcBorders>
            <w:vAlign w:val="bottom"/>
          </w:tcPr>
          <w:p w14:paraId="7EDB4243" w14:textId="77777777" w:rsidR="00E56613" w:rsidRPr="00E56613" w:rsidRDefault="00E56613" w:rsidP="00E56613">
            <w:pPr>
              <w:spacing w:before="0" w:beforeAutospacing="0" w:after="0" w:afterAutospacing="0" w:line="240" w:lineRule="auto"/>
              <w:jc w:val="center"/>
              <w:rPr>
                <w:rFonts w:ascii="David" w:eastAsia="Times New Roman" w:hAnsi="David" w:cs="David"/>
                <w:b/>
                <w:bCs/>
                <w:sz w:val="20"/>
                <w:szCs w:val="20"/>
              </w:rPr>
            </w:pPr>
            <w:r w:rsidRPr="00E56613">
              <w:rPr>
                <w:rFonts w:ascii="David" w:eastAsia="Times New Roman" w:hAnsi="David" w:cs="David"/>
                <w:b/>
                <w:bCs/>
                <w:sz w:val="20"/>
                <w:szCs w:val="20"/>
                <w:rtl/>
              </w:rPr>
              <w:t>תיאור</w:t>
            </w:r>
          </w:p>
        </w:tc>
        <w:tc>
          <w:tcPr>
            <w:tcW w:w="3118" w:type="dxa"/>
            <w:gridSpan w:val="2"/>
            <w:tcBorders>
              <w:top w:val="single" w:sz="8" w:space="0" w:color="auto"/>
              <w:left w:val="single" w:sz="4" w:space="0" w:color="auto"/>
              <w:bottom w:val="single" w:sz="8" w:space="0" w:color="auto"/>
              <w:right w:val="single" w:sz="4" w:space="0" w:color="auto"/>
            </w:tcBorders>
            <w:noWrap/>
            <w:vAlign w:val="bottom"/>
          </w:tcPr>
          <w:p w14:paraId="3C89F901" w14:textId="77777777" w:rsidR="00E56613" w:rsidRPr="00E56613" w:rsidRDefault="00E56613" w:rsidP="00E56613">
            <w:pPr>
              <w:spacing w:before="0" w:beforeAutospacing="0" w:after="0" w:afterAutospacing="0" w:line="240" w:lineRule="auto"/>
              <w:jc w:val="center"/>
              <w:rPr>
                <w:rFonts w:ascii="David" w:eastAsia="Times New Roman" w:hAnsi="David" w:cs="David"/>
                <w:b/>
                <w:bCs/>
                <w:sz w:val="20"/>
                <w:szCs w:val="20"/>
              </w:rPr>
            </w:pPr>
            <w:r w:rsidRPr="00E56613">
              <w:rPr>
                <w:rFonts w:ascii="David" w:eastAsia="Times New Roman" w:hAnsi="David" w:cs="David"/>
                <w:b/>
                <w:bCs/>
                <w:sz w:val="20"/>
                <w:szCs w:val="20"/>
                <w:rtl/>
              </w:rPr>
              <w:t>חלוקת משנה</w:t>
            </w:r>
          </w:p>
        </w:tc>
        <w:tc>
          <w:tcPr>
            <w:tcW w:w="1193" w:type="dxa"/>
            <w:gridSpan w:val="2"/>
            <w:tcBorders>
              <w:top w:val="single" w:sz="8" w:space="0" w:color="auto"/>
              <w:left w:val="single" w:sz="4" w:space="0" w:color="auto"/>
              <w:bottom w:val="single" w:sz="8" w:space="0" w:color="auto"/>
              <w:right w:val="single" w:sz="8" w:space="0" w:color="auto"/>
            </w:tcBorders>
            <w:noWrap/>
            <w:vAlign w:val="bottom"/>
          </w:tcPr>
          <w:p w14:paraId="14226E29" w14:textId="77777777" w:rsidR="00E56613" w:rsidRPr="00E56613" w:rsidRDefault="00E56613" w:rsidP="00E56613">
            <w:pPr>
              <w:spacing w:before="0" w:beforeAutospacing="0" w:after="0" w:afterAutospacing="0" w:line="240" w:lineRule="auto"/>
              <w:jc w:val="center"/>
              <w:rPr>
                <w:rFonts w:ascii="David" w:eastAsia="Times New Roman" w:hAnsi="David" w:cs="David"/>
                <w:b/>
                <w:bCs/>
                <w:sz w:val="20"/>
                <w:szCs w:val="20"/>
              </w:rPr>
            </w:pPr>
            <w:r w:rsidRPr="00E56613">
              <w:rPr>
                <w:rFonts w:ascii="David" w:eastAsia="Times New Roman" w:hAnsi="David" w:cs="David"/>
                <w:b/>
                <w:bCs/>
                <w:sz w:val="20"/>
                <w:szCs w:val="20"/>
                <w:rtl/>
              </w:rPr>
              <w:t>כללי</w:t>
            </w:r>
          </w:p>
        </w:tc>
      </w:tr>
      <w:tr w:rsidR="00E56613" w:rsidRPr="00E56613" w14:paraId="17201504" w14:textId="77777777" w:rsidTr="00E56613">
        <w:trPr>
          <w:trHeight w:val="255"/>
        </w:trPr>
        <w:tc>
          <w:tcPr>
            <w:tcW w:w="960" w:type="dxa"/>
            <w:vMerge w:val="restart"/>
            <w:tcBorders>
              <w:top w:val="single" w:sz="4" w:space="0" w:color="auto"/>
              <w:left w:val="single" w:sz="4" w:space="0" w:color="auto"/>
              <w:bottom w:val="single" w:sz="4" w:space="0" w:color="auto"/>
              <w:right w:val="single" w:sz="4" w:space="0" w:color="auto"/>
            </w:tcBorders>
            <w:noWrap/>
            <w:vAlign w:val="center"/>
          </w:tcPr>
          <w:p w14:paraId="0D5B14FC" w14:textId="77777777" w:rsidR="00E56613" w:rsidRPr="00E56613" w:rsidRDefault="00E56613" w:rsidP="00E56613">
            <w:pPr>
              <w:bidi w:val="0"/>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Pr>
              <w:t>12</w:t>
            </w:r>
          </w:p>
        </w:tc>
        <w:tc>
          <w:tcPr>
            <w:tcW w:w="1180" w:type="dxa"/>
            <w:vMerge w:val="restart"/>
            <w:tcBorders>
              <w:top w:val="single" w:sz="4" w:space="0" w:color="auto"/>
              <w:left w:val="single" w:sz="4" w:space="0" w:color="auto"/>
              <w:bottom w:val="single" w:sz="4" w:space="0" w:color="auto"/>
              <w:right w:val="single" w:sz="4" w:space="0" w:color="auto"/>
            </w:tcBorders>
            <w:noWrap/>
            <w:vAlign w:val="center"/>
          </w:tcPr>
          <w:p w14:paraId="7A40B28D"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ג'</w:t>
            </w:r>
          </w:p>
        </w:tc>
        <w:tc>
          <w:tcPr>
            <w:tcW w:w="5820" w:type="dxa"/>
            <w:gridSpan w:val="5"/>
            <w:tcBorders>
              <w:top w:val="single" w:sz="4" w:space="0" w:color="auto"/>
              <w:left w:val="single" w:sz="4" w:space="0" w:color="auto"/>
              <w:bottom w:val="single" w:sz="4" w:space="0" w:color="auto"/>
              <w:right w:val="single" w:sz="4" w:space="0" w:color="auto"/>
            </w:tcBorders>
            <w:vAlign w:val="bottom"/>
          </w:tcPr>
          <w:p w14:paraId="1F0ED578" w14:textId="77777777" w:rsidR="00E56613" w:rsidRPr="00E56613" w:rsidRDefault="00E56613" w:rsidP="00E56613">
            <w:pPr>
              <w:spacing w:before="0" w:beforeAutospacing="0" w:after="0" w:afterAutospacing="0" w:line="240" w:lineRule="auto"/>
              <w:rPr>
                <w:rFonts w:ascii="David" w:eastAsia="Times New Roman" w:hAnsi="David" w:cs="David"/>
                <w:b/>
                <w:bCs/>
                <w:sz w:val="20"/>
                <w:szCs w:val="20"/>
              </w:rPr>
            </w:pPr>
            <w:r w:rsidRPr="00E56613">
              <w:rPr>
                <w:rFonts w:ascii="David" w:eastAsia="Times New Roman" w:hAnsi="David" w:cs="David"/>
                <w:b/>
                <w:bCs/>
                <w:sz w:val="20"/>
                <w:szCs w:val="20"/>
                <w:rtl/>
              </w:rPr>
              <w:t>גמר הרכבת אביזרי חשמל</w:t>
            </w:r>
          </w:p>
        </w:tc>
      </w:tr>
      <w:tr w:rsidR="00E56613" w:rsidRPr="00E56613" w14:paraId="444397FB" w14:textId="77777777" w:rsidTr="00E56613">
        <w:trPr>
          <w:trHeight w:val="255"/>
        </w:trPr>
        <w:tc>
          <w:tcPr>
            <w:tcW w:w="0" w:type="auto"/>
            <w:vMerge/>
            <w:tcBorders>
              <w:top w:val="single" w:sz="4" w:space="0" w:color="auto"/>
              <w:left w:val="single" w:sz="4" w:space="0" w:color="auto"/>
              <w:bottom w:val="single" w:sz="4" w:space="0" w:color="auto"/>
              <w:right w:val="single" w:sz="4" w:space="0" w:color="auto"/>
            </w:tcBorders>
            <w:vAlign w:val="center"/>
          </w:tcPr>
          <w:p w14:paraId="44D30BAD"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p>
        </w:tc>
        <w:tc>
          <w:tcPr>
            <w:tcW w:w="0" w:type="auto"/>
            <w:vMerge/>
            <w:tcBorders>
              <w:top w:val="single" w:sz="4" w:space="0" w:color="auto"/>
              <w:left w:val="single" w:sz="4" w:space="0" w:color="auto"/>
              <w:bottom w:val="single" w:sz="4" w:space="0" w:color="auto"/>
              <w:right w:val="single" w:sz="4" w:space="0" w:color="auto"/>
            </w:tcBorders>
            <w:vAlign w:val="center"/>
          </w:tcPr>
          <w:p w14:paraId="6F73C1CA"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p>
        </w:tc>
        <w:tc>
          <w:tcPr>
            <w:tcW w:w="1524" w:type="dxa"/>
            <w:gridSpan w:val="2"/>
            <w:tcBorders>
              <w:top w:val="nil"/>
              <w:left w:val="nil"/>
              <w:bottom w:val="single" w:sz="4" w:space="0" w:color="auto"/>
              <w:right w:val="single" w:sz="4" w:space="0" w:color="auto"/>
            </w:tcBorders>
            <w:vAlign w:val="bottom"/>
          </w:tcPr>
          <w:p w14:paraId="46DE4956"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r w:rsidRPr="00E56613">
              <w:rPr>
                <w:rFonts w:ascii="David" w:eastAsia="Times New Roman" w:hAnsi="David" w:cs="David"/>
                <w:sz w:val="20"/>
                <w:szCs w:val="20"/>
              </w:rPr>
              <w:t> </w:t>
            </w:r>
          </w:p>
        </w:tc>
        <w:tc>
          <w:tcPr>
            <w:tcW w:w="3147" w:type="dxa"/>
            <w:gridSpan w:val="2"/>
            <w:tcBorders>
              <w:top w:val="nil"/>
              <w:left w:val="single" w:sz="4" w:space="0" w:color="auto"/>
              <w:bottom w:val="single" w:sz="4" w:space="0" w:color="auto"/>
              <w:right w:val="single" w:sz="4" w:space="0" w:color="auto"/>
            </w:tcBorders>
            <w:noWrap/>
            <w:vAlign w:val="bottom"/>
          </w:tcPr>
          <w:p w14:paraId="58B031E5" w14:textId="77777777" w:rsidR="00E56613" w:rsidRPr="00E56613" w:rsidRDefault="00E56613" w:rsidP="00E56613">
            <w:pPr>
              <w:spacing w:before="0" w:beforeAutospacing="0" w:after="0" w:afterAutospacing="0" w:line="240" w:lineRule="auto"/>
              <w:rPr>
                <w:rFonts w:ascii="David" w:eastAsia="Times New Roman" w:hAnsi="David" w:cs="David"/>
                <w:sz w:val="20"/>
                <w:szCs w:val="20"/>
              </w:rPr>
            </w:pPr>
            <w:r w:rsidRPr="00E56613">
              <w:rPr>
                <w:rFonts w:ascii="David" w:eastAsia="Times New Roman" w:hAnsi="David" w:cs="David"/>
                <w:sz w:val="20"/>
                <w:szCs w:val="20"/>
                <w:rtl/>
              </w:rPr>
              <w:t xml:space="preserve">אביזרי קצה - מאור </w:t>
            </w:r>
          </w:p>
        </w:tc>
        <w:tc>
          <w:tcPr>
            <w:tcW w:w="1149" w:type="dxa"/>
            <w:tcBorders>
              <w:top w:val="nil"/>
              <w:left w:val="single" w:sz="4" w:space="0" w:color="auto"/>
              <w:bottom w:val="single" w:sz="4" w:space="0" w:color="auto"/>
              <w:right w:val="single" w:sz="4" w:space="0" w:color="auto"/>
            </w:tcBorders>
            <w:noWrap/>
            <w:vAlign w:val="bottom"/>
          </w:tcPr>
          <w:p w14:paraId="7A770D3B"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10%</w:t>
            </w:r>
          </w:p>
        </w:tc>
      </w:tr>
      <w:tr w:rsidR="00E56613" w:rsidRPr="00E56613" w14:paraId="2AF77898" w14:textId="77777777" w:rsidTr="00E56613">
        <w:trPr>
          <w:trHeight w:val="255"/>
        </w:trPr>
        <w:tc>
          <w:tcPr>
            <w:tcW w:w="0" w:type="auto"/>
            <w:vMerge/>
            <w:tcBorders>
              <w:top w:val="single" w:sz="4" w:space="0" w:color="auto"/>
              <w:left w:val="single" w:sz="4" w:space="0" w:color="auto"/>
              <w:bottom w:val="single" w:sz="4" w:space="0" w:color="auto"/>
              <w:right w:val="single" w:sz="4" w:space="0" w:color="auto"/>
            </w:tcBorders>
            <w:vAlign w:val="center"/>
          </w:tcPr>
          <w:p w14:paraId="702A4249"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p>
        </w:tc>
        <w:tc>
          <w:tcPr>
            <w:tcW w:w="0" w:type="auto"/>
            <w:vMerge/>
            <w:tcBorders>
              <w:top w:val="single" w:sz="4" w:space="0" w:color="auto"/>
              <w:left w:val="single" w:sz="4" w:space="0" w:color="auto"/>
              <w:bottom w:val="single" w:sz="4" w:space="0" w:color="auto"/>
              <w:right w:val="single" w:sz="4" w:space="0" w:color="auto"/>
            </w:tcBorders>
            <w:vAlign w:val="center"/>
          </w:tcPr>
          <w:p w14:paraId="203DDD03"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p>
        </w:tc>
        <w:tc>
          <w:tcPr>
            <w:tcW w:w="1524" w:type="dxa"/>
            <w:gridSpan w:val="2"/>
            <w:tcBorders>
              <w:top w:val="nil"/>
              <w:left w:val="nil"/>
              <w:bottom w:val="nil"/>
              <w:right w:val="single" w:sz="4" w:space="0" w:color="auto"/>
            </w:tcBorders>
            <w:vAlign w:val="bottom"/>
          </w:tcPr>
          <w:p w14:paraId="0054848D"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r w:rsidRPr="00E56613">
              <w:rPr>
                <w:rFonts w:ascii="David" w:eastAsia="Times New Roman" w:hAnsi="David" w:cs="David"/>
                <w:sz w:val="20"/>
                <w:szCs w:val="20"/>
              </w:rPr>
              <w:t> </w:t>
            </w:r>
          </w:p>
        </w:tc>
        <w:tc>
          <w:tcPr>
            <w:tcW w:w="3147" w:type="dxa"/>
            <w:gridSpan w:val="2"/>
            <w:tcBorders>
              <w:top w:val="nil"/>
              <w:left w:val="single" w:sz="4" w:space="0" w:color="auto"/>
              <w:bottom w:val="single" w:sz="4" w:space="0" w:color="auto"/>
              <w:right w:val="single" w:sz="4" w:space="0" w:color="auto"/>
            </w:tcBorders>
            <w:noWrap/>
            <w:vAlign w:val="bottom"/>
          </w:tcPr>
          <w:p w14:paraId="456DBB23" w14:textId="77777777" w:rsidR="00E56613" w:rsidRPr="00E56613" w:rsidRDefault="00E56613" w:rsidP="00E56613">
            <w:pPr>
              <w:spacing w:before="0" w:beforeAutospacing="0" w:after="0" w:afterAutospacing="0" w:line="240" w:lineRule="auto"/>
              <w:rPr>
                <w:rFonts w:ascii="David" w:eastAsia="Times New Roman" w:hAnsi="David" w:cs="David"/>
                <w:sz w:val="20"/>
                <w:szCs w:val="20"/>
              </w:rPr>
            </w:pPr>
            <w:r w:rsidRPr="00E56613">
              <w:rPr>
                <w:rFonts w:ascii="David" w:eastAsia="Times New Roman" w:hAnsi="David" w:cs="David"/>
                <w:sz w:val="20"/>
                <w:szCs w:val="20"/>
                <w:rtl/>
              </w:rPr>
              <w:t>אביזרי קצה -מפסקים</w:t>
            </w:r>
          </w:p>
        </w:tc>
        <w:tc>
          <w:tcPr>
            <w:tcW w:w="1149" w:type="dxa"/>
            <w:tcBorders>
              <w:top w:val="nil"/>
              <w:left w:val="single" w:sz="4" w:space="0" w:color="auto"/>
              <w:bottom w:val="single" w:sz="4" w:space="0" w:color="auto"/>
              <w:right w:val="single" w:sz="4" w:space="0" w:color="auto"/>
            </w:tcBorders>
            <w:noWrap/>
            <w:vAlign w:val="bottom"/>
          </w:tcPr>
          <w:p w14:paraId="1DB1041C"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30%</w:t>
            </w:r>
          </w:p>
        </w:tc>
      </w:tr>
      <w:tr w:rsidR="00E56613" w:rsidRPr="00E56613" w14:paraId="492249A8" w14:textId="77777777" w:rsidTr="00E56613">
        <w:trPr>
          <w:trHeight w:val="255"/>
        </w:trPr>
        <w:tc>
          <w:tcPr>
            <w:tcW w:w="0" w:type="auto"/>
            <w:vMerge/>
            <w:tcBorders>
              <w:top w:val="single" w:sz="4" w:space="0" w:color="auto"/>
              <w:left w:val="single" w:sz="4" w:space="0" w:color="auto"/>
              <w:bottom w:val="single" w:sz="4" w:space="0" w:color="auto"/>
              <w:right w:val="single" w:sz="4" w:space="0" w:color="auto"/>
            </w:tcBorders>
            <w:vAlign w:val="center"/>
          </w:tcPr>
          <w:p w14:paraId="72DA3190"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p>
        </w:tc>
        <w:tc>
          <w:tcPr>
            <w:tcW w:w="0" w:type="auto"/>
            <w:vMerge/>
            <w:tcBorders>
              <w:top w:val="single" w:sz="4" w:space="0" w:color="auto"/>
              <w:left w:val="single" w:sz="4" w:space="0" w:color="auto"/>
              <w:bottom w:val="single" w:sz="4" w:space="0" w:color="auto"/>
              <w:right w:val="single" w:sz="4" w:space="0" w:color="auto"/>
            </w:tcBorders>
            <w:vAlign w:val="center"/>
          </w:tcPr>
          <w:p w14:paraId="37AC530E"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p>
        </w:tc>
        <w:tc>
          <w:tcPr>
            <w:tcW w:w="1524" w:type="dxa"/>
            <w:gridSpan w:val="2"/>
            <w:tcBorders>
              <w:top w:val="nil"/>
              <w:left w:val="nil"/>
              <w:bottom w:val="nil"/>
              <w:right w:val="single" w:sz="4" w:space="0" w:color="auto"/>
            </w:tcBorders>
            <w:vAlign w:val="bottom"/>
          </w:tcPr>
          <w:p w14:paraId="68FB0FBC"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r w:rsidRPr="00E56613">
              <w:rPr>
                <w:rFonts w:ascii="David" w:eastAsia="Times New Roman" w:hAnsi="David" w:cs="David"/>
                <w:sz w:val="20"/>
                <w:szCs w:val="20"/>
              </w:rPr>
              <w:t> </w:t>
            </w:r>
          </w:p>
        </w:tc>
        <w:tc>
          <w:tcPr>
            <w:tcW w:w="3147" w:type="dxa"/>
            <w:gridSpan w:val="2"/>
            <w:tcBorders>
              <w:top w:val="nil"/>
              <w:left w:val="single" w:sz="4" w:space="0" w:color="auto"/>
              <w:bottom w:val="single" w:sz="4" w:space="0" w:color="auto"/>
              <w:right w:val="single" w:sz="4" w:space="0" w:color="auto"/>
            </w:tcBorders>
            <w:noWrap/>
            <w:vAlign w:val="bottom"/>
          </w:tcPr>
          <w:p w14:paraId="02977C5D" w14:textId="77777777" w:rsidR="00E56613" w:rsidRPr="00E56613" w:rsidRDefault="00E56613" w:rsidP="00E56613">
            <w:pPr>
              <w:spacing w:before="0" w:beforeAutospacing="0" w:after="0" w:afterAutospacing="0" w:line="240" w:lineRule="auto"/>
              <w:rPr>
                <w:rFonts w:ascii="David" w:eastAsia="Times New Roman" w:hAnsi="David" w:cs="David"/>
                <w:sz w:val="20"/>
                <w:szCs w:val="20"/>
              </w:rPr>
            </w:pPr>
            <w:r w:rsidRPr="00E56613">
              <w:rPr>
                <w:rFonts w:ascii="David" w:eastAsia="Times New Roman" w:hAnsi="David" w:cs="David"/>
                <w:sz w:val="20"/>
                <w:szCs w:val="20"/>
                <w:rtl/>
              </w:rPr>
              <w:t>מבנה לוח</w:t>
            </w:r>
          </w:p>
        </w:tc>
        <w:tc>
          <w:tcPr>
            <w:tcW w:w="1149" w:type="dxa"/>
            <w:tcBorders>
              <w:top w:val="nil"/>
              <w:left w:val="single" w:sz="4" w:space="0" w:color="auto"/>
              <w:bottom w:val="single" w:sz="4" w:space="0" w:color="auto"/>
              <w:right w:val="single" w:sz="4" w:space="0" w:color="auto"/>
            </w:tcBorders>
            <w:noWrap/>
            <w:vAlign w:val="bottom"/>
          </w:tcPr>
          <w:p w14:paraId="088A9FD4"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20%</w:t>
            </w:r>
          </w:p>
        </w:tc>
      </w:tr>
      <w:tr w:rsidR="00E56613" w:rsidRPr="00E56613" w14:paraId="5662380B" w14:textId="77777777" w:rsidTr="00E56613">
        <w:trPr>
          <w:trHeight w:val="255"/>
        </w:trPr>
        <w:tc>
          <w:tcPr>
            <w:tcW w:w="0" w:type="auto"/>
            <w:vMerge/>
            <w:tcBorders>
              <w:top w:val="single" w:sz="4" w:space="0" w:color="auto"/>
              <w:left w:val="single" w:sz="4" w:space="0" w:color="auto"/>
              <w:bottom w:val="single" w:sz="4" w:space="0" w:color="auto"/>
              <w:right w:val="single" w:sz="4" w:space="0" w:color="auto"/>
            </w:tcBorders>
            <w:vAlign w:val="center"/>
          </w:tcPr>
          <w:p w14:paraId="437080FF"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p>
        </w:tc>
        <w:tc>
          <w:tcPr>
            <w:tcW w:w="0" w:type="auto"/>
            <w:vMerge/>
            <w:tcBorders>
              <w:top w:val="single" w:sz="4" w:space="0" w:color="auto"/>
              <w:left w:val="single" w:sz="4" w:space="0" w:color="auto"/>
              <w:bottom w:val="single" w:sz="4" w:space="0" w:color="auto"/>
              <w:right w:val="single" w:sz="4" w:space="0" w:color="auto"/>
            </w:tcBorders>
            <w:vAlign w:val="center"/>
          </w:tcPr>
          <w:p w14:paraId="4E11926C"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p>
        </w:tc>
        <w:tc>
          <w:tcPr>
            <w:tcW w:w="1524" w:type="dxa"/>
            <w:gridSpan w:val="2"/>
            <w:tcBorders>
              <w:top w:val="nil"/>
              <w:left w:val="nil"/>
              <w:bottom w:val="nil"/>
              <w:right w:val="single" w:sz="4" w:space="0" w:color="auto"/>
            </w:tcBorders>
            <w:vAlign w:val="bottom"/>
          </w:tcPr>
          <w:p w14:paraId="132B26A2"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r w:rsidRPr="00E56613">
              <w:rPr>
                <w:rFonts w:ascii="David" w:eastAsia="Times New Roman" w:hAnsi="David" w:cs="David"/>
                <w:sz w:val="20"/>
                <w:szCs w:val="20"/>
              </w:rPr>
              <w:t> </w:t>
            </w:r>
          </w:p>
        </w:tc>
        <w:tc>
          <w:tcPr>
            <w:tcW w:w="3147" w:type="dxa"/>
            <w:gridSpan w:val="2"/>
            <w:tcBorders>
              <w:top w:val="nil"/>
              <w:left w:val="single" w:sz="4" w:space="0" w:color="auto"/>
              <w:bottom w:val="single" w:sz="4" w:space="0" w:color="auto"/>
              <w:right w:val="single" w:sz="4" w:space="0" w:color="auto"/>
            </w:tcBorders>
            <w:noWrap/>
            <w:vAlign w:val="bottom"/>
          </w:tcPr>
          <w:p w14:paraId="7975CFD1" w14:textId="77777777" w:rsidR="00E56613" w:rsidRPr="00E56613" w:rsidRDefault="00E56613" w:rsidP="00E56613">
            <w:pPr>
              <w:spacing w:before="0" w:beforeAutospacing="0" w:after="0" w:afterAutospacing="0" w:line="240" w:lineRule="auto"/>
              <w:rPr>
                <w:rFonts w:ascii="David" w:eastAsia="Times New Roman" w:hAnsi="David" w:cs="David"/>
                <w:sz w:val="20"/>
                <w:szCs w:val="20"/>
              </w:rPr>
            </w:pPr>
            <w:r w:rsidRPr="00E56613">
              <w:rPr>
                <w:rFonts w:ascii="David" w:eastAsia="Times New Roman" w:hAnsi="David" w:cs="David"/>
                <w:sz w:val="20"/>
                <w:szCs w:val="20"/>
                <w:rtl/>
              </w:rPr>
              <w:t>מפסקים ופחתים + כיתוב</w:t>
            </w:r>
          </w:p>
        </w:tc>
        <w:tc>
          <w:tcPr>
            <w:tcW w:w="1149" w:type="dxa"/>
            <w:tcBorders>
              <w:top w:val="nil"/>
              <w:left w:val="single" w:sz="4" w:space="0" w:color="auto"/>
              <w:bottom w:val="single" w:sz="4" w:space="0" w:color="auto"/>
              <w:right w:val="single" w:sz="4" w:space="0" w:color="auto"/>
            </w:tcBorders>
            <w:noWrap/>
            <w:vAlign w:val="bottom"/>
          </w:tcPr>
          <w:p w14:paraId="37B28341"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39%</w:t>
            </w:r>
          </w:p>
        </w:tc>
      </w:tr>
      <w:tr w:rsidR="00E56613" w:rsidRPr="00E56613" w14:paraId="7DCBE557" w14:textId="77777777" w:rsidTr="00E56613">
        <w:trPr>
          <w:trHeight w:val="255"/>
        </w:trPr>
        <w:tc>
          <w:tcPr>
            <w:tcW w:w="0" w:type="auto"/>
            <w:vMerge/>
            <w:tcBorders>
              <w:top w:val="single" w:sz="4" w:space="0" w:color="auto"/>
              <w:left w:val="single" w:sz="4" w:space="0" w:color="auto"/>
              <w:bottom w:val="single" w:sz="4" w:space="0" w:color="auto"/>
              <w:right w:val="single" w:sz="4" w:space="0" w:color="auto"/>
            </w:tcBorders>
            <w:vAlign w:val="center"/>
          </w:tcPr>
          <w:p w14:paraId="110CD943"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p>
        </w:tc>
        <w:tc>
          <w:tcPr>
            <w:tcW w:w="0" w:type="auto"/>
            <w:vMerge/>
            <w:tcBorders>
              <w:top w:val="single" w:sz="4" w:space="0" w:color="auto"/>
              <w:left w:val="single" w:sz="4" w:space="0" w:color="auto"/>
              <w:bottom w:val="single" w:sz="4" w:space="0" w:color="auto"/>
              <w:right w:val="single" w:sz="4" w:space="0" w:color="auto"/>
            </w:tcBorders>
            <w:vAlign w:val="center"/>
          </w:tcPr>
          <w:p w14:paraId="34F79BF5"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p>
        </w:tc>
        <w:tc>
          <w:tcPr>
            <w:tcW w:w="1524" w:type="dxa"/>
            <w:gridSpan w:val="2"/>
            <w:tcBorders>
              <w:top w:val="nil"/>
              <w:left w:val="nil"/>
              <w:bottom w:val="nil"/>
              <w:right w:val="single" w:sz="4" w:space="0" w:color="auto"/>
            </w:tcBorders>
            <w:vAlign w:val="bottom"/>
          </w:tcPr>
          <w:p w14:paraId="1A26DDD3"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r w:rsidRPr="00E56613">
              <w:rPr>
                <w:rFonts w:ascii="David" w:eastAsia="Times New Roman" w:hAnsi="David" w:cs="David"/>
                <w:sz w:val="20"/>
                <w:szCs w:val="20"/>
              </w:rPr>
              <w:t> </w:t>
            </w:r>
          </w:p>
        </w:tc>
        <w:tc>
          <w:tcPr>
            <w:tcW w:w="3147" w:type="dxa"/>
            <w:gridSpan w:val="2"/>
            <w:tcBorders>
              <w:top w:val="nil"/>
              <w:left w:val="single" w:sz="4" w:space="0" w:color="auto"/>
              <w:bottom w:val="single" w:sz="4" w:space="0" w:color="auto"/>
              <w:right w:val="single" w:sz="4" w:space="0" w:color="auto"/>
            </w:tcBorders>
            <w:noWrap/>
            <w:vAlign w:val="bottom"/>
          </w:tcPr>
          <w:p w14:paraId="601896A1" w14:textId="77777777" w:rsidR="00E56613" w:rsidRPr="00E56613" w:rsidRDefault="00E56613" w:rsidP="00E56613">
            <w:pPr>
              <w:spacing w:before="0" w:beforeAutospacing="0" w:after="0" w:afterAutospacing="0" w:line="240" w:lineRule="auto"/>
              <w:rPr>
                <w:rFonts w:ascii="David" w:eastAsia="Times New Roman" w:hAnsi="David" w:cs="David"/>
                <w:sz w:val="20"/>
                <w:szCs w:val="20"/>
              </w:rPr>
            </w:pPr>
            <w:r w:rsidRPr="00E56613">
              <w:rPr>
                <w:rFonts w:ascii="David" w:eastAsia="Times New Roman" w:hAnsi="David" w:cs="David"/>
                <w:sz w:val="20"/>
                <w:szCs w:val="20"/>
                <w:rtl/>
              </w:rPr>
              <w:t>אינטרקום דירתי</w:t>
            </w:r>
          </w:p>
        </w:tc>
        <w:tc>
          <w:tcPr>
            <w:tcW w:w="1149" w:type="dxa"/>
            <w:tcBorders>
              <w:top w:val="nil"/>
              <w:left w:val="single" w:sz="4" w:space="0" w:color="auto"/>
              <w:bottom w:val="single" w:sz="4" w:space="0" w:color="auto"/>
              <w:right w:val="single" w:sz="4" w:space="0" w:color="auto"/>
            </w:tcBorders>
            <w:noWrap/>
            <w:vAlign w:val="bottom"/>
          </w:tcPr>
          <w:p w14:paraId="2A579A6C"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1%</w:t>
            </w:r>
          </w:p>
        </w:tc>
      </w:tr>
      <w:tr w:rsidR="00E56613" w:rsidRPr="00E56613" w14:paraId="34A82417" w14:textId="77777777" w:rsidTr="00E56613">
        <w:trPr>
          <w:trHeight w:val="255"/>
        </w:trPr>
        <w:tc>
          <w:tcPr>
            <w:tcW w:w="0" w:type="auto"/>
            <w:vMerge/>
            <w:tcBorders>
              <w:top w:val="single" w:sz="4" w:space="0" w:color="auto"/>
              <w:left w:val="single" w:sz="4" w:space="0" w:color="auto"/>
              <w:bottom w:val="single" w:sz="4" w:space="0" w:color="auto"/>
              <w:right w:val="single" w:sz="4" w:space="0" w:color="auto"/>
            </w:tcBorders>
            <w:vAlign w:val="center"/>
          </w:tcPr>
          <w:p w14:paraId="122A3F15"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p>
        </w:tc>
        <w:tc>
          <w:tcPr>
            <w:tcW w:w="0" w:type="auto"/>
            <w:vMerge/>
            <w:tcBorders>
              <w:top w:val="single" w:sz="4" w:space="0" w:color="auto"/>
              <w:left w:val="single" w:sz="4" w:space="0" w:color="auto"/>
              <w:bottom w:val="single" w:sz="4" w:space="0" w:color="auto"/>
              <w:right w:val="single" w:sz="4" w:space="0" w:color="auto"/>
            </w:tcBorders>
            <w:vAlign w:val="center"/>
          </w:tcPr>
          <w:p w14:paraId="79C2C17F"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p>
        </w:tc>
        <w:tc>
          <w:tcPr>
            <w:tcW w:w="1524" w:type="dxa"/>
            <w:gridSpan w:val="2"/>
            <w:tcBorders>
              <w:top w:val="nil"/>
              <w:left w:val="nil"/>
              <w:bottom w:val="single" w:sz="4" w:space="0" w:color="auto"/>
              <w:right w:val="single" w:sz="4" w:space="0" w:color="auto"/>
            </w:tcBorders>
            <w:vAlign w:val="bottom"/>
          </w:tcPr>
          <w:p w14:paraId="3F86202B"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r w:rsidRPr="00E56613">
              <w:rPr>
                <w:rFonts w:ascii="David" w:eastAsia="Times New Roman" w:hAnsi="David" w:cs="David"/>
                <w:sz w:val="20"/>
                <w:szCs w:val="20"/>
              </w:rPr>
              <w:t> </w:t>
            </w:r>
          </w:p>
        </w:tc>
        <w:tc>
          <w:tcPr>
            <w:tcW w:w="3147" w:type="dxa"/>
            <w:gridSpan w:val="2"/>
            <w:tcBorders>
              <w:top w:val="nil"/>
              <w:left w:val="single" w:sz="4" w:space="0" w:color="auto"/>
              <w:bottom w:val="single" w:sz="4" w:space="0" w:color="auto"/>
              <w:right w:val="single" w:sz="4" w:space="0" w:color="auto"/>
            </w:tcBorders>
            <w:noWrap/>
            <w:vAlign w:val="bottom"/>
          </w:tcPr>
          <w:p w14:paraId="178CF55A" w14:textId="77777777" w:rsidR="00E56613" w:rsidRPr="00E56613" w:rsidRDefault="00E56613" w:rsidP="00E56613">
            <w:pPr>
              <w:spacing w:before="0" w:beforeAutospacing="0" w:after="0" w:afterAutospacing="0" w:line="240" w:lineRule="auto"/>
              <w:rPr>
                <w:rFonts w:ascii="David" w:eastAsia="Times New Roman" w:hAnsi="David" w:cs="David"/>
                <w:b/>
                <w:bCs/>
                <w:sz w:val="20"/>
                <w:szCs w:val="20"/>
              </w:rPr>
            </w:pPr>
            <w:r w:rsidRPr="00E56613">
              <w:rPr>
                <w:rFonts w:ascii="David" w:eastAsia="Times New Roman" w:hAnsi="David" w:cs="David"/>
                <w:b/>
                <w:bCs/>
                <w:sz w:val="20"/>
                <w:szCs w:val="20"/>
                <w:rtl/>
              </w:rPr>
              <w:t>סה"כ</w:t>
            </w:r>
          </w:p>
        </w:tc>
        <w:tc>
          <w:tcPr>
            <w:tcW w:w="1149" w:type="dxa"/>
            <w:tcBorders>
              <w:top w:val="nil"/>
              <w:left w:val="single" w:sz="4" w:space="0" w:color="auto"/>
              <w:bottom w:val="single" w:sz="4" w:space="0" w:color="auto"/>
              <w:right w:val="single" w:sz="4" w:space="0" w:color="auto"/>
            </w:tcBorders>
            <w:noWrap/>
            <w:vAlign w:val="bottom"/>
          </w:tcPr>
          <w:p w14:paraId="15AD4E79" w14:textId="77777777" w:rsidR="00E56613" w:rsidRPr="00E56613" w:rsidRDefault="00E56613" w:rsidP="00E56613">
            <w:pPr>
              <w:bidi w:val="0"/>
              <w:spacing w:before="0" w:beforeAutospacing="0" w:after="0" w:afterAutospacing="0" w:line="240" w:lineRule="auto"/>
              <w:jc w:val="right"/>
              <w:rPr>
                <w:rFonts w:ascii="David" w:eastAsia="Times New Roman" w:hAnsi="David" w:cs="David"/>
                <w:b/>
                <w:bCs/>
                <w:sz w:val="20"/>
                <w:szCs w:val="20"/>
              </w:rPr>
            </w:pPr>
            <w:r w:rsidRPr="00E56613">
              <w:rPr>
                <w:rFonts w:ascii="David" w:eastAsia="Times New Roman" w:hAnsi="David" w:cs="David"/>
                <w:b/>
                <w:bCs/>
                <w:sz w:val="20"/>
                <w:szCs w:val="20"/>
              </w:rPr>
              <w:t>100%</w:t>
            </w:r>
          </w:p>
        </w:tc>
      </w:tr>
      <w:tr w:rsidR="00E56613" w:rsidRPr="00E56613" w14:paraId="4AE6FB28" w14:textId="77777777" w:rsidTr="00E56613">
        <w:trPr>
          <w:trHeight w:val="255"/>
        </w:trPr>
        <w:tc>
          <w:tcPr>
            <w:tcW w:w="960" w:type="dxa"/>
            <w:vMerge w:val="restart"/>
            <w:tcBorders>
              <w:top w:val="single" w:sz="4" w:space="0" w:color="auto"/>
              <w:left w:val="single" w:sz="8" w:space="0" w:color="auto"/>
              <w:bottom w:val="single" w:sz="8" w:space="0" w:color="000000"/>
              <w:right w:val="single" w:sz="4" w:space="0" w:color="auto"/>
            </w:tcBorders>
            <w:noWrap/>
            <w:vAlign w:val="center"/>
          </w:tcPr>
          <w:p w14:paraId="317D5FAC" w14:textId="77777777" w:rsidR="00E56613" w:rsidRPr="00E56613" w:rsidRDefault="00E56613" w:rsidP="00E56613">
            <w:pPr>
              <w:bidi w:val="0"/>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Pr>
              <w:t>13</w:t>
            </w:r>
          </w:p>
        </w:tc>
        <w:tc>
          <w:tcPr>
            <w:tcW w:w="1180" w:type="dxa"/>
            <w:vMerge w:val="restart"/>
            <w:tcBorders>
              <w:top w:val="single" w:sz="4" w:space="0" w:color="auto"/>
              <w:left w:val="single" w:sz="4" w:space="0" w:color="auto"/>
              <w:bottom w:val="single" w:sz="8" w:space="0" w:color="000000"/>
              <w:right w:val="single" w:sz="4" w:space="0" w:color="auto"/>
            </w:tcBorders>
            <w:noWrap/>
            <w:vAlign w:val="center"/>
          </w:tcPr>
          <w:p w14:paraId="31CC10BE"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ג'</w:t>
            </w:r>
          </w:p>
        </w:tc>
        <w:tc>
          <w:tcPr>
            <w:tcW w:w="5820" w:type="dxa"/>
            <w:gridSpan w:val="5"/>
            <w:tcBorders>
              <w:top w:val="single" w:sz="4" w:space="0" w:color="auto"/>
              <w:left w:val="single" w:sz="4" w:space="0" w:color="auto"/>
              <w:bottom w:val="single" w:sz="4" w:space="0" w:color="auto"/>
              <w:right w:val="single" w:sz="8" w:space="0" w:color="000000"/>
            </w:tcBorders>
            <w:vAlign w:val="bottom"/>
          </w:tcPr>
          <w:p w14:paraId="7CAB18E5" w14:textId="77777777" w:rsidR="00E56613" w:rsidRPr="00E56613" w:rsidRDefault="00E56613" w:rsidP="00E56613">
            <w:pPr>
              <w:spacing w:before="0" w:beforeAutospacing="0" w:after="0" w:afterAutospacing="0" w:line="240" w:lineRule="auto"/>
              <w:rPr>
                <w:rFonts w:ascii="David" w:eastAsia="Times New Roman" w:hAnsi="David" w:cs="David"/>
                <w:b/>
                <w:bCs/>
                <w:sz w:val="20"/>
                <w:szCs w:val="20"/>
              </w:rPr>
            </w:pPr>
            <w:r w:rsidRPr="00E56613">
              <w:rPr>
                <w:rFonts w:ascii="David" w:eastAsia="Times New Roman" w:hAnsi="David" w:cs="David"/>
                <w:b/>
                <w:bCs/>
                <w:sz w:val="20"/>
                <w:szCs w:val="20"/>
                <w:rtl/>
              </w:rPr>
              <w:t xml:space="preserve">גמר הרכבת נגרות ומסגרות בדירות </w:t>
            </w:r>
          </w:p>
        </w:tc>
      </w:tr>
      <w:tr w:rsidR="00E56613" w:rsidRPr="00E56613" w14:paraId="007DA8AC" w14:textId="77777777" w:rsidTr="00E56613">
        <w:trPr>
          <w:trHeight w:val="255"/>
        </w:trPr>
        <w:tc>
          <w:tcPr>
            <w:tcW w:w="0" w:type="auto"/>
            <w:vMerge/>
            <w:tcBorders>
              <w:top w:val="single" w:sz="4" w:space="0" w:color="auto"/>
              <w:left w:val="single" w:sz="8" w:space="0" w:color="auto"/>
              <w:bottom w:val="single" w:sz="8" w:space="0" w:color="000000"/>
              <w:right w:val="single" w:sz="4" w:space="0" w:color="auto"/>
            </w:tcBorders>
            <w:vAlign w:val="center"/>
          </w:tcPr>
          <w:p w14:paraId="1A3E1203"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p>
        </w:tc>
        <w:tc>
          <w:tcPr>
            <w:tcW w:w="0" w:type="auto"/>
            <w:vMerge/>
            <w:tcBorders>
              <w:top w:val="single" w:sz="4" w:space="0" w:color="auto"/>
              <w:left w:val="single" w:sz="4" w:space="0" w:color="auto"/>
              <w:bottom w:val="single" w:sz="8" w:space="0" w:color="000000"/>
              <w:right w:val="single" w:sz="4" w:space="0" w:color="auto"/>
            </w:tcBorders>
            <w:vAlign w:val="center"/>
          </w:tcPr>
          <w:p w14:paraId="5A45C6D1"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p>
        </w:tc>
        <w:tc>
          <w:tcPr>
            <w:tcW w:w="1524" w:type="dxa"/>
            <w:gridSpan w:val="2"/>
            <w:vAlign w:val="bottom"/>
          </w:tcPr>
          <w:p w14:paraId="41E935F0"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p>
        </w:tc>
        <w:tc>
          <w:tcPr>
            <w:tcW w:w="3147" w:type="dxa"/>
            <w:gridSpan w:val="2"/>
            <w:tcBorders>
              <w:top w:val="nil"/>
              <w:left w:val="single" w:sz="4" w:space="0" w:color="auto"/>
              <w:bottom w:val="single" w:sz="4" w:space="0" w:color="auto"/>
              <w:right w:val="single" w:sz="4" w:space="0" w:color="auto"/>
            </w:tcBorders>
            <w:noWrap/>
            <w:vAlign w:val="bottom"/>
          </w:tcPr>
          <w:p w14:paraId="2AC71540" w14:textId="77777777" w:rsidR="00E56613" w:rsidRPr="00E56613" w:rsidRDefault="00E56613" w:rsidP="00E56613">
            <w:pPr>
              <w:spacing w:before="0" w:beforeAutospacing="0" w:after="0" w:afterAutospacing="0" w:line="240" w:lineRule="auto"/>
              <w:rPr>
                <w:rFonts w:ascii="David" w:eastAsia="Times New Roman" w:hAnsi="David" w:cs="David"/>
                <w:sz w:val="20"/>
                <w:szCs w:val="20"/>
              </w:rPr>
            </w:pPr>
            <w:r w:rsidRPr="00E56613">
              <w:rPr>
                <w:rFonts w:ascii="David" w:eastAsia="Times New Roman" w:hAnsi="David" w:cs="David"/>
                <w:sz w:val="20"/>
                <w:szCs w:val="20"/>
                <w:rtl/>
              </w:rPr>
              <w:t>משקוף  כניסה</w:t>
            </w:r>
          </w:p>
        </w:tc>
        <w:tc>
          <w:tcPr>
            <w:tcW w:w="1149" w:type="dxa"/>
            <w:tcBorders>
              <w:top w:val="nil"/>
              <w:left w:val="single" w:sz="4" w:space="0" w:color="auto"/>
              <w:bottom w:val="single" w:sz="4" w:space="0" w:color="auto"/>
              <w:right w:val="single" w:sz="8" w:space="0" w:color="auto"/>
            </w:tcBorders>
            <w:noWrap/>
            <w:vAlign w:val="bottom"/>
          </w:tcPr>
          <w:p w14:paraId="328702A8"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10.00%</w:t>
            </w:r>
          </w:p>
        </w:tc>
      </w:tr>
      <w:tr w:rsidR="00E56613" w:rsidRPr="00E56613" w14:paraId="7D64DB5B" w14:textId="77777777" w:rsidTr="00E56613">
        <w:trPr>
          <w:trHeight w:val="255"/>
        </w:trPr>
        <w:tc>
          <w:tcPr>
            <w:tcW w:w="0" w:type="auto"/>
            <w:vMerge/>
            <w:tcBorders>
              <w:top w:val="single" w:sz="4" w:space="0" w:color="auto"/>
              <w:left w:val="single" w:sz="8" w:space="0" w:color="auto"/>
              <w:bottom w:val="single" w:sz="8" w:space="0" w:color="000000"/>
              <w:right w:val="single" w:sz="4" w:space="0" w:color="auto"/>
            </w:tcBorders>
            <w:vAlign w:val="center"/>
          </w:tcPr>
          <w:p w14:paraId="6FBC8674"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p>
        </w:tc>
        <w:tc>
          <w:tcPr>
            <w:tcW w:w="0" w:type="auto"/>
            <w:vMerge/>
            <w:tcBorders>
              <w:top w:val="single" w:sz="4" w:space="0" w:color="auto"/>
              <w:left w:val="single" w:sz="4" w:space="0" w:color="auto"/>
              <w:bottom w:val="single" w:sz="8" w:space="0" w:color="000000"/>
              <w:right w:val="single" w:sz="4" w:space="0" w:color="auto"/>
            </w:tcBorders>
            <w:vAlign w:val="center"/>
          </w:tcPr>
          <w:p w14:paraId="2E7F0448"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p>
        </w:tc>
        <w:tc>
          <w:tcPr>
            <w:tcW w:w="1524" w:type="dxa"/>
            <w:gridSpan w:val="2"/>
            <w:vAlign w:val="bottom"/>
          </w:tcPr>
          <w:p w14:paraId="59D41200"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p>
        </w:tc>
        <w:tc>
          <w:tcPr>
            <w:tcW w:w="3147" w:type="dxa"/>
            <w:gridSpan w:val="2"/>
            <w:tcBorders>
              <w:top w:val="nil"/>
              <w:left w:val="single" w:sz="4" w:space="0" w:color="auto"/>
              <w:bottom w:val="single" w:sz="4" w:space="0" w:color="auto"/>
              <w:right w:val="single" w:sz="4" w:space="0" w:color="auto"/>
            </w:tcBorders>
            <w:noWrap/>
            <w:vAlign w:val="bottom"/>
          </w:tcPr>
          <w:p w14:paraId="37C36DA8" w14:textId="77777777" w:rsidR="00E56613" w:rsidRPr="00E56613" w:rsidRDefault="00E56613" w:rsidP="00E56613">
            <w:pPr>
              <w:spacing w:before="0" w:beforeAutospacing="0" w:after="0" w:afterAutospacing="0" w:line="240" w:lineRule="auto"/>
              <w:rPr>
                <w:rFonts w:ascii="David" w:eastAsia="Times New Roman" w:hAnsi="David" w:cs="David"/>
                <w:sz w:val="20"/>
                <w:szCs w:val="20"/>
              </w:rPr>
            </w:pPr>
            <w:r w:rsidRPr="00E56613">
              <w:rPr>
                <w:rFonts w:ascii="David" w:eastAsia="Times New Roman" w:hAnsi="David" w:cs="David"/>
                <w:sz w:val="20"/>
                <w:szCs w:val="20"/>
                <w:rtl/>
              </w:rPr>
              <w:t>כנף כניסה</w:t>
            </w:r>
          </w:p>
        </w:tc>
        <w:tc>
          <w:tcPr>
            <w:tcW w:w="1149" w:type="dxa"/>
            <w:tcBorders>
              <w:top w:val="nil"/>
              <w:left w:val="single" w:sz="4" w:space="0" w:color="auto"/>
              <w:bottom w:val="single" w:sz="4" w:space="0" w:color="auto"/>
              <w:right w:val="single" w:sz="8" w:space="0" w:color="auto"/>
            </w:tcBorders>
            <w:noWrap/>
            <w:vAlign w:val="bottom"/>
          </w:tcPr>
          <w:p w14:paraId="5F528FD6"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15.00%</w:t>
            </w:r>
          </w:p>
        </w:tc>
      </w:tr>
      <w:tr w:rsidR="00E56613" w:rsidRPr="00E56613" w14:paraId="19164579" w14:textId="77777777" w:rsidTr="00E56613">
        <w:trPr>
          <w:trHeight w:val="255"/>
        </w:trPr>
        <w:tc>
          <w:tcPr>
            <w:tcW w:w="0" w:type="auto"/>
            <w:vMerge/>
            <w:tcBorders>
              <w:top w:val="single" w:sz="4" w:space="0" w:color="auto"/>
              <w:left w:val="single" w:sz="8" w:space="0" w:color="auto"/>
              <w:bottom w:val="single" w:sz="8" w:space="0" w:color="000000"/>
              <w:right w:val="single" w:sz="4" w:space="0" w:color="auto"/>
            </w:tcBorders>
            <w:vAlign w:val="center"/>
          </w:tcPr>
          <w:p w14:paraId="2140315D"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p>
        </w:tc>
        <w:tc>
          <w:tcPr>
            <w:tcW w:w="0" w:type="auto"/>
            <w:vMerge/>
            <w:tcBorders>
              <w:top w:val="single" w:sz="4" w:space="0" w:color="auto"/>
              <w:left w:val="single" w:sz="4" w:space="0" w:color="auto"/>
              <w:bottom w:val="single" w:sz="8" w:space="0" w:color="000000"/>
              <w:right w:val="single" w:sz="4" w:space="0" w:color="auto"/>
            </w:tcBorders>
            <w:vAlign w:val="center"/>
          </w:tcPr>
          <w:p w14:paraId="36B287A4"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p>
        </w:tc>
        <w:tc>
          <w:tcPr>
            <w:tcW w:w="1524" w:type="dxa"/>
            <w:gridSpan w:val="2"/>
            <w:vAlign w:val="bottom"/>
          </w:tcPr>
          <w:p w14:paraId="7A0A63A9"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p>
        </w:tc>
        <w:tc>
          <w:tcPr>
            <w:tcW w:w="3147" w:type="dxa"/>
            <w:gridSpan w:val="2"/>
            <w:tcBorders>
              <w:top w:val="nil"/>
              <w:left w:val="single" w:sz="4" w:space="0" w:color="auto"/>
              <w:bottom w:val="single" w:sz="4" w:space="0" w:color="auto"/>
              <w:right w:val="single" w:sz="4" w:space="0" w:color="auto"/>
            </w:tcBorders>
            <w:noWrap/>
            <w:vAlign w:val="bottom"/>
          </w:tcPr>
          <w:p w14:paraId="7B9E365D" w14:textId="77777777" w:rsidR="00E56613" w:rsidRPr="00E56613" w:rsidRDefault="00E56613" w:rsidP="00E56613">
            <w:pPr>
              <w:spacing w:before="0" w:beforeAutospacing="0" w:after="0" w:afterAutospacing="0" w:line="240" w:lineRule="auto"/>
              <w:rPr>
                <w:rFonts w:ascii="David" w:eastAsia="Times New Roman" w:hAnsi="David" w:cs="David"/>
                <w:sz w:val="20"/>
                <w:szCs w:val="20"/>
              </w:rPr>
            </w:pPr>
            <w:r w:rsidRPr="00E56613">
              <w:rPr>
                <w:rFonts w:ascii="David" w:eastAsia="Times New Roman" w:hAnsi="David" w:cs="David"/>
                <w:sz w:val="20"/>
                <w:szCs w:val="20"/>
                <w:rtl/>
              </w:rPr>
              <w:t>חלון ומשקוף ממ"ד</w:t>
            </w:r>
          </w:p>
        </w:tc>
        <w:tc>
          <w:tcPr>
            <w:tcW w:w="1149" w:type="dxa"/>
            <w:tcBorders>
              <w:top w:val="nil"/>
              <w:left w:val="single" w:sz="4" w:space="0" w:color="auto"/>
              <w:bottom w:val="single" w:sz="4" w:space="0" w:color="auto"/>
              <w:right w:val="single" w:sz="8" w:space="0" w:color="auto"/>
            </w:tcBorders>
            <w:noWrap/>
            <w:vAlign w:val="bottom"/>
          </w:tcPr>
          <w:p w14:paraId="7F98843E"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15.00%</w:t>
            </w:r>
          </w:p>
        </w:tc>
      </w:tr>
      <w:tr w:rsidR="00E56613" w:rsidRPr="00E56613" w14:paraId="0E4A1938" w14:textId="77777777" w:rsidTr="00E56613">
        <w:trPr>
          <w:trHeight w:val="255"/>
        </w:trPr>
        <w:tc>
          <w:tcPr>
            <w:tcW w:w="0" w:type="auto"/>
            <w:vMerge/>
            <w:tcBorders>
              <w:top w:val="single" w:sz="4" w:space="0" w:color="auto"/>
              <w:left w:val="single" w:sz="8" w:space="0" w:color="auto"/>
              <w:bottom w:val="single" w:sz="8" w:space="0" w:color="000000"/>
              <w:right w:val="single" w:sz="4" w:space="0" w:color="auto"/>
            </w:tcBorders>
            <w:vAlign w:val="center"/>
          </w:tcPr>
          <w:p w14:paraId="0673EBAE"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p>
        </w:tc>
        <w:tc>
          <w:tcPr>
            <w:tcW w:w="0" w:type="auto"/>
            <w:vMerge/>
            <w:tcBorders>
              <w:top w:val="single" w:sz="4" w:space="0" w:color="auto"/>
              <w:left w:val="single" w:sz="4" w:space="0" w:color="auto"/>
              <w:bottom w:val="single" w:sz="8" w:space="0" w:color="000000"/>
              <w:right w:val="single" w:sz="4" w:space="0" w:color="auto"/>
            </w:tcBorders>
            <w:vAlign w:val="center"/>
          </w:tcPr>
          <w:p w14:paraId="282538F2"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p>
        </w:tc>
        <w:tc>
          <w:tcPr>
            <w:tcW w:w="1524" w:type="dxa"/>
            <w:gridSpan w:val="2"/>
            <w:vAlign w:val="bottom"/>
          </w:tcPr>
          <w:p w14:paraId="37066160"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p>
        </w:tc>
        <w:tc>
          <w:tcPr>
            <w:tcW w:w="3147" w:type="dxa"/>
            <w:gridSpan w:val="2"/>
            <w:tcBorders>
              <w:top w:val="nil"/>
              <w:left w:val="single" w:sz="4" w:space="0" w:color="auto"/>
              <w:bottom w:val="single" w:sz="4" w:space="0" w:color="auto"/>
              <w:right w:val="single" w:sz="4" w:space="0" w:color="auto"/>
            </w:tcBorders>
            <w:noWrap/>
            <w:vAlign w:val="bottom"/>
          </w:tcPr>
          <w:p w14:paraId="0AD261F7" w14:textId="77777777" w:rsidR="00E56613" w:rsidRPr="00E56613" w:rsidRDefault="00E56613" w:rsidP="00E56613">
            <w:pPr>
              <w:spacing w:before="0" w:beforeAutospacing="0" w:after="0" w:afterAutospacing="0" w:line="240" w:lineRule="auto"/>
              <w:rPr>
                <w:rFonts w:ascii="David" w:eastAsia="Times New Roman" w:hAnsi="David" w:cs="David"/>
                <w:sz w:val="20"/>
                <w:szCs w:val="20"/>
              </w:rPr>
            </w:pPr>
            <w:r w:rsidRPr="00E56613">
              <w:rPr>
                <w:rFonts w:ascii="David" w:eastAsia="Times New Roman" w:hAnsi="David" w:cs="David"/>
                <w:sz w:val="20"/>
                <w:szCs w:val="20"/>
                <w:rtl/>
              </w:rPr>
              <w:t>כנף דלת ממ"ד</w:t>
            </w:r>
          </w:p>
        </w:tc>
        <w:tc>
          <w:tcPr>
            <w:tcW w:w="1149" w:type="dxa"/>
            <w:tcBorders>
              <w:top w:val="nil"/>
              <w:left w:val="single" w:sz="4" w:space="0" w:color="auto"/>
              <w:bottom w:val="single" w:sz="4" w:space="0" w:color="auto"/>
              <w:right w:val="single" w:sz="8" w:space="0" w:color="auto"/>
            </w:tcBorders>
            <w:noWrap/>
            <w:vAlign w:val="bottom"/>
          </w:tcPr>
          <w:p w14:paraId="4404FC26"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15.00%</w:t>
            </w:r>
          </w:p>
        </w:tc>
      </w:tr>
      <w:tr w:rsidR="00E56613" w:rsidRPr="00E56613" w14:paraId="21B22A9B" w14:textId="77777777" w:rsidTr="00E56613">
        <w:trPr>
          <w:trHeight w:val="255"/>
        </w:trPr>
        <w:tc>
          <w:tcPr>
            <w:tcW w:w="0" w:type="auto"/>
            <w:vMerge/>
            <w:tcBorders>
              <w:top w:val="single" w:sz="4" w:space="0" w:color="auto"/>
              <w:left w:val="single" w:sz="8" w:space="0" w:color="auto"/>
              <w:bottom w:val="single" w:sz="8" w:space="0" w:color="000000"/>
              <w:right w:val="single" w:sz="4" w:space="0" w:color="auto"/>
            </w:tcBorders>
            <w:vAlign w:val="center"/>
          </w:tcPr>
          <w:p w14:paraId="4BB643E6"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p>
        </w:tc>
        <w:tc>
          <w:tcPr>
            <w:tcW w:w="0" w:type="auto"/>
            <w:vMerge/>
            <w:tcBorders>
              <w:top w:val="single" w:sz="4" w:space="0" w:color="auto"/>
              <w:left w:val="single" w:sz="4" w:space="0" w:color="auto"/>
              <w:bottom w:val="single" w:sz="8" w:space="0" w:color="000000"/>
              <w:right w:val="single" w:sz="4" w:space="0" w:color="auto"/>
            </w:tcBorders>
            <w:vAlign w:val="center"/>
          </w:tcPr>
          <w:p w14:paraId="2A579E21"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p>
        </w:tc>
        <w:tc>
          <w:tcPr>
            <w:tcW w:w="1524" w:type="dxa"/>
            <w:gridSpan w:val="2"/>
            <w:vAlign w:val="bottom"/>
          </w:tcPr>
          <w:p w14:paraId="7E5A2E14"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p>
        </w:tc>
        <w:tc>
          <w:tcPr>
            <w:tcW w:w="3147" w:type="dxa"/>
            <w:gridSpan w:val="2"/>
            <w:tcBorders>
              <w:top w:val="nil"/>
              <w:left w:val="single" w:sz="4" w:space="0" w:color="auto"/>
              <w:bottom w:val="single" w:sz="4" w:space="0" w:color="auto"/>
              <w:right w:val="single" w:sz="4" w:space="0" w:color="auto"/>
            </w:tcBorders>
            <w:noWrap/>
            <w:vAlign w:val="bottom"/>
          </w:tcPr>
          <w:p w14:paraId="64A6AA27" w14:textId="77777777" w:rsidR="00E56613" w:rsidRPr="00E56613" w:rsidRDefault="00E56613" w:rsidP="00E56613">
            <w:pPr>
              <w:spacing w:before="0" w:beforeAutospacing="0" w:after="0" w:afterAutospacing="0" w:line="240" w:lineRule="auto"/>
              <w:rPr>
                <w:rFonts w:ascii="David" w:eastAsia="Times New Roman" w:hAnsi="David" w:cs="David"/>
                <w:sz w:val="20"/>
                <w:szCs w:val="20"/>
              </w:rPr>
            </w:pPr>
            <w:r w:rsidRPr="00E56613">
              <w:rPr>
                <w:rFonts w:ascii="David" w:eastAsia="Times New Roman" w:hAnsi="David" w:cs="David"/>
                <w:sz w:val="20"/>
                <w:szCs w:val="20"/>
                <w:rtl/>
              </w:rPr>
              <w:t>משקופי עץ</w:t>
            </w:r>
          </w:p>
        </w:tc>
        <w:tc>
          <w:tcPr>
            <w:tcW w:w="1149" w:type="dxa"/>
            <w:tcBorders>
              <w:top w:val="nil"/>
              <w:left w:val="single" w:sz="4" w:space="0" w:color="auto"/>
              <w:bottom w:val="single" w:sz="4" w:space="0" w:color="auto"/>
              <w:right w:val="single" w:sz="8" w:space="0" w:color="auto"/>
            </w:tcBorders>
            <w:noWrap/>
            <w:vAlign w:val="bottom"/>
          </w:tcPr>
          <w:p w14:paraId="68DA81CB"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5.00%</w:t>
            </w:r>
          </w:p>
        </w:tc>
      </w:tr>
      <w:tr w:rsidR="00E56613" w:rsidRPr="00E56613" w14:paraId="23EC996C" w14:textId="77777777" w:rsidTr="00E56613">
        <w:trPr>
          <w:trHeight w:val="255"/>
        </w:trPr>
        <w:tc>
          <w:tcPr>
            <w:tcW w:w="0" w:type="auto"/>
            <w:vMerge/>
            <w:tcBorders>
              <w:top w:val="single" w:sz="4" w:space="0" w:color="auto"/>
              <w:left w:val="single" w:sz="8" w:space="0" w:color="auto"/>
              <w:bottom w:val="single" w:sz="8" w:space="0" w:color="000000"/>
              <w:right w:val="single" w:sz="4" w:space="0" w:color="auto"/>
            </w:tcBorders>
            <w:vAlign w:val="center"/>
          </w:tcPr>
          <w:p w14:paraId="4B193853"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p>
        </w:tc>
        <w:tc>
          <w:tcPr>
            <w:tcW w:w="0" w:type="auto"/>
            <w:vMerge/>
            <w:tcBorders>
              <w:top w:val="single" w:sz="4" w:space="0" w:color="auto"/>
              <w:left w:val="single" w:sz="4" w:space="0" w:color="auto"/>
              <w:bottom w:val="single" w:sz="8" w:space="0" w:color="000000"/>
              <w:right w:val="single" w:sz="4" w:space="0" w:color="auto"/>
            </w:tcBorders>
            <w:vAlign w:val="center"/>
          </w:tcPr>
          <w:p w14:paraId="2192B4F3"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p>
        </w:tc>
        <w:tc>
          <w:tcPr>
            <w:tcW w:w="1524" w:type="dxa"/>
            <w:gridSpan w:val="2"/>
            <w:vAlign w:val="bottom"/>
          </w:tcPr>
          <w:p w14:paraId="14349E3B"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p>
        </w:tc>
        <w:tc>
          <w:tcPr>
            <w:tcW w:w="3147" w:type="dxa"/>
            <w:gridSpan w:val="2"/>
            <w:tcBorders>
              <w:top w:val="nil"/>
              <w:left w:val="single" w:sz="4" w:space="0" w:color="auto"/>
              <w:bottom w:val="nil"/>
              <w:right w:val="single" w:sz="4" w:space="0" w:color="auto"/>
            </w:tcBorders>
            <w:noWrap/>
            <w:vAlign w:val="bottom"/>
          </w:tcPr>
          <w:p w14:paraId="41A6E9A4" w14:textId="77777777" w:rsidR="00E56613" w:rsidRPr="00E56613" w:rsidRDefault="00E56613" w:rsidP="00E56613">
            <w:pPr>
              <w:spacing w:before="0" w:beforeAutospacing="0" w:after="0" w:afterAutospacing="0" w:line="240" w:lineRule="auto"/>
              <w:rPr>
                <w:rFonts w:ascii="David" w:eastAsia="Times New Roman" w:hAnsi="David" w:cs="David"/>
                <w:sz w:val="20"/>
                <w:szCs w:val="20"/>
              </w:rPr>
            </w:pPr>
            <w:r w:rsidRPr="00E56613">
              <w:rPr>
                <w:rFonts w:ascii="David" w:eastAsia="Times New Roman" w:hAnsi="David" w:cs="David"/>
                <w:sz w:val="20"/>
                <w:szCs w:val="20"/>
                <w:rtl/>
              </w:rPr>
              <w:t>דלתות עץ</w:t>
            </w:r>
          </w:p>
        </w:tc>
        <w:tc>
          <w:tcPr>
            <w:tcW w:w="1149" w:type="dxa"/>
            <w:tcBorders>
              <w:top w:val="nil"/>
              <w:left w:val="single" w:sz="4" w:space="0" w:color="auto"/>
              <w:bottom w:val="nil"/>
              <w:right w:val="single" w:sz="8" w:space="0" w:color="auto"/>
            </w:tcBorders>
            <w:noWrap/>
            <w:vAlign w:val="bottom"/>
          </w:tcPr>
          <w:p w14:paraId="3B5E18DD"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7.50%</w:t>
            </w:r>
          </w:p>
        </w:tc>
      </w:tr>
      <w:tr w:rsidR="00E56613" w:rsidRPr="00E56613" w14:paraId="501ACCA5" w14:textId="77777777" w:rsidTr="00E56613">
        <w:trPr>
          <w:trHeight w:val="255"/>
        </w:trPr>
        <w:tc>
          <w:tcPr>
            <w:tcW w:w="0" w:type="auto"/>
            <w:vMerge/>
            <w:tcBorders>
              <w:top w:val="single" w:sz="4" w:space="0" w:color="auto"/>
              <w:left w:val="single" w:sz="8" w:space="0" w:color="auto"/>
              <w:bottom w:val="single" w:sz="8" w:space="0" w:color="000000"/>
              <w:right w:val="single" w:sz="4" w:space="0" w:color="auto"/>
            </w:tcBorders>
            <w:vAlign w:val="center"/>
          </w:tcPr>
          <w:p w14:paraId="46C6947C"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p>
        </w:tc>
        <w:tc>
          <w:tcPr>
            <w:tcW w:w="0" w:type="auto"/>
            <w:vMerge/>
            <w:tcBorders>
              <w:top w:val="single" w:sz="4" w:space="0" w:color="auto"/>
              <w:left w:val="single" w:sz="4" w:space="0" w:color="auto"/>
              <w:bottom w:val="single" w:sz="8" w:space="0" w:color="000000"/>
              <w:right w:val="single" w:sz="4" w:space="0" w:color="auto"/>
            </w:tcBorders>
            <w:vAlign w:val="center"/>
          </w:tcPr>
          <w:p w14:paraId="4B3B2121"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p>
        </w:tc>
        <w:tc>
          <w:tcPr>
            <w:tcW w:w="1524" w:type="dxa"/>
            <w:gridSpan w:val="2"/>
            <w:tcBorders>
              <w:top w:val="single" w:sz="4" w:space="0" w:color="auto"/>
              <w:left w:val="single" w:sz="4" w:space="0" w:color="auto"/>
              <w:bottom w:val="single" w:sz="4" w:space="0" w:color="auto"/>
              <w:right w:val="single" w:sz="4" w:space="0" w:color="auto"/>
            </w:tcBorders>
            <w:vAlign w:val="bottom"/>
          </w:tcPr>
          <w:p w14:paraId="3672BECA"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r w:rsidRPr="00E56613">
              <w:rPr>
                <w:rFonts w:ascii="David" w:eastAsia="Times New Roman" w:hAnsi="David" w:cs="David"/>
                <w:sz w:val="20"/>
                <w:szCs w:val="20"/>
              </w:rPr>
              <w:t> </w:t>
            </w:r>
          </w:p>
        </w:tc>
        <w:tc>
          <w:tcPr>
            <w:tcW w:w="3147" w:type="dxa"/>
            <w:gridSpan w:val="2"/>
            <w:tcBorders>
              <w:top w:val="single" w:sz="4" w:space="0" w:color="auto"/>
              <w:left w:val="single" w:sz="4" w:space="0" w:color="auto"/>
              <w:bottom w:val="single" w:sz="4" w:space="0" w:color="auto"/>
              <w:right w:val="single" w:sz="4" w:space="0" w:color="auto"/>
            </w:tcBorders>
            <w:noWrap/>
            <w:vAlign w:val="bottom"/>
          </w:tcPr>
          <w:p w14:paraId="6B0E1004" w14:textId="77777777" w:rsidR="00E56613" w:rsidRPr="00E56613" w:rsidRDefault="00E56613" w:rsidP="00E56613">
            <w:pPr>
              <w:spacing w:before="0" w:beforeAutospacing="0" w:after="0" w:afterAutospacing="0" w:line="240" w:lineRule="auto"/>
              <w:rPr>
                <w:rFonts w:ascii="David" w:eastAsia="Times New Roman" w:hAnsi="David" w:cs="David"/>
                <w:sz w:val="20"/>
                <w:szCs w:val="20"/>
              </w:rPr>
            </w:pPr>
            <w:r w:rsidRPr="00E56613">
              <w:rPr>
                <w:rFonts w:ascii="David" w:eastAsia="Times New Roman" w:hAnsi="David" w:cs="David"/>
                <w:sz w:val="20"/>
                <w:szCs w:val="20"/>
                <w:rtl/>
              </w:rPr>
              <w:t>סה"כ</w:t>
            </w:r>
          </w:p>
        </w:tc>
        <w:tc>
          <w:tcPr>
            <w:tcW w:w="1149" w:type="dxa"/>
            <w:tcBorders>
              <w:top w:val="single" w:sz="4" w:space="0" w:color="auto"/>
              <w:left w:val="single" w:sz="4" w:space="0" w:color="auto"/>
              <w:bottom w:val="single" w:sz="4" w:space="0" w:color="auto"/>
              <w:right w:val="single" w:sz="8" w:space="0" w:color="auto"/>
            </w:tcBorders>
            <w:noWrap/>
            <w:vAlign w:val="bottom"/>
          </w:tcPr>
          <w:p w14:paraId="158951FB" w14:textId="77777777" w:rsidR="00E56613" w:rsidRPr="00E56613" w:rsidRDefault="00E56613" w:rsidP="00E56613">
            <w:pPr>
              <w:bidi w:val="0"/>
              <w:spacing w:before="0" w:beforeAutospacing="0" w:after="0" w:afterAutospacing="0" w:line="240" w:lineRule="auto"/>
              <w:jc w:val="right"/>
              <w:rPr>
                <w:rFonts w:ascii="David" w:eastAsia="Times New Roman" w:hAnsi="David" w:cs="David"/>
                <w:b/>
                <w:bCs/>
                <w:sz w:val="20"/>
                <w:szCs w:val="20"/>
              </w:rPr>
            </w:pPr>
            <w:r w:rsidRPr="00E56613">
              <w:rPr>
                <w:rFonts w:ascii="David" w:eastAsia="Times New Roman" w:hAnsi="David" w:cs="David"/>
                <w:b/>
                <w:bCs/>
                <w:sz w:val="20"/>
                <w:szCs w:val="20"/>
              </w:rPr>
              <w:t>67.50%</w:t>
            </w:r>
          </w:p>
        </w:tc>
      </w:tr>
      <w:tr w:rsidR="00E56613" w:rsidRPr="00E56613" w14:paraId="57C06678" w14:textId="77777777" w:rsidTr="00E56613">
        <w:trPr>
          <w:trHeight w:val="255"/>
        </w:trPr>
        <w:tc>
          <w:tcPr>
            <w:tcW w:w="0" w:type="auto"/>
            <w:vMerge/>
            <w:tcBorders>
              <w:top w:val="single" w:sz="4" w:space="0" w:color="auto"/>
              <w:left w:val="single" w:sz="8" w:space="0" w:color="auto"/>
              <w:bottom w:val="single" w:sz="8" w:space="0" w:color="000000"/>
              <w:right w:val="single" w:sz="4" w:space="0" w:color="auto"/>
            </w:tcBorders>
            <w:vAlign w:val="center"/>
          </w:tcPr>
          <w:p w14:paraId="2F29B434"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p>
        </w:tc>
        <w:tc>
          <w:tcPr>
            <w:tcW w:w="0" w:type="auto"/>
            <w:vMerge/>
            <w:tcBorders>
              <w:top w:val="single" w:sz="4" w:space="0" w:color="auto"/>
              <w:left w:val="single" w:sz="4" w:space="0" w:color="auto"/>
              <w:bottom w:val="single" w:sz="8" w:space="0" w:color="000000"/>
              <w:right w:val="single" w:sz="4" w:space="0" w:color="auto"/>
            </w:tcBorders>
            <w:vAlign w:val="center"/>
          </w:tcPr>
          <w:p w14:paraId="6DF2F5B2"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p>
        </w:tc>
        <w:tc>
          <w:tcPr>
            <w:tcW w:w="5820" w:type="dxa"/>
            <w:gridSpan w:val="5"/>
            <w:tcBorders>
              <w:top w:val="single" w:sz="4" w:space="0" w:color="auto"/>
              <w:left w:val="single" w:sz="4" w:space="0" w:color="auto"/>
              <w:bottom w:val="single" w:sz="4" w:space="0" w:color="auto"/>
              <w:right w:val="single" w:sz="8" w:space="0" w:color="000000"/>
            </w:tcBorders>
            <w:vAlign w:val="bottom"/>
          </w:tcPr>
          <w:p w14:paraId="1CC8A075" w14:textId="77777777" w:rsidR="00E56613" w:rsidRPr="00E56613" w:rsidRDefault="00E56613" w:rsidP="00E56613">
            <w:pPr>
              <w:spacing w:before="0" w:beforeAutospacing="0" w:after="0" w:afterAutospacing="0" w:line="240" w:lineRule="auto"/>
              <w:rPr>
                <w:rFonts w:ascii="David" w:eastAsia="Times New Roman" w:hAnsi="David" w:cs="David"/>
                <w:b/>
                <w:bCs/>
                <w:sz w:val="20"/>
                <w:szCs w:val="20"/>
              </w:rPr>
            </w:pPr>
            <w:r w:rsidRPr="00E56613">
              <w:rPr>
                <w:rFonts w:ascii="David" w:eastAsia="Times New Roman" w:hAnsi="David" w:cs="David"/>
                <w:b/>
                <w:bCs/>
                <w:sz w:val="20"/>
                <w:szCs w:val="20"/>
                <w:rtl/>
              </w:rPr>
              <w:t>ציבורי</w:t>
            </w:r>
          </w:p>
        </w:tc>
      </w:tr>
      <w:tr w:rsidR="00E56613" w:rsidRPr="00E56613" w14:paraId="25180962" w14:textId="77777777" w:rsidTr="00E56613">
        <w:trPr>
          <w:trHeight w:val="255"/>
        </w:trPr>
        <w:tc>
          <w:tcPr>
            <w:tcW w:w="0" w:type="auto"/>
            <w:vMerge/>
            <w:tcBorders>
              <w:top w:val="single" w:sz="4" w:space="0" w:color="auto"/>
              <w:left w:val="single" w:sz="8" w:space="0" w:color="auto"/>
              <w:bottom w:val="single" w:sz="8" w:space="0" w:color="000000"/>
              <w:right w:val="single" w:sz="4" w:space="0" w:color="auto"/>
            </w:tcBorders>
            <w:vAlign w:val="center"/>
          </w:tcPr>
          <w:p w14:paraId="0B27EBC1"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p>
        </w:tc>
        <w:tc>
          <w:tcPr>
            <w:tcW w:w="0" w:type="auto"/>
            <w:vMerge/>
            <w:tcBorders>
              <w:top w:val="single" w:sz="4" w:space="0" w:color="auto"/>
              <w:left w:val="single" w:sz="4" w:space="0" w:color="auto"/>
              <w:bottom w:val="single" w:sz="8" w:space="0" w:color="000000"/>
              <w:right w:val="single" w:sz="4" w:space="0" w:color="auto"/>
            </w:tcBorders>
            <w:vAlign w:val="center"/>
          </w:tcPr>
          <w:p w14:paraId="158BFCA5"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p>
        </w:tc>
        <w:tc>
          <w:tcPr>
            <w:tcW w:w="1524" w:type="dxa"/>
            <w:gridSpan w:val="2"/>
            <w:vAlign w:val="bottom"/>
          </w:tcPr>
          <w:p w14:paraId="3667FBE4"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p>
        </w:tc>
        <w:tc>
          <w:tcPr>
            <w:tcW w:w="3147" w:type="dxa"/>
            <w:gridSpan w:val="2"/>
            <w:tcBorders>
              <w:top w:val="nil"/>
              <w:left w:val="single" w:sz="4" w:space="0" w:color="auto"/>
              <w:bottom w:val="single" w:sz="4" w:space="0" w:color="auto"/>
              <w:right w:val="single" w:sz="4" w:space="0" w:color="auto"/>
            </w:tcBorders>
            <w:noWrap/>
            <w:vAlign w:val="bottom"/>
          </w:tcPr>
          <w:p w14:paraId="4E372B46" w14:textId="77777777" w:rsidR="00E56613" w:rsidRPr="00E56613" w:rsidRDefault="00E56613" w:rsidP="00E56613">
            <w:pPr>
              <w:spacing w:before="0" w:beforeAutospacing="0" w:after="0" w:afterAutospacing="0" w:line="240" w:lineRule="auto"/>
              <w:rPr>
                <w:rFonts w:ascii="David" w:eastAsia="Times New Roman" w:hAnsi="David" w:cs="David"/>
                <w:sz w:val="20"/>
                <w:szCs w:val="20"/>
              </w:rPr>
            </w:pPr>
            <w:r w:rsidRPr="00E56613">
              <w:rPr>
                <w:rFonts w:ascii="David" w:eastAsia="Times New Roman" w:hAnsi="David" w:cs="David"/>
                <w:sz w:val="20"/>
                <w:szCs w:val="20"/>
                <w:rtl/>
              </w:rPr>
              <w:t>משקוף אש</w:t>
            </w:r>
          </w:p>
        </w:tc>
        <w:tc>
          <w:tcPr>
            <w:tcW w:w="1149" w:type="dxa"/>
            <w:tcBorders>
              <w:top w:val="nil"/>
              <w:left w:val="single" w:sz="4" w:space="0" w:color="auto"/>
              <w:bottom w:val="single" w:sz="4" w:space="0" w:color="auto"/>
              <w:right w:val="single" w:sz="8" w:space="0" w:color="auto"/>
            </w:tcBorders>
            <w:noWrap/>
            <w:vAlign w:val="bottom"/>
          </w:tcPr>
          <w:p w14:paraId="35840747"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7.50%</w:t>
            </w:r>
          </w:p>
        </w:tc>
      </w:tr>
      <w:tr w:rsidR="00E56613" w:rsidRPr="00E56613" w14:paraId="3529019D" w14:textId="77777777" w:rsidTr="00E56613">
        <w:trPr>
          <w:trHeight w:val="255"/>
        </w:trPr>
        <w:tc>
          <w:tcPr>
            <w:tcW w:w="0" w:type="auto"/>
            <w:vMerge/>
            <w:tcBorders>
              <w:top w:val="single" w:sz="4" w:space="0" w:color="auto"/>
              <w:left w:val="single" w:sz="8" w:space="0" w:color="auto"/>
              <w:bottom w:val="single" w:sz="8" w:space="0" w:color="000000"/>
              <w:right w:val="single" w:sz="4" w:space="0" w:color="auto"/>
            </w:tcBorders>
            <w:vAlign w:val="center"/>
          </w:tcPr>
          <w:p w14:paraId="262CBF3B"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p>
        </w:tc>
        <w:tc>
          <w:tcPr>
            <w:tcW w:w="0" w:type="auto"/>
            <w:vMerge/>
            <w:tcBorders>
              <w:top w:val="single" w:sz="4" w:space="0" w:color="auto"/>
              <w:left w:val="single" w:sz="4" w:space="0" w:color="auto"/>
              <w:bottom w:val="single" w:sz="8" w:space="0" w:color="000000"/>
              <w:right w:val="single" w:sz="4" w:space="0" w:color="auto"/>
            </w:tcBorders>
            <w:vAlign w:val="center"/>
          </w:tcPr>
          <w:p w14:paraId="1DB110FA"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p>
        </w:tc>
        <w:tc>
          <w:tcPr>
            <w:tcW w:w="1524" w:type="dxa"/>
            <w:gridSpan w:val="2"/>
            <w:tcBorders>
              <w:top w:val="nil"/>
              <w:left w:val="nil"/>
              <w:bottom w:val="nil"/>
              <w:right w:val="single" w:sz="4" w:space="0" w:color="auto"/>
            </w:tcBorders>
            <w:vAlign w:val="bottom"/>
          </w:tcPr>
          <w:p w14:paraId="2CE518CB"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r w:rsidRPr="00E56613">
              <w:rPr>
                <w:rFonts w:ascii="David" w:eastAsia="Times New Roman" w:hAnsi="David" w:cs="David"/>
                <w:sz w:val="20"/>
                <w:szCs w:val="20"/>
              </w:rPr>
              <w:t> </w:t>
            </w:r>
          </w:p>
        </w:tc>
        <w:tc>
          <w:tcPr>
            <w:tcW w:w="3147" w:type="dxa"/>
            <w:gridSpan w:val="2"/>
            <w:tcBorders>
              <w:top w:val="nil"/>
              <w:left w:val="nil"/>
              <w:bottom w:val="nil"/>
              <w:right w:val="single" w:sz="4" w:space="0" w:color="auto"/>
            </w:tcBorders>
            <w:noWrap/>
            <w:vAlign w:val="bottom"/>
          </w:tcPr>
          <w:p w14:paraId="6BF4F2A5" w14:textId="77777777" w:rsidR="00E56613" w:rsidRPr="00E56613" w:rsidRDefault="00E56613" w:rsidP="00E56613">
            <w:pPr>
              <w:spacing w:before="0" w:beforeAutospacing="0" w:after="0" w:afterAutospacing="0" w:line="240" w:lineRule="auto"/>
              <w:rPr>
                <w:rFonts w:ascii="David" w:eastAsia="Times New Roman" w:hAnsi="David" w:cs="David"/>
                <w:sz w:val="20"/>
                <w:szCs w:val="20"/>
              </w:rPr>
            </w:pPr>
            <w:r w:rsidRPr="00E56613">
              <w:rPr>
                <w:rFonts w:ascii="David" w:eastAsia="Times New Roman" w:hAnsi="David" w:cs="David"/>
                <w:sz w:val="20"/>
                <w:szCs w:val="20"/>
                <w:rtl/>
              </w:rPr>
              <w:t>כנף דלת אש</w:t>
            </w:r>
          </w:p>
        </w:tc>
        <w:tc>
          <w:tcPr>
            <w:tcW w:w="1149" w:type="dxa"/>
            <w:tcBorders>
              <w:top w:val="nil"/>
              <w:left w:val="single" w:sz="4" w:space="0" w:color="auto"/>
              <w:bottom w:val="single" w:sz="4" w:space="0" w:color="auto"/>
              <w:right w:val="single" w:sz="8" w:space="0" w:color="auto"/>
            </w:tcBorders>
            <w:noWrap/>
            <w:vAlign w:val="bottom"/>
          </w:tcPr>
          <w:p w14:paraId="2F0D880C"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10.00%</w:t>
            </w:r>
          </w:p>
        </w:tc>
      </w:tr>
      <w:tr w:rsidR="00E56613" w:rsidRPr="00E56613" w14:paraId="1679AF6F" w14:textId="77777777" w:rsidTr="00E56613">
        <w:trPr>
          <w:trHeight w:val="255"/>
        </w:trPr>
        <w:tc>
          <w:tcPr>
            <w:tcW w:w="0" w:type="auto"/>
            <w:vMerge/>
            <w:tcBorders>
              <w:top w:val="single" w:sz="4" w:space="0" w:color="auto"/>
              <w:left w:val="single" w:sz="8" w:space="0" w:color="auto"/>
              <w:bottom w:val="single" w:sz="8" w:space="0" w:color="000000"/>
              <w:right w:val="single" w:sz="4" w:space="0" w:color="auto"/>
            </w:tcBorders>
            <w:vAlign w:val="center"/>
          </w:tcPr>
          <w:p w14:paraId="012FA1EE"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p>
        </w:tc>
        <w:tc>
          <w:tcPr>
            <w:tcW w:w="0" w:type="auto"/>
            <w:vMerge/>
            <w:tcBorders>
              <w:top w:val="single" w:sz="4" w:space="0" w:color="auto"/>
              <w:left w:val="single" w:sz="4" w:space="0" w:color="auto"/>
              <w:bottom w:val="single" w:sz="8" w:space="0" w:color="000000"/>
              <w:right w:val="single" w:sz="4" w:space="0" w:color="auto"/>
            </w:tcBorders>
            <w:vAlign w:val="center"/>
          </w:tcPr>
          <w:p w14:paraId="1B63DC4A"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p>
        </w:tc>
        <w:tc>
          <w:tcPr>
            <w:tcW w:w="1524" w:type="dxa"/>
            <w:gridSpan w:val="2"/>
            <w:tcBorders>
              <w:top w:val="nil"/>
              <w:left w:val="nil"/>
              <w:bottom w:val="nil"/>
              <w:right w:val="single" w:sz="4" w:space="0" w:color="auto"/>
            </w:tcBorders>
            <w:vAlign w:val="bottom"/>
          </w:tcPr>
          <w:p w14:paraId="6106B888"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r w:rsidRPr="00E56613">
              <w:rPr>
                <w:rFonts w:ascii="David" w:eastAsia="Times New Roman" w:hAnsi="David" w:cs="David"/>
                <w:sz w:val="20"/>
                <w:szCs w:val="20"/>
              </w:rPr>
              <w:t> </w:t>
            </w:r>
          </w:p>
        </w:tc>
        <w:tc>
          <w:tcPr>
            <w:tcW w:w="3147" w:type="dxa"/>
            <w:gridSpan w:val="2"/>
            <w:tcBorders>
              <w:top w:val="single" w:sz="4" w:space="0" w:color="auto"/>
              <w:left w:val="nil"/>
              <w:bottom w:val="nil"/>
              <w:right w:val="single" w:sz="4" w:space="0" w:color="auto"/>
            </w:tcBorders>
            <w:noWrap/>
            <w:vAlign w:val="bottom"/>
          </w:tcPr>
          <w:p w14:paraId="59E220D8" w14:textId="77777777" w:rsidR="00E56613" w:rsidRPr="00E56613" w:rsidRDefault="00E56613" w:rsidP="00E56613">
            <w:pPr>
              <w:spacing w:before="0" w:beforeAutospacing="0" w:after="0" w:afterAutospacing="0" w:line="240" w:lineRule="auto"/>
              <w:rPr>
                <w:rFonts w:ascii="David" w:eastAsia="Times New Roman" w:hAnsi="David" w:cs="David"/>
                <w:sz w:val="20"/>
                <w:szCs w:val="20"/>
              </w:rPr>
            </w:pPr>
            <w:r w:rsidRPr="00E56613">
              <w:rPr>
                <w:rFonts w:ascii="David" w:eastAsia="Times New Roman" w:hAnsi="David" w:cs="David"/>
                <w:sz w:val="20"/>
                <w:szCs w:val="20"/>
                <w:rtl/>
              </w:rPr>
              <w:t>ארון פח</w:t>
            </w:r>
          </w:p>
        </w:tc>
        <w:tc>
          <w:tcPr>
            <w:tcW w:w="1149" w:type="dxa"/>
            <w:tcBorders>
              <w:top w:val="nil"/>
              <w:left w:val="single" w:sz="4" w:space="0" w:color="auto"/>
              <w:bottom w:val="single" w:sz="4" w:space="0" w:color="auto"/>
              <w:right w:val="single" w:sz="8" w:space="0" w:color="auto"/>
            </w:tcBorders>
            <w:noWrap/>
            <w:vAlign w:val="bottom"/>
          </w:tcPr>
          <w:p w14:paraId="5312E21F"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10.00%</w:t>
            </w:r>
          </w:p>
        </w:tc>
      </w:tr>
      <w:tr w:rsidR="00E56613" w:rsidRPr="00E56613" w14:paraId="32C1C9D0" w14:textId="77777777" w:rsidTr="00E56613">
        <w:trPr>
          <w:trHeight w:val="255"/>
        </w:trPr>
        <w:tc>
          <w:tcPr>
            <w:tcW w:w="0" w:type="auto"/>
            <w:vMerge/>
            <w:tcBorders>
              <w:top w:val="single" w:sz="4" w:space="0" w:color="auto"/>
              <w:left w:val="single" w:sz="8" w:space="0" w:color="auto"/>
              <w:bottom w:val="single" w:sz="8" w:space="0" w:color="000000"/>
              <w:right w:val="single" w:sz="4" w:space="0" w:color="auto"/>
            </w:tcBorders>
            <w:vAlign w:val="center"/>
          </w:tcPr>
          <w:p w14:paraId="554BE594"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p>
        </w:tc>
        <w:tc>
          <w:tcPr>
            <w:tcW w:w="0" w:type="auto"/>
            <w:vMerge/>
            <w:tcBorders>
              <w:top w:val="single" w:sz="4" w:space="0" w:color="auto"/>
              <w:left w:val="single" w:sz="4" w:space="0" w:color="auto"/>
              <w:bottom w:val="single" w:sz="8" w:space="0" w:color="000000"/>
              <w:right w:val="single" w:sz="4" w:space="0" w:color="auto"/>
            </w:tcBorders>
            <w:vAlign w:val="center"/>
          </w:tcPr>
          <w:p w14:paraId="5BB337B4"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p>
        </w:tc>
        <w:tc>
          <w:tcPr>
            <w:tcW w:w="1524" w:type="dxa"/>
            <w:gridSpan w:val="2"/>
            <w:tcBorders>
              <w:top w:val="nil"/>
              <w:left w:val="nil"/>
              <w:bottom w:val="nil"/>
              <w:right w:val="single" w:sz="4" w:space="0" w:color="auto"/>
            </w:tcBorders>
            <w:vAlign w:val="bottom"/>
          </w:tcPr>
          <w:p w14:paraId="056CE589"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r w:rsidRPr="00E56613">
              <w:rPr>
                <w:rFonts w:ascii="David" w:eastAsia="Times New Roman" w:hAnsi="David" w:cs="David"/>
                <w:sz w:val="20"/>
                <w:szCs w:val="20"/>
              </w:rPr>
              <w:t> </w:t>
            </w:r>
          </w:p>
        </w:tc>
        <w:tc>
          <w:tcPr>
            <w:tcW w:w="3147" w:type="dxa"/>
            <w:gridSpan w:val="2"/>
            <w:tcBorders>
              <w:top w:val="single" w:sz="4" w:space="0" w:color="auto"/>
              <w:left w:val="nil"/>
              <w:bottom w:val="nil"/>
              <w:right w:val="single" w:sz="4" w:space="0" w:color="auto"/>
            </w:tcBorders>
            <w:noWrap/>
            <w:vAlign w:val="bottom"/>
          </w:tcPr>
          <w:p w14:paraId="3DAE76E3" w14:textId="77777777" w:rsidR="00E56613" w:rsidRPr="00E56613" w:rsidRDefault="00E56613" w:rsidP="00E56613">
            <w:pPr>
              <w:spacing w:before="0" w:beforeAutospacing="0" w:after="0" w:afterAutospacing="0" w:line="240" w:lineRule="auto"/>
              <w:rPr>
                <w:rFonts w:ascii="David" w:eastAsia="Times New Roman" w:hAnsi="David" w:cs="David"/>
                <w:sz w:val="20"/>
                <w:szCs w:val="20"/>
              </w:rPr>
            </w:pPr>
            <w:r w:rsidRPr="00E56613">
              <w:rPr>
                <w:rFonts w:ascii="David" w:eastAsia="Times New Roman" w:hAnsi="David" w:cs="David"/>
                <w:sz w:val="20"/>
                <w:szCs w:val="20"/>
                <w:rtl/>
              </w:rPr>
              <w:t>מעקות ח"מ</w:t>
            </w:r>
          </w:p>
        </w:tc>
        <w:tc>
          <w:tcPr>
            <w:tcW w:w="1149" w:type="dxa"/>
            <w:tcBorders>
              <w:top w:val="nil"/>
              <w:left w:val="single" w:sz="4" w:space="0" w:color="auto"/>
              <w:bottom w:val="single" w:sz="4" w:space="0" w:color="auto"/>
              <w:right w:val="single" w:sz="8" w:space="0" w:color="auto"/>
            </w:tcBorders>
            <w:noWrap/>
            <w:vAlign w:val="bottom"/>
          </w:tcPr>
          <w:p w14:paraId="6913AC31"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5.00%</w:t>
            </w:r>
          </w:p>
        </w:tc>
      </w:tr>
      <w:tr w:rsidR="00E56613" w:rsidRPr="00E56613" w14:paraId="2A807757" w14:textId="77777777" w:rsidTr="00E56613">
        <w:trPr>
          <w:trHeight w:val="255"/>
        </w:trPr>
        <w:tc>
          <w:tcPr>
            <w:tcW w:w="0" w:type="auto"/>
            <w:vMerge/>
            <w:tcBorders>
              <w:top w:val="single" w:sz="4" w:space="0" w:color="auto"/>
              <w:left w:val="single" w:sz="8" w:space="0" w:color="auto"/>
              <w:bottom w:val="single" w:sz="8" w:space="0" w:color="000000"/>
              <w:right w:val="single" w:sz="4" w:space="0" w:color="auto"/>
            </w:tcBorders>
            <w:vAlign w:val="center"/>
          </w:tcPr>
          <w:p w14:paraId="4F680D9F"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p>
        </w:tc>
        <w:tc>
          <w:tcPr>
            <w:tcW w:w="0" w:type="auto"/>
            <w:vMerge/>
            <w:tcBorders>
              <w:top w:val="single" w:sz="4" w:space="0" w:color="auto"/>
              <w:left w:val="single" w:sz="4" w:space="0" w:color="auto"/>
              <w:bottom w:val="single" w:sz="8" w:space="0" w:color="000000"/>
              <w:right w:val="single" w:sz="4" w:space="0" w:color="auto"/>
            </w:tcBorders>
            <w:vAlign w:val="center"/>
          </w:tcPr>
          <w:p w14:paraId="65DF7D87"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p>
        </w:tc>
        <w:tc>
          <w:tcPr>
            <w:tcW w:w="1524" w:type="dxa"/>
            <w:gridSpan w:val="2"/>
            <w:tcBorders>
              <w:top w:val="nil"/>
              <w:left w:val="nil"/>
              <w:bottom w:val="single" w:sz="4" w:space="0" w:color="auto"/>
              <w:right w:val="single" w:sz="4" w:space="0" w:color="auto"/>
            </w:tcBorders>
            <w:vAlign w:val="bottom"/>
          </w:tcPr>
          <w:p w14:paraId="49DF8C0B"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r w:rsidRPr="00E56613">
              <w:rPr>
                <w:rFonts w:ascii="David" w:eastAsia="Times New Roman" w:hAnsi="David" w:cs="David"/>
                <w:sz w:val="20"/>
                <w:szCs w:val="20"/>
              </w:rPr>
              <w:t> </w:t>
            </w:r>
          </w:p>
        </w:tc>
        <w:tc>
          <w:tcPr>
            <w:tcW w:w="3147" w:type="dxa"/>
            <w:gridSpan w:val="2"/>
            <w:tcBorders>
              <w:top w:val="single" w:sz="4" w:space="0" w:color="auto"/>
              <w:left w:val="nil"/>
              <w:bottom w:val="nil"/>
              <w:right w:val="single" w:sz="4" w:space="0" w:color="auto"/>
            </w:tcBorders>
            <w:noWrap/>
            <w:vAlign w:val="bottom"/>
          </w:tcPr>
          <w:p w14:paraId="200C6055" w14:textId="77777777" w:rsidR="00E56613" w:rsidRPr="00E56613" w:rsidRDefault="00E56613" w:rsidP="00E56613">
            <w:pPr>
              <w:spacing w:before="0" w:beforeAutospacing="0" w:after="0" w:afterAutospacing="0" w:line="240" w:lineRule="auto"/>
              <w:rPr>
                <w:rFonts w:ascii="David" w:eastAsia="Times New Roman" w:hAnsi="David" w:cs="David"/>
                <w:sz w:val="20"/>
                <w:szCs w:val="20"/>
              </w:rPr>
            </w:pPr>
            <w:r w:rsidRPr="00E56613">
              <w:rPr>
                <w:rFonts w:ascii="David" w:eastAsia="Times New Roman" w:hAnsi="David" w:cs="David"/>
                <w:sz w:val="20"/>
                <w:szCs w:val="20"/>
                <w:rtl/>
              </w:rPr>
              <w:t>סה"כ</w:t>
            </w:r>
          </w:p>
        </w:tc>
        <w:tc>
          <w:tcPr>
            <w:tcW w:w="1149" w:type="dxa"/>
            <w:tcBorders>
              <w:top w:val="nil"/>
              <w:left w:val="single" w:sz="4" w:space="0" w:color="auto"/>
              <w:bottom w:val="single" w:sz="4" w:space="0" w:color="auto"/>
              <w:right w:val="single" w:sz="8" w:space="0" w:color="auto"/>
            </w:tcBorders>
            <w:noWrap/>
            <w:vAlign w:val="bottom"/>
          </w:tcPr>
          <w:p w14:paraId="15D86AA8" w14:textId="77777777" w:rsidR="00E56613" w:rsidRPr="00E56613" w:rsidRDefault="00E56613" w:rsidP="00E56613">
            <w:pPr>
              <w:bidi w:val="0"/>
              <w:spacing w:before="0" w:beforeAutospacing="0" w:after="0" w:afterAutospacing="0" w:line="240" w:lineRule="auto"/>
              <w:jc w:val="right"/>
              <w:rPr>
                <w:rFonts w:ascii="David" w:eastAsia="Times New Roman" w:hAnsi="David" w:cs="David"/>
                <w:b/>
                <w:bCs/>
                <w:sz w:val="20"/>
                <w:szCs w:val="20"/>
              </w:rPr>
            </w:pPr>
            <w:r w:rsidRPr="00E56613">
              <w:rPr>
                <w:rFonts w:ascii="David" w:eastAsia="Times New Roman" w:hAnsi="David" w:cs="David"/>
                <w:b/>
                <w:bCs/>
                <w:sz w:val="20"/>
                <w:szCs w:val="20"/>
              </w:rPr>
              <w:t>32.50%</w:t>
            </w:r>
          </w:p>
        </w:tc>
      </w:tr>
      <w:tr w:rsidR="00E56613" w:rsidRPr="00E56613" w14:paraId="13F7475A" w14:textId="77777777" w:rsidTr="00E56613">
        <w:trPr>
          <w:trHeight w:val="270"/>
        </w:trPr>
        <w:tc>
          <w:tcPr>
            <w:tcW w:w="0" w:type="auto"/>
            <w:vMerge/>
            <w:tcBorders>
              <w:top w:val="single" w:sz="4" w:space="0" w:color="auto"/>
              <w:left w:val="single" w:sz="8" w:space="0" w:color="auto"/>
              <w:bottom w:val="single" w:sz="8" w:space="0" w:color="000000"/>
              <w:right w:val="single" w:sz="4" w:space="0" w:color="auto"/>
            </w:tcBorders>
            <w:vAlign w:val="center"/>
          </w:tcPr>
          <w:p w14:paraId="1D6F02F3"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p>
        </w:tc>
        <w:tc>
          <w:tcPr>
            <w:tcW w:w="0" w:type="auto"/>
            <w:vMerge/>
            <w:tcBorders>
              <w:top w:val="single" w:sz="4" w:space="0" w:color="auto"/>
              <w:left w:val="single" w:sz="4" w:space="0" w:color="auto"/>
              <w:bottom w:val="single" w:sz="8" w:space="0" w:color="000000"/>
              <w:right w:val="single" w:sz="4" w:space="0" w:color="auto"/>
            </w:tcBorders>
            <w:vAlign w:val="center"/>
          </w:tcPr>
          <w:p w14:paraId="46D0DC8C"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p>
        </w:tc>
        <w:tc>
          <w:tcPr>
            <w:tcW w:w="4671" w:type="dxa"/>
            <w:gridSpan w:val="4"/>
            <w:tcBorders>
              <w:top w:val="single" w:sz="4" w:space="0" w:color="auto"/>
              <w:left w:val="single" w:sz="4" w:space="0" w:color="auto"/>
              <w:bottom w:val="single" w:sz="8" w:space="0" w:color="auto"/>
              <w:right w:val="nil"/>
            </w:tcBorders>
            <w:noWrap/>
            <w:vAlign w:val="bottom"/>
          </w:tcPr>
          <w:p w14:paraId="55A9D082" w14:textId="77777777" w:rsidR="00E56613" w:rsidRPr="00E56613" w:rsidRDefault="00E56613" w:rsidP="00E56613">
            <w:pPr>
              <w:spacing w:before="0" w:beforeAutospacing="0" w:after="0" w:afterAutospacing="0" w:line="240" w:lineRule="auto"/>
              <w:jc w:val="center"/>
              <w:rPr>
                <w:rFonts w:ascii="David" w:eastAsia="Times New Roman" w:hAnsi="David" w:cs="David"/>
                <w:b/>
                <w:bCs/>
                <w:sz w:val="20"/>
                <w:szCs w:val="20"/>
              </w:rPr>
            </w:pPr>
            <w:r w:rsidRPr="00E56613">
              <w:rPr>
                <w:rFonts w:ascii="David" w:eastAsia="Times New Roman" w:hAnsi="David" w:cs="David"/>
                <w:b/>
                <w:bCs/>
                <w:sz w:val="20"/>
                <w:szCs w:val="20"/>
                <w:rtl/>
              </w:rPr>
              <w:t>סה"כ גמר הרכבת נגרות ומסגרות בדירות+ציבורי</w:t>
            </w:r>
          </w:p>
        </w:tc>
        <w:tc>
          <w:tcPr>
            <w:tcW w:w="1149" w:type="dxa"/>
            <w:tcBorders>
              <w:top w:val="nil"/>
              <w:left w:val="single" w:sz="4" w:space="0" w:color="auto"/>
              <w:bottom w:val="single" w:sz="8" w:space="0" w:color="auto"/>
              <w:right w:val="single" w:sz="8" w:space="0" w:color="auto"/>
            </w:tcBorders>
            <w:noWrap/>
            <w:vAlign w:val="bottom"/>
          </w:tcPr>
          <w:p w14:paraId="6EB0E969" w14:textId="77777777" w:rsidR="00E56613" w:rsidRPr="00E56613" w:rsidRDefault="00E56613" w:rsidP="00E56613">
            <w:pPr>
              <w:bidi w:val="0"/>
              <w:spacing w:before="0" w:beforeAutospacing="0" w:after="0" w:afterAutospacing="0" w:line="240" w:lineRule="auto"/>
              <w:jc w:val="right"/>
              <w:rPr>
                <w:rFonts w:ascii="David" w:eastAsia="Times New Roman" w:hAnsi="David" w:cs="David"/>
                <w:b/>
                <w:bCs/>
                <w:sz w:val="20"/>
                <w:szCs w:val="20"/>
              </w:rPr>
            </w:pPr>
            <w:r w:rsidRPr="00E56613">
              <w:rPr>
                <w:rFonts w:ascii="David" w:eastAsia="Times New Roman" w:hAnsi="David" w:cs="David"/>
                <w:b/>
                <w:bCs/>
                <w:sz w:val="20"/>
                <w:szCs w:val="20"/>
              </w:rPr>
              <w:t>100%</w:t>
            </w:r>
          </w:p>
        </w:tc>
      </w:tr>
      <w:tr w:rsidR="00E56613" w:rsidRPr="00E56613" w14:paraId="2911AA51" w14:textId="77777777" w:rsidTr="00E56613">
        <w:trPr>
          <w:trHeight w:val="255"/>
        </w:trPr>
        <w:tc>
          <w:tcPr>
            <w:tcW w:w="960" w:type="dxa"/>
            <w:vMerge w:val="restart"/>
            <w:tcBorders>
              <w:top w:val="nil"/>
              <w:left w:val="single" w:sz="8" w:space="0" w:color="auto"/>
              <w:bottom w:val="single" w:sz="8" w:space="0" w:color="000000"/>
              <w:right w:val="single" w:sz="4" w:space="0" w:color="auto"/>
            </w:tcBorders>
            <w:noWrap/>
            <w:vAlign w:val="center"/>
          </w:tcPr>
          <w:p w14:paraId="1078F1E2" w14:textId="77777777" w:rsidR="00E56613" w:rsidRPr="00E56613" w:rsidRDefault="00E56613" w:rsidP="00E56613">
            <w:pPr>
              <w:bidi w:val="0"/>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Pr>
              <w:t>14</w:t>
            </w:r>
          </w:p>
        </w:tc>
        <w:tc>
          <w:tcPr>
            <w:tcW w:w="1180" w:type="dxa"/>
            <w:vMerge w:val="restart"/>
            <w:tcBorders>
              <w:top w:val="nil"/>
              <w:left w:val="single" w:sz="4" w:space="0" w:color="auto"/>
              <w:bottom w:val="single" w:sz="8" w:space="0" w:color="000000"/>
              <w:right w:val="single" w:sz="4" w:space="0" w:color="auto"/>
            </w:tcBorders>
            <w:noWrap/>
            <w:vAlign w:val="center"/>
          </w:tcPr>
          <w:p w14:paraId="0AE428B2"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ג'</w:t>
            </w:r>
          </w:p>
        </w:tc>
        <w:tc>
          <w:tcPr>
            <w:tcW w:w="5820" w:type="dxa"/>
            <w:gridSpan w:val="5"/>
            <w:tcBorders>
              <w:top w:val="nil"/>
              <w:left w:val="nil"/>
              <w:bottom w:val="single" w:sz="4" w:space="0" w:color="auto"/>
              <w:right w:val="single" w:sz="8" w:space="0" w:color="000000"/>
            </w:tcBorders>
            <w:vAlign w:val="bottom"/>
          </w:tcPr>
          <w:p w14:paraId="6DF9F3FA" w14:textId="77777777" w:rsidR="00E56613" w:rsidRPr="00E56613" w:rsidRDefault="00E56613" w:rsidP="00E56613">
            <w:pPr>
              <w:spacing w:before="0" w:beforeAutospacing="0" w:after="0" w:afterAutospacing="0" w:line="240" w:lineRule="auto"/>
              <w:rPr>
                <w:rFonts w:ascii="David" w:eastAsia="Times New Roman" w:hAnsi="David" w:cs="David"/>
                <w:b/>
                <w:bCs/>
                <w:sz w:val="20"/>
                <w:szCs w:val="20"/>
              </w:rPr>
            </w:pPr>
            <w:r w:rsidRPr="00E56613">
              <w:rPr>
                <w:rFonts w:ascii="David" w:eastAsia="Times New Roman" w:hAnsi="David" w:cs="David"/>
                <w:b/>
                <w:bCs/>
                <w:sz w:val="20"/>
                <w:szCs w:val="20"/>
                <w:rtl/>
              </w:rPr>
              <w:t>גמר הרכבת אלומיניום בדירות</w:t>
            </w:r>
          </w:p>
        </w:tc>
      </w:tr>
      <w:tr w:rsidR="00E56613" w:rsidRPr="00E56613" w14:paraId="27C00E36" w14:textId="77777777" w:rsidTr="00E56613">
        <w:trPr>
          <w:trHeight w:val="255"/>
        </w:trPr>
        <w:tc>
          <w:tcPr>
            <w:tcW w:w="0" w:type="auto"/>
            <w:vMerge/>
            <w:tcBorders>
              <w:top w:val="nil"/>
              <w:left w:val="single" w:sz="8" w:space="0" w:color="auto"/>
              <w:bottom w:val="single" w:sz="8" w:space="0" w:color="000000"/>
              <w:right w:val="single" w:sz="4" w:space="0" w:color="auto"/>
            </w:tcBorders>
            <w:vAlign w:val="center"/>
          </w:tcPr>
          <w:p w14:paraId="25BFBFDE"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p>
        </w:tc>
        <w:tc>
          <w:tcPr>
            <w:tcW w:w="0" w:type="auto"/>
            <w:vMerge/>
            <w:tcBorders>
              <w:top w:val="nil"/>
              <w:left w:val="single" w:sz="4" w:space="0" w:color="auto"/>
              <w:bottom w:val="single" w:sz="8" w:space="0" w:color="000000"/>
              <w:right w:val="single" w:sz="4" w:space="0" w:color="auto"/>
            </w:tcBorders>
            <w:vAlign w:val="center"/>
          </w:tcPr>
          <w:p w14:paraId="48306457"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p>
        </w:tc>
        <w:tc>
          <w:tcPr>
            <w:tcW w:w="1524" w:type="dxa"/>
            <w:gridSpan w:val="2"/>
            <w:tcBorders>
              <w:top w:val="nil"/>
              <w:left w:val="nil"/>
              <w:bottom w:val="nil"/>
              <w:right w:val="single" w:sz="4" w:space="0" w:color="auto"/>
            </w:tcBorders>
            <w:vAlign w:val="bottom"/>
          </w:tcPr>
          <w:p w14:paraId="03863C65" w14:textId="77777777" w:rsidR="00E56613" w:rsidRPr="00E56613" w:rsidRDefault="00E56613" w:rsidP="00E56613">
            <w:pPr>
              <w:bidi w:val="0"/>
              <w:spacing w:before="0" w:beforeAutospacing="0" w:after="0" w:afterAutospacing="0" w:line="240" w:lineRule="auto"/>
              <w:rPr>
                <w:rFonts w:ascii="David" w:eastAsia="Times New Roman" w:hAnsi="David" w:cs="David"/>
                <w:b/>
                <w:bCs/>
                <w:sz w:val="20"/>
                <w:szCs w:val="20"/>
              </w:rPr>
            </w:pPr>
            <w:r w:rsidRPr="00E56613">
              <w:rPr>
                <w:rFonts w:ascii="David" w:eastAsia="Times New Roman" w:hAnsi="David" w:cs="David"/>
                <w:b/>
                <w:bCs/>
                <w:sz w:val="20"/>
                <w:szCs w:val="20"/>
              </w:rPr>
              <w:t> </w:t>
            </w:r>
          </w:p>
        </w:tc>
        <w:tc>
          <w:tcPr>
            <w:tcW w:w="3147" w:type="dxa"/>
            <w:gridSpan w:val="2"/>
            <w:tcBorders>
              <w:top w:val="nil"/>
              <w:left w:val="single" w:sz="4" w:space="0" w:color="auto"/>
              <w:bottom w:val="single" w:sz="4" w:space="0" w:color="auto"/>
              <w:right w:val="single" w:sz="4" w:space="0" w:color="auto"/>
            </w:tcBorders>
            <w:noWrap/>
            <w:vAlign w:val="bottom"/>
          </w:tcPr>
          <w:p w14:paraId="4FC7998D" w14:textId="77777777" w:rsidR="00E56613" w:rsidRPr="00E56613" w:rsidRDefault="00E56613" w:rsidP="00E56613">
            <w:pPr>
              <w:spacing w:before="0" w:beforeAutospacing="0" w:after="0" w:afterAutospacing="0" w:line="240" w:lineRule="auto"/>
              <w:rPr>
                <w:rFonts w:ascii="David" w:eastAsia="Times New Roman" w:hAnsi="David" w:cs="David"/>
                <w:sz w:val="20"/>
                <w:szCs w:val="20"/>
              </w:rPr>
            </w:pPr>
            <w:r w:rsidRPr="00E56613">
              <w:rPr>
                <w:rFonts w:ascii="David" w:eastAsia="Times New Roman" w:hAnsi="David" w:cs="David"/>
                <w:sz w:val="20"/>
                <w:szCs w:val="20"/>
                <w:rtl/>
              </w:rPr>
              <w:t>משקופים עיוורים</w:t>
            </w:r>
          </w:p>
        </w:tc>
        <w:tc>
          <w:tcPr>
            <w:tcW w:w="1149" w:type="dxa"/>
            <w:tcBorders>
              <w:top w:val="nil"/>
              <w:left w:val="single" w:sz="4" w:space="0" w:color="auto"/>
              <w:bottom w:val="single" w:sz="4" w:space="0" w:color="auto"/>
              <w:right w:val="single" w:sz="8" w:space="0" w:color="auto"/>
            </w:tcBorders>
            <w:noWrap/>
            <w:vAlign w:val="bottom"/>
          </w:tcPr>
          <w:p w14:paraId="375A8C2B"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20%</w:t>
            </w:r>
          </w:p>
        </w:tc>
      </w:tr>
      <w:tr w:rsidR="00E56613" w:rsidRPr="00E56613" w14:paraId="1DED187B" w14:textId="77777777" w:rsidTr="00E56613">
        <w:trPr>
          <w:trHeight w:val="255"/>
        </w:trPr>
        <w:tc>
          <w:tcPr>
            <w:tcW w:w="0" w:type="auto"/>
            <w:vMerge/>
            <w:tcBorders>
              <w:top w:val="nil"/>
              <w:left w:val="single" w:sz="8" w:space="0" w:color="auto"/>
              <w:bottom w:val="single" w:sz="8" w:space="0" w:color="000000"/>
              <w:right w:val="single" w:sz="4" w:space="0" w:color="auto"/>
            </w:tcBorders>
            <w:vAlign w:val="center"/>
          </w:tcPr>
          <w:p w14:paraId="0DEDF720"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p>
        </w:tc>
        <w:tc>
          <w:tcPr>
            <w:tcW w:w="0" w:type="auto"/>
            <w:vMerge/>
            <w:tcBorders>
              <w:top w:val="nil"/>
              <w:left w:val="single" w:sz="4" w:space="0" w:color="auto"/>
              <w:bottom w:val="single" w:sz="8" w:space="0" w:color="000000"/>
              <w:right w:val="single" w:sz="4" w:space="0" w:color="auto"/>
            </w:tcBorders>
            <w:vAlign w:val="center"/>
          </w:tcPr>
          <w:p w14:paraId="7D2E415E"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p>
        </w:tc>
        <w:tc>
          <w:tcPr>
            <w:tcW w:w="1524" w:type="dxa"/>
            <w:gridSpan w:val="2"/>
            <w:vAlign w:val="bottom"/>
          </w:tcPr>
          <w:p w14:paraId="728E9C92" w14:textId="77777777" w:rsidR="00E56613" w:rsidRPr="00E56613" w:rsidRDefault="00E56613" w:rsidP="00E56613">
            <w:pPr>
              <w:bidi w:val="0"/>
              <w:spacing w:before="0" w:beforeAutospacing="0" w:after="0" w:afterAutospacing="0" w:line="240" w:lineRule="auto"/>
              <w:rPr>
                <w:rFonts w:ascii="David" w:eastAsia="Times New Roman" w:hAnsi="David" w:cs="David"/>
                <w:b/>
                <w:bCs/>
                <w:sz w:val="20"/>
                <w:szCs w:val="20"/>
              </w:rPr>
            </w:pPr>
          </w:p>
        </w:tc>
        <w:tc>
          <w:tcPr>
            <w:tcW w:w="3147" w:type="dxa"/>
            <w:gridSpan w:val="2"/>
            <w:tcBorders>
              <w:top w:val="nil"/>
              <w:left w:val="single" w:sz="4" w:space="0" w:color="auto"/>
              <w:bottom w:val="single" w:sz="4" w:space="0" w:color="auto"/>
              <w:right w:val="single" w:sz="4" w:space="0" w:color="auto"/>
            </w:tcBorders>
            <w:noWrap/>
            <w:vAlign w:val="bottom"/>
          </w:tcPr>
          <w:p w14:paraId="64197CC1" w14:textId="77777777" w:rsidR="00E56613" w:rsidRPr="00E56613" w:rsidRDefault="00E56613" w:rsidP="00E56613">
            <w:pPr>
              <w:spacing w:before="0" w:beforeAutospacing="0" w:after="0" w:afterAutospacing="0" w:line="240" w:lineRule="auto"/>
              <w:rPr>
                <w:rFonts w:ascii="David" w:eastAsia="Times New Roman" w:hAnsi="David" w:cs="David"/>
                <w:sz w:val="20"/>
                <w:szCs w:val="20"/>
              </w:rPr>
            </w:pPr>
            <w:r w:rsidRPr="00E56613">
              <w:rPr>
                <w:rFonts w:ascii="David" w:eastAsia="Times New Roman" w:hAnsi="David" w:cs="David"/>
                <w:sz w:val="20"/>
                <w:szCs w:val="20"/>
                <w:rtl/>
              </w:rPr>
              <w:t>התקנת פנים דירה</w:t>
            </w:r>
          </w:p>
        </w:tc>
        <w:tc>
          <w:tcPr>
            <w:tcW w:w="1149" w:type="dxa"/>
            <w:tcBorders>
              <w:top w:val="nil"/>
              <w:left w:val="single" w:sz="4" w:space="0" w:color="auto"/>
              <w:bottom w:val="single" w:sz="4" w:space="0" w:color="auto"/>
              <w:right w:val="single" w:sz="8" w:space="0" w:color="auto"/>
            </w:tcBorders>
            <w:noWrap/>
            <w:vAlign w:val="bottom"/>
          </w:tcPr>
          <w:p w14:paraId="40D3F1B9"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50%</w:t>
            </w:r>
          </w:p>
        </w:tc>
      </w:tr>
      <w:tr w:rsidR="00E56613" w:rsidRPr="00E56613" w14:paraId="691119D1" w14:textId="77777777" w:rsidTr="00E56613">
        <w:trPr>
          <w:trHeight w:val="255"/>
        </w:trPr>
        <w:tc>
          <w:tcPr>
            <w:tcW w:w="0" w:type="auto"/>
            <w:vMerge/>
            <w:tcBorders>
              <w:top w:val="nil"/>
              <w:left w:val="single" w:sz="8" w:space="0" w:color="auto"/>
              <w:bottom w:val="single" w:sz="8" w:space="0" w:color="000000"/>
              <w:right w:val="single" w:sz="4" w:space="0" w:color="auto"/>
            </w:tcBorders>
            <w:vAlign w:val="center"/>
          </w:tcPr>
          <w:p w14:paraId="2BD0EB18"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p>
        </w:tc>
        <w:tc>
          <w:tcPr>
            <w:tcW w:w="0" w:type="auto"/>
            <w:vMerge/>
            <w:tcBorders>
              <w:top w:val="nil"/>
              <w:left w:val="single" w:sz="4" w:space="0" w:color="auto"/>
              <w:bottom w:val="single" w:sz="8" w:space="0" w:color="000000"/>
              <w:right w:val="single" w:sz="4" w:space="0" w:color="auto"/>
            </w:tcBorders>
            <w:vAlign w:val="center"/>
          </w:tcPr>
          <w:p w14:paraId="08D7CB58"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p>
        </w:tc>
        <w:tc>
          <w:tcPr>
            <w:tcW w:w="1524" w:type="dxa"/>
            <w:gridSpan w:val="2"/>
            <w:tcBorders>
              <w:top w:val="nil"/>
              <w:left w:val="nil"/>
              <w:bottom w:val="nil"/>
              <w:right w:val="single" w:sz="4" w:space="0" w:color="auto"/>
            </w:tcBorders>
            <w:vAlign w:val="bottom"/>
          </w:tcPr>
          <w:p w14:paraId="59A0975B" w14:textId="77777777" w:rsidR="00E56613" w:rsidRPr="00E56613" w:rsidRDefault="00E56613" w:rsidP="00E56613">
            <w:pPr>
              <w:bidi w:val="0"/>
              <w:spacing w:before="0" w:beforeAutospacing="0" w:after="0" w:afterAutospacing="0" w:line="240" w:lineRule="auto"/>
              <w:rPr>
                <w:rFonts w:ascii="David" w:eastAsia="Times New Roman" w:hAnsi="David" w:cs="David"/>
                <w:b/>
                <w:bCs/>
                <w:sz w:val="20"/>
                <w:szCs w:val="20"/>
              </w:rPr>
            </w:pPr>
            <w:r w:rsidRPr="00E56613">
              <w:rPr>
                <w:rFonts w:ascii="David" w:eastAsia="Times New Roman" w:hAnsi="David" w:cs="David"/>
                <w:b/>
                <w:bCs/>
                <w:sz w:val="20"/>
                <w:szCs w:val="20"/>
              </w:rPr>
              <w:t> </w:t>
            </w:r>
          </w:p>
        </w:tc>
        <w:tc>
          <w:tcPr>
            <w:tcW w:w="3147" w:type="dxa"/>
            <w:gridSpan w:val="2"/>
            <w:tcBorders>
              <w:top w:val="nil"/>
              <w:left w:val="single" w:sz="4" w:space="0" w:color="auto"/>
              <w:bottom w:val="single" w:sz="4" w:space="0" w:color="auto"/>
              <w:right w:val="single" w:sz="4" w:space="0" w:color="auto"/>
            </w:tcBorders>
            <w:noWrap/>
            <w:vAlign w:val="bottom"/>
          </w:tcPr>
          <w:p w14:paraId="00DB543B" w14:textId="77777777" w:rsidR="00E56613" w:rsidRPr="00E56613" w:rsidRDefault="00E56613" w:rsidP="00E56613">
            <w:pPr>
              <w:spacing w:before="0" w:beforeAutospacing="0" w:after="0" w:afterAutospacing="0" w:line="240" w:lineRule="auto"/>
              <w:rPr>
                <w:rFonts w:ascii="David" w:eastAsia="Times New Roman" w:hAnsi="David" w:cs="David"/>
                <w:sz w:val="20"/>
                <w:szCs w:val="20"/>
              </w:rPr>
            </w:pPr>
            <w:r w:rsidRPr="00E56613">
              <w:rPr>
                <w:rFonts w:ascii="David" w:eastAsia="Times New Roman" w:hAnsi="David" w:cs="David"/>
                <w:sz w:val="20"/>
                <w:szCs w:val="20"/>
                <w:rtl/>
              </w:rPr>
              <w:t>וטרינה</w:t>
            </w:r>
          </w:p>
        </w:tc>
        <w:tc>
          <w:tcPr>
            <w:tcW w:w="1149" w:type="dxa"/>
            <w:tcBorders>
              <w:top w:val="nil"/>
              <w:left w:val="single" w:sz="4" w:space="0" w:color="auto"/>
              <w:bottom w:val="single" w:sz="4" w:space="0" w:color="auto"/>
              <w:right w:val="single" w:sz="8" w:space="0" w:color="auto"/>
            </w:tcBorders>
            <w:noWrap/>
            <w:vAlign w:val="bottom"/>
          </w:tcPr>
          <w:p w14:paraId="793B0A8F"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15%</w:t>
            </w:r>
          </w:p>
        </w:tc>
      </w:tr>
      <w:tr w:rsidR="00E56613" w:rsidRPr="00E56613" w14:paraId="56D95F92" w14:textId="77777777" w:rsidTr="00E56613">
        <w:trPr>
          <w:trHeight w:val="255"/>
        </w:trPr>
        <w:tc>
          <w:tcPr>
            <w:tcW w:w="0" w:type="auto"/>
            <w:vMerge/>
            <w:tcBorders>
              <w:top w:val="nil"/>
              <w:left w:val="single" w:sz="8" w:space="0" w:color="auto"/>
              <w:bottom w:val="single" w:sz="8" w:space="0" w:color="000000"/>
              <w:right w:val="single" w:sz="4" w:space="0" w:color="auto"/>
            </w:tcBorders>
            <w:vAlign w:val="center"/>
          </w:tcPr>
          <w:p w14:paraId="501854B2"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p>
        </w:tc>
        <w:tc>
          <w:tcPr>
            <w:tcW w:w="0" w:type="auto"/>
            <w:vMerge/>
            <w:tcBorders>
              <w:top w:val="nil"/>
              <w:left w:val="single" w:sz="4" w:space="0" w:color="auto"/>
              <w:bottom w:val="single" w:sz="8" w:space="0" w:color="000000"/>
              <w:right w:val="single" w:sz="4" w:space="0" w:color="auto"/>
            </w:tcBorders>
            <w:vAlign w:val="center"/>
          </w:tcPr>
          <w:p w14:paraId="50760E79"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p>
        </w:tc>
        <w:tc>
          <w:tcPr>
            <w:tcW w:w="1524" w:type="dxa"/>
            <w:gridSpan w:val="2"/>
            <w:tcBorders>
              <w:top w:val="nil"/>
              <w:left w:val="nil"/>
              <w:bottom w:val="nil"/>
              <w:right w:val="single" w:sz="4" w:space="0" w:color="auto"/>
            </w:tcBorders>
            <w:vAlign w:val="bottom"/>
          </w:tcPr>
          <w:p w14:paraId="5C1621AE"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r w:rsidRPr="00E56613">
              <w:rPr>
                <w:rFonts w:ascii="David" w:eastAsia="Times New Roman" w:hAnsi="David" w:cs="David"/>
                <w:sz w:val="20"/>
                <w:szCs w:val="20"/>
              </w:rPr>
              <w:t> </w:t>
            </w:r>
          </w:p>
        </w:tc>
        <w:tc>
          <w:tcPr>
            <w:tcW w:w="3147" w:type="dxa"/>
            <w:gridSpan w:val="2"/>
            <w:tcBorders>
              <w:top w:val="nil"/>
              <w:left w:val="single" w:sz="4" w:space="0" w:color="auto"/>
              <w:bottom w:val="single" w:sz="4" w:space="0" w:color="auto"/>
              <w:right w:val="single" w:sz="4" w:space="0" w:color="auto"/>
            </w:tcBorders>
            <w:noWrap/>
            <w:vAlign w:val="bottom"/>
          </w:tcPr>
          <w:p w14:paraId="5816F55D" w14:textId="77777777" w:rsidR="00E56613" w:rsidRPr="00E56613" w:rsidRDefault="00E56613" w:rsidP="00E56613">
            <w:pPr>
              <w:spacing w:before="0" w:beforeAutospacing="0" w:after="0" w:afterAutospacing="0" w:line="240" w:lineRule="auto"/>
              <w:rPr>
                <w:rFonts w:ascii="David" w:eastAsia="Times New Roman" w:hAnsi="David" w:cs="David"/>
                <w:sz w:val="20"/>
                <w:szCs w:val="20"/>
              </w:rPr>
            </w:pPr>
            <w:r w:rsidRPr="00E56613">
              <w:rPr>
                <w:rFonts w:ascii="David" w:eastAsia="Times New Roman" w:hAnsi="David" w:cs="David"/>
                <w:sz w:val="20"/>
                <w:szCs w:val="20"/>
                <w:rtl/>
              </w:rPr>
              <w:t>מעקה</w:t>
            </w:r>
          </w:p>
        </w:tc>
        <w:tc>
          <w:tcPr>
            <w:tcW w:w="1149" w:type="dxa"/>
            <w:tcBorders>
              <w:top w:val="nil"/>
              <w:left w:val="single" w:sz="4" w:space="0" w:color="auto"/>
              <w:bottom w:val="single" w:sz="4" w:space="0" w:color="auto"/>
              <w:right w:val="single" w:sz="8" w:space="0" w:color="auto"/>
            </w:tcBorders>
            <w:noWrap/>
            <w:vAlign w:val="bottom"/>
          </w:tcPr>
          <w:p w14:paraId="03CFD2DF"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15%</w:t>
            </w:r>
          </w:p>
        </w:tc>
      </w:tr>
      <w:tr w:rsidR="00E56613" w:rsidRPr="00E56613" w14:paraId="00D81A8F" w14:textId="77777777" w:rsidTr="00E56613">
        <w:trPr>
          <w:trHeight w:val="255"/>
        </w:trPr>
        <w:tc>
          <w:tcPr>
            <w:tcW w:w="0" w:type="auto"/>
            <w:vMerge/>
            <w:tcBorders>
              <w:top w:val="nil"/>
              <w:left w:val="single" w:sz="8" w:space="0" w:color="auto"/>
              <w:bottom w:val="single" w:sz="8" w:space="0" w:color="000000"/>
              <w:right w:val="single" w:sz="4" w:space="0" w:color="auto"/>
            </w:tcBorders>
            <w:vAlign w:val="center"/>
          </w:tcPr>
          <w:p w14:paraId="6C344478"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p>
        </w:tc>
        <w:tc>
          <w:tcPr>
            <w:tcW w:w="0" w:type="auto"/>
            <w:vMerge/>
            <w:tcBorders>
              <w:top w:val="nil"/>
              <w:left w:val="single" w:sz="4" w:space="0" w:color="auto"/>
              <w:bottom w:val="single" w:sz="8" w:space="0" w:color="000000"/>
              <w:right w:val="single" w:sz="4" w:space="0" w:color="auto"/>
            </w:tcBorders>
            <w:vAlign w:val="center"/>
          </w:tcPr>
          <w:p w14:paraId="2C33A708"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p>
        </w:tc>
        <w:tc>
          <w:tcPr>
            <w:tcW w:w="1524" w:type="dxa"/>
            <w:gridSpan w:val="2"/>
            <w:tcBorders>
              <w:top w:val="nil"/>
              <w:left w:val="nil"/>
              <w:bottom w:val="single" w:sz="4" w:space="0" w:color="auto"/>
              <w:right w:val="single" w:sz="4" w:space="0" w:color="auto"/>
            </w:tcBorders>
            <w:vAlign w:val="bottom"/>
          </w:tcPr>
          <w:p w14:paraId="549BA610" w14:textId="77777777" w:rsidR="00E56613" w:rsidRPr="00E56613" w:rsidRDefault="00E56613" w:rsidP="00E56613">
            <w:pPr>
              <w:bidi w:val="0"/>
              <w:spacing w:before="0" w:beforeAutospacing="0" w:after="0" w:afterAutospacing="0" w:line="240" w:lineRule="auto"/>
              <w:rPr>
                <w:rFonts w:ascii="David" w:eastAsia="Times New Roman" w:hAnsi="David" w:cs="David"/>
                <w:b/>
                <w:bCs/>
                <w:sz w:val="20"/>
                <w:szCs w:val="20"/>
              </w:rPr>
            </w:pPr>
            <w:r w:rsidRPr="00E56613">
              <w:rPr>
                <w:rFonts w:ascii="David" w:eastAsia="Times New Roman" w:hAnsi="David" w:cs="David"/>
                <w:b/>
                <w:bCs/>
                <w:sz w:val="20"/>
                <w:szCs w:val="20"/>
              </w:rPr>
              <w:t> </w:t>
            </w:r>
          </w:p>
        </w:tc>
        <w:tc>
          <w:tcPr>
            <w:tcW w:w="3147" w:type="dxa"/>
            <w:gridSpan w:val="2"/>
            <w:tcBorders>
              <w:top w:val="nil"/>
              <w:left w:val="single" w:sz="4" w:space="0" w:color="auto"/>
              <w:bottom w:val="single" w:sz="4" w:space="0" w:color="auto"/>
              <w:right w:val="single" w:sz="4" w:space="0" w:color="auto"/>
            </w:tcBorders>
            <w:noWrap/>
            <w:vAlign w:val="bottom"/>
          </w:tcPr>
          <w:p w14:paraId="723E8A94"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r w:rsidRPr="00E56613">
              <w:rPr>
                <w:rFonts w:ascii="David" w:eastAsia="Times New Roman" w:hAnsi="David" w:cs="David"/>
                <w:sz w:val="20"/>
                <w:szCs w:val="20"/>
              </w:rPr>
              <w:t> </w:t>
            </w:r>
          </w:p>
        </w:tc>
        <w:tc>
          <w:tcPr>
            <w:tcW w:w="1149" w:type="dxa"/>
            <w:tcBorders>
              <w:top w:val="nil"/>
              <w:left w:val="single" w:sz="4" w:space="0" w:color="auto"/>
              <w:bottom w:val="nil"/>
              <w:right w:val="single" w:sz="8" w:space="0" w:color="auto"/>
            </w:tcBorders>
            <w:noWrap/>
            <w:vAlign w:val="bottom"/>
          </w:tcPr>
          <w:p w14:paraId="645736A4"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r w:rsidRPr="00E56613">
              <w:rPr>
                <w:rFonts w:ascii="David" w:eastAsia="Times New Roman" w:hAnsi="David" w:cs="David"/>
                <w:sz w:val="20"/>
                <w:szCs w:val="20"/>
              </w:rPr>
              <w:t> </w:t>
            </w:r>
          </w:p>
        </w:tc>
      </w:tr>
      <w:tr w:rsidR="00E56613" w:rsidRPr="00E56613" w14:paraId="1A5E4454" w14:textId="77777777" w:rsidTr="00E56613">
        <w:trPr>
          <w:trHeight w:val="270"/>
        </w:trPr>
        <w:tc>
          <w:tcPr>
            <w:tcW w:w="0" w:type="auto"/>
            <w:vMerge/>
            <w:tcBorders>
              <w:top w:val="nil"/>
              <w:left w:val="single" w:sz="8" w:space="0" w:color="auto"/>
              <w:bottom w:val="single" w:sz="8" w:space="0" w:color="000000"/>
              <w:right w:val="single" w:sz="4" w:space="0" w:color="auto"/>
            </w:tcBorders>
            <w:vAlign w:val="center"/>
          </w:tcPr>
          <w:p w14:paraId="7D7F7F6A"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p>
        </w:tc>
        <w:tc>
          <w:tcPr>
            <w:tcW w:w="0" w:type="auto"/>
            <w:vMerge/>
            <w:tcBorders>
              <w:top w:val="nil"/>
              <w:left w:val="single" w:sz="4" w:space="0" w:color="auto"/>
              <w:bottom w:val="single" w:sz="8" w:space="0" w:color="000000"/>
              <w:right w:val="single" w:sz="4" w:space="0" w:color="auto"/>
            </w:tcBorders>
            <w:vAlign w:val="center"/>
          </w:tcPr>
          <w:p w14:paraId="1F4810CE"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p>
        </w:tc>
        <w:tc>
          <w:tcPr>
            <w:tcW w:w="1524" w:type="dxa"/>
            <w:gridSpan w:val="2"/>
            <w:tcBorders>
              <w:top w:val="nil"/>
              <w:left w:val="nil"/>
              <w:bottom w:val="single" w:sz="8" w:space="0" w:color="auto"/>
              <w:right w:val="single" w:sz="4" w:space="0" w:color="auto"/>
            </w:tcBorders>
            <w:vAlign w:val="bottom"/>
          </w:tcPr>
          <w:p w14:paraId="2AB96144"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r w:rsidRPr="00E56613">
              <w:rPr>
                <w:rFonts w:ascii="David" w:eastAsia="Times New Roman" w:hAnsi="David" w:cs="David"/>
                <w:sz w:val="20"/>
                <w:szCs w:val="20"/>
              </w:rPr>
              <w:t> </w:t>
            </w:r>
          </w:p>
        </w:tc>
        <w:tc>
          <w:tcPr>
            <w:tcW w:w="3147" w:type="dxa"/>
            <w:gridSpan w:val="2"/>
            <w:tcBorders>
              <w:top w:val="nil"/>
              <w:left w:val="single" w:sz="4" w:space="0" w:color="auto"/>
              <w:bottom w:val="single" w:sz="8" w:space="0" w:color="auto"/>
              <w:right w:val="single" w:sz="4" w:space="0" w:color="auto"/>
            </w:tcBorders>
            <w:noWrap/>
            <w:vAlign w:val="bottom"/>
          </w:tcPr>
          <w:p w14:paraId="24D52A8C" w14:textId="77777777" w:rsidR="00E56613" w:rsidRPr="00E56613" w:rsidRDefault="00E56613" w:rsidP="00E56613">
            <w:pPr>
              <w:spacing w:before="0" w:beforeAutospacing="0" w:after="0" w:afterAutospacing="0" w:line="240" w:lineRule="auto"/>
              <w:rPr>
                <w:rFonts w:ascii="David" w:eastAsia="Times New Roman" w:hAnsi="David" w:cs="David"/>
                <w:b/>
                <w:bCs/>
                <w:sz w:val="20"/>
                <w:szCs w:val="20"/>
              </w:rPr>
            </w:pPr>
            <w:r w:rsidRPr="00E56613">
              <w:rPr>
                <w:rFonts w:ascii="David" w:eastAsia="Times New Roman" w:hAnsi="David" w:cs="David"/>
                <w:b/>
                <w:bCs/>
                <w:sz w:val="20"/>
                <w:szCs w:val="20"/>
                <w:rtl/>
              </w:rPr>
              <w:t>סה"כ</w:t>
            </w:r>
          </w:p>
        </w:tc>
        <w:tc>
          <w:tcPr>
            <w:tcW w:w="1149" w:type="dxa"/>
            <w:tcBorders>
              <w:top w:val="single" w:sz="4" w:space="0" w:color="auto"/>
              <w:left w:val="single" w:sz="4" w:space="0" w:color="auto"/>
              <w:bottom w:val="single" w:sz="8" w:space="0" w:color="auto"/>
              <w:right w:val="single" w:sz="8" w:space="0" w:color="auto"/>
            </w:tcBorders>
            <w:noWrap/>
            <w:vAlign w:val="bottom"/>
          </w:tcPr>
          <w:p w14:paraId="20CE0338" w14:textId="77777777" w:rsidR="00E56613" w:rsidRPr="00E56613" w:rsidRDefault="00E56613" w:rsidP="00E56613">
            <w:pPr>
              <w:bidi w:val="0"/>
              <w:spacing w:before="0" w:beforeAutospacing="0" w:after="0" w:afterAutospacing="0" w:line="240" w:lineRule="auto"/>
              <w:jc w:val="right"/>
              <w:rPr>
                <w:rFonts w:ascii="David" w:eastAsia="Times New Roman" w:hAnsi="David" w:cs="David"/>
                <w:b/>
                <w:bCs/>
                <w:sz w:val="20"/>
                <w:szCs w:val="20"/>
              </w:rPr>
            </w:pPr>
            <w:r w:rsidRPr="00E56613">
              <w:rPr>
                <w:rFonts w:ascii="David" w:eastAsia="Times New Roman" w:hAnsi="David" w:cs="David"/>
                <w:b/>
                <w:bCs/>
                <w:sz w:val="20"/>
                <w:szCs w:val="20"/>
              </w:rPr>
              <w:t>100%</w:t>
            </w:r>
          </w:p>
        </w:tc>
      </w:tr>
      <w:tr w:rsidR="00E56613" w:rsidRPr="00E56613" w14:paraId="6DA0790B" w14:textId="77777777" w:rsidTr="00E56613">
        <w:trPr>
          <w:trHeight w:val="255"/>
        </w:trPr>
        <w:tc>
          <w:tcPr>
            <w:tcW w:w="960" w:type="dxa"/>
            <w:vMerge w:val="restart"/>
            <w:tcBorders>
              <w:top w:val="nil"/>
              <w:left w:val="single" w:sz="8" w:space="0" w:color="auto"/>
              <w:bottom w:val="single" w:sz="8" w:space="0" w:color="000000"/>
              <w:right w:val="single" w:sz="4" w:space="0" w:color="auto"/>
            </w:tcBorders>
            <w:noWrap/>
            <w:vAlign w:val="center"/>
          </w:tcPr>
          <w:p w14:paraId="2D6FFAD9" w14:textId="77777777" w:rsidR="00E56613" w:rsidRPr="00E56613" w:rsidRDefault="00E56613" w:rsidP="00E56613">
            <w:pPr>
              <w:bidi w:val="0"/>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Pr>
              <w:t>16</w:t>
            </w:r>
          </w:p>
        </w:tc>
        <w:tc>
          <w:tcPr>
            <w:tcW w:w="1180" w:type="dxa"/>
            <w:vMerge w:val="restart"/>
            <w:tcBorders>
              <w:top w:val="nil"/>
              <w:left w:val="single" w:sz="4" w:space="0" w:color="auto"/>
              <w:bottom w:val="single" w:sz="8" w:space="0" w:color="000000"/>
              <w:right w:val="single" w:sz="4" w:space="0" w:color="auto"/>
            </w:tcBorders>
            <w:noWrap/>
            <w:vAlign w:val="center"/>
          </w:tcPr>
          <w:p w14:paraId="3BF71061"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א'</w:t>
            </w:r>
          </w:p>
        </w:tc>
        <w:tc>
          <w:tcPr>
            <w:tcW w:w="5820" w:type="dxa"/>
            <w:gridSpan w:val="5"/>
            <w:tcBorders>
              <w:top w:val="single" w:sz="8" w:space="0" w:color="auto"/>
              <w:left w:val="single" w:sz="4" w:space="0" w:color="auto"/>
              <w:bottom w:val="single" w:sz="4" w:space="0" w:color="auto"/>
              <w:right w:val="single" w:sz="8" w:space="0" w:color="000000"/>
            </w:tcBorders>
            <w:vAlign w:val="bottom"/>
          </w:tcPr>
          <w:p w14:paraId="103C1FE6" w14:textId="77777777" w:rsidR="00E56613" w:rsidRPr="00E56613" w:rsidRDefault="00E56613" w:rsidP="00E56613">
            <w:pPr>
              <w:spacing w:before="0" w:beforeAutospacing="0" w:after="0" w:afterAutospacing="0" w:line="240" w:lineRule="auto"/>
              <w:rPr>
                <w:rFonts w:ascii="David" w:eastAsia="Times New Roman" w:hAnsi="David" w:cs="David"/>
                <w:b/>
                <w:bCs/>
                <w:sz w:val="20"/>
                <w:szCs w:val="20"/>
              </w:rPr>
            </w:pPr>
            <w:r w:rsidRPr="00E56613">
              <w:rPr>
                <w:rFonts w:ascii="David" w:eastAsia="Times New Roman" w:hAnsi="David" w:cs="David"/>
                <w:b/>
                <w:bCs/>
                <w:sz w:val="20"/>
                <w:szCs w:val="20"/>
                <w:rtl/>
              </w:rPr>
              <w:t xml:space="preserve">גמר מעליות </w:t>
            </w:r>
          </w:p>
        </w:tc>
      </w:tr>
      <w:tr w:rsidR="00E56613" w:rsidRPr="00E56613" w14:paraId="7797753F" w14:textId="77777777" w:rsidTr="00E56613">
        <w:trPr>
          <w:trHeight w:val="255"/>
        </w:trPr>
        <w:tc>
          <w:tcPr>
            <w:tcW w:w="0" w:type="auto"/>
            <w:vMerge/>
            <w:tcBorders>
              <w:top w:val="nil"/>
              <w:left w:val="single" w:sz="8" w:space="0" w:color="auto"/>
              <w:bottom w:val="single" w:sz="8" w:space="0" w:color="000000"/>
              <w:right w:val="single" w:sz="4" w:space="0" w:color="auto"/>
            </w:tcBorders>
            <w:vAlign w:val="center"/>
          </w:tcPr>
          <w:p w14:paraId="40508791"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p>
        </w:tc>
        <w:tc>
          <w:tcPr>
            <w:tcW w:w="0" w:type="auto"/>
            <w:vMerge/>
            <w:tcBorders>
              <w:top w:val="nil"/>
              <w:left w:val="single" w:sz="4" w:space="0" w:color="auto"/>
              <w:bottom w:val="single" w:sz="8" w:space="0" w:color="000000"/>
              <w:right w:val="single" w:sz="4" w:space="0" w:color="auto"/>
            </w:tcBorders>
            <w:vAlign w:val="center"/>
          </w:tcPr>
          <w:p w14:paraId="6C6DA728"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p>
        </w:tc>
        <w:tc>
          <w:tcPr>
            <w:tcW w:w="1524" w:type="dxa"/>
            <w:gridSpan w:val="2"/>
            <w:tcBorders>
              <w:top w:val="nil"/>
              <w:left w:val="nil"/>
              <w:bottom w:val="single" w:sz="4" w:space="0" w:color="auto"/>
              <w:right w:val="single" w:sz="4" w:space="0" w:color="auto"/>
            </w:tcBorders>
            <w:vAlign w:val="bottom"/>
          </w:tcPr>
          <w:p w14:paraId="45B28F6F" w14:textId="77777777" w:rsidR="00E56613" w:rsidRPr="00E56613" w:rsidRDefault="00E56613" w:rsidP="00E56613">
            <w:pPr>
              <w:spacing w:before="0" w:beforeAutospacing="0" w:after="0" w:afterAutospacing="0" w:line="240" w:lineRule="auto"/>
              <w:rPr>
                <w:rFonts w:ascii="David" w:eastAsia="Times New Roman" w:hAnsi="David" w:cs="David"/>
                <w:sz w:val="20"/>
                <w:szCs w:val="20"/>
              </w:rPr>
            </w:pPr>
            <w:r w:rsidRPr="00E56613">
              <w:rPr>
                <w:rFonts w:ascii="David" w:eastAsia="Times New Roman" w:hAnsi="David" w:cs="David"/>
                <w:sz w:val="20"/>
                <w:szCs w:val="20"/>
                <w:rtl/>
              </w:rPr>
              <w:t>שלב א</w:t>
            </w:r>
          </w:p>
        </w:tc>
        <w:tc>
          <w:tcPr>
            <w:tcW w:w="3147" w:type="dxa"/>
            <w:gridSpan w:val="2"/>
            <w:tcBorders>
              <w:top w:val="nil"/>
              <w:left w:val="single" w:sz="4" w:space="0" w:color="auto"/>
              <w:bottom w:val="single" w:sz="4" w:space="0" w:color="auto"/>
              <w:right w:val="single" w:sz="4" w:space="0" w:color="auto"/>
            </w:tcBorders>
            <w:noWrap/>
            <w:vAlign w:val="bottom"/>
          </w:tcPr>
          <w:p w14:paraId="6E35705C" w14:textId="77777777" w:rsidR="00E56613" w:rsidRPr="00E56613" w:rsidRDefault="00E56613" w:rsidP="00E56613">
            <w:pPr>
              <w:spacing w:before="0" w:beforeAutospacing="0" w:after="0" w:afterAutospacing="0" w:line="240" w:lineRule="auto"/>
              <w:rPr>
                <w:rFonts w:ascii="David" w:eastAsia="Times New Roman" w:hAnsi="David" w:cs="David"/>
                <w:sz w:val="20"/>
                <w:szCs w:val="20"/>
              </w:rPr>
            </w:pPr>
            <w:r w:rsidRPr="00E56613">
              <w:rPr>
                <w:rFonts w:ascii="David" w:eastAsia="Times New Roman" w:hAnsi="David" w:cs="David"/>
                <w:sz w:val="20"/>
                <w:szCs w:val="20"/>
                <w:rtl/>
              </w:rPr>
              <w:t>מסילות ומשקופים</w:t>
            </w:r>
          </w:p>
        </w:tc>
        <w:tc>
          <w:tcPr>
            <w:tcW w:w="1149" w:type="dxa"/>
            <w:tcBorders>
              <w:top w:val="nil"/>
              <w:left w:val="single" w:sz="4" w:space="0" w:color="auto"/>
              <w:bottom w:val="single" w:sz="4" w:space="0" w:color="auto"/>
              <w:right w:val="single" w:sz="8" w:space="0" w:color="auto"/>
            </w:tcBorders>
            <w:noWrap/>
            <w:vAlign w:val="bottom"/>
          </w:tcPr>
          <w:p w14:paraId="13246DDD"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35%</w:t>
            </w:r>
          </w:p>
        </w:tc>
      </w:tr>
      <w:tr w:rsidR="00E56613" w:rsidRPr="00E56613" w14:paraId="1844A9A7" w14:textId="77777777" w:rsidTr="00E56613">
        <w:trPr>
          <w:trHeight w:val="255"/>
        </w:trPr>
        <w:tc>
          <w:tcPr>
            <w:tcW w:w="0" w:type="auto"/>
            <w:vMerge/>
            <w:tcBorders>
              <w:top w:val="nil"/>
              <w:left w:val="single" w:sz="8" w:space="0" w:color="auto"/>
              <w:bottom w:val="single" w:sz="8" w:space="0" w:color="000000"/>
              <w:right w:val="single" w:sz="4" w:space="0" w:color="auto"/>
            </w:tcBorders>
            <w:vAlign w:val="center"/>
          </w:tcPr>
          <w:p w14:paraId="0879FA69"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p>
        </w:tc>
        <w:tc>
          <w:tcPr>
            <w:tcW w:w="0" w:type="auto"/>
            <w:vMerge/>
            <w:tcBorders>
              <w:top w:val="nil"/>
              <w:left w:val="single" w:sz="4" w:space="0" w:color="auto"/>
              <w:bottom w:val="single" w:sz="8" w:space="0" w:color="000000"/>
              <w:right w:val="single" w:sz="4" w:space="0" w:color="auto"/>
            </w:tcBorders>
            <w:vAlign w:val="center"/>
          </w:tcPr>
          <w:p w14:paraId="4A883FD2"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p>
        </w:tc>
        <w:tc>
          <w:tcPr>
            <w:tcW w:w="1524" w:type="dxa"/>
            <w:gridSpan w:val="2"/>
            <w:tcBorders>
              <w:top w:val="nil"/>
              <w:left w:val="nil"/>
              <w:bottom w:val="nil"/>
              <w:right w:val="single" w:sz="4" w:space="0" w:color="auto"/>
            </w:tcBorders>
            <w:vAlign w:val="bottom"/>
          </w:tcPr>
          <w:p w14:paraId="68054589" w14:textId="77777777" w:rsidR="00E56613" w:rsidRPr="00E56613" w:rsidRDefault="00E56613" w:rsidP="00E56613">
            <w:pPr>
              <w:spacing w:before="0" w:beforeAutospacing="0" w:after="0" w:afterAutospacing="0" w:line="240" w:lineRule="auto"/>
              <w:rPr>
                <w:rFonts w:ascii="David" w:eastAsia="Times New Roman" w:hAnsi="David" w:cs="David"/>
                <w:sz w:val="20"/>
                <w:szCs w:val="20"/>
              </w:rPr>
            </w:pPr>
            <w:r w:rsidRPr="00E56613">
              <w:rPr>
                <w:rFonts w:ascii="David" w:eastAsia="Times New Roman" w:hAnsi="David" w:cs="David"/>
                <w:sz w:val="20"/>
                <w:szCs w:val="20"/>
                <w:rtl/>
              </w:rPr>
              <w:t>שלב ב</w:t>
            </w:r>
          </w:p>
        </w:tc>
        <w:tc>
          <w:tcPr>
            <w:tcW w:w="3147" w:type="dxa"/>
            <w:gridSpan w:val="2"/>
            <w:tcBorders>
              <w:top w:val="nil"/>
              <w:left w:val="single" w:sz="4" w:space="0" w:color="auto"/>
              <w:bottom w:val="nil"/>
              <w:right w:val="single" w:sz="4" w:space="0" w:color="auto"/>
            </w:tcBorders>
            <w:noWrap/>
            <w:vAlign w:val="bottom"/>
          </w:tcPr>
          <w:p w14:paraId="2D498857" w14:textId="77777777" w:rsidR="00E56613" w:rsidRPr="00E56613" w:rsidRDefault="00E56613" w:rsidP="00E56613">
            <w:pPr>
              <w:spacing w:before="0" w:beforeAutospacing="0" w:after="0" w:afterAutospacing="0" w:line="240" w:lineRule="auto"/>
              <w:rPr>
                <w:rFonts w:ascii="David" w:eastAsia="Times New Roman" w:hAnsi="David" w:cs="David"/>
                <w:sz w:val="20"/>
                <w:szCs w:val="20"/>
              </w:rPr>
            </w:pPr>
            <w:r w:rsidRPr="00E56613">
              <w:rPr>
                <w:rFonts w:ascii="David" w:eastAsia="Times New Roman" w:hAnsi="David" w:cs="David"/>
                <w:sz w:val="20"/>
                <w:szCs w:val="20"/>
                <w:rtl/>
              </w:rPr>
              <w:t>אספקת תא ומנועים</w:t>
            </w:r>
          </w:p>
        </w:tc>
        <w:tc>
          <w:tcPr>
            <w:tcW w:w="1149" w:type="dxa"/>
            <w:tcBorders>
              <w:top w:val="nil"/>
              <w:left w:val="single" w:sz="4" w:space="0" w:color="auto"/>
              <w:bottom w:val="nil"/>
              <w:right w:val="single" w:sz="8" w:space="0" w:color="auto"/>
            </w:tcBorders>
            <w:noWrap/>
            <w:vAlign w:val="bottom"/>
          </w:tcPr>
          <w:p w14:paraId="790036D6"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55%</w:t>
            </w:r>
          </w:p>
        </w:tc>
      </w:tr>
      <w:tr w:rsidR="00E56613" w:rsidRPr="00E56613" w14:paraId="7FCE0CCF" w14:textId="77777777" w:rsidTr="00E56613">
        <w:trPr>
          <w:trHeight w:val="255"/>
        </w:trPr>
        <w:tc>
          <w:tcPr>
            <w:tcW w:w="0" w:type="auto"/>
            <w:vMerge/>
            <w:tcBorders>
              <w:top w:val="nil"/>
              <w:left w:val="single" w:sz="8" w:space="0" w:color="auto"/>
              <w:bottom w:val="single" w:sz="8" w:space="0" w:color="000000"/>
              <w:right w:val="single" w:sz="4" w:space="0" w:color="auto"/>
            </w:tcBorders>
            <w:vAlign w:val="center"/>
          </w:tcPr>
          <w:p w14:paraId="1D2D3387"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p>
        </w:tc>
        <w:tc>
          <w:tcPr>
            <w:tcW w:w="0" w:type="auto"/>
            <w:vMerge/>
            <w:tcBorders>
              <w:top w:val="nil"/>
              <w:left w:val="single" w:sz="4" w:space="0" w:color="auto"/>
              <w:bottom w:val="single" w:sz="8" w:space="0" w:color="000000"/>
              <w:right w:val="single" w:sz="4" w:space="0" w:color="auto"/>
            </w:tcBorders>
            <w:vAlign w:val="center"/>
          </w:tcPr>
          <w:p w14:paraId="6A1E7CEF"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p>
        </w:tc>
        <w:tc>
          <w:tcPr>
            <w:tcW w:w="1524" w:type="dxa"/>
            <w:gridSpan w:val="2"/>
            <w:tcBorders>
              <w:top w:val="single" w:sz="4" w:space="0" w:color="auto"/>
              <w:left w:val="nil"/>
              <w:bottom w:val="nil"/>
              <w:right w:val="single" w:sz="4" w:space="0" w:color="auto"/>
            </w:tcBorders>
            <w:vAlign w:val="bottom"/>
          </w:tcPr>
          <w:p w14:paraId="2EABD430" w14:textId="77777777" w:rsidR="00E56613" w:rsidRPr="00E56613" w:rsidRDefault="00E56613" w:rsidP="00E56613">
            <w:pPr>
              <w:spacing w:before="0" w:beforeAutospacing="0" w:after="0" w:afterAutospacing="0" w:line="240" w:lineRule="auto"/>
              <w:rPr>
                <w:rFonts w:ascii="David" w:eastAsia="Times New Roman" w:hAnsi="David" w:cs="David"/>
                <w:sz w:val="20"/>
                <w:szCs w:val="20"/>
              </w:rPr>
            </w:pPr>
            <w:r w:rsidRPr="00E56613">
              <w:rPr>
                <w:rFonts w:ascii="David" w:eastAsia="Times New Roman" w:hAnsi="David" w:cs="David"/>
                <w:sz w:val="20"/>
                <w:szCs w:val="20"/>
                <w:rtl/>
              </w:rPr>
              <w:t>שלב ג</w:t>
            </w:r>
          </w:p>
        </w:tc>
        <w:tc>
          <w:tcPr>
            <w:tcW w:w="3147" w:type="dxa"/>
            <w:gridSpan w:val="2"/>
            <w:tcBorders>
              <w:top w:val="single" w:sz="4" w:space="0" w:color="auto"/>
              <w:left w:val="single" w:sz="4" w:space="0" w:color="auto"/>
              <w:bottom w:val="nil"/>
              <w:right w:val="single" w:sz="4" w:space="0" w:color="auto"/>
            </w:tcBorders>
            <w:noWrap/>
            <w:vAlign w:val="bottom"/>
          </w:tcPr>
          <w:p w14:paraId="10F7F67A" w14:textId="77777777" w:rsidR="00E56613" w:rsidRPr="00E56613" w:rsidRDefault="00E56613" w:rsidP="00E56613">
            <w:pPr>
              <w:spacing w:before="0" w:beforeAutospacing="0" w:after="0" w:afterAutospacing="0" w:line="240" w:lineRule="auto"/>
              <w:rPr>
                <w:rFonts w:ascii="David" w:eastAsia="Times New Roman" w:hAnsi="David" w:cs="David"/>
                <w:sz w:val="20"/>
                <w:szCs w:val="20"/>
              </w:rPr>
            </w:pPr>
            <w:r w:rsidRPr="00E56613">
              <w:rPr>
                <w:rFonts w:ascii="David" w:eastAsia="Times New Roman" w:hAnsi="David" w:cs="David"/>
                <w:sz w:val="20"/>
                <w:szCs w:val="20"/>
                <w:rtl/>
              </w:rPr>
              <w:t>מסירה למכון התקנים</w:t>
            </w:r>
          </w:p>
        </w:tc>
        <w:tc>
          <w:tcPr>
            <w:tcW w:w="1149" w:type="dxa"/>
            <w:tcBorders>
              <w:top w:val="single" w:sz="4" w:space="0" w:color="auto"/>
              <w:left w:val="single" w:sz="4" w:space="0" w:color="auto"/>
              <w:bottom w:val="nil"/>
              <w:right w:val="single" w:sz="8" w:space="0" w:color="auto"/>
            </w:tcBorders>
            <w:noWrap/>
            <w:vAlign w:val="bottom"/>
          </w:tcPr>
          <w:p w14:paraId="13B77346"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10%</w:t>
            </w:r>
          </w:p>
        </w:tc>
      </w:tr>
      <w:tr w:rsidR="00E56613" w:rsidRPr="00E56613" w14:paraId="5623005D" w14:textId="77777777" w:rsidTr="00E56613">
        <w:trPr>
          <w:trHeight w:val="270"/>
        </w:trPr>
        <w:tc>
          <w:tcPr>
            <w:tcW w:w="0" w:type="auto"/>
            <w:vMerge/>
            <w:tcBorders>
              <w:top w:val="nil"/>
              <w:left w:val="single" w:sz="8" w:space="0" w:color="auto"/>
              <w:bottom w:val="single" w:sz="8" w:space="0" w:color="000000"/>
              <w:right w:val="single" w:sz="4" w:space="0" w:color="auto"/>
            </w:tcBorders>
            <w:vAlign w:val="center"/>
          </w:tcPr>
          <w:p w14:paraId="1ECE4CE0"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p>
        </w:tc>
        <w:tc>
          <w:tcPr>
            <w:tcW w:w="0" w:type="auto"/>
            <w:vMerge/>
            <w:tcBorders>
              <w:top w:val="nil"/>
              <w:left w:val="single" w:sz="4" w:space="0" w:color="auto"/>
              <w:bottom w:val="single" w:sz="8" w:space="0" w:color="000000"/>
              <w:right w:val="single" w:sz="4" w:space="0" w:color="auto"/>
            </w:tcBorders>
            <w:vAlign w:val="center"/>
          </w:tcPr>
          <w:p w14:paraId="6B67E199"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p>
        </w:tc>
        <w:tc>
          <w:tcPr>
            <w:tcW w:w="1524" w:type="dxa"/>
            <w:gridSpan w:val="2"/>
            <w:tcBorders>
              <w:top w:val="single" w:sz="4" w:space="0" w:color="auto"/>
              <w:left w:val="nil"/>
              <w:bottom w:val="single" w:sz="8" w:space="0" w:color="auto"/>
              <w:right w:val="single" w:sz="4" w:space="0" w:color="auto"/>
            </w:tcBorders>
            <w:vAlign w:val="bottom"/>
          </w:tcPr>
          <w:p w14:paraId="0B469B94"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r w:rsidRPr="00E56613">
              <w:rPr>
                <w:rFonts w:ascii="David" w:eastAsia="Times New Roman" w:hAnsi="David" w:cs="David"/>
                <w:sz w:val="20"/>
                <w:szCs w:val="20"/>
              </w:rPr>
              <w:t> </w:t>
            </w:r>
          </w:p>
        </w:tc>
        <w:tc>
          <w:tcPr>
            <w:tcW w:w="3147" w:type="dxa"/>
            <w:gridSpan w:val="2"/>
            <w:tcBorders>
              <w:top w:val="single" w:sz="4" w:space="0" w:color="auto"/>
              <w:left w:val="single" w:sz="4" w:space="0" w:color="auto"/>
              <w:bottom w:val="single" w:sz="8" w:space="0" w:color="auto"/>
              <w:right w:val="single" w:sz="4" w:space="0" w:color="auto"/>
            </w:tcBorders>
            <w:noWrap/>
            <w:vAlign w:val="bottom"/>
          </w:tcPr>
          <w:p w14:paraId="2ECB2CF2" w14:textId="77777777" w:rsidR="00E56613" w:rsidRPr="00E56613" w:rsidRDefault="00E56613" w:rsidP="00E56613">
            <w:pPr>
              <w:spacing w:before="0" w:beforeAutospacing="0" w:after="0" w:afterAutospacing="0" w:line="240" w:lineRule="auto"/>
              <w:rPr>
                <w:rFonts w:ascii="David" w:eastAsia="Times New Roman" w:hAnsi="David" w:cs="David"/>
                <w:b/>
                <w:bCs/>
                <w:sz w:val="20"/>
                <w:szCs w:val="20"/>
              </w:rPr>
            </w:pPr>
            <w:r w:rsidRPr="00E56613">
              <w:rPr>
                <w:rFonts w:ascii="David" w:eastAsia="Times New Roman" w:hAnsi="David" w:cs="David"/>
                <w:b/>
                <w:bCs/>
                <w:sz w:val="20"/>
                <w:szCs w:val="20"/>
                <w:rtl/>
              </w:rPr>
              <w:t>סה"כ</w:t>
            </w:r>
          </w:p>
        </w:tc>
        <w:tc>
          <w:tcPr>
            <w:tcW w:w="1149" w:type="dxa"/>
            <w:tcBorders>
              <w:top w:val="single" w:sz="4" w:space="0" w:color="auto"/>
              <w:left w:val="single" w:sz="4" w:space="0" w:color="auto"/>
              <w:bottom w:val="single" w:sz="8" w:space="0" w:color="auto"/>
              <w:right w:val="single" w:sz="8" w:space="0" w:color="auto"/>
            </w:tcBorders>
            <w:noWrap/>
            <w:vAlign w:val="bottom"/>
          </w:tcPr>
          <w:p w14:paraId="438811E3" w14:textId="77777777" w:rsidR="00E56613" w:rsidRPr="00E56613" w:rsidRDefault="00E56613" w:rsidP="00E56613">
            <w:pPr>
              <w:bidi w:val="0"/>
              <w:spacing w:before="0" w:beforeAutospacing="0" w:after="0" w:afterAutospacing="0" w:line="240" w:lineRule="auto"/>
              <w:jc w:val="right"/>
              <w:rPr>
                <w:rFonts w:ascii="David" w:eastAsia="Times New Roman" w:hAnsi="David" w:cs="David"/>
                <w:b/>
                <w:bCs/>
                <w:sz w:val="20"/>
                <w:szCs w:val="20"/>
              </w:rPr>
            </w:pPr>
            <w:r w:rsidRPr="00E56613">
              <w:rPr>
                <w:rFonts w:ascii="David" w:eastAsia="Times New Roman" w:hAnsi="David" w:cs="David"/>
                <w:b/>
                <w:bCs/>
                <w:sz w:val="20"/>
                <w:szCs w:val="20"/>
              </w:rPr>
              <w:t>100%</w:t>
            </w:r>
          </w:p>
        </w:tc>
      </w:tr>
      <w:tr w:rsidR="00E56613" w:rsidRPr="00E56613" w14:paraId="25821782" w14:textId="77777777" w:rsidTr="00E56613">
        <w:trPr>
          <w:trHeight w:val="255"/>
        </w:trPr>
        <w:tc>
          <w:tcPr>
            <w:tcW w:w="960" w:type="dxa"/>
            <w:vMerge w:val="restart"/>
            <w:tcBorders>
              <w:top w:val="nil"/>
              <w:left w:val="single" w:sz="8" w:space="0" w:color="auto"/>
              <w:bottom w:val="single" w:sz="8" w:space="0" w:color="000000"/>
              <w:right w:val="single" w:sz="4" w:space="0" w:color="auto"/>
            </w:tcBorders>
            <w:noWrap/>
            <w:vAlign w:val="center"/>
          </w:tcPr>
          <w:p w14:paraId="17D1D3E4" w14:textId="77777777" w:rsidR="00E56613" w:rsidRPr="00E56613" w:rsidRDefault="00E56613" w:rsidP="00E56613">
            <w:pPr>
              <w:bidi w:val="0"/>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Pr>
              <w:t>17</w:t>
            </w:r>
          </w:p>
        </w:tc>
        <w:tc>
          <w:tcPr>
            <w:tcW w:w="1180" w:type="dxa"/>
            <w:vMerge w:val="restart"/>
            <w:tcBorders>
              <w:top w:val="nil"/>
              <w:left w:val="single" w:sz="4" w:space="0" w:color="auto"/>
              <w:bottom w:val="single" w:sz="8" w:space="0" w:color="000000"/>
              <w:right w:val="single" w:sz="4" w:space="0" w:color="auto"/>
            </w:tcBorders>
            <w:noWrap/>
            <w:vAlign w:val="center"/>
          </w:tcPr>
          <w:p w14:paraId="67BA9F14"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ג'</w:t>
            </w:r>
          </w:p>
        </w:tc>
        <w:tc>
          <w:tcPr>
            <w:tcW w:w="5820" w:type="dxa"/>
            <w:gridSpan w:val="5"/>
            <w:tcBorders>
              <w:top w:val="single" w:sz="8" w:space="0" w:color="auto"/>
              <w:left w:val="single" w:sz="4" w:space="0" w:color="auto"/>
              <w:bottom w:val="single" w:sz="4" w:space="0" w:color="auto"/>
              <w:right w:val="single" w:sz="8" w:space="0" w:color="000000"/>
            </w:tcBorders>
            <w:vAlign w:val="bottom"/>
          </w:tcPr>
          <w:p w14:paraId="7D75A684" w14:textId="77777777" w:rsidR="00E56613" w:rsidRPr="00E56613" w:rsidRDefault="00E56613" w:rsidP="00E56613">
            <w:pPr>
              <w:spacing w:before="0" w:beforeAutospacing="0" w:after="0" w:afterAutospacing="0" w:line="240" w:lineRule="auto"/>
              <w:rPr>
                <w:rFonts w:ascii="David" w:eastAsia="Times New Roman" w:hAnsi="David" w:cs="David"/>
                <w:b/>
                <w:bCs/>
                <w:sz w:val="20"/>
                <w:szCs w:val="20"/>
              </w:rPr>
            </w:pPr>
            <w:r w:rsidRPr="00E56613">
              <w:rPr>
                <w:rFonts w:ascii="David" w:eastAsia="Times New Roman" w:hAnsi="David" w:cs="David"/>
                <w:b/>
                <w:bCs/>
                <w:sz w:val="20"/>
                <w:szCs w:val="20"/>
                <w:rtl/>
              </w:rPr>
              <w:t>גמר צבע כולל צבע חוץ</w:t>
            </w:r>
          </w:p>
        </w:tc>
      </w:tr>
      <w:tr w:rsidR="00E56613" w:rsidRPr="00E56613" w14:paraId="5A313794" w14:textId="77777777" w:rsidTr="00E56613">
        <w:trPr>
          <w:trHeight w:val="255"/>
        </w:trPr>
        <w:tc>
          <w:tcPr>
            <w:tcW w:w="0" w:type="auto"/>
            <w:vMerge/>
            <w:tcBorders>
              <w:top w:val="nil"/>
              <w:left w:val="single" w:sz="8" w:space="0" w:color="auto"/>
              <w:bottom w:val="single" w:sz="8" w:space="0" w:color="000000"/>
              <w:right w:val="single" w:sz="4" w:space="0" w:color="auto"/>
            </w:tcBorders>
            <w:vAlign w:val="center"/>
          </w:tcPr>
          <w:p w14:paraId="0ACC8BF4"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p>
        </w:tc>
        <w:tc>
          <w:tcPr>
            <w:tcW w:w="0" w:type="auto"/>
            <w:vMerge/>
            <w:tcBorders>
              <w:top w:val="nil"/>
              <w:left w:val="single" w:sz="4" w:space="0" w:color="auto"/>
              <w:bottom w:val="single" w:sz="8" w:space="0" w:color="000000"/>
              <w:right w:val="single" w:sz="4" w:space="0" w:color="auto"/>
            </w:tcBorders>
            <w:vAlign w:val="center"/>
          </w:tcPr>
          <w:p w14:paraId="6421CC2E"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p>
        </w:tc>
        <w:tc>
          <w:tcPr>
            <w:tcW w:w="1524" w:type="dxa"/>
            <w:gridSpan w:val="2"/>
            <w:tcBorders>
              <w:top w:val="nil"/>
              <w:left w:val="nil"/>
              <w:bottom w:val="nil"/>
              <w:right w:val="single" w:sz="4" w:space="0" w:color="auto"/>
            </w:tcBorders>
            <w:vAlign w:val="bottom"/>
          </w:tcPr>
          <w:p w14:paraId="7FA2F7EB"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r w:rsidRPr="00E56613">
              <w:rPr>
                <w:rFonts w:ascii="David" w:eastAsia="Times New Roman" w:hAnsi="David" w:cs="David"/>
                <w:sz w:val="20"/>
                <w:szCs w:val="20"/>
              </w:rPr>
              <w:t> </w:t>
            </w:r>
          </w:p>
        </w:tc>
        <w:tc>
          <w:tcPr>
            <w:tcW w:w="3147" w:type="dxa"/>
            <w:gridSpan w:val="2"/>
            <w:tcBorders>
              <w:top w:val="nil"/>
              <w:left w:val="nil"/>
              <w:bottom w:val="single" w:sz="4" w:space="0" w:color="auto"/>
              <w:right w:val="single" w:sz="4" w:space="0" w:color="auto"/>
            </w:tcBorders>
            <w:noWrap/>
            <w:vAlign w:val="bottom"/>
          </w:tcPr>
          <w:p w14:paraId="2A0DF233" w14:textId="77777777" w:rsidR="00E56613" w:rsidRPr="00E56613" w:rsidRDefault="00E56613" w:rsidP="00E56613">
            <w:pPr>
              <w:spacing w:before="0" w:beforeAutospacing="0" w:after="0" w:afterAutospacing="0" w:line="240" w:lineRule="auto"/>
              <w:rPr>
                <w:rFonts w:ascii="David" w:eastAsia="Times New Roman" w:hAnsi="David" w:cs="David"/>
                <w:sz w:val="20"/>
                <w:szCs w:val="20"/>
              </w:rPr>
            </w:pPr>
            <w:r w:rsidRPr="00E56613">
              <w:rPr>
                <w:rFonts w:ascii="David" w:eastAsia="Times New Roman" w:hAnsi="David" w:cs="David"/>
                <w:sz w:val="20"/>
                <w:szCs w:val="20"/>
                <w:rtl/>
              </w:rPr>
              <w:t>יד ראשונה - קירות</w:t>
            </w:r>
          </w:p>
        </w:tc>
        <w:tc>
          <w:tcPr>
            <w:tcW w:w="1149" w:type="dxa"/>
            <w:tcBorders>
              <w:top w:val="nil"/>
              <w:left w:val="single" w:sz="4" w:space="0" w:color="auto"/>
              <w:bottom w:val="single" w:sz="4" w:space="0" w:color="auto"/>
              <w:right w:val="single" w:sz="8" w:space="0" w:color="auto"/>
            </w:tcBorders>
            <w:noWrap/>
            <w:vAlign w:val="bottom"/>
          </w:tcPr>
          <w:p w14:paraId="741163DE"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20%</w:t>
            </w:r>
          </w:p>
        </w:tc>
      </w:tr>
      <w:tr w:rsidR="00E56613" w:rsidRPr="00E56613" w14:paraId="74B2BD9E" w14:textId="77777777" w:rsidTr="00E56613">
        <w:trPr>
          <w:trHeight w:val="255"/>
        </w:trPr>
        <w:tc>
          <w:tcPr>
            <w:tcW w:w="0" w:type="auto"/>
            <w:vMerge/>
            <w:tcBorders>
              <w:top w:val="nil"/>
              <w:left w:val="single" w:sz="8" w:space="0" w:color="auto"/>
              <w:bottom w:val="single" w:sz="8" w:space="0" w:color="000000"/>
              <w:right w:val="single" w:sz="4" w:space="0" w:color="auto"/>
            </w:tcBorders>
            <w:vAlign w:val="center"/>
          </w:tcPr>
          <w:p w14:paraId="2D2E1364"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p>
        </w:tc>
        <w:tc>
          <w:tcPr>
            <w:tcW w:w="0" w:type="auto"/>
            <w:vMerge/>
            <w:tcBorders>
              <w:top w:val="nil"/>
              <w:left w:val="single" w:sz="4" w:space="0" w:color="auto"/>
              <w:bottom w:val="single" w:sz="8" w:space="0" w:color="000000"/>
              <w:right w:val="single" w:sz="4" w:space="0" w:color="auto"/>
            </w:tcBorders>
            <w:vAlign w:val="center"/>
          </w:tcPr>
          <w:p w14:paraId="5BAAA903"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p>
        </w:tc>
        <w:tc>
          <w:tcPr>
            <w:tcW w:w="1524" w:type="dxa"/>
            <w:gridSpan w:val="2"/>
            <w:tcBorders>
              <w:top w:val="nil"/>
              <w:left w:val="nil"/>
              <w:bottom w:val="nil"/>
              <w:right w:val="single" w:sz="4" w:space="0" w:color="auto"/>
            </w:tcBorders>
            <w:vAlign w:val="bottom"/>
          </w:tcPr>
          <w:p w14:paraId="3D22AF15"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r w:rsidRPr="00E56613">
              <w:rPr>
                <w:rFonts w:ascii="David" w:eastAsia="Times New Roman" w:hAnsi="David" w:cs="David"/>
                <w:sz w:val="20"/>
                <w:szCs w:val="20"/>
              </w:rPr>
              <w:t> </w:t>
            </w:r>
          </w:p>
        </w:tc>
        <w:tc>
          <w:tcPr>
            <w:tcW w:w="3147" w:type="dxa"/>
            <w:gridSpan w:val="2"/>
            <w:tcBorders>
              <w:top w:val="nil"/>
              <w:left w:val="nil"/>
              <w:bottom w:val="single" w:sz="4" w:space="0" w:color="auto"/>
              <w:right w:val="single" w:sz="4" w:space="0" w:color="auto"/>
            </w:tcBorders>
            <w:noWrap/>
            <w:vAlign w:val="bottom"/>
          </w:tcPr>
          <w:p w14:paraId="76A38E0B" w14:textId="77777777" w:rsidR="00E56613" w:rsidRPr="00E56613" w:rsidRDefault="00E56613" w:rsidP="00E56613">
            <w:pPr>
              <w:spacing w:before="0" w:beforeAutospacing="0" w:after="0" w:afterAutospacing="0" w:line="240" w:lineRule="auto"/>
              <w:rPr>
                <w:rFonts w:ascii="David" w:eastAsia="Times New Roman" w:hAnsi="David" w:cs="David"/>
                <w:sz w:val="20"/>
                <w:szCs w:val="20"/>
              </w:rPr>
            </w:pPr>
            <w:r w:rsidRPr="00E56613">
              <w:rPr>
                <w:rFonts w:ascii="David" w:eastAsia="Times New Roman" w:hAnsi="David" w:cs="David"/>
                <w:sz w:val="20"/>
                <w:szCs w:val="20"/>
                <w:rtl/>
              </w:rPr>
              <w:t>יד ראשונה -תקרות</w:t>
            </w:r>
          </w:p>
        </w:tc>
        <w:tc>
          <w:tcPr>
            <w:tcW w:w="1149" w:type="dxa"/>
            <w:tcBorders>
              <w:top w:val="nil"/>
              <w:left w:val="nil"/>
              <w:bottom w:val="nil"/>
              <w:right w:val="single" w:sz="8" w:space="0" w:color="auto"/>
            </w:tcBorders>
            <w:noWrap/>
            <w:vAlign w:val="bottom"/>
          </w:tcPr>
          <w:p w14:paraId="7B8D3EE4"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10%</w:t>
            </w:r>
          </w:p>
        </w:tc>
      </w:tr>
      <w:tr w:rsidR="00E56613" w:rsidRPr="00E56613" w14:paraId="0B76DA30" w14:textId="77777777" w:rsidTr="00E56613">
        <w:trPr>
          <w:trHeight w:val="255"/>
        </w:trPr>
        <w:tc>
          <w:tcPr>
            <w:tcW w:w="0" w:type="auto"/>
            <w:vMerge/>
            <w:tcBorders>
              <w:top w:val="nil"/>
              <w:left w:val="single" w:sz="8" w:space="0" w:color="auto"/>
              <w:bottom w:val="single" w:sz="8" w:space="0" w:color="000000"/>
              <w:right w:val="single" w:sz="4" w:space="0" w:color="auto"/>
            </w:tcBorders>
            <w:vAlign w:val="center"/>
          </w:tcPr>
          <w:p w14:paraId="08213BEE"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p>
        </w:tc>
        <w:tc>
          <w:tcPr>
            <w:tcW w:w="0" w:type="auto"/>
            <w:vMerge/>
            <w:tcBorders>
              <w:top w:val="nil"/>
              <w:left w:val="single" w:sz="4" w:space="0" w:color="auto"/>
              <w:bottom w:val="single" w:sz="8" w:space="0" w:color="000000"/>
              <w:right w:val="single" w:sz="4" w:space="0" w:color="auto"/>
            </w:tcBorders>
            <w:vAlign w:val="center"/>
          </w:tcPr>
          <w:p w14:paraId="7E04D1BB"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p>
        </w:tc>
        <w:tc>
          <w:tcPr>
            <w:tcW w:w="1524" w:type="dxa"/>
            <w:gridSpan w:val="2"/>
            <w:tcBorders>
              <w:top w:val="nil"/>
              <w:left w:val="nil"/>
              <w:bottom w:val="nil"/>
              <w:right w:val="single" w:sz="4" w:space="0" w:color="auto"/>
            </w:tcBorders>
            <w:vAlign w:val="bottom"/>
          </w:tcPr>
          <w:p w14:paraId="19EEDC96"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r w:rsidRPr="00E56613">
              <w:rPr>
                <w:rFonts w:ascii="David" w:eastAsia="Times New Roman" w:hAnsi="David" w:cs="David"/>
                <w:sz w:val="20"/>
                <w:szCs w:val="20"/>
              </w:rPr>
              <w:t> </w:t>
            </w:r>
          </w:p>
        </w:tc>
        <w:tc>
          <w:tcPr>
            <w:tcW w:w="3147" w:type="dxa"/>
            <w:gridSpan w:val="2"/>
            <w:tcBorders>
              <w:top w:val="nil"/>
              <w:left w:val="nil"/>
              <w:bottom w:val="nil"/>
              <w:right w:val="single" w:sz="4" w:space="0" w:color="auto"/>
            </w:tcBorders>
            <w:noWrap/>
            <w:vAlign w:val="bottom"/>
          </w:tcPr>
          <w:p w14:paraId="7B911E76" w14:textId="77777777" w:rsidR="00E56613" w:rsidRPr="00E56613" w:rsidRDefault="00E56613" w:rsidP="00E56613">
            <w:pPr>
              <w:spacing w:before="0" w:beforeAutospacing="0" w:after="0" w:afterAutospacing="0" w:line="240" w:lineRule="auto"/>
              <w:rPr>
                <w:rFonts w:ascii="David" w:eastAsia="Times New Roman" w:hAnsi="David" w:cs="David"/>
                <w:sz w:val="20"/>
                <w:szCs w:val="20"/>
              </w:rPr>
            </w:pPr>
            <w:r w:rsidRPr="00E56613">
              <w:rPr>
                <w:rFonts w:ascii="David" w:eastAsia="Times New Roman" w:hAnsi="David" w:cs="David"/>
                <w:sz w:val="20"/>
                <w:szCs w:val="20"/>
                <w:rtl/>
              </w:rPr>
              <w:t>יד שניה - תקרות</w:t>
            </w:r>
          </w:p>
        </w:tc>
        <w:tc>
          <w:tcPr>
            <w:tcW w:w="1149" w:type="dxa"/>
            <w:tcBorders>
              <w:top w:val="single" w:sz="4" w:space="0" w:color="auto"/>
              <w:left w:val="single" w:sz="4" w:space="0" w:color="auto"/>
              <w:bottom w:val="nil"/>
              <w:right w:val="single" w:sz="8" w:space="0" w:color="auto"/>
            </w:tcBorders>
            <w:noWrap/>
            <w:vAlign w:val="bottom"/>
          </w:tcPr>
          <w:p w14:paraId="094A8902"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40%</w:t>
            </w:r>
          </w:p>
        </w:tc>
      </w:tr>
      <w:tr w:rsidR="00E56613" w:rsidRPr="00E56613" w14:paraId="4D5F9571" w14:textId="77777777" w:rsidTr="00E56613">
        <w:trPr>
          <w:trHeight w:val="255"/>
        </w:trPr>
        <w:tc>
          <w:tcPr>
            <w:tcW w:w="0" w:type="auto"/>
            <w:vMerge/>
            <w:tcBorders>
              <w:top w:val="nil"/>
              <w:left w:val="single" w:sz="8" w:space="0" w:color="auto"/>
              <w:bottom w:val="single" w:sz="8" w:space="0" w:color="000000"/>
              <w:right w:val="single" w:sz="4" w:space="0" w:color="auto"/>
            </w:tcBorders>
            <w:vAlign w:val="center"/>
          </w:tcPr>
          <w:p w14:paraId="699D0959"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p>
        </w:tc>
        <w:tc>
          <w:tcPr>
            <w:tcW w:w="0" w:type="auto"/>
            <w:vMerge/>
            <w:tcBorders>
              <w:top w:val="nil"/>
              <w:left w:val="single" w:sz="4" w:space="0" w:color="auto"/>
              <w:bottom w:val="single" w:sz="8" w:space="0" w:color="000000"/>
              <w:right w:val="single" w:sz="4" w:space="0" w:color="auto"/>
            </w:tcBorders>
            <w:vAlign w:val="center"/>
          </w:tcPr>
          <w:p w14:paraId="487C9816"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p>
        </w:tc>
        <w:tc>
          <w:tcPr>
            <w:tcW w:w="1524" w:type="dxa"/>
            <w:gridSpan w:val="2"/>
            <w:tcBorders>
              <w:top w:val="nil"/>
              <w:left w:val="nil"/>
              <w:bottom w:val="nil"/>
              <w:right w:val="single" w:sz="4" w:space="0" w:color="auto"/>
            </w:tcBorders>
            <w:vAlign w:val="bottom"/>
          </w:tcPr>
          <w:p w14:paraId="6EE36E63"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r w:rsidRPr="00E56613">
              <w:rPr>
                <w:rFonts w:ascii="David" w:eastAsia="Times New Roman" w:hAnsi="David" w:cs="David"/>
                <w:sz w:val="20"/>
                <w:szCs w:val="20"/>
              </w:rPr>
              <w:t> </w:t>
            </w:r>
          </w:p>
        </w:tc>
        <w:tc>
          <w:tcPr>
            <w:tcW w:w="3147" w:type="dxa"/>
            <w:gridSpan w:val="2"/>
            <w:tcBorders>
              <w:top w:val="single" w:sz="4" w:space="0" w:color="auto"/>
              <w:left w:val="nil"/>
              <w:bottom w:val="nil"/>
              <w:right w:val="single" w:sz="4" w:space="0" w:color="auto"/>
            </w:tcBorders>
            <w:noWrap/>
            <w:vAlign w:val="bottom"/>
          </w:tcPr>
          <w:p w14:paraId="260EC979" w14:textId="77777777" w:rsidR="00E56613" w:rsidRPr="00E56613" w:rsidRDefault="00E56613" w:rsidP="00E56613">
            <w:pPr>
              <w:spacing w:before="0" w:beforeAutospacing="0" w:after="0" w:afterAutospacing="0" w:line="240" w:lineRule="auto"/>
              <w:rPr>
                <w:rFonts w:ascii="David" w:eastAsia="Times New Roman" w:hAnsi="David" w:cs="David"/>
                <w:sz w:val="20"/>
                <w:szCs w:val="20"/>
              </w:rPr>
            </w:pPr>
            <w:r w:rsidRPr="00E56613">
              <w:rPr>
                <w:rFonts w:ascii="David" w:eastAsia="Times New Roman" w:hAnsi="David" w:cs="David"/>
                <w:sz w:val="20"/>
                <w:szCs w:val="20"/>
                <w:rtl/>
              </w:rPr>
              <w:t>יד שניה - קירות</w:t>
            </w:r>
          </w:p>
        </w:tc>
        <w:tc>
          <w:tcPr>
            <w:tcW w:w="1149" w:type="dxa"/>
            <w:tcBorders>
              <w:top w:val="single" w:sz="4" w:space="0" w:color="auto"/>
              <w:left w:val="single" w:sz="4" w:space="0" w:color="auto"/>
              <w:bottom w:val="nil"/>
              <w:right w:val="single" w:sz="8" w:space="0" w:color="auto"/>
            </w:tcBorders>
            <w:noWrap/>
            <w:vAlign w:val="bottom"/>
          </w:tcPr>
          <w:p w14:paraId="2053E407"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15%</w:t>
            </w:r>
          </w:p>
        </w:tc>
      </w:tr>
      <w:tr w:rsidR="00E56613" w:rsidRPr="00E56613" w14:paraId="67958F68" w14:textId="77777777" w:rsidTr="00E56613">
        <w:trPr>
          <w:trHeight w:val="255"/>
        </w:trPr>
        <w:tc>
          <w:tcPr>
            <w:tcW w:w="0" w:type="auto"/>
            <w:vMerge/>
            <w:tcBorders>
              <w:top w:val="nil"/>
              <w:left w:val="single" w:sz="8" w:space="0" w:color="auto"/>
              <w:bottom w:val="single" w:sz="8" w:space="0" w:color="000000"/>
              <w:right w:val="single" w:sz="4" w:space="0" w:color="auto"/>
            </w:tcBorders>
            <w:vAlign w:val="center"/>
          </w:tcPr>
          <w:p w14:paraId="66F4F307"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p>
        </w:tc>
        <w:tc>
          <w:tcPr>
            <w:tcW w:w="0" w:type="auto"/>
            <w:vMerge/>
            <w:tcBorders>
              <w:top w:val="nil"/>
              <w:left w:val="single" w:sz="4" w:space="0" w:color="auto"/>
              <w:bottom w:val="single" w:sz="8" w:space="0" w:color="000000"/>
              <w:right w:val="single" w:sz="4" w:space="0" w:color="auto"/>
            </w:tcBorders>
            <w:vAlign w:val="center"/>
          </w:tcPr>
          <w:p w14:paraId="5E1C51B8"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p>
        </w:tc>
        <w:tc>
          <w:tcPr>
            <w:tcW w:w="1524" w:type="dxa"/>
            <w:gridSpan w:val="2"/>
            <w:tcBorders>
              <w:top w:val="nil"/>
              <w:left w:val="nil"/>
              <w:bottom w:val="nil"/>
              <w:right w:val="single" w:sz="4" w:space="0" w:color="auto"/>
            </w:tcBorders>
            <w:vAlign w:val="bottom"/>
          </w:tcPr>
          <w:p w14:paraId="7F77FB8C"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r w:rsidRPr="00E56613">
              <w:rPr>
                <w:rFonts w:ascii="David" w:eastAsia="Times New Roman" w:hAnsi="David" w:cs="David"/>
                <w:sz w:val="20"/>
                <w:szCs w:val="20"/>
              </w:rPr>
              <w:t> </w:t>
            </w:r>
          </w:p>
        </w:tc>
        <w:tc>
          <w:tcPr>
            <w:tcW w:w="3147" w:type="dxa"/>
            <w:gridSpan w:val="2"/>
            <w:tcBorders>
              <w:top w:val="single" w:sz="4" w:space="0" w:color="auto"/>
              <w:left w:val="nil"/>
              <w:bottom w:val="single" w:sz="4" w:space="0" w:color="auto"/>
              <w:right w:val="single" w:sz="4" w:space="0" w:color="auto"/>
            </w:tcBorders>
            <w:noWrap/>
            <w:vAlign w:val="bottom"/>
          </w:tcPr>
          <w:p w14:paraId="38FA25CB" w14:textId="77777777" w:rsidR="00E56613" w:rsidRPr="00E56613" w:rsidRDefault="00E56613" w:rsidP="00E56613">
            <w:pPr>
              <w:spacing w:before="0" w:beforeAutospacing="0" w:after="0" w:afterAutospacing="0" w:line="240" w:lineRule="auto"/>
              <w:rPr>
                <w:rFonts w:ascii="David" w:eastAsia="Times New Roman" w:hAnsi="David" w:cs="David"/>
                <w:sz w:val="20"/>
                <w:szCs w:val="20"/>
              </w:rPr>
            </w:pPr>
            <w:r w:rsidRPr="00E56613">
              <w:rPr>
                <w:rFonts w:ascii="David" w:eastAsia="Times New Roman" w:hAnsi="David" w:cs="David"/>
                <w:sz w:val="20"/>
                <w:szCs w:val="20"/>
                <w:rtl/>
              </w:rPr>
              <w:t>גמר חוץ</w:t>
            </w:r>
          </w:p>
        </w:tc>
        <w:tc>
          <w:tcPr>
            <w:tcW w:w="1149" w:type="dxa"/>
            <w:tcBorders>
              <w:top w:val="single" w:sz="4" w:space="0" w:color="auto"/>
              <w:left w:val="single" w:sz="4" w:space="0" w:color="auto"/>
              <w:bottom w:val="single" w:sz="4" w:space="0" w:color="auto"/>
              <w:right w:val="single" w:sz="8" w:space="0" w:color="auto"/>
            </w:tcBorders>
            <w:noWrap/>
            <w:vAlign w:val="bottom"/>
          </w:tcPr>
          <w:p w14:paraId="6F88A101"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10%</w:t>
            </w:r>
          </w:p>
        </w:tc>
      </w:tr>
      <w:tr w:rsidR="00E56613" w:rsidRPr="00E56613" w14:paraId="27420E14" w14:textId="77777777" w:rsidTr="00E56613">
        <w:trPr>
          <w:trHeight w:val="255"/>
        </w:trPr>
        <w:tc>
          <w:tcPr>
            <w:tcW w:w="0" w:type="auto"/>
            <w:vMerge/>
            <w:tcBorders>
              <w:top w:val="nil"/>
              <w:left w:val="single" w:sz="8" w:space="0" w:color="auto"/>
              <w:bottom w:val="single" w:sz="8" w:space="0" w:color="000000"/>
              <w:right w:val="single" w:sz="4" w:space="0" w:color="auto"/>
            </w:tcBorders>
            <w:vAlign w:val="center"/>
          </w:tcPr>
          <w:p w14:paraId="6FAB8649"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p>
        </w:tc>
        <w:tc>
          <w:tcPr>
            <w:tcW w:w="0" w:type="auto"/>
            <w:vMerge/>
            <w:tcBorders>
              <w:top w:val="nil"/>
              <w:left w:val="single" w:sz="4" w:space="0" w:color="auto"/>
              <w:bottom w:val="single" w:sz="8" w:space="0" w:color="000000"/>
              <w:right w:val="single" w:sz="4" w:space="0" w:color="auto"/>
            </w:tcBorders>
            <w:vAlign w:val="center"/>
          </w:tcPr>
          <w:p w14:paraId="224B81E0"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p>
        </w:tc>
        <w:tc>
          <w:tcPr>
            <w:tcW w:w="1524" w:type="dxa"/>
            <w:gridSpan w:val="2"/>
            <w:tcBorders>
              <w:top w:val="nil"/>
              <w:left w:val="nil"/>
              <w:bottom w:val="single" w:sz="4" w:space="0" w:color="auto"/>
              <w:right w:val="single" w:sz="4" w:space="0" w:color="auto"/>
            </w:tcBorders>
            <w:vAlign w:val="bottom"/>
          </w:tcPr>
          <w:p w14:paraId="45C242D2"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r w:rsidRPr="00E56613">
              <w:rPr>
                <w:rFonts w:ascii="David" w:eastAsia="Times New Roman" w:hAnsi="David" w:cs="David"/>
                <w:sz w:val="20"/>
                <w:szCs w:val="20"/>
              </w:rPr>
              <w:t> </w:t>
            </w:r>
          </w:p>
        </w:tc>
        <w:tc>
          <w:tcPr>
            <w:tcW w:w="3147" w:type="dxa"/>
            <w:gridSpan w:val="2"/>
            <w:tcBorders>
              <w:top w:val="nil"/>
              <w:left w:val="nil"/>
              <w:bottom w:val="single" w:sz="4" w:space="0" w:color="auto"/>
              <w:right w:val="single" w:sz="4" w:space="0" w:color="auto"/>
            </w:tcBorders>
            <w:noWrap/>
            <w:vAlign w:val="bottom"/>
          </w:tcPr>
          <w:p w14:paraId="488A40F7" w14:textId="77777777" w:rsidR="00E56613" w:rsidRPr="00E56613" w:rsidRDefault="00E56613" w:rsidP="00E56613">
            <w:pPr>
              <w:spacing w:before="0" w:beforeAutospacing="0" w:after="0" w:afterAutospacing="0" w:line="240" w:lineRule="auto"/>
              <w:rPr>
                <w:rFonts w:ascii="David" w:eastAsia="Times New Roman" w:hAnsi="David" w:cs="David"/>
                <w:sz w:val="20"/>
                <w:szCs w:val="20"/>
              </w:rPr>
            </w:pPr>
            <w:r w:rsidRPr="00E56613">
              <w:rPr>
                <w:rFonts w:ascii="David" w:eastAsia="Times New Roman" w:hAnsi="David" w:cs="David"/>
                <w:sz w:val="20"/>
                <w:szCs w:val="20"/>
                <w:rtl/>
              </w:rPr>
              <w:t>חדר רטוב</w:t>
            </w:r>
          </w:p>
        </w:tc>
        <w:tc>
          <w:tcPr>
            <w:tcW w:w="1149" w:type="dxa"/>
            <w:tcBorders>
              <w:top w:val="nil"/>
              <w:left w:val="single" w:sz="4" w:space="0" w:color="auto"/>
              <w:bottom w:val="single" w:sz="4" w:space="0" w:color="auto"/>
              <w:right w:val="single" w:sz="8" w:space="0" w:color="auto"/>
            </w:tcBorders>
            <w:noWrap/>
            <w:vAlign w:val="bottom"/>
          </w:tcPr>
          <w:p w14:paraId="7AEB12ED"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5%</w:t>
            </w:r>
          </w:p>
        </w:tc>
      </w:tr>
      <w:tr w:rsidR="00E56613" w:rsidRPr="00E56613" w14:paraId="05A7BD4E" w14:textId="77777777" w:rsidTr="00E56613">
        <w:trPr>
          <w:trHeight w:val="270"/>
        </w:trPr>
        <w:tc>
          <w:tcPr>
            <w:tcW w:w="0" w:type="auto"/>
            <w:vMerge/>
            <w:tcBorders>
              <w:top w:val="nil"/>
              <w:left w:val="single" w:sz="8" w:space="0" w:color="auto"/>
              <w:bottom w:val="single" w:sz="8" w:space="0" w:color="000000"/>
              <w:right w:val="single" w:sz="4" w:space="0" w:color="auto"/>
            </w:tcBorders>
            <w:vAlign w:val="center"/>
          </w:tcPr>
          <w:p w14:paraId="2C22D209"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p>
        </w:tc>
        <w:tc>
          <w:tcPr>
            <w:tcW w:w="0" w:type="auto"/>
            <w:vMerge/>
            <w:tcBorders>
              <w:top w:val="nil"/>
              <w:left w:val="single" w:sz="4" w:space="0" w:color="auto"/>
              <w:bottom w:val="single" w:sz="8" w:space="0" w:color="000000"/>
              <w:right w:val="single" w:sz="4" w:space="0" w:color="auto"/>
            </w:tcBorders>
            <w:vAlign w:val="center"/>
          </w:tcPr>
          <w:p w14:paraId="4EE062A9"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p>
        </w:tc>
        <w:tc>
          <w:tcPr>
            <w:tcW w:w="1524" w:type="dxa"/>
            <w:gridSpan w:val="2"/>
            <w:tcBorders>
              <w:top w:val="nil"/>
              <w:left w:val="nil"/>
              <w:bottom w:val="single" w:sz="8" w:space="0" w:color="auto"/>
              <w:right w:val="single" w:sz="4" w:space="0" w:color="auto"/>
            </w:tcBorders>
            <w:vAlign w:val="bottom"/>
          </w:tcPr>
          <w:p w14:paraId="1135BA80"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r w:rsidRPr="00E56613">
              <w:rPr>
                <w:rFonts w:ascii="David" w:eastAsia="Times New Roman" w:hAnsi="David" w:cs="David"/>
                <w:sz w:val="20"/>
                <w:szCs w:val="20"/>
              </w:rPr>
              <w:t> </w:t>
            </w:r>
          </w:p>
        </w:tc>
        <w:tc>
          <w:tcPr>
            <w:tcW w:w="3147" w:type="dxa"/>
            <w:gridSpan w:val="2"/>
            <w:tcBorders>
              <w:top w:val="nil"/>
              <w:left w:val="single" w:sz="4" w:space="0" w:color="auto"/>
              <w:bottom w:val="single" w:sz="8" w:space="0" w:color="auto"/>
              <w:right w:val="single" w:sz="4" w:space="0" w:color="auto"/>
            </w:tcBorders>
            <w:noWrap/>
            <w:vAlign w:val="bottom"/>
          </w:tcPr>
          <w:p w14:paraId="55407074" w14:textId="77777777" w:rsidR="00E56613" w:rsidRPr="00E56613" w:rsidRDefault="00E56613" w:rsidP="00E56613">
            <w:pPr>
              <w:spacing w:before="0" w:beforeAutospacing="0" w:after="0" w:afterAutospacing="0" w:line="240" w:lineRule="auto"/>
              <w:rPr>
                <w:rFonts w:ascii="David" w:eastAsia="Times New Roman" w:hAnsi="David" w:cs="David"/>
                <w:b/>
                <w:bCs/>
                <w:sz w:val="20"/>
                <w:szCs w:val="20"/>
              </w:rPr>
            </w:pPr>
            <w:r w:rsidRPr="00E56613">
              <w:rPr>
                <w:rFonts w:ascii="David" w:eastAsia="Times New Roman" w:hAnsi="David" w:cs="David"/>
                <w:b/>
                <w:bCs/>
                <w:sz w:val="20"/>
                <w:szCs w:val="20"/>
                <w:rtl/>
              </w:rPr>
              <w:t>סה"כ</w:t>
            </w:r>
          </w:p>
        </w:tc>
        <w:tc>
          <w:tcPr>
            <w:tcW w:w="1149" w:type="dxa"/>
            <w:tcBorders>
              <w:top w:val="nil"/>
              <w:left w:val="single" w:sz="4" w:space="0" w:color="auto"/>
              <w:bottom w:val="single" w:sz="8" w:space="0" w:color="auto"/>
              <w:right w:val="single" w:sz="8" w:space="0" w:color="auto"/>
            </w:tcBorders>
            <w:noWrap/>
            <w:vAlign w:val="bottom"/>
          </w:tcPr>
          <w:p w14:paraId="2426F593" w14:textId="77777777" w:rsidR="00E56613" w:rsidRPr="00E56613" w:rsidRDefault="00E56613" w:rsidP="00E56613">
            <w:pPr>
              <w:bidi w:val="0"/>
              <w:spacing w:before="0" w:beforeAutospacing="0" w:after="0" w:afterAutospacing="0" w:line="240" w:lineRule="auto"/>
              <w:jc w:val="right"/>
              <w:rPr>
                <w:rFonts w:ascii="David" w:eastAsia="Times New Roman" w:hAnsi="David" w:cs="David"/>
                <w:b/>
                <w:bCs/>
                <w:sz w:val="20"/>
                <w:szCs w:val="20"/>
              </w:rPr>
            </w:pPr>
            <w:r w:rsidRPr="00E56613">
              <w:rPr>
                <w:rFonts w:ascii="David" w:eastAsia="Times New Roman" w:hAnsi="David" w:cs="David"/>
                <w:b/>
                <w:bCs/>
                <w:sz w:val="20"/>
                <w:szCs w:val="20"/>
              </w:rPr>
              <w:t>100%</w:t>
            </w:r>
          </w:p>
        </w:tc>
      </w:tr>
    </w:tbl>
    <w:p w14:paraId="0F1615F5" w14:textId="77777777" w:rsidR="00E56613" w:rsidRPr="00E56613" w:rsidRDefault="00E56613" w:rsidP="00E56613">
      <w:pPr>
        <w:spacing w:before="0" w:beforeAutospacing="0" w:after="0" w:afterAutospacing="0" w:line="360" w:lineRule="auto"/>
        <w:ind w:left="360"/>
        <w:jc w:val="both"/>
        <w:rPr>
          <w:rFonts w:ascii="David" w:eastAsia="Times New Roman" w:hAnsi="David" w:cs="David"/>
          <w:snapToGrid w:val="0"/>
          <w:sz w:val="24"/>
          <w:szCs w:val="24"/>
          <w:rtl/>
        </w:rPr>
      </w:pPr>
    </w:p>
    <w:p w14:paraId="5D550975" w14:textId="77777777" w:rsidR="00E56613" w:rsidRPr="00E56613" w:rsidRDefault="00E56613" w:rsidP="00E56613">
      <w:pPr>
        <w:spacing w:before="0" w:beforeAutospacing="0" w:after="0" w:afterAutospacing="0" w:line="360" w:lineRule="auto"/>
        <w:ind w:left="360"/>
        <w:jc w:val="both"/>
        <w:rPr>
          <w:rFonts w:ascii="David" w:eastAsia="Times New Roman" w:hAnsi="David" w:cs="David"/>
          <w:snapToGrid w:val="0"/>
          <w:sz w:val="24"/>
          <w:szCs w:val="24"/>
          <w:rtl/>
        </w:rPr>
      </w:pPr>
    </w:p>
    <w:p w14:paraId="2258A2D9" w14:textId="77777777" w:rsidR="00E56613" w:rsidRPr="00E56613" w:rsidRDefault="00E56613" w:rsidP="00E56613">
      <w:pPr>
        <w:spacing w:before="0" w:beforeAutospacing="0" w:after="0" w:afterAutospacing="0" w:line="360" w:lineRule="auto"/>
        <w:ind w:left="360"/>
        <w:jc w:val="both"/>
        <w:rPr>
          <w:rFonts w:ascii="David" w:eastAsia="Times New Roman" w:hAnsi="David" w:cs="David"/>
          <w:snapToGrid w:val="0"/>
          <w:sz w:val="24"/>
          <w:szCs w:val="24"/>
        </w:rPr>
      </w:pPr>
    </w:p>
    <w:p w14:paraId="3D6C3467" w14:textId="77777777" w:rsidR="00E56613" w:rsidRPr="00E56613" w:rsidRDefault="00E56613" w:rsidP="00E56613">
      <w:pPr>
        <w:spacing w:before="0" w:beforeAutospacing="0" w:after="0" w:afterAutospacing="0" w:line="360" w:lineRule="auto"/>
        <w:ind w:left="360"/>
        <w:jc w:val="both"/>
        <w:rPr>
          <w:rFonts w:ascii="David" w:eastAsia="Times New Roman" w:hAnsi="David" w:cs="David"/>
          <w:snapToGrid w:val="0"/>
          <w:sz w:val="24"/>
          <w:szCs w:val="24"/>
          <w:rtl/>
        </w:rPr>
      </w:pPr>
    </w:p>
    <w:p w14:paraId="7B231786" w14:textId="77777777" w:rsidR="00E56613" w:rsidRPr="00E56613" w:rsidRDefault="00E56613" w:rsidP="00E56613">
      <w:pPr>
        <w:spacing w:before="0" w:beforeAutospacing="0" w:after="0" w:afterAutospacing="0" w:line="360" w:lineRule="auto"/>
        <w:ind w:left="567" w:hanging="567"/>
        <w:jc w:val="both"/>
        <w:rPr>
          <w:rFonts w:ascii="David" w:eastAsia="Times New Roman" w:hAnsi="David" w:cs="David"/>
          <w:sz w:val="26"/>
          <w:szCs w:val="26"/>
          <w:rtl/>
        </w:rPr>
      </w:pPr>
    </w:p>
    <w:tbl>
      <w:tblPr>
        <w:bidiVisual/>
        <w:tblW w:w="8043" w:type="dxa"/>
        <w:tblInd w:w="93" w:type="dxa"/>
        <w:tblLook w:val="0000" w:firstRow="0" w:lastRow="0" w:firstColumn="0" w:lastColumn="0" w:noHBand="0" w:noVBand="0"/>
      </w:tblPr>
      <w:tblGrid>
        <w:gridCol w:w="960"/>
        <w:gridCol w:w="1180"/>
        <w:gridCol w:w="1649"/>
        <w:gridCol w:w="41"/>
        <w:gridCol w:w="2760"/>
        <w:gridCol w:w="1453"/>
      </w:tblGrid>
      <w:tr w:rsidR="00E56613" w:rsidRPr="00E56613" w14:paraId="74D066E5" w14:textId="77777777" w:rsidTr="00E56613">
        <w:trPr>
          <w:trHeight w:val="270"/>
        </w:trPr>
        <w:tc>
          <w:tcPr>
            <w:tcW w:w="960" w:type="dxa"/>
            <w:tcBorders>
              <w:top w:val="single" w:sz="8" w:space="0" w:color="auto"/>
              <w:left w:val="single" w:sz="8" w:space="0" w:color="auto"/>
              <w:bottom w:val="single" w:sz="8" w:space="0" w:color="auto"/>
              <w:right w:val="single" w:sz="4" w:space="0" w:color="auto"/>
            </w:tcBorders>
            <w:noWrap/>
            <w:vAlign w:val="bottom"/>
          </w:tcPr>
          <w:p w14:paraId="0C4A7428" w14:textId="77777777" w:rsidR="00E56613" w:rsidRPr="00E56613" w:rsidRDefault="00E56613" w:rsidP="00E56613">
            <w:pPr>
              <w:spacing w:before="0" w:beforeAutospacing="0" w:after="0" w:afterAutospacing="0" w:line="240" w:lineRule="auto"/>
              <w:jc w:val="center"/>
              <w:rPr>
                <w:rFonts w:ascii="David" w:eastAsia="Times New Roman" w:hAnsi="David" w:cs="David"/>
                <w:b/>
                <w:bCs/>
                <w:sz w:val="20"/>
                <w:szCs w:val="20"/>
              </w:rPr>
            </w:pPr>
            <w:r w:rsidRPr="00E56613">
              <w:rPr>
                <w:rFonts w:ascii="David" w:eastAsia="Times New Roman" w:hAnsi="David" w:cs="David"/>
                <w:b/>
                <w:bCs/>
                <w:sz w:val="20"/>
                <w:szCs w:val="20"/>
                <w:rtl/>
              </w:rPr>
              <w:t>מס' סעיף</w:t>
            </w:r>
          </w:p>
        </w:tc>
        <w:tc>
          <w:tcPr>
            <w:tcW w:w="1180" w:type="dxa"/>
            <w:tcBorders>
              <w:top w:val="single" w:sz="8" w:space="0" w:color="auto"/>
              <w:left w:val="single" w:sz="4" w:space="0" w:color="auto"/>
              <w:bottom w:val="single" w:sz="8" w:space="0" w:color="auto"/>
              <w:right w:val="single" w:sz="4" w:space="0" w:color="auto"/>
            </w:tcBorders>
            <w:noWrap/>
            <w:vAlign w:val="bottom"/>
          </w:tcPr>
          <w:p w14:paraId="1F56DB67" w14:textId="77777777" w:rsidR="00E56613" w:rsidRPr="00E56613" w:rsidRDefault="00E56613" w:rsidP="00E56613">
            <w:pPr>
              <w:spacing w:before="0" w:beforeAutospacing="0" w:after="0" w:afterAutospacing="0" w:line="240" w:lineRule="auto"/>
              <w:jc w:val="center"/>
              <w:rPr>
                <w:rFonts w:ascii="David" w:eastAsia="Times New Roman" w:hAnsi="David" w:cs="David"/>
                <w:b/>
                <w:bCs/>
                <w:sz w:val="20"/>
                <w:szCs w:val="20"/>
              </w:rPr>
            </w:pPr>
            <w:r w:rsidRPr="00E56613">
              <w:rPr>
                <w:rFonts w:ascii="David" w:eastAsia="Times New Roman" w:hAnsi="David" w:cs="David"/>
                <w:b/>
                <w:bCs/>
                <w:sz w:val="20"/>
                <w:szCs w:val="20"/>
                <w:rtl/>
              </w:rPr>
              <w:t>שיטת תשלום</w:t>
            </w:r>
          </w:p>
        </w:tc>
        <w:tc>
          <w:tcPr>
            <w:tcW w:w="1649" w:type="dxa"/>
            <w:tcBorders>
              <w:top w:val="single" w:sz="8" w:space="0" w:color="auto"/>
              <w:left w:val="single" w:sz="4" w:space="0" w:color="auto"/>
              <w:bottom w:val="single" w:sz="8" w:space="0" w:color="auto"/>
              <w:right w:val="single" w:sz="4" w:space="0" w:color="auto"/>
            </w:tcBorders>
            <w:vAlign w:val="bottom"/>
          </w:tcPr>
          <w:p w14:paraId="622BD316" w14:textId="77777777" w:rsidR="00E56613" w:rsidRPr="00E56613" w:rsidRDefault="00E56613" w:rsidP="00E56613">
            <w:pPr>
              <w:spacing w:before="0" w:beforeAutospacing="0" w:after="0" w:afterAutospacing="0" w:line="240" w:lineRule="auto"/>
              <w:jc w:val="center"/>
              <w:rPr>
                <w:rFonts w:ascii="David" w:eastAsia="Times New Roman" w:hAnsi="David" w:cs="David"/>
                <w:b/>
                <w:bCs/>
                <w:sz w:val="20"/>
                <w:szCs w:val="20"/>
              </w:rPr>
            </w:pPr>
            <w:r w:rsidRPr="00E56613">
              <w:rPr>
                <w:rFonts w:ascii="David" w:eastAsia="Times New Roman" w:hAnsi="David" w:cs="David"/>
                <w:b/>
                <w:bCs/>
                <w:sz w:val="20"/>
                <w:szCs w:val="20"/>
                <w:rtl/>
              </w:rPr>
              <w:t>תיאור</w:t>
            </w:r>
          </w:p>
        </w:tc>
        <w:tc>
          <w:tcPr>
            <w:tcW w:w="2801" w:type="dxa"/>
            <w:gridSpan w:val="2"/>
            <w:tcBorders>
              <w:top w:val="single" w:sz="8" w:space="0" w:color="auto"/>
              <w:left w:val="single" w:sz="4" w:space="0" w:color="auto"/>
              <w:bottom w:val="single" w:sz="8" w:space="0" w:color="auto"/>
              <w:right w:val="single" w:sz="4" w:space="0" w:color="auto"/>
            </w:tcBorders>
            <w:noWrap/>
            <w:vAlign w:val="bottom"/>
          </w:tcPr>
          <w:p w14:paraId="464DD692" w14:textId="77777777" w:rsidR="00E56613" w:rsidRPr="00E56613" w:rsidRDefault="00E56613" w:rsidP="00E56613">
            <w:pPr>
              <w:spacing w:before="0" w:beforeAutospacing="0" w:after="0" w:afterAutospacing="0" w:line="240" w:lineRule="auto"/>
              <w:jc w:val="center"/>
              <w:rPr>
                <w:rFonts w:ascii="David" w:eastAsia="Times New Roman" w:hAnsi="David" w:cs="David"/>
                <w:b/>
                <w:bCs/>
                <w:sz w:val="20"/>
                <w:szCs w:val="20"/>
              </w:rPr>
            </w:pPr>
            <w:r w:rsidRPr="00E56613">
              <w:rPr>
                <w:rFonts w:ascii="David" w:eastAsia="Times New Roman" w:hAnsi="David" w:cs="David"/>
                <w:b/>
                <w:bCs/>
                <w:sz w:val="20"/>
                <w:szCs w:val="20"/>
                <w:rtl/>
              </w:rPr>
              <w:t>חלוקת משנה</w:t>
            </w:r>
          </w:p>
        </w:tc>
        <w:tc>
          <w:tcPr>
            <w:tcW w:w="1453" w:type="dxa"/>
            <w:tcBorders>
              <w:top w:val="single" w:sz="8" w:space="0" w:color="auto"/>
              <w:left w:val="single" w:sz="4" w:space="0" w:color="auto"/>
              <w:bottom w:val="single" w:sz="8" w:space="0" w:color="auto"/>
              <w:right w:val="single" w:sz="8" w:space="0" w:color="auto"/>
            </w:tcBorders>
            <w:noWrap/>
            <w:vAlign w:val="bottom"/>
          </w:tcPr>
          <w:p w14:paraId="332D883D" w14:textId="77777777" w:rsidR="00E56613" w:rsidRPr="00E56613" w:rsidRDefault="00E56613" w:rsidP="00E56613">
            <w:pPr>
              <w:spacing w:before="0" w:beforeAutospacing="0" w:after="0" w:afterAutospacing="0" w:line="240" w:lineRule="auto"/>
              <w:jc w:val="center"/>
              <w:rPr>
                <w:rFonts w:ascii="David" w:eastAsia="Times New Roman" w:hAnsi="David" w:cs="David"/>
                <w:b/>
                <w:bCs/>
                <w:sz w:val="20"/>
                <w:szCs w:val="20"/>
              </w:rPr>
            </w:pPr>
            <w:r w:rsidRPr="00E56613">
              <w:rPr>
                <w:rFonts w:ascii="David" w:eastAsia="Times New Roman" w:hAnsi="David" w:cs="David"/>
                <w:b/>
                <w:bCs/>
                <w:sz w:val="20"/>
                <w:szCs w:val="20"/>
                <w:rtl/>
              </w:rPr>
              <w:t>כללי</w:t>
            </w:r>
          </w:p>
        </w:tc>
      </w:tr>
      <w:tr w:rsidR="00E56613" w:rsidRPr="00E56613" w14:paraId="439B60C7" w14:textId="77777777" w:rsidTr="00E56613">
        <w:trPr>
          <w:trHeight w:val="255"/>
        </w:trPr>
        <w:tc>
          <w:tcPr>
            <w:tcW w:w="960" w:type="dxa"/>
            <w:vMerge w:val="restart"/>
            <w:tcBorders>
              <w:top w:val="single" w:sz="8" w:space="0" w:color="auto"/>
              <w:left w:val="single" w:sz="8" w:space="0" w:color="auto"/>
              <w:bottom w:val="single" w:sz="8" w:space="0" w:color="000000"/>
              <w:right w:val="single" w:sz="4" w:space="0" w:color="auto"/>
            </w:tcBorders>
            <w:noWrap/>
            <w:vAlign w:val="center"/>
          </w:tcPr>
          <w:p w14:paraId="7A085E1E" w14:textId="77777777" w:rsidR="00E56613" w:rsidRPr="00E56613" w:rsidRDefault="00E56613" w:rsidP="00E56613">
            <w:pPr>
              <w:bidi w:val="0"/>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Pr>
              <w:t>18</w:t>
            </w:r>
          </w:p>
        </w:tc>
        <w:tc>
          <w:tcPr>
            <w:tcW w:w="1180" w:type="dxa"/>
            <w:vMerge w:val="restart"/>
            <w:tcBorders>
              <w:top w:val="single" w:sz="8" w:space="0" w:color="auto"/>
              <w:left w:val="single" w:sz="4" w:space="0" w:color="auto"/>
              <w:bottom w:val="single" w:sz="8" w:space="0" w:color="000000"/>
              <w:right w:val="single" w:sz="4" w:space="0" w:color="auto"/>
            </w:tcBorders>
            <w:noWrap/>
            <w:vAlign w:val="center"/>
          </w:tcPr>
          <w:p w14:paraId="2E0F99B7"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ג'</w:t>
            </w:r>
          </w:p>
        </w:tc>
        <w:tc>
          <w:tcPr>
            <w:tcW w:w="5903" w:type="dxa"/>
            <w:gridSpan w:val="4"/>
            <w:tcBorders>
              <w:top w:val="single" w:sz="8" w:space="0" w:color="auto"/>
              <w:left w:val="single" w:sz="4" w:space="0" w:color="auto"/>
              <w:bottom w:val="single" w:sz="4" w:space="0" w:color="auto"/>
              <w:right w:val="single" w:sz="8" w:space="0" w:color="000000"/>
            </w:tcBorders>
            <w:vAlign w:val="bottom"/>
          </w:tcPr>
          <w:p w14:paraId="2788BBDA" w14:textId="77777777" w:rsidR="00E56613" w:rsidRPr="00E56613" w:rsidRDefault="00E56613" w:rsidP="00E56613">
            <w:pPr>
              <w:spacing w:before="0" w:beforeAutospacing="0" w:after="0" w:afterAutospacing="0" w:line="240" w:lineRule="auto"/>
              <w:rPr>
                <w:rFonts w:ascii="David" w:eastAsia="Times New Roman" w:hAnsi="David" w:cs="David"/>
                <w:b/>
                <w:bCs/>
                <w:sz w:val="20"/>
                <w:szCs w:val="20"/>
              </w:rPr>
            </w:pPr>
            <w:r w:rsidRPr="00E56613">
              <w:rPr>
                <w:rFonts w:ascii="David" w:eastAsia="Times New Roman" w:hAnsi="David" w:cs="David"/>
                <w:b/>
                <w:bCs/>
                <w:sz w:val="20"/>
                <w:szCs w:val="20"/>
                <w:rtl/>
              </w:rPr>
              <w:t>גמר הרכבת ארונות מטבח, אמבטיה ומשטחי עבודה</w:t>
            </w:r>
          </w:p>
        </w:tc>
      </w:tr>
      <w:tr w:rsidR="00E56613" w:rsidRPr="00E56613" w14:paraId="7920C56D" w14:textId="77777777" w:rsidTr="00E56613">
        <w:trPr>
          <w:trHeight w:val="255"/>
        </w:trPr>
        <w:tc>
          <w:tcPr>
            <w:tcW w:w="0" w:type="auto"/>
            <w:vMerge/>
            <w:tcBorders>
              <w:top w:val="single" w:sz="8" w:space="0" w:color="auto"/>
              <w:left w:val="single" w:sz="8" w:space="0" w:color="auto"/>
              <w:bottom w:val="single" w:sz="8" w:space="0" w:color="000000"/>
              <w:right w:val="single" w:sz="4" w:space="0" w:color="auto"/>
            </w:tcBorders>
            <w:vAlign w:val="center"/>
          </w:tcPr>
          <w:p w14:paraId="3ADC902E"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p>
        </w:tc>
        <w:tc>
          <w:tcPr>
            <w:tcW w:w="0" w:type="auto"/>
            <w:vMerge/>
            <w:tcBorders>
              <w:top w:val="single" w:sz="8" w:space="0" w:color="auto"/>
              <w:left w:val="single" w:sz="4" w:space="0" w:color="auto"/>
              <w:bottom w:val="single" w:sz="8" w:space="0" w:color="000000"/>
              <w:right w:val="single" w:sz="4" w:space="0" w:color="auto"/>
            </w:tcBorders>
            <w:vAlign w:val="center"/>
          </w:tcPr>
          <w:p w14:paraId="3A93FF0A"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p>
        </w:tc>
        <w:tc>
          <w:tcPr>
            <w:tcW w:w="1690" w:type="dxa"/>
            <w:gridSpan w:val="2"/>
            <w:vAlign w:val="bottom"/>
          </w:tcPr>
          <w:p w14:paraId="5AAC03AA"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p>
        </w:tc>
        <w:tc>
          <w:tcPr>
            <w:tcW w:w="2760" w:type="dxa"/>
            <w:tcBorders>
              <w:top w:val="nil"/>
              <w:left w:val="single" w:sz="4" w:space="0" w:color="auto"/>
              <w:bottom w:val="single" w:sz="4" w:space="0" w:color="auto"/>
              <w:right w:val="single" w:sz="4" w:space="0" w:color="auto"/>
            </w:tcBorders>
            <w:noWrap/>
            <w:vAlign w:val="bottom"/>
          </w:tcPr>
          <w:p w14:paraId="14157337" w14:textId="77777777" w:rsidR="00E56613" w:rsidRPr="00E56613" w:rsidRDefault="00E56613" w:rsidP="00E56613">
            <w:pPr>
              <w:spacing w:before="0" w:beforeAutospacing="0" w:after="0" w:afterAutospacing="0" w:line="240" w:lineRule="auto"/>
              <w:rPr>
                <w:rFonts w:ascii="David" w:eastAsia="Times New Roman" w:hAnsi="David" w:cs="David"/>
                <w:sz w:val="20"/>
                <w:szCs w:val="20"/>
              </w:rPr>
            </w:pPr>
            <w:r w:rsidRPr="00E56613">
              <w:rPr>
                <w:rFonts w:ascii="David" w:eastAsia="Times New Roman" w:hAnsi="David" w:cs="David"/>
                <w:sz w:val="20"/>
                <w:szCs w:val="20"/>
                <w:rtl/>
              </w:rPr>
              <w:t>ארון מטבח</w:t>
            </w:r>
          </w:p>
        </w:tc>
        <w:tc>
          <w:tcPr>
            <w:tcW w:w="1453" w:type="dxa"/>
            <w:tcBorders>
              <w:top w:val="nil"/>
              <w:left w:val="single" w:sz="4" w:space="0" w:color="auto"/>
              <w:bottom w:val="single" w:sz="4" w:space="0" w:color="auto"/>
              <w:right w:val="single" w:sz="8" w:space="0" w:color="auto"/>
            </w:tcBorders>
            <w:noWrap/>
            <w:vAlign w:val="bottom"/>
          </w:tcPr>
          <w:p w14:paraId="15F1D262"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70%</w:t>
            </w:r>
          </w:p>
        </w:tc>
      </w:tr>
      <w:tr w:rsidR="00E56613" w:rsidRPr="00E56613" w14:paraId="334D5FF9" w14:textId="77777777" w:rsidTr="00E56613">
        <w:trPr>
          <w:trHeight w:val="255"/>
        </w:trPr>
        <w:tc>
          <w:tcPr>
            <w:tcW w:w="0" w:type="auto"/>
            <w:vMerge/>
            <w:tcBorders>
              <w:top w:val="single" w:sz="8" w:space="0" w:color="auto"/>
              <w:left w:val="single" w:sz="8" w:space="0" w:color="auto"/>
              <w:bottom w:val="single" w:sz="8" w:space="0" w:color="000000"/>
              <w:right w:val="single" w:sz="4" w:space="0" w:color="auto"/>
            </w:tcBorders>
            <w:vAlign w:val="center"/>
          </w:tcPr>
          <w:p w14:paraId="7942DFE7"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p>
        </w:tc>
        <w:tc>
          <w:tcPr>
            <w:tcW w:w="0" w:type="auto"/>
            <w:vMerge/>
            <w:tcBorders>
              <w:top w:val="single" w:sz="8" w:space="0" w:color="auto"/>
              <w:left w:val="single" w:sz="4" w:space="0" w:color="auto"/>
              <w:bottom w:val="single" w:sz="8" w:space="0" w:color="000000"/>
              <w:right w:val="single" w:sz="4" w:space="0" w:color="auto"/>
            </w:tcBorders>
            <w:vAlign w:val="center"/>
          </w:tcPr>
          <w:p w14:paraId="1594A41F"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p>
        </w:tc>
        <w:tc>
          <w:tcPr>
            <w:tcW w:w="1690" w:type="dxa"/>
            <w:gridSpan w:val="2"/>
            <w:vAlign w:val="bottom"/>
          </w:tcPr>
          <w:p w14:paraId="0268EED7"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p>
        </w:tc>
        <w:tc>
          <w:tcPr>
            <w:tcW w:w="2760" w:type="dxa"/>
            <w:tcBorders>
              <w:top w:val="nil"/>
              <w:left w:val="single" w:sz="4" w:space="0" w:color="auto"/>
              <w:bottom w:val="single" w:sz="4" w:space="0" w:color="auto"/>
              <w:right w:val="single" w:sz="4" w:space="0" w:color="auto"/>
            </w:tcBorders>
            <w:noWrap/>
            <w:vAlign w:val="bottom"/>
          </w:tcPr>
          <w:p w14:paraId="0E9F5CB7" w14:textId="77777777" w:rsidR="00E56613" w:rsidRPr="00E56613" w:rsidRDefault="00E56613" w:rsidP="00E56613">
            <w:pPr>
              <w:spacing w:before="0" w:beforeAutospacing="0" w:after="0" w:afterAutospacing="0" w:line="240" w:lineRule="auto"/>
              <w:rPr>
                <w:rFonts w:ascii="David" w:eastAsia="Times New Roman" w:hAnsi="David" w:cs="David"/>
                <w:sz w:val="20"/>
                <w:szCs w:val="20"/>
              </w:rPr>
            </w:pPr>
            <w:r w:rsidRPr="00E56613">
              <w:rPr>
                <w:rFonts w:ascii="David" w:eastAsia="Times New Roman" w:hAnsi="David" w:cs="David"/>
                <w:sz w:val="20"/>
                <w:szCs w:val="20"/>
                <w:rtl/>
              </w:rPr>
              <w:t>ארון אמבטיה</w:t>
            </w:r>
          </w:p>
        </w:tc>
        <w:tc>
          <w:tcPr>
            <w:tcW w:w="1453" w:type="dxa"/>
            <w:tcBorders>
              <w:top w:val="nil"/>
              <w:left w:val="single" w:sz="4" w:space="0" w:color="auto"/>
              <w:bottom w:val="nil"/>
              <w:right w:val="single" w:sz="8" w:space="0" w:color="auto"/>
            </w:tcBorders>
            <w:noWrap/>
            <w:vAlign w:val="bottom"/>
          </w:tcPr>
          <w:p w14:paraId="12B48B36"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15%</w:t>
            </w:r>
          </w:p>
        </w:tc>
      </w:tr>
      <w:tr w:rsidR="00E56613" w:rsidRPr="00E56613" w14:paraId="7CB5F1B0" w14:textId="77777777" w:rsidTr="00E56613">
        <w:trPr>
          <w:trHeight w:val="255"/>
        </w:trPr>
        <w:tc>
          <w:tcPr>
            <w:tcW w:w="0" w:type="auto"/>
            <w:vMerge/>
            <w:tcBorders>
              <w:top w:val="single" w:sz="8" w:space="0" w:color="auto"/>
              <w:left w:val="single" w:sz="8" w:space="0" w:color="auto"/>
              <w:bottom w:val="single" w:sz="8" w:space="0" w:color="000000"/>
              <w:right w:val="single" w:sz="4" w:space="0" w:color="auto"/>
            </w:tcBorders>
            <w:vAlign w:val="center"/>
          </w:tcPr>
          <w:p w14:paraId="3A67A6A1"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p>
        </w:tc>
        <w:tc>
          <w:tcPr>
            <w:tcW w:w="0" w:type="auto"/>
            <w:vMerge/>
            <w:tcBorders>
              <w:top w:val="single" w:sz="8" w:space="0" w:color="auto"/>
              <w:left w:val="single" w:sz="4" w:space="0" w:color="auto"/>
              <w:bottom w:val="single" w:sz="8" w:space="0" w:color="000000"/>
              <w:right w:val="single" w:sz="4" w:space="0" w:color="auto"/>
            </w:tcBorders>
            <w:vAlign w:val="center"/>
          </w:tcPr>
          <w:p w14:paraId="357039CB"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p>
        </w:tc>
        <w:tc>
          <w:tcPr>
            <w:tcW w:w="1690" w:type="dxa"/>
            <w:gridSpan w:val="2"/>
            <w:tcBorders>
              <w:top w:val="nil"/>
              <w:left w:val="nil"/>
              <w:bottom w:val="single" w:sz="4" w:space="0" w:color="auto"/>
              <w:right w:val="single" w:sz="4" w:space="0" w:color="auto"/>
            </w:tcBorders>
            <w:vAlign w:val="bottom"/>
          </w:tcPr>
          <w:p w14:paraId="2D65E947"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r w:rsidRPr="00E56613">
              <w:rPr>
                <w:rFonts w:ascii="David" w:eastAsia="Times New Roman" w:hAnsi="David" w:cs="David"/>
                <w:sz w:val="20"/>
                <w:szCs w:val="20"/>
              </w:rPr>
              <w:t> </w:t>
            </w:r>
          </w:p>
        </w:tc>
        <w:tc>
          <w:tcPr>
            <w:tcW w:w="2760" w:type="dxa"/>
            <w:tcBorders>
              <w:top w:val="nil"/>
              <w:left w:val="nil"/>
              <w:bottom w:val="nil"/>
              <w:right w:val="single" w:sz="4" w:space="0" w:color="auto"/>
            </w:tcBorders>
            <w:noWrap/>
            <w:vAlign w:val="bottom"/>
          </w:tcPr>
          <w:p w14:paraId="39B31C0A" w14:textId="77777777" w:rsidR="00E56613" w:rsidRPr="00E56613" w:rsidRDefault="00E56613" w:rsidP="00E56613">
            <w:pPr>
              <w:spacing w:before="0" w:beforeAutospacing="0" w:after="0" w:afterAutospacing="0" w:line="240" w:lineRule="auto"/>
              <w:rPr>
                <w:rFonts w:ascii="David" w:eastAsia="Times New Roman" w:hAnsi="David" w:cs="David"/>
                <w:sz w:val="20"/>
                <w:szCs w:val="20"/>
              </w:rPr>
            </w:pPr>
            <w:r w:rsidRPr="00E56613">
              <w:rPr>
                <w:rFonts w:ascii="David" w:eastAsia="Times New Roman" w:hAnsi="David" w:cs="David"/>
                <w:sz w:val="20"/>
                <w:szCs w:val="20"/>
                <w:rtl/>
              </w:rPr>
              <w:t>שיש</w:t>
            </w:r>
          </w:p>
        </w:tc>
        <w:tc>
          <w:tcPr>
            <w:tcW w:w="1453" w:type="dxa"/>
            <w:tcBorders>
              <w:top w:val="single" w:sz="4" w:space="0" w:color="auto"/>
              <w:left w:val="single" w:sz="4" w:space="0" w:color="auto"/>
              <w:bottom w:val="nil"/>
              <w:right w:val="single" w:sz="8" w:space="0" w:color="auto"/>
            </w:tcBorders>
            <w:noWrap/>
            <w:vAlign w:val="bottom"/>
          </w:tcPr>
          <w:p w14:paraId="27477DE8"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15%</w:t>
            </w:r>
          </w:p>
        </w:tc>
      </w:tr>
      <w:tr w:rsidR="00E56613" w:rsidRPr="00E56613" w14:paraId="289B8E4D" w14:textId="77777777" w:rsidTr="00E56613">
        <w:trPr>
          <w:trHeight w:val="270"/>
        </w:trPr>
        <w:tc>
          <w:tcPr>
            <w:tcW w:w="0" w:type="auto"/>
            <w:vMerge/>
            <w:tcBorders>
              <w:top w:val="single" w:sz="8" w:space="0" w:color="auto"/>
              <w:left w:val="single" w:sz="8" w:space="0" w:color="auto"/>
              <w:bottom w:val="single" w:sz="8" w:space="0" w:color="000000"/>
              <w:right w:val="single" w:sz="4" w:space="0" w:color="auto"/>
            </w:tcBorders>
            <w:vAlign w:val="center"/>
          </w:tcPr>
          <w:p w14:paraId="6B05E6EB"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p>
        </w:tc>
        <w:tc>
          <w:tcPr>
            <w:tcW w:w="0" w:type="auto"/>
            <w:vMerge/>
            <w:tcBorders>
              <w:top w:val="single" w:sz="8" w:space="0" w:color="auto"/>
              <w:left w:val="single" w:sz="4" w:space="0" w:color="auto"/>
              <w:bottom w:val="single" w:sz="8" w:space="0" w:color="000000"/>
              <w:right w:val="single" w:sz="4" w:space="0" w:color="auto"/>
            </w:tcBorders>
            <w:vAlign w:val="center"/>
          </w:tcPr>
          <w:p w14:paraId="5C78BA7C"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p>
        </w:tc>
        <w:tc>
          <w:tcPr>
            <w:tcW w:w="1690" w:type="dxa"/>
            <w:gridSpan w:val="2"/>
            <w:tcBorders>
              <w:top w:val="nil"/>
              <w:left w:val="nil"/>
              <w:bottom w:val="single" w:sz="8" w:space="0" w:color="auto"/>
              <w:right w:val="single" w:sz="4" w:space="0" w:color="auto"/>
            </w:tcBorders>
            <w:vAlign w:val="bottom"/>
          </w:tcPr>
          <w:p w14:paraId="1E96FD4B"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r w:rsidRPr="00E56613">
              <w:rPr>
                <w:rFonts w:ascii="David" w:eastAsia="Times New Roman" w:hAnsi="David" w:cs="David"/>
                <w:sz w:val="20"/>
                <w:szCs w:val="20"/>
              </w:rPr>
              <w:t> </w:t>
            </w:r>
          </w:p>
        </w:tc>
        <w:tc>
          <w:tcPr>
            <w:tcW w:w="2760" w:type="dxa"/>
            <w:tcBorders>
              <w:top w:val="single" w:sz="4" w:space="0" w:color="auto"/>
              <w:left w:val="single" w:sz="4" w:space="0" w:color="auto"/>
              <w:bottom w:val="single" w:sz="8" w:space="0" w:color="auto"/>
              <w:right w:val="single" w:sz="4" w:space="0" w:color="auto"/>
            </w:tcBorders>
            <w:noWrap/>
            <w:vAlign w:val="bottom"/>
          </w:tcPr>
          <w:p w14:paraId="217FDC59" w14:textId="77777777" w:rsidR="00E56613" w:rsidRPr="00E56613" w:rsidRDefault="00E56613" w:rsidP="00E56613">
            <w:pPr>
              <w:spacing w:before="0" w:beforeAutospacing="0" w:after="0" w:afterAutospacing="0" w:line="240" w:lineRule="auto"/>
              <w:rPr>
                <w:rFonts w:ascii="David" w:eastAsia="Times New Roman" w:hAnsi="David" w:cs="David"/>
                <w:b/>
                <w:bCs/>
                <w:sz w:val="20"/>
                <w:szCs w:val="20"/>
              </w:rPr>
            </w:pPr>
            <w:r w:rsidRPr="00E56613">
              <w:rPr>
                <w:rFonts w:ascii="David" w:eastAsia="Times New Roman" w:hAnsi="David" w:cs="David"/>
                <w:b/>
                <w:bCs/>
                <w:sz w:val="20"/>
                <w:szCs w:val="20"/>
                <w:rtl/>
              </w:rPr>
              <w:t>סה"כ</w:t>
            </w:r>
          </w:p>
        </w:tc>
        <w:tc>
          <w:tcPr>
            <w:tcW w:w="1453" w:type="dxa"/>
            <w:tcBorders>
              <w:top w:val="single" w:sz="4" w:space="0" w:color="auto"/>
              <w:left w:val="single" w:sz="4" w:space="0" w:color="auto"/>
              <w:bottom w:val="single" w:sz="8" w:space="0" w:color="auto"/>
              <w:right w:val="single" w:sz="8" w:space="0" w:color="auto"/>
            </w:tcBorders>
            <w:noWrap/>
            <w:vAlign w:val="bottom"/>
          </w:tcPr>
          <w:p w14:paraId="4134FB5A" w14:textId="77777777" w:rsidR="00E56613" w:rsidRPr="00E56613" w:rsidRDefault="00E56613" w:rsidP="00E56613">
            <w:pPr>
              <w:bidi w:val="0"/>
              <w:spacing w:before="0" w:beforeAutospacing="0" w:after="0" w:afterAutospacing="0" w:line="240" w:lineRule="auto"/>
              <w:jc w:val="right"/>
              <w:rPr>
                <w:rFonts w:ascii="David" w:eastAsia="Times New Roman" w:hAnsi="David" w:cs="David"/>
                <w:b/>
                <w:bCs/>
                <w:sz w:val="20"/>
                <w:szCs w:val="20"/>
              </w:rPr>
            </w:pPr>
            <w:r w:rsidRPr="00E56613">
              <w:rPr>
                <w:rFonts w:ascii="David" w:eastAsia="Times New Roman" w:hAnsi="David" w:cs="David"/>
                <w:b/>
                <w:bCs/>
                <w:sz w:val="20"/>
                <w:szCs w:val="20"/>
              </w:rPr>
              <w:t>100%</w:t>
            </w:r>
          </w:p>
        </w:tc>
      </w:tr>
      <w:tr w:rsidR="00E56613" w:rsidRPr="00E56613" w14:paraId="2F2EA076" w14:textId="77777777" w:rsidTr="00E56613">
        <w:trPr>
          <w:trHeight w:val="255"/>
        </w:trPr>
        <w:tc>
          <w:tcPr>
            <w:tcW w:w="960" w:type="dxa"/>
            <w:vMerge w:val="restart"/>
            <w:tcBorders>
              <w:top w:val="nil"/>
              <w:left w:val="single" w:sz="8" w:space="0" w:color="auto"/>
              <w:bottom w:val="single" w:sz="8" w:space="0" w:color="000000"/>
              <w:right w:val="single" w:sz="4" w:space="0" w:color="auto"/>
            </w:tcBorders>
            <w:noWrap/>
            <w:vAlign w:val="center"/>
          </w:tcPr>
          <w:p w14:paraId="72AEFB4F" w14:textId="77777777" w:rsidR="00E56613" w:rsidRPr="00E56613" w:rsidRDefault="00E56613" w:rsidP="00E56613">
            <w:pPr>
              <w:bidi w:val="0"/>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Pr>
              <w:t>19</w:t>
            </w:r>
          </w:p>
        </w:tc>
        <w:tc>
          <w:tcPr>
            <w:tcW w:w="1180" w:type="dxa"/>
            <w:vMerge w:val="restart"/>
            <w:tcBorders>
              <w:top w:val="nil"/>
              <w:left w:val="single" w:sz="4" w:space="0" w:color="auto"/>
              <w:bottom w:val="single" w:sz="8" w:space="0" w:color="000000"/>
              <w:right w:val="single" w:sz="4" w:space="0" w:color="auto"/>
            </w:tcBorders>
            <w:noWrap/>
            <w:vAlign w:val="center"/>
          </w:tcPr>
          <w:p w14:paraId="3DEBEFA6"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א'</w:t>
            </w:r>
          </w:p>
        </w:tc>
        <w:tc>
          <w:tcPr>
            <w:tcW w:w="5903" w:type="dxa"/>
            <w:gridSpan w:val="4"/>
            <w:tcBorders>
              <w:top w:val="single" w:sz="8" w:space="0" w:color="auto"/>
              <w:left w:val="single" w:sz="4" w:space="0" w:color="auto"/>
              <w:bottom w:val="single" w:sz="4" w:space="0" w:color="auto"/>
              <w:right w:val="single" w:sz="8" w:space="0" w:color="000000"/>
            </w:tcBorders>
            <w:vAlign w:val="bottom"/>
          </w:tcPr>
          <w:p w14:paraId="1F558727" w14:textId="77777777" w:rsidR="00E56613" w:rsidRPr="00E56613" w:rsidRDefault="00E56613" w:rsidP="00E56613">
            <w:pPr>
              <w:spacing w:before="0" w:beforeAutospacing="0" w:after="0" w:afterAutospacing="0" w:line="240" w:lineRule="auto"/>
              <w:rPr>
                <w:rFonts w:ascii="David" w:eastAsia="Times New Roman" w:hAnsi="David" w:cs="David"/>
                <w:b/>
                <w:bCs/>
                <w:sz w:val="20"/>
                <w:szCs w:val="20"/>
              </w:rPr>
            </w:pPr>
            <w:r w:rsidRPr="00E56613">
              <w:rPr>
                <w:rFonts w:ascii="David" w:eastAsia="Times New Roman" w:hAnsi="David" w:cs="David"/>
                <w:b/>
                <w:bCs/>
                <w:sz w:val="20"/>
                <w:szCs w:val="20"/>
                <w:rtl/>
              </w:rPr>
              <w:t>גמר מחסנים</w:t>
            </w:r>
          </w:p>
        </w:tc>
      </w:tr>
      <w:tr w:rsidR="00E56613" w:rsidRPr="00E56613" w14:paraId="5D1D2297" w14:textId="77777777" w:rsidTr="00E56613">
        <w:trPr>
          <w:trHeight w:val="255"/>
        </w:trPr>
        <w:tc>
          <w:tcPr>
            <w:tcW w:w="0" w:type="auto"/>
            <w:vMerge/>
            <w:tcBorders>
              <w:top w:val="nil"/>
              <w:left w:val="single" w:sz="8" w:space="0" w:color="auto"/>
              <w:bottom w:val="single" w:sz="8" w:space="0" w:color="000000"/>
              <w:right w:val="single" w:sz="4" w:space="0" w:color="auto"/>
            </w:tcBorders>
            <w:vAlign w:val="center"/>
          </w:tcPr>
          <w:p w14:paraId="2ACE98AC"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p>
        </w:tc>
        <w:tc>
          <w:tcPr>
            <w:tcW w:w="0" w:type="auto"/>
            <w:vMerge/>
            <w:tcBorders>
              <w:top w:val="nil"/>
              <w:left w:val="single" w:sz="4" w:space="0" w:color="auto"/>
              <w:bottom w:val="single" w:sz="8" w:space="0" w:color="000000"/>
              <w:right w:val="single" w:sz="4" w:space="0" w:color="auto"/>
            </w:tcBorders>
            <w:vAlign w:val="center"/>
          </w:tcPr>
          <w:p w14:paraId="52C3D51A"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p>
        </w:tc>
        <w:tc>
          <w:tcPr>
            <w:tcW w:w="1690" w:type="dxa"/>
            <w:gridSpan w:val="2"/>
            <w:tcBorders>
              <w:top w:val="nil"/>
              <w:left w:val="nil"/>
              <w:bottom w:val="nil"/>
              <w:right w:val="single" w:sz="4" w:space="0" w:color="auto"/>
            </w:tcBorders>
            <w:vAlign w:val="bottom"/>
          </w:tcPr>
          <w:p w14:paraId="3DD31F63"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r w:rsidRPr="00E56613">
              <w:rPr>
                <w:rFonts w:ascii="David" w:eastAsia="Times New Roman" w:hAnsi="David" w:cs="David"/>
                <w:sz w:val="20"/>
                <w:szCs w:val="20"/>
              </w:rPr>
              <w:t> </w:t>
            </w:r>
          </w:p>
        </w:tc>
        <w:tc>
          <w:tcPr>
            <w:tcW w:w="2760" w:type="dxa"/>
            <w:tcBorders>
              <w:top w:val="nil"/>
              <w:left w:val="single" w:sz="4" w:space="0" w:color="auto"/>
              <w:bottom w:val="single" w:sz="4" w:space="0" w:color="auto"/>
              <w:right w:val="single" w:sz="4" w:space="0" w:color="auto"/>
            </w:tcBorders>
            <w:noWrap/>
            <w:vAlign w:val="bottom"/>
          </w:tcPr>
          <w:p w14:paraId="6767E3BE" w14:textId="77777777" w:rsidR="00E56613" w:rsidRPr="00E56613" w:rsidRDefault="00E56613" w:rsidP="00E56613">
            <w:pPr>
              <w:spacing w:before="0" w:beforeAutospacing="0" w:after="0" w:afterAutospacing="0" w:line="240" w:lineRule="auto"/>
              <w:rPr>
                <w:rFonts w:ascii="David" w:eastAsia="Times New Roman" w:hAnsi="David" w:cs="David"/>
                <w:sz w:val="20"/>
                <w:szCs w:val="20"/>
              </w:rPr>
            </w:pPr>
            <w:r w:rsidRPr="00E56613">
              <w:rPr>
                <w:rFonts w:ascii="David" w:eastAsia="Times New Roman" w:hAnsi="David" w:cs="David"/>
                <w:sz w:val="20"/>
                <w:szCs w:val="20"/>
                <w:rtl/>
              </w:rPr>
              <w:t>מחיצות</w:t>
            </w:r>
          </w:p>
        </w:tc>
        <w:tc>
          <w:tcPr>
            <w:tcW w:w="1453" w:type="dxa"/>
            <w:tcBorders>
              <w:top w:val="nil"/>
              <w:left w:val="single" w:sz="4" w:space="0" w:color="auto"/>
              <w:bottom w:val="single" w:sz="4" w:space="0" w:color="auto"/>
              <w:right w:val="single" w:sz="8" w:space="0" w:color="auto"/>
            </w:tcBorders>
            <w:noWrap/>
            <w:vAlign w:val="bottom"/>
          </w:tcPr>
          <w:p w14:paraId="1798D481"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30%</w:t>
            </w:r>
          </w:p>
        </w:tc>
      </w:tr>
      <w:tr w:rsidR="00E56613" w:rsidRPr="00E56613" w14:paraId="65F5DA9D" w14:textId="77777777" w:rsidTr="00E56613">
        <w:trPr>
          <w:trHeight w:val="255"/>
        </w:trPr>
        <w:tc>
          <w:tcPr>
            <w:tcW w:w="0" w:type="auto"/>
            <w:vMerge/>
            <w:tcBorders>
              <w:top w:val="nil"/>
              <w:left w:val="single" w:sz="8" w:space="0" w:color="auto"/>
              <w:bottom w:val="single" w:sz="8" w:space="0" w:color="000000"/>
              <w:right w:val="single" w:sz="4" w:space="0" w:color="auto"/>
            </w:tcBorders>
            <w:vAlign w:val="center"/>
          </w:tcPr>
          <w:p w14:paraId="41C4F0DE"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p>
        </w:tc>
        <w:tc>
          <w:tcPr>
            <w:tcW w:w="0" w:type="auto"/>
            <w:vMerge/>
            <w:tcBorders>
              <w:top w:val="nil"/>
              <w:left w:val="single" w:sz="4" w:space="0" w:color="auto"/>
              <w:bottom w:val="single" w:sz="8" w:space="0" w:color="000000"/>
              <w:right w:val="single" w:sz="4" w:space="0" w:color="auto"/>
            </w:tcBorders>
            <w:vAlign w:val="center"/>
          </w:tcPr>
          <w:p w14:paraId="3B5951B6"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p>
        </w:tc>
        <w:tc>
          <w:tcPr>
            <w:tcW w:w="1690" w:type="dxa"/>
            <w:gridSpan w:val="2"/>
            <w:tcBorders>
              <w:top w:val="single" w:sz="4" w:space="0" w:color="auto"/>
              <w:left w:val="nil"/>
              <w:bottom w:val="nil"/>
              <w:right w:val="single" w:sz="4" w:space="0" w:color="auto"/>
            </w:tcBorders>
            <w:vAlign w:val="bottom"/>
          </w:tcPr>
          <w:p w14:paraId="6CA07D85"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r w:rsidRPr="00E56613">
              <w:rPr>
                <w:rFonts w:ascii="David" w:eastAsia="Times New Roman" w:hAnsi="David" w:cs="David"/>
                <w:sz w:val="20"/>
                <w:szCs w:val="20"/>
              </w:rPr>
              <w:t> </w:t>
            </w:r>
          </w:p>
        </w:tc>
        <w:tc>
          <w:tcPr>
            <w:tcW w:w="2760" w:type="dxa"/>
            <w:tcBorders>
              <w:top w:val="nil"/>
              <w:left w:val="nil"/>
              <w:bottom w:val="nil"/>
              <w:right w:val="single" w:sz="4" w:space="0" w:color="auto"/>
            </w:tcBorders>
            <w:noWrap/>
            <w:vAlign w:val="bottom"/>
          </w:tcPr>
          <w:p w14:paraId="63FC3F51" w14:textId="77777777" w:rsidR="00E56613" w:rsidRPr="00E56613" w:rsidRDefault="00E56613" w:rsidP="00E56613">
            <w:pPr>
              <w:spacing w:before="0" w:beforeAutospacing="0" w:after="0" w:afterAutospacing="0" w:line="240" w:lineRule="auto"/>
              <w:rPr>
                <w:rFonts w:ascii="David" w:eastAsia="Times New Roman" w:hAnsi="David" w:cs="David"/>
                <w:sz w:val="20"/>
                <w:szCs w:val="20"/>
              </w:rPr>
            </w:pPr>
            <w:r w:rsidRPr="00E56613">
              <w:rPr>
                <w:rFonts w:ascii="David" w:eastAsia="Times New Roman" w:hAnsi="David" w:cs="David"/>
                <w:sz w:val="20"/>
                <w:szCs w:val="20"/>
                <w:rtl/>
              </w:rPr>
              <w:t>טיח</w:t>
            </w:r>
          </w:p>
        </w:tc>
        <w:tc>
          <w:tcPr>
            <w:tcW w:w="1453" w:type="dxa"/>
            <w:tcBorders>
              <w:top w:val="nil"/>
              <w:left w:val="single" w:sz="4" w:space="0" w:color="auto"/>
              <w:bottom w:val="nil"/>
              <w:right w:val="single" w:sz="8" w:space="0" w:color="auto"/>
            </w:tcBorders>
            <w:noWrap/>
            <w:vAlign w:val="bottom"/>
          </w:tcPr>
          <w:p w14:paraId="5F15E4C2"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15%</w:t>
            </w:r>
          </w:p>
        </w:tc>
      </w:tr>
      <w:tr w:rsidR="00E56613" w:rsidRPr="00E56613" w14:paraId="049D1660" w14:textId="77777777" w:rsidTr="00E56613">
        <w:trPr>
          <w:trHeight w:val="255"/>
        </w:trPr>
        <w:tc>
          <w:tcPr>
            <w:tcW w:w="0" w:type="auto"/>
            <w:vMerge/>
            <w:tcBorders>
              <w:top w:val="nil"/>
              <w:left w:val="single" w:sz="8" w:space="0" w:color="auto"/>
              <w:bottom w:val="single" w:sz="8" w:space="0" w:color="000000"/>
              <w:right w:val="single" w:sz="4" w:space="0" w:color="auto"/>
            </w:tcBorders>
            <w:vAlign w:val="center"/>
          </w:tcPr>
          <w:p w14:paraId="23D0A7B5"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p>
        </w:tc>
        <w:tc>
          <w:tcPr>
            <w:tcW w:w="0" w:type="auto"/>
            <w:vMerge/>
            <w:tcBorders>
              <w:top w:val="nil"/>
              <w:left w:val="single" w:sz="4" w:space="0" w:color="auto"/>
              <w:bottom w:val="single" w:sz="8" w:space="0" w:color="000000"/>
              <w:right w:val="single" w:sz="4" w:space="0" w:color="auto"/>
            </w:tcBorders>
            <w:vAlign w:val="center"/>
          </w:tcPr>
          <w:p w14:paraId="16BE8919"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p>
        </w:tc>
        <w:tc>
          <w:tcPr>
            <w:tcW w:w="1690" w:type="dxa"/>
            <w:gridSpan w:val="2"/>
            <w:tcBorders>
              <w:top w:val="nil"/>
              <w:left w:val="nil"/>
              <w:bottom w:val="nil"/>
              <w:right w:val="single" w:sz="4" w:space="0" w:color="auto"/>
            </w:tcBorders>
            <w:vAlign w:val="bottom"/>
          </w:tcPr>
          <w:p w14:paraId="269E3C5B"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r w:rsidRPr="00E56613">
              <w:rPr>
                <w:rFonts w:ascii="David" w:eastAsia="Times New Roman" w:hAnsi="David" w:cs="David"/>
                <w:sz w:val="20"/>
                <w:szCs w:val="20"/>
              </w:rPr>
              <w:t> </w:t>
            </w:r>
          </w:p>
        </w:tc>
        <w:tc>
          <w:tcPr>
            <w:tcW w:w="2760" w:type="dxa"/>
            <w:tcBorders>
              <w:top w:val="single" w:sz="4" w:space="0" w:color="auto"/>
              <w:left w:val="nil"/>
              <w:bottom w:val="nil"/>
              <w:right w:val="single" w:sz="4" w:space="0" w:color="auto"/>
            </w:tcBorders>
            <w:noWrap/>
            <w:vAlign w:val="bottom"/>
          </w:tcPr>
          <w:p w14:paraId="1F7E3259" w14:textId="77777777" w:rsidR="00E56613" w:rsidRPr="00E56613" w:rsidRDefault="00E56613" w:rsidP="00E56613">
            <w:pPr>
              <w:spacing w:before="0" w:beforeAutospacing="0" w:after="0" w:afterAutospacing="0" w:line="240" w:lineRule="auto"/>
              <w:rPr>
                <w:rFonts w:ascii="David" w:eastAsia="Times New Roman" w:hAnsi="David" w:cs="David"/>
                <w:sz w:val="20"/>
                <w:szCs w:val="20"/>
              </w:rPr>
            </w:pPr>
            <w:r w:rsidRPr="00E56613">
              <w:rPr>
                <w:rFonts w:ascii="David" w:eastAsia="Times New Roman" w:hAnsi="David" w:cs="David"/>
                <w:sz w:val="20"/>
                <w:szCs w:val="20"/>
                <w:rtl/>
              </w:rPr>
              <w:t>ריצוף</w:t>
            </w:r>
          </w:p>
        </w:tc>
        <w:tc>
          <w:tcPr>
            <w:tcW w:w="1453" w:type="dxa"/>
            <w:tcBorders>
              <w:top w:val="single" w:sz="4" w:space="0" w:color="auto"/>
              <w:left w:val="single" w:sz="4" w:space="0" w:color="auto"/>
              <w:bottom w:val="nil"/>
              <w:right w:val="single" w:sz="8" w:space="0" w:color="auto"/>
            </w:tcBorders>
            <w:noWrap/>
            <w:vAlign w:val="bottom"/>
          </w:tcPr>
          <w:p w14:paraId="475E3827"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15%</w:t>
            </w:r>
          </w:p>
        </w:tc>
      </w:tr>
      <w:tr w:rsidR="00E56613" w:rsidRPr="00E56613" w14:paraId="44FAE5D1" w14:textId="77777777" w:rsidTr="00E56613">
        <w:trPr>
          <w:trHeight w:val="255"/>
        </w:trPr>
        <w:tc>
          <w:tcPr>
            <w:tcW w:w="0" w:type="auto"/>
            <w:vMerge/>
            <w:tcBorders>
              <w:top w:val="nil"/>
              <w:left w:val="single" w:sz="8" w:space="0" w:color="auto"/>
              <w:bottom w:val="single" w:sz="8" w:space="0" w:color="000000"/>
              <w:right w:val="single" w:sz="4" w:space="0" w:color="auto"/>
            </w:tcBorders>
            <w:vAlign w:val="center"/>
          </w:tcPr>
          <w:p w14:paraId="19700B10"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p>
        </w:tc>
        <w:tc>
          <w:tcPr>
            <w:tcW w:w="0" w:type="auto"/>
            <w:vMerge/>
            <w:tcBorders>
              <w:top w:val="nil"/>
              <w:left w:val="single" w:sz="4" w:space="0" w:color="auto"/>
              <w:bottom w:val="single" w:sz="8" w:space="0" w:color="000000"/>
              <w:right w:val="single" w:sz="4" w:space="0" w:color="auto"/>
            </w:tcBorders>
            <w:vAlign w:val="center"/>
          </w:tcPr>
          <w:p w14:paraId="7A652266"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p>
        </w:tc>
        <w:tc>
          <w:tcPr>
            <w:tcW w:w="1690" w:type="dxa"/>
            <w:gridSpan w:val="2"/>
            <w:tcBorders>
              <w:top w:val="nil"/>
              <w:left w:val="nil"/>
              <w:bottom w:val="nil"/>
              <w:right w:val="single" w:sz="4" w:space="0" w:color="auto"/>
            </w:tcBorders>
            <w:vAlign w:val="bottom"/>
          </w:tcPr>
          <w:p w14:paraId="14E5AF19"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r w:rsidRPr="00E56613">
              <w:rPr>
                <w:rFonts w:ascii="David" w:eastAsia="Times New Roman" w:hAnsi="David" w:cs="David"/>
                <w:sz w:val="20"/>
                <w:szCs w:val="20"/>
              </w:rPr>
              <w:t> </w:t>
            </w:r>
          </w:p>
        </w:tc>
        <w:tc>
          <w:tcPr>
            <w:tcW w:w="2760" w:type="dxa"/>
            <w:tcBorders>
              <w:top w:val="single" w:sz="4" w:space="0" w:color="auto"/>
              <w:left w:val="nil"/>
              <w:bottom w:val="nil"/>
              <w:right w:val="single" w:sz="4" w:space="0" w:color="auto"/>
            </w:tcBorders>
            <w:noWrap/>
            <w:vAlign w:val="bottom"/>
          </w:tcPr>
          <w:p w14:paraId="4A7B184A" w14:textId="77777777" w:rsidR="00E56613" w:rsidRPr="00E56613" w:rsidRDefault="00E56613" w:rsidP="00E56613">
            <w:pPr>
              <w:spacing w:before="0" w:beforeAutospacing="0" w:after="0" w:afterAutospacing="0" w:line="240" w:lineRule="auto"/>
              <w:rPr>
                <w:rFonts w:ascii="David" w:eastAsia="Times New Roman" w:hAnsi="David" w:cs="David"/>
                <w:sz w:val="20"/>
                <w:szCs w:val="20"/>
              </w:rPr>
            </w:pPr>
            <w:r w:rsidRPr="00E56613">
              <w:rPr>
                <w:rFonts w:ascii="David" w:eastAsia="Times New Roman" w:hAnsi="David" w:cs="David"/>
                <w:sz w:val="20"/>
                <w:szCs w:val="20"/>
                <w:rtl/>
              </w:rPr>
              <w:t>צבע</w:t>
            </w:r>
          </w:p>
        </w:tc>
        <w:tc>
          <w:tcPr>
            <w:tcW w:w="1453" w:type="dxa"/>
            <w:tcBorders>
              <w:top w:val="single" w:sz="4" w:space="0" w:color="auto"/>
              <w:left w:val="single" w:sz="4" w:space="0" w:color="auto"/>
              <w:bottom w:val="nil"/>
              <w:right w:val="single" w:sz="8" w:space="0" w:color="auto"/>
            </w:tcBorders>
            <w:noWrap/>
            <w:vAlign w:val="bottom"/>
          </w:tcPr>
          <w:p w14:paraId="6F5FB049"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10%</w:t>
            </w:r>
          </w:p>
        </w:tc>
      </w:tr>
      <w:tr w:rsidR="00E56613" w:rsidRPr="00E56613" w14:paraId="64EF97CB" w14:textId="77777777" w:rsidTr="00E56613">
        <w:trPr>
          <w:trHeight w:val="255"/>
        </w:trPr>
        <w:tc>
          <w:tcPr>
            <w:tcW w:w="0" w:type="auto"/>
            <w:vMerge/>
            <w:tcBorders>
              <w:top w:val="nil"/>
              <w:left w:val="single" w:sz="8" w:space="0" w:color="auto"/>
              <w:bottom w:val="single" w:sz="8" w:space="0" w:color="000000"/>
              <w:right w:val="single" w:sz="4" w:space="0" w:color="auto"/>
            </w:tcBorders>
            <w:vAlign w:val="center"/>
          </w:tcPr>
          <w:p w14:paraId="684F6228"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p>
        </w:tc>
        <w:tc>
          <w:tcPr>
            <w:tcW w:w="0" w:type="auto"/>
            <w:vMerge/>
            <w:tcBorders>
              <w:top w:val="nil"/>
              <w:left w:val="single" w:sz="4" w:space="0" w:color="auto"/>
              <w:bottom w:val="single" w:sz="8" w:space="0" w:color="000000"/>
              <w:right w:val="single" w:sz="4" w:space="0" w:color="auto"/>
            </w:tcBorders>
            <w:vAlign w:val="center"/>
          </w:tcPr>
          <w:p w14:paraId="48759390"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p>
        </w:tc>
        <w:tc>
          <w:tcPr>
            <w:tcW w:w="1690" w:type="dxa"/>
            <w:gridSpan w:val="2"/>
            <w:tcBorders>
              <w:top w:val="nil"/>
              <w:left w:val="nil"/>
              <w:bottom w:val="nil"/>
              <w:right w:val="single" w:sz="4" w:space="0" w:color="auto"/>
            </w:tcBorders>
            <w:vAlign w:val="bottom"/>
          </w:tcPr>
          <w:p w14:paraId="61AADEE4"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r w:rsidRPr="00E56613">
              <w:rPr>
                <w:rFonts w:ascii="David" w:eastAsia="Times New Roman" w:hAnsi="David" w:cs="David"/>
                <w:sz w:val="20"/>
                <w:szCs w:val="20"/>
              </w:rPr>
              <w:t> </w:t>
            </w:r>
          </w:p>
        </w:tc>
        <w:tc>
          <w:tcPr>
            <w:tcW w:w="2760" w:type="dxa"/>
            <w:tcBorders>
              <w:top w:val="single" w:sz="4" w:space="0" w:color="auto"/>
              <w:left w:val="nil"/>
              <w:bottom w:val="nil"/>
              <w:right w:val="single" w:sz="4" w:space="0" w:color="auto"/>
            </w:tcBorders>
            <w:noWrap/>
            <w:vAlign w:val="bottom"/>
          </w:tcPr>
          <w:p w14:paraId="7335BA06" w14:textId="77777777" w:rsidR="00E56613" w:rsidRPr="00E56613" w:rsidRDefault="00E56613" w:rsidP="00E56613">
            <w:pPr>
              <w:spacing w:before="0" w:beforeAutospacing="0" w:after="0" w:afterAutospacing="0" w:line="240" w:lineRule="auto"/>
              <w:rPr>
                <w:rFonts w:ascii="David" w:eastAsia="Times New Roman" w:hAnsi="David" w:cs="David"/>
                <w:sz w:val="20"/>
                <w:szCs w:val="20"/>
              </w:rPr>
            </w:pPr>
            <w:r w:rsidRPr="00E56613">
              <w:rPr>
                <w:rFonts w:ascii="David" w:eastAsia="Times New Roman" w:hAnsi="David" w:cs="David"/>
                <w:sz w:val="20"/>
                <w:szCs w:val="20"/>
                <w:rtl/>
              </w:rPr>
              <w:t>חשמל</w:t>
            </w:r>
          </w:p>
        </w:tc>
        <w:tc>
          <w:tcPr>
            <w:tcW w:w="1453" w:type="dxa"/>
            <w:tcBorders>
              <w:top w:val="single" w:sz="4" w:space="0" w:color="auto"/>
              <w:left w:val="single" w:sz="4" w:space="0" w:color="auto"/>
              <w:bottom w:val="nil"/>
              <w:right w:val="single" w:sz="8" w:space="0" w:color="auto"/>
            </w:tcBorders>
            <w:noWrap/>
            <w:vAlign w:val="bottom"/>
          </w:tcPr>
          <w:p w14:paraId="6F2E7947"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15%</w:t>
            </w:r>
          </w:p>
        </w:tc>
      </w:tr>
      <w:tr w:rsidR="00E56613" w:rsidRPr="00E56613" w14:paraId="7B1D6994" w14:textId="77777777" w:rsidTr="00E56613">
        <w:trPr>
          <w:trHeight w:val="255"/>
        </w:trPr>
        <w:tc>
          <w:tcPr>
            <w:tcW w:w="0" w:type="auto"/>
            <w:vMerge/>
            <w:tcBorders>
              <w:top w:val="nil"/>
              <w:left w:val="single" w:sz="8" w:space="0" w:color="auto"/>
              <w:bottom w:val="single" w:sz="8" w:space="0" w:color="000000"/>
              <w:right w:val="single" w:sz="4" w:space="0" w:color="auto"/>
            </w:tcBorders>
            <w:vAlign w:val="center"/>
          </w:tcPr>
          <w:p w14:paraId="569F4274"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p>
        </w:tc>
        <w:tc>
          <w:tcPr>
            <w:tcW w:w="0" w:type="auto"/>
            <w:vMerge/>
            <w:tcBorders>
              <w:top w:val="nil"/>
              <w:left w:val="single" w:sz="4" w:space="0" w:color="auto"/>
              <w:bottom w:val="single" w:sz="8" w:space="0" w:color="000000"/>
              <w:right w:val="single" w:sz="4" w:space="0" w:color="auto"/>
            </w:tcBorders>
            <w:vAlign w:val="center"/>
          </w:tcPr>
          <w:p w14:paraId="36C531B6"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p>
        </w:tc>
        <w:tc>
          <w:tcPr>
            <w:tcW w:w="1690" w:type="dxa"/>
            <w:gridSpan w:val="2"/>
            <w:tcBorders>
              <w:top w:val="nil"/>
              <w:left w:val="nil"/>
              <w:bottom w:val="single" w:sz="4" w:space="0" w:color="auto"/>
              <w:right w:val="single" w:sz="4" w:space="0" w:color="auto"/>
            </w:tcBorders>
            <w:vAlign w:val="bottom"/>
          </w:tcPr>
          <w:p w14:paraId="4610D73A"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r w:rsidRPr="00E56613">
              <w:rPr>
                <w:rFonts w:ascii="David" w:eastAsia="Times New Roman" w:hAnsi="David" w:cs="David"/>
                <w:sz w:val="20"/>
                <w:szCs w:val="20"/>
              </w:rPr>
              <w:t> </w:t>
            </w:r>
          </w:p>
        </w:tc>
        <w:tc>
          <w:tcPr>
            <w:tcW w:w="2760" w:type="dxa"/>
            <w:tcBorders>
              <w:top w:val="single" w:sz="4" w:space="0" w:color="auto"/>
              <w:left w:val="nil"/>
              <w:bottom w:val="nil"/>
              <w:right w:val="single" w:sz="4" w:space="0" w:color="auto"/>
            </w:tcBorders>
            <w:noWrap/>
            <w:vAlign w:val="bottom"/>
          </w:tcPr>
          <w:p w14:paraId="0F1DAA2F" w14:textId="77777777" w:rsidR="00E56613" w:rsidRPr="00E56613" w:rsidRDefault="00E56613" w:rsidP="00E56613">
            <w:pPr>
              <w:spacing w:before="0" w:beforeAutospacing="0" w:after="0" w:afterAutospacing="0" w:line="240" w:lineRule="auto"/>
              <w:rPr>
                <w:rFonts w:ascii="David" w:eastAsia="Times New Roman" w:hAnsi="David" w:cs="David"/>
                <w:sz w:val="20"/>
                <w:szCs w:val="20"/>
              </w:rPr>
            </w:pPr>
            <w:r w:rsidRPr="00E56613">
              <w:rPr>
                <w:rFonts w:ascii="David" w:eastAsia="Times New Roman" w:hAnsi="David" w:cs="David"/>
                <w:sz w:val="20"/>
                <w:szCs w:val="20"/>
                <w:rtl/>
              </w:rPr>
              <w:t>מסגרות</w:t>
            </w:r>
          </w:p>
        </w:tc>
        <w:tc>
          <w:tcPr>
            <w:tcW w:w="1453" w:type="dxa"/>
            <w:tcBorders>
              <w:top w:val="single" w:sz="4" w:space="0" w:color="auto"/>
              <w:left w:val="single" w:sz="4" w:space="0" w:color="auto"/>
              <w:bottom w:val="nil"/>
              <w:right w:val="single" w:sz="8" w:space="0" w:color="auto"/>
            </w:tcBorders>
            <w:noWrap/>
            <w:vAlign w:val="bottom"/>
          </w:tcPr>
          <w:p w14:paraId="001685F3"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15%</w:t>
            </w:r>
          </w:p>
        </w:tc>
      </w:tr>
      <w:tr w:rsidR="00E56613" w:rsidRPr="00E56613" w14:paraId="0256D2F7" w14:textId="77777777" w:rsidTr="00E56613">
        <w:trPr>
          <w:trHeight w:val="270"/>
        </w:trPr>
        <w:tc>
          <w:tcPr>
            <w:tcW w:w="0" w:type="auto"/>
            <w:vMerge/>
            <w:tcBorders>
              <w:top w:val="nil"/>
              <w:left w:val="single" w:sz="8" w:space="0" w:color="auto"/>
              <w:bottom w:val="single" w:sz="8" w:space="0" w:color="000000"/>
              <w:right w:val="single" w:sz="4" w:space="0" w:color="auto"/>
            </w:tcBorders>
            <w:vAlign w:val="center"/>
          </w:tcPr>
          <w:p w14:paraId="32685CB6"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p>
        </w:tc>
        <w:tc>
          <w:tcPr>
            <w:tcW w:w="0" w:type="auto"/>
            <w:vMerge/>
            <w:tcBorders>
              <w:top w:val="nil"/>
              <w:left w:val="single" w:sz="4" w:space="0" w:color="auto"/>
              <w:bottom w:val="single" w:sz="8" w:space="0" w:color="000000"/>
              <w:right w:val="single" w:sz="4" w:space="0" w:color="auto"/>
            </w:tcBorders>
            <w:vAlign w:val="center"/>
          </w:tcPr>
          <w:p w14:paraId="68B982AA"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p>
        </w:tc>
        <w:tc>
          <w:tcPr>
            <w:tcW w:w="1690" w:type="dxa"/>
            <w:gridSpan w:val="2"/>
            <w:tcBorders>
              <w:top w:val="nil"/>
              <w:left w:val="nil"/>
              <w:bottom w:val="single" w:sz="8" w:space="0" w:color="auto"/>
              <w:right w:val="single" w:sz="4" w:space="0" w:color="auto"/>
            </w:tcBorders>
            <w:vAlign w:val="bottom"/>
          </w:tcPr>
          <w:p w14:paraId="2FD697B7"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r w:rsidRPr="00E56613">
              <w:rPr>
                <w:rFonts w:ascii="David" w:eastAsia="Times New Roman" w:hAnsi="David" w:cs="David"/>
                <w:sz w:val="20"/>
                <w:szCs w:val="20"/>
              </w:rPr>
              <w:t> </w:t>
            </w:r>
          </w:p>
        </w:tc>
        <w:tc>
          <w:tcPr>
            <w:tcW w:w="2760" w:type="dxa"/>
            <w:tcBorders>
              <w:top w:val="single" w:sz="4" w:space="0" w:color="auto"/>
              <w:left w:val="single" w:sz="4" w:space="0" w:color="auto"/>
              <w:bottom w:val="single" w:sz="8" w:space="0" w:color="auto"/>
              <w:right w:val="single" w:sz="4" w:space="0" w:color="auto"/>
            </w:tcBorders>
            <w:noWrap/>
            <w:vAlign w:val="bottom"/>
          </w:tcPr>
          <w:p w14:paraId="568706CB" w14:textId="77777777" w:rsidR="00E56613" w:rsidRPr="00E56613" w:rsidRDefault="00E56613" w:rsidP="00E56613">
            <w:pPr>
              <w:spacing w:before="0" w:beforeAutospacing="0" w:after="0" w:afterAutospacing="0" w:line="240" w:lineRule="auto"/>
              <w:rPr>
                <w:rFonts w:ascii="David" w:eastAsia="Times New Roman" w:hAnsi="David" w:cs="David"/>
                <w:b/>
                <w:bCs/>
                <w:sz w:val="20"/>
                <w:szCs w:val="20"/>
              </w:rPr>
            </w:pPr>
            <w:r w:rsidRPr="00E56613">
              <w:rPr>
                <w:rFonts w:ascii="David" w:eastAsia="Times New Roman" w:hAnsi="David" w:cs="David"/>
                <w:b/>
                <w:bCs/>
                <w:sz w:val="20"/>
                <w:szCs w:val="20"/>
                <w:rtl/>
              </w:rPr>
              <w:t>סה"כ</w:t>
            </w:r>
          </w:p>
        </w:tc>
        <w:tc>
          <w:tcPr>
            <w:tcW w:w="1453" w:type="dxa"/>
            <w:tcBorders>
              <w:top w:val="single" w:sz="4" w:space="0" w:color="auto"/>
              <w:left w:val="single" w:sz="4" w:space="0" w:color="auto"/>
              <w:bottom w:val="single" w:sz="8" w:space="0" w:color="auto"/>
              <w:right w:val="single" w:sz="8" w:space="0" w:color="auto"/>
            </w:tcBorders>
            <w:noWrap/>
            <w:vAlign w:val="bottom"/>
          </w:tcPr>
          <w:p w14:paraId="151C863F" w14:textId="77777777" w:rsidR="00E56613" w:rsidRPr="00E56613" w:rsidRDefault="00E56613" w:rsidP="00E56613">
            <w:pPr>
              <w:bidi w:val="0"/>
              <w:spacing w:before="0" w:beforeAutospacing="0" w:after="0" w:afterAutospacing="0" w:line="240" w:lineRule="auto"/>
              <w:jc w:val="right"/>
              <w:rPr>
                <w:rFonts w:ascii="David" w:eastAsia="Times New Roman" w:hAnsi="David" w:cs="David"/>
                <w:b/>
                <w:bCs/>
                <w:sz w:val="20"/>
                <w:szCs w:val="20"/>
              </w:rPr>
            </w:pPr>
            <w:r w:rsidRPr="00E56613">
              <w:rPr>
                <w:rFonts w:ascii="David" w:eastAsia="Times New Roman" w:hAnsi="David" w:cs="David"/>
                <w:b/>
                <w:bCs/>
                <w:sz w:val="20"/>
                <w:szCs w:val="20"/>
              </w:rPr>
              <w:t>100%</w:t>
            </w:r>
          </w:p>
        </w:tc>
      </w:tr>
      <w:tr w:rsidR="00E56613" w:rsidRPr="00E56613" w14:paraId="6272AAF2" w14:textId="77777777" w:rsidTr="00E56613">
        <w:trPr>
          <w:trHeight w:val="255"/>
        </w:trPr>
        <w:tc>
          <w:tcPr>
            <w:tcW w:w="960" w:type="dxa"/>
            <w:vMerge w:val="restart"/>
            <w:tcBorders>
              <w:top w:val="nil"/>
              <w:left w:val="single" w:sz="8" w:space="0" w:color="auto"/>
              <w:bottom w:val="single" w:sz="8" w:space="0" w:color="000000"/>
              <w:right w:val="single" w:sz="4" w:space="0" w:color="auto"/>
            </w:tcBorders>
            <w:noWrap/>
            <w:vAlign w:val="center"/>
          </w:tcPr>
          <w:p w14:paraId="57E80A6C" w14:textId="77777777" w:rsidR="00E56613" w:rsidRPr="00E56613" w:rsidRDefault="00E56613" w:rsidP="00E56613">
            <w:pPr>
              <w:bidi w:val="0"/>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Pr>
              <w:t>20</w:t>
            </w:r>
          </w:p>
        </w:tc>
        <w:tc>
          <w:tcPr>
            <w:tcW w:w="1180" w:type="dxa"/>
            <w:vMerge w:val="restart"/>
            <w:tcBorders>
              <w:top w:val="nil"/>
              <w:left w:val="single" w:sz="4" w:space="0" w:color="auto"/>
              <w:bottom w:val="single" w:sz="8" w:space="0" w:color="000000"/>
              <w:right w:val="single" w:sz="4" w:space="0" w:color="auto"/>
            </w:tcBorders>
            <w:noWrap/>
            <w:vAlign w:val="center"/>
          </w:tcPr>
          <w:p w14:paraId="7BE4B005"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א'</w:t>
            </w:r>
          </w:p>
        </w:tc>
        <w:tc>
          <w:tcPr>
            <w:tcW w:w="5903" w:type="dxa"/>
            <w:gridSpan w:val="4"/>
            <w:tcBorders>
              <w:top w:val="single" w:sz="8" w:space="0" w:color="auto"/>
              <w:left w:val="single" w:sz="4" w:space="0" w:color="auto"/>
              <w:bottom w:val="single" w:sz="4" w:space="0" w:color="auto"/>
              <w:right w:val="single" w:sz="8" w:space="0" w:color="000000"/>
            </w:tcBorders>
            <w:vAlign w:val="bottom"/>
          </w:tcPr>
          <w:p w14:paraId="0F41980C" w14:textId="77777777" w:rsidR="00E56613" w:rsidRPr="00E56613" w:rsidRDefault="00E56613" w:rsidP="00E56613">
            <w:pPr>
              <w:spacing w:before="0" w:beforeAutospacing="0" w:after="0" w:afterAutospacing="0" w:line="240" w:lineRule="auto"/>
              <w:rPr>
                <w:rFonts w:ascii="David" w:eastAsia="Times New Roman" w:hAnsi="David" w:cs="David"/>
                <w:b/>
                <w:bCs/>
                <w:sz w:val="20"/>
                <w:szCs w:val="20"/>
              </w:rPr>
            </w:pPr>
            <w:r w:rsidRPr="00E56613">
              <w:rPr>
                <w:rFonts w:ascii="David" w:eastAsia="Times New Roman" w:hAnsi="David" w:cs="David"/>
                <w:b/>
                <w:bCs/>
                <w:sz w:val="20"/>
                <w:szCs w:val="20"/>
                <w:rtl/>
              </w:rPr>
              <w:t>גמר עבודות במבואות גלריה, כניסה ומרתף</w:t>
            </w:r>
          </w:p>
        </w:tc>
      </w:tr>
      <w:tr w:rsidR="00E56613" w:rsidRPr="00E56613" w14:paraId="56A1C194" w14:textId="77777777" w:rsidTr="00E56613">
        <w:trPr>
          <w:trHeight w:val="510"/>
        </w:trPr>
        <w:tc>
          <w:tcPr>
            <w:tcW w:w="0" w:type="auto"/>
            <w:vMerge/>
            <w:tcBorders>
              <w:top w:val="nil"/>
              <w:left w:val="single" w:sz="8" w:space="0" w:color="auto"/>
              <w:bottom w:val="single" w:sz="8" w:space="0" w:color="000000"/>
              <w:right w:val="single" w:sz="4" w:space="0" w:color="auto"/>
            </w:tcBorders>
            <w:vAlign w:val="center"/>
          </w:tcPr>
          <w:p w14:paraId="6414F4A8"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p>
        </w:tc>
        <w:tc>
          <w:tcPr>
            <w:tcW w:w="0" w:type="auto"/>
            <w:vMerge/>
            <w:tcBorders>
              <w:top w:val="nil"/>
              <w:left w:val="single" w:sz="4" w:space="0" w:color="auto"/>
              <w:bottom w:val="single" w:sz="8" w:space="0" w:color="000000"/>
              <w:right w:val="single" w:sz="4" w:space="0" w:color="auto"/>
            </w:tcBorders>
            <w:vAlign w:val="center"/>
          </w:tcPr>
          <w:p w14:paraId="12FABCB5"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p>
        </w:tc>
        <w:tc>
          <w:tcPr>
            <w:tcW w:w="1690" w:type="dxa"/>
            <w:gridSpan w:val="2"/>
            <w:tcBorders>
              <w:top w:val="nil"/>
              <w:left w:val="nil"/>
              <w:bottom w:val="single" w:sz="4" w:space="0" w:color="auto"/>
              <w:right w:val="single" w:sz="4" w:space="0" w:color="auto"/>
            </w:tcBorders>
            <w:vAlign w:val="bottom"/>
          </w:tcPr>
          <w:p w14:paraId="38261FE8" w14:textId="77777777" w:rsidR="00E56613" w:rsidRPr="00E56613" w:rsidRDefault="00E56613" w:rsidP="00E56613">
            <w:pPr>
              <w:spacing w:before="0" w:beforeAutospacing="0" w:after="0" w:afterAutospacing="0" w:line="240" w:lineRule="auto"/>
              <w:rPr>
                <w:rFonts w:ascii="David" w:eastAsia="Times New Roman" w:hAnsi="David" w:cs="David"/>
                <w:sz w:val="20"/>
                <w:szCs w:val="20"/>
              </w:rPr>
            </w:pPr>
            <w:r w:rsidRPr="00E56613">
              <w:rPr>
                <w:rFonts w:ascii="David" w:eastAsia="Times New Roman" w:hAnsi="David" w:cs="David"/>
                <w:sz w:val="20"/>
                <w:szCs w:val="20"/>
                <w:rtl/>
              </w:rPr>
              <w:t>מרתף 33%</w:t>
            </w:r>
          </w:p>
        </w:tc>
        <w:tc>
          <w:tcPr>
            <w:tcW w:w="2760" w:type="dxa"/>
            <w:tcBorders>
              <w:top w:val="nil"/>
              <w:left w:val="single" w:sz="4" w:space="0" w:color="auto"/>
              <w:bottom w:val="single" w:sz="4" w:space="0" w:color="auto"/>
              <w:right w:val="single" w:sz="4" w:space="0" w:color="auto"/>
            </w:tcBorders>
            <w:vAlign w:val="bottom"/>
          </w:tcPr>
          <w:p w14:paraId="29A2CAF1" w14:textId="77777777" w:rsidR="00E56613" w:rsidRPr="00E56613" w:rsidRDefault="00E56613" w:rsidP="00E56613">
            <w:pPr>
              <w:spacing w:before="0" w:beforeAutospacing="0" w:after="0" w:afterAutospacing="0" w:line="240" w:lineRule="auto"/>
              <w:rPr>
                <w:rFonts w:ascii="David" w:eastAsia="Times New Roman" w:hAnsi="David" w:cs="David"/>
                <w:sz w:val="20"/>
                <w:szCs w:val="20"/>
              </w:rPr>
            </w:pPr>
            <w:r w:rsidRPr="00E56613">
              <w:rPr>
                <w:rFonts w:ascii="David" w:eastAsia="Times New Roman" w:hAnsi="David" w:cs="David"/>
                <w:sz w:val="20"/>
                <w:szCs w:val="20"/>
                <w:rtl/>
              </w:rPr>
              <w:t>ריצוף, חיפוי, טיח, תקרה תותבת, צבע, אלומיניום, חשמל</w:t>
            </w:r>
          </w:p>
        </w:tc>
        <w:tc>
          <w:tcPr>
            <w:tcW w:w="1453" w:type="dxa"/>
            <w:tcBorders>
              <w:top w:val="nil"/>
              <w:left w:val="single" w:sz="4" w:space="0" w:color="auto"/>
              <w:bottom w:val="single" w:sz="4" w:space="0" w:color="auto"/>
              <w:right w:val="single" w:sz="8" w:space="0" w:color="auto"/>
            </w:tcBorders>
            <w:noWrap/>
            <w:vAlign w:val="bottom"/>
          </w:tcPr>
          <w:p w14:paraId="65505A36" w14:textId="77777777" w:rsidR="00E56613" w:rsidRPr="00E56613" w:rsidRDefault="00E56613" w:rsidP="00E56613">
            <w:pPr>
              <w:spacing w:before="0" w:beforeAutospacing="0" w:after="0" w:afterAutospacing="0" w:line="240" w:lineRule="auto"/>
              <w:rPr>
                <w:rFonts w:ascii="David" w:eastAsia="Times New Roman" w:hAnsi="David" w:cs="David"/>
                <w:sz w:val="20"/>
                <w:szCs w:val="20"/>
              </w:rPr>
            </w:pPr>
            <w:r w:rsidRPr="00E56613">
              <w:rPr>
                <w:rFonts w:ascii="David" w:eastAsia="Times New Roman" w:hAnsi="David" w:cs="David"/>
                <w:sz w:val="20"/>
                <w:szCs w:val="20"/>
                <w:rtl/>
              </w:rPr>
              <w:t>12.5% לכל מלאכה</w:t>
            </w:r>
          </w:p>
        </w:tc>
      </w:tr>
      <w:tr w:rsidR="00E56613" w:rsidRPr="00E56613" w14:paraId="64C9CCC3" w14:textId="77777777" w:rsidTr="00E56613">
        <w:trPr>
          <w:trHeight w:val="510"/>
        </w:trPr>
        <w:tc>
          <w:tcPr>
            <w:tcW w:w="0" w:type="auto"/>
            <w:vMerge/>
            <w:tcBorders>
              <w:top w:val="nil"/>
              <w:left w:val="single" w:sz="8" w:space="0" w:color="auto"/>
              <w:bottom w:val="single" w:sz="8" w:space="0" w:color="000000"/>
              <w:right w:val="single" w:sz="4" w:space="0" w:color="auto"/>
            </w:tcBorders>
            <w:vAlign w:val="center"/>
          </w:tcPr>
          <w:p w14:paraId="168C1D31"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p>
        </w:tc>
        <w:tc>
          <w:tcPr>
            <w:tcW w:w="0" w:type="auto"/>
            <w:vMerge/>
            <w:tcBorders>
              <w:top w:val="nil"/>
              <w:left w:val="single" w:sz="4" w:space="0" w:color="auto"/>
              <w:bottom w:val="single" w:sz="8" w:space="0" w:color="000000"/>
              <w:right w:val="single" w:sz="4" w:space="0" w:color="auto"/>
            </w:tcBorders>
            <w:vAlign w:val="center"/>
          </w:tcPr>
          <w:p w14:paraId="18488CC9"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p>
        </w:tc>
        <w:tc>
          <w:tcPr>
            <w:tcW w:w="1690" w:type="dxa"/>
            <w:gridSpan w:val="2"/>
            <w:tcBorders>
              <w:top w:val="nil"/>
              <w:left w:val="nil"/>
              <w:bottom w:val="single" w:sz="4" w:space="0" w:color="auto"/>
              <w:right w:val="single" w:sz="4" w:space="0" w:color="auto"/>
            </w:tcBorders>
            <w:vAlign w:val="bottom"/>
          </w:tcPr>
          <w:p w14:paraId="324DC666" w14:textId="77777777" w:rsidR="00E56613" w:rsidRPr="00E56613" w:rsidRDefault="00E56613" w:rsidP="00E56613">
            <w:pPr>
              <w:spacing w:before="0" w:beforeAutospacing="0" w:after="0" w:afterAutospacing="0" w:line="240" w:lineRule="auto"/>
              <w:rPr>
                <w:rFonts w:ascii="David" w:eastAsia="Times New Roman" w:hAnsi="David" w:cs="David"/>
                <w:sz w:val="20"/>
                <w:szCs w:val="20"/>
              </w:rPr>
            </w:pPr>
            <w:r w:rsidRPr="00E56613">
              <w:rPr>
                <w:rFonts w:ascii="David" w:eastAsia="Times New Roman" w:hAnsi="David" w:cs="David"/>
                <w:sz w:val="20"/>
                <w:szCs w:val="20"/>
                <w:rtl/>
              </w:rPr>
              <w:t>גלריה 33%</w:t>
            </w:r>
          </w:p>
        </w:tc>
        <w:tc>
          <w:tcPr>
            <w:tcW w:w="2760" w:type="dxa"/>
            <w:tcBorders>
              <w:top w:val="nil"/>
              <w:left w:val="single" w:sz="4" w:space="0" w:color="auto"/>
              <w:bottom w:val="single" w:sz="4" w:space="0" w:color="auto"/>
              <w:right w:val="single" w:sz="4" w:space="0" w:color="auto"/>
            </w:tcBorders>
            <w:vAlign w:val="bottom"/>
          </w:tcPr>
          <w:p w14:paraId="6CC1068D" w14:textId="77777777" w:rsidR="00E56613" w:rsidRPr="00E56613" w:rsidRDefault="00E56613" w:rsidP="00E56613">
            <w:pPr>
              <w:spacing w:before="0" w:beforeAutospacing="0" w:after="0" w:afterAutospacing="0" w:line="240" w:lineRule="auto"/>
              <w:rPr>
                <w:rFonts w:ascii="David" w:eastAsia="Times New Roman" w:hAnsi="David" w:cs="David"/>
                <w:sz w:val="20"/>
                <w:szCs w:val="20"/>
              </w:rPr>
            </w:pPr>
            <w:r w:rsidRPr="00E56613">
              <w:rPr>
                <w:rFonts w:ascii="David" w:eastAsia="Times New Roman" w:hAnsi="David" w:cs="David"/>
                <w:sz w:val="20"/>
                <w:szCs w:val="20"/>
                <w:rtl/>
              </w:rPr>
              <w:t>ריצוף, חיפוי, טיח, תקרה תותבת, צבע, אלומיניום, חשמל</w:t>
            </w:r>
          </w:p>
        </w:tc>
        <w:tc>
          <w:tcPr>
            <w:tcW w:w="1453" w:type="dxa"/>
            <w:tcBorders>
              <w:top w:val="nil"/>
              <w:left w:val="single" w:sz="4" w:space="0" w:color="auto"/>
              <w:bottom w:val="single" w:sz="4" w:space="0" w:color="auto"/>
              <w:right w:val="single" w:sz="8" w:space="0" w:color="auto"/>
            </w:tcBorders>
            <w:noWrap/>
            <w:vAlign w:val="bottom"/>
          </w:tcPr>
          <w:p w14:paraId="442544B6" w14:textId="77777777" w:rsidR="00E56613" w:rsidRPr="00E56613" w:rsidRDefault="00E56613" w:rsidP="00E56613">
            <w:pPr>
              <w:spacing w:before="0" w:beforeAutospacing="0" w:after="0" w:afterAutospacing="0" w:line="240" w:lineRule="auto"/>
              <w:rPr>
                <w:rFonts w:ascii="David" w:eastAsia="Times New Roman" w:hAnsi="David" w:cs="David"/>
                <w:sz w:val="20"/>
                <w:szCs w:val="20"/>
              </w:rPr>
            </w:pPr>
            <w:r w:rsidRPr="00E56613">
              <w:rPr>
                <w:rFonts w:ascii="David" w:eastAsia="Times New Roman" w:hAnsi="David" w:cs="David"/>
                <w:sz w:val="20"/>
                <w:szCs w:val="20"/>
                <w:rtl/>
              </w:rPr>
              <w:t>12.5% לכל מלאכה</w:t>
            </w:r>
          </w:p>
        </w:tc>
      </w:tr>
      <w:tr w:rsidR="00E56613" w:rsidRPr="00E56613" w14:paraId="32439C37" w14:textId="77777777" w:rsidTr="00E56613">
        <w:trPr>
          <w:trHeight w:val="510"/>
        </w:trPr>
        <w:tc>
          <w:tcPr>
            <w:tcW w:w="0" w:type="auto"/>
            <w:vMerge/>
            <w:tcBorders>
              <w:top w:val="nil"/>
              <w:left w:val="single" w:sz="8" w:space="0" w:color="auto"/>
              <w:bottom w:val="single" w:sz="8" w:space="0" w:color="000000"/>
              <w:right w:val="single" w:sz="4" w:space="0" w:color="auto"/>
            </w:tcBorders>
            <w:vAlign w:val="center"/>
          </w:tcPr>
          <w:p w14:paraId="2CC13C18"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p>
        </w:tc>
        <w:tc>
          <w:tcPr>
            <w:tcW w:w="0" w:type="auto"/>
            <w:vMerge/>
            <w:tcBorders>
              <w:top w:val="nil"/>
              <w:left w:val="single" w:sz="4" w:space="0" w:color="auto"/>
              <w:bottom w:val="single" w:sz="8" w:space="0" w:color="000000"/>
              <w:right w:val="single" w:sz="4" w:space="0" w:color="auto"/>
            </w:tcBorders>
            <w:vAlign w:val="center"/>
          </w:tcPr>
          <w:p w14:paraId="0C2B23BD"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p>
        </w:tc>
        <w:tc>
          <w:tcPr>
            <w:tcW w:w="1690" w:type="dxa"/>
            <w:gridSpan w:val="2"/>
            <w:tcBorders>
              <w:top w:val="nil"/>
              <w:left w:val="nil"/>
              <w:bottom w:val="single" w:sz="4" w:space="0" w:color="auto"/>
              <w:right w:val="single" w:sz="4" w:space="0" w:color="auto"/>
            </w:tcBorders>
            <w:vAlign w:val="bottom"/>
          </w:tcPr>
          <w:p w14:paraId="6E06B3EB" w14:textId="77777777" w:rsidR="00E56613" w:rsidRPr="00E56613" w:rsidRDefault="00E56613" w:rsidP="00E56613">
            <w:pPr>
              <w:spacing w:before="0" w:beforeAutospacing="0" w:after="0" w:afterAutospacing="0" w:line="240" w:lineRule="auto"/>
              <w:rPr>
                <w:rFonts w:ascii="David" w:eastAsia="Times New Roman" w:hAnsi="David" w:cs="David"/>
                <w:sz w:val="20"/>
                <w:szCs w:val="20"/>
              </w:rPr>
            </w:pPr>
            <w:r w:rsidRPr="00E56613">
              <w:rPr>
                <w:rFonts w:ascii="David" w:eastAsia="Times New Roman" w:hAnsi="David" w:cs="David"/>
                <w:sz w:val="20"/>
                <w:szCs w:val="20"/>
                <w:rtl/>
              </w:rPr>
              <w:t>ק"ק 34%</w:t>
            </w:r>
          </w:p>
        </w:tc>
        <w:tc>
          <w:tcPr>
            <w:tcW w:w="2760" w:type="dxa"/>
            <w:tcBorders>
              <w:top w:val="nil"/>
              <w:left w:val="single" w:sz="4" w:space="0" w:color="auto"/>
              <w:bottom w:val="single" w:sz="4" w:space="0" w:color="auto"/>
              <w:right w:val="single" w:sz="4" w:space="0" w:color="auto"/>
            </w:tcBorders>
            <w:vAlign w:val="bottom"/>
          </w:tcPr>
          <w:p w14:paraId="1231294C" w14:textId="77777777" w:rsidR="00E56613" w:rsidRPr="00E56613" w:rsidRDefault="00E56613" w:rsidP="00E56613">
            <w:pPr>
              <w:spacing w:before="0" w:beforeAutospacing="0" w:after="0" w:afterAutospacing="0" w:line="240" w:lineRule="auto"/>
              <w:rPr>
                <w:rFonts w:ascii="David" w:eastAsia="Times New Roman" w:hAnsi="David" w:cs="David"/>
                <w:sz w:val="20"/>
                <w:szCs w:val="20"/>
              </w:rPr>
            </w:pPr>
            <w:r w:rsidRPr="00E56613">
              <w:rPr>
                <w:rFonts w:ascii="David" w:eastAsia="Times New Roman" w:hAnsi="David" w:cs="David"/>
                <w:sz w:val="20"/>
                <w:szCs w:val="20"/>
                <w:rtl/>
              </w:rPr>
              <w:t>ריצוף, חיפוי, טיח, תקרה תותבת, צבע, אלומיניום, חשמל</w:t>
            </w:r>
          </w:p>
        </w:tc>
        <w:tc>
          <w:tcPr>
            <w:tcW w:w="1453" w:type="dxa"/>
            <w:tcBorders>
              <w:top w:val="nil"/>
              <w:left w:val="single" w:sz="4" w:space="0" w:color="auto"/>
              <w:bottom w:val="single" w:sz="4" w:space="0" w:color="auto"/>
              <w:right w:val="single" w:sz="8" w:space="0" w:color="auto"/>
            </w:tcBorders>
            <w:noWrap/>
            <w:vAlign w:val="bottom"/>
          </w:tcPr>
          <w:p w14:paraId="030A03E2" w14:textId="77777777" w:rsidR="00E56613" w:rsidRPr="00E56613" w:rsidRDefault="00E56613" w:rsidP="00E56613">
            <w:pPr>
              <w:spacing w:before="0" w:beforeAutospacing="0" w:after="0" w:afterAutospacing="0" w:line="240" w:lineRule="auto"/>
              <w:rPr>
                <w:rFonts w:ascii="David" w:eastAsia="Times New Roman" w:hAnsi="David" w:cs="David"/>
                <w:sz w:val="20"/>
                <w:szCs w:val="20"/>
              </w:rPr>
            </w:pPr>
            <w:r w:rsidRPr="00E56613">
              <w:rPr>
                <w:rFonts w:ascii="David" w:eastAsia="Times New Roman" w:hAnsi="David" w:cs="David"/>
                <w:sz w:val="20"/>
                <w:szCs w:val="20"/>
                <w:rtl/>
              </w:rPr>
              <w:t>12.5% לכל מלאכה</w:t>
            </w:r>
          </w:p>
        </w:tc>
      </w:tr>
      <w:tr w:rsidR="00E56613" w:rsidRPr="00E56613" w14:paraId="30D00B5E" w14:textId="77777777" w:rsidTr="00E56613">
        <w:trPr>
          <w:trHeight w:val="270"/>
        </w:trPr>
        <w:tc>
          <w:tcPr>
            <w:tcW w:w="0" w:type="auto"/>
            <w:vMerge/>
            <w:tcBorders>
              <w:top w:val="nil"/>
              <w:left w:val="single" w:sz="8" w:space="0" w:color="auto"/>
              <w:bottom w:val="single" w:sz="8" w:space="0" w:color="000000"/>
              <w:right w:val="single" w:sz="4" w:space="0" w:color="auto"/>
            </w:tcBorders>
            <w:vAlign w:val="center"/>
          </w:tcPr>
          <w:p w14:paraId="66CCBCC7"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p>
        </w:tc>
        <w:tc>
          <w:tcPr>
            <w:tcW w:w="0" w:type="auto"/>
            <w:vMerge/>
            <w:tcBorders>
              <w:top w:val="nil"/>
              <w:left w:val="single" w:sz="4" w:space="0" w:color="auto"/>
              <w:bottom w:val="single" w:sz="8" w:space="0" w:color="000000"/>
              <w:right w:val="single" w:sz="4" w:space="0" w:color="auto"/>
            </w:tcBorders>
            <w:vAlign w:val="center"/>
          </w:tcPr>
          <w:p w14:paraId="5773041F"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p>
        </w:tc>
        <w:tc>
          <w:tcPr>
            <w:tcW w:w="1690" w:type="dxa"/>
            <w:gridSpan w:val="2"/>
            <w:tcBorders>
              <w:top w:val="nil"/>
              <w:left w:val="nil"/>
              <w:bottom w:val="single" w:sz="8" w:space="0" w:color="auto"/>
              <w:right w:val="single" w:sz="4" w:space="0" w:color="auto"/>
            </w:tcBorders>
            <w:vAlign w:val="bottom"/>
          </w:tcPr>
          <w:p w14:paraId="7271ED54"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r w:rsidRPr="00E56613">
              <w:rPr>
                <w:rFonts w:ascii="David" w:eastAsia="Times New Roman" w:hAnsi="David" w:cs="David"/>
                <w:sz w:val="20"/>
                <w:szCs w:val="20"/>
              </w:rPr>
              <w:t> </w:t>
            </w:r>
          </w:p>
        </w:tc>
        <w:tc>
          <w:tcPr>
            <w:tcW w:w="2760" w:type="dxa"/>
            <w:tcBorders>
              <w:top w:val="nil"/>
              <w:left w:val="single" w:sz="4" w:space="0" w:color="auto"/>
              <w:bottom w:val="single" w:sz="8" w:space="0" w:color="auto"/>
              <w:right w:val="single" w:sz="4" w:space="0" w:color="auto"/>
            </w:tcBorders>
            <w:noWrap/>
            <w:vAlign w:val="bottom"/>
          </w:tcPr>
          <w:p w14:paraId="17AAA814" w14:textId="77777777" w:rsidR="00E56613" w:rsidRPr="00E56613" w:rsidRDefault="00E56613" w:rsidP="00E56613">
            <w:pPr>
              <w:spacing w:before="0" w:beforeAutospacing="0" w:after="0" w:afterAutospacing="0" w:line="240" w:lineRule="auto"/>
              <w:rPr>
                <w:rFonts w:ascii="David" w:eastAsia="Times New Roman" w:hAnsi="David" w:cs="David"/>
                <w:b/>
                <w:bCs/>
                <w:sz w:val="20"/>
                <w:szCs w:val="20"/>
              </w:rPr>
            </w:pPr>
            <w:r w:rsidRPr="00E56613">
              <w:rPr>
                <w:rFonts w:ascii="David" w:eastAsia="Times New Roman" w:hAnsi="David" w:cs="David"/>
                <w:b/>
                <w:bCs/>
                <w:sz w:val="20"/>
                <w:szCs w:val="20"/>
                <w:rtl/>
              </w:rPr>
              <w:t>סה"כ</w:t>
            </w:r>
          </w:p>
        </w:tc>
        <w:tc>
          <w:tcPr>
            <w:tcW w:w="1453" w:type="dxa"/>
            <w:tcBorders>
              <w:top w:val="nil"/>
              <w:left w:val="single" w:sz="4" w:space="0" w:color="auto"/>
              <w:bottom w:val="single" w:sz="8" w:space="0" w:color="auto"/>
              <w:right w:val="single" w:sz="8" w:space="0" w:color="auto"/>
            </w:tcBorders>
            <w:noWrap/>
            <w:vAlign w:val="bottom"/>
          </w:tcPr>
          <w:p w14:paraId="08FEC4C9"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r w:rsidRPr="00E56613">
              <w:rPr>
                <w:rFonts w:ascii="David" w:eastAsia="Times New Roman" w:hAnsi="David" w:cs="David"/>
                <w:sz w:val="20"/>
                <w:szCs w:val="20"/>
              </w:rPr>
              <w:t> </w:t>
            </w:r>
          </w:p>
        </w:tc>
      </w:tr>
      <w:tr w:rsidR="00E56613" w:rsidRPr="00E56613" w14:paraId="52FD645E" w14:textId="77777777" w:rsidTr="00E56613">
        <w:trPr>
          <w:trHeight w:val="255"/>
        </w:trPr>
        <w:tc>
          <w:tcPr>
            <w:tcW w:w="960" w:type="dxa"/>
            <w:vMerge w:val="restart"/>
            <w:tcBorders>
              <w:top w:val="nil"/>
              <w:left w:val="single" w:sz="8" w:space="0" w:color="auto"/>
              <w:bottom w:val="single" w:sz="8" w:space="0" w:color="000000"/>
              <w:right w:val="single" w:sz="4" w:space="0" w:color="auto"/>
            </w:tcBorders>
            <w:noWrap/>
            <w:vAlign w:val="center"/>
          </w:tcPr>
          <w:p w14:paraId="3850DF67" w14:textId="77777777" w:rsidR="00E56613" w:rsidRPr="00E56613" w:rsidRDefault="00E56613" w:rsidP="00E56613">
            <w:pPr>
              <w:bidi w:val="0"/>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Pr>
              <w:t>21</w:t>
            </w:r>
          </w:p>
        </w:tc>
        <w:tc>
          <w:tcPr>
            <w:tcW w:w="1180" w:type="dxa"/>
            <w:vMerge w:val="restart"/>
            <w:tcBorders>
              <w:top w:val="nil"/>
              <w:left w:val="single" w:sz="4" w:space="0" w:color="auto"/>
              <w:bottom w:val="single" w:sz="8" w:space="0" w:color="000000"/>
              <w:right w:val="single" w:sz="4" w:space="0" w:color="auto"/>
            </w:tcBorders>
            <w:noWrap/>
            <w:vAlign w:val="center"/>
          </w:tcPr>
          <w:p w14:paraId="11974C7C"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א'</w:t>
            </w:r>
          </w:p>
        </w:tc>
        <w:tc>
          <w:tcPr>
            <w:tcW w:w="5903" w:type="dxa"/>
            <w:gridSpan w:val="4"/>
            <w:tcBorders>
              <w:top w:val="single" w:sz="8" w:space="0" w:color="auto"/>
              <w:left w:val="single" w:sz="4" w:space="0" w:color="auto"/>
              <w:bottom w:val="single" w:sz="4" w:space="0" w:color="auto"/>
              <w:right w:val="single" w:sz="8" w:space="0" w:color="000000"/>
            </w:tcBorders>
            <w:vAlign w:val="bottom"/>
          </w:tcPr>
          <w:p w14:paraId="745DF142" w14:textId="77777777" w:rsidR="00E56613" w:rsidRPr="00E56613" w:rsidRDefault="00E56613" w:rsidP="00E56613">
            <w:pPr>
              <w:spacing w:before="0" w:beforeAutospacing="0" w:after="0" w:afterAutospacing="0" w:line="240" w:lineRule="auto"/>
              <w:rPr>
                <w:rFonts w:ascii="David" w:eastAsia="Times New Roman" w:hAnsi="David" w:cs="David"/>
                <w:b/>
                <w:bCs/>
                <w:sz w:val="20"/>
                <w:szCs w:val="20"/>
              </w:rPr>
            </w:pPr>
            <w:r w:rsidRPr="00E56613">
              <w:rPr>
                <w:rFonts w:ascii="David" w:eastAsia="Times New Roman" w:hAnsi="David" w:cs="David"/>
                <w:b/>
                <w:bCs/>
                <w:sz w:val="20"/>
                <w:szCs w:val="20"/>
                <w:rtl/>
              </w:rPr>
              <w:t>גמר חיבור לתשתיות חוץ</w:t>
            </w:r>
          </w:p>
        </w:tc>
      </w:tr>
      <w:tr w:rsidR="00E56613" w:rsidRPr="00E56613" w14:paraId="70921B66" w14:textId="77777777" w:rsidTr="00E56613">
        <w:trPr>
          <w:trHeight w:val="255"/>
        </w:trPr>
        <w:tc>
          <w:tcPr>
            <w:tcW w:w="0" w:type="auto"/>
            <w:vMerge/>
            <w:tcBorders>
              <w:top w:val="nil"/>
              <w:left w:val="single" w:sz="8" w:space="0" w:color="auto"/>
              <w:bottom w:val="single" w:sz="8" w:space="0" w:color="000000"/>
              <w:right w:val="single" w:sz="4" w:space="0" w:color="auto"/>
            </w:tcBorders>
            <w:vAlign w:val="center"/>
          </w:tcPr>
          <w:p w14:paraId="5E00397F"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p>
        </w:tc>
        <w:tc>
          <w:tcPr>
            <w:tcW w:w="0" w:type="auto"/>
            <w:vMerge/>
            <w:tcBorders>
              <w:top w:val="nil"/>
              <w:left w:val="single" w:sz="4" w:space="0" w:color="auto"/>
              <w:bottom w:val="single" w:sz="8" w:space="0" w:color="000000"/>
              <w:right w:val="single" w:sz="4" w:space="0" w:color="auto"/>
            </w:tcBorders>
            <w:vAlign w:val="center"/>
          </w:tcPr>
          <w:p w14:paraId="49AAA4B0"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p>
        </w:tc>
        <w:tc>
          <w:tcPr>
            <w:tcW w:w="1690" w:type="dxa"/>
            <w:gridSpan w:val="2"/>
            <w:tcBorders>
              <w:top w:val="nil"/>
              <w:left w:val="nil"/>
              <w:bottom w:val="nil"/>
              <w:right w:val="single" w:sz="4" w:space="0" w:color="auto"/>
            </w:tcBorders>
            <w:vAlign w:val="bottom"/>
          </w:tcPr>
          <w:p w14:paraId="327CCED4"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r w:rsidRPr="00E56613">
              <w:rPr>
                <w:rFonts w:ascii="David" w:eastAsia="Times New Roman" w:hAnsi="David" w:cs="David"/>
                <w:sz w:val="20"/>
                <w:szCs w:val="20"/>
              </w:rPr>
              <w:t> </w:t>
            </w:r>
          </w:p>
        </w:tc>
        <w:tc>
          <w:tcPr>
            <w:tcW w:w="2760" w:type="dxa"/>
            <w:tcBorders>
              <w:top w:val="nil"/>
              <w:left w:val="single" w:sz="4" w:space="0" w:color="auto"/>
              <w:bottom w:val="single" w:sz="4" w:space="0" w:color="auto"/>
              <w:right w:val="single" w:sz="4" w:space="0" w:color="auto"/>
            </w:tcBorders>
            <w:noWrap/>
            <w:vAlign w:val="bottom"/>
          </w:tcPr>
          <w:p w14:paraId="79175B27" w14:textId="77777777" w:rsidR="00E56613" w:rsidRPr="00E56613" w:rsidRDefault="00E56613" w:rsidP="00E56613">
            <w:pPr>
              <w:spacing w:before="0" w:beforeAutospacing="0" w:after="0" w:afterAutospacing="0" w:line="240" w:lineRule="auto"/>
              <w:rPr>
                <w:rFonts w:ascii="David" w:eastAsia="Times New Roman" w:hAnsi="David" w:cs="David"/>
                <w:sz w:val="20"/>
                <w:szCs w:val="20"/>
              </w:rPr>
            </w:pPr>
            <w:r w:rsidRPr="00E56613">
              <w:rPr>
                <w:rFonts w:ascii="David" w:eastAsia="Times New Roman" w:hAnsi="David" w:cs="David"/>
                <w:sz w:val="20"/>
                <w:szCs w:val="20"/>
                <w:rtl/>
              </w:rPr>
              <w:t>מים (גמל ראשי)</w:t>
            </w:r>
          </w:p>
        </w:tc>
        <w:tc>
          <w:tcPr>
            <w:tcW w:w="1453" w:type="dxa"/>
            <w:tcBorders>
              <w:top w:val="nil"/>
              <w:left w:val="single" w:sz="4" w:space="0" w:color="auto"/>
              <w:bottom w:val="single" w:sz="4" w:space="0" w:color="auto"/>
              <w:right w:val="single" w:sz="8" w:space="0" w:color="auto"/>
            </w:tcBorders>
            <w:noWrap/>
            <w:vAlign w:val="bottom"/>
          </w:tcPr>
          <w:p w14:paraId="1010D398"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20%</w:t>
            </w:r>
          </w:p>
        </w:tc>
      </w:tr>
      <w:tr w:rsidR="00E56613" w:rsidRPr="00E56613" w14:paraId="69659464" w14:textId="77777777" w:rsidTr="00E56613">
        <w:trPr>
          <w:trHeight w:val="255"/>
        </w:trPr>
        <w:tc>
          <w:tcPr>
            <w:tcW w:w="0" w:type="auto"/>
            <w:vMerge/>
            <w:tcBorders>
              <w:top w:val="nil"/>
              <w:left w:val="single" w:sz="8" w:space="0" w:color="auto"/>
              <w:bottom w:val="single" w:sz="8" w:space="0" w:color="000000"/>
              <w:right w:val="single" w:sz="4" w:space="0" w:color="auto"/>
            </w:tcBorders>
            <w:vAlign w:val="center"/>
          </w:tcPr>
          <w:p w14:paraId="30320633"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p>
        </w:tc>
        <w:tc>
          <w:tcPr>
            <w:tcW w:w="0" w:type="auto"/>
            <w:vMerge/>
            <w:tcBorders>
              <w:top w:val="nil"/>
              <w:left w:val="single" w:sz="4" w:space="0" w:color="auto"/>
              <w:bottom w:val="single" w:sz="8" w:space="0" w:color="000000"/>
              <w:right w:val="single" w:sz="4" w:space="0" w:color="auto"/>
            </w:tcBorders>
            <w:vAlign w:val="center"/>
          </w:tcPr>
          <w:p w14:paraId="0A24ACF8"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p>
        </w:tc>
        <w:tc>
          <w:tcPr>
            <w:tcW w:w="1690" w:type="dxa"/>
            <w:gridSpan w:val="2"/>
            <w:tcBorders>
              <w:top w:val="single" w:sz="4" w:space="0" w:color="auto"/>
              <w:left w:val="nil"/>
              <w:bottom w:val="nil"/>
              <w:right w:val="single" w:sz="4" w:space="0" w:color="auto"/>
            </w:tcBorders>
            <w:vAlign w:val="bottom"/>
          </w:tcPr>
          <w:p w14:paraId="3C0C62C9"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r w:rsidRPr="00E56613">
              <w:rPr>
                <w:rFonts w:ascii="David" w:eastAsia="Times New Roman" w:hAnsi="David" w:cs="David"/>
                <w:sz w:val="20"/>
                <w:szCs w:val="20"/>
              </w:rPr>
              <w:t> </w:t>
            </w:r>
          </w:p>
        </w:tc>
        <w:tc>
          <w:tcPr>
            <w:tcW w:w="2760" w:type="dxa"/>
            <w:tcBorders>
              <w:top w:val="nil"/>
              <w:left w:val="nil"/>
              <w:bottom w:val="nil"/>
              <w:right w:val="single" w:sz="4" w:space="0" w:color="auto"/>
            </w:tcBorders>
            <w:noWrap/>
            <w:vAlign w:val="bottom"/>
          </w:tcPr>
          <w:p w14:paraId="423697CE" w14:textId="77777777" w:rsidR="00E56613" w:rsidRPr="00E56613" w:rsidRDefault="00E56613" w:rsidP="00E56613">
            <w:pPr>
              <w:spacing w:before="0" w:beforeAutospacing="0" w:after="0" w:afterAutospacing="0" w:line="240" w:lineRule="auto"/>
              <w:rPr>
                <w:rFonts w:ascii="David" w:eastAsia="Times New Roman" w:hAnsi="David" w:cs="David"/>
                <w:sz w:val="20"/>
                <w:szCs w:val="20"/>
              </w:rPr>
            </w:pPr>
            <w:r w:rsidRPr="00E56613">
              <w:rPr>
                <w:rFonts w:ascii="David" w:eastAsia="Times New Roman" w:hAnsi="David" w:cs="David"/>
                <w:sz w:val="20"/>
                <w:szCs w:val="20"/>
                <w:rtl/>
              </w:rPr>
              <w:t>ביוב</w:t>
            </w:r>
          </w:p>
        </w:tc>
        <w:tc>
          <w:tcPr>
            <w:tcW w:w="1453" w:type="dxa"/>
            <w:tcBorders>
              <w:top w:val="nil"/>
              <w:left w:val="single" w:sz="4" w:space="0" w:color="auto"/>
              <w:bottom w:val="nil"/>
              <w:right w:val="single" w:sz="8" w:space="0" w:color="auto"/>
            </w:tcBorders>
            <w:noWrap/>
            <w:vAlign w:val="bottom"/>
          </w:tcPr>
          <w:p w14:paraId="436A8B0F"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20%</w:t>
            </w:r>
          </w:p>
        </w:tc>
      </w:tr>
      <w:tr w:rsidR="00E56613" w:rsidRPr="00E56613" w14:paraId="1C024FA5" w14:textId="77777777" w:rsidTr="00E56613">
        <w:trPr>
          <w:trHeight w:val="255"/>
        </w:trPr>
        <w:tc>
          <w:tcPr>
            <w:tcW w:w="0" w:type="auto"/>
            <w:vMerge/>
            <w:tcBorders>
              <w:top w:val="nil"/>
              <w:left w:val="single" w:sz="8" w:space="0" w:color="auto"/>
              <w:bottom w:val="single" w:sz="8" w:space="0" w:color="000000"/>
              <w:right w:val="single" w:sz="4" w:space="0" w:color="auto"/>
            </w:tcBorders>
            <w:vAlign w:val="center"/>
          </w:tcPr>
          <w:p w14:paraId="78FAA747"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p>
        </w:tc>
        <w:tc>
          <w:tcPr>
            <w:tcW w:w="0" w:type="auto"/>
            <w:vMerge/>
            <w:tcBorders>
              <w:top w:val="nil"/>
              <w:left w:val="single" w:sz="4" w:space="0" w:color="auto"/>
              <w:bottom w:val="single" w:sz="8" w:space="0" w:color="000000"/>
              <w:right w:val="single" w:sz="4" w:space="0" w:color="auto"/>
            </w:tcBorders>
            <w:vAlign w:val="center"/>
          </w:tcPr>
          <w:p w14:paraId="42F03EA9"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p>
        </w:tc>
        <w:tc>
          <w:tcPr>
            <w:tcW w:w="1690" w:type="dxa"/>
            <w:gridSpan w:val="2"/>
            <w:tcBorders>
              <w:top w:val="nil"/>
              <w:left w:val="nil"/>
              <w:bottom w:val="nil"/>
              <w:right w:val="single" w:sz="4" w:space="0" w:color="auto"/>
            </w:tcBorders>
            <w:vAlign w:val="bottom"/>
          </w:tcPr>
          <w:p w14:paraId="15A0BA94"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r w:rsidRPr="00E56613">
              <w:rPr>
                <w:rFonts w:ascii="David" w:eastAsia="Times New Roman" w:hAnsi="David" w:cs="David"/>
                <w:sz w:val="20"/>
                <w:szCs w:val="20"/>
              </w:rPr>
              <w:t> </w:t>
            </w:r>
          </w:p>
        </w:tc>
        <w:tc>
          <w:tcPr>
            <w:tcW w:w="2760" w:type="dxa"/>
            <w:tcBorders>
              <w:top w:val="single" w:sz="4" w:space="0" w:color="auto"/>
              <w:left w:val="nil"/>
              <w:bottom w:val="nil"/>
              <w:right w:val="single" w:sz="4" w:space="0" w:color="auto"/>
            </w:tcBorders>
            <w:noWrap/>
            <w:vAlign w:val="bottom"/>
          </w:tcPr>
          <w:p w14:paraId="522289CB" w14:textId="77777777" w:rsidR="00E56613" w:rsidRPr="00E56613" w:rsidRDefault="00E56613" w:rsidP="00E56613">
            <w:pPr>
              <w:spacing w:before="0" w:beforeAutospacing="0" w:after="0" w:afterAutospacing="0" w:line="240" w:lineRule="auto"/>
              <w:rPr>
                <w:rFonts w:ascii="David" w:eastAsia="Times New Roman" w:hAnsi="David" w:cs="David"/>
                <w:sz w:val="20"/>
                <w:szCs w:val="20"/>
              </w:rPr>
            </w:pPr>
            <w:r w:rsidRPr="00E56613">
              <w:rPr>
                <w:rFonts w:ascii="David" w:eastAsia="Times New Roman" w:hAnsi="David" w:cs="David"/>
                <w:sz w:val="20"/>
                <w:szCs w:val="20"/>
                <w:rtl/>
              </w:rPr>
              <w:t>תיעול</w:t>
            </w:r>
          </w:p>
        </w:tc>
        <w:tc>
          <w:tcPr>
            <w:tcW w:w="1453" w:type="dxa"/>
            <w:tcBorders>
              <w:top w:val="single" w:sz="4" w:space="0" w:color="auto"/>
              <w:left w:val="single" w:sz="4" w:space="0" w:color="auto"/>
              <w:bottom w:val="nil"/>
              <w:right w:val="single" w:sz="8" w:space="0" w:color="auto"/>
            </w:tcBorders>
            <w:noWrap/>
            <w:vAlign w:val="bottom"/>
          </w:tcPr>
          <w:p w14:paraId="120D1C45"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20%</w:t>
            </w:r>
          </w:p>
        </w:tc>
      </w:tr>
      <w:tr w:rsidR="00E56613" w:rsidRPr="00E56613" w14:paraId="5EB9BF90" w14:textId="77777777" w:rsidTr="00E56613">
        <w:trPr>
          <w:trHeight w:val="255"/>
        </w:trPr>
        <w:tc>
          <w:tcPr>
            <w:tcW w:w="0" w:type="auto"/>
            <w:vMerge/>
            <w:tcBorders>
              <w:top w:val="nil"/>
              <w:left w:val="single" w:sz="8" w:space="0" w:color="auto"/>
              <w:bottom w:val="single" w:sz="8" w:space="0" w:color="000000"/>
              <w:right w:val="single" w:sz="4" w:space="0" w:color="auto"/>
            </w:tcBorders>
            <w:vAlign w:val="center"/>
          </w:tcPr>
          <w:p w14:paraId="1FB638D9"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p>
        </w:tc>
        <w:tc>
          <w:tcPr>
            <w:tcW w:w="0" w:type="auto"/>
            <w:vMerge/>
            <w:tcBorders>
              <w:top w:val="nil"/>
              <w:left w:val="single" w:sz="4" w:space="0" w:color="auto"/>
              <w:bottom w:val="single" w:sz="8" w:space="0" w:color="000000"/>
              <w:right w:val="single" w:sz="4" w:space="0" w:color="auto"/>
            </w:tcBorders>
            <w:vAlign w:val="center"/>
          </w:tcPr>
          <w:p w14:paraId="2CAF9062"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p>
        </w:tc>
        <w:tc>
          <w:tcPr>
            <w:tcW w:w="1690" w:type="dxa"/>
            <w:gridSpan w:val="2"/>
            <w:tcBorders>
              <w:top w:val="nil"/>
              <w:left w:val="nil"/>
              <w:bottom w:val="nil"/>
              <w:right w:val="single" w:sz="4" w:space="0" w:color="auto"/>
            </w:tcBorders>
            <w:vAlign w:val="bottom"/>
          </w:tcPr>
          <w:p w14:paraId="6642D83D"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r w:rsidRPr="00E56613">
              <w:rPr>
                <w:rFonts w:ascii="David" w:eastAsia="Times New Roman" w:hAnsi="David" w:cs="David"/>
                <w:sz w:val="20"/>
                <w:szCs w:val="20"/>
              </w:rPr>
              <w:t> </w:t>
            </w:r>
          </w:p>
        </w:tc>
        <w:tc>
          <w:tcPr>
            <w:tcW w:w="2760" w:type="dxa"/>
            <w:tcBorders>
              <w:top w:val="single" w:sz="4" w:space="0" w:color="auto"/>
              <w:left w:val="nil"/>
              <w:bottom w:val="nil"/>
              <w:right w:val="single" w:sz="4" w:space="0" w:color="auto"/>
            </w:tcBorders>
            <w:noWrap/>
            <w:vAlign w:val="bottom"/>
          </w:tcPr>
          <w:p w14:paraId="2D6E97CB" w14:textId="77777777" w:rsidR="00E56613" w:rsidRPr="00E56613" w:rsidRDefault="00E56613" w:rsidP="00E56613">
            <w:pPr>
              <w:spacing w:before="0" w:beforeAutospacing="0" w:after="0" w:afterAutospacing="0" w:line="240" w:lineRule="auto"/>
              <w:rPr>
                <w:rFonts w:ascii="David" w:eastAsia="Times New Roman" w:hAnsi="David" w:cs="David"/>
                <w:sz w:val="20"/>
                <w:szCs w:val="20"/>
              </w:rPr>
            </w:pPr>
            <w:r w:rsidRPr="00E56613">
              <w:rPr>
                <w:rFonts w:ascii="David" w:eastAsia="Times New Roman" w:hAnsi="David" w:cs="David"/>
                <w:sz w:val="20"/>
                <w:szCs w:val="20"/>
                <w:rtl/>
              </w:rPr>
              <w:t>תקשורת וחשמל</w:t>
            </w:r>
          </w:p>
        </w:tc>
        <w:tc>
          <w:tcPr>
            <w:tcW w:w="1453" w:type="dxa"/>
            <w:tcBorders>
              <w:top w:val="single" w:sz="4" w:space="0" w:color="auto"/>
              <w:left w:val="single" w:sz="4" w:space="0" w:color="auto"/>
              <w:bottom w:val="nil"/>
              <w:right w:val="single" w:sz="8" w:space="0" w:color="auto"/>
            </w:tcBorders>
            <w:noWrap/>
            <w:vAlign w:val="bottom"/>
          </w:tcPr>
          <w:p w14:paraId="06C2155A"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20%</w:t>
            </w:r>
          </w:p>
        </w:tc>
      </w:tr>
      <w:tr w:rsidR="00E56613" w:rsidRPr="00E56613" w14:paraId="25BBD152" w14:textId="77777777" w:rsidTr="00E56613">
        <w:trPr>
          <w:trHeight w:val="255"/>
        </w:trPr>
        <w:tc>
          <w:tcPr>
            <w:tcW w:w="0" w:type="auto"/>
            <w:vMerge/>
            <w:tcBorders>
              <w:top w:val="nil"/>
              <w:left w:val="single" w:sz="8" w:space="0" w:color="auto"/>
              <w:bottom w:val="single" w:sz="8" w:space="0" w:color="000000"/>
              <w:right w:val="single" w:sz="4" w:space="0" w:color="auto"/>
            </w:tcBorders>
            <w:vAlign w:val="center"/>
          </w:tcPr>
          <w:p w14:paraId="16F6D50D"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p>
        </w:tc>
        <w:tc>
          <w:tcPr>
            <w:tcW w:w="0" w:type="auto"/>
            <w:vMerge/>
            <w:tcBorders>
              <w:top w:val="nil"/>
              <w:left w:val="single" w:sz="4" w:space="0" w:color="auto"/>
              <w:bottom w:val="single" w:sz="8" w:space="0" w:color="000000"/>
              <w:right w:val="single" w:sz="4" w:space="0" w:color="auto"/>
            </w:tcBorders>
            <w:vAlign w:val="center"/>
          </w:tcPr>
          <w:p w14:paraId="1658101E"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p>
        </w:tc>
        <w:tc>
          <w:tcPr>
            <w:tcW w:w="1690" w:type="dxa"/>
            <w:gridSpan w:val="2"/>
            <w:tcBorders>
              <w:top w:val="nil"/>
              <w:left w:val="nil"/>
              <w:bottom w:val="single" w:sz="4" w:space="0" w:color="auto"/>
              <w:right w:val="single" w:sz="4" w:space="0" w:color="auto"/>
            </w:tcBorders>
            <w:vAlign w:val="bottom"/>
          </w:tcPr>
          <w:p w14:paraId="4B6F11CF"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r w:rsidRPr="00E56613">
              <w:rPr>
                <w:rFonts w:ascii="David" w:eastAsia="Times New Roman" w:hAnsi="David" w:cs="David"/>
                <w:sz w:val="20"/>
                <w:szCs w:val="20"/>
              </w:rPr>
              <w:t> </w:t>
            </w:r>
          </w:p>
        </w:tc>
        <w:tc>
          <w:tcPr>
            <w:tcW w:w="2760" w:type="dxa"/>
            <w:tcBorders>
              <w:top w:val="single" w:sz="4" w:space="0" w:color="auto"/>
              <w:left w:val="nil"/>
              <w:bottom w:val="nil"/>
              <w:right w:val="single" w:sz="4" w:space="0" w:color="auto"/>
            </w:tcBorders>
            <w:noWrap/>
            <w:vAlign w:val="bottom"/>
          </w:tcPr>
          <w:p w14:paraId="7F0B13E7" w14:textId="77777777" w:rsidR="00E56613" w:rsidRPr="00E56613" w:rsidRDefault="00E56613" w:rsidP="00E56613">
            <w:pPr>
              <w:spacing w:before="0" w:beforeAutospacing="0" w:after="0" w:afterAutospacing="0" w:line="240" w:lineRule="auto"/>
              <w:rPr>
                <w:rFonts w:ascii="David" w:eastAsia="Times New Roman" w:hAnsi="David" w:cs="David"/>
                <w:sz w:val="20"/>
                <w:szCs w:val="20"/>
              </w:rPr>
            </w:pPr>
            <w:r w:rsidRPr="00E56613">
              <w:rPr>
                <w:rFonts w:ascii="David" w:eastAsia="Times New Roman" w:hAnsi="David" w:cs="David"/>
                <w:sz w:val="20"/>
                <w:szCs w:val="20"/>
                <w:rtl/>
              </w:rPr>
              <w:t>גז</w:t>
            </w:r>
          </w:p>
        </w:tc>
        <w:tc>
          <w:tcPr>
            <w:tcW w:w="1453" w:type="dxa"/>
            <w:tcBorders>
              <w:top w:val="single" w:sz="4" w:space="0" w:color="auto"/>
              <w:left w:val="single" w:sz="4" w:space="0" w:color="auto"/>
              <w:bottom w:val="nil"/>
              <w:right w:val="single" w:sz="8" w:space="0" w:color="auto"/>
            </w:tcBorders>
            <w:noWrap/>
            <w:vAlign w:val="bottom"/>
          </w:tcPr>
          <w:p w14:paraId="67077FB9"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20%</w:t>
            </w:r>
          </w:p>
        </w:tc>
      </w:tr>
      <w:tr w:rsidR="00E56613" w:rsidRPr="00E56613" w14:paraId="04CEC7A5" w14:textId="77777777" w:rsidTr="00E56613">
        <w:trPr>
          <w:trHeight w:val="225"/>
        </w:trPr>
        <w:tc>
          <w:tcPr>
            <w:tcW w:w="0" w:type="auto"/>
            <w:vMerge/>
            <w:tcBorders>
              <w:top w:val="nil"/>
              <w:left w:val="single" w:sz="8" w:space="0" w:color="auto"/>
              <w:bottom w:val="single" w:sz="8" w:space="0" w:color="000000"/>
              <w:right w:val="single" w:sz="4" w:space="0" w:color="auto"/>
            </w:tcBorders>
            <w:vAlign w:val="center"/>
          </w:tcPr>
          <w:p w14:paraId="315A0CF5"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p>
        </w:tc>
        <w:tc>
          <w:tcPr>
            <w:tcW w:w="0" w:type="auto"/>
            <w:vMerge/>
            <w:tcBorders>
              <w:top w:val="nil"/>
              <w:left w:val="single" w:sz="4" w:space="0" w:color="auto"/>
              <w:bottom w:val="single" w:sz="8" w:space="0" w:color="000000"/>
              <w:right w:val="single" w:sz="4" w:space="0" w:color="auto"/>
            </w:tcBorders>
            <w:vAlign w:val="center"/>
          </w:tcPr>
          <w:p w14:paraId="66AFE87F"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p>
        </w:tc>
        <w:tc>
          <w:tcPr>
            <w:tcW w:w="1690" w:type="dxa"/>
            <w:gridSpan w:val="2"/>
            <w:tcBorders>
              <w:top w:val="nil"/>
              <w:left w:val="nil"/>
              <w:bottom w:val="single" w:sz="8" w:space="0" w:color="auto"/>
              <w:right w:val="single" w:sz="4" w:space="0" w:color="auto"/>
            </w:tcBorders>
            <w:vAlign w:val="bottom"/>
          </w:tcPr>
          <w:p w14:paraId="057733A5"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r w:rsidRPr="00E56613">
              <w:rPr>
                <w:rFonts w:ascii="David" w:eastAsia="Times New Roman" w:hAnsi="David" w:cs="David"/>
                <w:sz w:val="20"/>
                <w:szCs w:val="20"/>
              </w:rPr>
              <w:t> </w:t>
            </w:r>
          </w:p>
        </w:tc>
        <w:tc>
          <w:tcPr>
            <w:tcW w:w="2760" w:type="dxa"/>
            <w:tcBorders>
              <w:top w:val="single" w:sz="4" w:space="0" w:color="auto"/>
              <w:left w:val="single" w:sz="4" w:space="0" w:color="auto"/>
              <w:bottom w:val="single" w:sz="8" w:space="0" w:color="auto"/>
              <w:right w:val="single" w:sz="4" w:space="0" w:color="auto"/>
            </w:tcBorders>
            <w:noWrap/>
            <w:vAlign w:val="bottom"/>
          </w:tcPr>
          <w:p w14:paraId="4904FCCF" w14:textId="77777777" w:rsidR="00E56613" w:rsidRPr="00E56613" w:rsidRDefault="00E56613" w:rsidP="00E56613">
            <w:pPr>
              <w:spacing w:before="0" w:beforeAutospacing="0" w:after="0" w:afterAutospacing="0" w:line="240" w:lineRule="auto"/>
              <w:rPr>
                <w:rFonts w:ascii="David" w:eastAsia="Times New Roman" w:hAnsi="David" w:cs="David"/>
                <w:b/>
                <w:bCs/>
                <w:sz w:val="20"/>
                <w:szCs w:val="20"/>
              </w:rPr>
            </w:pPr>
            <w:r w:rsidRPr="00E56613">
              <w:rPr>
                <w:rFonts w:ascii="David" w:eastAsia="Times New Roman" w:hAnsi="David" w:cs="David"/>
                <w:b/>
                <w:bCs/>
                <w:sz w:val="20"/>
                <w:szCs w:val="20"/>
                <w:rtl/>
              </w:rPr>
              <w:t>סה"כ</w:t>
            </w:r>
          </w:p>
        </w:tc>
        <w:tc>
          <w:tcPr>
            <w:tcW w:w="1453" w:type="dxa"/>
            <w:tcBorders>
              <w:top w:val="single" w:sz="4" w:space="0" w:color="auto"/>
              <w:left w:val="single" w:sz="4" w:space="0" w:color="auto"/>
              <w:bottom w:val="single" w:sz="8" w:space="0" w:color="auto"/>
              <w:right w:val="single" w:sz="8" w:space="0" w:color="auto"/>
            </w:tcBorders>
            <w:noWrap/>
            <w:vAlign w:val="bottom"/>
          </w:tcPr>
          <w:p w14:paraId="5F63700F" w14:textId="77777777" w:rsidR="00E56613" w:rsidRPr="00E56613" w:rsidRDefault="00E56613" w:rsidP="00E56613">
            <w:pPr>
              <w:bidi w:val="0"/>
              <w:spacing w:before="0" w:beforeAutospacing="0" w:after="0" w:afterAutospacing="0" w:line="240" w:lineRule="auto"/>
              <w:jc w:val="right"/>
              <w:rPr>
                <w:rFonts w:ascii="David" w:eastAsia="Times New Roman" w:hAnsi="David" w:cs="David"/>
                <w:b/>
                <w:bCs/>
                <w:sz w:val="20"/>
                <w:szCs w:val="20"/>
              </w:rPr>
            </w:pPr>
            <w:r w:rsidRPr="00E56613">
              <w:rPr>
                <w:rFonts w:ascii="David" w:eastAsia="Times New Roman" w:hAnsi="David" w:cs="David"/>
                <w:b/>
                <w:bCs/>
                <w:sz w:val="20"/>
                <w:szCs w:val="20"/>
              </w:rPr>
              <w:t>100%</w:t>
            </w:r>
          </w:p>
        </w:tc>
      </w:tr>
    </w:tbl>
    <w:p w14:paraId="0BCDB067" w14:textId="77777777" w:rsidR="00E56613" w:rsidRPr="00E56613" w:rsidRDefault="00E56613" w:rsidP="00E56613">
      <w:pPr>
        <w:spacing w:before="0" w:beforeAutospacing="0" w:after="0" w:afterAutospacing="0" w:line="360" w:lineRule="auto"/>
        <w:jc w:val="both"/>
        <w:rPr>
          <w:rFonts w:ascii="David" w:eastAsia="Times New Roman" w:hAnsi="David" w:cs="David"/>
          <w:sz w:val="26"/>
          <w:szCs w:val="26"/>
          <w:rtl/>
        </w:rPr>
      </w:pPr>
      <w:r w:rsidRPr="00E56613">
        <w:rPr>
          <w:rFonts w:ascii="David" w:eastAsia="Times New Roman" w:hAnsi="David" w:cs="David"/>
          <w:sz w:val="26"/>
          <w:szCs w:val="26"/>
          <w:rtl/>
        </w:rPr>
        <w:br w:type="page"/>
      </w:r>
    </w:p>
    <w:tbl>
      <w:tblPr>
        <w:bidiVisual/>
        <w:tblW w:w="8043" w:type="dxa"/>
        <w:tblInd w:w="93" w:type="dxa"/>
        <w:tblLook w:val="0000" w:firstRow="0" w:lastRow="0" w:firstColumn="0" w:lastColumn="0" w:noHBand="0" w:noVBand="0"/>
      </w:tblPr>
      <w:tblGrid>
        <w:gridCol w:w="960"/>
        <w:gridCol w:w="1180"/>
        <w:gridCol w:w="1649"/>
        <w:gridCol w:w="43"/>
        <w:gridCol w:w="2758"/>
        <w:gridCol w:w="1453"/>
      </w:tblGrid>
      <w:tr w:rsidR="00E56613" w:rsidRPr="00E56613" w14:paraId="214A0A51" w14:textId="77777777" w:rsidTr="00E56613">
        <w:trPr>
          <w:trHeight w:val="270"/>
        </w:trPr>
        <w:tc>
          <w:tcPr>
            <w:tcW w:w="960" w:type="dxa"/>
            <w:tcBorders>
              <w:top w:val="single" w:sz="8" w:space="0" w:color="auto"/>
              <w:left w:val="single" w:sz="8" w:space="0" w:color="auto"/>
              <w:bottom w:val="single" w:sz="8" w:space="0" w:color="auto"/>
              <w:right w:val="single" w:sz="4" w:space="0" w:color="auto"/>
            </w:tcBorders>
            <w:noWrap/>
            <w:vAlign w:val="bottom"/>
          </w:tcPr>
          <w:p w14:paraId="6CF52061" w14:textId="77777777" w:rsidR="00E56613" w:rsidRPr="00E56613" w:rsidRDefault="00E56613" w:rsidP="00E56613">
            <w:pPr>
              <w:spacing w:before="0" w:beforeAutospacing="0" w:after="0" w:afterAutospacing="0" w:line="240" w:lineRule="auto"/>
              <w:jc w:val="center"/>
              <w:rPr>
                <w:rFonts w:ascii="David" w:eastAsia="Times New Roman" w:hAnsi="David" w:cs="David"/>
                <w:b/>
                <w:bCs/>
                <w:sz w:val="20"/>
                <w:szCs w:val="20"/>
              </w:rPr>
            </w:pPr>
            <w:r w:rsidRPr="00E56613">
              <w:rPr>
                <w:rFonts w:ascii="David" w:eastAsia="Times New Roman" w:hAnsi="David" w:cs="David"/>
                <w:b/>
                <w:bCs/>
                <w:sz w:val="20"/>
                <w:szCs w:val="20"/>
                <w:rtl/>
              </w:rPr>
              <w:t>מס' סעיף</w:t>
            </w:r>
          </w:p>
        </w:tc>
        <w:tc>
          <w:tcPr>
            <w:tcW w:w="1180" w:type="dxa"/>
            <w:tcBorders>
              <w:top w:val="single" w:sz="8" w:space="0" w:color="auto"/>
              <w:left w:val="single" w:sz="4" w:space="0" w:color="auto"/>
              <w:bottom w:val="single" w:sz="8" w:space="0" w:color="auto"/>
              <w:right w:val="single" w:sz="4" w:space="0" w:color="auto"/>
            </w:tcBorders>
            <w:noWrap/>
            <w:vAlign w:val="bottom"/>
          </w:tcPr>
          <w:p w14:paraId="12E81596" w14:textId="77777777" w:rsidR="00E56613" w:rsidRPr="00E56613" w:rsidRDefault="00E56613" w:rsidP="00E56613">
            <w:pPr>
              <w:spacing w:before="0" w:beforeAutospacing="0" w:after="0" w:afterAutospacing="0" w:line="240" w:lineRule="auto"/>
              <w:jc w:val="center"/>
              <w:rPr>
                <w:rFonts w:ascii="David" w:eastAsia="Times New Roman" w:hAnsi="David" w:cs="David"/>
                <w:b/>
                <w:bCs/>
                <w:sz w:val="20"/>
                <w:szCs w:val="20"/>
              </w:rPr>
            </w:pPr>
            <w:r w:rsidRPr="00E56613">
              <w:rPr>
                <w:rFonts w:ascii="David" w:eastAsia="Times New Roman" w:hAnsi="David" w:cs="David"/>
                <w:b/>
                <w:bCs/>
                <w:sz w:val="20"/>
                <w:szCs w:val="20"/>
                <w:rtl/>
              </w:rPr>
              <w:t>שיטת תשלום</w:t>
            </w:r>
          </w:p>
        </w:tc>
        <w:tc>
          <w:tcPr>
            <w:tcW w:w="1649" w:type="dxa"/>
            <w:tcBorders>
              <w:top w:val="single" w:sz="8" w:space="0" w:color="auto"/>
              <w:left w:val="single" w:sz="4" w:space="0" w:color="auto"/>
              <w:bottom w:val="single" w:sz="8" w:space="0" w:color="auto"/>
              <w:right w:val="single" w:sz="4" w:space="0" w:color="auto"/>
            </w:tcBorders>
            <w:vAlign w:val="bottom"/>
          </w:tcPr>
          <w:p w14:paraId="6C90E824" w14:textId="77777777" w:rsidR="00E56613" w:rsidRPr="00E56613" w:rsidRDefault="00E56613" w:rsidP="00E56613">
            <w:pPr>
              <w:spacing w:before="0" w:beforeAutospacing="0" w:after="0" w:afterAutospacing="0" w:line="240" w:lineRule="auto"/>
              <w:jc w:val="center"/>
              <w:rPr>
                <w:rFonts w:ascii="David" w:eastAsia="Times New Roman" w:hAnsi="David" w:cs="David"/>
                <w:b/>
                <w:bCs/>
                <w:sz w:val="20"/>
                <w:szCs w:val="20"/>
              </w:rPr>
            </w:pPr>
            <w:r w:rsidRPr="00E56613">
              <w:rPr>
                <w:rFonts w:ascii="David" w:eastAsia="Times New Roman" w:hAnsi="David" w:cs="David"/>
                <w:b/>
                <w:bCs/>
                <w:sz w:val="20"/>
                <w:szCs w:val="20"/>
                <w:rtl/>
              </w:rPr>
              <w:t>תיאור</w:t>
            </w:r>
          </w:p>
        </w:tc>
        <w:tc>
          <w:tcPr>
            <w:tcW w:w="2801" w:type="dxa"/>
            <w:gridSpan w:val="2"/>
            <w:tcBorders>
              <w:top w:val="single" w:sz="8" w:space="0" w:color="auto"/>
              <w:left w:val="single" w:sz="4" w:space="0" w:color="auto"/>
              <w:bottom w:val="single" w:sz="8" w:space="0" w:color="auto"/>
              <w:right w:val="single" w:sz="4" w:space="0" w:color="auto"/>
            </w:tcBorders>
            <w:noWrap/>
            <w:vAlign w:val="bottom"/>
          </w:tcPr>
          <w:p w14:paraId="0E26A651" w14:textId="77777777" w:rsidR="00E56613" w:rsidRPr="00E56613" w:rsidRDefault="00E56613" w:rsidP="00E56613">
            <w:pPr>
              <w:spacing w:before="0" w:beforeAutospacing="0" w:after="0" w:afterAutospacing="0" w:line="240" w:lineRule="auto"/>
              <w:jc w:val="center"/>
              <w:rPr>
                <w:rFonts w:ascii="David" w:eastAsia="Times New Roman" w:hAnsi="David" w:cs="David"/>
                <w:b/>
                <w:bCs/>
                <w:sz w:val="20"/>
                <w:szCs w:val="20"/>
              </w:rPr>
            </w:pPr>
            <w:r w:rsidRPr="00E56613">
              <w:rPr>
                <w:rFonts w:ascii="David" w:eastAsia="Times New Roman" w:hAnsi="David" w:cs="David"/>
                <w:b/>
                <w:bCs/>
                <w:sz w:val="20"/>
                <w:szCs w:val="20"/>
                <w:rtl/>
              </w:rPr>
              <w:t>חלוקת משנה</w:t>
            </w:r>
          </w:p>
        </w:tc>
        <w:tc>
          <w:tcPr>
            <w:tcW w:w="1453" w:type="dxa"/>
            <w:tcBorders>
              <w:top w:val="single" w:sz="8" w:space="0" w:color="auto"/>
              <w:left w:val="single" w:sz="4" w:space="0" w:color="auto"/>
              <w:bottom w:val="single" w:sz="8" w:space="0" w:color="auto"/>
              <w:right w:val="single" w:sz="8" w:space="0" w:color="auto"/>
            </w:tcBorders>
            <w:noWrap/>
            <w:vAlign w:val="bottom"/>
          </w:tcPr>
          <w:p w14:paraId="7BC72100" w14:textId="77777777" w:rsidR="00E56613" w:rsidRPr="00E56613" w:rsidRDefault="00E56613" w:rsidP="00E56613">
            <w:pPr>
              <w:spacing w:before="0" w:beforeAutospacing="0" w:after="0" w:afterAutospacing="0" w:line="240" w:lineRule="auto"/>
              <w:jc w:val="center"/>
              <w:rPr>
                <w:rFonts w:ascii="David" w:eastAsia="Times New Roman" w:hAnsi="David" w:cs="David"/>
                <w:b/>
                <w:bCs/>
                <w:sz w:val="20"/>
                <w:szCs w:val="20"/>
              </w:rPr>
            </w:pPr>
            <w:r w:rsidRPr="00E56613">
              <w:rPr>
                <w:rFonts w:ascii="David" w:eastAsia="Times New Roman" w:hAnsi="David" w:cs="David"/>
                <w:b/>
                <w:bCs/>
                <w:sz w:val="20"/>
                <w:szCs w:val="20"/>
                <w:rtl/>
              </w:rPr>
              <w:t>כללי</w:t>
            </w:r>
          </w:p>
        </w:tc>
      </w:tr>
      <w:tr w:rsidR="00E56613" w:rsidRPr="00E56613" w14:paraId="41A7CC22" w14:textId="77777777" w:rsidTr="00E56613">
        <w:trPr>
          <w:trHeight w:val="255"/>
        </w:trPr>
        <w:tc>
          <w:tcPr>
            <w:tcW w:w="960" w:type="dxa"/>
            <w:vMerge w:val="restart"/>
            <w:tcBorders>
              <w:top w:val="nil"/>
              <w:left w:val="single" w:sz="8" w:space="0" w:color="auto"/>
              <w:bottom w:val="single" w:sz="8" w:space="0" w:color="000000"/>
              <w:right w:val="single" w:sz="4" w:space="0" w:color="auto"/>
            </w:tcBorders>
            <w:noWrap/>
            <w:vAlign w:val="center"/>
          </w:tcPr>
          <w:p w14:paraId="307A8F15" w14:textId="77777777" w:rsidR="00E56613" w:rsidRPr="00E56613" w:rsidRDefault="00E56613" w:rsidP="00E56613">
            <w:pPr>
              <w:bidi w:val="0"/>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Pr>
              <w:t>22</w:t>
            </w:r>
          </w:p>
        </w:tc>
        <w:tc>
          <w:tcPr>
            <w:tcW w:w="1180" w:type="dxa"/>
            <w:vMerge w:val="restart"/>
            <w:tcBorders>
              <w:top w:val="nil"/>
              <w:left w:val="single" w:sz="4" w:space="0" w:color="auto"/>
              <w:bottom w:val="single" w:sz="8" w:space="0" w:color="000000"/>
              <w:right w:val="single" w:sz="4" w:space="0" w:color="auto"/>
            </w:tcBorders>
            <w:noWrap/>
            <w:vAlign w:val="center"/>
          </w:tcPr>
          <w:p w14:paraId="68CFE14F"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ב'</w:t>
            </w:r>
          </w:p>
        </w:tc>
        <w:tc>
          <w:tcPr>
            <w:tcW w:w="5903" w:type="dxa"/>
            <w:gridSpan w:val="4"/>
            <w:tcBorders>
              <w:top w:val="single" w:sz="8" w:space="0" w:color="auto"/>
              <w:left w:val="single" w:sz="4" w:space="0" w:color="auto"/>
              <w:bottom w:val="single" w:sz="4" w:space="0" w:color="auto"/>
              <w:right w:val="single" w:sz="8" w:space="0" w:color="000000"/>
            </w:tcBorders>
            <w:vAlign w:val="bottom"/>
          </w:tcPr>
          <w:p w14:paraId="0A0374E3" w14:textId="77777777" w:rsidR="00E56613" w:rsidRPr="00E56613" w:rsidRDefault="00E56613" w:rsidP="00E56613">
            <w:pPr>
              <w:spacing w:before="0" w:beforeAutospacing="0" w:after="0" w:afterAutospacing="0" w:line="240" w:lineRule="auto"/>
              <w:rPr>
                <w:rFonts w:ascii="David" w:eastAsia="Times New Roman" w:hAnsi="David" w:cs="David"/>
                <w:b/>
                <w:bCs/>
                <w:sz w:val="20"/>
                <w:szCs w:val="20"/>
              </w:rPr>
            </w:pPr>
            <w:r w:rsidRPr="00E56613">
              <w:rPr>
                <w:rFonts w:ascii="David" w:eastAsia="Times New Roman" w:hAnsi="David" w:cs="David"/>
                <w:b/>
                <w:bCs/>
                <w:sz w:val="20"/>
                <w:szCs w:val="20"/>
                <w:rtl/>
              </w:rPr>
              <w:t>גמר מערכות ציבוריות בבניין</w:t>
            </w:r>
          </w:p>
        </w:tc>
      </w:tr>
      <w:tr w:rsidR="00E56613" w:rsidRPr="00E56613" w14:paraId="5605F230" w14:textId="77777777" w:rsidTr="00E56613">
        <w:trPr>
          <w:trHeight w:val="255"/>
        </w:trPr>
        <w:tc>
          <w:tcPr>
            <w:tcW w:w="0" w:type="auto"/>
            <w:vMerge/>
            <w:tcBorders>
              <w:top w:val="nil"/>
              <w:left w:val="single" w:sz="8" w:space="0" w:color="auto"/>
              <w:bottom w:val="single" w:sz="8" w:space="0" w:color="000000"/>
              <w:right w:val="single" w:sz="4" w:space="0" w:color="auto"/>
            </w:tcBorders>
            <w:vAlign w:val="center"/>
          </w:tcPr>
          <w:p w14:paraId="5D4EF982"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p>
        </w:tc>
        <w:tc>
          <w:tcPr>
            <w:tcW w:w="0" w:type="auto"/>
            <w:vMerge/>
            <w:tcBorders>
              <w:top w:val="nil"/>
              <w:left w:val="single" w:sz="4" w:space="0" w:color="auto"/>
              <w:bottom w:val="single" w:sz="8" w:space="0" w:color="000000"/>
              <w:right w:val="single" w:sz="4" w:space="0" w:color="auto"/>
            </w:tcBorders>
            <w:vAlign w:val="center"/>
          </w:tcPr>
          <w:p w14:paraId="39C6E32B"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p>
        </w:tc>
        <w:tc>
          <w:tcPr>
            <w:tcW w:w="1692" w:type="dxa"/>
            <w:gridSpan w:val="2"/>
            <w:tcBorders>
              <w:top w:val="nil"/>
              <w:left w:val="nil"/>
              <w:bottom w:val="single" w:sz="4" w:space="0" w:color="auto"/>
              <w:right w:val="single" w:sz="4" w:space="0" w:color="auto"/>
            </w:tcBorders>
            <w:vAlign w:val="bottom"/>
          </w:tcPr>
          <w:p w14:paraId="1E05B487"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r w:rsidRPr="00E56613">
              <w:rPr>
                <w:rFonts w:ascii="David" w:eastAsia="Times New Roman" w:hAnsi="David" w:cs="David"/>
                <w:sz w:val="20"/>
                <w:szCs w:val="20"/>
              </w:rPr>
              <w:t> </w:t>
            </w:r>
          </w:p>
        </w:tc>
        <w:tc>
          <w:tcPr>
            <w:tcW w:w="2758" w:type="dxa"/>
            <w:tcBorders>
              <w:top w:val="nil"/>
              <w:left w:val="single" w:sz="4" w:space="0" w:color="auto"/>
              <w:bottom w:val="single" w:sz="4" w:space="0" w:color="auto"/>
              <w:right w:val="single" w:sz="4" w:space="0" w:color="auto"/>
            </w:tcBorders>
            <w:noWrap/>
            <w:vAlign w:val="bottom"/>
          </w:tcPr>
          <w:p w14:paraId="5BEB5298"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r w:rsidRPr="00E56613">
              <w:rPr>
                <w:rFonts w:ascii="David" w:eastAsia="Times New Roman" w:hAnsi="David" w:cs="David"/>
                <w:sz w:val="20"/>
                <w:szCs w:val="20"/>
              </w:rPr>
              <w:t> </w:t>
            </w:r>
          </w:p>
        </w:tc>
        <w:tc>
          <w:tcPr>
            <w:tcW w:w="1453" w:type="dxa"/>
            <w:tcBorders>
              <w:top w:val="nil"/>
              <w:left w:val="single" w:sz="4" w:space="0" w:color="auto"/>
              <w:bottom w:val="single" w:sz="4" w:space="0" w:color="auto"/>
              <w:right w:val="single" w:sz="8" w:space="0" w:color="auto"/>
            </w:tcBorders>
            <w:noWrap/>
            <w:vAlign w:val="bottom"/>
          </w:tcPr>
          <w:p w14:paraId="6DCC69DB"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r w:rsidRPr="00E56613">
              <w:rPr>
                <w:rFonts w:ascii="David" w:eastAsia="Times New Roman" w:hAnsi="David" w:cs="David"/>
                <w:sz w:val="20"/>
                <w:szCs w:val="20"/>
              </w:rPr>
              <w:t> </w:t>
            </w:r>
          </w:p>
        </w:tc>
      </w:tr>
      <w:tr w:rsidR="00E56613" w:rsidRPr="00E56613" w14:paraId="2D56B792" w14:textId="77777777" w:rsidTr="00E56613">
        <w:trPr>
          <w:trHeight w:val="510"/>
        </w:trPr>
        <w:tc>
          <w:tcPr>
            <w:tcW w:w="0" w:type="auto"/>
            <w:vMerge/>
            <w:tcBorders>
              <w:top w:val="nil"/>
              <w:left w:val="single" w:sz="8" w:space="0" w:color="auto"/>
              <w:bottom w:val="single" w:sz="8" w:space="0" w:color="000000"/>
              <w:right w:val="single" w:sz="4" w:space="0" w:color="auto"/>
            </w:tcBorders>
            <w:vAlign w:val="center"/>
          </w:tcPr>
          <w:p w14:paraId="3D29108D"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p>
        </w:tc>
        <w:tc>
          <w:tcPr>
            <w:tcW w:w="0" w:type="auto"/>
            <w:vMerge/>
            <w:tcBorders>
              <w:top w:val="nil"/>
              <w:left w:val="single" w:sz="4" w:space="0" w:color="auto"/>
              <w:bottom w:val="single" w:sz="8" w:space="0" w:color="000000"/>
              <w:right w:val="single" w:sz="4" w:space="0" w:color="auto"/>
            </w:tcBorders>
            <w:vAlign w:val="center"/>
          </w:tcPr>
          <w:p w14:paraId="6B6CC763"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p>
        </w:tc>
        <w:tc>
          <w:tcPr>
            <w:tcW w:w="1692" w:type="dxa"/>
            <w:gridSpan w:val="2"/>
            <w:tcBorders>
              <w:top w:val="nil"/>
              <w:left w:val="nil"/>
              <w:bottom w:val="nil"/>
              <w:right w:val="single" w:sz="4" w:space="0" w:color="auto"/>
            </w:tcBorders>
            <w:vAlign w:val="bottom"/>
          </w:tcPr>
          <w:p w14:paraId="472A1CD2" w14:textId="77777777" w:rsidR="00E56613" w:rsidRPr="00E56613" w:rsidRDefault="00E56613" w:rsidP="00E56613">
            <w:pPr>
              <w:spacing w:before="0" w:beforeAutospacing="0" w:after="0" w:afterAutospacing="0" w:line="240" w:lineRule="auto"/>
              <w:rPr>
                <w:rFonts w:ascii="David" w:eastAsia="Times New Roman" w:hAnsi="David" w:cs="David"/>
                <w:b/>
                <w:bCs/>
                <w:sz w:val="20"/>
                <w:szCs w:val="20"/>
              </w:rPr>
            </w:pPr>
            <w:r w:rsidRPr="00E56613">
              <w:rPr>
                <w:rFonts w:ascii="David" w:eastAsia="Times New Roman" w:hAnsi="David" w:cs="David"/>
                <w:b/>
                <w:bCs/>
                <w:sz w:val="20"/>
                <w:szCs w:val="20"/>
                <w:rtl/>
              </w:rPr>
              <w:t>חשמל: (15%)</w:t>
            </w:r>
          </w:p>
        </w:tc>
        <w:tc>
          <w:tcPr>
            <w:tcW w:w="2758" w:type="dxa"/>
            <w:tcBorders>
              <w:top w:val="nil"/>
              <w:left w:val="single" w:sz="4" w:space="0" w:color="auto"/>
              <w:bottom w:val="nil"/>
              <w:right w:val="single" w:sz="4" w:space="0" w:color="auto"/>
            </w:tcBorders>
            <w:noWrap/>
            <w:vAlign w:val="bottom"/>
          </w:tcPr>
          <w:p w14:paraId="35A087DF" w14:textId="77777777" w:rsidR="00E56613" w:rsidRPr="00E56613" w:rsidRDefault="00E56613" w:rsidP="00E56613">
            <w:pPr>
              <w:spacing w:before="0" w:beforeAutospacing="0" w:after="0" w:afterAutospacing="0" w:line="240" w:lineRule="auto"/>
              <w:rPr>
                <w:rFonts w:ascii="David" w:eastAsia="Times New Roman" w:hAnsi="David" w:cs="David"/>
                <w:sz w:val="20"/>
                <w:szCs w:val="20"/>
              </w:rPr>
            </w:pPr>
            <w:r w:rsidRPr="00E56613">
              <w:rPr>
                <w:rFonts w:ascii="David" w:eastAsia="Times New Roman" w:hAnsi="David" w:cs="David"/>
                <w:sz w:val="20"/>
                <w:szCs w:val="20"/>
                <w:rtl/>
              </w:rPr>
              <w:t>צנרת ורטיקלית+חיווט- 8%</w:t>
            </w:r>
          </w:p>
        </w:tc>
        <w:tc>
          <w:tcPr>
            <w:tcW w:w="1453" w:type="dxa"/>
            <w:tcBorders>
              <w:top w:val="nil"/>
              <w:left w:val="single" w:sz="4" w:space="0" w:color="auto"/>
              <w:bottom w:val="nil"/>
              <w:right w:val="single" w:sz="8" w:space="0" w:color="auto"/>
            </w:tcBorders>
            <w:noWrap/>
            <w:vAlign w:val="bottom"/>
          </w:tcPr>
          <w:p w14:paraId="6A8938D8"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8%</w:t>
            </w:r>
          </w:p>
        </w:tc>
      </w:tr>
      <w:tr w:rsidR="00E56613" w:rsidRPr="00E56613" w14:paraId="4D57F119" w14:textId="77777777" w:rsidTr="00E56613">
        <w:trPr>
          <w:trHeight w:val="255"/>
        </w:trPr>
        <w:tc>
          <w:tcPr>
            <w:tcW w:w="0" w:type="auto"/>
            <w:vMerge/>
            <w:tcBorders>
              <w:top w:val="nil"/>
              <w:left w:val="single" w:sz="8" w:space="0" w:color="auto"/>
              <w:bottom w:val="single" w:sz="8" w:space="0" w:color="000000"/>
              <w:right w:val="single" w:sz="4" w:space="0" w:color="auto"/>
            </w:tcBorders>
            <w:vAlign w:val="center"/>
          </w:tcPr>
          <w:p w14:paraId="72CD349A"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p>
        </w:tc>
        <w:tc>
          <w:tcPr>
            <w:tcW w:w="0" w:type="auto"/>
            <w:vMerge/>
            <w:tcBorders>
              <w:top w:val="nil"/>
              <w:left w:val="single" w:sz="4" w:space="0" w:color="auto"/>
              <w:bottom w:val="single" w:sz="8" w:space="0" w:color="000000"/>
              <w:right w:val="single" w:sz="4" w:space="0" w:color="auto"/>
            </w:tcBorders>
            <w:vAlign w:val="center"/>
          </w:tcPr>
          <w:p w14:paraId="4567EC9C"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p>
        </w:tc>
        <w:tc>
          <w:tcPr>
            <w:tcW w:w="1692" w:type="dxa"/>
            <w:gridSpan w:val="2"/>
            <w:tcBorders>
              <w:top w:val="single" w:sz="4" w:space="0" w:color="auto"/>
              <w:left w:val="nil"/>
              <w:bottom w:val="nil"/>
              <w:right w:val="single" w:sz="4" w:space="0" w:color="auto"/>
            </w:tcBorders>
            <w:vAlign w:val="bottom"/>
          </w:tcPr>
          <w:p w14:paraId="3EECEF78"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r w:rsidRPr="00E56613">
              <w:rPr>
                <w:rFonts w:ascii="David" w:eastAsia="Times New Roman" w:hAnsi="David" w:cs="David"/>
                <w:sz w:val="20"/>
                <w:szCs w:val="20"/>
              </w:rPr>
              <w:t> </w:t>
            </w:r>
          </w:p>
        </w:tc>
        <w:tc>
          <w:tcPr>
            <w:tcW w:w="2758" w:type="dxa"/>
            <w:tcBorders>
              <w:top w:val="single" w:sz="4" w:space="0" w:color="auto"/>
              <w:left w:val="nil"/>
              <w:bottom w:val="nil"/>
              <w:right w:val="single" w:sz="4" w:space="0" w:color="auto"/>
            </w:tcBorders>
            <w:noWrap/>
            <w:vAlign w:val="bottom"/>
          </w:tcPr>
          <w:p w14:paraId="22AB9D6C" w14:textId="77777777" w:rsidR="00E56613" w:rsidRPr="00E56613" w:rsidRDefault="00E56613" w:rsidP="00E56613">
            <w:pPr>
              <w:spacing w:before="0" w:beforeAutospacing="0" w:after="0" w:afterAutospacing="0" w:line="240" w:lineRule="auto"/>
              <w:rPr>
                <w:rFonts w:ascii="David" w:eastAsia="Times New Roman" w:hAnsi="David" w:cs="David"/>
                <w:sz w:val="20"/>
                <w:szCs w:val="20"/>
              </w:rPr>
            </w:pPr>
            <w:r w:rsidRPr="00E56613">
              <w:rPr>
                <w:rFonts w:ascii="David" w:eastAsia="Times New Roman" w:hAnsi="David" w:cs="David"/>
                <w:sz w:val="20"/>
                <w:szCs w:val="20"/>
                <w:rtl/>
              </w:rPr>
              <w:t>צ.חשמל+מתח נמוך אופקי-3%</w:t>
            </w:r>
          </w:p>
        </w:tc>
        <w:tc>
          <w:tcPr>
            <w:tcW w:w="1453" w:type="dxa"/>
            <w:tcBorders>
              <w:top w:val="single" w:sz="4" w:space="0" w:color="auto"/>
              <w:left w:val="single" w:sz="4" w:space="0" w:color="auto"/>
              <w:bottom w:val="nil"/>
              <w:right w:val="single" w:sz="8" w:space="0" w:color="auto"/>
            </w:tcBorders>
            <w:noWrap/>
            <w:vAlign w:val="bottom"/>
          </w:tcPr>
          <w:p w14:paraId="2CC2EF02"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3%</w:t>
            </w:r>
          </w:p>
        </w:tc>
      </w:tr>
      <w:tr w:rsidR="00E56613" w:rsidRPr="00E56613" w14:paraId="145C65F4" w14:textId="77777777" w:rsidTr="00E56613">
        <w:trPr>
          <w:trHeight w:val="255"/>
        </w:trPr>
        <w:tc>
          <w:tcPr>
            <w:tcW w:w="0" w:type="auto"/>
            <w:vMerge/>
            <w:tcBorders>
              <w:top w:val="nil"/>
              <w:left w:val="single" w:sz="8" w:space="0" w:color="auto"/>
              <w:bottom w:val="single" w:sz="8" w:space="0" w:color="000000"/>
              <w:right w:val="single" w:sz="4" w:space="0" w:color="auto"/>
            </w:tcBorders>
            <w:vAlign w:val="center"/>
          </w:tcPr>
          <w:p w14:paraId="41C92FF6"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p>
        </w:tc>
        <w:tc>
          <w:tcPr>
            <w:tcW w:w="0" w:type="auto"/>
            <w:vMerge/>
            <w:tcBorders>
              <w:top w:val="nil"/>
              <w:left w:val="single" w:sz="4" w:space="0" w:color="auto"/>
              <w:bottom w:val="single" w:sz="8" w:space="0" w:color="000000"/>
              <w:right w:val="single" w:sz="4" w:space="0" w:color="auto"/>
            </w:tcBorders>
            <w:vAlign w:val="center"/>
          </w:tcPr>
          <w:p w14:paraId="5E41CF13"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p>
        </w:tc>
        <w:tc>
          <w:tcPr>
            <w:tcW w:w="1692" w:type="dxa"/>
            <w:gridSpan w:val="2"/>
            <w:tcBorders>
              <w:top w:val="nil"/>
              <w:left w:val="nil"/>
              <w:bottom w:val="nil"/>
              <w:right w:val="single" w:sz="4" w:space="0" w:color="auto"/>
            </w:tcBorders>
            <w:vAlign w:val="bottom"/>
          </w:tcPr>
          <w:p w14:paraId="1DB1FC86"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r w:rsidRPr="00E56613">
              <w:rPr>
                <w:rFonts w:ascii="David" w:eastAsia="Times New Roman" w:hAnsi="David" w:cs="David"/>
                <w:sz w:val="20"/>
                <w:szCs w:val="20"/>
              </w:rPr>
              <w:t> </w:t>
            </w:r>
          </w:p>
        </w:tc>
        <w:tc>
          <w:tcPr>
            <w:tcW w:w="2758" w:type="dxa"/>
            <w:tcBorders>
              <w:top w:val="single" w:sz="4" w:space="0" w:color="auto"/>
              <w:left w:val="nil"/>
              <w:bottom w:val="nil"/>
              <w:right w:val="single" w:sz="4" w:space="0" w:color="auto"/>
            </w:tcBorders>
            <w:noWrap/>
            <w:vAlign w:val="bottom"/>
          </w:tcPr>
          <w:p w14:paraId="50315461" w14:textId="77777777" w:rsidR="00E56613" w:rsidRPr="00E56613" w:rsidRDefault="00E56613" w:rsidP="00E56613">
            <w:pPr>
              <w:spacing w:before="0" w:beforeAutospacing="0" w:after="0" w:afterAutospacing="0" w:line="240" w:lineRule="auto"/>
              <w:rPr>
                <w:rFonts w:ascii="David" w:eastAsia="Times New Roman" w:hAnsi="David" w:cs="David"/>
                <w:sz w:val="20"/>
                <w:szCs w:val="20"/>
              </w:rPr>
            </w:pPr>
            <w:r w:rsidRPr="00E56613">
              <w:rPr>
                <w:rFonts w:ascii="David" w:eastAsia="Times New Roman" w:hAnsi="David" w:cs="David"/>
                <w:sz w:val="20"/>
                <w:szCs w:val="20"/>
                <w:rtl/>
              </w:rPr>
              <w:t>גופי תאורה - 1%</w:t>
            </w:r>
          </w:p>
        </w:tc>
        <w:tc>
          <w:tcPr>
            <w:tcW w:w="1453" w:type="dxa"/>
            <w:tcBorders>
              <w:top w:val="single" w:sz="4" w:space="0" w:color="auto"/>
              <w:left w:val="single" w:sz="4" w:space="0" w:color="auto"/>
              <w:bottom w:val="nil"/>
              <w:right w:val="single" w:sz="8" w:space="0" w:color="auto"/>
            </w:tcBorders>
            <w:noWrap/>
            <w:vAlign w:val="bottom"/>
          </w:tcPr>
          <w:p w14:paraId="0F7EF3D2"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1%</w:t>
            </w:r>
          </w:p>
        </w:tc>
      </w:tr>
      <w:tr w:rsidR="00E56613" w:rsidRPr="00E56613" w14:paraId="5F1122F9" w14:textId="77777777" w:rsidTr="00E56613">
        <w:trPr>
          <w:trHeight w:val="255"/>
        </w:trPr>
        <w:tc>
          <w:tcPr>
            <w:tcW w:w="0" w:type="auto"/>
            <w:vMerge/>
            <w:tcBorders>
              <w:top w:val="nil"/>
              <w:left w:val="single" w:sz="8" w:space="0" w:color="auto"/>
              <w:bottom w:val="single" w:sz="8" w:space="0" w:color="000000"/>
              <w:right w:val="single" w:sz="4" w:space="0" w:color="auto"/>
            </w:tcBorders>
            <w:vAlign w:val="center"/>
          </w:tcPr>
          <w:p w14:paraId="37C010FE"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p>
        </w:tc>
        <w:tc>
          <w:tcPr>
            <w:tcW w:w="0" w:type="auto"/>
            <w:vMerge/>
            <w:tcBorders>
              <w:top w:val="nil"/>
              <w:left w:val="single" w:sz="4" w:space="0" w:color="auto"/>
              <w:bottom w:val="single" w:sz="8" w:space="0" w:color="000000"/>
              <w:right w:val="single" w:sz="4" w:space="0" w:color="auto"/>
            </w:tcBorders>
            <w:vAlign w:val="center"/>
          </w:tcPr>
          <w:p w14:paraId="5E58A176"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p>
        </w:tc>
        <w:tc>
          <w:tcPr>
            <w:tcW w:w="1692" w:type="dxa"/>
            <w:gridSpan w:val="2"/>
            <w:tcBorders>
              <w:top w:val="nil"/>
              <w:left w:val="nil"/>
              <w:bottom w:val="nil"/>
              <w:right w:val="single" w:sz="4" w:space="0" w:color="auto"/>
            </w:tcBorders>
            <w:vAlign w:val="bottom"/>
          </w:tcPr>
          <w:p w14:paraId="093706C2"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r w:rsidRPr="00E56613">
              <w:rPr>
                <w:rFonts w:ascii="David" w:eastAsia="Times New Roman" w:hAnsi="David" w:cs="David"/>
                <w:sz w:val="20"/>
                <w:szCs w:val="20"/>
              </w:rPr>
              <w:t> </w:t>
            </w:r>
          </w:p>
        </w:tc>
        <w:tc>
          <w:tcPr>
            <w:tcW w:w="2758" w:type="dxa"/>
            <w:tcBorders>
              <w:top w:val="single" w:sz="4" w:space="0" w:color="auto"/>
              <w:left w:val="nil"/>
              <w:bottom w:val="nil"/>
              <w:right w:val="single" w:sz="4" w:space="0" w:color="auto"/>
            </w:tcBorders>
            <w:noWrap/>
            <w:vAlign w:val="bottom"/>
          </w:tcPr>
          <w:p w14:paraId="1F0B009E" w14:textId="77777777" w:rsidR="00E56613" w:rsidRPr="00E56613" w:rsidRDefault="00E56613" w:rsidP="00E56613">
            <w:pPr>
              <w:spacing w:before="0" w:beforeAutospacing="0" w:after="0" w:afterAutospacing="0" w:line="240" w:lineRule="auto"/>
              <w:rPr>
                <w:rFonts w:ascii="David" w:eastAsia="Times New Roman" w:hAnsi="David" w:cs="David"/>
                <w:sz w:val="20"/>
                <w:szCs w:val="20"/>
              </w:rPr>
            </w:pPr>
            <w:r w:rsidRPr="00E56613">
              <w:rPr>
                <w:rFonts w:ascii="David" w:eastAsia="Times New Roman" w:hAnsi="David" w:cs="David"/>
                <w:sz w:val="20"/>
                <w:szCs w:val="20"/>
                <w:rtl/>
              </w:rPr>
              <w:t>לוחות ציבוריים- 2%</w:t>
            </w:r>
          </w:p>
        </w:tc>
        <w:tc>
          <w:tcPr>
            <w:tcW w:w="1453" w:type="dxa"/>
            <w:tcBorders>
              <w:top w:val="single" w:sz="4" w:space="0" w:color="auto"/>
              <w:left w:val="single" w:sz="4" w:space="0" w:color="auto"/>
              <w:bottom w:val="nil"/>
              <w:right w:val="single" w:sz="8" w:space="0" w:color="auto"/>
            </w:tcBorders>
            <w:noWrap/>
            <w:vAlign w:val="bottom"/>
          </w:tcPr>
          <w:p w14:paraId="04237376"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2%</w:t>
            </w:r>
          </w:p>
        </w:tc>
      </w:tr>
      <w:tr w:rsidR="00E56613" w:rsidRPr="00E56613" w14:paraId="22EBC4B6" w14:textId="77777777" w:rsidTr="00E56613">
        <w:trPr>
          <w:trHeight w:val="255"/>
        </w:trPr>
        <w:tc>
          <w:tcPr>
            <w:tcW w:w="0" w:type="auto"/>
            <w:vMerge/>
            <w:tcBorders>
              <w:top w:val="nil"/>
              <w:left w:val="single" w:sz="8" w:space="0" w:color="auto"/>
              <w:bottom w:val="single" w:sz="8" w:space="0" w:color="000000"/>
              <w:right w:val="single" w:sz="4" w:space="0" w:color="auto"/>
            </w:tcBorders>
            <w:vAlign w:val="center"/>
          </w:tcPr>
          <w:p w14:paraId="2F7791A2"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p>
        </w:tc>
        <w:tc>
          <w:tcPr>
            <w:tcW w:w="0" w:type="auto"/>
            <w:vMerge/>
            <w:tcBorders>
              <w:top w:val="nil"/>
              <w:left w:val="single" w:sz="4" w:space="0" w:color="auto"/>
              <w:bottom w:val="single" w:sz="8" w:space="0" w:color="000000"/>
              <w:right w:val="single" w:sz="4" w:space="0" w:color="auto"/>
            </w:tcBorders>
            <w:vAlign w:val="center"/>
          </w:tcPr>
          <w:p w14:paraId="191AD244"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p>
        </w:tc>
        <w:tc>
          <w:tcPr>
            <w:tcW w:w="1692" w:type="dxa"/>
            <w:gridSpan w:val="2"/>
            <w:tcBorders>
              <w:top w:val="nil"/>
              <w:left w:val="nil"/>
              <w:bottom w:val="single" w:sz="4" w:space="0" w:color="auto"/>
              <w:right w:val="single" w:sz="4" w:space="0" w:color="auto"/>
            </w:tcBorders>
            <w:vAlign w:val="bottom"/>
          </w:tcPr>
          <w:p w14:paraId="35012916"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r w:rsidRPr="00E56613">
              <w:rPr>
                <w:rFonts w:ascii="David" w:eastAsia="Times New Roman" w:hAnsi="David" w:cs="David"/>
                <w:sz w:val="20"/>
                <w:szCs w:val="20"/>
              </w:rPr>
              <w:t> </w:t>
            </w:r>
          </w:p>
        </w:tc>
        <w:tc>
          <w:tcPr>
            <w:tcW w:w="2758" w:type="dxa"/>
            <w:tcBorders>
              <w:top w:val="single" w:sz="4" w:space="0" w:color="auto"/>
              <w:left w:val="nil"/>
              <w:bottom w:val="nil"/>
              <w:right w:val="single" w:sz="4" w:space="0" w:color="auto"/>
            </w:tcBorders>
            <w:noWrap/>
            <w:vAlign w:val="bottom"/>
          </w:tcPr>
          <w:p w14:paraId="0891F52E" w14:textId="77777777" w:rsidR="00E56613" w:rsidRPr="00E56613" w:rsidRDefault="00E56613" w:rsidP="00E56613">
            <w:pPr>
              <w:spacing w:before="0" w:beforeAutospacing="0" w:after="0" w:afterAutospacing="0" w:line="240" w:lineRule="auto"/>
              <w:rPr>
                <w:rFonts w:ascii="David" w:eastAsia="Times New Roman" w:hAnsi="David" w:cs="David"/>
                <w:sz w:val="20"/>
                <w:szCs w:val="20"/>
              </w:rPr>
            </w:pPr>
            <w:r w:rsidRPr="00E56613">
              <w:rPr>
                <w:rFonts w:ascii="David" w:eastAsia="Times New Roman" w:hAnsi="David" w:cs="David"/>
                <w:sz w:val="20"/>
                <w:szCs w:val="20"/>
                <w:rtl/>
              </w:rPr>
              <w:t>אביזרי קצה מתח נמוך- 1%</w:t>
            </w:r>
          </w:p>
        </w:tc>
        <w:tc>
          <w:tcPr>
            <w:tcW w:w="1453" w:type="dxa"/>
            <w:tcBorders>
              <w:top w:val="single" w:sz="4" w:space="0" w:color="auto"/>
              <w:left w:val="single" w:sz="4" w:space="0" w:color="auto"/>
              <w:bottom w:val="nil"/>
              <w:right w:val="single" w:sz="8" w:space="0" w:color="auto"/>
            </w:tcBorders>
            <w:noWrap/>
            <w:vAlign w:val="bottom"/>
          </w:tcPr>
          <w:p w14:paraId="6277A46D"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1%</w:t>
            </w:r>
          </w:p>
        </w:tc>
      </w:tr>
      <w:tr w:rsidR="00E56613" w:rsidRPr="00E56613" w14:paraId="1934E0D0" w14:textId="77777777" w:rsidTr="00E56613">
        <w:trPr>
          <w:trHeight w:val="255"/>
        </w:trPr>
        <w:tc>
          <w:tcPr>
            <w:tcW w:w="0" w:type="auto"/>
            <w:vMerge/>
            <w:tcBorders>
              <w:top w:val="nil"/>
              <w:left w:val="single" w:sz="8" w:space="0" w:color="auto"/>
              <w:bottom w:val="single" w:sz="8" w:space="0" w:color="000000"/>
              <w:right w:val="single" w:sz="4" w:space="0" w:color="auto"/>
            </w:tcBorders>
            <w:vAlign w:val="center"/>
          </w:tcPr>
          <w:p w14:paraId="49E64F29"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p>
        </w:tc>
        <w:tc>
          <w:tcPr>
            <w:tcW w:w="0" w:type="auto"/>
            <w:vMerge/>
            <w:tcBorders>
              <w:top w:val="nil"/>
              <w:left w:val="single" w:sz="4" w:space="0" w:color="auto"/>
              <w:bottom w:val="single" w:sz="8" w:space="0" w:color="000000"/>
              <w:right w:val="single" w:sz="4" w:space="0" w:color="auto"/>
            </w:tcBorders>
            <w:vAlign w:val="center"/>
          </w:tcPr>
          <w:p w14:paraId="2377B7F4"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p>
        </w:tc>
        <w:tc>
          <w:tcPr>
            <w:tcW w:w="1692" w:type="dxa"/>
            <w:gridSpan w:val="2"/>
            <w:tcBorders>
              <w:top w:val="nil"/>
              <w:left w:val="nil"/>
              <w:bottom w:val="nil"/>
              <w:right w:val="single" w:sz="4" w:space="0" w:color="auto"/>
            </w:tcBorders>
            <w:vAlign w:val="bottom"/>
          </w:tcPr>
          <w:p w14:paraId="42D8E03C" w14:textId="77777777" w:rsidR="00E56613" w:rsidRPr="00E56613" w:rsidRDefault="00E56613" w:rsidP="00E56613">
            <w:pPr>
              <w:spacing w:before="0" w:beforeAutospacing="0" w:after="0" w:afterAutospacing="0" w:line="240" w:lineRule="auto"/>
              <w:rPr>
                <w:rFonts w:ascii="David" w:eastAsia="Times New Roman" w:hAnsi="David" w:cs="David"/>
                <w:b/>
                <w:bCs/>
                <w:sz w:val="20"/>
                <w:szCs w:val="20"/>
              </w:rPr>
            </w:pPr>
            <w:r w:rsidRPr="00E56613">
              <w:rPr>
                <w:rFonts w:ascii="David" w:eastAsia="Times New Roman" w:hAnsi="David" w:cs="David"/>
                <w:b/>
                <w:bCs/>
                <w:sz w:val="20"/>
                <w:szCs w:val="20"/>
                <w:rtl/>
              </w:rPr>
              <w:t>מ"א: (5%)</w:t>
            </w:r>
          </w:p>
        </w:tc>
        <w:tc>
          <w:tcPr>
            <w:tcW w:w="2758" w:type="dxa"/>
            <w:tcBorders>
              <w:top w:val="single" w:sz="4" w:space="0" w:color="auto"/>
              <w:left w:val="single" w:sz="4" w:space="0" w:color="auto"/>
              <w:bottom w:val="nil"/>
              <w:right w:val="single" w:sz="4" w:space="0" w:color="auto"/>
            </w:tcBorders>
            <w:noWrap/>
            <w:vAlign w:val="bottom"/>
          </w:tcPr>
          <w:p w14:paraId="151F3A69" w14:textId="77777777" w:rsidR="00E56613" w:rsidRPr="00E56613" w:rsidRDefault="00E56613" w:rsidP="00E56613">
            <w:pPr>
              <w:spacing w:before="0" w:beforeAutospacing="0" w:after="0" w:afterAutospacing="0" w:line="240" w:lineRule="auto"/>
              <w:rPr>
                <w:rFonts w:ascii="David" w:eastAsia="Times New Roman" w:hAnsi="David" w:cs="David"/>
                <w:sz w:val="20"/>
                <w:szCs w:val="20"/>
              </w:rPr>
            </w:pPr>
            <w:r w:rsidRPr="00E56613">
              <w:rPr>
                <w:rFonts w:ascii="David" w:eastAsia="Times New Roman" w:hAnsi="David" w:cs="David"/>
                <w:sz w:val="20"/>
                <w:szCs w:val="20"/>
                <w:rtl/>
              </w:rPr>
              <w:t>גרילי מ"א ואוורור - 2%</w:t>
            </w:r>
          </w:p>
        </w:tc>
        <w:tc>
          <w:tcPr>
            <w:tcW w:w="1453" w:type="dxa"/>
            <w:tcBorders>
              <w:top w:val="single" w:sz="4" w:space="0" w:color="auto"/>
              <w:left w:val="single" w:sz="4" w:space="0" w:color="auto"/>
              <w:bottom w:val="nil"/>
              <w:right w:val="single" w:sz="8" w:space="0" w:color="auto"/>
            </w:tcBorders>
            <w:noWrap/>
            <w:vAlign w:val="bottom"/>
          </w:tcPr>
          <w:p w14:paraId="6A109519"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2%</w:t>
            </w:r>
          </w:p>
        </w:tc>
      </w:tr>
      <w:tr w:rsidR="00E56613" w:rsidRPr="00E56613" w14:paraId="15FD015A" w14:textId="77777777" w:rsidTr="00E56613">
        <w:trPr>
          <w:trHeight w:val="255"/>
        </w:trPr>
        <w:tc>
          <w:tcPr>
            <w:tcW w:w="0" w:type="auto"/>
            <w:vMerge/>
            <w:tcBorders>
              <w:top w:val="nil"/>
              <w:left w:val="single" w:sz="8" w:space="0" w:color="auto"/>
              <w:bottom w:val="single" w:sz="8" w:space="0" w:color="000000"/>
              <w:right w:val="single" w:sz="4" w:space="0" w:color="auto"/>
            </w:tcBorders>
            <w:vAlign w:val="center"/>
          </w:tcPr>
          <w:p w14:paraId="1CA1414A"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p>
        </w:tc>
        <w:tc>
          <w:tcPr>
            <w:tcW w:w="0" w:type="auto"/>
            <w:vMerge/>
            <w:tcBorders>
              <w:top w:val="nil"/>
              <w:left w:val="single" w:sz="4" w:space="0" w:color="auto"/>
              <w:bottom w:val="single" w:sz="8" w:space="0" w:color="000000"/>
              <w:right w:val="single" w:sz="4" w:space="0" w:color="auto"/>
            </w:tcBorders>
            <w:vAlign w:val="center"/>
          </w:tcPr>
          <w:p w14:paraId="7152706C"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p>
        </w:tc>
        <w:tc>
          <w:tcPr>
            <w:tcW w:w="1692" w:type="dxa"/>
            <w:gridSpan w:val="2"/>
            <w:tcBorders>
              <w:top w:val="single" w:sz="4" w:space="0" w:color="auto"/>
              <w:left w:val="nil"/>
              <w:bottom w:val="nil"/>
              <w:right w:val="single" w:sz="4" w:space="0" w:color="auto"/>
            </w:tcBorders>
            <w:vAlign w:val="bottom"/>
          </w:tcPr>
          <w:p w14:paraId="02AFD673"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r w:rsidRPr="00E56613">
              <w:rPr>
                <w:rFonts w:ascii="David" w:eastAsia="Times New Roman" w:hAnsi="David" w:cs="David"/>
                <w:sz w:val="20"/>
                <w:szCs w:val="20"/>
              </w:rPr>
              <w:t> </w:t>
            </w:r>
          </w:p>
        </w:tc>
        <w:tc>
          <w:tcPr>
            <w:tcW w:w="2758" w:type="dxa"/>
            <w:tcBorders>
              <w:top w:val="single" w:sz="4" w:space="0" w:color="auto"/>
              <w:left w:val="single" w:sz="4" w:space="0" w:color="auto"/>
              <w:bottom w:val="nil"/>
              <w:right w:val="single" w:sz="4" w:space="0" w:color="auto"/>
            </w:tcBorders>
            <w:noWrap/>
            <w:vAlign w:val="bottom"/>
          </w:tcPr>
          <w:p w14:paraId="2EC2ACF4" w14:textId="77777777" w:rsidR="00E56613" w:rsidRPr="00E56613" w:rsidRDefault="00E56613" w:rsidP="00E56613">
            <w:pPr>
              <w:spacing w:before="0" w:beforeAutospacing="0" w:after="0" w:afterAutospacing="0" w:line="240" w:lineRule="auto"/>
              <w:rPr>
                <w:rFonts w:ascii="David" w:eastAsia="Times New Roman" w:hAnsi="David" w:cs="David"/>
                <w:sz w:val="20"/>
                <w:szCs w:val="20"/>
              </w:rPr>
            </w:pPr>
            <w:r w:rsidRPr="00E56613">
              <w:rPr>
                <w:rFonts w:ascii="David" w:eastAsia="Times New Roman" w:hAnsi="David" w:cs="David"/>
                <w:sz w:val="20"/>
                <w:szCs w:val="20"/>
                <w:rtl/>
              </w:rPr>
              <w:t>דיחוס+מפוחים 3%</w:t>
            </w:r>
          </w:p>
        </w:tc>
        <w:tc>
          <w:tcPr>
            <w:tcW w:w="1453" w:type="dxa"/>
            <w:tcBorders>
              <w:top w:val="single" w:sz="4" w:space="0" w:color="auto"/>
              <w:left w:val="single" w:sz="4" w:space="0" w:color="auto"/>
              <w:bottom w:val="nil"/>
              <w:right w:val="single" w:sz="8" w:space="0" w:color="auto"/>
            </w:tcBorders>
            <w:noWrap/>
            <w:vAlign w:val="bottom"/>
          </w:tcPr>
          <w:p w14:paraId="7D71E8CD"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3%</w:t>
            </w:r>
          </w:p>
        </w:tc>
      </w:tr>
      <w:tr w:rsidR="00E56613" w:rsidRPr="00E56613" w14:paraId="6BB06A87" w14:textId="77777777" w:rsidTr="00E56613">
        <w:trPr>
          <w:trHeight w:val="510"/>
        </w:trPr>
        <w:tc>
          <w:tcPr>
            <w:tcW w:w="0" w:type="auto"/>
            <w:vMerge/>
            <w:tcBorders>
              <w:top w:val="nil"/>
              <w:left w:val="single" w:sz="8" w:space="0" w:color="auto"/>
              <w:bottom w:val="single" w:sz="8" w:space="0" w:color="000000"/>
              <w:right w:val="single" w:sz="4" w:space="0" w:color="auto"/>
            </w:tcBorders>
            <w:vAlign w:val="center"/>
          </w:tcPr>
          <w:p w14:paraId="26299D5C"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p>
        </w:tc>
        <w:tc>
          <w:tcPr>
            <w:tcW w:w="0" w:type="auto"/>
            <w:vMerge/>
            <w:tcBorders>
              <w:top w:val="nil"/>
              <w:left w:val="single" w:sz="4" w:space="0" w:color="auto"/>
              <w:bottom w:val="single" w:sz="8" w:space="0" w:color="000000"/>
              <w:right w:val="single" w:sz="4" w:space="0" w:color="auto"/>
            </w:tcBorders>
            <w:vAlign w:val="center"/>
          </w:tcPr>
          <w:p w14:paraId="258686B9"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p>
        </w:tc>
        <w:tc>
          <w:tcPr>
            <w:tcW w:w="1692" w:type="dxa"/>
            <w:gridSpan w:val="2"/>
            <w:tcBorders>
              <w:top w:val="single" w:sz="4" w:space="0" w:color="auto"/>
              <w:left w:val="nil"/>
              <w:bottom w:val="nil"/>
              <w:right w:val="single" w:sz="4" w:space="0" w:color="auto"/>
            </w:tcBorders>
            <w:vAlign w:val="bottom"/>
          </w:tcPr>
          <w:p w14:paraId="34EB38CE" w14:textId="77777777" w:rsidR="00E56613" w:rsidRPr="00E56613" w:rsidRDefault="00E56613" w:rsidP="00E56613">
            <w:pPr>
              <w:spacing w:before="0" w:beforeAutospacing="0" w:after="0" w:afterAutospacing="0" w:line="240" w:lineRule="auto"/>
              <w:rPr>
                <w:rFonts w:ascii="David" w:eastAsia="Times New Roman" w:hAnsi="David" w:cs="David"/>
                <w:b/>
                <w:bCs/>
                <w:sz w:val="20"/>
                <w:szCs w:val="20"/>
              </w:rPr>
            </w:pPr>
            <w:r w:rsidRPr="00E56613">
              <w:rPr>
                <w:rFonts w:ascii="David" w:eastAsia="Times New Roman" w:hAnsi="David" w:cs="David"/>
                <w:b/>
                <w:bCs/>
                <w:sz w:val="20"/>
                <w:szCs w:val="20"/>
                <w:rtl/>
              </w:rPr>
              <w:t>אינסטלציה:(57%)</w:t>
            </w:r>
          </w:p>
        </w:tc>
        <w:tc>
          <w:tcPr>
            <w:tcW w:w="2758" w:type="dxa"/>
            <w:tcBorders>
              <w:top w:val="single" w:sz="4" w:space="0" w:color="auto"/>
              <w:left w:val="single" w:sz="4" w:space="0" w:color="auto"/>
              <w:bottom w:val="nil"/>
              <w:right w:val="single" w:sz="4" w:space="0" w:color="auto"/>
            </w:tcBorders>
            <w:noWrap/>
            <w:vAlign w:val="bottom"/>
          </w:tcPr>
          <w:p w14:paraId="3EEF0942" w14:textId="77777777" w:rsidR="00E56613" w:rsidRPr="00E56613" w:rsidRDefault="00E56613" w:rsidP="00E56613">
            <w:pPr>
              <w:spacing w:before="0" w:beforeAutospacing="0" w:after="0" w:afterAutospacing="0" w:line="240" w:lineRule="auto"/>
              <w:rPr>
                <w:rFonts w:ascii="David" w:eastAsia="Times New Roman" w:hAnsi="David" w:cs="David"/>
                <w:sz w:val="20"/>
                <w:szCs w:val="20"/>
              </w:rPr>
            </w:pPr>
            <w:r w:rsidRPr="00E56613">
              <w:rPr>
                <w:rFonts w:ascii="David" w:eastAsia="Times New Roman" w:hAnsi="David" w:cs="David"/>
                <w:sz w:val="20"/>
                <w:szCs w:val="20"/>
                <w:rtl/>
              </w:rPr>
              <w:t>צ.וורטיקלית- 43%</w:t>
            </w:r>
          </w:p>
        </w:tc>
        <w:tc>
          <w:tcPr>
            <w:tcW w:w="1453" w:type="dxa"/>
            <w:tcBorders>
              <w:top w:val="single" w:sz="4" w:space="0" w:color="auto"/>
              <w:left w:val="single" w:sz="4" w:space="0" w:color="auto"/>
              <w:bottom w:val="nil"/>
              <w:right w:val="single" w:sz="8" w:space="0" w:color="auto"/>
            </w:tcBorders>
            <w:noWrap/>
            <w:vAlign w:val="bottom"/>
          </w:tcPr>
          <w:p w14:paraId="7342FB52"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43%</w:t>
            </w:r>
          </w:p>
        </w:tc>
      </w:tr>
      <w:tr w:rsidR="00E56613" w:rsidRPr="00E56613" w14:paraId="231BB86D" w14:textId="77777777" w:rsidTr="00E56613">
        <w:trPr>
          <w:trHeight w:val="255"/>
        </w:trPr>
        <w:tc>
          <w:tcPr>
            <w:tcW w:w="0" w:type="auto"/>
            <w:vMerge/>
            <w:tcBorders>
              <w:top w:val="nil"/>
              <w:left w:val="single" w:sz="8" w:space="0" w:color="auto"/>
              <w:bottom w:val="single" w:sz="8" w:space="0" w:color="000000"/>
              <w:right w:val="single" w:sz="4" w:space="0" w:color="auto"/>
            </w:tcBorders>
            <w:vAlign w:val="center"/>
          </w:tcPr>
          <w:p w14:paraId="69F3B30E"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p>
        </w:tc>
        <w:tc>
          <w:tcPr>
            <w:tcW w:w="0" w:type="auto"/>
            <w:vMerge/>
            <w:tcBorders>
              <w:top w:val="nil"/>
              <w:left w:val="single" w:sz="4" w:space="0" w:color="auto"/>
              <w:bottom w:val="single" w:sz="8" w:space="0" w:color="000000"/>
              <w:right w:val="single" w:sz="4" w:space="0" w:color="auto"/>
            </w:tcBorders>
            <w:vAlign w:val="center"/>
          </w:tcPr>
          <w:p w14:paraId="4528FD39"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p>
        </w:tc>
        <w:tc>
          <w:tcPr>
            <w:tcW w:w="1692" w:type="dxa"/>
            <w:gridSpan w:val="2"/>
            <w:tcBorders>
              <w:top w:val="single" w:sz="4" w:space="0" w:color="auto"/>
              <w:left w:val="nil"/>
              <w:bottom w:val="nil"/>
              <w:right w:val="single" w:sz="4" w:space="0" w:color="auto"/>
            </w:tcBorders>
            <w:vAlign w:val="bottom"/>
          </w:tcPr>
          <w:p w14:paraId="50874514"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r w:rsidRPr="00E56613">
              <w:rPr>
                <w:rFonts w:ascii="David" w:eastAsia="Times New Roman" w:hAnsi="David" w:cs="David"/>
                <w:sz w:val="20"/>
                <w:szCs w:val="20"/>
              </w:rPr>
              <w:t> </w:t>
            </w:r>
          </w:p>
        </w:tc>
        <w:tc>
          <w:tcPr>
            <w:tcW w:w="2758" w:type="dxa"/>
            <w:tcBorders>
              <w:top w:val="single" w:sz="4" w:space="0" w:color="auto"/>
              <w:left w:val="nil"/>
              <w:bottom w:val="single" w:sz="4" w:space="0" w:color="auto"/>
              <w:right w:val="single" w:sz="4" w:space="0" w:color="auto"/>
            </w:tcBorders>
            <w:noWrap/>
            <w:vAlign w:val="bottom"/>
          </w:tcPr>
          <w:p w14:paraId="7071F424" w14:textId="77777777" w:rsidR="00E56613" w:rsidRPr="00E56613" w:rsidRDefault="00E56613" w:rsidP="00E56613">
            <w:pPr>
              <w:spacing w:before="0" w:beforeAutospacing="0" w:after="0" w:afterAutospacing="0" w:line="240" w:lineRule="auto"/>
              <w:rPr>
                <w:rFonts w:ascii="David" w:eastAsia="Times New Roman" w:hAnsi="David" w:cs="David"/>
                <w:sz w:val="20"/>
                <w:szCs w:val="20"/>
              </w:rPr>
            </w:pPr>
            <w:r w:rsidRPr="00E56613">
              <w:rPr>
                <w:rFonts w:ascii="David" w:eastAsia="Times New Roman" w:hAnsi="David" w:cs="David"/>
                <w:sz w:val="20"/>
                <w:szCs w:val="20"/>
                <w:rtl/>
              </w:rPr>
              <w:t>הכנה למונים דירתיים- 1%</w:t>
            </w:r>
          </w:p>
        </w:tc>
        <w:tc>
          <w:tcPr>
            <w:tcW w:w="1453" w:type="dxa"/>
            <w:tcBorders>
              <w:top w:val="single" w:sz="4" w:space="0" w:color="auto"/>
              <w:left w:val="single" w:sz="4" w:space="0" w:color="auto"/>
              <w:bottom w:val="single" w:sz="4" w:space="0" w:color="auto"/>
              <w:right w:val="single" w:sz="8" w:space="0" w:color="auto"/>
            </w:tcBorders>
            <w:noWrap/>
            <w:vAlign w:val="bottom"/>
          </w:tcPr>
          <w:p w14:paraId="5EB00E26"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1%</w:t>
            </w:r>
          </w:p>
        </w:tc>
      </w:tr>
      <w:tr w:rsidR="00E56613" w:rsidRPr="00E56613" w14:paraId="2F856085" w14:textId="77777777" w:rsidTr="00E56613">
        <w:trPr>
          <w:trHeight w:val="255"/>
        </w:trPr>
        <w:tc>
          <w:tcPr>
            <w:tcW w:w="0" w:type="auto"/>
            <w:vMerge/>
            <w:tcBorders>
              <w:top w:val="nil"/>
              <w:left w:val="single" w:sz="8" w:space="0" w:color="auto"/>
              <w:bottom w:val="single" w:sz="8" w:space="0" w:color="000000"/>
              <w:right w:val="single" w:sz="4" w:space="0" w:color="auto"/>
            </w:tcBorders>
            <w:vAlign w:val="center"/>
          </w:tcPr>
          <w:p w14:paraId="797EE14C"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p>
        </w:tc>
        <w:tc>
          <w:tcPr>
            <w:tcW w:w="0" w:type="auto"/>
            <w:vMerge/>
            <w:tcBorders>
              <w:top w:val="nil"/>
              <w:left w:val="single" w:sz="4" w:space="0" w:color="auto"/>
              <w:bottom w:val="single" w:sz="8" w:space="0" w:color="000000"/>
              <w:right w:val="single" w:sz="4" w:space="0" w:color="auto"/>
            </w:tcBorders>
            <w:vAlign w:val="center"/>
          </w:tcPr>
          <w:p w14:paraId="13960730"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p>
        </w:tc>
        <w:tc>
          <w:tcPr>
            <w:tcW w:w="1692" w:type="dxa"/>
            <w:gridSpan w:val="2"/>
            <w:tcBorders>
              <w:top w:val="nil"/>
              <w:left w:val="nil"/>
              <w:bottom w:val="nil"/>
              <w:right w:val="single" w:sz="4" w:space="0" w:color="auto"/>
            </w:tcBorders>
            <w:vAlign w:val="bottom"/>
          </w:tcPr>
          <w:p w14:paraId="7D9E8989"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r w:rsidRPr="00E56613">
              <w:rPr>
                <w:rFonts w:ascii="David" w:eastAsia="Times New Roman" w:hAnsi="David" w:cs="David"/>
                <w:sz w:val="20"/>
                <w:szCs w:val="20"/>
              </w:rPr>
              <w:t> </w:t>
            </w:r>
          </w:p>
        </w:tc>
        <w:tc>
          <w:tcPr>
            <w:tcW w:w="2758" w:type="dxa"/>
            <w:tcBorders>
              <w:top w:val="nil"/>
              <w:left w:val="nil"/>
              <w:bottom w:val="single" w:sz="4" w:space="0" w:color="auto"/>
              <w:right w:val="single" w:sz="4" w:space="0" w:color="auto"/>
            </w:tcBorders>
            <w:noWrap/>
            <w:vAlign w:val="bottom"/>
          </w:tcPr>
          <w:p w14:paraId="460F4973" w14:textId="77777777" w:rsidR="00E56613" w:rsidRPr="00E56613" w:rsidRDefault="00E56613" w:rsidP="00E56613">
            <w:pPr>
              <w:spacing w:before="0" w:beforeAutospacing="0" w:after="0" w:afterAutospacing="0" w:line="240" w:lineRule="auto"/>
              <w:rPr>
                <w:rFonts w:ascii="David" w:eastAsia="Times New Roman" w:hAnsi="David" w:cs="David"/>
                <w:sz w:val="20"/>
                <w:szCs w:val="20"/>
              </w:rPr>
            </w:pPr>
            <w:r w:rsidRPr="00E56613">
              <w:rPr>
                <w:rFonts w:ascii="David" w:eastAsia="Times New Roman" w:hAnsi="David" w:cs="David"/>
                <w:sz w:val="20"/>
                <w:szCs w:val="20"/>
                <w:rtl/>
              </w:rPr>
              <w:t>מתזים 6%</w:t>
            </w:r>
          </w:p>
        </w:tc>
        <w:tc>
          <w:tcPr>
            <w:tcW w:w="1453" w:type="dxa"/>
            <w:tcBorders>
              <w:top w:val="nil"/>
              <w:left w:val="single" w:sz="4" w:space="0" w:color="auto"/>
              <w:bottom w:val="single" w:sz="4" w:space="0" w:color="auto"/>
              <w:right w:val="single" w:sz="8" w:space="0" w:color="auto"/>
            </w:tcBorders>
            <w:noWrap/>
            <w:vAlign w:val="bottom"/>
          </w:tcPr>
          <w:p w14:paraId="5381A435"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6%</w:t>
            </w:r>
          </w:p>
        </w:tc>
      </w:tr>
      <w:tr w:rsidR="00E56613" w:rsidRPr="00E56613" w14:paraId="571F1486" w14:textId="77777777" w:rsidTr="00E56613">
        <w:trPr>
          <w:trHeight w:val="255"/>
        </w:trPr>
        <w:tc>
          <w:tcPr>
            <w:tcW w:w="0" w:type="auto"/>
            <w:vMerge/>
            <w:tcBorders>
              <w:top w:val="nil"/>
              <w:left w:val="single" w:sz="8" w:space="0" w:color="auto"/>
              <w:bottom w:val="single" w:sz="8" w:space="0" w:color="000000"/>
              <w:right w:val="single" w:sz="4" w:space="0" w:color="auto"/>
            </w:tcBorders>
            <w:vAlign w:val="center"/>
          </w:tcPr>
          <w:p w14:paraId="2AD48AEF"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p>
        </w:tc>
        <w:tc>
          <w:tcPr>
            <w:tcW w:w="0" w:type="auto"/>
            <w:vMerge/>
            <w:tcBorders>
              <w:top w:val="nil"/>
              <w:left w:val="single" w:sz="4" w:space="0" w:color="auto"/>
              <w:bottom w:val="single" w:sz="8" w:space="0" w:color="000000"/>
              <w:right w:val="single" w:sz="4" w:space="0" w:color="auto"/>
            </w:tcBorders>
            <w:vAlign w:val="center"/>
          </w:tcPr>
          <w:p w14:paraId="36E2CAA4"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p>
        </w:tc>
        <w:tc>
          <w:tcPr>
            <w:tcW w:w="1692" w:type="dxa"/>
            <w:gridSpan w:val="2"/>
            <w:tcBorders>
              <w:top w:val="nil"/>
              <w:left w:val="nil"/>
              <w:bottom w:val="nil"/>
              <w:right w:val="single" w:sz="4" w:space="0" w:color="auto"/>
            </w:tcBorders>
            <w:vAlign w:val="bottom"/>
          </w:tcPr>
          <w:p w14:paraId="3584CAEC"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r w:rsidRPr="00E56613">
              <w:rPr>
                <w:rFonts w:ascii="David" w:eastAsia="Times New Roman" w:hAnsi="David" w:cs="David"/>
                <w:sz w:val="20"/>
                <w:szCs w:val="20"/>
              </w:rPr>
              <w:t> </w:t>
            </w:r>
          </w:p>
        </w:tc>
        <w:tc>
          <w:tcPr>
            <w:tcW w:w="2758" w:type="dxa"/>
            <w:tcBorders>
              <w:top w:val="nil"/>
              <w:left w:val="nil"/>
              <w:bottom w:val="single" w:sz="4" w:space="0" w:color="auto"/>
              <w:right w:val="single" w:sz="4" w:space="0" w:color="auto"/>
            </w:tcBorders>
            <w:noWrap/>
            <w:vAlign w:val="bottom"/>
          </w:tcPr>
          <w:p w14:paraId="4269954D" w14:textId="77777777" w:rsidR="00E56613" w:rsidRPr="00E56613" w:rsidRDefault="00E56613" w:rsidP="00E56613">
            <w:pPr>
              <w:spacing w:before="0" w:beforeAutospacing="0" w:after="0" w:afterAutospacing="0" w:line="240" w:lineRule="auto"/>
              <w:rPr>
                <w:rFonts w:ascii="David" w:eastAsia="Times New Roman" w:hAnsi="David" w:cs="David"/>
                <w:sz w:val="20"/>
                <w:szCs w:val="20"/>
              </w:rPr>
            </w:pPr>
            <w:r w:rsidRPr="00E56613">
              <w:rPr>
                <w:rFonts w:ascii="David" w:eastAsia="Times New Roman" w:hAnsi="David" w:cs="David"/>
                <w:sz w:val="20"/>
                <w:szCs w:val="20"/>
                <w:rtl/>
              </w:rPr>
              <w:t>התאמה למתזים - 1%</w:t>
            </w:r>
          </w:p>
        </w:tc>
        <w:tc>
          <w:tcPr>
            <w:tcW w:w="1453" w:type="dxa"/>
            <w:tcBorders>
              <w:top w:val="nil"/>
              <w:left w:val="single" w:sz="4" w:space="0" w:color="auto"/>
              <w:bottom w:val="single" w:sz="4" w:space="0" w:color="auto"/>
              <w:right w:val="single" w:sz="8" w:space="0" w:color="auto"/>
            </w:tcBorders>
            <w:noWrap/>
            <w:vAlign w:val="bottom"/>
          </w:tcPr>
          <w:p w14:paraId="67919572"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1%</w:t>
            </w:r>
          </w:p>
        </w:tc>
      </w:tr>
      <w:tr w:rsidR="00E56613" w:rsidRPr="00E56613" w14:paraId="1074377A" w14:textId="77777777" w:rsidTr="00E56613">
        <w:trPr>
          <w:trHeight w:val="255"/>
        </w:trPr>
        <w:tc>
          <w:tcPr>
            <w:tcW w:w="0" w:type="auto"/>
            <w:vMerge/>
            <w:tcBorders>
              <w:top w:val="nil"/>
              <w:left w:val="single" w:sz="8" w:space="0" w:color="auto"/>
              <w:bottom w:val="single" w:sz="8" w:space="0" w:color="000000"/>
              <w:right w:val="single" w:sz="4" w:space="0" w:color="auto"/>
            </w:tcBorders>
            <w:vAlign w:val="center"/>
          </w:tcPr>
          <w:p w14:paraId="5E6337E9"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p>
        </w:tc>
        <w:tc>
          <w:tcPr>
            <w:tcW w:w="0" w:type="auto"/>
            <w:vMerge/>
            <w:tcBorders>
              <w:top w:val="nil"/>
              <w:left w:val="single" w:sz="4" w:space="0" w:color="auto"/>
              <w:bottom w:val="single" w:sz="8" w:space="0" w:color="000000"/>
              <w:right w:val="single" w:sz="4" w:space="0" w:color="auto"/>
            </w:tcBorders>
            <w:vAlign w:val="center"/>
          </w:tcPr>
          <w:p w14:paraId="1F64E0AE"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p>
        </w:tc>
        <w:tc>
          <w:tcPr>
            <w:tcW w:w="1692" w:type="dxa"/>
            <w:gridSpan w:val="2"/>
            <w:tcBorders>
              <w:top w:val="nil"/>
              <w:left w:val="nil"/>
              <w:bottom w:val="single" w:sz="4" w:space="0" w:color="auto"/>
              <w:right w:val="single" w:sz="4" w:space="0" w:color="auto"/>
            </w:tcBorders>
            <w:vAlign w:val="bottom"/>
          </w:tcPr>
          <w:p w14:paraId="7C0C306D"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r w:rsidRPr="00E56613">
              <w:rPr>
                <w:rFonts w:ascii="David" w:eastAsia="Times New Roman" w:hAnsi="David" w:cs="David"/>
                <w:sz w:val="20"/>
                <w:szCs w:val="20"/>
              </w:rPr>
              <w:t> </w:t>
            </w:r>
          </w:p>
        </w:tc>
        <w:tc>
          <w:tcPr>
            <w:tcW w:w="2758" w:type="dxa"/>
            <w:tcBorders>
              <w:top w:val="nil"/>
              <w:left w:val="nil"/>
              <w:bottom w:val="single" w:sz="4" w:space="0" w:color="auto"/>
              <w:right w:val="single" w:sz="4" w:space="0" w:color="auto"/>
            </w:tcBorders>
            <w:noWrap/>
            <w:vAlign w:val="bottom"/>
          </w:tcPr>
          <w:p w14:paraId="7AAAAECB" w14:textId="77777777" w:rsidR="00E56613" w:rsidRPr="00E56613" w:rsidRDefault="00E56613" w:rsidP="00E56613">
            <w:pPr>
              <w:spacing w:before="0" w:beforeAutospacing="0" w:after="0" w:afterAutospacing="0" w:line="240" w:lineRule="auto"/>
              <w:rPr>
                <w:rFonts w:ascii="David" w:eastAsia="Times New Roman" w:hAnsi="David" w:cs="David"/>
                <w:sz w:val="20"/>
                <w:szCs w:val="20"/>
              </w:rPr>
            </w:pPr>
            <w:r w:rsidRPr="00E56613">
              <w:rPr>
                <w:rFonts w:ascii="David" w:eastAsia="Times New Roman" w:hAnsi="David" w:cs="David"/>
                <w:sz w:val="20"/>
                <w:szCs w:val="20"/>
                <w:rtl/>
              </w:rPr>
              <w:t>חדר משאבות - 6%</w:t>
            </w:r>
          </w:p>
        </w:tc>
        <w:tc>
          <w:tcPr>
            <w:tcW w:w="1453" w:type="dxa"/>
            <w:tcBorders>
              <w:top w:val="nil"/>
              <w:left w:val="single" w:sz="4" w:space="0" w:color="auto"/>
              <w:bottom w:val="single" w:sz="4" w:space="0" w:color="auto"/>
              <w:right w:val="single" w:sz="8" w:space="0" w:color="auto"/>
            </w:tcBorders>
            <w:noWrap/>
            <w:vAlign w:val="bottom"/>
          </w:tcPr>
          <w:p w14:paraId="0100A2DA"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6%</w:t>
            </w:r>
          </w:p>
        </w:tc>
      </w:tr>
      <w:tr w:rsidR="00E56613" w:rsidRPr="00E56613" w14:paraId="405F99D0" w14:textId="77777777" w:rsidTr="00E56613">
        <w:trPr>
          <w:trHeight w:val="510"/>
        </w:trPr>
        <w:tc>
          <w:tcPr>
            <w:tcW w:w="0" w:type="auto"/>
            <w:vMerge/>
            <w:tcBorders>
              <w:top w:val="nil"/>
              <w:left w:val="single" w:sz="8" w:space="0" w:color="auto"/>
              <w:bottom w:val="single" w:sz="8" w:space="0" w:color="000000"/>
              <w:right w:val="single" w:sz="4" w:space="0" w:color="auto"/>
            </w:tcBorders>
            <w:vAlign w:val="center"/>
          </w:tcPr>
          <w:p w14:paraId="5580F23A"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p>
        </w:tc>
        <w:tc>
          <w:tcPr>
            <w:tcW w:w="0" w:type="auto"/>
            <w:vMerge/>
            <w:tcBorders>
              <w:top w:val="nil"/>
              <w:left w:val="single" w:sz="4" w:space="0" w:color="auto"/>
              <w:bottom w:val="single" w:sz="8" w:space="0" w:color="000000"/>
              <w:right w:val="single" w:sz="4" w:space="0" w:color="auto"/>
            </w:tcBorders>
            <w:vAlign w:val="center"/>
          </w:tcPr>
          <w:p w14:paraId="4ED9752C"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p>
        </w:tc>
        <w:tc>
          <w:tcPr>
            <w:tcW w:w="1692" w:type="dxa"/>
            <w:gridSpan w:val="2"/>
            <w:tcBorders>
              <w:top w:val="nil"/>
              <w:left w:val="nil"/>
              <w:bottom w:val="single" w:sz="4" w:space="0" w:color="auto"/>
              <w:right w:val="single" w:sz="4" w:space="0" w:color="auto"/>
            </w:tcBorders>
            <w:vAlign w:val="bottom"/>
          </w:tcPr>
          <w:p w14:paraId="0770EFE8" w14:textId="77777777" w:rsidR="00E56613" w:rsidRPr="00E56613" w:rsidRDefault="00E56613" w:rsidP="00E56613">
            <w:pPr>
              <w:spacing w:before="0" w:beforeAutospacing="0" w:after="0" w:afterAutospacing="0" w:line="240" w:lineRule="auto"/>
              <w:rPr>
                <w:rFonts w:ascii="David" w:eastAsia="Times New Roman" w:hAnsi="David" w:cs="David"/>
                <w:b/>
                <w:bCs/>
                <w:sz w:val="20"/>
                <w:szCs w:val="20"/>
              </w:rPr>
            </w:pPr>
            <w:r w:rsidRPr="00E56613">
              <w:rPr>
                <w:rFonts w:ascii="David" w:eastAsia="Times New Roman" w:hAnsi="David" w:cs="David"/>
                <w:b/>
                <w:bCs/>
                <w:sz w:val="20"/>
                <w:szCs w:val="20"/>
                <w:rtl/>
              </w:rPr>
              <w:t>תברואה: (23%)</w:t>
            </w:r>
          </w:p>
        </w:tc>
        <w:tc>
          <w:tcPr>
            <w:tcW w:w="2758" w:type="dxa"/>
            <w:tcBorders>
              <w:top w:val="nil"/>
              <w:left w:val="single" w:sz="4" w:space="0" w:color="auto"/>
              <w:bottom w:val="single" w:sz="4" w:space="0" w:color="auto"/>
              <w:right w:val="single" w:sz="4" w:space="0" w:color="auto"/>
            </w:tcBorders>
            <w:noWrap/>
            <w:vAlign w:val="bottom"/>
          </w:tcPr>
          <w:p w14:paraId="12B03F5F" w14:textId="77777777" w:rsidR="00E56613" w:rsidRPr="00E56613" w:rsidRDefault="00E56613" w:rsidP="00E56613">
            <w:pPr>
              <w:spacing w:before="0" w:beforeAutospacing="0" w:after="0" w:afterAutospacing="0" w:line="240" w:lineRule="auto"/>
              <w:rPr>
                <w:rFonts w:ascii="David" w:eastAsia="Times New Roman" w:hAnsi="David" w:cs="David"/>
                <w:sz w:val="20"/>
                <w:szCs w:val="20"/>
              </w:rPr>
            </w:pPr>
            <w:r w:rsidRPr="00E56613">
              <w:rPr>
                <w:rFonts w:ascii="David" w:eastAsia="Times New Roman" w:hAnsi="David" w:cs="David"/>
                <w:sz w:val="20"/>
                <w:szCs w:val="20"/>
                <w:rtl/>
              </w:rPr>
              <w:t>דחסן אשפה - 2%</w:t>
            </w:r>
          </w:p>
        </w:tc>
        <w:tc>
          <w:tcPr>
            <w:tcW w:w="1453" w:type="dxa"/>
            <w:tcBorders>
              <w:top w:val="nil"/>
              <w:left w:val="single" w:sz="4" w:space="0" w:color="auto"/>
              <w:bottom w:val="nil"/>
              <w:right w:val="single" w:sz="8" w:space="0" w:color="auto"/>
            </w:tcBorders>
            <w:noWrap/>
            <w:vAlign w:val="bottom"/>
          </w:tcPr>
          <w:p w14:paraId="0E7BD9CF"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2%</w:t>
            </w:r>
          </w:p>
        </w:tc>
      </w:tr>
      <w:tr w:rsidR="00E56613" w:rsidRPr="00E56613" w14:paraId="72470729" w14:textId="77777777" w:rsidTr="00E56613">
        <w:trPr>
          <w:trHeight w:val="255"/>
        </w:trPr>
        <w:tc>
          <w:tcPr>
            <w:tcW w:w="0" w:type="auto"/>
            <w:vMerge/>
            <w:tcBorders>
              <w:top w:val="nil"/>
              <w:left w:val="single" w:sz="8" w:space="0" w:color="auto"/>
              <w:bottom w:val="single" w:sz="8" w:space="0" w:color="000000"/>
              <w:right w:val="single" w:sz="4" w:space="0" w:color="auto"/>
            </w:tcBorders>
            <w:vAlign w:val="center"/>
          </w:tcPr>
          <w:p w14:paraId="2E9CA292"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p>
        </w:tc>
        <w:tc>
          <w:tcPr>
            <w:tcW w:w="0" w:type="auto"/>
            <w:vMerge/>
            <w:tcBorders>
              <w:top w:val="nil"/>
              <w:left w:val="single" w:sz="4" w:space="0" w:color="auto"/>
              <w:bottom w:val="single" w:sz="8" w:space="0" w:color="000000"/>
              <w:right w:val="single" w:sz="4" w:space="0" w:color="auto"/>
            </w:tcBorders>
            <w:vAlign w:val="center"/>
          </w:tcPr>
          <w:p w14:paraId="4A1584FE"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p>
        </w:tc>
        <w:tc>
          <w:tcPr>
            <w:tcW w:w="1692" w:type="dxa"/>
            <w:gridSpan w:val="2"/>
            <w:tcBorders>
              <w:top w:val="nil"/>
              <w:left w:val="nil"/>
              <w:bottom w:val="single" w:sz="4" w:space="0" w:color="auto"/>
              <w:right w:val="single" w:sz="4" w:space="0" w:color="auto"/>
            </w:tcBorders>
            <w:vAlign w:val="bottom"/>
          </w:tcPr>
          <w:p w14:paraId="369BE8D4"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r w:rsidRPr="00E56613">
              <w:rPr>
                <w:rFonts w:ascii="David" w:eastAsia="Times New Roman" w:hAnsi="David" w:cs="David"/>
                <w:sz w:val="20"/>
                <w:szCs w:val="20"/>
              </w:rPr>
              <w:t> </w:t>
            </w:r>
          </w:p>
        </w:tc>
        <w:tc>
          <w:tcPr>
            <w:tcW w:w="2758" w:type="dxa"/>
            <w:tcBorders>
              <w:top w:val="nil"/>
              <w:left w:val="single" w:sz="4" w:space="0" w:color="auto"/>
              <w:bottom w:val="single" w:sz="4" w:space="0" w:color="auto"/>
              <w:right w:val="single" w:sz="4" w:space="0" w:color="auto"/>
            </w:tcBorders>
            <w:noWrap/>
            <w:vAlign w:val="bottom"/>
          </w:tcPr>
          <w:p w14:paraId="163FDDB7" w14:textId="77777777" w:rsidR="00E56613" w:rsidRPr="00E56613" w:rsidRDefault="00E56613" w:rsidP="00E56613">
            <w:pPr>
              <w:spacing w:before="0" w:beforeAutospacing="0" w:after="0" w:afterAutospacing="0" w:line="240" w:lineRule="auto"/>
              <w:rPr>
                <w:rFonts w:ascii="David" w:eastAsia="Times New Roman" w:hAnsi="David" w:cs="David"/>
                <w:sz w:val="20"/>
                <w:szCs w:val="20"/>
              </w:rPr>
            </w:pPr>
            <w:r w:rsidRPr="00E56613">
              <w:rPr>
                <w:rFonts w:ascii="David" w:eastAsia="Times New Roman" w:hAnsi="David" w:cs="David"/>
                <w:sz w:val="20"/>
                <w:szCs w:val="20"/>
                <w:rtl/>
              </w:rPr>
              <w:t>שרוול אשפה- 21%</w:t>
            </w:r>
          </w:p>
        </w:tc>
        <w:tc>
          <w:tcPr>
            <w:tcW w:w="1453" w:type="dxa"/>
            <w:tcBorders>
              <w:top w:val="single" w:sz="4" w:space="0" w:color="auto"/>
              <w:left w:val="single" w:sz="4" w:space="0" w:color="auto"/>
              <w:bottom w:val="nil"/>
              <w:right w:val="single" w:sz="8" w:space="0" w:color="auto"/>
            </w:tcBorders>
            <w:noWrap/>
            <w:vAlign w:val="bottom"/>
          </w:tcPr>
          <w:p w14:paraId="2B298103"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21%</w:t>
            </w:r>
          </w:p>
        </w:tc>
      </w:tr>
      <w:tr w:rsidR="00E56613" w:rsidRPr="00E56613" w14:paraId="0F22E790" w14:textId="77777777" w:rsidTr="00E56613">
        <w:trPr>
          <w:trHeight w:val="270"/>
        </w:trPr>
        <w:tc>
          <w:tcPr>
            <w:tcW w:w="0" w:type="auto"/>
            <w:vMerge/>
            <w:tcBorders>
              <w:top w:val="nil"/>
              <w:left w:val="single" w:sz="8" w:space="0" w:color="auto"/>
              <w:bottom w:val="single" w:sz="8" w:space="0" w:color="000000"/>
              <w:right w:val="single" w:sz="4" w:space="0" w:color="auto"/>
            </w:tcBorders>
            <w:vAlign w:val="center"/>
          </w:tcPr>
          <w:p w14:paraId="29EA9D24"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p>
        </w:tc>
        <w:tc>
          <w:tcPr>
            <w:tcW w:w="0" w:type="auto"/>
            <w:vMerge/>
            <w:tcBorders>
              <w:top w:val="nil"/>
              <w:left w:val="single" w:sz="4" w:space="0" w:color="auto"/>
              <w:bottom w:val="single" w:sz="8" w:space="0" w:color="000000"/>
              <w:right w:val="single" w:sz="4" w:space="0" w:color="auto"/>
            </w:tcBorders>
            <w:vAlign w:val="center"/>
          </w:tcPr>
          <w:p w14:paraId="289B41A0"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p>
        </w:tc>
        <w:tc>
          <w:tcPr>
            <w:tcW w:w="1692" w:type="dxa"/>
            <w:gridSpan w:val="2"/>
            <w:tcBorders>
              <w:top w:val="nil"/>
              <w:left w:val="nil"/>
              <w:bottom w:val="single" w:sz="8" w:space="0" w:color="auto"/>
              <w:right w:val="single" w:sz="4" w:space="0" w:color="auto"/>
            </w:tcBorders>
            <w:vAlign w:val="bottom"/>
          </w:tcPr>
          <w:p w14:paraId="67315EE7"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r w:rsidRPr="00E56613">
              <w:rPr>
                <w:rFonts w:ascii="David" w:eastAsia="Times New Roman" w:hAnsi="David" w:cs="David"/>
                <w:sz w:val="20"/>
                <w:szCs w:val="20"/>
              </w:rPr>
              <w:t> </w:t>
            </w:r>
          </w:p>
        </w:tc>
        <w:tc>
          <w:tcPr>
            <w:tcW w:w="2758" w:type="dxa"/>
            <w:tcBorders>
              <w:top w:val="nil"/>
              <w:left w:val="single" w:sz="4" w:space="0" w:color="auto"/>
              <w:bottom w:val="single" w:sz="8" w:space="0" w:color="auto"/>
              <w:right w:val="single" w:sz="4" w:space="0" w:color="auto"/>
            </w:tcBorders>
            <w:noWrap/>
            <w:vAlign w:val="bottom"/>
          </w:tcPr>
          <w:p w14:paraId="6C12C491" w14:textId="77777777" w:rsidR="00E56613" w:rsidRPr="00E56613" w:rsidRDefault="00E56613" w:rsidP="00E56613">
            <w:pPr>
              <w:spacing w:before="0" w:beforeAutospacing="0" w:after="0" w:afterAutospacing="0" w:line="240" w:lineRule="auto"/>
              <w:rPr>
                <w:rFonts w:ascii="David" w:eastAsia="Times New Roman" w:hAnsi="David" w:cs="David"/>
                <w:b/>
                <w:bCs/>
                <w:sz w:val="20"/>
                <w:szCs w:val="20"/>
              </w:rPr>
            </w:pPr>
            <w:r w:rsidRPr="00E56613">
              <w:rPr>
                <w:rFonts w:ascii="David" w:eastAsia="Times New Roman" w:hAnsi="David" w:cs="David"/>
                <w:b/>
                <w:bCs/>
                <w:sz w:val="20"/>
                <w:szCs w:val="20"/>
                <w:rtl/>
              </w:rPr>
              <w:t>סה"כ</w:t>
            </w:r>
          </w:p>
        </w:tc>
        <w:tc>
          <w:tcPr>
            <w:tcW w:w="1453" w:type="dxa"/>
            <w:tcBorders>
              <w:top w:val="single" w:sz="4" w:space="0" w:color="auto"/>
              <w:left w:val="single" w:sz="4" w:space="0" w:color="auto"/>
              <w:bottom w:val="single" w:sz="8" w:space="0" w:color="auto"/>
              <w:right w:val="single" w:sz="8" w:space="0" w:color="auto"/>
            </w:tcBorders>
            <w:noWrap/>
            <w:vAlign w:val="bottom"/>
          </w:tcPr>
          <w:p w14:paraId="270BEA29" w14:textId="77777777" w:rsidR="00E56613" w:rsidRPr="00E56613" w:rsidRDefault="00E56613" w:rsidP="00E56613">
            <w:pPr>
              <w:bidi w:val="0"/>
              <w:spacing w:before="0" w:beforeAutospacing="0" w:after="0" w:afterAutospacing="0" w:line="240" w:lineRule="auto"/>
              <w:jc w:val="right"/>
              <w:rPr>
                <w:rFonts w:ascii="David" w:eastAsia="Times New Roman" w:hAnsi="David" w:cs="David"/>
                <w:b/>
                <w:bCs/>
                <w:sz w:val="20"/>
                <w:szCs w:val="20"/>
              </w:rPr>
            </w:pPr>
            <w:r w:rsidRPr="00E56613">
              <w:rPr>
                <w:rFonts w:ascii="David" w:eastAsia="Times New Roman" w:hAnsi="David" w:cs="David"/>
                <w:b/>
                <w:bCs/>
                <w:sz w:val="20"/>
                <w:szCs w:val="20"/>
              </w:rPr>
              <w:t>100%</w:t>
            </w:r>
          </w:p>
        </w:tc>
      </w:tr>
      <w:tr w:rsidR="00E56613" w:rsidRPr="00E56613" w14:paraId="7398E032" w14:textId="77777777" w:rsidTr="00E56613">
        <w:trPr>
          <w:trHeight w:val="255"/>
        </w:trPr>
        <w:tc>
          <w:tcPr>
            <w:tcW w:w="960" w:type="dxa"/>
            <w:vMerge w:val="restart"/>
            <w:tcBorders>
              <w:top w:val="nil"/>
              <w:left w:val="single" w:sz="8" w:space="0" w:color="auto"/>
              <w:bottom w:val="single" w:sz="8" w:space="0" w:color="000000"/>
              <w:right w:val="single" w:sz="4" w:space="0" w:color="auto"/>
            </w:tcBorders>
            <w:noWrap/>
            <w:vAlign w:val="center"/>
          </w:tcPr>
          <w:p w14:paraId="491A296C" w14:textId="77777777" w:rsidR="00E56613" w:rsidRPr="00E56613" w:rsidRDefault="00E56613" w:rsidP="00E56613">
            <w:pPr>
              <w:bidi w:val="0"/>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Pr>
              <w:t>23</w:t>
            </w:r>
          </w:p>
        </w:tc>
        <w:tc>
          <w:tcPr>
            <w:tcW w:w="1180" w:type="dxa"/>
            <w:vMerge w:val="restart"/>
            <w:tcBorders>
              <w:top w:val="nil"/>
              <w:left w:val="single" w:sz="4" w:space="0" w:color="auto"/>
              <w:bottom w:val="single" w:sz="8" w:space="0" w:color="000000"/>
              <w:right w:val="single" w:sz="4" w:space="0" w:color="auto"/>
            </w:tcBorders>
            <w:noWrap/>
            <w:vAlign w:val="center"/>
          </w:tcPr>
          <w:p w14:paraId="0BB3F139"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א'</w:t>
            </w:r>
          </w:p>
        </w:tc>
        <w:tc>
          <w:tcPr>
            <w:tcW w:w="5903" w:type="dxa"/>
            <w:gridSpan w:val="4"/>
            <w:tcBorders>
              <w:top w:val="single" w:sz="8" w:space="0" w:color="auto"/>
              <w:left w:val="single" w:sz="4" w:space="0" w:color="auto"/>
              <w:bottom w:val="single" w:sz="4" w:space="0" w:color="auto"/>
              <w:right w:val="single" w:sz="8" w:space="0" w:color="000000"/>
            </w:tcBorders>
            <w:vAlign w:val="bottom"/>
          </w:tcPr>
          <w:p w14:paraId="1139DB25" w14:textId="77777777" w:rsidR="00E56613" w:rsidRPr="00E56613" w:rsidRDefault="00E56613" w:rsidP="00E56613">
            <w:pPr>
              <w:spacing w:before="0" w:beforeAutospacing="0" w:after="0" w:afterAutospacing="0" w:line="240" w:lineRule="auto"/>
              <w:rPr>
                <w:rFonts w:ascii="David" w:eastAsia="Times New Roman" w:hAnsi="David" w:cs="David"/>
                <w:b/>
                <w:bCs/>
                <w:sz w:val="20"/>
                <w:szCs w:val="20"/>
              </w:rPr>
            </w:pPr>
            <w:r w:rsidRPr="00E56613">
              <w:rPr>
                <w:rFonts w:ascii="David" w:eastAsia="Times New Roman" w:hAnsi="David" w:cs="David"/>
                <w:b/>
                <w:bCs/>
                <w:sz w:val="20"/>
                <w:szCs w:val="20"/>
                <w:rtl/>
              </w:rPr>
              <w:t>גמר פיתוח</w:t>
            </w:r>
          </w:p>
        </w:tc>
      </w:tr>
      <w:tr w:rsidR="00E56613" w:rsidRPr="00E56613" w14:paraId="392DE89F" w14:textId="77777777" w:rsidTr="00E56613">
        <w:trPr>
          <w:trHeight w:val="255"/>
        </w:trPr>
        <w:tc>
          <w:tcPr>
            <w:tcW w:w="0" w:type="auto"/>
            <w:vMerge/>
            <w:tcBorders>
              <w:top w:val="nil"/>
              <w:left w:val="single" w:sz="8" w:space="0" w:color="auto"/>
              <w:bottom w:val="single" w:sz="8" w:space="0" w:color="000000"/>
              <w:right w:val="single" w:sz="4" w:space="0" w:color="auto"/>
            </w:tcBorders>
            <w:vAlign w:val="center"/>
          </w:tcPr>
          <w:p w14:paraId="4ADDE27D"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p>
        </w:tc>
        <w:tc>
          <w:tcPr>
            <w:tcW w:w="0" w:type="auto"/>
            <w:vMerge/>
            <w:tcBorders>
              <w:top w:val="nil"/>
              <w:left w:val="single" w:sz="4" w:space="0" w:color="auto"/>
              <w:bottom w:val="single" w:sz="8" w:space="0" w:color="000000"/>
              <w:right w:val="single" w:sz="4" w:space="0" w:color="auto"/>
            </w:tcBorders>
            <w:vAlign w:val="center"/>
          </w:tcPr>
          <w:p w14:paraId="3D46A6DC"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p>
        </w:tc>
        <w:tc>
          <w:tcPr>
            <w:tcW w:w="1692" w:type="dxa"/>
            <w:gridSpan w:val="2"/>
            <w:tcBorders>
              <w:top w:val="nil"/>
              <w:left w:val="nil"/>
              <w:bottom w:val="nil"/>
              <w:right w:val="single" w:sz="4" w:space="0" w:color="auto"/>
            </w:tcBorders>
            <w:vAlign w:val="bottom"/>
          </w:tcPr>
          <w:p w14:paraId="5A7C0A68"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r w:rsidRPr="00E56613">
              <w:rPr>
                <w:rFonts w:ascii="David" w:eastAsia="Times New Roman" w:hAnsi="David" w:cs="David"/>
                <w:sz w:val="20"/>
                <w:szCs w:val="20"/>
              </w:rPr>
              <w:t> </w:t>
            </w:r>
          </w:p>
        </w:tc>
        <w:tc>
          <w:tcPr>
            <w:tcW w:w="2758" w:type="dxa"/>
            <w:tcBorders>
              <w:top w:val="nil"/>
              <w:left w:val="single" w:sz="4" w:space="0" w:color="auto"/>
              <w:bottom w:val="single" w:sz="4" w:space="0" w:color="auto"/>
              <w:right w:val="single" w:sz="4" w:space="0" w:color="auto"/>
            </w:tcBorders>
            <w:noWrap/>
            <w:vAlign w:val="bottom"/>
          </w:tcPr>
          <w:p w14:paraId="63A8125E" w14:textId="77777777" w:rsidR="00E56613" w:rsidRPr="00E56613" w:rsidRDefault="00E56613" w:rsidP="00E56613">
            <w:pPr>
              <w:spacing w:before="0" w:beforeAutospacing="0" w:after="0" w:afterAutospacing="0" w:line="240" w:lineRule="auto"/>
              <w:rPr>
                <w:rFonts w:ascii="David" w:eastAsia="Times New Roman" w:hAnsi="David" w:cs="David"/>
                <w:sz w:val="20"/>
                <w:szCs w:val="20"/>
              </w:rPr>
            </w:pPr>
            <w:r w:rsidRPr="00E56613">
              <w:rPr>
                <w:rFonts w:ascii="David" w:eastAsia="Times New Roman" w:hAnsi="David" w:cs="David"/>
                <w:sz w:val="20"/>
                <w:szCs w:val="20"/>
                <w:rtl/>
              </w:rPr>
              <w:t>קירות פיתוח</w:t>
            </w:r>
          </w:p>
        </w:tc>
        <w:tc>
          <w:tcPr>
            <w:tcW w:w="1453" w:type="dxa"/>
            <w:tcBorders>
              <w:top w:val="nil"/>
              <w:left w:val="single" w:sz="4" w:space="0" w:color="auto"/>
              <w:bottom w:val="single" w:sz="4" w:space="0" w:color="auto"/>
              <w:right w:val="single" w:sz="8" w:space="0" w:color="auto"/>
            </w:tcBorders>
            <w:noWrap/>
            <w:vAlign w:val="bottom"/>
          </w:tcPr>
          <w:p w14:paraId="41D59124"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45%</w:t>
            </w:r>
          </w:p>
        </w:tc>
      </w:tr>
      <w:tr w:rsidR="00E56613" w:rsidRPr="00E56613" w14:paraId="3E83FB66" w14:textId="77777777" w:rsidTr="00E56613">
        <w:trPr>
          <w:trHeight w:val="255"/>
        </w:trPr>
        <w:tc>
          <w:tcPr>
            <w:tcW w:w="0" w:type="auto"/>
            <w:vMerge/>
            <w:tcBorders>
              <w:top w:val="nil"/>
              <w:left w:val="single" w:sz="8" w:space="0" w:color="auto"/>
              <w:bottom w:val="single" w:sz="8" w:space="0" w:color="000000"/>
              <w:right w:val="single" w:sz="4" w:space="0" w:color="auto"/>
            </w:tcBorders>
            <w:vAlign w:val="center"/>
          </w:tcPr>
          <w:p w14:paraId="3141EDBC"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p>
        </w:tc>
        <w:tc>
          <w:tcPr>
            <w:tcW w:w="0" w:type="auto"/>
            <w:vMerge/>
            <w:tcBorders>
              <w:top w:val="nil"/>
              <w:left w:val="single" w:sz="4" w:space="0" w:color="auto"/>
              <w:bottom w:val="single" w:sz="8" w:space="0" w:color="000000"/>
              <w:right w:val="single" w:sz="4" w:space="0" w:color="auto"/>
            </w:tcBorders>
            <w:vAlign w:val="center"/>
          </w:tcPr>
          <w:p w14:paraId="494A1432"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p>
        </w:tc>
        <w:tc>
          <w:tcPr>
            <w:tcW w:w="1692" w:type="dxa"/>
            <w:gridSpan w:val="2"/>
            <w:tcBorders>
              <w:top w:val="nil"/>
              <w:left w:val="nil"/>
              <w:bottom w:val="nil"/>
              <w:right w:val="single" w:sz="4" w:space="0" w:color="auto"/>
            </w:tcBorders>
            <w:vAlign w:val="bottom"/>
          </w:tcPr>
          <w:p w14:paraId="39F5A645"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r w:rsidRPr="00E56613">
              <w:rPr>
                <w:rFonts w:ascii="David" w:eastAsia="Times New Roman" w:hAnsi="David" w:cs="David"/>
                <w:sz w:val="20"/>
                <w:szCs w:val="20"/>
              </w:rPr>
              <w:t> </w:t>
            </w:r>
          </w:p>
        </w:tc>
        <w:tc>
          <w:tcPr>
            <w:tcW w:w="2758" w:type="dxa"/>
            <w:tcBorders>
              <w:top w:val="nil"/>
              <w:left w:val="nil"/>
              <w:bottom w:val="nil"/>
              <w:right w:val="single" w:sz="4" w:space="0" w:color="auto"/>
            </w:tcBorders>
            <w:noWrap/>
            <w:vAlign w:val="bottom"/>
          </w:tcPr>
          <w:p w14:paraId="1FF87252" w14:textId="77777777" w:rsidR="00E56613" w:rsidRPr="00E56613" w:rsidRDefault="00E56613" w:rsidP="00E56613">
            <w:pPr>
              <w:spacing w:before="0" w:beforeAutospacing="0" w:after="0" w:afterAutospacing="0" w:line="240" w:lineRule="auto"/>
              <w:rPr>
                <w:rFonts w:ascii="David" w:eastAsia="Times New Roman" w:hAnsi="David" w:cs="David"/>
                <w:sz w:val="20"/>
                <w:szCs w:val="20"/>
              </w:rPr>
            </w:pPr>
            <w:r w:rsidRPr="00E56613">
              <w:rPr>
                <w:rFonts w:ascii="David" w:eastAsia="Times New Roman" w:hAnsi="David" w:cs="David"/>
                <w:sz w:val="20"/>
                <w:szCs w:val="20"/>
                <w:rtl/>
              </w:rPr>
              <w:t>ציפוי קירות</w:t>
            </w:r>
          </w:p>
        </w:tc>
        <w:tc>
          <w:tcPr>
            <w:tcW w:w="1453" w:type="dxa"/>
            <w:tcBorders>
              <w:top w:val="nil"/>
              <w:left w:val="single" w:sz="4" w:space="0" w:color="auto"/>
              <w:bottom w:val="nil"/>
              <w:right w:val="single" w:sz="8" w:space="0" w:color="auto"/>
            </w:tcBorders>
            <w:noWrap/>
            <w:vAlign w:val="bottom"/>
          </w:tcPr>
          <w:p w14:paraId="194671AF"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23%</w:t>
            </w:r>
          </w:p>
        </w:tc>
      </w:tr>
      <w:tr w:rsidR="00E56613" w:rsidRPr="00E56613" w14:paraId="4AA45A14" w14:textId="77777777" w:rsidTr="00E56613">
        <w:trPr>
          <w:trHeight w:val="255"/>
        </w:trPr>
        <w:tc>
          <w:tcPr>
            <w:tcW w:w="0" w:type="auto"/>
            <w:vMerge/>
            <w:tcBorders>
              <w:top w:val="nil"/>
              <w:left w:val="single" w:sz="8" w:space="0" w:color="auto"/>
              <w:bottom w:val="single" w:sz="8" w:space="0" w:color="000000"/>
              <w:right w:val="single" w:sz="4" w:space="0" w:color="auto"/>
            </w:tcBorders>
            <w:vAlign w:val="center"/>
          </w:tcPr>
          <w:p w14:paraId="68505411"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p>
        </w:tc>
        <w:tc>
          <w:tcPr>
            <w:tcW w:w="0" w:type="auto"/>
            <w:vMerge/>
            <w:tcBorders>
              <w:top w:val="nil"/>
              <w:left w:val="single" w:sz="4" w:space="0" w:color="auto"/>
              <w:bottom w:val="single" w:sz="8" w:space="0" w:color="000000"/>
              <w:right w:val="single" w:sz="4" w:space="0" w:color="auto"/>
            </w:tcBorders>
            <w:vAlign w:val="center"/>
          </w:tcPr>
          <w:p w14:paraId="6CB5EC1C"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p>
        </w:tc>
        <w:tc>
          <w:tcPr>
            <w:tcW w:w="1692" w:type="dxa"/>
            <w:gridSpan w:val="2"/>
            <w:tcBorders>
              <w:top w:val="nil"/>
              <w:left w:val="nil"/>
              <w:bottom w:val="nil"/>
              <w:right w:val="single" w:sz="4" w:space="0" w:color="auto"/>
            </w:tcBorders>
            <w:vAlign w:val="bottom"/>
          </w:tcPr>
          <w:p w14:paraId="1A2FE982"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r w:rsidRPr="00E56613">
              <w:rPr>
                <w:rFonts w:ascii="David" w:eastAsia="Times New Roman" w:hAnsi="David" w:cs="David"/>
                <w:sz w:val="20"/>
                <w:szCs w:val="20"/>
              </w:rPr>
              <w:t> </w:t>
            </w:r>
          </w:p>
        </w:tc>
        <w:tc>
          <w:tcPr>
            <w:tcW w:w="2758" w:type="dxa"/>
            <w:tcBorders>
              <w:top w:val="single" w:sz="4" w:space="0" w:color="auto"/>
              <w:left w:val="nil"/>
              <w:bottom w:val="nil"/>
              <w:right w:val="single" w:sz="4" w:space="0" w:color="auto"/>
            </w:tcBorders>
            <w:noWrap/>
            <w:vAlign w:val="bottom"/>
          </w:tcPr>
          <w:p w14:paraId="3B1DD31A" w14:textId="77777777" w:rsidR="00E56613" w:rsidRPr="00E56613" w:rsidRDefault="00E56613" w:rsidP="00E56613">
            <w:pPr>
              <w:spacing w:before="0" w:beforeAutospacing="0" w:after="0" w:afterAutospacing="0" w:line="240" w:lineRule="auto"/>
              <w:rPr>
                <w:rFonts w:ascii="David" w:eastAsia="Times New Roman" w:hAnsi="David" w:cs="David"/>
                <w:sz w:val="20"/>
                <w:szCs w:val="20"/>
              </w:rPr>
            </w:pPr>
            <w:r w:rsidRPr="00E56613">
              <w:rPr>
                <w:rFonts w:ascii="David" w:eastAsia="Times New Roman" w:hAnsi="David" w:cs="David"/>
                <w:sz w:val="20"/>
                <w:szCs w:val="20"/>
                <w:rtl/>
              </w:rPr>
              <w:t>מילוי</w:t>
            </w:r>
          </w:p>
        </w:tc>
        <w:tc>
          <w:tcPr>
            <w:tcW w:w="1453" w:type="dxa"/>
            <w:tcBorders>
              <w:top w:val="single" w:sz="4" w:space="0" w:color="auto"/>
              <w:left w:val="single" w:sz="4" w:space="0" w:color="auto"/>
              <w:bottom w:val="nil"/>
              <w:right w:val="single" w:sz="8" w:space="0" w:color="auto"/>
            </w:tcBorders>
            <w:noWrap/>
            <w:vAlign w:val="bottom"/>
          </w:tcPr>
          <w:p w14:paraId="0238731A"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6%</w:t>
            </w:r>
          </w:p>
        </w:tc>
      </w:tr>
      <w:tr w:rsidR="00E56613" w:rsidRPr="00E56613" w14:paraId="5BFBE087" w14:textId="77777777" w:rsidTr="00E56613">
        <w:trPr>
          <w:trHeight w:val="255"/>
        </w:trPr>
        <w:tc>
          <w:tcPr>
            <w:tcW w:w="0" w:type="auto"/>
            <w:vMerge/>
            <w:tcBorders>
              <w:top w:val="nil"/>
              <w:left w:val="single" w:sz="8" w:space="0" w:color="auto"/>
              <w:bottom w:val="single" w:sz="8" w:space="0" w:color="000000"/>
              <w:right w:val="single" w:sz="4" w:space="0" w:color="auto"/>
            </w:tcBorders>
            <w:vAlign w:val="center"/>
          </w:tcPr>
          <w:p w14:paraId="1E207C80"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p>
        </w:tc>
        <w:tc>
          <w:tcPr>
            <w:tcW w:w="0" w:type="auto"/>
            <w:vMerge/>
            <w:tcBorders>
              <w:top w:val="nil"/>
              <w:left w:val="single" w:sz="4" w:space="0" w:color="auto"/>
              <w:bottom w:val="single" w:sz="8" w:space="0" w:color="000000"/>
              <w:right w:val="single" w:sz="4" w:space="0" w:color="auto"/>
            </w:tcBorders>
            <w:vAlign w:val="center"/>
          </w:tcPr>
          <w:p w14:paraId="5F54ECB3"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p>
        </w:tc>
        <w:tc>
          <w:tcPr>
            <w:tcW w:w="1692" w:type="dxa"/>
            <w:gridSpan w:val="2"/>
            <w:tcBorders>
              <w:top w:val="nil"/>
              <w:left w:val="nil"/>
              <w:bottom w:val="nil"/>
              <w:right w:val="single" w:sz="4" w:space="0" w:color="auto"/>
            </w:tcBorders>
            <w:vAlign w:val="bottom"/>
          </w:tcPr>
          <w:p w14:paraId="580983B1"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r w:rsidRPr="00E56613">
              <w:rPr>
                <w:rFonts w:ascii="David" w:eastAsia="Times New Roman" w:hAnsi="David" w:cs="David"/>
                <w:sz w:val="20"/>
                <w:szCs w:val="20"/>
              </w:rPr>
              <w:t> </w:t>
            </w:r>
          </w:p>
        </w:tc>
        <w:tc>
          <w:tcPr>
            <w:tcW w:w="2758" w:type="dxa"/>
            <w:tcBorders>
              <w:top w:val="single" w:sz="4" w:space="0" w:color="auto"/>
              <w:left w:val="nil"/>
              <w:bottom w:val="nil"/>
              <w:right w:val="single" w:sz="4" w:space="0" w:color="auto"/>
            </w:tcBorders>
            <w:noWrap/>
            <w:vAlign w:val="bottom"/>
          </w:tcPr>
          <w:p w14:paraId="000DF007" w14:textId="77777777" w:rsidR="00E56613" w:rsidRPr="00E56613" w:rsidRDefault="00E56613" w:rsidP="00E56613">
            <w:pPr>
              <w:spacing w:before="0" w:beforeAutospacing="0" w:after="0" w:afterAutospacing="0" w:line="240" w:lineRule="auto"/>
              <w:rPr>
                <w:rFonts w:ascii="David" w:eastAsia="Times New Roman" w:hAnsi="David" w:cs="David"/>
                <w:sz w:val="20"/>
                <w:szCs w:val="20"/>
              </w:rPr>
            </w:pPr>
            <w:r w:rsidRPr="00E56613">
              <w:rPr>
                <w:rFonts w:ascii="David" w:eastAsia="Times New Roman" w:hAnsi="David" w:cs="David"/>
                <w:sz w:val="20"/>
                <w:szCs w:val="20"/>
                <w:rtl/>
              </w:rPr>
              <w:t>גינון+השקיה</w:t>
            </w:r>
          </w:p>
        </w:tc>
        <w:tc>
          <w:tcPr>
            <w:tcW w:w="1453" w:type="dxa"/>
            <w:tcBorders>
              <w:top w:val="single" w:sz="4" w:space="0" w:color="auto"/>
              <w:left w:val="single" w:sz="4" w:space="0" w:color="auto"/>
              <w:bottom w:val="nil"/>
              <w:right w:val="single" w:sz="8" w:space="0" w:color="auto"/>
            </w:tcBorders>
            <w:noWrap/>
            <w:vAlign w:val="bottom"/>
          </w:tcPr>
          <w:p w14:paraId="31BDDE0A"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6%</w:t>
            </w:r>
          </w:p>
        </w:tc>
      </w:tr>
      <w:tr w:rsidR="00E56613" w:rsidRPr="00E56613" w14:paraId="7517DC3E" w14:textId="77777777" w:rsidTr="00E56613">
        <w:trPr>
          <w:trHeight w:val="255"/>
        </w:trPr>
        <w:tc>
          <w:tcPr>
            <w:tcW w:w="0" w:type="auto"/>
            <w:vMerge/>
            <w:tcBorders>
              <w:top w:val="nil"/>
              <w:left w:val="single" w:sz="8" w:space="0" w:color="auto"/>
              <w:bottom w:val="single" w:sz="8" w:space="0" w:color="000000"/>
              <w:right w:val="single" w:sz="4" w:space="0" w:color="auto"/>
            </w:tcBorders>
            <w:vAlign w:val="center"/>
          </w:tcPr>
          <w:p w14:paraId="68E179AD"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p>
        </w:tc>
        <w:tc>
          <w:tcPr>
            <w:tcW w:w="0" w:type="auto"/>
            <w:vMerge/>
            <w:tcBorders>
              <w:top w:val="nil"/>
              <w:left w:val="single" w:sz="4" w:space="0" w:color="auto"/>
              <w:bottom w:val="single" w:sz="8" w:space="0" w:color="000000"/>
              <w:right w:val="single" w:sz="4" w:space="0" w:color="auto"/>
            </w:tcBorders>
            <w:vAlign w:val="center"/>
          </w:tcPr>
          <w:p w14:paraId="2D05CB7F"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p>
        </w:tc>
        <w:tc>
          <w:tcPr>
            <w:tcW w:w="1692" w:type="dxa"/>
            <w:gridSpan w:val="2"/>
            <w:tcBorders>
              <w:top w:val="nil"/>
              <w:left w:val="nil"/>
              <w:bottom w:val="nil"/>
              <w:right w:val="single" w:sz="4" w:space="0" w:color="auto"/>
            </w:tcBorders>
            <w:vAlign w:val="bottom"/>
          </w:tcPr>
          <w:p w14:paraId="525CA552"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r w:rsidRPr="00E56613">
              <w:rPr>
                <w:rFonts w:ascii="David" w:eastAsia="Times New Roman" w:hAnsi="David" w:cs="David"/>
                <w:sz w:val="20"/>
                <w:szCs w:val="20"/>
              </w:rPr>
              <w:t> </w:t>
            </w:r>
          </w:p>
        </w:tc>
        <w:tc>
          <w:tcPr>
            <w:tcW w:w="2758" w:type="dxa"/>
            <w:tcBorders>
              <w:top w:val="single" w:sz="4" w:space="0" w:color="auto"/>
              <w:left w:val="nil"/>
              <w:bottom w:val="nil"/>
              <w:right w:val="single" w:sz="4" w:space="0" w:color="auto"/>
            </w:tcBorders>
            <w:noWrap/>
            <w:vAlign w:val="bottom"/>
          </w:tcPr>
          <w:p w14:paraId="473F20FE" w14:textId="77777777" w:rsidR="00E56613" w:rsidRPr="00E56613" w:rsidRDefault="00E56613" w:rsidP="00E56613">
            <w:pPr>
              <w:spacing w:before="0" w:beforeAutospacing="0" w:after="0" w:afterAutospacing="0" w:line="240" w:lineRule="auto"/>
              <w:rPr>
                <w:rFonts w:ascii="David" w:eastAsia="Times New Roman" w:hAnsi="David" w:cs="David"/>
                <w:sz w:val="20"/>
                <w:szCs w:val="20"/>
              </w:rPr>
            </w:pPr>
            <w:r w:rsidRPr="00E56613">
              <w:rPr>
                <w:rFonts w:ascii="David" w:eastAsia="Times New Roman" w:hAnsi="David" w:cs="David"/>
                <w:sz w:val="20"/>
                <w:szCs w:val="20"/>
                <w:rtl/>
              </w:rPr>
              <w:t>תאורה</w:t>
            </w:r>
          </w:p>
        </w:tc>
        <w:tc>
          <w:tcPr>
            <w:tcW w:w="1453" w:type="dxa"/>
            <w:tcBorders>
              <w:top w:val="single" w:sz="4" w:space="0" w:color="auto"/>
              <w:left w:val="single" w:sz="4" w:space="0" w:color="auto"/>
              <w:bottom w:val="nil"/>
              <w:right w:val="single" w:sz="8" w:space="0" w:color="auto"/>
            </w:tcBorders>
            <w:noWrap/>
            <w:vAlign w:val="bottom"/>
          </w:tcPr>
          <w:p w14:paraId="5BE180D2"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5%</w:t>
            </w:r>
          </w:p>
        </w:tc>
      </w:tr>
      <w:tr w:rsidR="00E56613" w:rsidRPr="00E56613" w14:paraId="5B9889B0" w14:textId="77777777" w:rsidTr="00E56613">
        <w:trPr>
          <w:trHeight w:val="255"/>
        </w:trPr>
        <w:tc>
          <w:tcPr>
            <w:tcW w:w="0" w:type="auto"/>
            <w:vMerge/>
            <w:tcBorders>
              <w:top w:val="nil"/>
              <w:left w:val="single" w:sz="8" w:space="0" w:color="auto"/>
              <w:bottom w:val="single" w:sz="8" w:space="0" w:color="000000"/>
              <w:right w:val="single" w:sz="4" w:space="0" w:color="auto"/>
            </w:tcBorders>
            <w:vAlign w:val="center"/>
          </w:tcPr>
          <w:p w14:paraId="2F691C34"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p>
        </w:tc>
        <w:tc>
          <w:tcPr>
            <w:tcW w:w="0" w:type="auto"/>
            <w:vMerge/>
            <w:tcBorders>
              <w:top w:val="nil"/>
              <w:left w:val="single" w:sz="4" w:space="0" w:color="auto"/>
              <w:bottom w:val="single" w:sz="8" w:space="0" w:color="000000"/>
              <w:right w:val="single" w:sz="4" w:space="0" w:color="auto"/>
            </w:tcBorders>
            <w:vAlign w:val="center"/>
          </w:tcPr>
          <w:p w14:paraId="6E6BBD19"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p>
        </w:tc>
        <w:tc>
          <w:tcPr>
            <w:tcW w:w="1692" w:type="dxa"/>
            <w:gridSpan w:val="2"/>
            <w:tcBorders>
              <w:top w:val="nil"/>
              <w:left w:val="nil"/>
              <w:bottom w:val="single" w:sz="4" w:space="0" w:color="auto"/>
              <w:right w:val="single" w:sz="4" w:space="0" w:color="auto"/>
            </w:tcBorders>
            <w:vAlign w:val="bottom"/>
          </w:tcPr>
          <w:p w14:paraId="3642497D"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r w:rsidRPr="00E56613">
              <w:rPr>
                <w:rFonts w:ascii="David" w:eastAsia="Times New Roman" w:hAnsi="David" w:cs="David"/>
                <w:sz w:val="20"/>
                <w:szCs w:val="20"/>
              </w:rPr>
              <w:t> </w:t>
            </w:r>
          </w:p>
        </w:tc>
        <w:tc>
          <w:tcPr>
            <w:tcW w:w="2758" w:type="dxa"/>
            <w:tcBorders>
              <w:top w:val="single" w:sz="4" w:space="0" w:color="auto"/>
              <w:left w:val="nil"/>
              <w:bottom w:val="nil"/>
              <w:right w:val="single" w:sz="4" w:space="0" w:color="auto"/>
            </w:tcBorders>
            <w:noWrap/>
            <w:vAlign w:val="bottom"/>
          </w:tcPr>
          <w:p w14:paraId="280A1F59" w14:textId="77777777" w:rsidR="00E56613" w:rsidRPr="00E56613" w:rsidRDefault="00E56613" w:rsidP="00E56613">
            <w:pPr>
              <w:spacing w:before="0" w:beforeAutospacing="0" w:after="0" w:afterAutospacing="0" w:line="240" w:lineRule="auto"/>
              <w:rPr>
                <w:rFonts w:ascii="David" w:eastAsia="Times New Roman" w:hAnsi="David" w:cs="David"/>
                <w:sz w:val="20"/>
                <w:szCs w:val="20"/>
              </w:rPr>
            </w:pPr>
            <w:r w:rsidRPr="00E56613">
              <w:rPr>
                <w:rFonts w:ascii="David" w:eastAsia="Times New Roman" w:hAnsi="David" w:cs="David"/>
                <w:sz w:val="20"/>
                <w:szCs w:val="20"/>
                <w:rtl/>
              </w:rPr>
              <w:t>מצעים וריצוף</w:t>
            </w:r>
          </w:p>
        </w:tc>
        <w:tc>
          <w:tcPr>
            <w:tcW w:w="1453" w:type="dxa"/>
            <w:tcBorders>
              <w:top w:val="single" w:sz="4" w:space="0" w:color="auto"/>
              <w:left w:val="single" w:sz="4" w:space="0" w:color="auto"/>
              <w:bottom w:val="nil"/>
              <w:right w:val="single" w:sz="8" w:space="0" w:color="auto"/>
            </w:tcBorders>
            <w:noWrap/>
            <w:vAlign w:val="bottom"/>
          </w:tcPr>
          <w:p w14:paraId="27615221"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15%</w:t>
            </w:r>
          </w:p>
        </w:tc>
      </w:tr>
      <w:tr w:rsidR="00E56613" w:rsidRPr="00E56613" w14:paraId="7B7850EC" w14:textId="77777777" w:rsidTr="00E56613">
        <w:trPr>
          <w:trHeight w:val="270"/>
        </w:trPr>
        <w:tc>
          <w:tcPr>
            <w:tcW w:w="0" w:type="auto"/>
            <w:vMerge/>
            <w:tcBorders>
              <w:top w:val="nil"/>
              <w:left w:val="single" w:sz="8" w:space="0" w:color="auto"/>
              <w:bottom w:val="single" w:sz="8" w:space="0" w:color="000000"/>
              <w:right w:val="single" w:sz="4" w:space="0" w:color="auto"/>
            </w:tcBorders>
            <w:vAlign w:val="center"/>
          </w:tcPr>
          <w:p w14:paraId="05E70CA4"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p>
        </w:tc>
        <w:tc>
          <w:tcPr>
            <w:tcW w:w="0" w:type="auto"/>
            <w:vMerge/>
            <w:tcBorders>
              <w:top w:val="nil"/>
              <w:left w:val="single" w:sz="4" w:space="0" w:color="auto"/>
              <w:bottom w:val="single" w:sz="8" w:space="0" w:color="000000"/>
              <w:right w:val="single" w:sz="4" w:space="0" w:color="auto"/>
            </w:tcBorders>
            <w:vAlign w:val="center"/>
          </w:tcPr>
          <w:p w14:paraId="0BDCB20B"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p>
        </w:tc>
        <w:tc>
          <w:tcPr>
            <w:tcW w:w="1692" w:type="dxa"/>
            <w:gridSpan w:val="2"/>
            <w:tcBorders>
              <w:top w:val="nil"/>
              <w:left w:val="nil"/>
              <w:bottom w:val="single" w:sz="8" w:space="0" w:color="auto"/>
              <w:right w:val="single" w:sz="4" w:space="0" w:color="auto"/>
            </w:tcBorders>
            <w:vAlign w:val="bottom"/>
          </w:tcPr>
          <w:p w14:paraId="2CA707E5"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r w:rsidRPr="00E56613">
              <w:rPr>
                <w:rFonts w:ascii="David" w:eastAsia="Times New Roman" w:hAnsi="David" w:cs="David"/>
                <w:sz w:val="20"/>
                <w:szCs w:val="20"/>
              </w:rPr>
              <w:t> </w:t>
            </w:r>
          </w:p>
        </w:tc>
        <w:tc>
          <w:tcPr>
            <w:tcW w:w="2758" w:type="dxa"/>
            <w:tcBorders>
              <w:top w:val="single" w:sz="4" w:space="0" w:color="auto"/>
              <w:left w:val="single" w:sz="4" w:space="0" w:color="auto"/>
              <w:bottom w:val="single" w:sz="8" w:space="0" w:color="auto"/>
              <w:right w:val="single" w:sz="4" w:space="0" w:color="auto"/>
            </w:tcBorders>
            <w:noWrap/>
            <w:vAlign w:val="bottom"/>
          </w:tcPr>
          <w:p w14:paraId="1EE6A300" w14:textId="77777777" w:rsidR="00E56613" w:rsidRPr="00E56613" w:rsidRDefault="00E56613" w:rsidP="00E56613">
            <w:pPr>
              <w:spacing w:before="0" w:beforeAutospacing="0" w:after="0" w:afterAutospacing="0" w:line="240" w:lineRule="auto"/>
              <w:rPr>
                <w:rFonts w:ascii="David" w:eastAsia="Times New Roman" w:hAnsi="David" w:cs="David"/>
                <w:b/>
                <w:bCs/>
                <w:sz w:val="20"/>
                <w:szCs w:val="20"/>
              </w:rPr>
            </w:pPr>
            <w:r w:rsidRPr="00E56613">
              <w:rPr>
                <w:rFonts w:ascii="David" w:eastAsia="Times New Roman" w:hAnsi="David" w:cs="David"/>
                <w:b/>
                <w:bCs/>
                <w:sz w:val="20"/>
                <w:szCs w:val="20"/>
                <w:rtl/>
              </w:rPr>
              <w:t>סה"כ</w:t>
            </w:r>
          </w:p>
        </w:tc>
        <w:tc>
          <w:tcPr>
            <w:tcW w:w="1453" w:type="dxa"/>
            <w:tcBorders>
              <w:top w:val="single" w:sz="4" w:space="0" w:color="auto"/>
              <w:left w:val="single" w:sz="4" w:space="0" w:color="auto"/>
              <w:bottom w:val="single" w:sz="8" w:space="0" w:color="auto"/>
              <w:right w:val="single" w:sz="8" w:space="0" w:color="auto"/>
            </w:tcBorders>
            <w:noWrap/>
            <w:vAlign w:val="bottom"/>
          </w:tcPr>
          <w:p w14:paraId="1108036E" w14:textId="77777777" w:rsidR="00E56613" w:rsidRPr="00E56613" w:rsidRDefault="00E56613" w:rsidP="00E56613">
            <w:pPr>
              <w:bidi w:val="0"/>
              <w:spacing w:before="0" w:beforeAutospacing="0" w:after="0" w:afterAutospacing="0" w:line="240" w:lineRule="auto"/>
              <w:jc w:val="right"/>
              <w:rPr>
                <w:rFonts w:ascii="David" w:eastAsia="Times New Roman" w:hAnsi="David" w:cs="David"/>
                <w:b/>
                <w:bCs/>
                <w:sz w:val="20"/>
                <w:szCs w:val="20"/>
              </w:rPr>
            </w:pPr>
            <w:r w:rsidRPr="00E56613">
              <w:rPr>
                <w:rFonts w:ascii="David" w:eastAsia="Times New Roman" w:hAnsi="David" w:cs="David"/>
                <w:b/>
                <w:bCs/>
                <w:sz w:val="20"/>
                <w:szCs w:val="20"/>
              </w:rPr>
              <w:t>100%</w:t>
            </w:r>
          </w:p>
        </w:tc>
      </w:tr>
      <w:tr w:rsidR="00E56613" w:rsidRPr="00E56613" w14:paraId="545F7B93" w14:textId="77777777" w:rsidTr="00E56613">
        <w:trPr>
          <w:trHeight w:val="255"/>
        </w:trPr>
        <w:tc>
          <w:tcPr>
            <w:tcW w:w="960" w:type="dxa"/>
            <w:vMerge w:val="restart"/>
            <w:tcBorders>
              <w:top w:val="nil"/>
              <w:left w:val="single" w:sz="8" w:space="0" w:color="auto"/>
              <w:bottom w:val="single" w:sz="8" w:space="0" w:color="000000"/>
              <w:right w:val="single" w:sz="4" w:space="0" w:color="auto"/>
            </w:tcBorders>
            <w:noWrap/>
            <w:vAlign w:val="center"/>
          </w:tcPr>
          <w:p w14:paraId="51C57641" w14:textId="77777777" w:rsidR="00E56613" w:rsidRPr="00E56613" w:rsidRDefault="00E56613" w:rsidP="00E56613">
            <w:pPr>
              <w:bidi w:val="0"/>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Pr>
              <w:t>25</w:t>
            </w:r>
          </w:p>
        </w:tc>
        <w:tc>
          <w:tcPr>
            <w:tcW w:w="1180" w:type="dxa"/>
            <w:vMerge w:val="restart"/>
            <w:tcBorders>
              <w:top w:val="nil"/>
              <w:left w:val="single" w:sz="4" w:space="0" w:color="auto"/>
              <w:bottom w:val="single" w:sz="8" w:space="0" w:color="000000"/>
              <w:right w:val="single" w:sz="4" w:space="0" w:color="auto"/>
            </w:tcBorders>
            <w:noWrap/>
            <w:vAlign w:val="center"/>
          </w:tcPr>
          <w:p w14:paraId="1F5673A8"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ג'</w:t>
            </w:r>
          </w:p>
        </w:tc>
        <w:tc>
          <w:tcPr>
            <w:tcW w:w="5903" w:type="dxa"/>
            <w:gridSpan w:val="4"/>
            <w:tcBorders>
              <w:top w:val="single" w:sz="8" w:space="0" w:color="auto"/>
              <w:left w:val="single" w:sz="4" w:space="0" w:color="auto"/>
              <w:bottom w:val="single" w:sz="4" w:space="0" w:color="auto"/>
              <w:right w:val="single" w:sz="8" w:space="0" w:color="000000"/>
            </w:tcBorders>
            <w:vAlign w:val="bottom"/>
          </w:tcPr>
          <w:p w14:paraId="529FB7EA" w14:textId="77777777" w:rsidR="00E56613" w:rsidRPr="00E56613" w:rsidRDefault="00E56613" w:rsidP="00E56613">
            <w:pPr>
              <w:spacing w:before="0" w:beforeAutospacing="0" w:after="0" w:afterAutospacing="0" w:line="240" w:lineRule="auto"/>
              <w:rPr>
                <w:rFonts w:ascii="David" w:eastAsia="Times New Roman" w:hAnsi="David" w:cs="David"/>
                <w:b/>
                <w:bCs/>
                <w:sz w:val="20"/>
                <w:szCs w:val="20"/>
              </w:rPr>
            </w:pPr>
            <w:r w:rsidRPr="00E56613">
              <w:rPr>
                <w:rFonts w:ascii="David" w:eastAsia="Times New Roman" w:hAnsi="David" w:cs="David"/>
                <w:b/>
                <w:bCs/>
                <w:sz w:val="20"/>
                <w:szCs w:val="20"/>
                <w:rtl/>
              </w:rPr>
              <w:t>אכלוס</w:t>
            </w:r>
          </w:p>
        </w:tc>
      </w:tr>
      <w:tr w:rsidR="00E56613" w:rsidRPr="00E56613" w14:paraId="326F476F" w14:textId="77777777" w:rsidTr="00E56613">
        <w:trPr>
          <w:trHeight w:val="255"/>
        </w:trPr>
        <w:tc>
          <w:tcPr>
            <w:tcW w:w="0" w:type="auto"/>
            <w:vMerge/>
            <w:tcBorders>
              <w:top w:val="nil"/>
              <w:left w:val="single" w:sz="8" w:space="0" w:color="auto"/>
              <w:bottom w:val="single" w:sz="8" w:space="0" w:color="000000"/>
              <w:right w:val="single" w:sz="4" w:space="0" w:color="auto"/>
            </w:tcBorders>
            <w:vAlign w:val="center"/>
          </w:tcPr>
          <w:p w14:paraId="6E14A1FF"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p>
        </w:tc>
        <w:tc>
          <w:tcPr>
            <w:tcW w:w="0" w:type="auto"/>
            <w:vMerge/>
            <w:tcBorders>
              <w:top w:val="nil"/>
              <w:left w:val="single" w:sz="4" w:space="0" w:color="auto"/>
              <w:bottom w:val="single" w:sz="8" w:space="0" w:color="000000"/>
              <w:right w:val="single" w:sz="4" w:space="0" w:color="auto"/>
            </w:tcBorders>
            <w:vAlign w:val="center"/>
          </w:tcPr>
          <w:p w14:paraId="2897AD8C"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p>
        </w:tc>
        <w:tc>
          <w:tcPr>
            <w:tcW w:w="1692" w:type="dxa"/>
            <w:gridSpan w:val="2"/>
            <w:tcBorders>
              <w:top w:val="nil"/>
              <w:left w:val="nil"/>
              <w:bottom w:val="nil"/>
              <w:right w:val="single" w:sz="4" w:space="0" w:color="auto"/>
            </w:tcBorders>
            <w:vAlign w:val="bottom"/>
          </w:tcPr>
          <w:p w14:paraId="5DE99BB7"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r w:rsidRPr="00E56613">
              <w:rPr>
                <w:rFonts w:ascii="David" w:eastAsia="Times New Roman" w:hAnsi="David" w:cs="David"/>
                <w:sz w:val="20"/>
                <w:szCs w:val="20"/>
              </w:rPr>
              <w:t> </w:t>
            </w:r>
          </w:p>
        </w:tc>
        <w:tc>
          <w:tcPr>
            <w:tcW w:w="2758" w:type="dxa"/>
            <w:tcBorders>
              <w:top w:val="nil"/>
              <w:left w:val="single" w:sz="4" w:space="0" w:color="auto"/>
              <w:bottom w:val="single" w:sz="4" w:space="0" w:color="auto"/>
              <w:right w:val="single" w:sz="4" w:space="0" w:color="auto"/>
            </w:tcBorders>
            <w:noWrap/>
            <w:vAlign w:val="bottom"/>
          </w:tcPr>
          <w:p w14:paraId="66079CBC" w14:textId="77777777" w:rsidR="00E56613" w:rsidRPr="00E56613" w:rsidRDefault="00E56613" w:rsidP="00E56613">
            <w:pPr>
              <w:spacing w:before="0" w:beforeAutospacing="0" w:after="0" w:afterAutospacing="0" w:line="240" w:lineRule="auto"/>
              <w:rPr>
                <w:rFonts w:ascii="David" w:eastAsia="Times New Roman" w:hAnsi="David" w:cs="David"/>
                <w:sz w:val="20"/>
                <w:szCs w:val="20"/>
              </w:rPr>
            </w:pPr>
            <w:r w:rsidRPr="00E56613">
              <w:rPr>
                <w:rFonts w:ascii="David" w:eastAsia="Times New Roman" w:hAnsi="David" w:cs="David"/>
                <w:sz w:val="20"/>
                <w:szCs w:val="20"/>
                <w:rtl/>
              </w:rPr>
              <w:t>מסירה 2 לפיקוח</w:t>
            </w:r>
          </w:p>
        </w:tc>
        <w:tc>
          <w:tcPr>
            <w:tcW w:w="1453" w:type="dxa"/>
            <w:tcBorders>
              <w:top w:val="nil"/>
              <w:left w:val="single" w:sz="4" w:space="0" w:color="auto"/>
              <w:bottom w:val="single" w:sz="4" w:space="0" w:color="auto"/>
              <w:right w:val="single" w:sz="8" w:space="0" w:color="auto"/>
            </w:tcBorders>
            <w:noWrap/>
            <w:vAlign w:val="bottom"/>
          </w:tcPr>
          <w:p w14:paraId="4D14CFA8"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25%</w:t>
            </w:r>
          </w:p>
        </w:tc>
      </w:tr>
      <w:tr w:rsidR="00E56613" w:rsidRPr="00E56613" w14:paraId="48D45B63" w14:textId="77777777" w:rsidTr="00E56613">
        <w:trPr>
          <w:trHeight w:val="255"/>
        </w:trPr>
        <w:tc>
          <w:tcPr>
            <w:tcW w:w="0" w:type="auto"/>
            <w:vMerge/>
            <w:tcBorders>
              <w:top w:val="nil"/>
              <w:left w:val="single" w:sz="8" w:space="0" w:color="auto"/>
              <w:bottom w:val="single" w:sz="8" w:space="0" w:color="000000"/>
              <w:right w:val="single" w:sz="4" w:space="0" w:color="auto"/>
            </w:tcBorders>
            <w:vAlign w:val="center"/>
          </w:tcPr>
          <w:p w14:paraId="72143A46"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p>
        </w:tc>
        <w:tc>
          <w:tcPr>
            <w:tcW w:w="0" w:type="auto"/>
            <w:vMerge/>
            <w:tcBorders>
              <w:top w:val="nil"/>
              <w:left w:val="single" w:sz="4" w:space="0" w:color="auto"/>
              <w:bottom w:val="single" w:sz="8" w:space="0" w:color="000000"/>
              <w:right w:val="single" w:sz="4" w:space="0" w:color="auto"/>
            </w:tcBorders>
            <w:vAlign w:val="center"/>
          </w:tcPr>
          <w:p w14:paraId="0D0C7E2D"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p>
        </w:tc>
        <w:tc>
          <w:tcPr>
            <w:tcW w:w="1692" w:type="dxa"/>
            <w:gridSpan w:val="2"/>
            <w:tcBorders>
              <w:top w:val="nil"/>
              <w:left w:val="nil"/>
              <w:bottom w:val="nil"/>
              <w:right w:val="single" w:sz="4" w:space="0" w:color="auto"/>
            </w:tcBorders>
            <w:vAlign w:val="bottom"/>
          </w:tcPr>
          <w:p w14:paraId="335149CF"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r w:rsidRPr="00E56613">
              <w:rPr>
                <w:rFonts w:ascii="David" w:eastAsia="Times New Roman" w:hAnsi="David" w:cs="David"/>
                <w:sz w:val="20"/>
                <w:szCs w:val="20"/>
              </w:rPr>
              <w:t> </w:t>
            </w:r>
          </w:p>
        </w:tc>
        <w:tc>
          <w:tcPr>
            <w:tcW w:w="2758" w:type="dxa"/>
            <w:tcBorders>
              <w:top w:val="nil"/>
              <w:left w:val="single" w:sz="4" w:space="0" w:color="auto"/>
              <w:bottom w:val="single" w:sz="4" w:space="0" w:color="auto"/>
              <w:right w:val="single" w:sz="4" w:space="0" w:color="auto"/>
            </w:tcBorders>
            <w:noWrap/>
            <w:vAlign w:val="bottom"/>
          </w:tcPr>
          <w:p w14:paraId="50894C49" w14:textId="77777777" w:rsidR="00E56613" w:rsidRPr="00E56613" w:rsidRDefault="00E56613" w:rsidP="00E56613">
            <w:pPr>
              <w:spacing w:before="0" w:beforeAutospacing="0" w:after="0" w:afterAutospacing="0" w:line="240" w:lineRule="auto"/>
              <w:rPr>
                <w:rFonts w:ascii="David" w:eastAsia="Times New Roman" w:hAnsi="David" w:cs="David"/>
                <w:sz w:val="20"/>
                <w:szCs w:val="20"/>
              </w:rPr>
            </w:pPr>
            <w:r w:rsidRPr="00E56613">
              <w:rPr>
                <w:rFonts w:ascii="David" w:eastAsia="Times New Roman" w:hAnsi="David" w:cs="David"/>
                <w:sz w:val="20"/>
                <w:szCs w:val="20"/>
                <w:rtl/>
              </w:rPr>
              <w:t>מסירה 1 לדייר</w:t>
            </w:r>
          </w:p>
        </w:tc>
        <w:tc>
          <w:tcPr>
            <w:tcW w:w="1453" w:type="dxa"/>
            <w:tcBorders>
              <w:top w:val="nil"/>
              <w:left w:val="single" w:sz="4" w:space="0" w:color="auto"/>
              <w:bottom w:val="single" w:sz="4" w:space="0" w:color="auto"/>
              <w:right w:val="single" w:sz="8" w:space="0" w:color="auto"/>
            </w:tcBorders>
            <w:noWrap/>
            <w:vAlign w:val="bottom"/>
          </w:tcPr>
          <w:p w14:paraId="3E406E4D"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25%</w:t>
            </w:r>
          </w:p>
        </w:tc>
      </w:tr>
      <w:tr w:rsidR="00E56613" w:rsidRPr="00E56613" w14:paraId="534C90CD" w14:textId="77777777" w:rsidTr="00E56613">
        <w:trPr>
          <w:trHeight w:val="255"/>
        </w:trPr>
        <w:tc>
          <w:tcPr>
            <w:tcW w:w="0" w:type="auto"/>
            <w:vMerge/>
            <w:tcBorders>
              <w:top w:val="nil"/>
              <w:left w:val="single" w:sz="8" w:space="0" w:color="auto"/>
              <w:bottom w:val="single" w:sz="8" w:space="0" w:color="000000"/>
              <w:right w:val="single" w:sz="4" w:space="0" w:color="auto"/>
            </w:tcBorders>
            <w:vAlign w:val="center"/>
          </w:tcPr>
          <w:p w14:paraId="15C2AF85"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p>
        </w:tc>
        <w:tc>
          <w:tcPr>
            <w:tcW w:w="0" w:type="auto"/>
            <w:vMerge/>
            <w:tcBorders>
              <w:top w:val="nil"/>
              <w:left w:val="single" w:sz="4" w:space="0" w:color="auto"/>
              <w:bottom w:val="single" w:sz="8" w:space="0" w:color="000000"/>
              <w:right w:val="single" w:sz="4" w:space="0" w:color="auto"/>
            </w:tcBorders>
            <w:vAlign w:val="center"/>
          </w:tcPr>
          <w:p w14:paraId="68D450E3"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p>
        </w:tc>
        <w:tc>
          <w:tcPr>
            <w:tcW w:w="1692" w:type="dxa"/>
            <w:gridSpan w:val="2"/>
            <w:tcBorders>
              <w:top w:val="nil"/>
              <w:left w:val="nil"/>
              <w:bottom w:val="nil"/>
              <w:right w:val="single" w:sz="4" w:space="0" w:color="auto"/>
            </w:tcBorders>
            <w:vAlign w:val="bottom"/>
          </w:tcPr>
          <w:p w14:paraId="343010EC"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r w:rsidRPr="00E56613">
              <w:rPr>
                <w:rFonts w:ascii="David" w:eastAsia="Times New Roman" w:hAnsi="David" w:cs="David"/>
                <w:sz w:val="20"/>
                <w:szCs w:val="20"/>
              </w:rPr>
              <w:t> </w:t>
            </w:r>
          </w:p>
        </w:tc>
        <w:tc>
          <w:tcPr>
            <w:tcW w:w="2758" w:type="dxa"/>
            <w:tcBorders>
              <w:top w:val="nil"/>
              <w:left w:val="single" w:sz="4" w:space="0" w:color="auto"/>
              <w:bottom w:val="single" w:sz="4" w:space="0" w:color="auto"/>
              <w:right w:val="single" w:sz="4" w:space="0" w:color="auto"/>
            </w:tcBorders>
            <w:noWrap/>
            <w:vAlign w:val="bottom"/>
          </w:tcPr>
          <w:p w14:paraId="3305FC43" w14:textId="77777777" w:rsidR="00E56613" w:rsidRPr="00E56613" w:rsidRDefault="00E56613" w:rsidP="00E56613">
            <w:pPr>
              <w:spacing w:before="0" w:beforeAutospacing="0" w:after="0" w:afterAutospacing="0" w:line="240" w:lineRule="auto"/>
              <w:rPr>
                <w:rFonts w:ascii="David" w:eastAsia="Times New Roman" w:hAnsi="David" w:cs="David"/>
                <w:sz w:val="20"/>
                <w:szCs w:val="20"/>
              </w:rPr>
            </w:pPr>
            <w:r w:rsidRPr="00E56613">
              <w:rPr>
                <w:rFonts w:ascii="David" w:eastAsia="Times New Roman" w:hAnsi="David" w:cs="David"/>
                <w:sz w:val="20"/>
                <w:szCs w:val="20"/>
                <w:rtl/>
              </w:rPr>
              <w:t>מסירת דירה לדייר</w:t>
            </w:r>
          </w:p>
        </w:tc>
        <w:tc>
          <w:tcPr>
            <w:tcW w:w="1453" w:type="dxa"/>
            <w:tcBorders>
              <w:top w:val="nil"/>
              <w:left w:val="single" w:sz="4" w:space="0" w:color="auto"/>
              <w:bottom w:val="single" w:sz="4" w:space="0" w:color="auto"/>
              <w:right w:val="single" w:sz="8" w:space="0" w:color="auto"/>
            </w:tcBorders>
            <w:noWrap/>
            <w:vAlign w:val="bottom"/>
          </w:tcPr>
          <w:p w14:paraId="07AB579B"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50%</w:t>
            </w:r>
          </w:p>
        </w:tc>
      </w:tr>
      <w:tr w:rsidR="00E56613" w:rsidRPr="00E56613" w14:paraId="2B890467" w14:textId="77777777" w:rsidTr="00E56613">
        <w:trPr>
          <w:trHeight w:val="270"/>
        </w:trPr>
        <w:tc>
          <w:tcPr>
            <w:tcW w:w="0" w:type="auto"/>
            <w:vMerge/>
            <w:tcBorders>
              <w:top w:val="nil"/>
              <w:left w:val="single" w:sz="8" w:space="0" w:color="auto"/>
              <w:bottom w:val="single" w:sz="8" w:space="0" w:color="000000"/>
              <w:right w:val="single" w:sz="4" w:space="0" w:color="auto"/>
            </w:tcBorders>
            <w:vAlign w:val="center"/>
          </w:tcPr>
          <w:p w14:paraId="3B5BEADB"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p>
        </w:tc>
        <w:tc>
          <w:tcPr>
            <w:tcW w:w="0" w:type="auto"/>
            <w:vMerge/>
            <w:tcBorders>
              <w:top w:val="nil"/>
              <w:left w:val="single" w:sz="4" w:space="0" w:color="auto"/>
              <w:bottom w:val="single" w:sz="8" w:space="0" w:color="000000"/>
              <w:right w:val="single" w:sz="4" w:space="0" w:color="auto"/>
            </w:tcBorders>
            <w:vAlign w:val="center"/>
          </w:tcPr>
          <w:p w14:paraId="504D99FE"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p>
        </w:tc>
        <w:tc>
          <w:tcPr>
            <w:tcW w:w="1692" w:type="dxa"/>
            <w:gridSpan w:val="2"/>
            <w:tcBorders>
              <w:top w:val="nil"/>
              <w:left w:val="nil"/>
              <w:bottom w:val="single" w:sz="8" w:space="0" w:color="auto"/>
              <w:right w:val="single" w:sz="4" w:space="0" w:color="auto"/>
            </w:tcBorders>
            <w:vAlign w:val="bottom"/>
          </w:tcPr>
          <w:p w14:paraId="4C197539"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r w:rsidRPr="00E56613">
              <w:rPr>
                <w:rFonts w:ascii="David" w:eastAsia="Times New Roman" w:hAnsi="David" w:cs="David"/>
                <w:sz w:val="20"/>
                <w:szCs w:val="20"/>
              </w:rPr>
              <w:t> </w:t>
            </w:r>
          </w:p>
        </w:tc>
        <w:tc>
          <w:tcPr>
            <w:tcW w:w="2758" w:type="dxa"/>
            <w:tcBorders>
              <w:top w:val="nil"/>
              <w:left w:val="single" w:sz="4" w:space="0" w:color="auto"/>
              <w:bottom w:val="single" w:sz="8" w:space="0" w:color="auto"/>
              <w:right w:val="single" w:sz="4" w:space="0" w:color="auto"/>
            </w:tcBorders>
            <w:noWrap/>
            <w:vAlign w:val="bottom"/>
          </w:tcPr>
          <w:p w14:paraId="07B2DE48" w14:textId="77777777" w:rsidR="00E56613" w:rsidRPr="00E56613" w:rsidRDefault="00E56613" w:rsidP="00E56613">
            <w:pPr>
              <w:spacing w:before="0" w:beforeAutospacing="0" w:after="0" w:afterAutospacing="0" w:line="240" w:lineRule="auto"/>
              <w:rPr>
                <w:rFonts w:ascii="David" w:eastAsia="Times New Roman" w:hAnsi="David" w:cs="David"/>
                <w:b/>
                <w:bCs/>
                <w:sz w:val="20"/>
                <w:szCs w:val="20"/>
              </w:rPr>
            </w:pPr>
            <w:r w:rsidRPr="00E56613">
              <w:rPr>
                <w:rFonts w:ascii="David" w:eastAsia="Times New Roman" w:hAnsi="David" w:cs="David"/>
                <w:b/>
                <w:bCs/>
                <w:sz w:val="20"/>
                <w:szCs w:val="20"/>
                <w:rtl/>
              </w:rPr>
              <w:t>סה"כ</w:t>
            </w:r>
          </w:p>
        </w:tc>
        <w:tc>
          <w:tcPr>
            <w:tcW w:w="1453" w:type="dxa"/>
            <w:tcBorders>
              <w:top w:val="nil"/>
              <w:left w:val="single" w:sz="4" w:space="0" w:color="auto"/>
              <w:bottom w:val="single" w:sz="8" w:space="0" w:color="auto"/>
              <w:right w:val="single" w:sz="8" w:space="0" w:color="auto"/>
            </w:tcBorders>
            <w:noWrap/>
            <w:vAlign w:val="bottom"/>
          </w:tcPr>
          <w:p w14:paraId="74062A13" w14:textId="77777777" w:rsidR="00E56613" w:rsidRPr="00E56613" w:rsidRDefault="00E56613" w:rsidP="00E56613">
            <w:pPr>
              <w:bidi w:val="0"/>
              <w:spacing w:before="0" w:beforeAutospacing="0" w:after="0" w:afterAutospacing="0" w:line="240" w:lineRule="auto"/>
              <w:jc w:val="right"/>
              <w:rPr>
                <w:rFonts w:ascii="David" w:eastAsia="Times New Roman" w:hAnsi="David" w:cs="David"/>
                <w:b/>
                <w:bCs/>
                <w:sz w:val="20"/>
                <w:szCs w:val="20"/>
              </w:rPr>
            </w:pPr>
            <w:r w:rsidRPr="00E56613">
              <w:rPr>
                <w:rFonts w:ascii="David" w:eastAsia="Times New Roman" w:hAnsi="David" w:cs="David"/>
                <w:b/>
                <w:bCs/>
                <w:sz w:val="20"/>
                <w:szCs w:val="20"/>
              </w:rPr>
              <w:t>100%</w:t>
            </w:r>
          </w:p>
        </w:tc>
      </w:tr>
    </w:tbl>
    <w:p w14:paraId="427AB3AB" w14:textId="77777777" w:rsidR="00E56613" w:rsidRPr="00E56613" w:rsidRDefault="00E56613" w:rsidP="00E56613">
      <w:pPr>
        <w:spacing w:before="0" w:beforeAutospacing="0" w:after="0" w:afterAutospacing="0" w:line="240" w:lineRule="auto"/>
        <w:rPr>
          <w:rFonts w:ascii="David" w:eastAsia="Times New Roman" w:hAnsi="David" w:cs="David"/>
          <w:snapToGrid w:val="0"/>
          <w:sz w:val="24"/>
          <w:szCs w:val="24"/>
        </w:rPr>
      </w:pPr>
    </w:p>
    <w:p w14:paraId="784B6F33" w14:textId="77777777" w:rsidR="00E56613" w:rsidRPr="00E56613" w:rsidRDefault="00E56613" w:rsidP="00E56613">
      <w:pPr>
        <w:bidi w:val="0"/>
        <w:spacing w:before="0" w:beforeAutospacing="0" w:after="0" w:afterAutospacing="0" w:line="240" w:lineRule="auto"/>
        <w:rPr>
          <w:rFonts w:ascii="David" w:eastAsia="Times New Roman" w:hAnsi="David" w:cs="David"/>
          <w:snapToGrid w:val="0"/>
          <w:sz w:val="24"/>
          <w:szCs w:val="24"/>
          <w:rtl/>
        </w:rPr>
        <w:sectPr w:rsidR="00E56613" w:rsidRPr="00E56613">
          <w:headerReference w:type="even" r:id="rId15"/>
          <w:headerReference w:type="default" r:id="rId16"/>
          <w:footerReference w:type="default" r:id="rId17"/>
          <w:pgSz w:w="11906" w:h="16838"/>
          <w:pgMar w:top="1440" w:right="1797" w:bottom="1276" w:left="1797" w:header="720" w:footer="720" w:gutter="0"/>
          <w:pgNumType w:start="0"/>
          <w:cols w:space="720"/>
          <w:bidi/>
          <w:rtlGutter/>
        </w:sectPr>
      </w:pPr>
    </w:p>
    <w:tbl>
      <w:tblPr>
        <w:bidiVisual/>
        <w:tblW w:w="15001" w:type="dxa"/>
        <w:tblInd w:w="-891" w:type="dxa"/>
        <w:tblLook w:val="0000" w:firstRow="0" w:lastRow="0" w:firstColumn="0" w:lastColumn="0" w:noHBand="0" w:noVBand="0"/>
      </w:tblPr>
      <w:tblGrid>
        <w:gridCol w:w="700"/>
        <w:gridCol w:w="588"/>
        <w:gridCol w:w="781"/>
        <w:gridCol w:w="836"/>
        <w:gridCol w:w="836"/>
        <w:gridCol w:w="887"/>
        <w:gridCol w:w="856"/>
        <w:gridCol w:w="716"/>
        <w:gridCol w:w="720"/>
        <w:gridCol w:w="856"/>
        <w:gridCol w:w="762"/>
        <w:gridCol w:w="762"/>
        <w:gridCol w:w="889"/>
        <w:gridCol w:w="963"/>
        <w:gridCol w:w="781"/>
        <w:gridCol w:w="716"/>
        <w:gridCol w:w="843"/>
        <w:gridCol w:w="723"/>
        <w:gridCol w:w="786"/>
      </w:tblGrid>
      <w:tr w:rsidR="00E56613" w:rsidRPr="00E56613" w14:paraId="786274F6" w14:textId="77777777" w:rsidTr="00E56613">
        <w:trPr>
          <w:trHeight w:val="300"/>
        </w:trPr>
        <w:tc>
          <w:tcPr>
            <w:tcW w:w="2083" w:type="dxa"/>
            <w:gridSpan w:val="3"/>
            <w:tcBorders>
              <w:top w:val="single" w:sz="4" w:space="0" w:color="auto"/>
              <w:left w:val="single" w:sz="4" w:space="0" w:color="auto"/>
              <w:bottom w:val="single" w:sz="4" w:space="0" w:color="auto"/>
              <w:right w:val="single" w:sz="4" w:space="0" w:color="auto"/>
            </w:tcBorders>
            <w:vAlign w:val="bottom"/>
          </w:tcPr>
          <w:p w14:paraId="00F5EDB2"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tl/>
              </w:rPr>
            </w:pPr>
            <w:r w:rsidRPr="00E56613">
              <w:rPr>
                <w:rFonts w:ascii="David" w:eastAsia="Times New Roman" w:hAnsi="David" w:cs="David"/>
                <w:sz w:val="20"/>
                <w:szCs w:val="20"/>
                <w:rtl/>
              </w:rPr>
              <w:t>חשבון מס' :</w:t>
            </w:r>
          </w:p>
          <w:p w14:paraId="75AC6402" w14:textId="77777777" w:rsidR="00E56613" w:rsidRPr="00E56613" w:rsidRDefault="00E56613" w:rsidP="00E56613">
            <w:pPr>
              <w:spacing w:before="0" w:beforeAutospacing="0" w:after="0" w:afterAutospacing="0" w:line="240" w:lineRule="auto"/>
              <w:jc w:val="center"/>
              <w:rPr>
                <w:rFonts w:ascii="David" w:eastAsia="Times New Roman" w:hAnsi="David" w:cs="David"/>
                <w:b/>
                <w:bCs/>
                <w:u w:val="single"/>
              </w:rPr>
            </w:pPr>
            <w:r w:rsidRPr="00E56613">
              <w:rPr>
                <w:rFonts w:ascii="David" w:eastAsia="Times New Roman" w:hAnsi="David" w:cs="David"/>
                <w:sz w:val="20"/>
                <w:szCs w:val="20"/>
                <w:rtl/>
              </w:rPr>
              <w:t>ביצוע חודש</w:t>
            </w:r>
            <w:r w:rsidRPr="00E56613">
              <w:rPr>
                <w:rFonts w:ascii="David" w:eastAsia="Times New Roman" w:hAnsi="David" w:cs="David"/>
                <w:b/>
                <w:bCs/>
                <w:u w:val="single"/>
                <w:rtl/>
              </w:rPr>
              <w:t>:</w:t>
            </w:r>
          </w:p>
        </w:tc>
        <w:tc>
          <w:tcPr>
            <w:tcW w:w="5740" w:type="dxa"/>
            <w:gridSpan w:val="7"/>
            <w:tcBorders>
              <w:top w:val="single" w:sz="4" w:space="0" w:color="auto"/>
              <w:left w:val="single" w:sz="4" w:space="0" w:color="auto"/>
              <w:bottom w:val="single" w:sz="4" w:space="0" w:color="auto"/>
              <w:right w:val="single" w:sz="4" w:space="0" w:color="auto"/>
            </w:tcBorders>
            <w:vAlign w:val="bottom"/>
          </w:tcPr>
          <w:p w14:paraId="71859038" w14:textId="77777777" w:rsidR="00E56613" w:rsidRPr="00E56613" w:rsidRDefault="00E56613" w:rsidP="00E56613">
            <w:pPr>
              <w:spacing w:before="0" w:beforeAutospacing="0" w:after="0" w:afterAutospacing="0" w:line="240" w:lineRule="auto"/>
              <w:jc w:val="center"/>
              <w:rPr>
                <w:rFonts w:ascii="David" w:eastAsia="Times New Roman" w:hAnsi="David" w:cs="David"/>
                <w:b/>
                <w:bCs/>
                <w:u w:val="single"/>
                <w:rtl/>
              </w:rPr>
            </w:pPr>
            <w:r w:rsidRPr="00E56613">
              <w:rPr>
                <w:rFonts w:ascii="David" w:eastAsia="Times New Roman" w:hAnsi="David" w:cs="David"/>
                <w:b/>
                <w:bCs/>
                <w:u w:val="single"/>
                <w:rtl/>
              </w:rPr>
              <w:t>שם הפרויקט: _________</w:t>
            </w:r>
          </w:p>
        </w:tc>
        <w:tc>
          <w:tcPr>
            <w:tcW w:w="768" w:type="dxa"/>
            <w:tcBorders>
              <w:top w:val="single" w:sz="4" w:space="0" w:color="auto"/>
              <w:left w:val="single" w:sz="4" w:space="0" w:color="auto"/>
              <w:bottom w:val="single" w:sz="4" w:space="0" w:color="auto"/>
              <w:right w:val="single" w:sz="4" w:space="0" w:color="auto"/>
            </w:tcBorders>
            <w:vAlign w:val="bottom"/>
          </w:tcPr>
          <w:p w14:paraId="2BFAA483"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p>
        </w:tc>
        <w:tc>
          <w:tcPr>
            <w:tcW w:w="768" w:type="dxa"/>
            <w:tcBorders>
              <w:top w:val="single" w:sz="4" w:space="0" w:color="auto"/>
              <w:left w:val="single" w:sz="4" w:space="0" w:color="auto"/>
              <w:bottom w:val="single" w:sz="4" w:space="0" w:color="auto"/>
              <w:right w:val="single" w:sz="4" w:space="0" w:color="auto"/>
            </w:tcBorders>
            <w:vAlign w:val="bottom"/>
          </w:tcPr>
          <w:p w14:paraId="49860C48" w14:textId="77777777" w:rsidR="00E56613" w:rsidRPr="00E56613" w:rsidRDefault="00E56613" w:rsidP="00E56613">
            <w:pPr>
              <w:bidi w:val="0"/>
              <w:spacing w:before="0" w:beforeAutospacing="0" w:after="0" w:afterAutospacing="0" w:line="240" w:lineRule="auto"/>
              <w:jc w:val="center"/>
              <w:rPr>
                <w:rFonts w:ascii="David" w:eastAsia="Times New Roman" w:hAnsi="David" w:cs="David"/>
                <w:b/>
                <w:bCs/>
                <w:u w:val="single"/>
              </w:rPr>
            </w:pPr>
          </w:p>
        </w:tc>
        <w:tc>
          <w:tcPr>
            <w:tcW w:w="895" w:type="dxa"/>
            <w:tcBorders>
              <w:top w:val="single" w:sz="4" w:space="0" w:color="auto"/>
              <w:left w:val="single" w:sz="4" w:space="0" w:color="auto"/>
              <w:bottom w:val="single" w:sz="4" w:space="0" w:color="auto"/>
              <w:right w:val="single" w:sz="4" w:space="0" w:color="auto"/>
            </w:tcBorders>
            <w:vAlign w:val="bottom"/>
          </w:tcPr>
          <w:p w14:paraId="36920611" w14:textId="77777777" w:rsidR="00E56613" w:rsidRPr="00E56613" w:rsidRDefault="00E56613" w:rsidP="00E56613">
            <w:pPr>
              <w:bidi w:val="0"/>
              <w:spacing w:before="0" w:beforeAutospacing="0" w:after="0" w:afterAutospacing="0" w:line="240" w:lineRule="auto"/>
              <w:jc w:val="center"/>
              <w:rPr>
                <w:rFonts w:ascii="David" w:eastAsia="Times New Roman" w:hAnsi="David" w:cs="David"/>
                <w:b/>
                <w:bCs/>
                <w:u w:val="single"/>
              </w:rPr>
            </w:pPr>
          </w:p>
        </w:tc>
        <w:tc>
          <w:tcPr>
            <w:tcW w:w="929" w:type="dxa"/>
            <w:tcBorders>
              <w:top w:val="single" w:sz="4" w:space="0" w:color="auto"/>
              <w:left w:val="single" w:sz="4" w:space="0" w:color="auto"/>
              <w:bottom w:val="single" w:sz="4" w:space="0" w:color="auto"/>
              <w:right w:val="single" w:sz="4" w:space="0" w:color="auto"/>
            </w:tcBorders>
            <w:vAlign w:val="bottom"/>
          </w:tcPr>
          <w:p w14:paraId="1AFF80D6" w14:textId="77777777" w:rsidR="00E56613" w:rsidRPr="00E56613" w:rsidRDefault="00E56613" w:rsidP="00E56613">
            <w:pPr>
              <w:bidi w:val="0"/>
              <w:spacing w:before="0" w:beforeAutospacing="0" w:after="0" w:afterAutospacing="0" w:line="240" w:lineRule="auto"/>
              <w:jc w:val="center"/>
              <w:rPr>
                <w:rFonts w:ascii="David" w:eastAsia="Times New Roman" w:hAnsi="David" w:cs="David"/>
                <w:b/>
                <w:bCs/>
                <w:u w:val="single"/>
              </w:rPr>
            </w:pPr>
          </w:p>
        </w:tc>
        <w:tc>
          <w:tcPr>
            <w:tcW w:w="781" w:type="dxa"/>
            <w:tcBorders>
              <w:top w:val="single" w:sz="4" w:space="0" w:color="auto"/>
              <w:left w:val="single" w:sz="4" w:space="0" w:color="auto"/>
              <w:bottom w:val="single" w:sz="4" w:space="0" w:color="auto"/>
              <w:right w:val="single" w:sz="4" w:space="0" w:color="auto"/>
            </w:tcBorders>
            <w:vAlign w:val="bottom"/>
          </w:tcPr>
          <w:p w14:paraId="56FE503B" w14:textId="77777777" w:rsidR="00E56613" w:rsidRPr="00E56613" w:rsidRDefault="00E56613" w:rsidP="00E56613">
            <w:pPr>
              <w:bidi w:val="0"/>
              <w:spacing w:before="0" w:beforeAutospacing="0" w:after="0" w:afterAutospacing="0" w:line="240" w:lineRule="auto"/>
              <w:jc w:val="center"/>
              <w:rPr>
                <w:rFonts w:ascii="David" w:eastAsia="Times New Roman" w:hAnsi="David" w:cs="David"/>
                <w:b/>
                <w:bCs/>
                <w:u w:val="single"/>
              </w:rPr>
            </w:pPr>
          </w:p>
        </w:tc>
        <w:tc>
          <w:tcPr>
            <w:tcW w:w="728" w:type="dxa"/>
            <w:tcBorders>
              <w:top w:val="single" w:sz="4" w:space="0" w:color="auto"/>
              <w:left w:val="single" w:sz="4" w:space="0" w:color="auto"/>
              <w:bottom w:val="single" w:sz="4" w:space="0" w:color="auto"/>
              <w:right w:val="single" w:sz="4" w:space="0" w:color="auto"/>
            </w:tcBorders>
            <w:vAlign w:val="bottom"/>
          </w:tcPr>
          <w:p w14:paraId="7558D400" w14:textId="77777777" w:rsidR="00E56613" w:rsidRPr="00E56613" w:rsidRDefault="00E56613" w:rsidP="00E56613">
            <w:pPr>
              <w:bidi w:val="0"/>
              <w:spacing w:before="0" w:beforeAutospacing="0" w:after="0" w:afterAutospacing="0" w:line="240" w:lineRule="auto"/>
              <w:jc w:val="center"/>
              <w:rPr>
                <w:rFonts w:ascii="David" w:eastAsia="Times New Roman" w:hAnsi="David" w:cs="David"/>
                <w:b/>
                <w:bCs/>
                <w:u w:val="single"/>
              </w:rPr>
            </w:pPr>
          </w:p>
        </w:tc>
        <w:tc>
          <w:tcPr>
            <w:tcW w:w="845" w:type="dxa"/>
            <w:tcBorders>
              <w:top w:val="single" w:sz="4" w:space="0" w:color="auto"/>
              <w:left w:val="single" w:sz="4" w:space="0" w:color="auto"/>
              <w:bottom w:val="single" w:sz="4" w:space="0" w:color="auto"/>
              <w:right w:val="single" w:sz="4" w:space="0" w:color="auto"/>
            </w:tcBorders>
            <w:vAlign w:val="bottom"/>
          </w:tcPr>
          <w:p w14:paraId="6BCA0BC5" w14:textId="77777777" w:rsidR="00E56613" w:rsidRPr="00E56613" w:rsidRDefault="00E56613" w:rsidP="00E56613">
            <w:pPr>
              <w:bidi w:val="0"/>
              <w:spacing w:before="0" w:beforeAutospacing="0" w:after="0" w:afterAutospacing="0" w:line="240" w:lineRule="auto"/>
              <w:jc w:val="center"/>
              <w:rPr>
                <w:rFonts w:ascii="David" w:eastAsia="Times New Roman" w:hAnsi="David" w:cs="David"/>
                <w:b/>
                <w:bCs/>
                <w:u w:val="single"/>
              </w:rPr>
            </w:pPr>
          </w:p>
        </w:tc>
        <w:tc>
          <w:tcPr>
            <w:tcW w:w="728" w:type="dxa"/>
            <w:tcBorders>
              <w:top w:val="single" w:sz="4" w:space="0" w:color="auto"/>
              <w:left w:val="single" w:sz="4" w:space="0" w:color="auto"/>
              <w:bottom w:val="single" w:sz="4" w:space="0" w:color="auto"/>
              <w:right w:val="single" w:sz="4" w:space="0" w:color="auto"/>
            </w:tcBorders>
            <w:vAlign w:val="bottom"/>
          </w:tcPr>
          <w:p w14:paraId="41326380" w14:textId="77777777" w:rsidR="00E56613" w:rsidRPr="00E56613" w:rsidRDefault="00E56613" w:rsidP="00E56613">
            <w:pPr>
              <w:bidi w:val="0"/>
              <w:spacing w:before="0" w:beforeAutospacing="0" w:after="0" w:afterAutospacing="0" w:line="240" w:lineRule="auto"/>
              <w:jc w:val="center"/>
              <w:rPr>
                <w:rFonts w:ascii="David" w:eastAsia="Times New Roman" w:hAnsi="David" w:cs="David"/>
                <w:b/>
                <w:bCs/>
                <w:u w:val="single"/>
              </w:rPr>
            </w:pPr>
          </w:p>
        </w:tc>
        <w:tc>
          <w:tcPr>
            <w:tcW w:w="736" w:type="dxa"/>
            <w:tcBorders>
              <w:top w:val="single" w:sz="4" w:space="0" w:color="auto"/>
              <w:left w:val="single" w:sz="4" w:space="0" w:color="auto"/>
              <w:bottom w:val="single" w:sz="4" w:space="0" w:color="auto"/>
              <w:right w:val="single" w:sz="4" w:space="0" w:color="auto"/>
            </w:tcBorders>
            <w:vAlign w:val="bottom"/>
          </w:tcPr>
          <w:p w14:paraId="452004BC" w14:textId="77777777" w:rsidR="00E56613" w:rsidRPr="00E56613" w:rsidRDefault="00E56613" w:rsidP="00E56613">
            <w:pPr>
              <w:bidi w:val="0"/>
              <w:spacing w:before="0" w:beforeAutospacing="0" w:after="0" w:afterAutospacing="0" w:line="240" w:lineRule="auto"/>
              <w:jc w:val="center"/>
              <w:rPr>
                <w:rFonts w:ascii="David" w:eastAsia="Times New Roman" w:hAnsi="David" w:cs="David"/>
                <w:b/>
                <w:bCs/>
                <w:u w:val="single"/>
              </w:rPr>
            </w:pPr>
          </w:p>
        </w:tc>
      </w:tr>
      <w:tr w:rsidR="00E56613" w:rsidRPr="00E56613" w14:paraId="35546A7F" w14:textId="77777777" w:rsidTr="00E56613">
        <w:trPr>
          <w:trHeight w:val="1916"/>
        </w:trPr>
        <w:tc>
          <w:tcPr>
            <w:tcW w:w="714" w:type="dxa"/>
            <w:tcBorders>
              <w:top w:val="single" w:sz="4" w:space="0" w:color="auto"/>
              <w:left w:val="single" w:sz="4" w:space="0" w:color="auto"/>
              <w:bottom w:val="single" w:sz="4" w:space="0" w:color="auto"/>
              <w:right w:val="single" w:sz="4" w:space="0" w:color="auto"/>
            </w:tcBorders>
            <w:vAlign w:val="bottom"/>
          </w:tcPr>
          <w:p w14:paraId="742E0B4F"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p>
        </w:tc>
        <w:tc>
          <w:tcPr>
            <w:tcW w:w="590" w:type="dxa"/>
            <w:tcBorders>
              <w:top w:val="single" w:sz="4" w:space="0" w:color="auto"/>
              <w:left w:val="single" w:sz="4" w:space="0" w:color="auto"/>
              <w:bottom w:val="single" w:sz="4" w:space="0" w:color="auto"/>
              <w:right w:val="single" w:sz="4" w:space="0" w:color="auto"/>
            </w:tcBorders>
            <w:vAlign w:val="bottom"/>
          </w:tcPr>
          <w:p w14:paraId="2574BEFA"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p>
        </w:tc>
        <w:tc>
          <w:tcPr>
            <w:tcW w:w="779" w:type="dxa"/>
            <w:tcBorders>
              <w:top w:val="single" w:sz="4" w:space="0" w:color="auto"/>
              <w:left w:val="single" w:sz="4" w:space="0" w:color="auto"/>
              <w:bottom w:val="single" w:sz="8" w:space="0" w:color="auto"/>
              <w:right w:val="single" w:sz="4" w:space="0" w:color="auto"/>
            </w:tcBorders>
            <w:vAlign w:val="center"/>
          </w:tcPr>
          <w:p w14:paraId="0ACF383E"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גמר בנית מחיצות (3)</w:t>
            </w:r>
          </w:p>
        </w:tc>
        <w:tc>
          <w:tcPr>
            <w:tcW w:w="840" w:type="dxa"/>
            <w:tcBorders>
              <w:top w:val="single" w:sz="4" w:space="0" w:color="auto"/>
              <w:left w:val="single" w:sz="4" w:space="0" w:color="auto"/>
              <w:bottom w:val="single" w:sz="8" w:space="0" w:color="auto"/>
              <w:right w:val="single" w:sz="4" w:space="0" w:color="auto"/>
            </w:tcBorders>
            <w:vAlign w:val="center"/>
          </w:tcPr>
          <w:p w14:paraId="4AAD5793"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גמר תשתיות חשמל בדירות (4)</w:t>
            </w:r>
          </w:p>
        </w:tc>
        <w:tc>
          <w:tcPr>
            <w:tcW w:w="840" w:type="dxa"/>
            <w:tcBorders>
              <w:top w:val="single" w:sz="4" w:space="0" w:color="auto"/>
              <w:left w:val="single" w:sz="4" w:space="0" w:color="auto"/>
              <w:bottom w:val="single" w:sz="8" w:space="0" w:color="auto"/>
              <w:right w:val="single" w:sz="4" w:space="0" w:color="auto"/>
            </w:tcBorders>
            <w:vAlign w:val="center"/>
          </w:tcPr>
          <w:p w14:paraId="77056CF4"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גמר תשתיות מים בדירות (5)</w:t>
            </w:r>
          </w:p>
        </w:tc>
        <w:tc>
          <w:tcPr>
            <w:tcW w:w="890" w:type="dxa"/>
            <w:tcBorders>
              <w:top w:val="single" w:sz="4" w:space="0" w:color="auto"/>
              <w:left w:val="single" w:sz="4" w:space="0" w:color="auto"/>
              <w:bottom w:val="single" w:sz="8" w:space="0" w:color="auto"/>
              <w:right w:val="single" w:sz="4" w:space="0" w:color="auto"/>
            </w:tcBorders>
            <w:vAlign w:val="center"/>
          </w:tcPr>
          <w:p w14:paraId="2631C294"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גמר איטום גגות ומרפסות (6)</w:t>
            </w:r>
          </w:p>
        </w:tc>
        <w:tc>
          <w:tcPr>
            <w:tcW w:w="857" w:type="dxa"/>
            <w:tcBorders>
              <w:top w:val="single" w:sz="4" w:space="0" w:color="auto"/>
              <w:left w:val="single" w:sz="4" w:space="0" w:color="auto"/>
              <w:bottom w:val="single" w:sz="8" w:space="0" w:color="auto"/>
              <w:right w:val="single" w:sz="4" w:space="0" w:color="auto"/>
            </w:tcBorders>
            <w:vAlign w:val="center"/>
          </w:tcPr>
          <w:p w14:paraId="5E027E02"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גמר טיח/ שפכטל- בקומות המגורים ובקומת הגג (7)</w:t>
            </w:r>
          </w:p>
        </w:tc>
        <w:tc>
          <w:tcPr>
            <w:tcW w:w="728" w:type="dxa"/>
            <w:tcBorders>
              <w:top w:val="single" w:sz="4" w:space="0" w:color="auto"/>
              <w:left w:val="single" w:sz="4" w:space="0" w:color="auto"/>
              <w:bottom w:val="single" w:sz="8" w:space="0" w:color="auto"/>
              <w:right w:val="single" w:sz="4" w:space="0" w:color="auto"/>
            </w:tcBorders>
            <w:vAlign w:val="center"/>
          </w:tcPr>
          <w:p w14:paraId="20A8EF31"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גמר ריצוף (8)</w:t>
            </w:r>
          </w:p>
        </w:tc>
        <w:tc>
          <w:tcPr>
            <w:tcW w:w="728" w:type="dxa"/>
            <w:tcBorders>
              <w:top w:val="single" w:sz="4" w:space="0" w:color="auto"/>
              <w:left w:val="single" w:sz="4" w:space="0" w:color="auto"/>
              <w:bottom w:val="single" w:sz="8" w:space="0" w:color="auto"/>
              <w:right w:val="single" w:sz="4" w:space="0" w:color="auto"/>
            </w:tcBorders>
            <w:vAlign w:val="center"/>
          </w:tcPr>
          <w:p w14:paraId="0BECE3D3"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גמר חיפוי קירות (9)</w:t>
            </w:r>
          </w:p>
        </w:tc>
        <w:tc>
          <w:tcPr>
            <w:tcW w:w="857" w:type="dxa"/>
            <w:tcBorders>
              <w:top w:val="single" w:sz="4" w:space="0" w:color="auto"/>
              <w:left w:val="single" w:sz="4" w:space="0" w:color="auto"/>
              <w:bottom w:val="single" w:sz="8" w:space="0" w:color="auto"/>
              <w:right w:val="single" w:sz="4" w:space="0" w:color="auto"/>
            </w:tcBorders>
            <w:vAlign w:val="center"/>
          </w:tcPr>
          <w:p w14:paraId="19ECD1E6"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גמר חיפוי מבואות וריצוף בקומות המגורים ובקומת הגג (10)</w:t>
            </w:r>
          </w:p>
        </w:tc>
        <w:tc>
          <w:tcPr>
            <w:tcW w:w="768" w:type="dxa"/>
            <w:tcBorders>
              <w:top w:val="single" w:sz="4" w:space="0" w:color="auto"/>
              <w:left w:val="single" w:sz="4" w:space="0" w:color="auto"/>
              <w:bottom w:val="single" w:sz="8" w:space="0" w:color="auto"/>
              <w:right w:val="single" w:sz="4" w:space="0" w:color="auto"/>
            </w:tcBorders>
            <w:vAlign w:val="center"/>
          </w:tcPr>
          <w:p w14:paraId="2D3D1988"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גמר הרכבת כלים לבנים (11)</w:t>
            </w:r>
          </w:p>
        </w:tc>
        <w:tc>
          <w:tcPr>
            <w:tcW w:w="768" w:type="dxa"/>
            <w:tcBorders>
              <w:top w:val="single" w:sz="4" w:space="0" w:color="auto"/>
              <w:left w:val="single" w:sz="4" w:space="0" w:color="auto"/>
              <w:bottom w:val="single" w:sz="8" w:space="0" w:color="auto"/>
              <w:right w:val="single" w:sz="4" w:space="0" w:color="auto"/>
            </w:tcBorders>
            <w:vAlign w:val="center"/>
          </w:tcPr>
          <w:p w14:paraId="1C0939FE"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גמר הרכבת אביזרי חשמל  (12)</w:t>
            </w:r>
          </w:p>
        </w:tc>
        <w:tc>
          <w:tcPr>
            <w:tcW w:w="895" w:type="dxa"/>
            <w:tcBorders>
              <w:top w:val="single" w:sz="4" w:space="0" w:color="auto"/>
              <w:left w:val="single" w:sz="4" w:space="0" w:color="auto"/>
              <w:bottom w:val="single" w:sz="8" w:space="0" w:color="auto"/>
              <w:right w:val="single" w:sz="4" w:space="0" w:color="auto"/>
            </w:tcBorders>
            <w:vAlign w:val="center"/>
          </w:tcPr>
          <w:p w14:paraId="290298F8"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גמר הרכבת נגרות ומסגרות בדירות ובציבורי (13)</w:t>
            </w:r>
          </w:p>
        </w:tc>
        <w:tc>
          <w:tcPr>
            <w:tcW w:w="929" w:type="dxa"/>
            <w:tcBorders>
              <w:top w:val="single" w:sz="4" w:space="0" w:color="auto"/>
              <w:left w:val="single" w:sz="4" w:space="0" w:color="auto"/>
              <w:bottom w:val="single" w:sz="8" w:space="0" w:color="auto"/>
              <w:right w:val="single" w:sz="4" w:space="0" w:color="auto"/>
            </w:tcBorders>
            <w:vAlign w:val="center"/>
          </w:tcPr>
          <w:p w14:paraId="63B337CF"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גמר הרכבת אלומיניום בדירות (14)</w:t>
            </w:r>
          </w:p>
        </w:tc>
        <w:tc>
          <w:tcPr>
            <w:tcW w:w="781" w:type="dxa"/>
            <w:tcBorders>
              <w:top w:val="single" w:sz="4" w:space="0" w:color="auto"/>
              <w:left w:val="single" w:sz="4" w:space="0" w:color="auto"/>
              <w:bottom w:val="single" w:sz="8" w:space="0" w:color="auto"/>
              <w:right w:val="single" w:sz="4" w:space="0" w:color="auto"/>
            </w:tcBorders>
            <w:vAlign w:val="center"/>
          </w:tcPr>
          <w:p w14:paraId="6D70F89B"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גמר הרכבת מסתורי כביסה (15)</w:t>
            </w:r>
          </w:p>
        </w:tc>
        <w:tc>
          <w:tcPr>
            <w:tcW w:w="728" w:type="dxa"/>
            <w:tcBorders>
              <w:top w:val="single" w:sz="4" w:space="0" w:color="auto"/>
              <w:left w:val="single" w:sz="4" w:space="0" w:color="auto"/>
              <w:bottom w:val="single" w:sz="8" w:space="0" w:color="auto"/>
              <w:right w:val="single" w:sz="4" w:space="0" w:color="auto"/>
            </w:tcBorders>
            <w:vAlign w:val="center"/>
          </w:tcPr>
          <w:p w14:paraId="21FE4E8B"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גמר צבע כולל צבע חוץ (17)</w:t>
            </w:r>
          </w:p>
        </w:tc>
        <w:tc>
          <w:tcPr>
            <w:tcW w:w="845" w:type="dxa"/>
            <w:tcBorders>
              <w:top w:val="single" w:sz="4" w:space="0" w:color="auto"/>
              <w:left w:val="single" w:sz="4" w:space="0" w:color="auto"/>
              <w:bottom w:val="single" w:sz="8" w:space="0" w:color="auto"/>
              <w:right w:val="single" w:sz="4" w:space="0" w:color="auto"/>
            </w:tcBorders>
            <w:vAlign w:val="center"/>
          </w:tcPr>
          <w:p w14:paraId="3417E444"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גמר הרכבת ארונות מטבח, אמבטיה ומשטחי עבודה (18)</w:t>
            </w:r>
          </w:p>
        </w:tc>
        <w:tc>
          <w:tcPr>
            <w:tcW w:w="728" w:type="dxa"/>
            <w:tcBorders>
              <w:top w:val="single" w:sz="4" w:space="0" w:color="auto"/>
              <w:left w:val="single" w:sz="4" w:space="0" w:color="auto"/>
              <w:bottom w:val="single" w:sz="8" w:space="0" w:color="auto"/>
              <w:right w:val="single" w:sz="4" w:space="0" w:color="auto"/>
            </w:tcBorders>
            <w:vAlign w:val="center"/>
          </w:tcPr>
          <w:p w14:paraId="139CE045"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אכלוס (25)</w:t>
            </w:r>
          </w:p>
        </w:tc>
        <w:tc>
          <w:tcPr>
            <w:tcW w:w="736" w:type="dxa"/>
            <w:tcBorders>
              <w:top w:val="single" w:sz="4" w:space="0" w:color="auto"/>
              <w:left w:val="single" w:sz="4" w:space="0" w:color="auto"/>
              <w:bottom w:val="single" w:sz="8" w:space="0" w:color="auto"/>
              <w:right w:val="single" w:sz="8" w:space="0" w:color="auto"/>
            </w:tcBorders>
            <w:vAlign w:val="center"/>
          </w:tcPr>
          <w:p w14:paraId="04546933"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גמר תיקון ליקויים (26)</w:t>
            </w:r>
          </w:p>
        </w:tc>
      </w:tr>
      <w:tr w:rsidR="00E56613" w:rsidRPr="00E56613" w14:paraId="42E693B6" w14:textId="77777777" w:rsidTr="00E56613">
        <w:trPr>
          <w:trHeight w:val="270"/>
        </w:trPr>
        <w:tc>
          <w:tcPr>
            <w:tcW w:w="714" w:type="dxa"/>
            <w:tcBorders>
              <w:top w:val="single" w:sz="4" w:space="0" w:color="auto"/>
              <w:left w:val="single" w:sz="4" w:space="0" w:color="auto"/>
              <w:bottom w:val="single" w:sz="4" w:space="0" w:color="auto"/>
              <w:right w:val="single" w:sz="4" w:space="0" w:color="auto"/>
            </w:tcBorders>
            <w:vAlign w:val="bottom"/>
          </w:tcPr>
          <w:p w14:paraId="028660FC"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p>
        </w:tc>
        <w:tc>
          <w:tcPr>
            <w:tcW w:w="590" w:type="dxa"/>
            <w:tcBorders>
              <w:top w:val="single" w:sz="4" w:space="0" w:color="auto"/>
              <w:left w:val="single" w:sz="4" w:space="0" w:color="auto"/>
              <w:bottom w:val="nil"/>
              <w:right w:val="nil"/>
            </w:tcBorders>
            <w:vAlign w:val="bottom"/>
          </w:tcPr>
          <w:p w14:paraId="784344A9"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p>
        </w:tc>
        <w:tc>
          <w:tcPr>
            <w:tcW w:w="779" w:type="dxa"/>
            <w:tcBorders>
              <w:top w:val="nil"/>
              <w:left w:val="single" w:sz="8" w:space="0" w:color="auto"/>
              <w:bottom w:val="single" w:sz="8" w:space="0" w:color="auto"/>
              <w:right w:val="single" w:sz="4" w:space="0" w:color="auto"/>
            </w:tcBorders>
            <w:vAlign w:val="bottom"/>
          </w:tcPr>
          <w:p w14:paraId="47AE128A" w14:textId="77777777" w:rsidR="00E56613" w:rsidRPr="00E56613" w:rsidRDefault="00E56613" w:rsidP="00E56613">
            <w:pPr>
              <w:bidi w:val="0"/>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Pr>
              <w:t>2.0</w:t>
            </w:r>
          </w:p>
        </w:tc>
        <w:tc>
          <w:tcPr>
            <w:tcW w:w="840" w:type="dxa"/>
            <w:tcBorders>
              <w:top w:val="nil"/>
              <w:left w:val="single" w:sz="4" w:space="0" w:color="auto"/>
              <w:bottom w:val="single" w:sz="8" w:space="0" w:color="auto"/>
              <w:right w:val="single" w:sz="4" w:space="0" w:color="auto"/>
            </w:tcBorders>
            <w:vAlign w:val="bottom"/>
          </w:tcPr>
          <w:p w14:paraId="7C0A0E5F" w14:textId="77777777" w:rsidR="00E56613" w:rsidRPr="00E56613" w:rsidRDefault="00E56613" w:rsidP="00E56613">
            <w:pPr>
              <w:bidi w:val="0"/>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Pr>
              <w:t>3.0</w:t>
            </w:r>
          </w:p>
        </w:tc>
        <w:tc>
          <w:tcPr>
            <w:tcW w:w="840" w:type="dxa"/>
            <w:tcBorders>
              <w:top w:val="nil"/>
              <w:left w:val="single" w:sz="4" w:space="0" w:color="auto"/>
              <w:bottom w:val="single" w:sz="8" w:space="0" w:color="auto"/>
              <w:right w:val="single" w:sz="4" w:space="0" w:color="auto"/>
            </w:tcBorders>
            <w:vAlign w:val="bottom"/>
          </w:tcPr>
          <w:p w14:paraId="28D65557" w14:textId="77777777" w:rsidR="00E56613" w:rsidRPr="00E56613" w:rsidRDefault="00E56613" w:rsidP="00E56613">
            <w:pPr>
              <w:bidi w:val="0"/>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Pr>
              <w:t>3.0</w:t>
            </w:r>
          </w:p>
        </w:tc>
        <w:tc>
          <w:tcPr>
            <w:tcW w:w="890" w:type="dxa"/>
            <w:tcBorders>
              <w:top w:val="nil"/>
              <w:left w:val="single" w:sz="4" w:space="0" w:color="auto"/>
              <w:bottom w:val="single" w:sz="8" w:space="0" w:color="auto"/>
              <w:right w:val="single" w:sz="4" w:space="0" w:color="auto"/>
            </w:tcBorders>
            <w:vAlign w:val="bottom"/>
          </w:tcPr>
          <w:p w14:paraId="4194A3C7" w14:textId="77777777" w:rsidR="00E56613" w:rsidRPr="00E56613" w:rsidRDefault="00E56613" w:rsidP="00E56613">
            <w:pPr>
              <w:bidi w:val="0"/>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Pr>
              <w:t>1.0</w:t>
            </w:r>
          </w:p>
        </w:tc>
        <w:tc>
          <w:tcPr>
            <w:tcW w:w="857" w:type="dxa"/>
            <w:tcBorders>
              <w:top w:val="nil"/>
              <w:left w:val="single" w:sz="4" w:space="0" w:color="auto"/>
              <w:bottom w:val="single" w:sz="8" w:space="0" w:color="auto"/>
              <w:right w:val="single" w:sz="4" w:space="0" w:color="auto"/>
            </w:tcBorders>
            <w:vAlign w:val="bottom"/>
          </w:tcPr>
          <w:p w14:paraId="7E5BD378" w14:textId="77777777" w:rsidR="00E56613" w:rsidRPr="00E56613" w:rsidRDefault="00E56613" w:rsidP="00E56613">
            <w:pPr>
              <w:bidi w:val="0"/>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Pr>
              <w:t>5.0</w:t>
            </w:r>
          </w:p>
        </w:tc>
        <w:tc>
          <w:tcPr>
            <w:tcW w:w="728" w:type="dxa"/>
            <w:tcBorders>
              <w:top w:val="nil"/>
              <w:left w:val="single" w:sz="4" w:space="0" w:color="auto"/>
              <w:bottom w:val="single" w:sz="8" w:space="0" w:color="auto"/>
              <w:right w:val="single" w:sz="4" w:space="0" w:color="auto"/>
            </w:tcBorders>
            <w:vAlign w:val="bottom"/>
          </w:tcPr>
          <w:p w14:paraId="23CC9C0E" w14:textId="77777777" w:rsidR="00E56613" w:rsidRPr="00E56613" w:rsidRDefault="00E56613" w:rsidP="00E56613">
            <w:pPr>
              <w:bidi w:val="0"/>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Pr>
              <w:t>5.5</w:t>
            </w:r>
          </w:p>
        </w:tc>
        <w:tc>
          <w:tcPr>
            <w:tcW w:w="728" w:type="dxa"/>
            <w:tcBorders>
              <w:top w:val="nil"/>
              <w:left w:val="single" w:sz="4" w:space="0" w:color="auto"/>
              <w:bottom w:val="single" w:sz="8" w:space="0" w:color="auto"/>
              <w:right w:val="single" w:sz="4" w:space="0" w:color="auto"/>
            </w:tcBorders>
            <w:vAlign w:val="bottom"/>
          </w:tcPr>
          <w:p w14:paraId="7B8B897E" w14:textId="77777777" w:rsidR="00E56613" w:rsidRPr="00E56613" w:rsidRDefault="00E56613" w:rsidP="00E56613">
            <w:pPr>
              <w:bidi w:val="0"/>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Pr>
              <w:t>1.0</w:t>
            </w:r>
          </w:p>
        </w:tc>
        <w:tc>
          <w:tcPr>
            <w:tcW w:w="857" w:type="dxa"/>
            <w:tcBorders>
              <w:top w:val="nil"/>
              <w:left w:val="single" w:sz="4" w:space="0" w:color="auto"/>
              <w:bottom w:val="single" w:sz="8" w:space="0" w:color="auto"/>
              <w:right w:val="single" w:sz="4" w:space="0" w:color="auto"/>
            </w:tcBorders>
            <w:vAlign w:val="bottom"/>
          </w:tcPr>
          <w:p w14:paraId="3326A0C2" w14:textId="77777777" w:rsidR="00E56613" w:rsidRPr="00E56613" w:rsidRDefault="00E56613" w:rsidP="00E56613">
            <w:pPr>
              <w:bidi w:val="0"/>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Pr>
              <w:t>2.0</w:t>
            </w:r>
          </w:p>
        </w:tc>
        <w:tc>
          <w:tcPr>
            <w:tcW w:w="768" w:type="dxa"/>
            <w:tcBorders>
              <w:top w:val="nil"/>
              <w:left w:val="single" w:sz="4" w:space="0" w:color="auto"/>
              <w:bottom w:val="single" w:sz="8" w:space="0" w:color="auto"/>
              <w:right w:val="single" w:sz="4" w:space="0" w:color="auto"/>
            </w:tcBorders>
            <w:vAlign w:val="bottom"/>
          </w:tcPr>
          <w:p w14:paraId="6BF20139" w14:textId="77777777" w:rsidR="00E56613" w:rsidRPr="00E56613" w:rsidRDefault="00E56613" w:rsidP="00E56613">
            <w:pPr>
              <w:bidi w:val="0"/>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Pr>
              <w:t>1.5</w:t>
            </w:r>
          </w:p>
        </w:tc>
        <w:tc>
          <w:tcPr>
            <w:tcW w:w="768" w:type="dxa"/>
            <w:tcBorders>
              <w:top w:val="nil"/>
              <w:left w:val="single" w:sz="4" w:space="0" w:color="auto"/>
              <w:bottom w:val="single" w:sz="8" w:space="0" w:color="auto"/>
              <w:right w:val="single" w:sz="4" w:space="0" w:color="auto"/>
            </w:tcBorders>
            <w:vAlign w:val="bottom"/>
          </w:tcPr>
          <w:p w14:paraId="3E25E43D" w14:textId="77777777" w:rsidR="00E56613" w:rsidRPr="00E56613" w:rsidRDefault="00E56613" w:rsidP="00E56613">
            <w:pPr>
              <w:bidi w:val="0"/>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Pr>
              <w:t>1.0</w:t>
            </w:r>
          </w:p>
        </w:tc>
        <w:tc>
          <w:tcPr>
            <w:tcW w:w="895" w:type="dxa"/>
            <w:tcBorders>
              <w:top w:val="nil"/>
              <w:left w:val="single" w:sz="4" w:space="0" w:color="auto"/>
              <w:bottom w:val="single" w:sz="8" w:space="0" w:color="auto"/>
              <w:right w:val="single" w:sz="4" w:space="0" w:color="auto"/>
            </w:tcBorders>
            <w:vAlign w:val="bottom"/>
          </w:tcPr>
          <w:p w14:paraId="4EB1CDCD" w14:textId="77777777" w:rsidR="00E56613" w:rsidRPr="00E56613" w:rsidRDefault="00E56613" w:rsidP="00E56613">
            <w:pPr>
              <w:bidi w:val="0"/>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Pr>
              <w:t>3.0</w:t>
            </w:r>
          </w:p>
        </w:tc>
        <w:tc>
          <w:tcPr>
            <w:tcW w:w="929" w:type="dxa"/>
            <w:tcBorders>
              <w:top w:val="nil"/>
              <w:left w:val="single" w:sz="4" w:space="0" w:color="auto"/>
              <w:bottom w:val="single" w:sz="8" w:space="0" w:color="auto"/>
              <w:right w:val="single" w:sz="4" w:space="0" w:color="auto"/>
            </w:tcBorders>
            <w:vAlign w:val="bottom"/>
          </w:tcPr>
          <w:p w14:paraId="163122EB" w14:textId="77777777" w:rsidR="00E56613" w:rsidRPr="00E56613" w:rsidRDefault="00E56613" w:rsidP="00E56613">
            <w:pPr>
              <w:bidi w:val="0"/>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Pr>
              <w:t>7.5</w:t>
            </w:r>
          </w:p>
        </w:tc>
        <w:tc>
          <w:tcPr>
            <w:tcW w:w="781" w:type="dxa"/>
            <w:tcBorders>
              <w:top w:val="nil"/>
              <w:left w:val="single" w:sz="4" w:space="0" w:color="auto"/>
              <w:bottom w:val="single" w:sz="8" w:space="0" w:color="auto"/>
              <w:right w:val="single" w:sz="4" w:space="0" w:color="auto"/>
            </w:tcBorders>
            <w:vAlign w:val="bottom"/>
          </w:tcPr>
          <w:p w14:paraId="761544FE" w14:textId="77777777" w:rsidR="00E56613" w:rsidRPr="00E56613" w:rsidRDefault="00E56613" w:rsidP="00E56613">
            <w:pPr>
              <w:bidi w:val="0"/>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Pr>
              <w:t>0.5</w:t>
            </w:r>
          </w:p>
        </w:tc>
        <w:tc>
          <w:tcPr>
            <w:tcW w:w="728" w:type="dxa"/>
            <w:tcBorders>
              <w:top w:val="nil"/>
              <w:left w:val="single" w:sz="4" w:space="0" w:color="auto"/>
              <w:bottom w:val="single" w:sz="8" w:space="0" w:color="auto"/>
              <w:right w:val="single" w:sz="4" w:space="0" w:color="auto"/>
            </w:tcBorders>
            <w:vAlign w:val="bottom"/>
          </w:tcPr>
          <w:p w14:paraId="2904CA3F" w14:textId="77777777" w:rsidR="00E56613" w:rsidRPr="00E56613" w:rsidRDefault="00E56613" w:rsidP="00E56613">
            <w:pPr>
              <w:bidi w:val="0"/>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Pr>
              <w:t>1.5</w:t>
            </w:r>
          </w:p>
        </w:tc>
        <w:tc>
          <w:tcPr>
            <w:tcW w:w="845" w:type="dxa"/>
            <w:tcBorders>
              <w:top w:val="nil"/>
              <w:left w:val="single" w:sz="4" w:space="0" w:color="auto"/>
              <w:bottom w:val="single" w:sz="8" w:space="0" w:color="auto"/>
              <w:right w:val="single" w:sz="4" w:space="0" w:color="auto"/>
            </w:tcBorders>
            <w:vAlign w:val="bottom"/>
          </w:tcPr>
          <w:p w14:paraId="37CFA409" w14:textId="77777777" w:rsidR="00E56613" w:rsidRPr="00E56613" w:rsidRDefault="00E56613" w:rsidP="00E56613">
            <w:pPr>
              <w:bidi w:val="0"/>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Pr>
              <w:t>1.5</w:t>
            </w:r>
          </w:p>
        </w:tc>
        <w:tc>
          <w:tcPr>
            <w:tcW w:w="728" w:type="dxa"/>
            <w:tcBorders>
              <w:top w:val="nil"/>
              <w:left w:val="single" w:sz="4" w:space="0" w:color="auto"/>
              <w:bottom w:val="single" w:sz="8" w:space="0" w:color="auto"/>
              <w:right w:val="single" w:sz="8" w:space="0" w:color="auto"/>
            </w:tcBorders>
            <w:vAlign w:val="bottom"/>
          </w:tcPr>
          <w:p w14:paraId="33D4BC3F" w14:textId="77777777" w:rsidR="00E56613" w:rsidRPr="00E56613" w:rsidRDefault="00E56613" w:rsidP="00E56613">
            <w:pPr>
              <w:bidi w:val="0"/>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Pr>
              <w:t>2.0</w:t>
            </w:r>
          </w:p>
        </w:tc>
        <w:tc>
          <w:tcPr>
            <w:tcW w:w="736" w:type="dxa"/>
            <w:tcBorders>
              <w:top w:val="nil"/>
              <w:left w:val="single" w:sz="4" w:space="0" w:color="auto"/>
              <w:bottom w:val="single" w:sz="8" w:space="0" w:color="auto"/>
              <w:right w:val="single" w:sz="8" w:space="0" w:color="auto"/>
            </w:tcBorders>
            <w:vAlign w:val="bottom"/>
          </w:tcPr>
          <w:p w14:paraId="0346819A" w14:textId="77777777" w:rsidR="00E56613" w:rsidRPr="00E56613" w:rsidRDefault="00E56613" w:rsidP="00E56613">
            <w:pPr>
              <w:bidi w:val="0"/>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Pr>
              <w:t>2.0</w:t>
            </w:r>
          </w:p>
        </w:tc>
      </w:tr>
      <w:tr w:rsidR="00E56613" w:rsidRPr="00E56613" w14:paraId="28DEC077" w14:textId="77777777" w:rsidTr="00E56613">
        <w:trPr>
          <w:trHeight w:val="255"/>
        </w:trPr>
        <w:tc>
          <w:tcPr>
            <w:tcW w:w="714" w:type="dxa"/>
            <w:vMerge w:val="restart"/>
            <w:tcBorders>
              <w:top w:val="single" w:sz="4" w:space="0" w:color="auto"/>
              <w:left w:val="single" w:sz="8" w:space="0" w:color="auto"/>
              <w:bottom w:val="nil"/>
              <w:right w:val="nil"/>
            </w:tcBorders>
            <w:shd w:val="clear" w:color="auto" w:fill="CCFFCC"/>
            <w:vAlign w:val="center"/>
          </w:tcPr>
          <w:p w14:paraId="22BD91C0"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קומה 1</w:t>
            </w:r>
          </w:p>
        </w:tc>
        <w:tc>
          <w:tcPr>
            <w:tcW w:w="590" w:type="dxa"/>
            <w:tcBorders>
              <w:top w:val="single" w:sz="8" w:space="0" w:color="auto"/>
              <w:left w:val="single" w:sz="4" w:space="0" w:color="auto"/>
              <w:bottom w:val="single" w:sz="4" w:space="0" w:color="auto"/>
              <w:right w:val="single" w:sz="4" w:space="0" w:color="auto"/>
            </w:tcBorders>
            <w:shd w:val="clear" w:color="auto" w:fill="CCFFCC"/>
            <w:vAlign w:val="bottom"/>
          </w:tcPr>
          <w:p w14:paraId="5D8D3B0E" w14:textId="77777777" w:rsidR="00E56613" w:rsidRPr="00E56613" w:rsidRDefault="00E56613" w:rsidP="00E56613">
            <w:pPr>
              <w:spacing w:before="0" w:beforeAutospacing="0" w:after="0" w:afterAutospacing="0" w:line="240" w:lineRule="auto"/>
              <w:rPr>
                <w:rFonts w:ascii="David" w:eastAsia="Times New Roman" w:hAnsi="David" w:cs="David"/>
                <w:sz w:val="20"/>
                <w:szCs w:val="20"/>
              </w:rPr>
            </w:pPr>
            <w:r w:rsidRPr="00E56613">
              <w:rPr>
                <w:rFonts w:ascii="David" w:eastAsia="Times New Roman" w:hAnsi="David" w:cs="David"/>
                <w:sz w:val="20"/>
                <w:szCs w:val="20"/>
                <w:rtl/>
              </w:rPr>
              <w:t>דירה 1</w:t>
            </w:r>
          </w:p>
        </w:tc>
        <w:tc>
          <w:tcPr>
            <w:tcW w:w="779" w:type="dxa"/>
            <w:tcBorders>
              <w:top w:val="nil"/>
              <w:left w:val="single" w:sz="4" w:space="0" w:color="auto"/>
              <w:bottom w:val="single" w:sz="4" w:space="0" w:color="auto"/>
              <w:right w:val="single" w:sz="4" w:space="0" w:color="auto"/>
            </w:tcBorders>
            <w:vAlign w:val="bottom"/>
          </w:tcPr>
          <w:p w14:paraId="0E1F6CCB"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100%</w:t>
            </w:r>
          </w:p>
        </w:tc>
        <w:tc>
          <w:tcPr>
            <w:tcW w:w="840" w:type="dxa"/>
            <w:tcBorders>
              <w:top w:val="nil"/>
              <w:left w:val="single" w:sz="4" w:space="0" w:color="auto"/>
              <w:bottom w:val="single" w:sz="4" w:space="0" w:color="auto"/>
              <w:right w:val="single" w:sz="4" w:space="0" w:color="auto"/>
            </w:tcBorders>
            <w:vAlign w:val="bottom"/>
          </w:tcPr>
          <w:p w14:paraId="669D6004"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100%</w:t>
            </w:r>
          </w:p>
        </w:tc>
        <w:tc>
          <w:tcPr>
            <w:tcW w:w="840" w:type="dxa"/>
            <w:tcBorders>
              <w:top w:val="nil"/>
              <w:left w:val="single" w:sz="4" w:space="0" w:color="auto"/>
              <w:bottom w:val="single" w:sz="4" w:space="0" w:color="auto"/>
              <w:right w:val="single" w:sz="4" w:space="0" w:color="auto"/>
            </w:tcBorders>
            <w:vAlign w:val="bottom"/>
          </w:tcPr>
          <w:p w14:paraId="3E79631A"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100%</w:t>
            </w:r>
          </w:p>
        </w:tc>
        <w:tc>
          <w:tcPr>
            <w:tcW w:w="890" w:type="dxa"/>
            <w:tcBorders>
              <w:top w:val="nil"/>
              <w:left w:val="single" w:sz="4" w:space="0" w:color="auto"/>
              <w:bottom w:val="single" w:sz="4" w:space="0" w:color="auto"/>
              <w:right w:val="single" w:sz="4" w:space="0" w:color="auto"/>
            </w:tcBorders>
            <w:vAlign w:val="bottom"/>
          </w:tcPr>
          <w:p w14:paraId="51DBBAA1"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100%</w:t>
            </w:r>
          </w:p>
        </w:tc>
        <w:tc>
          <w:tcPr>
            <w:tcW w:w="857" w:type="dxa"/>
            <w:tcBorders>
              <w:top w:val="nil"/>
              <w:left w:val="single" w:sz="4" w:space="0" w:color="auto"/>
              <w:bottom w:val="single" w:sz="4" w:space="0" w:color="auto"/>
              <w:right w:val="single" w:sz="4" w:space="0" w:color="auto"/>
            </w:tcBorders>
            <w:vAlign w:val="bottom"/>
          </w:tcPr>
          <w:p w14:paraId="759398B0"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100%</w:t>
            </w:r>
          </w:p>
        </w:tc>
        <w:tc>
          <w:tcPr>
            <w:tcW w:w="728" w:type="dxa"/>
            <w:tcBorders>
              <w:top w:val="nil"/>
              <w:left w:val="single" w:sz="4" w:space="0" w:color="auto"/>
              <w:bottom w:val="single" w:sz="4" w:space="0" w:color="auto"/>
              <w:right w:val="single" w:sz="4" w:space="0" w:color="auto"/>
            </w:tcBorders>
            <w:vAlign w:val="bottom"/>
          </w:tcPr>
          <w:p w14:paraId="3A558ED9"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100%</w:t>
            </w:r>
          </w:p>
        </w:tc>
        <w:tc>
          <w:tcPr>
            <w:tcW w:w="728" w:type="dxa"/>
            <w:tcBorders>
              <w:top w:val="nil"/>
              <w:left w:val="single" w:sz="4" w:space="0" w:color="auto"/>
              <w:bottom w:val="single" w:sz="4" w:space="0" w:color="auto"/>
              <w:right w:val="single" w:sz="4" w:space="0" w:color="auto"/>
            </w:tcBorders>
            <w:vAlign w:val="bottom"/>
          </w:tcPr>
          <w:p w14:paraId="7F55FEDC"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100%</w:t>
            </w:r>
          </w:p>
        </w:tc>
        <w:tc>
          <w:tcPr>
            <w:tcW w:w="857" w:type="dxa"/>
            <w:tcBorders>
              <w:top w:val="nil"/>
              <w:left w:val="single" w:sz="4" w:space="0" w:color="auto"/>
              <w:bottom w:val="single" w:sz="4" w:space="0" w:color="auto"/>
              <w:right w:val="single" w:sz="4" w:space="0" w:color="auto"/>
            </w:tcBorders>
            <w:vAlign w:val="bottom"/>
          </w:tcPr>
          <w:p w14:paraId="211F2A92"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90%</w:t>
            </w:r>
          </w:p>
        </w:tc>
        <w:tc>
          <w:tcPr>
            <w:tcW w:w="768" w:type="dxa"/>
            <w:tcBorders>
              <w:top w:val="nil"/>
              <w:left w:val="single" w:sz="4" w:space="0" w:color="auto"/>
              <w:bottom w:val="single" w:sz="4" w:space="0" w:color="auto"/>
              <w:right w:val="single" w:sz="4" w:space="0" w:color="auto"/>
            </w:tcBorders>
            <w:vAlign w:val="bottom"/>
          </w:tcPr>
          <w:p w14:paraId="43B0E533"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50%</w:t>
            </w:r>
          </w:p>
        </w:tc>
        <w:tc>
          <w:tcPr>
            <w:tcW w:w="768" w:type="dxa"/>
            <w:tcBorders>
              <w:top w:val="nil"/>
              <w:left w:val="single" w:sz="4" w:space="0" w:color="auto"/>
              <w:bottom w:val="single" w:sz="4" w:space="0" w:color="auto"/>
              <w:right w:val="single" w:sz="4" w:space="0" w:color="auto"/>
            </w:tcBorders>
            <w:vAlign w:val="bottom"/>
          </w:tcPr>
          <w:p w14:paraId="7455BE46"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60%</w:t>
            </w:r>
          </w:p>
        </w:tc>
        <w:tc>
          <w:tcPr>
            <w:tcW w:w="895" w:type="dxa"/>
            <w:tcBorders>
              <w:top w:val="nil"/>
              <w:left w:val="single" w:sz="4" w:space="0" w:color="auto"/>
              <w:bottom w:val="single" w:sz="4" w:space="0" w:color="auto"/>
              <w:right w:val="single" w:sz="4" w:space="0" w:color="auto"/>
            </w:tcBorders>
            <w:vAlign w:val="bottom"/>
          </w:tcPr>
          <w:p w14:paraId="18718116"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67.5%</w:t>
            </w:r>
          </w:p>
        </w:tc>
        <w:tc>
          <w:tcPr>
            <w:tcW w:w="929" w:type="dxa"/>
            <w:tcBorders>
              <w:top w:val="nil"/>
              <w:left w:val="single" w:sz="4" w:space="0" w:color="auto"/>
              <w:bottom w:val="single" w:sz="4" w:space="0" w:color="auto"/>
              <w:right w:val="single" w:sz="4" w:space="0" w:color="auto"/>
            </w:tcBorders>
            <w:vAlign w:val="bottom"/>
          </w:tcPr>
          <w:p w14:paraId="5571F3FF"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95%</w:t>
            </w:r>
          </w:p>
        </w:tc>
        <w:tc>
          <w:tcPr>
            <w:tcW w:w="781" w:type="dxa"/>
            <w:tcBorders>
              <w:top w:val="nil"/>
              <w:left w:val="single" w:sz="4" w:space="0" w:color="auto"/>
              <w:bottom w:val="single" w:sz="4" w:space="0" w:color="auto"/>
              <w:right w:val="single" w:sz="4" w:space="0" w:color="auto"/>
            </w:tcBorders>
            <w:vAlign w:val="bottom"/>
          </w:tcPr>
          <w:p w14:paraId="0FAA50A9"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100%</w:t>
            </w:r>
          </w:p>
        </w:tc>
        <w:tc>
          <w:tcPr>
            <w:tcW w:w="728" w:type="dxa"/>
            <w:tcBorders>
              <w:top w:val="nil"/>
              <w:left w:val="single" w:sz="4" w:space="0" w:color="auto"/>
              <w:bottom w:val="single" w:sz="4" w:space="0" w:color="auto"/>
              <w:right w:val="single" w:sz="4" w:space="0" w:color="auto"/>
            </w:tcBorders>
            <w:vAlign w:val="bottom"/>
          </w:tcPr>
          <w:p w14:paraId="13E520C4"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75%</w:t>
            </w:r>
          </w:p>
        </w:tc>
        <w:tc>
          <w:tcPr>
            <w:tcW w:w="845" w:type="dxa"/>
            <w:tcBorders>
              <w:top w:val="nil"/>
              <w:left w:val="single" w:sz="4" w:space="0" w:color="auto"/>
              <w:bottom w:val="single" w:sz="4" w:space="0" w:color="auto"/>
              <w:right w:val="single" w:sz="4" w:space="0" w:color="auto"/>
            </w:tcBorders>
            <w:vAlign w:val="bottom"/>
          </w:tcPr>
          <w:p w14:paraId="5826A99D"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r w:rsidRPr="00E56613">
              <w:rPr>
                <w:rFonts w:ascii="David" w:eastAsia="Times New Roman" w:hAnsi="David" w:cs="David"/>
                <w:sz w:val="20"/>
                <w:szCs w:val="20"/>
              </w:rPr>
              <w:t> </w:t>
            </w:r>
          </w:p>
        </w:tc>
        <w:tc>
          <w:tcPr>
            <w:tcW w:w="728" w:type="dxa"/>
            <w:tcBorders>
              <w:top w:val="nil"/>
              <w:left w:val="single" w:sz="4" w:space="0" w:color="auto"/>
              <w:bottom w:val="single" w:sz="4" w:space="0" w:color="auto"/>
              <w:right w:val="single" w:sz="4" w:space="0" w:color="auto"/>
            </w:tcBorders>
            <w:vAlign w:val="bottom"/>
          </w:tcPr>
          <w:p w14:paraId="5E45BE88"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r w:rsidRPr="00E56613">
              <w:rPr>
                <w:rFonts w:ascii="David" w:eastAsia="Times New Roman" w:hAnsi="David" w:cs="David"/>
                <w:sz w:val="20"/>
                <w:szCs w:val="20"/>
              </w:rPr>
              <w:t> </w:t>
            </w:r>
          </w:p>
        </w:tc>
        <w:tc>
          <w:tcPr>
            <w:tcW w:w="736" w:type="dxa"/>
            <w:tcBorders>
              <w:top w:val="nil"/>
              <w:left w:val="single" w:sz="4" w:space="0" w:color="auto"/>
              <w:bottom w:val="single" w:sz="4" w:space="0" w:color="auto"/>
              <w:right w:val="single" w:sz="4" w:space="0" w:color="auto"/>
            </w:tcBorders>
            <w:vAlign w:val="bottom"/>
          </w:tcPr>
          <w:p w14:paraId="34AB40B9"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r w:rsidRPr="00E56613">
              <w:rPr>
                <w:rFonts w:ascii="David" w:eastAsia="Times New Roman" w:hAnsi="David" w:cs="David"/>
                <w:sz w:val="20"/>
                <w:szCs w:val="20"/>
              </w:rPr>
              <w:t> </w:t>
            </w:r>
          </w:p>
        </w:tc>
      </w:tr>
      <w:tr w:rsidR="00E56613" w:rsidRPr="00E56613" w14:paraId="7CB2D2BF" w14:textId="77777777" w:rsidTr="00E56613">
        <w:trPr>
          <w:trHeight w:val="255"/>
        </w:trPr>
        <w:tc>
          <w:tcPr>
            <w:tcW w:w="0" w:type="auto"/>
            <w:vMerge/>
            <w:tcBorders>
              <w:top w:val="single" w:sz="4" w:space="0" w:color="auto"/>
              <w:left w:val="single" w:sz="8" w:space="0" w:color="auto"/>
              <w:bottom w:val="nil"/>
              <w:right w:val="nil"/>
            </w:tcBorders>
            <w:vAlign w:val="center"/>
          </w:tcPr>
          <w:p w14:paraId="048A651C"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p>
        </w:tc>
        <w:tc>
          <w:tcPr>
            <w:tcW w:w="590" w:type="dxa"/>
            <w:tcBorders>
              <w:top w:val="nil"/>
              <w:left w:val="single" w:sz="4" w:space="0" w:color="auto"/>
              <w:bottom w:val="single" w:sz="4" w:space="0" w:color="auto"/>
              <w:right w:val="single" w:sz="4" w:space="0" w:color="auto"/>
            </w:tcBorders>
            <w:shd w:val="clear" w:color="auto" w:fill="CCFFCC"/>
            <w:vAlign w:val="bottom"/>
          </w:tcPr>
          <w:p w14:paraId="4C558869" w14:textId="77777777" w:rsidR="00E56613" w:rsidRPr="00E56613" w:rsidRDefault="00E56613" w:rsidP="00E56613">
            <w:pPr>
              <w:spacing w:before="0" w:beforeAutospacing="0" w:after="0" w:afterAutospacing="0" w:line="240" w:lineRule="auto"/>
              <w:rPr>
                <w:rFonts w:ascii="David" w:eastAsia="Times New Roman" w:hAnsi="David" w:cs="David"/>
                <w:sz w:val="20"/>
                <w:szCs w:val="20"/>
              </w:rPr>
            </w:pPr>
            <w:r w:rsidRPr="00E56613">
              <w:rPr>
                <w:rFonts w:ascii="David" w:eastAsia="Times New Roman" w:hAnsi="David" w:cs="David"/>
                <w:sz w:val="20"/>
                <w:szCs w:val="20"/>
                <w:rtl/>
              </w:rPr>
              <w:t>דירה 2</w:t>
            </w:r>
          </w:p>
        </w:tc>
        <w:tc>
          <w:tcPr>
            <w:tcW w:w="779" w:type="dxa"/>
            <w:tcBorders>
              <w:top w:val="nil"/>
              <w:left w:val="single" w:sz="4" w:space="0" w:color="auto"/>
              <w:bottom w:val="single" w:sz="4" w:space="0" w:color="auto"/>
              <w:right w:val="single" w:sz="4" w:space="0" w:color="auto"/>
            </w:tcBorders>
            <w:vAlign w:val="bottom"/>
          </w:tcPr>
          <w:p w14:paraId="085F088D"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100%</w:t>
            </w:r>
          </w:p>
        </w:tc>
        <w:tc>
          <w:tcPr>
            <w:tcW w:w="840" w:type="dxa"/>
            <w:tcBorders>
              <w:top w:val="nil"/>
              <w:left w:val="single" w:sz="4" w:space="0" w:color="auto"/>
              <w:bottom w:val="single" w:sz="4" w:space="0" w:color="auto"/>
              <w:right w:val="single" w:sz="4" w:space="0" w:color="auto"/>
            </w:tcBorders>
            <w:vAlign w:val="bottom"/>
          </w:tcPr>
          <w:p w14:paraId="40D7CBFC"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100%</w:t>
            </w:r>
          </w:p>
        </w:tc>
        <w:tc>
          <w:tcPr>
            <w:tcW w:w="840" w:type="dxa"/>
            <w:tcBorders>
              <w:top w:val="nil"/>
              <w:left w:val="single" w:sz="4" w:space="0" w:color="auto"/>
              <w:bottom w:val="single" w:sz="4" w:space="0" w:color="auto"/>
              <w:right w:val="single" w:sz="4" w:space="0" w:color="auto"/>
            </w:tcBorders>
            <w:vAlign w:val="bottom"/>
          </w:tcPr>
          <w:p w14:paraId="31B95651"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100%</w:t>
            </w:r>
          </w:p>
        </w:tc>
        <w:tc>
          <w:tcPr>
            <w:tcW w:w="890" w:type="dxa"/>
            <w:tcBorders>
              <w:top w:val="nil"/>
              <w:left w:val="single" w:sz="4" w:space="0" w:color="auto"/>
              <w:bottom w:val="single" w:sz="4" w:space="0" w:color="auto"/>
              <w:right w:val="single" w:sz="4" w:space="0" w:color="auto"/>
            </w:tcBorders>
            <w:vAlign w:val="bottom"/>
          </w:tcPr>
          <w:p w14:paraId="2E313E1D"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100%</w:t>
            </w:r>
          </w:p>
        </w:tc>
        <w:tc>
          <w:tcPr>
            <w:tcW w:w="857" w:type="dxa"/>
            <w:tcBorders>
              <w:top w:val="nil"/>
              <w:left w:val="single" w:sz="4" w:space="0" w:color="auto"/>
              <w:bottom w:val="single" w:sz="4" w:space="0" w:color="auto"/>
              <w:right w:val="single" w:sz="4" w:space="0" w:color="auto"/>
            </w:tcBorders>
            <w:vAlign w:val="bottom"/>
          </w:tcPr>
          <w:p w14:paraId="3228AC76"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100%</w:t>
            </w:r>
          </w:p>
        </w:tc>
        <w:tc>
          <w:tcPr>
            <w:tcW w:w="728" w:type="dxa"/>
            <w:tcBorders>
              <w:top w:val="nil"/>
              <w:left w:val="single" w:sz="4" w:space="0" w:color="auto"/>
              <w:bottom w:val="single" w:sz="4" w:space="0" w:color="auto"/>
              <w:right w:val="single" w:sz="4" w:space="0" w:color="auto"/>
            </w:tcBorders>
            <w:vAlign w:val="bottom"/>
          </w:tcPr>
          <w:p w14:paraId="5D6D011C"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100%</w:t>
            </w:r>
          </w:p>
        </w:tc>
        <w:tc>
          <w:tcPr>
            <w:tcW w:w="728" w:type="dxa"/>
            <w:tcBorders>
              <w:top w:val="nil"/>
              <w:left w:val="single" w:sz="4" w:space="0" w:color="auto"/>
              <w:bottom w:val="single" w:sz="4" w:space="0" w:color="auto"/>
              <w:right w:val="single" w:sz="4" w:space="0" w:color="auto"/>
            </w:tcBorders>
            <w:vAlign w:val="bottom"/>
          </w:tcPr>
          <w:p w14:paraId="39D06BA2"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100%</w:t>
            </w:r>
          </w:p>
        </w:tc>
        <w:tc>
          <w:tcPr>
            <w:tcW w:w="857" w:type="dxa"/>
            <w:tcBorders>
              <w:top w:val="nil"/>
              <w:left w:val="single" w:sz="4" w:space="0" w:color="auto"/>
              <w:bottom w:val="single" w:sz="4" w:space="0" w:color="auto"/>
              <w:right w:val="single" w:sz="4" w:space="0" w:color="auto"/>
            </w:tcBorders>
            <w:vAlign w:val="bottom"/>
          </w:tcPr>
          <w:p w14:paraId="0BBE053D"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90%</w:t>
            </w:r>
          </w:p>
        </w:tc>
        <w:tc>
          <w:tcPr>
            <w:tcW w:w="768" w:type="dxa"/>
            <w:tcBorders>
              <w:top w:val="nil"/>
              <w:left w:val="single" w:sz="4" w:space="0" w:color="auto"/>
              <w:bottom w:val="single" w:sz="4" w:space="0" w:color="auto"/>
              <w:right w:val="single" w:sz="4" w:space="0" w:color="auto"/>
            </w:tcBorders>
            <w:vAlign w:val="bottom"/>
          </w:tcPr>
          <w:p w14:paraId="13DBB168"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50%</w:t>
            </w:r>
          </w:p>
        </w:tc>
        <w:tc>
          <w:tcPr>
            <w:tcW w:w="768" w:type="dxa"/>
            <w:tcBorders>
              <w:top w:val="nil"/>
              <w:left w:val="single" w:sz="4" w:space="0" w:color="auto"/>
              <w:bottom w:val="single" w:sz="4" w:space="0" w:color="auto"/>
              <w:right w:val="single" w:sz="4" w:space="0" w:color="auto"/>
            </w:tcBorders>
            <w:vAlign w:val="bottom"/>
          </w:tcPr>
          <w:p w14:paraId="6E3197C1"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60%</w:t>
            </w:r>
          </w:p>
        </w:tc>
        <w:tc>
          <w:tcPr>
            <w:tcW w:w="895" w:type="dxa"/>
            <w:tcBorders>
              <w:top w:val="nil"/>
              <w:left w:val="single" w:sz="4" w:space="0" w:color="auto"/>
              <w:bottom w:val="single" w:sz="4" w:space="0" w:color="auto"/>
              <w:right w:val="single" w:sz="4" w:space="0" w:color="auto"/>
            </w:tcBorders>
            <w:vAlign w:val="bottom"/>
          </w:tcPr>
          <w:p w14:paraId="7F97B10F"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67.5%</w:t>
            </w:r>
          </w:p>
        </w:tc>
        <w:tc>
          <w:tcPr>
            <w:tcW w:w="929" w:type="dxa"/>
            <w:tcBorders>
              <w:top w:val="nil"/>
              <w:left w:val="single" w:sz="4" w:space="0" w:color="auto"/>
              <w:bottom w:val="single" w:sz="4" w:space="0" w:color="auto"/>
              <w:right w:val="single" w:sz="4" w:space="0" w:color="auto"/>
            </w:tcBorders>
            <w:vAlign w:val="bottom"/>
          </w:tcPr>
          <w:p w14:paraId="797086A7"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95%</w:t>
            </w:r>
          </w:p>
        </w:tc>
        <w:tc>
          <w:tcPr>
            <w:tcW w:w="781" w:type="dxa"/>
            <w:tcBorders>
              <w:top w:val="nil"/>
              <w:left w:val="single" w:sz="4" w:space="0" w:color="auto"/>
              <w:bottom w:val="single" w:sz="4" w:space="0" w:color="auto"/>
              <w:right w:val="single" w:sz="4" w:space="0" w:color="auto"/>
            </w:tcBorders>
            <w:vAlign w:val="bottom"/>
          </w:tcPr>
          <w:p w14:paraId="6CEABEC2"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100%</w:t>
            </w:r>
          </w:p>
        </w:tc>
        <w:tc>
          <w:tcPr>
            <w:tcW w:w="728" w:type="dxa"/>
            <w:tcBorders>
              <w:top w:val="nil"/>
              <w:left w:val="single" w:sz="4" w:space="0" w:color="auto"/>
              <w:bottom w:val="single" w:sz="4" w:space="0" w:color="auto"/>
              <w:right w:val="single" w:sz="4" w:space="0" w:color="auto"/>
            </w:tcBorders>
            <w:vAlign w:val="bottom"/>
          </w:tcPr>
          <w:p w14:paraId="04A50FB1"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75%</w:t>
            </w:r>
          </w:p>
        </w:tc>
        <w:tc>
          <w:tcPr>
            <w:tcW w:w="845" w:type="dxa"/>
            <w:tcBorders>
              <w:top w:val="nil"/>
              <w:left w:val="single" w:sz="4" w:space="0" w:color="auto"/>
              <w:bottom w:val="single" w:sz="4" w:space="0" w:color="auto"/>
              <w:right w:val="single" w:sz="4" w:space="0" w:color="auto"/>
            </w:tcBorders>
            <w:vAlign w:val="bottom"/>
          </w:tcPr>
          <w:p w14:paraId="4B57AC7A"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76%</w:t>
            </w:r>
          </w:p>
        </w:tc>
        <w:tc>
          <w:tcPr>
            <w:tcW w:w="728" w:type="dxa"/>
            <w:tcBorders>
              <w:top w:val="nil"/>
              <w:left w:val="single" w:sz="4" w:space="0" w:color="auto"/>
              <w:bottom w:val="single" w:sz="4" w:space="0" w:color="auto"/>
              <w:right w:val="single" w:sz="4" w:space="0" w:color="auto"/>
            </w:tcBorders>
            <w:vAlign w:val="bottom"/>
          </w:tcPr>
          <w:p w14:paraId="7D80A07B"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10%</w:t>
            </w:r>
          </w:p>
        </w:tc>
        <w:tc>
          <w:tcPr>
            <w:tcW w:w="736" w:type="dxa"/>
            <w:tcBorders>
              <w:top w:val="nil"/>
              <w:left w:val="single" w:sz="4" w:space="0" w:color="auto"/>
              <w:bottom w:val="single" w:sz="4" w:space="0" w:color="auto"/>
              <w:right w:val="single" w:sz="4" w:space="0" w:color="auto"/>
            </w:tcBorders>
            <w:vAlign w:val="bottom"/>
          </w:tcPr>
          <w:p w14:paraId="4A99788F"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r w:rsidRPr="00E56613">
              <w:rPr>
                <w:rFonts w:ascii="David" w:eastAsia="Times New Roman" w:hAnsi="David" w:cs="David"/>
                <w:sz w:val="20"/>
                <w:szCs w:val="20"/>
              </w:rPr>
              <w:t> </w:t>
            </w:r>
          </w:p>
        </w:tc>
      </w:tr>
      <w:tr w:rsidR="00E56613" w:rsidRPr="00E56613" w14:paraId="20320653" w14:textId="77777777" w:rsidTr="00E56613">
        <w:trPr>
          <w:trHeight w:val="255"/>
        </w:trPr>
        <w:tc>
          <w:tcPr>
            <w:tcW w:w="0" w:type="auto"/>
            <w:vMerge/>
            <w:tcBorders>
              <w:top w:val="single" w:sz="4" w:space="0" w:color="auto"/>
              <w:left w:val="single" w:sz="8" w:space="0" w:color="auto"/>
              <w:bottom w:val="nil"/>
              <w:right w:val="nil"/>
            </w:tcBorders>
            <w:vAlign w:val="center"/>
          </w:tcPr>
          <w:p w14:paraId="734BF08E"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p>
        </w:tc>
        <w:tc>
          <w:tcPr>
            <w:tcW w:w="590" w:type="dxa"/>
            <w:tcBorders>
              <w:top w:val="nil"/>
              <w:left w:val="single" w:sz="4" w:space="0" w:color="auto"/>
              <w:bottom w:val="single" w:sz="4" w:space="0" w:color="auto"/>
              <w:right w:val="single" w:sz="4" w:space="0" w:color="auto"/>
            </w:tcBorders>
            <w:shd w:val="clear" w:color="auto" w:fill="CCFFCC"/>
            <w:vAlign w:val="bottom"/>
          </w:tcPr>
          <w:p w14:paraId="43586B80" w14:textId="77777777" w:rsidR="00E56613" w:rsidRPr="00E56613" w:rsidRDefault="00E56613" w:rsidP="00E56613">
            <w:pPr>
              <w:spacing w:before="0" w:beforeAutospacing="0" w:after="0" w:afterAutospacing="0" w:line="240" w:lineRule="auto"/>
              <w:rPr>
                <w:rFonts w:ascii="David" w:eastAsia="Times New Roman" w:hAnsi="David" w:cs="David"/>
                <w:sz w:val="20"/>
                <w:szCs w:val="20"/>
              </w:rPr>
            </w:pPr>
            <w:r w:rsidRPr="00E56613">
              <w:rPr>
                <w:rFonts w:ascii="David" w:eastAsia="Times New Roman" w:hAnsi="David" w:cs="David"/>
                <w:sz w:val="20"/>
                <w:szCs w:val="20"/>
                <w:rtl/>
              </w:rPr>
              <w:t>דירה 3</w:t>
            </w:r>
          </w:p>
        </w:tc>
        <w:tc>
          <w:tcPr>
            <w:tcW w:w="779" w:type="dxa"/>
            <w:tcBorders>
              <w:top w:val="nil"/>
              <w:left w:val="single" w:sz="4" w:space="0" w:color="auto"/>
              <w:bottom w:val="single" w:sz="4" w:space="0" w:color="auto"/>
              <w:right w:val="single" w:sz="4" w:space="0" w:color="auto"/>
            </w:tcBorders>
            <w:vAlign w:val="bottom"/>
          </w:tcPr>
          <w:p w14:paraId="3220E757"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100%</w:t>
            </w:r>
          </w:p>
        </w:tc>
        <w:tc>
          <w:tcPr>
            <w:tcW w:w="840" w:type="dxa"/>
            <w:tcBorders>
              <w:top w:val="nil"/>
              <w:left w:val="single" w:sz="4" w:space="0" w:color="auto"/>
              <w:bottom w:val="single" w:sz="4" w:space="0" w:color="auto"/>
              <w:right w:val="single" w:sz="4" w:space="0" w:color="auto"/>
            </w:tcBorders>
            <w:vAlign w:val="bottom"/>
          </w:tcPr>
          <w:p w14:paraId="3357C647"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100%</w:t>
            </w:r>
          </w:p>
        </w:tc>
        <w:tc>
          <w:tcPr>
            <w:tcW w:w="840" w:type="dxa"/>
            <w:tcBorders>
              <w:top w:val="nil"/>
              <w:left w:val="single" w:sz="4" w:space="0" w:color="auto"/>
              <w:bottom w:val="single" w:sz="4" w:space="0" w:color="auto"/>
              <w:right w:val="single" w:sz="4" w:space="0" w:color="auto"/>
            </w:tcBorders>
            <w:vAlign w:val="bottom"/>
          </w:tcPr>
          <w:p w14:paraId="495E6B2F"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100%</w:t>
            </w:r>
          </w:p>
        </w:tc>
        <w:tc>
          <w:tcPr>
            <w:tcW w:w="890" w:type="dxa"/>
            <w:tcBorders>
              <w:top w:val="nil"/>
              <w:left w:val="single" w:sz="4" w:space="0" w:color="auto"/>
              <w:bottom w:val="single" w:sz="4" w:space="0" w:color="auto"/>
              <w:right w:val="single" w:sz="4" w:space="0" w:color="auto"/>
            </w:tcBorders>
            <w:vAlign w:val="bottom"/>
          </w:tcPr>
          <w:p w14:paraId="4642B84D"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100%</w:t>
            </w:r>
          </w:p>
        </w:tc>
        <w:tc>
          <w:tcPr>
            <w:tcW w:w="857" w:type="dxa"/>
            <w:tcBorders>
              <w:top w:val="nil"/>
              <w:left w:val="single" w:sz="4" w:space="0" w:color="auto"/>
              <w:bottom w:val="single" w:sz="4" w:space="0" w:color="auto"/>
              <w:right w:val="single" w:sz="4" w:space="0" w:color="auto"/>
            </w:tcBorders>
            <w:vAlign w:val="bottom"/>
          </w:tcPr>
          <w:p w14:paraId="08A52DBB"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100%</w:t>
            </w:r>
          </w:p>
        </w:tc>
        <w:tc>
          <w:tcPr>
            <w:tcW w:w="728" w:type="dxa"/>
            <w:tcBorders>
              <w:top w:val="nil"/>
              <w:left w:val="single" w:sz="4" w:space="0" w:color="auto"/>
              <w:bottom w:val="single" w:sz="4" w:space="0" w:color="auto"/>
              <w:right w:val="single" w:sz="4" w:space="0" w:color="auto"/>
            </w:tcBorders>
            <w:vAlign w:val="bottom"/>
          </w:tcPr>
          <w:p w14:paraId="43D8048C"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100%</w:t>
            </w:r>
          </w:p>
        </w:tc>
        <w:tc>
          <w:tcPr>
            <w:tcW w:w="728" w:type="dxa"/>
            <w:tcBorders>
              <w:top w:val="nil"/>
              <w:left w:val="single" w:sz="4" w:space="0" w:color="auto"/>
              <w:bottom w:val="single" w:sz="4" w:space="0" w:color="auto"/>
              <w:right w:val="single" w:sz="4" w:space="0" w:color="auto"/>
            </w:tcBorders>
            <w:vAlign w:val="bottom"/>
          </w:tcPr>
          <w:p w14:paraId="51334FBE"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100%</w:t>
            </w:r>
          </w:p>
        </w:tc>
        <w:tc>
          <w:tcPr>
            <w:tcW w:w="857" w:type="dxa"/>
            <w:tcBorders>
              <w:top w:val="nil"/>
              <w:left w:val="single" w:sz="4" w:space="0" w:color="auto"/>
              <w:bottom w:val="single" w:sz="4" w:space="0" w:color="auto"/>
              <w:right w:val="single" w:sz="4" w:space="0" w:color="auto"/>
            </w:tcBorders>
            <w:vAlign w:val="bottom"/>
          </w:tcPr>
          <w:p w14:paraId="3887008B"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90%</w:t>
            </w:r>
          </w:p>
        </w:tc>
        <w:tc>
          <w:tcPr>
            <w:tcW w:w="768" w:type="dxa"/>
            <w:tcBorders>
              <w:top w:val="nil"/>
              <w:left w:val="single" w:sz="4" w:space="0" w:color="auto"/>
              <w:bottom w:val="single" w:sz="4" w:space="0" w:color="auto"/>
              <w:right w:val="single" w:sz="4" w:space="0" w:color="auto"/>
            </w:tcBorders>
            <w:vAlign w:val="bottom"/>
          </w:tcPr>
          <w:p w14:paraId="2E2CAA24"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50%</w:t>
            </w:r>
          </w:p>
        </w:tc>
        <w:tc>
          <w:tcPr>
            <w:tcW w:w="768" w:type="dxa"/>
            <w:tcBorders>
              <w:top w:val="nil"/>
              <w:left w:val="single" w:sz="4" w:space="0" w:color="auto"/>
              <w:bottom w:val="single" w:sz="4" w:space="0" w:color="auto"/>
              <w:right w:val="single" w:sz="4" w:space="0" w:color="auto"/>
            </w:tcBorders>
            <w:vAlign w:val="bottom"/>
          </w:tcPr>
          <w:p w14:paraId="0287F229"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60%</w:t>
            </w:r>
          </w:p>
        </w:tc>
        <w:tc>
          <w:tcPr>
            <w:tcW w:w="895" w:type="dxa"/>
            <w:tcBorders>
              <w:top w:val="nil"/>
              <w:left w:val="single" w:sz="4" w:space="0" w:color="auto"/>
              <w:bottom w:val="single" w:sz="4" w:space="0" w:color="auto"/>
              <w:right w:val="single" w:sz="4" w:space="0" w:color="auto"/>
            </w:tcBorders>
            <w:vAlign w:val="bottom"/>
          </w:tcPr>
          <w:p w14:paraId="3461C285"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67.5%</w:t>
            </w:r>
          </w:p>
        </w:tc>
        <w:tc>
          <w:tcPr>
            <w:tcW w:w="929" w:type="dxa"/>
            <w:tcBorders>
              <w:top w:val="nil"/>
              <w:left w:val="single" w:sz="4" w:space="0" w:color="auto"/>
              <w:bottom w:val="single" w:sz="4" w:space="0" w:color="auto"/>
              <w:right w:val="single" w:sz="4" w:space="0" w:color="auto"/>
            </w:tcBorders>
            <w:vAlign w:val="bottom"/>
          </w:tcPr>
          <w:p w14:paraId="257047EE"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95%</w:t>
            </w:r>
          </w:p>
        </w:tc>
        <w:tc>
          <w:tcPr>
            <w:tcW w:w="781" w:type="dxa"/>
            <w:tcBorders>
              <w:top w:val="nil"/>
              <w:left w:val="single" w:sz="4" w:space="0" w:color="auto"/>
              <w:bottom w:val="single" w:sz="4" w:space="0" w:color="auto"/>
              <w:right w:val="single" w:sz="4" w:space="0" w:color="auto"/>
            </w:tcBorders>
            <w:vAlign w:val="bottom"/>
          </w:tcPr>
          <w:p w14:paraId="5F84373F"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100%</w:t>
            </w:r>
          </w:p>
        </w:tc>
        <w:tc>
          <w:tcPr>
            <w:tcW w:w="728" w:type="dxa"/>
            <w:tcBorders>
              <w:top w:val="nil"/>
              <w:left w:val="single" w:sz="4" w:space="0" w:color="auto"/>
              <w:bottom w:val="single" w:sz="4" w:space="0" w:color="auto"/>
              <w:right w:val="single" w:sz="4" w:space="0" w:color="auto"/>
            </w:tcBorders>
            <w:vAlign w:val="bottom"/>
          </w:tcPr>
          <w:p w14:paraId="6E485828"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75%</w:t>
            </w:r>
          </w:p>
        </w:tc>
        <w:tc>
          <w:tcPr>
            <w:tcW w:w="845" w:type="dxa"/>
            <w:tcBorders>
              <w:top w:val="nil"/>
              <w:left w:val="single" w:sz="4" w:space="0" w:color="auto"/>
              <w:bottom w:val="single" w:sz="4" w:space="0" w:color="auto"/>
              <w:right w:val="single" w:sz="4" w:space="0" w:color="auto"/>
            </w:tcBorders>
            <w:vAlign w:val="bottom"/>
          </w:tcPr>
          <w:p w14:paraId="686AE26D"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76%</w:t>
            </w:r>
          </w:p>
        </w:tc>
        <w:tc>
          <w:tcPr>
            <w:tcW w:w="728" w:type="dxa"/>
            <w:tcBorders>
              <w:top w:val="nil"/>
              <w:left w:val="single" w:sz="4" w:space="0" w:color="auto"/>
              <w:bottom w:val="single" w:sz="4" w:space="0" w:color="auto"/>
              <w:right w:val="single" w:sz="4" w:space="0" w:color="auto"/>
            </w:tcBorders>
            <w:vAlign w:val="bottom"/>
          </w:tcPr>
          <w:p w14:paraId="677D5F04"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r w:rsidRPr="00E56613">
              <w:rPr>
                <w:rFonts w:ascii="David" w:eastAsia="Times New Roman" w:hAnsi="David" w:cs="David"/>
                <w:sz w:val="20"/>
                <w:szCs w:val="20"/>
              </w:rPr>
              <w:t> </w:t>
            </w:r>
          </w:p>
        </w:tc>
        <w:tc>
          <w:tcPr>
            <w:tcW w:w="736" w:type="dxa"/>
            <w:tcBorders>
              <w:top w:val="nil"/>
              <w:left w:val="single" w:sz="4" w:space="0" w:color="auto"/>
              <w:bottom w:val="single" w:sz="4" w:space="0" w:color="auto"/>
              <w:right w:val="single" w:sz="4" w:space="0" w:color="auto"/>
            </w:tcBorders>
            <w:vAlign w:val="bottom"/>
          </w:tcPr>
          <w:p w14:paraId="4FB2FA1D"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r w:rsidRPr="00E56613">
              <w:rPr>
                <w:rFonts w:ascii="David" w:eastAsia="Times New Roman" w:hAnsi="David" w:cs="David"/>
                <w:sz w:val="20"/>
                <w:szCs w:val="20"/>
              </w:rPr>
              <w:t> </w:t>
            </w:r>
          </w:p>
        </w:tc>
      </w:tr>
      <w:tr w:rsidR="00E56613" w:rsidRPr="00E56613" w14:paraId="3654693D" w14:textId="77777777" w:rsidTr="00E56613">
        <w:trPr>
          <w:trHeight w:val="255"/>
        </w:trPr>
        <w:tc>
          <w:tcPr>
            <w:tcW w:w="0" w:type="auto"/>
            <w:vMerge/>
            <w:tcBorders>
              <w:top w:val="single" w:sz="4" w:space="0" w:color="auto"/>
              <w:left w:val="single" w:sz="8" w:space="0" w:color="auto"/>
              <w:bottom w:val="nil"/>
              <w:right w:val="nil"/>
            </w:tcBorders>
            <w:vAlign w:val="center"/>
          </w:tcPr>
          <w:p w14:paraId="3A29652F"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p>
        </w:tc>
        <w:tc>
          <w:tcPr>
            <w:tcW w:w="590" w:type="dxa"/>
            <w:tcBorders>
              <w:top w:val="nil"/>
              <w:left w:val="single" w:sz="4" w:space="0" w:color="auto"/>
              <w:bottom w:val="single" w:sz="4" w:space="0" w:color="auto"/>
              <w:right w:val="single" w:sz="4" w:space="0" w:color="auto"/>
            </w:tcBorders>
            <w:shd w:val="clear" w:color="auto" w:fill="CCFFCC"/>
            <w:vAlign w:val="bottom"/>
          </w:tcPr>
          <w:p w14:paraId="611B9D68" w14:textId="77777777" w:rsidR="00E56613" w:rsidRPr="00E56613" w:rsidRDefault="00E56613" w:rsidP="00E56613">
            <w:pPr>
              <w:spacing w:before="0" w:beforeAutospacing="0" w:after="0" w:afterAutospacing="0" w:line="240" w:lineRule="auto"/>
              <w:rPr>
                <w:rFonts w:ascii="David" w:eastAsia="Times New Roman" w:hAnsi="David" w:cs="David"/>
                <w:sz w:val="20"/>
                <w:szCs w:val="20"/>
              </w:rPr>
            </w:pPr>
            <w:r w:rsidRPr="00E56613">
              <w:rPr>
                <w:rFonts w:ascii="David" w:eastAsia="Times New Roman" w:hAnsi="David" w:cs="David"/>
                <w:sz w:val="20"/>
                <w:szCs w:val="20"/>
                <w:rtl/>
              </w:rPr>
              <w:t>דירה 4</w:t>
            </w:r>
          </w:p>
        </w:tc>
        <w:tc>
          <w:tcPr>
            <w:tcW w:w="779" w:type="dxa"/>
            <w:tcBorders>
              <w:top w:val="nil"/>
              <w:left w:val="single" w:sz="4" w:space="0" w:color="auto"/>
              <w:bottom w:val="single" w:sz="4" w:space="0" w:color="auto"/>
              <w:right w:val="single" w:sz="4" w:space="0" w:color="auto"/>
            </w:tcBorders>
            <w:vAlign w:val="bottom"/>
          </w:tcPr>
          <w:p w14:paraId="7B7276BE"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100%</w:t>
            </w:r>
          </w:p>
        </w:tc>
        <w:tc>
          <w:tcPr>
            <w:tcW w:w="840" w:type="dxa"/>
            <w:tcBorders>
              <w:top w:val="nil"/>
              <w:left w:val="single" w:sz="4" w:space="0" w:color="auto"/>
              <w:bottom w:val="single" w:sz="4" w:space="0" w:color="auto"/>
              <w:right w:val="single" w:sz="4" w:space="0" w:color="auto"/>
            </w:tcBorders>
            <w:vAlign w:val="bottom"/>
          </w:tcPr>
          <w:p w14:paraId="714260AA"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100%</w:t>
            </w:r>
          </w:p>
        </w:tc>
        <w:tc>
          <w:tcPr>
            <w:tcW w:w="840" w:type="dxa"/>
            <w:tcBorders>
              <w:top w:val="nil"/>
              <w:left w:val="single" w:sz="4" w:space="0" w:color="auto"/>
              <w:bottom w:val="single" w:sz="4" w:space="0" w:color="auto"/>
              <w:right w:val="single" w:sz="4" w:space="0" w:color="auto"/>
            </w:tcBorders>
            <w:vAlign w:val="bottom"/>
          </w:tcPr>
          <w:p w14:paraId="1A834D86"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100%</w:t>
            </w:r>
          </w:p>
        </w:tc>
        <w:tc>
          <w:tcPr>
            <w:tcW w:w="890" w:type="dxa"/>
            <w:tcBorders>
              <w:top w:val="nil"/>
              <w:left w:val="single" w:sz="4" w:space="0" w:color="auto"/>
              <w:bottom w:val="single" w:sz="4" w:space="0" w:color="auto"/>
              <w:right w:val="single" w:sz="4" w:space="0" w:color="auto"/>
            </w:tcBorders>
            <w:vAlign w:val="bottom"/>
          </w:tcPr>
          <w:p w14:paraId="3A41D995"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100%</w:t>
            </w:r>
          </w:p>
        </w:tc>
        <w:tc>
          <w:tcPr>
            <w:tcW w:w="857" w:type="dxa"/>
            <w:tcBorders>
              <w:top w:val="nil"/>
              <w:left w:val="single" w:sz="4" w:space="0" w:color="auto"/>
              <w:bottom w:val="single" w:sz="4" w:space="0" w:color="auto"/>
              <w:right w:val="single" w:sz="4" w:space="0" w:color="auto"/>
            </w:tcBorders>
            <w:vAlign w:val="bottom"/>
          </w:tcPr>
          <w:p w14:paraId="0B45030C"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100%</w:t>
            </w:r>
          </w:p>
        </w:tc>
        <w:tc>
          <w:tcPr>
            <w:tcW w:w="728" w:type="dxa"/>
            <w:tcBorders>
              <w:top w:val="nil"/>
              <w:left w:val="single" w:sz="4" w:space="0" w:color="auto"/>
              <w:bottom w:val="single" w:sz="4" w:space="0" w:color="auto"/>
              <w:right w:val="single" w:sz="4" w:space="0" w:color="auto"/>
            </w:tcBorders>
            <w:vAlign w:val="bottom"/>
          </w:tcPr>
          <w:p w14:paraId="719295A2"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100%</w:t>
            </w:r>
          </w:p>
        </w:tc>
        <w:tc>
          <w:tcPr>
            <w:tcW w:w="728" w:type="dxa"/>
            <w:tcBorders>
              <w:top w:val="nil"/>
              <w:left w:val="single" w:sz="4" w:space="0" w:color="auto"/>
              <w:bottom w:val="single" w:sz="4" w:space="0" w:color="auto"/>
              <w:right w:val="single" w:sz="4" w:space="0" w:color="auto"/>
            </w:tcBorders>
            <w:vAlign w:val="bottom"/>
          </w:tcPr>
          <w:p w14:paraId="1F83637C"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100%</w:t>
            </w:r>
          </w:p>
        </w:tc>
        <w:tc>
          <w:tcPr>
            <w:tcW w:w="857" w:type="dxa"/>
            <w:tcBorders>
              <w:top w:val="nil"/>
              <w:left w:val="single" w:sz="4" w:space="0" w:color="auto"/>
              <w:bottom w:val="single" w:sz="4" w:space="0" w:color="auto"/>
              <w:right w:val="single" w:sz="4" w:space="0" w:color="auto"/>
            </w:tcBorders>
            <w:vAlign w:val="bottom"/>
          </w:tcPr>
          <w:p w14:paraId="0E8C5ACD"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90%</w:t>
            </w:r>
          </w:p>
        </w:tc>
        <w:tc>
          <w:tcPr>
            <w:tcW w:w="768" w:type="dxa"/>
            <w:tcBorders>
              <w:top w:val="nil"/>
              <w:left w:val="single" w:sz="4" w:space="0" w:color="auto"/>
              <w:bottom w:val="single" w:sz="4" w:space="0" w:color="auto"/>
              <w:right w:val="single" w:sz="4" w:space="0" w:color="auto"/>
            </w:tcBorders>
            <w:vAlign w:val="bottom"/>
          </w:tcPr>
          <w:p w14:paraId="39841A47"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50%</w:t>
            </w:r>
          </w:p>
        </w:tc>
        <w:tc>
          <w:tcPr>
            <w:tcW w:w="768" w:type="dxa"/>
            <w:tcBorders>
              <w:top w:val="nil"/>
              <w:left w:val="single" w:sz="4" w:space="0" w:color="auto"/>
              <w:bottom w:val="single" w:sz="4" w:space="0" w:color="auto"/>
              <w:right w:val="single" w:sz="4" w:space="0" w:color="auto"/>
            </w:tcBorders>
            <w:vAlign w:val="bottom"/>
          </w:tcPr>
          <w:p w14:paraId="1BF0EB4A"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60%</w:t>
            </w:r>
          </w:p>
        </w:tc>
        <w:tc>
          <w:tcPr>
            <w:tcW w:w="895" w:type="dxa"/>
            <w:tcBorders>
              <w:top w:val="nil"/>
              <w:left w:val="single" w:sz="4" w:space="0" w:color="auto"/>
              <w:bottom w:val="single" w:sz="4" w:space="0" w:color="auto"/>
              <w:right w:val="single" w:sz="4" w:space="0" w:color="auto"/>
            </w:tcBorders>
            <w:vAlign w:val="bottom"/>
          </w:tcPr>
          <w:p w14:paraId="047F3307"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67.5%</w:t>
            </w:r>
          </w:p>
        </w:tc>
        <w:tc>
          <w:tcPr>
            <w:tcW w:w="929" w:type="dxa"/>
            <w:tcBorders>
              <w:top w:val="nil"/>
              <w:left w:val="single" w:sz="4" w:space="0" w:color="auto"/>
              <w:bottom w:val="single" w:sz="4" w:space="0" w:color="auto"/>
              <w:right w:val="single" w:sz="4" w:space="0" w:color="auto"/>
            </w:tcBorders>
            <w:vAlign w:val="bottom"/>
          </w:tcPr>
          <w:p w14:paraId="1ED54F6A"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95%</w:t>
            </w:r>
          </w:p>
        </w:tc>
        <w:tc>
          <w:tcPr>
            <w:tcW w:w="781" w:type="dxa"/>
            <w:tcBorders>
              <w:top w:val="nil"/>
              <w:left w:val="single" w:sz="4" w:space="0" w:color="auto"/>
              <w:bottom w:val="single" w:sz="4" w:space="0" w:color="auto"/>
              <w:right w:val="single" w:sz="4" w:space="0" w:color="auto"/>
            </w:tcBorders>
            <w:vAlign w:val="bottom"/>
          </w:tcPr>
          <w:p w14:paraId="78544E00"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100%</w:t>
            </w:r>
          </w:p>
        </w:tc>
        <w:tc>
          <w:tcPr>
            <w:tcW w:w="728" w:type="dxa"/>
            <w:tcBorders>
              <w:top w:val="nil"/>
              <w:left w:val="single" w:sz="4" w:space="0" w:color="auto"/>
              <w:bottom w:val="single" w:sz="4" w:space="0" w:color="auto"/>
              <w:right w:val="single" w:sz="4" w:space="0" w:color="auto"/>
            </w:tcBorders>
            <w:vAlign w:val="bottom"/>
          </w:tcPr>
          <w:p w14:paraId="5541548E"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75%</w:t>
            </w:r>
          </w:p>
        </w:tc>
        <w:tc>
          <w:tcPr>
            <w:tcW w:w="845" w:type="dxa"/>
            <w:tcBorders>
              <w:top w:val="nil"/>
              <w:left w:val="single" w:sz="4" w:space="0" w:color="auto"/>
              <w:bottom w:val="single" w:sz="4" w:space="0" w:color="auto"/>
              <w:right w:val="single" w:sz="4" w:space="0" w:color="auto"/>
            </w:tcBorders>
            <w:vAlign w:val="bottom"/>
          </w:tcPr>
          <w:p w14:paraId="46559D7C"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76%</w:t>
            </w:r>
          </w:p>
        </w:tc>
        <w:tc>
          <w:tcPr>
            <w:tcW w:w="728" w:type="dxa"/>
            <w:tcBorders>
              <w:top w:val="nil"/>
              <w:left w:val="single" w:sz="4" w:space="0" w:color="auto"/>
              <w:bottom w:val="single" w:sz="4" w:space="0" w:color="auto"/>
              <w:right w:val="single" w:sz="4" w:space="0" w:color="auto"/>
            </w:tcBorders>
            <w:vAlign w:val="bottom"/>
          </w:tcPr>
          <w:p w14:paraId="5D8765FA"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r w:rsidRPr="00E56613">
              <w:rPr>
                <w:rFonts w:ascii="David" w:eastAsia="Times New Roman" w:hAnsi="David" w:cs="David"/>
                <w:sz w:val="20"/>
                <w:szCs w:val="20"/>
              </w:rPr>
              <w:t> </w:t>
            </w:r>
          </w:p>
        </w:tc>
        <w:tc>
          <w:tcPr>
            <w:tcW w:w="736" w:type="dxa"/>
            <w:tcBorders>
              <w:top w:val="nil"/>
              <w:left w:val="single" w:sz="4" w:space="0" w:color="auto"/>
              <w:bottom w:val="single" w:sz="4" w:space="0" w:color="auto"/>
              <w:right w:val="single" w:sz="4" w:space="0" w:color="auto"/>
            </w:tcBorders>
            <w:vAlign w:val="bottom"/>
          </w:tcPr>
          <w:p w14:paraId="2E60100C"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r w:rsidRPr="00E56613">
              <w:rPr>
                <w:rFonts w:ascii="David" w:eastAsia="Times New Roman" w:hAnsi="David" w:cs="David"/>
                <w:sz w:val="20"/>
                <w:szCs w:val="20"/>
              </w:rPr>
              <w:t> </w:t>
            </w:r>
          </w:p>
        </w:tc>
      </w:tr>
      <w:tr w:rsidR="00E56613" w:rsidRPr="00E56613" w14:paraId="3800CA78" w14:textId="77777777" w:rsidTr="00E56613">
        <w:trPr>
          <w:trHeight w:val="270"/>
        </w:trPr>
        <w:tc>
          <w:tcPr>
            <w:tcW w:w="1304" w:type="dxa"/>
            <w:gridSpan w:val="2"/>
            <w:tcBorders>
              <w:top w:val="single" w:sz="4" w:space="0" w:color="auto"/>
              <w:left w:val="single" w:sz="8" w:space="0" w:color="auto"/>
              <w:bottom w:val="single" w:sz="8" w:space="0" w:color="auto"/>
              <w:right w:val="single" w:sz="4" w:space="0" w:color="000000"/>
            </w:tcBorders>
            <w:shd w:val="clear" w:color="auto" w:fill="CCFFCC"/>
            <w:vAlign w:val="center"/>
          </w:tcPr>
          <w:p w14:paraId="5F560A92" w14:textId="77777777" w:rsidR="00E56613" w:rsidRPr="00E56613" w:rsidRDefault="00E56613" w:rsidP="00E56613">
            <w:pPr>
              <w:spacing w:before="0" w:beforeAutospacing="0" w:after="0" w:afterAutospacing="0" w:line="240" w:lineRule="auto"/>
              <w:rPr>
                <w:rFonts w:ascii="David" w:eastAsia="Times New Roman" w:hAnsi="David" w:cs="David"/>
                <w:sz w:val="20"/>
                <w:szCs w:val="20"/>
              </w:rPr>
            </w:pPr>
            <w:r w:rsidRPr="00E56613">
              <w:rPr>
                <w:rFonts w:ascii="David" w:eastAsia="Times New Roman" w:hAnsi="David" w:cs="David"/>
                <w:sz w:val="20"/>
                <w:szCs w:val="20"/>
                <w:rtl/>
              </w:rPr>
              <w:t>סה"כ לקומה 1</w:t>
            </w:r>
          </w:p>
        </w:tc>
        <w:tc>
          <w:tcPr>
            <w:tcW w:w="779" w:type="dxa"/>
            <w:tcBorders>
              <w:top w:val="nil"/>
              <w:left w:val="single" w:sz="4" w:space="0" w:color="auto"/>
              <w:bottom w:val="single" w:sz="8" w:space="0" w:color="auto"/>
              <w:right w:val="single" w:sz="4" w:space="0" w:color="auto"/>
            </w:tcBorders>
            <w:shd w:val="clear" w:color="auto" w:fill="CCFFCC"/>
            <w:vAlign w:val="bottom"/>
          </w:tcPr>
          <w:p w14:paraId="02E072D6"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100%</w:t>
            </w:r>
          </w:p>
        </w:tc>
        <w:tc>
          <w:tcPr>
            <w:tcW w:w="840" w:type="dxa"/>
            <w:tcBorders>
              <w:top w:val="nil"/>
              <w:left w:val="single" w:sz="4" w:space="0" w:color="auto"/>
              <w:bottom w:val="single" w:sz="8" w:space="0" w:color="auto"/>
              <w:right w:val="single" w:sz="4" w:space="0" w:color="auto"/>
            </w:tcBorders>
            <w:shd w:val="clear" w:color="auto" w:fill="CCFFCC"/>
            <w:vAlign w:val="bottom"/>
          </w:tcPr>
          <w:p w14:paraId="77A22F84"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100%</w:t>
            </w:r>
          </w:p>
        </w:tc>
        <w:tc>
          <w:tcPr>
            <w:tcW w:w="840" w:type="dxa"/>
            <w:tcBorders>
              <w:top w:val="nil"/>
              <w:left w:val="single" w:sz="4" w:space="0" w:color="auto"/>
              <w:bottom w:val="single" w:sz="8" w:space="0" w:color="auto"/>
              <w:right w:val="single" w:sz="4" w:space="0" w:color="auto"/>
            </w:tcBorders>
            <w:shd w:val="clear" w:color="auto" w:fill="CCFFCC"/>
            <w:vAlign w:val="bottom"/>
          </w:tcPr>
          <w:p w14:paraId="2405C881"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100%</w:t>
            </w:r>
          </w:p>
        </w:tc>
        <w:tc>
          <w:tcPr>
            <w:tcW w:w="890" w:type="dxa"/>
            <w:tcBorders>
              <w:top w:val="nil"/>
              <w:left w:val="single" w:sz="4" w:space="0" w:color="auto"/>
              <w:bottom w:val="single" w:sz="8" w:space="0" w:color="auto"/>
              <w:right w:val="single" w:sz="4" w:space="0" w:color="auto"/>
            </w:tcBorders>
            <w:shd w:val="clear" w:color="auto" w:fill="CCFFCC"/>
            <w:vAlign w:val="bottom"/>
          </w:tcPr>
          <w:p w14:paraId="0CE9B67D"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100%</w:t>
            </w:r>
          </w:p>
        </w:tc>
        <w:tc>
          <w:tcPr>
            <w:tcW w:w="857" w:type="dxa"/>
            <w:tcBorders>
              <w:top w:val="nil"/>
              <w:left w:val="single" w:sz="4" w:space="0" w:color="auto"/>
              <w:bottom w:val="single" w:sz="8" w:space="0" w:color="auto"/>
              <w:right w:val="single" w:sz="4" w:space="0" w:color="auto"/>
            </w:tcBorders>
            <w:shd w:val="clear" w:color="auto" w:fill="CCFFCC"/>
            <w:vAlign w:val="bottom"/>
          </w:tcPr>
          <w:p w14:paraId="7D0A80AB"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100%</w:t>
            </w:r>
          </w:p>
        </w:tc>
        <w:tc>
          <w:tcPr>
            <w:tcW w:w="728" w:type="dxa"/>
            <w:tcBorders>
              <w:top w:val="nil"/>
              <w:left w:val="single" w:sz="4" w:space="0" w:color="auto"/>
              <w:bottom w:val="single" w:sz="8" w:space="0" w:color="auto"/>
              <w:right w:val="single" w:sz="4" w:space="0" w:color="auto"/>
            </w:tcBorders>
            <w:shd w:val="clear" w:color="auto" w:fill="CCFFCC"/>
            <w:vAlign w:val="bottom"/>
          </w:tcPr>
          <w:p w14:paraId="16F72738"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100%</w:t>
            </w:r>
          </w:p>
        </w:tc>
        <w:tc>
          <w:tcPr>
            <w:tcW w:w="728" w:type="dxa"/>
            <w:tcBorders>
              <w:top w:val="nil"/>
              <w:left w:val="single" w:sz="4" w:space="0" w:color="auto"/>
              <w:bottom w:val="single" w:sz="8" w:space="0" w:color="auto"/>
              <w:right w:val="single" w:sz="4" w:space="0" w:color="auto"/>
            </w:tcBorders>
            <w:shd w:val="clear" w:color="auto" w:fill="CCFFCC"/>
            <w:vAlign w:val="bottom"/>
          </w:tcPr>
          <w:p w14:paraId="22A85601"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100%</w:t>
            </w:r>
          </w:p>
        </w:tc>
        <w:tc>
          <w:tcPr>
            <w:tcW w:w="857" w:type="dxa"/>
            <w:tcBorders>
              <w:top w:val="nil"/>
              <w:left w:val="single" w:sz="4" w:space="0" w:color="auto"/>
              <w:bottom w:val="single" w:sz="8" w:space="0" w:color="auto"/>
              <w:right w:val="single" w:sz="4" w:space="0" w:color="auto"/>
            </w:tcBorders>
            <w:shd w:val="clear" w:color="auto" w:fill="CCFFCC"/>
            <w:vAlign w:val="bottom"/>
          </w:tcPr>
          <w:p w14:paraId="2EF822DB"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90%</w:t>
            </w:r>
          </w:p>
        </w:tc>
        <w:tc>
          <w:tcPr>
            <w:tcW w:w="768" w:type="dxa"/>
            <w:tcBorders>
              <w:top w:val="nil"/>
              <w:left w:val="single" w:sz="4" w:space="0" w:color="auto"/>
              <w:bottom w:val="single" w:sz="8" w:space="0" w:color="auto"/>
              <w:right w:val="single" w:sz="4" w:space="0" w:color="auto"/>
            </w:tcBorders>
            <w:shd w:val="clear" w:color="auto" w:fill="CCFFCC"/>
            <w:vAlign w:val="bottom"/>
          </w:tcPr>
          <w:p w14:paraId="005DF1C5"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50%</w:t>
            </w:r>
          </w:p>
        </w:tc>
        <w:tc>
          <w:tcPr>
            <w:tcW w:w="768" w:type="dxa"/>
            <w:tcBorders>
              <w:top w:val="nil"/>
              <w:left w:val="single" w:sz="4" w:space="0" w:color="auto"/>
              <w:bottom w:val="single" w:sz="8" w:space="0" w:color="auto"/>
              <w:right w:val="single" w:sz="4" w:space="0" w:color="auto"/>
            </w:tcBorders>
            <w:shd w:val="clear" w:color="auto" w:fill="CCFFCC"/>
            <w:vAlign w:val="bottom"/>
          </w:tcPr>
          <w:p w14:paraId="2F10CD9C"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60%</w:t>
            </w:r>
          </w:p>
        </w:tc>
        <w:tc>
          <w:tcPr>
            <w:tcW w:w="895" w:type="dxa"/>
            <w:tcBorders>
              <w:top w:val="nil"/>
              <w:left w:val="single" w:sz="4" w:space="0" w:color="auto"/>
              <w:bottom w:val="single" w:sz="8" w:space="0" w:color="auto"/>
              <w:right w:val="single" w:sz="4" w:space="0" w:color="auto"/>
            </w:tcBorders>
            <w:shd w:val="clear" w:color="auto" w:fill="CCFFCC"/>
            <w:vAlign w:val="bottom"/>
          </w:tcPr>
          <w:p w14:paraId="32ACB89C"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68%</w:t>
            </w:r>
          </w:p>
        </w:tc>
        <w:tc>
          <w:tcPr>
            <w:tcW w:w="929" w:type="dxa"/>
            <w:tcBorders>
              <w:top w:val="nil"/>
              <w:left w:val="single" w:sz="4" w:space="0" w:color="auto"/>
              <w:bottom w:val="single" w:sz="8" w:space="0" w:color="auto"/>
              <w:right w:val="single" w:sz="4" w:space="0" w:color="auto"/>
            </w:tcBorders>
            <w:shd w:val="clear" w:color="auto" w:fill="CCFFCC"/>
            <w:vAlign w:val="bottom"/>
          </w:tcPr>
          <w:p w14:paraId="2732FFDB"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95%</w:t>
            </w:r>
          </w:p>
        </w:tc>
        <w:tc>
          <w:tcPr>
            <w:tcW w:w="781" w:type="dxa"/>
            <w:tcBorders>
              <w:top w:val="nil"/>
              <w:left w:val="single" w:sz="4" w:space="0" w:color="auto"/>
              <w:bottom w:val="single" w:sz="8" w:space="0" w:color="auto"/>
              <w:right w:val="single" w:sz="4" w:space="0" w:color="auto"/>
            </w:tcBorders>
            <w:shd w:val="clear" w:color="auto" w:fill="CCFFCC"/>
            <w:vAlign w:val="bottom"/>
          </w:tcPr>
          <w:p w14:paraId="6A8E3D76"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100%</w:t>
            </w:r>
          </w:p>
        </w:tc>
        <w:tc>
          <w:tcPr>
            <w:tcW w:w="728" w:type="dxa"/>
            <w:tcBorders>
              <w:top w:val="nil"/>
              <w:left w:val="single" w:sz="4" w:space="0" w:color="auto"/>
              <w:bottom w:val="single" w:sz="8" w:space="0" w:color="auto"/>
              <w:right w:val="single" w:sz="4" w:space="0" w:color="auto"/>
            </w:tcBorders>
            <w:shd w:val="clear" w:color="auto" w:fill="CCFFCC"/>
            <w:vAlign w:val="bottom"/>
          </w:tcPr>
          <w:p w14:paraId="6DD8CDF4"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75%</w:t>
            </w:r>
          </w:p>
        </w:tc>
        <w:tc>
          <w:tcPr>
            <w:tcW w:w="845" w:type="dxa"/>
            <w:tcBorders>
              <w:top w:val="nil"/>
              <w:left w:val="single" w:sz="4" w:space="0" w:color="auto"/>
              <w:bottom w:val="single" w:sz="8" w:space="0" w:color="auto"/>
              <w:right w:val="single" w:sz="4" w:space="0" w:color="auto"/>
            </w:tcBorders>
            <w:shd w:val="clear" w:color="auto" w:fill="CCFFCC"/>
            <w:vAlign w:val="bottom"/>
          </w:tcPr>
          <w:p w14:paraId="3161EDAC"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57%</w:t>
            </w:r>
          </w:p>
        </w:tc>
        <w:tc>
          <w:tcPr>
            <w:tcW w:w="728" w:type="dxa"/>
            <w:tcBorders>
              <w:top w:val="nil"/>
              <w:left w:val="single" w:sz="4" w:space="0" w:color="auto"/>
              <w:bottom w:val="single" w:sz="8" w:space="0" w:color="auto"/>
              <w:right w:val="single" w:sz="4" w:space="0" w:color="auto"/>
            </w:tcBorders>
            <w:shd w:val="clear" w:color="auto" w:fill="CCFFCC"/>
            <w:vAlign w:val="bottom"/>
          </w:tcPr>
          <w:p w14:paraId="14E7A5D8"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3%</w:t>
            </w:r>
          </w:p>
        </w:tc>
        <w:tc>
          <w:tcPr>
            <w:tcW w:w="736" w:type="dxa"/>
            <w:tcBorders>
              <w:top w:val="nil"/>
              <w:left w:val="single" w:sz="4" w:space="0" w:color="auto"/>
              <w:bottom w:val="single" w:sz="8" w:space="0" w:color="auto"/>
              <w:right w:val="single" w:sz="4" w:space="0" w:color="auto"/>
            </w:tcBorders>
            <w:shd w:val="clear" w:color="auto" w:fill="CCFFCC"/>
            <w:vAlign w:val="bottom"/>
          </w:tcPr>
          <w:p w14:paraId="15D21874"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0%</w:t>
            </w:r>
          </w:p>
        </w:tc>
      </w:tr>
      <w:tr w:rsidR="00E56613" w:rsidRPr="00E56613" w14:paraId="1A4A7319" w14:textId="77777777" w:rsidTr="00E56613">
        <w:trPr>
          <w:trHeight w:val="255"/>
        </w:trPr>
        <w:tc>
          <w:tcPr>
            <w:tcW w:w="714" w:type="dxa"/>
            <w:vMerge w:val="restart"/>
            <w:tcBorders>
              <w:top w:val="nil"/>
              <w:left w:val="single" w:sz="8" w:space="0" w:color="auto"/>
              <w:bottom w:val="single" w:sz="4" w:space="0" w:color="auto"/>
              <w:right w:val="nil"/>
            </w:tcBorders>
            <w:shd w:val="clear" w:color="auto" w:fill="CCFFCC"/>
            <w:vAlign w:val="center"/>
          </w:tcPr>
          <w:p w14:paraId="11643D81"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קומה 2</w:t>
            </w:r>
          </w:p>
        </w:tc>
        <w:tc>
          <w:tcPr>
            <w:tcW w:w="590" w:type="dxa"/>
            <w:tcBorders>
              <w:top w:val="nil"/>
              <w:left w:val="single" w:sz="4" w:space="0" w:color="auto"/>
              <w:bottom w:val="nil"/>
              <w:right w:val="single" w:sz="4" w:space="0" w:color="auto"/>
            </w:tcBorders>
            <w:shd w:val="clear" w:color="auto" w:fill="CCFFCC"/>
            <w:vAlign w:val="bottom"/>
          </w:tcPr>
          <w:p w14:paraId="4D984485" w14:textId="77777777" w:rsidR="00E56613" w:rsidRPr="00E56613" w:rsidRDefault="00E56613" w:rsidP="00E56613">
            <w:pPr>
              <w:spacing w:before="0" w:beforeAutospacing="0" w:after="0" w:afterAutospacing="0" w:line="240" w:lineRule="auto"/>
              <w:rPr>
                <w:rFonts w:ascii="David" w:eastAsia="Times New Roman" w:hAnsi="David" w:cs="David"/>
                <w:sz w:val="20"/>
                <w:szCs w:val="20"/>
              </w:rPr>
            </w:pPr>
            <w:r w:rsidRPr="00E56613">
              <w:rPr>
                <w:rFonts w:ascii="David" w:eastAsia="Times New Roman" w:hAnsi="David" w:cs="David"/>
                <w:sz w:val="20"/>
                <w:szCs w:val="20"/>
                <w:rtl/>
              </w:rPr>
              <w:t>דירה 5</w:t>
            </w:r>
          </w:p>
        </w:tc>
        <w:tc>
          <w:tcPr>
            <w:tcW w:w="779" w:type="dxa"/>
            <w:tcBorders>
              <w:top w:val="nil"/>
              <w:left w:val="single" w:sz="4" w:space="0" w:color="auto"/>
              <w:bottom w:val="single" w:sz="4" w:space="0" w:color="auto"/>
              <w:right w:val="single" w:sz="4" w:space="0" w:color="auto"/>
            </w:tcBorders>
            <w:vAlign w:val="bottom"/>
          </w:tcPr>
          <w:p w14:paraId="6589872B"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100%</w:t>
            </w:r>
          </w:p>
        </w:tc>
        <w:tc>
          <w:tcPr>
            <w:tcW w:w="840" w:type="dxa"/>
            <w:tcBorders>
              <w:top w:val="nil"/>
              <w:left w:val="single" w:sz="4" w:space="0" w:color="auto"/>
              <w:bottom w:val="single" w:sz="4" w:space="0" w:color="auto"/>
              <w:right w:val="single" w:sz="4" w:space="0" w:color="auto"/>
            </w:tcBorders>
            <w:vAlign w:val="bottom"/>
          </w:tcPr>
          <w:p w14:paraId="68136931"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100%</w:t>
            </w:r>
          </w:p>
        </w:tc>
        <w:tc>
          <w:tcPr>
            <w:tcW w:w="840" w:type="dxa"/>
            <w:tcBorders>
              <w:top w:val="nil"/>
              <w:left w:val="single" w:sz="4" w:space="0" w:color="auto"/>
              <w:bottom w:val="single" w:sz="4" w:space="0" w:color="auto"/>
              <w:right w:val="single" w:sz="4" w:space="0" w:color="auto"/>
            </w:tcBorders>
            <w:vAlign w:val="bottom"/>
          </w:tcPr>
          <w:p w14:paraId="4BB75E35"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100%</w:t>
            </w:r>
          </w:p>
        </w:tc>
        <w:tc>
          <w:tcPr>
            <w:tcW w:w="890" w:type="dxa"/>
            <w:tcBorders>
              <w:top w:val="nil"/>
              <w:left w:val="single" w:sz="4" w:space="0" w:color="auto"/>
              <w:bottom w:val="single" w:sz="4" w:space="0" w:color="auto"/>
              <w:right w:val="single" w:sz="4" w:space="0" w:color="auto"/>
            </w:tcBorders>
            <w:vAlign w:val="bottom"/>
          </w:tcPr>
          <w:p w14:paraId="54A5F630"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100%</w:t>
            </w:r>
          </w:p>
        </w:tc>
        <w:tc>
          <w:tcPr>
            <w:tcW w:w="857" w:type="dxa"/>
            <w:tcBorders>
              <w:top w:val="nil"/>
              <w:left w:val="single" w:sz="4" w:space="0" w:color="auto"/>
              <w:bottom w:val="single" w:sz="4" w:space="0" w:color="auto"/>
              <w:right w:val="single" w:sz="4" w:space="0" w:color="auto"/>
            </w:tcBorders>
            <w:vAlign w:val="bottom"/>
          </w:tcPr>
          <w:p w14:paraId="7DE26E98"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100%</w:t>
            </w:r>
          </w:p>
        </w:tc>
        <w:tc>
          <w:tcPr>
            <w:tcW w:w="728" w:type="dxa"/>
            <w:tcBorders>
              <w:top w:val="nil"/>
              <w:left w:val="single" w:sz="4" w:space="0" w:color="auto"/>
              <w:bottom w:val="single" w:sz="4" w:space="0" w:color="auto"/>
              <w:right w:val="single" w:sz="4" w:space="0" w:color="auto"/>
            </w:tcBorders>
            <w:vAlign w:val="bottom"/>
          </w:tcPr>
          <w:p w14:paraId="72B9B148"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100%</w:t>
            </w:r>
          </w:p>
        </w:tc>
        <w:tc>
          <w:tcPr>
            <w:tcW w:w="728" w:type="dxa"/>
            <w:tcBorders>
              <w:top w:val="nil"/>
              <w:left w:val="single" w:sz="4" w:space="0" w:color="auto"/>
              <w:bottom w:val="single" w:sz="4" w:space="0" w:color="auto"/>
              <w:right w:val="single" w:sz="4" w:space="0" w:color="auto"/>
            </w:tcBorders>
            <w:vAlign w:val="bottom"/>
          </w:tcPr>
          <w:p w14:paraId="58D2FEEE"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100%</w:t>
            </w:r>
          </w:p>
        </w:tc>
        <w:tc>
          <w:tcPr>
            <w:tcW w:w="857" w:type="dxa"/>
            <w:tcBorders>
              <w:top w:val="nil"/>
              <w:left w:val="single" w:sz="4" w:space="0" w:color="auto"/>
              <w:bottom w:val="single" w:sz="4" w:space="0" w:color="auto"/>
              <w:right w:val="single" w:sz="4" w:space="0" w:color="auto"/>
            </w:tcBorders>
            <w:vAlign w:val="bottom"/>
          </w:tcPr>
          <w:p w14:paraId="318AE055"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90%</w:t>
            </w:r>
          </w:p>
        </w:tc>
        <w:tc>
          <w:tcPr>
            <w:tcW w:w="768" w:type="dxa"/>
            <w:tcBorders>
              <w:top w:val="nil"/>
              <w:left w:val="single" w:sz="4" w:space="0" w:color="auto"/>
              <w:bottom w:val="single" w:sz="4" w:space="0" w:color="auto"/>
              <w:right w:val="single" w:sz="4" w:space="0" w:color="auto"/>
            </w:tcBorders>
            <w:vAlign w:val="bottom"/>
          </w:tcPr>
          <w:p w14:paraId="37CCD7A0"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50%</w:t>
            </w:r>
          </w:p>
        </w:tc>
        <w:tc>
          <w:tcPr>
            <w:tcW w:w="768" w:type="dxa"/>
            <w:tcBorders>
              <w:top w:val="nil"/>
              <w:left w:val="single" w:sz="4" w:space="0" w:color="auto"/>
              <w:bottom w:val="single" w:sz="4" w:space="0" w:color="auto"/>
              <w:right w:val="single" w:sz="4" w:space="0" w:color="auto"/>
            </w:tcBorders>
            <w:vAlign w:val="bottom"/>
          </w:tcPr>
          <w:p w14:paraId="4878D830"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60%</w:t>
            </w:r>
          </w:p>
        </w:tc>
        <w:tc>
          <w:tcPr>
            <w:tcW w:w="895" w:type="dxa"/>
            <w:tcBorders>
              <w:top w:val="nil"/>
              <w:left w:val="single" w:sz="4" w:space="0" w:color="auto"/>
              <w:bottom w:val="single" w:sz="4" w:space="0" w:color="auto"/>
              <w:right w:val="single" w:sz="4" w:space="0" w:color="auto"/>
            </w:tcBorders>
            <w:vAlign w:val="bottom"/>
          </w:tcPr>
          <w:p w14:paraId="5F0A72B7"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67.5%</w:t>
            </w:r>
          </w:p>
        </w:tc>
        <w:tc>
          <w:tcPr>
            <w:tcW w:w="929" w:type="dxa"/>
            <w:tcBorders>
              <w:top w:val="nil"/>
              <w:left w:val="single" w:sz="4" w:space="0" w:color="auto"/>
              <w:bottom w:val="single" w:sz="4" w:space="0" w:color="auto"/>
              <w:right w:val="single" w:sz="4" w:space="0" w:color="auto"/>
            </w:tcBorders>
            <w:vAlign w:val="bottom"/>
          </w:tcPr>
          <w:p w14:paraId="2EDFC90C"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95%</w:t>
            </w:r>
          </w:p>
        </w:tc>
        <w:tc>
          <w:tcPr>
            <w:tcW w:w="781" w:type="dxa"/>
            <w:tcBorders>
              <w:top w:val="nil"/>
              <w:left w:val="single" w:sz="4" w:space="0" w:color="auto"/>
              <w:bottom w:val="single" w:sz="4" w:space="0" w:color="auto"/>
              <w:right w:val="single" w:sz="4" w:space="0" w:color="auto"/>
            </w:tcBorders>
            <w:vAlign w:val="bottom"/>
          </w:tcPr>
          <w:p w14:paraId="5A30A0C8"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100%</w:t>
            </w:r>
          </w:p>
        </w:tc>
        <w:tc>
          <w:tcPr>
            <w:tcW w:w="728" w:type="dxa"/>
            <w:tcBorders>
              <w:top w:val="nil"/>
              <w:left w:val="single" w:sz="4" w:space="0" w:color="auto"/>
              <w:bottom w:val="single" w:sz="4" w:space="0" w:color="auto"/>
              <w:right w:val="single" w:sz="4" w:space="0" w:color="auto"/>
            </w:tcBorders>
            <w:vAlign w:val="bottom"/>
          </w:tcPr>
          <w:p w14:paraId="1695072E"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75%</w:t>
            </w:r>
          </w:p>
        </w:tc>
        <w:tc>
          <w:tcPr>
            <w:tcW w:w="845" w:type="dxa"/>
            <w:tcBorders>
              <w:top w:val="nil"/>
              <w:left w:val="single" w:sz="4" w:space="0" w:color="auto"/>
              <w:bottom w:val="single" w:sz="4" w:space="0" w:color="auto"/>
              <w:right w:val="single" w:sz="4" w:space="0" w:color="auto"/>
            </w:tcBorders>
            <w:vAlign w:val="bottom"/>
          </w:tcPr>
          <w:p w14:paraId="6E41201D"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r w:rsidRPr="00E56613">
              <w:rPr>
                <w:rFonts w:ascii="David" w:eastAsia="Times New Roman" w:hAnsi="David" w:cs="David"/>
                <w:sz w:val="20"/>
                <w:szCs w:val="20"/>
              </w:rPr>
              <w:t> </w:t>
            </w:r>
          </w:p>
        </w:tc>
        <w:tc>
          <w:tcPr>
            <w:tcW w:w="728" w:type="dxa"/>
            <w:tcBorders>
              <w:top w:val="nil"/>
              <w:left w:val="single" w:sz="4" w:space="0" w:color="auto"/>
              <w:bottom w:val="single" w:sz="4" w:space="0" w:color="auto"/>
              <w:right w:val="single" w:sz="4" w:space="0" w:color="auto"/>
            </w:tcBorders>
            <w:vAlign w:val="bottom"/>
          </w:tcPr>
          <w:p w14:paraId="5379DF69"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r w:rsidRPr="00E56613">
              <w:rPr>
                <w:rFonts w:ascii="David" w:eastAsia="Times New Roman" w:hAnsi="David" w:cs="David"/>
                <w:sz w:val="20"/>
                <w:szCs w:val="20"/>
              </w:rPr>
              <w:t> </w:t>
            </w:r>
          </w:p>
        </w:tc>
        <w:tc>
          <w:tcPr>
            <w:tcW w:w="736" w:type="dxa"/>
            <w:tcBorders>
              <w:top w:val="nil"/>
              <w:left w:val="single" w:sz="4" w:space="0" w:color="auto"/>
              <w:bottom w:val="single" w:sz="4" w:space="0" w:color="auto"/>
              <w:right w:val="single" w:sz="4" w:space="0" w:color="auto"/>
            </w:tcBorders>
            <w:vAlign w:val="bottom"/>
          </w:tcPr>
          <w:p w14:paraId="057CA81F"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r w:rsidRPr="00E56613">
              <w:rPr>
                <w:rFonts w:ascii="David" w:eastAsia="Times New Roman" w:hAnsi="David" w:cs="David"/>
                <w:sz w:val="20"/>
                <w:szCs w:val="20"/>
              </w:rPr>
              <w:t> </w:t>
            </w:r>
          </w:p>
        </w:tc>
      </w:tr>
      <w:tr w:rsidR="00E56613" w:rsidRPr="00E56613" w14:paraId="7457E291" w14:textId="77777777" w:rsidTr="00E56613">
        <w:trPr>
          <w:trHeight w:val="255"/>
        </w:trPr>
        <w:tc>
          <w:tcPr>
            <w:tcW w:w="0" w:type="auto"/>
            <w:vMerge/>
            <w:tcBorders>
              <w:top w:val="nil"/>
              <w:left w:val="single" w:sz="8" w:space="0" w:color="auto"/>
              <w:bottom w:val="single" w:sz="4" w:space="0" w:color="auto"/>
              <w:right w:val="nil"/>
            </w:tcBorders>
            <w:vAlign w:val="center"/>
          </w:tcPr>
          <w:p w14:paraId="352E44A6"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p>
        </w:tc>
        <w:tc>
          <w:tcPr>
            <w:tcW w:w="590" w:type="dxa"/>
            <w:tcBorders>
              <w:top w:val="single" w:sz="4" w:space="0" w:color="auto"/>
              <w:left w:val="single" w:sz="4" w:space="0" w:color="auto"/>
              <w:bottom w:val="single" w:sz="4" w:space="0" w:color="auto"/>
              <w:right w:val="single" w:sz="4" w:space="0" w:color="auto"/>
            </w:tcBorders>
            <w:shd w:val="clear" w:color="auto" w:fill="CCFFCC"/>
            <w:vAlign w:val="bottom"/>
          </w:tcPr>
          <w:p w14:paraId="4B0C617B" w14:textId="77777777" w:rsidR="00E56613" w:rsidRPr="00E56613" w:rsidRDefault="00E56613" w:rsidP="00E56613">
            <w:pPr>
              <w:spacing w:before="0" w:beforeAutospacing="0" w:after="0" w:afterAutospacing="0" w:line="240" w:lineRule="auto"/>
              <w:rPr>
                <w:rFonts w:ascii="David" w:eastAsia="Times New Roman" w:hAnsi="David" w:cs="David"/>
                <w:sz w:val="20"/>
                <w:szCs w:val="20"/>
              </w:rPr>
            </w:pPr>
            <w:r w:rsidRPr="00E56613">
              <w:rPr>
                <w:rFonts w:ascii="David" w:eastAsia="Times New Roman" w:hAnsi="David" w:cs="David"/>
                <w:sz w:val="20"/>
                <w:szCs w:val="20"/>
                <w:rtl/>
              </w:rPr>
              <w:t>דירה 6</w:t>
            </w:r>
          </w:p>
        </w:tc>
        <w:tc>
          <w:tcPr>
            <w:tcW w:w="779" w:type="dxa"/>
            <w:tcBorders>
              <w:top w:val="nil"/>
              <w:left w:val="single" w:sz="4" w:space="0" w:color="auto"/>
              <w:bottom w:val="single" w:sz="4" w:space="0" w:color="auto"/>
              <w:right w:val="single" w:sz="4" w:space="0" w:color="auto"/>
            </w:tcBorders>
            <w:vAlign w:val="bottom"/>
          </w:tcPr>
          <w:p w14:paraId="350488F8"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100%</w:t>
            </w:r>
          </w:p>
        </w:tc>
        <w:tc>
          <w:tcPr>
            <w:tcW w:w="840" w:type="dxa"/>
            <w:tcBorders>
              <w:top w:val="nil"/>
              <w:left w:val="single" w:sz="4" w:space="0" w:color="auto"/>
              <w:bottom w:val="single" w:sz="4" w:space="0" w:color="auto"/>
              <w:right w:val="single" w:sz="4" w:space="0" w:color="auto"/>
            </w:tcBorders>
            <w:vAlign w:val="bottom"/>
          </w:tcPr>
          <w:p w14:paraId="0A077168"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100%</w:t>
            </w:r>
          </w:p>
        </w:tc>
        <w:tc>
          <w:tcPr>
            <w:tcW w:w="840" w:type="dxa"/>
            <w:tcBorders>
              <w:top w:val="nil"/>
              <w:left w:val="single" w:sz="4" w:space="0" w:color="auto"/>
              <w:bottom w:val="single" w:sz="4" w:space="0" w:color="auto"/>
              <w:right w:val="single" w:sz="4" w:space="0" w:color="auto"/>
            </w:tcBorders>
            <w:vAlign w:val="bottom"/>
          </w:tcPr>
          <w:p w14:paraId="5A96580E"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100%</w:t>
            </w:r>
          </w:p>
        </w:tc>
        <w:tc>
          <w:tcPr>
            <w:tcW w:w="890" w:type="dxa"/>
            <w:tcBorders>
              <w:top w:val="nil"/>
              <w:left w:val="single" w:sz="4" w:space="0" w:color="auto"/>
              <w:bottom w:val="single" w:sz="4" w:space="0" w:color="auto"/>
              <w:right w:val="single" w:sz="4" w:space="0" w:color="auto"/>
            </w:tcBorders>
            <w:vAlign w:val="bottom"/>
          </w:tcPr>
          <w:p w14:paraId="54BCF08B"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100%</w:t>
            </w:r>
          </w:p>
        </w:tc>
        <w:tc>
          <w:tcPr>
            <w:tcW w:w="857" w:type="dxa"/>
            <w:tcBorders>
              <w:top w:val="nil"/>
              <w:left w:val="single" w:sz="4" w:space="0" w:color="auto"/>
              <w:bottom w:val="single" w:sz="4" w:space="0" w:color="auto"/>
              <w:right w:val="single" w:sz="4" w:space="0" w:color="auto"/>
            </w:tcBorders>
            <w:vAlign w:val="bottom"/>
          </w:tcPr>
          <w:p w14:paraId="6F64EE11"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100%</w:t>
            </w:r>
          </w:p>
        </w:tc>
        <w:tc>
          <w:tcPr>
            <w:tcW w:w="728" w:type="dxa"/>
            <w:tcBorders>
              <w:top w:val="nil"/>
              <w:left w:val="single" w:sz="4" w:space="0" w:color="auto"/>
              <w:bottom w:val="single" w:sz="4" w:space="0" w:color="auto"/>
              <w:right w:val="single" w:sz="4" w:space="0" w:color="auto"/>
            </w:tcBorders>
            <w:vAlign w:val="bottom"/>
          </w:tcPr>
          <w:p w14:paraId="0E0DFFC2"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100%</w:t>
            </w:r>
          </w:p>
        </w:tc>
        <w:tc>
          <w:tcPr>
            <w:tcW w:w="728" w:type="dxa"/>
            <w:tcBorders>
              <w:top w:val="nil"/>
              <w:left w:val="single" w:sz="4" w:space="0" w:color="auto"/>
              <w:bottom w:val="single" w:sz="4" w:space="0" w:color="auto"/>
              <w:right w:val="single" w:sz="4" w:space="0" w:color="auto"/>
            </w:tcBorders>
            <w:vAlign w:val="bottom"/>
          </w:tcPr>
          <w:p w14:paraId="4A197970"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100%</w:t>
            </w:r>
          </w:p>
        </w:tc>
        <w:tc>
          <w:tcPr>
            <w:tcW w:w="857" w:type="dxa"/>
            <w:tcBorders>
              <w:top w:val="nil"/>
              <w:left w:val="single" w:sz="4" w:space="0" w:color="auto"/>
              <w:bottom w:val="single" w:sz="4" w:space="0" w:color="auto"/>
              <w:right w:val="single" w:sz="4" w:space="0" w:color="auto"/>
            </w:tcBorders>
            <w:vAlign w:val="bottom"/>
          </w:tcPr>
          <w:p w14:paraId="4E548DDC"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90%</w:t>
            </w:r>
          </w:p>
        </w:tc>
        <w:tc>
          <w:tcPr>
            <w:tcW w:w="768" w:type="dxa"/>
            <w:tcBorders>
              <w:top w:val="nil"/>
              <w:left w:val="single" w:sz="4" w:space="0" w:color="auto"/>
              <w:bottom w:val="single" w:sz="4" w:space="0" w:color="auto"/>
              <w:right w:val="single" w:sz="4" w:space="0" w:color="auto"/>
            </w:tcBorders>
            <w:vAlign w:val="bottom"/>
          </w:tcPr>
          <w:p w14:paraId="1CD31866"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50%</w:t>
            </w:r>
          </w:p>
        </w:tc>
        <w:tc>
          <w:tcPr>
            <w:tcW w:w="768" w:type="dxa"/>
            <w:tcBorders>
              <w:top w:val="nil"/>
              <w:left w:val="single" w:sz="4" w:space="0" w:color="auto"/>
              <w:bottom w:val="single" w:sz="4" w:space="0" w:color="auto"/>
              <w:right w:val="single" w:sz="4" w:space="0" w:color="auto"/>
            </w:tcBorders>
            <w:vAlign w:val="bottom"/>
          </w:tcPr>
          <w:p w14:paraId="695BD4F9"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60%</w:t>
            </w:r>
          </w:p>
        </w:tc>
        <w:tc>
          <w:tcPr>
            <w:tcW w:w="895" w:type="dxa"/>
            <w:tcBorders>
              <w:top w:val="nil"/>
              <w:left w:val="single" w:sz="4" w:space="0" w:color="auto"/>
              <w:bottom w:val="single" w:sz="4" w:space="0" w:color="auto"/>
              <w:right w:val="single" w:sz="4" w:space="0" w:color="auto"/>
            </w:tcBorders>
            <w:vAlign w:val="bottom"/>
          </w:tcPr>
          <w:p w14:paraId="03063F16"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67.5%</w:t>
            </w:r>
          </w:p>
        </w:tc>
        <w:tc>
          <w:tcPr>
            <w:tcW w:w="929" w:type="dxa"/>
            <w:tcBorders>
              <w:top w:val="nil"/>
              <w:left w:val="single" w:sz="4" w:space="0" w:color="auto"/>
              <w:bottom w:val="single" w:sz="4" w:space="0" w:color="auto"/>
              <w:right w:val="single" w:sz="4" w:space="0" w:color="auto"/>
            </w:tcBorders>
            <w:vAlign w:val="bottom"/>
          </w:tcPr>
          <w:p w14:paraId="21AECE50"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95%</w:t>
            </w:r>
          </w:p>
        </w:tc>
        <w:tc>
          <w:tcPr>
            <w:tcW w:w="781" w:type="dxa"/>
            <w:tcBorders>
              <w:top w:val="nil"/>
              <w:left w:val="single" w:sz="4" w:space="0" w:color="auto"/>
              <w:bottom w:val="single" w:sz="4" w:space="0" w:color="auto"/>
              <w:right w:val="single" w:sz="4" w:space="0" w:color="auto"/>
            </w:tcBorders>
            <w:vAlign w:val="bottom"/>
          </w:tcPr>
          <w:p w14:paraId="4A2DAA0E"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100%</w:t>
            </w:r>
          </w:p>
        </w:tc>
        <w:tc>
          <w:tcPr>
            <w:tcW w:w="728" w:type="dxa"/>
            <w:tcBorders>
              <w:top w:val="nil"/>
              <w:left w:val="single" w:sz="4" w:space="0" w:color="auto"/>
              <w:bottom w:val="single" w:sz="4" w:space="0" w:color="auto"/>
              <w:right w:val="single" w:sz="4" w:space="0" w:color="auto"/>
            </w:tcBorders>
            <w:vAlign w:val="bottom"/>
          </w:tcPr>
          <w:p w14:paraId="54E1C782"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75%</w:t>
            </w:r>
          </w:p>
        </w:tc>
        <w:tc>
          <w:tcPr>
            <w:tcW w:w="845" w:type="dxa"/>
            <w:tcBorders>
              <w:top w:val="nil"/>
              <w:left w:val="single" w:sz="4" w:space="0" w:color="auto"/>
              <w:bottom w:val="single" w:sz="4" w:space="0" w:color="auto"/>
              <w:right w:val="single" w:sz="4" w:space="0" w:color="auto"/>
            </w:tcBorders>
            <w:vAlign w:val="bottom"/>
          </w:tcPr>
          <w:p w14:paraId="74AF99B2"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76%</w:t>
            </w:r>
          </w:p>
        </w:tc>
        <w:tc>
          <w:tcPr>
            <w:tcW w:w="728" w:type="dxa"/>
            <w:tcBorders>
              <w:top w:val="nil"/>
              <w:left w:val="single" w:sz="4" w:space="0" w:color="auto"/>
              <w:bottom w:val="single" w:sz="4" w:space="0" w:color="auto"/>
              <w:right w:val="single" w:sz="4" w:space="0" w:color="auto"/>
            </w:tcBorders>
            <w:vAlign w:val="bottom"/>
          </w:tcPr>
          <w:p w14:paraId="0FA828D8"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r w:rsidRPr="00E56613">
              <w:rPr>
                <w:rFonts w:ascii="David" w:eastAsia="Times New Roman" w:hAnsi="David" w:cs="David"/>
                <w:sz w:val="20"/>
                <w:szCs w:val="20"/>
              </w:rPr>
              <w:t> </w:t>
            </w:r>
          </w:p>
        </w:tc>
        <w:tc>
          <w:tcPr>
            <w:tcW w:w="736" w:type="dxa"/>
            <w:tcBorders>
              <w:top w:val="nil"/>
              <w:left w:val="single" w:sz="4" w:space="0" w:color="auto"/>
              <w:bottom w:val="single" w:sz="4" w:space="0" w:color="auto"/>
              <w:right w:val="single" w:sz="4" w:space="0" w:color="auto"/>
            </w:tcBorders>
            <w:vAlign w:val="bottom"/>
          </w:tcPr>
          <w:p w14:paraId="41339E97"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r w:rsidRPr="00E56613">
              <w:rPr>
                <w:rFonts w:ascii="David" w:eastAsia="Times New Roman" w:hAnsi="David" w:cs="David"/>
                <w:sz w:val="20"/>
                <w:szCs w:val="20"/>
              </w:rPr>
              <w:t> </w:t>
            </w:r>
          </w:p>
        </w:tc>
      </w:tr>
      <w:tr w:rsidR="00E56613" w:rsidRPr="00E56613" w14:paraId="4F6203D8" w14:textId="77777777" w:rsidTr="00E56613">
        <w:trPr>
          <w:trHeight w:val="255"/>
        </w:trPr>
        <w:tc>
          <w:tcPr>
            <w:tcW w:w="0" w:type="auto"/>
            <w:vMerge/>
            <w:tcBorders>
              <w:top w:val="nil"/>
              <w:left w:val="single" w:sz="8" w:space="0" w:color="auto"/>
              <w:bottom w:val="single" w:sz="4" w:space="0" w:color="auto"/>
              <w:right w:val="nil"/>
            </w:tcBorders>
            <w:vAlign w:val="center"/>
          </w:tcPr>
          <w:p w14:paraId="6A9BBB1A"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p>
        </w:tc>
        <w:tc>
          <w:tcPr>
            <w:tcW w:w="590" w:type="dxa"/>
            <w:tcBorders>
              <w:top w:val="nil"/>
              <w:left w:val="single" w:sz="4" w:space="0" w:color="auto"/>
              <w:bottom w:val="single" w:sz="4" w:space="0" w:color="auto"/>
              <w:right w:val="single" w:sz="4" w:space="0" w:color="auto"/>
            </w:tcBorders>
            <w:shd w:val="clear" w:color="auto" w:fill="CCFFCC"/>
            <w:vAlign w:val="bottom"/>
          </w:tcPr>
          <w:p w14:paraId="7365B9F8" w14:textId="77777777" w:rsidR="00E56613" w:rsidRPr="00E56613" w:rsidRDefault="00E56613" w:rsidP="00E56613">
            <w:pPr>
              <w:spacing w:before="0" w:beforeAutospacing="0" w:after="0" w:afterAutospacing="0" w:line="240" w:lineRule="auto"/>
              <w:rPr>
                <w:rFonts w:ascii="David" w:eastAsia="Times New Roman" w:hAnsi="David" w:cs="David"/>
                <w:sz w:val="20"/>
                <w:szCs w:val="20"/>
              </w:rPr>
            </w:pPr>
            <w:r w:rsidRPr="00E56613">
              <w:rPr>
                <w:rFonts w:ascii="David" w:eastAsia="Times New Roman" w:hAnsi="David" w:cs="David"/>
                <w:sz w:val="20"/>
                <w:szCs w:val="20"/>
                <w:rtl/>
              </w:rPr>
              <w:t>דירה 7</w:t>
            </w:r>
          </w:p>
        </w:tc>
        <w:tc>
          <w:tcPr>
            <w:tcW w:w="779" w:type="dxa"/>
            <w:tcBorders>
              <w:top w:val="nil"/>
              <w:left w:val="single" w:sz="4" w:space="0" w:color="auto"/>
              <w:bottom w:val="single" w:sz="4" w:space="0" w:color="auto"/>
              <w:right w:val="single" w:sz="4" w:space="0" w:color="auto"/>
            </w:tcBorders>
            <w:vAlign w:val="bottom"/>
          </w:tcPr>
          <w:p w14:paraId="209C6405"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100%</w:t>
            </w:r>
          </w:p>
        </w:tc>
        <w:tc>
          <w:tcPr>
            <w:tcW w:w="840" w:type="dxa"/>
            <w:tcBorders>
              <w:top w:val="single" w:sz="4" w:space="0" w:color="auto"/>
              <w:left w:val="single" w:sz="4" w:space="0" w:color="auto"/>
              <w:bottom w:val="single" w:sz="4" w:space="0" w:color="auto"/>
              <w:right w:val="single" w:sz="4" w:space="0" w:color="auto"/>
            </w:tcBorders>
            <w:vAlign w:val="bottom"/>
          </w:tcPr>
          <w:p w14:paraId="2AB5D049"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100%</w:t>
            </w:r>
          </w:p>
        </w:tc>
        <w:tc>
          <w:tcPr>
            <w:tcW w:w="840" w:type="dxa"/>
            <w:tcBorders>
              <w:top w:val="single" w:sz="4" w:space="0" w:color="auto"/>
              <w:left w:val="single" w:sz="4" w:space="0" w:color="auto"/>
              <w:bottom w:val="single" w:sz="4" w:space="0" w:color="auto"/>
              <w:right w:val="single" w:sz="4" w:space="0" w:color="auto"/>
            </w:tcBorders>
            <w:vAlign w:val="bottom"/>
          </w:tcPr>
          <w:p w14:paraId="1C044A67"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100%</w:t>
            </w:r>
          </w:p>
        </w:tc>
        <w:tc>
          <w:tcPr>
            <w:tcW w:w="890" w:type="dxa"/>
            <w:tcBorders>
              <w:top w:val="single" w:sz="4" w:space="0" w:color="auto"/>
              <w:left w:val="single" w:sz="4" w:space="0" w:color="auto"/>
              <w:bottom w:val="single" w:sz="4" w:space="0" w:color="auto"/>
              <w:right w:val="single" w:sz="4" w:space="0" w:color="auto"/>
            </w:tcBorders>
            <w:vAlign w:val="bottom"/>
          </w:tcPr>
          <w:p w14:paraId="6BA708A3"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100%</w:t>
            </w:r>
          </w:p>
        </w:tc>
        <w:tc>
          <w:tcPr>
            <w:tcW w:w="857" w:type="dxa"/>
            <w:tcBorders>
              <w:top w:val="single" w:sz="4" w:space="0" w:color="auto"/>
              <w:left w:val="single" w:sz="4" w:space="0" w:color="auto"/>
              <w:bottom w:val="single" w:sz="4" w:space="0" w:color="auto"/>
              <w:right w:val="single" w:sz="4" w:space="0" w:color="auto"/>
            </w:tcBorders>
            <w:vAlign w:val="bottom"/>
          </w:tcPr>
          <w:p w14:paraId="02035067"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100%</w:t>
            </w:r>
          </w:p>
        </w:tc>
        <w:tc>
          <w:tcPr>
            <w:tcW w:w="728" w:type="dxa"/>
            <w:tcBorders>
              <w:top w:val="single" w:sz="4" w:space="0" w:color="auto"/>
              <w:left w:val="single" w:sz="4" w:space="0" w:color="auto"/>
              <w:bottom w:val="single" w:sz="4" w:space="0" w:color="auto"/>
              <w:right w:val="single" w:sz="4" w:space="0" w:color="auto"/>
            </w:tcBorders>
            <w:vAlign w:val="bottom"/>
          </w:tcPr>
          <w:p w14:paraId="54302435"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100%</w:t>
            </w:r>
          </w:p>
        </w:tc>
        <w:tc>
          <w:tcPr>
            <w:tcW w:w="728" w:type="dxa"/>
            <w:tcBorders>
              <w:top w:val="single" w:sz="4" w:space="0" w:color="auto"/>
              <w:left w:val="single" w:sz="4" w:space="0" w:color="auto"/>
              <w:bottom w:val="single" w:sz="4" w:space="0" w:color="auto"/>
              <w:right w:val="single" w:sz="4" w:space="0" w:color="auto"/>
            </w:tcBorders>
            <w:vAlign w:val="bottom"/>
          </w:tcPr>
          <w:p w14:paraId="55E9E636"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100%</w:t>
            </w:r>
          </w:p>
        </w:tc>
        <w:tc>
          <w:tcPr>
            <w:tcW w:w="857" w:type="dxa"/>
            <w:tcBorders>
              <w:top w:val="single" w:sz="4" w:space="0" w:color="auto"/>
              <w:left w:val="single" w:sz="4" w:space="0" w:color="auto"/>
              <w:bottom w:val="single" w:sz="4" w:space="0" w:color="auto"/>
              <w:right w:val="single" w:sz="4" w:space="0" w:color="auto"/>
            </w:tcBorders>
            <w:vAlign w:val="bottom"/>
          </w:tcPr>
          <w:p w14:paraId="0931981C"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90%</w:t>
            </w:r>
          </w:p>
        </w:tc>
        <w:tc>
          <w:tcPr>
            <w:tcW w:w="768" w:type="dxa"/>
            <w:tcBorders>
              <w:top w:val="single" w:sz="4" w:space="0" w:color="auto"/>
              <w:left w:val="single" w:sz="4" w:space="0" w:color="auto"/>
              <w:bottom w:val="single" w:sz="4" w:space="0" w:color="auto"/>
              <w:right w:val="single" w:sz="4" w:space="0" w:color="auto"/>
            </w:tcBorders>
            <w:vAlign w:val="bottom"/>
          </w:tcPr>
          <w:p w14:paraId="4EA532A1"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50%</w:t>
            </w:r>
          </w:p>
        </w:tc>
        <w:tc>
          <w:tcPr>
            <w:tcW w:w="768" w:type="dxa"/>
            <w:tcBorders>
              <w:top w:val="single" w:sz="4" w:space="0" w:color="auto"/>
              <w:left w:val="single" w:sz="4" w:space="0" w:color="auto"/>
              <w:bottom w:val="single" w:sz="4" w:space="0" w:color="auto"/>
              <w:right w:val="single" w:sz="4" w:space="0" w:color="auto"/>
            </w:tcBorders>
            <w:vAlign w:val="bottom"/>
          </w:tcPr>
          <w:p w14:paraId="329416C4"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100%</w:t>
            </w:r>
          </w:p>
        </w:tc>
        <w:tc>
          <w:tcPr>
            <w:tcW w:w="895" w:type="dxa"/>
            <w:tcBorders>
              <w:top w:val="single" w:sz="4" w:space="0" w:color="auto"/>
              <w:left w:val="single" w:sz="4" w:space="0" w:color="auto"/>
              <w:bottom w:val="single" w:sz="4" w:space="0" w:color="auto"/>
              <w:right w:val="single" w:sz="4" w:space="0" w:color="auto"/>
            </w:tcBorders>
            <w:vAlign w:val="bottom"/>
          </w:tcPr>
          <w:p w14:paraId="763A3398"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100.0%</w:t>
            </w:r>
          </w:p>
        </w:tc>
        <w:tc>
          <w:tcPr>
            <w:tcW w:w="929" w:type="dxa"/>
            <w:tcBorders>
              <w:top w:val="single" w:sz="4" w:space="0" w:color="auto"/>
              <w:left w:val="single" w:sz="4" w:space="0" w:color="auto"/>
              <w:bottom w:val="single" w:sz="4" w:space="0" w:color="auto"/>
              <w:right w:val="single" w:sz="4" w:space="0" w:color="auto"/>
            </w:tcBorders>
            <w:vAlign w:val="bottom"/>
          </w:tcPr>
          <w:p w14:paraId="31DA389E"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100%</w:t>
            </w:r>
          </w:p>
        </w:tc>
        <w:tc>
          <w:tcPr>
            <w:tcW w:w="781" w:type="dxa"/>
            <w:tcBorders>
              <w:top w:val="single" w:sz="4" w:space="0" w:color="auto"/>
              <w:left w:val="single" w:sz="4" w:space="0" w:color="auto"/>
              <w:bottom w:val="single" w:sz="4" w:space="0" w:color="auto"/>
              <w:right w:val="single" w:sz="4" w:space="0" w:color="auto"/>
            </w:tcBorders>
            <w:vAlign w:val="bottom"/>
          </w:tcPr>
          <w:p w14:paraId="1BBADC8B"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100%</w:t>
            </w:r>
          </w:p>
        </w:tc>
        <w:tc>
          <w:tcPr>
            <w:tcW w:w="728" w:type="dxa"/>
            <w:tcBorders>
              <w:top w:val="single" w:sz="4" w:space="0" w:color="auto"/>
              <w:left w:val="single" w:sz="4" w:space="0" w:color="auto"/>
              <w:bottom w:val="single" w:sz="4" w:space="0" w:color="auto"/>
              <w:right w:val="single" w:sz="4" w:space="0" w:color="auto"/>
            </w:tcBorders>
            <w:vAlign w:val="bottom"/>
          </w:tcPr>
          <w:p w14:paraId="6AAB7D7C"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100%</w:t>
            </w:r>
          </w:p>
        </w:tc>
        <w:tc>
          <w:tcPr>
            <w:tcW w:w="845" w:type="dxa"/>
            <w:tcBorders>
              <w:top w:val="single" w:sz="4" w:space="0" w:color="auto"/>
              <w:left w:val="single" w:sz="4" w:space="0" w:color="auto"/>
              <w:bottom w:val="single" w:sz="4" w:space="0" w:color="auto"/>
              <w:right w:val="single" w:sz="4" w:space="0" w:color="auto"/>
            </w:tcBorders>
            <w:vAlign w:val="bottom"/>
          </w:tcPr>
          <w:p w14:paraId="4FF9F8B4"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76%</w:t>
            </w:r>
          </w:p>
        </w:tc>
        <w:tc>
          <w:tcPr>
            <w:tcW w:w="728" w:type="dxa"/>
            <w:tcBorders>
              <w:top w:val="single" w:sz="4" w:space="0" w:color="auto"/>
              <w:left w:val="single" w:sz="4" w:space="0" w:color="auto"/>
              <w:bottom w:val="single" w:sz="4" w:space="0" w:color="auto"/>
              <w:right w:val="single" w:sz="4" w:space="0" w:color="auto"/>
            </w:tcBorders>
            <w:vAlign w:val="bottom"/>
          </w:tcPr>
          <w:p w14:paraId="43C6F87E"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100%</w:t>
            </w:r>
          </w:p>
        </w:tc>
        <w:tc>
          <w:tcPr>
            <w:tcW w:w="736" w:type="dxa"/>
            <w:tcBorders>
              <w:top w:val="single" w:sz="4" w:space="0" w:color="auto"/>
              <w:left w:val="single" w:sz="4" w:space="0" w:color="auto"/>
              <w:bottom w:val="single" w:sz="4" w:space="0" w:color="auto"/>
              <w:right w:val="single" w:sz="4" w:space="0" w:color="auto"/>
            </w:tcBorders>
            <w:vAlign w:val="bottom"/>
          </w:tcPr>
          <w:p w14:paraId="4337D137"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100%</w:t>
            </w:r>
          </w:p>
        </w:tc>
      </w:tr>
      <w:tr w:rsidR="00E56613" w:rsidRPr="00E56613" w14:paraId="54B190D0" w14:textId="77777777" w:rsidTr="00E56613">
        <w:trPr>
          <w:trHeight w:val="255"/>
        </w:trPr>
        <w:tc>
          <w:tcPr>
            <w:tcW w:w="0" w:type="auto"/>
            <w:vMerge/>
            <w:tcBorders>
              <w:top w:val="nil"/>
              <w:left w:val="single" w:sz="8" w:space="0" w:color="auto"/>
              <w:bottom w:val="single" w:sz="4" w:space="0" w:color="auto"/>
              <w:right w:val="nil"/>
            </w:tcBorders>
            <w:vAlign w:val="center"/>
          </w:tcPr>
          <w:p w14:paraId="7E3A5FA3"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p>
        </w:tc>
        <w:tc>
          <w:tcPr>
            <w:tcW w:w="590" w:type="dxa"/>
            <w:tcBorders>
              <w:top w:val="single" w:sz="4" w:space="0" w:color="auto"/>
              <w:left w:val="single" w:sz="4" w:space="0" w:color="auto"/>
              <w:bottom w:val="single" w:sz="4" w:space="0" w:color="auto"/>
              <w:right w:val="single" w:sz="4" w:space="0" w:color="auto"/>
            </w:tcBorders>
            <w:shd w:val="clear" w:color="auto" w:fill="CCFFCC"/>
            <w:vAlign w:val="bottom"/>
          </w:tcPr>
          <w:p w14:paraId="2073FF2E" w14:textId="77777777" w:rsidR="00E56613" w:rsidRPr="00E56613" w:rsidRDefault="00E56613" w:rsidP="00E56613">
            <w:pPr>
              <w:spacing w:before="0" w:beforeAutospacing="0" w:after="0" w:afterAutospacing="0" w:line="240" w:lineRule="auto"/>
              <w:rPr>
                <w:rFonts w:ascii="David" w:eastAsia="Times New Roman" w:hAnsi="David" w:cs="David"/>
                <w:sz w:val="20"/>
                <w:szCs w:val="20"/>
              </w:rPr>
            </w:pPr>
            <w:r w:rsidRPr="00E56613">
              <w:rPr>
                <w:rFonts w:ascii="David" w:eastAsia="Times New Roman" w:hAnsi="David" w:cs="David"/>
                <w:sz w:val="20"/>
                <w:szCs w:val="20"/>
                <w:rtl/>
              </w:rPr>
              <w:t>דירה 8</w:t>
            </w:r>
          </w:p>
        </w:tc>
        <w:tc>
          <w:tcPr>
            <w:tcW w:w="779" w:type="dxa"/>
            <w:tcBorders>
              <w:top w:val="single" w:sz="4" w:space="0" w:color="auto"/>
              <w:left w:val="single" w:sz="4" w:space="0" w:color="auto"/>
              <w:bottom w:val="single" w:sz="4" w:space="0" w:color="auto"/>
              <w:right w:val="single" w:sz="4" w:space="0" w:color="auto"/>
            </w:tcBorders>
            <w:vAlign w:val="bottom"/>
          </w:tcPr>
          <w:p w14:paraId="1D115111"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100%</w:t>
            </w:r>
          </w:p>
        </w:tc>
        <w:tc>
          <w:tcPr>
            <w:tcW w:w="840" w:type="dxa"/>
            <w:tcBorders>
              <w:top w:val="single" w:sz="4" w:space="0" w:color="auto"/>
              <w:left w:val="single" w:sz="4" w:space="0" w:color="auto"/>
              <w:bottom w:val="single" w:sz="4" w:space="0" w:color="auto"/>
              <w:right w:val="single" w:sz="4" w:space="0" w:color="auto"/>
            </w:tcBorders>
            <w:vAlign w:val="bottom"/>
          </w:tcPr>
          <w:p w14:paraId="3C5FCC59"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100%</w:t>
            </w:r>
          </w:p>
        </w:tc>
        <w:tc>
          <w:tcPr>
            <w:tcW w:w="840" w:type="dxa"/>
            <w:tcBorders>
              <w:top w:val="single" w:sz="4" w:space="0" w:color="auto"/>
              <w:left w:val="single" w:sz="4" w:space="0" w:color="auto"/>
              <w:bottom w:val="single" w:sz="4" w:space="0" w:color="auto"/>
              <w:right w:val="single" w:sz="4" w:space="0" w:color="auto"/>
            </w:tcBorders>
            <w:vAlign w:val="bottom"/>
          </w:tcPr>
          <w:p w14:paraId="422F3DA3"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100%</w:t>
            </w:r>
          </w:p>
        </w:tc>
        <w:tc>
          <w:tcPr>
            <w:tcW w:w="890" w:type="dxa"/>
            <w:tcBorders>
              <w:top w:val="single" w:sz="4" w:space="0" w:color="auto"/>
              <w:left w:val="single" w:sz="4" w:space="0" w:color="auto"/>
              <w:bottom w:val="single" w:sz="4" w:space="0" w:color="auto"/>
              <w:right w:val="single" w:sz="4" w:space="0" w:color="auto"/>
            </w:tcBorders>
            <w:vAlign w:val="bottom"/>
          </w:tcPr>
          <w:p w14:paraId="295C5EBF"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100%</w:t>
            </w:r>
          </w:p>
        </w:tc>
        <w:tc>
          <w:tcPr>
            <w:tcW w:w="857" w:type="dxa"/>
            <w:tcBorders>
              <w:top w:val="single" w:sz="4" w:space="0" w:color="auto"/>
              <w:left w:val="single" w:sz="4" w:space="0" w:color="auto"/>
              <w:bottom w:val="single" w:sz="4" w:space="0" w:color="auto"/>
              <w:right w:val="single" w:sz="4" w:space="0" w:color="auto"/>
            </w:tcBorders>
            <w:vAlign w:val="bottom"/>
          </w:tcPr>
          <w:p w14:paraId="57AB98A2"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100%</w:t>
            </w:r>
          </w:p>
        </w:tc>
        <w:tc>
          <w:tcPr>
            <w:tcW w:w="728" w:type="dxa"/>
            <w:tcBorders>
              <w:top w:val="single" w:sz="4" w:space="0" w:color="auto"/>
              <w:left w:val="single" w:sz="4" w:space="0" w:color="auto"/>
              <w:bottom w:val="single" w:sz="4" w:space="0" w:color="auto"/>
              <w:right w:val="single" w:sz="4" w:space="0" w:color="auto"/>
            </w:tcBorders>
            <w:vAlign w:val="bottom"/>
          </w:tcPr>
          <w:p w14:paraId="6D0B511F"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100%</w:t>
            </w:r>
          </w:p>
        </w:tc>
        <w:tc>
          <w:tcPr>
            <w:tcW w:w="728" w:type="dxa"/>
            <w:tcBorders>
              <w:top w:val="single" w:sz="4" w:space="0" w:color="auto"/>
              <w:left w:val="single" w:sz="4" w:space="0" w:color="auto"/>
              <w:bottom w:val="single" w:sz="4" w:space="0" w:color="auto"/>
              <w:right w:val="single" w:sz="4" w:space="0" w:color="auto"/>
            </w:tcBorders>
            <w:vAlign w:val="bottom"/>
          </w:tcPr>
          <w:p w14:paraId="6633FD08"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100%</w:t>
            </w:r>
          </w:p>
        </w:tc>
        <w:tc>
          <w:tcPr>
            <w:tcW w:w="857" w:type="dxa"/>
            <w:tcBorders>
              <w:top w:val="single" w:sz="4" w:space="0" w:color="auto"/>
              <w:left w:val="single" w:sz="4" w:space="0" w:color="auto"/>
              <w:bottom w:val="single" w:sz="4" w:space="0" w:color="auto"/>
              <w:right w:val="single" w:sz="4" w:space="0" w:color="auto"/>
            </w:tcBorders>
            <w:vAlign w:val="bottom"/>
          </w:tcPr>
          <w:p w14:paraId="737F15F6"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90%</w:t>
            </w:r>
          </w:p>
        </w:tc>
        <w:tc>
          <w:tcPr>
            <w:tcW w:w="768" w:type="dxa"/>
            <w:tcBorders>
              <w:top w:val="single" w:sz="4" w:space="0" w:color="auto"/>
              <w:left w:val="single" w:sz="4" w:space="0" w:color="auto"/>
              <w:bottom w:val="single" w:sz="4" w:space="0" w:color="auto"/>
              <w:right w:val="single" w:sz="4" w:space="0" w:color="auto"/>
            </w:tcBorders>
            <w:vAlign w:val="bottom"/>
          </w:tcPr>
          <w:p w14:paraId="6D7A7A72"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50%</w:t>
            </w:r>
          </w:p>
        </w:tc>
        <w:tc>
          <w:tcPr>
            <w:tcW w:w="768" w:type="dxa"/>
            <w:tcBorders>
              <w:top w:val="single" w:sz="4" w:space="0" w:color="auto"/>
              <w:left w:val="single" w:sz="4" w:space="0" w:color="auto"/>
              <w:bottom w:val="single" w:sz="4" w:space="0" w:color="auto"/>
              <w:right w:val="single" w:sz="4" w:space="0" w:color="auto"/>
            </w:tcBorders>
            <w:vAlign w:val="bottom"/>
          </w:tcPr>
          <w:p w14:paraId="0EB85FD4"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60%</w:t>
            </w:r>
          </w:p>
        </w:tc>
        <w:tc>
          <w:tcPr>
            <w:tcW w:w="895" w:type="dxa"/>
            <w:tcBorders>
              <w:top w:val="single" w:sz="4" w:space="0" w:color="auto"/>
              <w:left w:val="single" w:sz="4" w:space="0" w:color="auto"/>
              <w:bottom w:val="single" w:sz="4" w:space="0" w:color="auto"/>
              <w:right w:val="single" w:sz="4" w:space="0" w:color="auto"/>
            </w:tcBorders>
            <w:vAlign w:val="bottom"/>
          </w:tcPr>
          <w:p w14:paraId="5240F798"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67.5%</w:t>
            </w:r>
          </w:p>
        </w:tc>
        <w:tc>
          <w:tcPr>
            <w:tcW w:w="929" w:type="dxa"/>
            <w:tcBorders>
              <w:top w:val="single" w:sz="4" w:space="0" w:color="auto"/>
              <w:left w:val="single" w:sz="4" w:space="0" w:color="auto"/>
              <w:bottom w:val="single" w:sz="4" w:space="0" w:color="auto"/>
              <w:right w:val="single" w:sz="4" w:space="0" w:color="auto"/>
            </w:tcBorders>
            <w:vAlign w:val="bottom"/>
          </w:tcPr>
          <w:p w14:paraId="2167692C"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95%</w:t>
            </w:r>
          </w:p>
        </w:tc>
        <w:tc>
          <w:tcPr>
            <w:tcW w:w="781" w:type="dxa"/>
            <w:tcBorders>
              <w:top w:val="single" w:sz="4" w:space="0" w:color="auto"/>
              <w:left w:val="single" w:sz="4" w:space="0" w:color="auto"/>
              <w:bottom w:val="single" w:sz="4" w:space="0" w:color="auto"/>
              <w:right w:val="single" w:sz="4" w:space="0" w:color="auto"/>
            </w:tcBorders>
            <w:vAlign w:val="bottom"/>
          </w:tcPr>
          <w:p w14:paraId="173A867E"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100%</w:t>
            </w:r>
          </w:p>
        </w:tc>
        <w:tc>
          <w:tcPr>
            <w:tcW w:w="728" w:type="dxa"/>
            <w:tcBorders>
              <w:top w:val="single" w:sz="4" w:space="0" w:color="auto"/>
              <w:left w:val="single" w:sz="4" w:space="0" w:color="auto"/>
              <w:bottom w:val="single" w:sz="4" w:space="0" w:color="auto"/>
              <w:right w:val="single" w:sz="4" w:space="0" w:color="auto"/>
            </w:tcBorders>
            <w:vAlign w:val="bottom"/>
          </w:tcPr>
          <w:p w14:paraId="3B464A85"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75%</w:t>
            </w:r>
          </w:p>
        </w:tc>
        <w:tc>
          <w:tcPr>
            <w:tcW w:w="845" w:type="dxa"/>
            <w:tcBorders>
              <w:top w:val="single" w:sz="4" w:space="0" w:color="auto"/>
              <w:left w:val="single" w:sz="4" w:space="0" w:color="auto"/>
              <w:bottom w:val="single" w:sz="4" w:space="0" w:color="auto"/>
              <w:right w:val="single" w:sz="4" w:space="0" w:color="auto"/>
            </w:tcBorders>
            <w:vAlign w:val="bottom"/>
          </w:tcPr>
          <w:p w14:paraId="12A59361"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76%</w:t>
            </w:r>
          </w:p>
        </w:tc>
        <w:tc>
          <w:tcPr>
            <w:tcW w:w="728" w:type="dxa"/>
            <w:tcBorders>
              <w:top w:val="single" w:sz="4" w:space="0" w:color="auto"/>
              <w:left w:val="single" w:sz="4" w:space="0" w:color="auto"/>
              <w:bottom w:val="single" w:sz="4" w:space="0" w:color="auto"/>
              <w:right w:val="single" w:sz="4" w:space="0" w:color="auto"/>
            </w:tcBorders>
            <w:vAlign w:val="bottom"/>
          </w:tcPr>
          <w:p w14:paraId="7513B984"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r w:rsidRPr="00E56613">
              <w:rPr>
                <w:rFonts w:ascii="David" w:eastAsia="Times New Roman" w:hAnsi="David" w:cs="David"/>
                <w:sz w:val="20"/>
                <w:szCs w:val="20"/>
              </w:rPr>
              <w:t> </w:t>
            </w:r>
          </w:p>
        </w:tc>
        <w:tc>
          <w:tcPr>
            <w:tcW w:w="736" w:type="dxa"/>
            <w:tcBorders>
              <w:top w:val="single" w:sz="4" w:space="0" w:color="auto"/>
              <w:left w:val="single" w:sz="4" w:space="0" w:color="auto"/>
              <w:bottom w:val="single" w:sz="4" w:space="0" w:color="auto"/>
              <w:right w:val="single" w:sz="4" w:space="0" w:color="auto"/>
            </w:tcBorders>
            <w:vAlign w:val="bottom"/>
          </w:tcPr>
          <w:p w14:paraId="10C0EF86"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r w:rsidRPr="00E56613">
              <w:rPr>
                <w:rFonts w:ascii="David" w:eastAsia="Times New Roman" w:hAnsi="David" w:cs="David"/>
                <w:sz w:val="20"/>
                <w:szCs w:val="20"/>
              </w:rPr>
              <w:t> </w:t>
            </w:r>
          </w:p>
        </w:tc>
      </w:tr>
      <w:tr w:rsidR="00E56613" w:rsidRPr="00E56613" w14:paraId="6B70EC21" w14:textId="77777777" w:rsidTr="00E56613">
        <w:trPr>
          <w:trHeight w:val="270"/>
        </w:trPr>
        <w:tc>
          <w:tcPr>
            <w:tcW w:w="1304" w:type="dxa"/>
            <w:gridSpan w:val="2"/>
            <w:tcBorders>
              <w:top w:val="single" w:sz="4" w:space="0" w:color="auto"/>
              <w:left w:val="single" w:sz="4" w:space="0" w:color="auto"/>
              <w:bottom w:val="single" w:sz="4" w:space="0" w:color="auto"/>
              <w:right w:val="single" w:sz="4" w:space="0" w:color="000000"/>
            </w:tcBorders>
            <w:shd w:val="clear" w:color="auto" w:fill="CCFFCC"/>
            <w:vAlign w:val="center"/>
          </w:tcPr>
          <w:p w14:paraId="3B0D710D" w14:textId="77777777" w:rsidR="00E56613" w:rsidRPr="00E56613" w:rsidRDefault="00E56613" w:rsidP="00E56613">
            <w:pPr>
              <w:spacing w:before="0" w:beforeAutospacing="0" w:after="0" w:afterAutospacing="0" w:line="240" w:lineRule="auto"/>
              <w:rPr>
                <w:rFonts w:ascii="David" w:eastAsia="Times New Roman" w:hAnsi="David" w:cs="David"/>
                <w:sz w:val="20"/>
                <w:szCs w:val="20"/>
              </w:rPr>
            </w:pPr>
            <w:r w:rsidRPr="00E56613">
              <w:rPr>
                <w:rFonts w:ascii="David" w:eastAsia="Times New Roman" w:hAnsi="David" w:cs="David"/>
                <w:sz w:val="20"/>
                <w:szCs w:val="20"/>
                <w:rtl/>
              </w:rPr>
              <w:t>סה"כ לקומה 2</w:t>
            </w:r>
          </w:p>
        </w:tc>
        <w:tc>
          <w:tcPr>
            <w:tcW w:w="779" w:type="dxa"/>
            <w:tcBorders>
              <w:top w:val="single" w:sz="4" w:space="0" w:color="auto"/>
              <w:left w:val="single" w:sz="4" w:space="0" w:color="auto"/>
              <w:bottom w:val="single" w:sz="4" w:space="0" w:color="auto"/>
              <w:right w:val="single" w:sz="4" w:space="0" w:color="auto"/>
            </w:tcBorders>
            <w:shd w:val="clear" w:color="auto" w:fill="CCFFCC"/>
            <w:vAlign w:val="bottom"/>
          </w:tcPr>
          <w:p w14:paraId="0DB6D25F"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100%</w:t>
            </w:r>
          </w:p>
        </w:tc>
        <w:tc>
          <w:tcPr>
            <w:tcW w:w="840" w:type="dxa"/>
            <w:tcBorders>
              <w:top w:val="single" w:sz="4" w:space="0" w:color="auto"/>
              <w:left w:val="single" w:sz="4" w:space="0" w:color="auto"/>
              <w:bottom w:val="single" w:sz="4" w:space="0" w:color="auto"/>
              <w:right w:val="single" w:sz="4" w:space="0" w:color="auto"/>
            </w:tcBorders>
            <w:shd w:val="clear" w:color="auto" w:fill="CCFFCC"/>
            <w:vAlign w:val="bottom"/>
          </w:tcPr>
          <w:p w14:paraId="39B14766"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100%</w:t>
            </w:r>
          </w:p>
        </w:tc>
        <w:tc>
          <w:tcPr>
            <w:tcW w:w="840" w:type="dxa"/>
            <w:tcBorders>
              <w:top w:val="single" w:sz="4" w:space="0" w:color="auto"/>
              <w:left w:val="single" w:sz="4" w:space="0" w:color="auto"/>
              <w:bottom w:val="single" w:sz="4" w:space="0" w:color="auto"/>
              <w:right w:val="single" w:sz="4" w:space="0" w:color="auto"/>
            </w:tcBorders>
            <w:shd w:val="clear" w:color="auto" w:fill="CCFFCC"/>
            <w:vAlign w:val="bottom"/>
          </w:tcPr>
          <w:p w14:paraId="610CF96E"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100%</w:t>
            </w:r>
          </w:p>
        </w:tc>
        <w:tc>
          <w:tcPr>
            <w:tcW w:w="890" w:type="dxa"/>
            <w:tcBorders>
              <w:top w:val="single" w:sz="4" w:space="0" w:color="auto"/>
              <w:left w:val="single" w:sz="4" w:space="0" w:color="auto"/>
              <w:bottom w:val="single" w:sz="4" w:space="0" w:color="auto"/>
              <w:right w:val="single" w:sz="4" w:space="0" w:color="auto"/>
            </w:tcBorders>
            <w:shd w:val="clear" w:color="auto" w:fill="CCFFCC"/>
            <w:vAlign w:val="bottom"/>
          </w:tcPr>
          <w:p w14:paraId="49C9E7F2"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100%</w:t>
            </w:r>
          </w:p>
        </w:tc>
        <w:tc>
          <w:tcPr>
            <w:tcW w:w="857" w:type="dxa"/>
            <w:tcBorders>
              <w:top w:val="single" w:sz="4" w:space="0" w:color="auto"/>
              <w:left w:val="single" w:sz="4" w:space="0" w:color="auto"/>
              <w:bottom w:val="single" w:sz="4" w:space="0" w:color="auto"/>
              <w:right w:val="single" w:sz="4" w:space="0" w:color="auto"/>
            </w:tcBorders>
            <w:shd w:val="clear" w:color="auto" w:fill="CCFFCC"/>
            <w:vAlign w:val="bottom"/>
          </w:tcPr>
          <w:p w14:paraId="61D419D6"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100%</w:t>
            </w:r>
          </w:p>
        </w:tc>
        <w:tc>
          <w:tcPr>
            <w:tcW w:w="728" w:type="dxa"/>
            <w:tcBorders>
              <w:top w:val="single" w:sz="4" w:space="0" w:color="auto"/>
              <w:left w:val="single" w:sz="4" w:space="0" w:color="auto"/>
              <w:bottom w:val="single" w:sz="4" w:space="0" w:color="auto"/>
              <w:right w:val="single" w:sz="4" w:space="0" w:color="auto"/>
            </w:tcBorders>
            <w:shd w:val="clear" w:color="auto" w:fill="CCFFCC"/>
            <w:vAlign w:val="bottom"/>
          </w:tcPr>
          <w:p w14:paraId="20F0084D"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100%</w:t>
            </w:r>
          </w:p>
        </w:tc>
        <w:tc>
          <w:tcPr>
            <w:tcW w:w="728" w:type="dxa"/>
            <w:tcBorders>
              <w:top w:val="single" w:sz="4" w:space="0" w:color="auto"/>
              <w:left w:val="single" w:sz="4" w:space="0" w:color="auto"/>
              <w:bottom w:val="single" w:sz="4" w:space="0" w:color="auto"/>
              <w:right w:val="single" w:sz="4" w:space="0" w:color="auto"/>
            </w:tcBorders>
            <w:shd w:val="clear" w:color="auto" w:fill="CCFFCC"/>
            <w:vAlign w:val="bottom"/>
          </w:tcPr>
          <w:p w14:paraId="337B387B"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100%</w:t>
            </w:r>
          </w:p>
        </w:tc>
        <w:tc>
          <w:tcPr>
            <w:tcW w:w="857" w:type="dxa"/>
            <w:tcBorders>
              <w:top w:val="single" w:sz="4" w:space="0" w:color="auto"/>
              <w:left w:val="single" w:sz="4" w:space="0" w:color="auto"/>
              <w:bottom w:val="single" w:sz="4" w:space="0" w:color="auto"/>
              <w:right w:val="single" w:sz="4" w:space="0" w:color="auto"/>
            </w:tcBorders>
            <w:shd w:val="clear" w:color="auto" w:fill="CCFFCC"/>
            <w:vAlign w:val="bottom"/>
          </w:tcPr>
          <w:p w14:paraId="19329D9A"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90%</w:t>
            </w:r>
          </w:p>
        </w:tc>
        <w:tc>
          <w:tcPr>
            <w:tcW w:w="768" w:type="dxa"/>
            <w:tcBorders>
              <w:top w:val="single" w:sz="4" w:space="0" w:color="auto"/>
              <w:left w:val="single" w:sz="4" w:space="0" w:color="auto"/>
              <w:bottom w:val="single" w:sz="4" w:space="0" w:color="auto"/>
              <w:right w:val="single" w:sz="4" w:space="0" w:color="auto"/>
            </w:tcBorders>
            <w:shd w:val="clear" w:color="auto" w:fill="CCFFCC"/>
            <w:vAlign w:val="bottom"/>
          </w:tcPr>
          <w:p w14:paraId="45D4EB65"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50%</w:t>
            </w:r>
          </w:p>
        </w:tc>
        <w:tc>
          <w:tcPr>
            <w:tcW w:w="768" w:type="dxa"/>
            <w:tcBorders>
              <w:top w:val="single" w:sz="4" w:space="0" w:color="auto"/>
              <w:left w:val="single" w:sz="4" w:space="0" w:color="auto"/>
              <w:bottom w:val="single" w:sz="4" w:space="0" w:color="auto"/>
              <w:right w:val="single" w:sz="4" w:space="0" w:color="auto"/>
            </w:tcBorders>
            <w:shd w:val="clear" w:color="auto" w:fill="CCFFCC"/>
            <w:vAlign w:val="bottom"/>
          </w:tcPr>
          <w:p w14:paraId="1457625A"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70%</w:t>
            </w:r>
          </w:p>
        </w:tc>
        <w:tc>
          <w:tcPr>
            <w:tcW w:w="895" w:type="dxa"/>
            <w:tcBorders>
              <w:top w:val="single" w:sz="4" w:space="0" w:color="auto"/>
              <w:left w:val="single" w:sz="4" w:space="0" w:color="auto"/>
              <w:bottom w:val="single" w:sz="4" w:space="0" w:color="auto"/>
              <w:right w:val="single" w:sz="4" w:space="0" w:color="auto"/>
            </w:tcBorders>
            <w:shd w:val="clear" w:color="auto" w:fill="CCFFCC"/>
            <w:vAlign w:val="bottom"/>
          </w:tcPr>
          <w:p w14:paraId="7764D64E"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76%</w:t>
            </w:r>
          </w:p>
        </w:tc>
        <w:tc>
          <w:tcPr>
            <w:tcW w:w="929" w:type="dxa"/>
            <w:tcBorders>
              <w:top w:val="single" w:sz="4" w:space="0" w:color="auto"/>
              <w:left w:val="single" w:sz="4" w:space="0" w:color="auto"/>
              <w:bottom w:val="single" w:sz="4" w:space="0" w:color="auto"/>
              <w:right w:val="single" w:sz="4" w:space="0" w:color="auto"/>
            </w:tcBorders>
            <w:shd w:val="clear" w:color="auto" w:fill="CCFFCC"/>
            <w:vAlign w:val="bottom"/>
          </w:tcPr>
          <w:p w14:paraId="727E76B4"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96%</w:t>
            </w:r>
          </w:p>
        </w:tc>
        <w:tc>
          <w:tcPr>
            <w:tcW w:w="781" w:type="dxa"/>
            <w:tcBorders>
              <w:top w:val="single" w:sz="4" w:space="0" w:color="auto"/>
              <w:left w:val="single" w:sz="4" w:space="0" w:color="auto"/>
              <w:bottom w:val="single" w:sz="4" w:space="0" w:color="auto"/>
              <w:right w:val="single" w:sz="4" w:space="0" w:color="auto"/>
            </w:tcBorders>
            <w:shd w:val="clear" w:color="auto" w:fill="CCFFCC"/>
            <w:vAlign w:val="bottom"/>
          </w:tcPr>
          <w:p w14:paraId="789CC7B4"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100%</w:t>
            </w:r>
          </w:p>
        </w:tc>
        <w:tc>
          <w:tcPr>
            <w:tcW w:w="728" w:type="dxa"/>
            <w:tcBorders>
              <w:top w:val="single" w:sz="4" w:space="0" w:color="auto"/>
              <w:left w:val="single" w:sz="4" w:space="0" w:color="auto"/>
              <w:bottom w:val="single" w:sz="4" w:space="0" w:color="auto"/>
              <w:right w:val="single" w:sz="4" w:space="0" w:color="auto"/>
            </w:tcBorders>
            <w:shd w:val="clear" w:color="auto" w:fill="CCFFCC"/>
            <w:vAlign w:val="bottom"/>
          </w:tcPr>
          <w:p w14:paraId="31A64F62"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81%</w:t>
            </w:r>
          </w:p>
        </w:tc>
        <w:tc>
          <w:tcPr>
            <w:tcW w:w="845" w:type="dxa"/>
            <w:tcBorders>
              <w:top w:val="single" w:sz="4" w:space="0" w:color="auto"/>
              <w:left w:val="single" w:sz="4" w:space="0" w:color="auto"/>
              <w:bottom w:val="single" w:sz="4" w:space="0" w:color="auto"/>
              <w:right w:val="single" w:sz="4" w:space="0" w:color="auto"/>
            </w:tcBorders>
            <w:shd w:val="clear" w:color="auto" w:fill="CCFFCC"/>
            <w:vAlign w:val="bottom"/>
          </w:tcPr>
          <w:p w14:paraId="54403A57"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57%</w:t>
            </w:r>
          </w:p>
        </w:tc>
        <w:tc>
          <w:tcPr>
            <w:tcW w:w="728" w:type="dxa"/>
            <w:tcBorders>
              <w:top w:val="single" w:sz="4" w:space="0" w:color="auto"/>
              <w:left w:val="single" w:sz="4" w:space="0" w:color="auto"/>
              <w:bottom w:val="single" w:sz="4" w:space="0" w:color="auto"/>
              <w:right w:val="single" w:sz="4" w:space="0" w:color="auto"/>
            </w:tcBorders>
            <w:shd w:val="clear" w:color="auto" w:fill="CCFFCC"/>
            <w:vAlign w:val="bottom"/>
          </w:tcPr>
          <w:p w14:paraId="3F0B1058"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25%</w:t>
            </w:r>
          </w:p>
        </w:tc>
        <w:tc>
          <w:tcPr>
            <w:tcW w:w="736" w:type="dxa"/>
            <w:tcBorders>
              <w:top w:val="single" w:sz="4" w:space="0" w:color="auto"/>
              <w:left w:val="single" w:sz="4" w:space="0" w:color="auto"/>
              <w:bottom w:val="single" w:sz="4" w:space="0" w:color="auto"/>
              <w:right w:val="single" w:sz="4" w:space="0" w:color="auto"/>
            </w:tcBorders>
            <w:shd w:val="clear" w:color="auto" w:fill="CCFFCC"/>
            <w:vAlign w:val="bottom"/>
          </w:tcPr>
          <w:p w14:paraId="267ED9A9"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25%</w:t>
            </w:r>
          </w:p>
        </w:tc>
      </w:tr>
    </w:tbl>
    <w:p w14:paraId="661F8F9E" w14:textId="77777777" w:rsidR="00E56613" w:rsidRPr="00E56613" w:rsidRDefault="00E56613" w:rsidP="00E56613">
      <w:pPr>
        <w:spacing w:before="0" w:beforeAutospacing="0" w:after="0" w:afterAutospacing="0" w:line="360" w:lineRule="auto"/>
        <w:jc w:val="both"/>
        <w:rPr>
          <w:rFonts w:ascii="David" w:eastAsia="Times New Roman" w:hAnsi="David" w:cs="David"/>
          <w:sz w:val="26"/>
          <w:szCs w:val="26"/>
          <w:rtl/>
        </w:rPr>
      </w:pPr>
      <w:r w:rsidRPr="00E56613">
        <w:rPr>
          <w:rFonts w:ascii="David" w:eastAsia="Times New Roman" w:hAnsi="David" w:cs="David"/>
          <w:sz w:val="26"/>
          <w:szCs w:val="26"/>
          <w:rtl/>
        </w:rPr>
        <w:br w:type="page"/>
      </w:r>
    </w:p>
    <w:tbl>
      <w:tblPr>
        <w:bidiVisual/>
        <w:tblW w:w="15001" w:type="dxa"/>
        <w:tblInd w:w="-891" w:type="dxa"/>
        <w:tblLook w:val="0000" w:firstRow="0" w:lastRow="0" w:firstColumn="0" w:lastColumn="0" w:noHBand="0" w:noVBand="0"/>
      </w:tblPr>
      <w:tblGrid>
        <w:gridCol w:w="703"/>
        <w:gridCol w:w="588"/>
        <w:gridCol w:w="781"/>
        <w:gridCol w:w="836"/>
        <w:gridCol w:w="836"/>
        <w:gridCol w:w="888"/>
        <w:gridCol w:w="856"/>
        <w:gridCol w:w="717"/>
        <w:gridCol w:w="721"/>
        <w:gridCol w:w="856"/>
        <w:gridCol w:w="763"/>
        <w:gridCol w:w="763"/>
        <w:gridCol w:w="889"/>
        <w:gridCol w:w="963"/>
        <w:gridCol w:w="781"/>
        <w:gridCol w:w="707"/>
        <w:gridCol w:w="843"/>
        <w:gridCol w:w="724"/>
        <w:gridCol w:w="786"/>
      </w:tblGrid>
      <w:tr w:rsidR="00E56613" w:rsidRPr="00E56613" w14:paraId="536E0EC9" w14:textId="77777777" w:rsidTr="00E56613">
        <w:trPr>
          <w:trHeight w:val="255"/>
        </w:trPr>
        <w:tc>
          <w:tcPr>
            <w:tcW w:w="714" w:type="dxa"/>
            <w:tcBorders>
              <w:top w:val="single" w:sz="4" w:space="0" w:color="auto"/>
              <w:left w:val="single" w:sz="4" w:space="0" w:color="auto"/>
              <w:bottom w:val="single" w:sz="4" w:space="0" w:color="auto"/>
              <w:right w:val="nil"/>
            </w:tcBorders>
            <w:vAlign w:val="bottom"/>
          </w:tcPr>
          <w:p w14:paraId="63D59450"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p>
        </w:tc>
        <w:tc>
          <w:tcPr>
            <w:tcW w:w="590" w:type="dxa"/>
            <w:tcBorders>
              <w:top w:val="single" w:sz="4" w:space="0" w:color="auto"/>
              <w:left w:val="single" w:sz="4" w:space="0" w:color="auto"/>
              <w:bottom w:val="single" w:sz="4" w:space="0" w:color="auto"/>
              <w:right w:val="single" w:sz="4" w:space="0" w:color="auto"/>
            </w:tcBorders>
            <w:vAlign w:val="bottom"/>
          </w:tcPr>
          <w:p w14:paraId="13A79AD4"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p>
        </w:tc>
        <w:tc>
          <w:tcPr>
            <w:tcW w:w="779" w:type="dxa"/>
            <w:tcBorders>
              <w:top w:val="single" w:sz="4" w:space="0" w:color="auto"/>
              <w:left w:val="single" w:sz="4" w:space="0" w:color="auto"/>
              <w:bottom w:val="single" w:sz="4" w:space="0" w:color="auto"/>
              <w:right w:val="single" w:sz="4" w:space="0" w:color="auto"/>
            </w:tcBorders>
            <w:vAlign w:val="center"/>
          </w:tcPr>
          <w:p w14:paraId="1FEB81B9"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גמר בנית מחיצות (3)</w:t>
            </w:r>
          </w:p>
        </w:tc>
        <w:tc>
          <w:tcPr>
            <w:tcW w:w="840" w:type="dxa"/>
            <w:tcBorders>
              <w:top w:val="single" w:sz="4" w:space="0" w:color="auto"/>
              <w:left w:val="single" w:sz="4" w:space="0" w:color="auto"/>
              <w:bottom w:val="single" w:sz="4" w:space="0" w:color="auto"/>
              <w:right w:val="single" w:sz="4" w:space="0" w:color="auto"/>
            </w:tcBorders>
            <w:vAlign w:val="center"/>
          </w:tcPr>
          <w:p w14:paraId="28DC4D5B"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גמר תשתיות חשמל בדירות (4)</w:t>
            </w:r>
          </w:p>
        </w:tc>
        <w:tc>
          <w:tcPr>
            <w:tcW w:w="840" w:type="dxa"/>
            <w:tcBorders>
              <w:top w:val="single" w:sz="4" w:space="0" w:color="auto"/>
              <w:left w:val="single" w:sz="4" w:space="0" w:color="auto"/>
              <w:bottom w:val="single" w:sz="4" w:space="0" w:color="auto"/>
              <w:right w:val="single" w:sz="4" w:space="0" w:color="auto"/>
            </w:tcBorders>
            <w:vAlign w:val="center"/>
          </w:tcPr>
          <w:p w14:paraId="269069E9"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גמר תשתיות מים בדירות (5)</w:t>
            </w:r>
          </w:p>
        </w:tc>
        <w:tc>
          <w:tcPr>
            <w:tcW w:w="890" w:type="dxa"/>
            <w:tcBorders>
              <w:top w:val="single" w:sz="4" w:space="0" w:color="auto"/>
              <w:left w:val="single" w:sz="4" w:space="0" w:color="auto"/>
              <w:bottom w:val="single" w:sz="4" w:space="0" w:color="auto"/>
              <w:right w:val="single" w:sz="4" w:space="0" w:color="auto"/>
            </w:tcBorders>
            <w:vAlign w:val="center"/>
          </w:tcPr>
          <w:p w14:paraId="0D3BDEEC"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גמר איטום גגות ומרפסות (6)</w:t>
            </w:r>
          </w:p>
        </w:tc>
        <w:tc>
          <w:tcPr>
            <w:tcW w:w="857" w:type="dxa"/>
            <w:tcBorders>
              <w:top w:val="single" w:sz="4" w:space="0" w:color="auto"/>
              <w:left w:val="single" w:sz="4" w:space="0" w:color="auto"/>
              <w:bottom w:val="single" w:sz="4" w:space="0" w:color="auto"/>
              <w:right w:val="single" w:sz="4" w:space="0" w:color="auto"/>
            </w:tcBorders>
            <w:vAlign w:val="center"/>
          </w:tcPr>
          <w:p w14:paraId="4CE3BDF4"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גמר טיח/ שפכטל- בקומות המגורים ובקומת הגג (7)</w:t>
            </w:r>
          </w:p>
        </w:tc>
        <w:tc>
          <w:tcPr>
            <w:tcW w:w="728" w:type="dxa"/>
            <w:tcBorders>
              <w:top w:val="single" w:sz="4" w:space="0" w:color="auto"/>
              <w:left w:val="single" w:sz="4" w:space="0" w:color="auto"/>
              <w:bottom w:val="single" w:sz="4" w:space="0" w:color="auto"/>
              <w:right w:val="single" w:sz="4" w:space="0" w:color="auto"/>
            </w:tcBorders>
            <w:vAlign w:val="center"/>
          </w:tcPr>
          <w:p w14:paraId="57FB18A6"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גמר ריצוף (8)</w:t>
            </w:r>
          </w:p>
        </w:tc>
        <w:tc>
          <w:tcPr>
            <w:tcW w:w="728" w:type="dxa"/>
            <w:tcBorders>
              <w:top w:val="single" w:sz="4" w:space="0" w:color="auto"/>
              <w:left w:val="single" w:sz="4" w:space="0" w:color="auto"/>
              <w:bottom w:val="single" w:sz="4" w:space="0" w:color="auto"/>
              <w:right w:val="single" w:sz="4" w:space="0" w:color="auto"/>
            </w:tcBorders>
            <w:vAlign w:val="center"/>
          </w:tcPr>
          <w:p w14:paraId="56ED7E6E"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גמר חיפוי קירות (9)</w:t>
            </w:r>
          </w:p>
        </w:tc>
        <w:tc>
          <w:tcPr>
            <w:tcW w:w="857" w:type="dxa"/>
            <w:tcBorders>
              <w:top w:val="single" w:sz="4" w:space="0" w:color="auto"/>
              <w:left w:val="single" w:sz="4" w:space="0" w:color="auto"/>
              <w:bottom w:val="single" w:sz="4" w:space="0" w:color="auto"/>
              <w:right w:val="single" w:sz="4" w:space="0" w:color="auto"/>
            </w:tcBorders>
            <w:vAlign w:val="center"/>
          </w:tcPr>
          <w:p w14:paraId="701831E7"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גמר חיפוי מבואות וריצוף בקומות המגורים ובקומת הגג (10)</w:t>
            </w:r>
          </w:p>
        </w:tc>
        <w:tc>
          <w:tcPr>
            <w:tcW w:w="768" w:type="dxa"/>
            <w:tcBorders>
              <w:top w:val="single" w:sz="4" w:space="0" w:color="auto"/>
              <w:left w:val="single" w:sz="4" w:space="0" w:color="auto"/>
              <w:bottom w:val="single" w:sz="4" w:space="0" w:color="auto"/>
              <w:right w:val="single" w:sz="4" w:space="0" w:color="auto"/>
            </w:tcBorders>
            <w:vAlign w:val="center"/>
          </w:tcPr>
          <w:p w14:paraId="6B3F52FE"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גמר הרכבת כלים לבנים (11)</w:t>
            </w:r>
          </w:p>
        </w:tc>
        <w:tc>
          <w:tcPr>
            <w:tcW w:w="768" w:type="dxa"/>
            <w:tcBorders>
              <w:top w:val="single" w:sz="4" w:space="0" w:color="auto"/>
              <w:left w:val="single" w:sz="4" w:space="0" w:color="auto"/>
              <w:bottom w:val="single" w:sz="4" w:space="0" w:color="auto"/>
              <w:right w:val="single" w:sz="4" w:space="0" w:color="auto"/>
            </w:tcBorders>
            <w:vAlign w:val="center"/>
          </w:tcPr>
          <w:p w14:paraId="775FBFA6"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גמר הרכבת אביזרי חשמל  (12)</w:t>
            </w:r>
          </w:p>
        </w:tc>
        <w:tc>
          <w:tcPr>
            <w:tcW w:w="895" w:type="dxa"/>
            <w:tcBorders>
              <w:top w:val="single" w:sz="4" w:space="0" w:color="auto"/>
              <w:left w:val="single" w:sz="4" w:space="0" w:color="auto"/>
              <w:bottom w:val="single" w:sz="4" w:space="0" w:color="auto"/>
              <w:right w:val="single" w:sz="4" w:space="0" w:color="auto"/>
            </w:tcBorders>
            <w:vAlign w:val="center"/>
          </w:tcPr>
          <w:p w14:paraId="2F483A5E"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גמר הרכבת נגרות ומסגרות בדירות ובציבורי (13)</w:t>
            </w:r>
          </w:p>
        </w:tc>
        <w:tc>
          <w:tcPr>
            <w:tcW w:w="929" w:type="dxa"/>
            <w:tcBorders>
              <w:top w:val="single" w:sz="4" w:space="0" w:color="auto"/>
              <w:left w:val="single" w:sz="4" w:space="0" w:color="auto"/>
              <w:bottom w:val="single" w:sz="4" w:space="0" w:color="auto"/>
              <w:right w:val="single" w:sz="4" w:space="0" w:color="auto"/>
            </w:tcBorders>
            <w:vAlign w:val="center"/>
          </w:tcPr>
          <w:p w14:paraId="00F3F3C1"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גמר הרכבת אלומיניום בדירות (14)</w:t>
            </w:r>
          </w:p>
        </w:tc>
        <w:tc>
          <w:tcPr>
            <w:tcW w:w="781" w:type="dxa"/>
            <w:tcBorders>
              <w:top w:val="single" w:sz="4" w:space="0" w:color="auto"/>
              <w:left w:val="single" w:sz="4" w:space="0" w:color="auto"/>
              <w:bottom w:val="single" w:sz="4" w:space="0" w:color="auto"/>
              <w:right w:val="single" w:sz="4" w:space="0" w:color="auto"/>
            </w:tcBorders>
            <w:vAlign w:val="center"/>
          </w:tcPr>
          <w:p w14:paraId="29DAF128"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גמר הרכבת מסתורי כביסה (15)</w:t>
            </w:r>
          </w:p>
        </w:tc>
        <w:tc>
          <w:tcPr>
            <w:tcW w:w="728" w:type="dxa"/>
            <w:tcBorders>
              <w:top w:val="single" w:sz="4" w:space="0" w:color="auto"/>
              <w:left w:val="single" w:sz="4" w:space="0" w:color="auto"/>
              <w:bottom w:val="single" w:sz="4" w:space="0" w:color="auto"/>
              <w:right w:val="single" w:sz="4" w:space="0" w:color="auto"/>
            </w:tcBorders>
            <w:vAlign w:val="center"/>
          </w:tcPr>
          <w:p w14:paraId="4F624E4B"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גמר צבע כולל צבע חוץ (17)</w:t>
            </w:r>
          </w:p>
        </w:tc>
        <w:tc>
          <w:tcPr>
            <w:tcW w:w="845" w:type="dxa"/>
            <w:tcBorders>
              <w:top w:val="single" w:sz="4" w:space="0" w:color="auto"/>
              <w:left w:val="single" w:sz="4" w:space="0" w:color="auto"/>
              <w:bottom w:val="single" w:sz="4" w:space="0" w:color="auto"/>
              <w:right w:val="single" w:sz="4" w:space="0" w:color="auto"/>
            </w:tcBorders>
            <w:vAlign w:val="center"/>
          </w:tcPr>
          <w:p w14:paraId="09627285"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גמר הרכבת ארונות מטבח, אמבטיה ומשטחי עבודה (18)</w:t>
            </w:r>
          </w:p>
        </w:tc>
        <w:tc>
          <w:tcPr>
            <w:tcW w:w="728" w:type="dxa"/>
            <w:tcBorders>
              <w:top w:val="single" w:sz="4" w:space="0" w:color="auto"/>
              <w:left w:val="single" w:sz="4" w:space="0" w:color="auto"/>
              <w:bottom w:val="single" w:sz="4" w:space="0" w:color="auto"/>
              <w:right w:val="single" w:sz="4" w:space="0" w:color="auto"/>
            </w:tcBorders>
            <w:vAlign w:val="center"/>
          </w:tcPr>
          <w:p w14:paraId="20D01D41"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אכלוס (25)</w:t>
            </w:r>
          </w:p>
        </w:tc>
        <w:tc>
          <w:tcPr>
            <w:tcW w:w="736" w:type="dxa"/>
            <w:tcBorders>
              <w:top w:val="single" w:sz="4" w:space="0" w:color="auto"/>
              <w:left w:val="single" w:sz="4" w:space="0" w:color="auto"/>
              <w:bottom w:val="single" w:sz="4" w:space="0" w:color="auto"/>
              <w:right w:val="single" w:sz="4" w:space="0" w:color="auto"/>
            </w:tcBorders>
            <w:vAlign w:val="center"/>
          </w:tcPr>
          <w:p w14:paraId="6AFEFE48"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גמר תיקון ליקויים (26)</w:t>
            </w:r>
          </w:p>
        </w:tc>
      </w:tr>
      <w:tr w:rsidR="00E56613" w:rsidRPr="00E56613" w14:paraId="6871B4C9" w14:textId="77777777" w:rsidTr="00E56613">
        <w:trPr>
          <w:trHeight w:val="255"/>
        </w:trPr>
        <w:tc>
          <w:tcPr>
            <w:tcW w:w="714" w:type="dxa"/>
            <w:tcBorders>
              <w:top w:val="single" w:sz="4" w:space="0" w:color="auto"/>
              <w:left w:val="single" w:sz="4" w:space="0" w:color="auto"/>
              <w:bottom w:val="single" w:sz="4" w:space="0" w:color="auto"/>
              <w:right w:val="nil"/>
            </w:tcBorders>
            <w:vAlign w:val="bottom"/>
          </w:tcPr>
          <w:p w14:paraId="403A0DF6"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p>
        </w:tc>
        <w:tc>
          <w:tcPr>
            <w:tcW w:w="590" w:type="dxa"/>
            <w:tcBorders>
              <w:top w:val="single" w:sz="4" w:space="0" w:color="auto"/>
              <w:left w:val="single" w:sz="4" w:space="0" w:color="auto"/>
              <w:bottom w:val="single" w:sz="4" w:space="0" w:color="auto"/>
              <w:right w:val="single" w:sz="4" w:space="0" w:color="auto"/>
            </w:tcBorders>
            <w:vAlign w:val="bottom"/>
          </w:tcPr>
          <w:p w14:paraId="0E366126"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p>
        </w:tc>
        <w:tc>
          <w:tcPr>
            <w:tcW w:w="779" w:type="dxa"/>
            <w:tcBorders>
              <w:top w:val="single" w:sz="4" w:space="0" w:color="auto"/>
              <w:left w:val="single" w:sz="4" w:space="0" w:color="auto"/>
              <w:bottom w:val="single" w:sz="4" w:space="0" w:color="auto"/>
              <w:right w:val="single" w:sz="4" w:space="0" w:color="auto"/>
            </w:tcBorders>
            <w:vAlign w:val="bottom"/>
          </w:tcPr>
          <w:p w14:paraId="5739ACEB" w14:textId="77777777" w:rsidR="00E56613" w:rsidRPr="00E56613" w:rsidRDefault="00E56613" w:rsidP="00E56613">
            <w:pPr>
              <w:bidi w:val="0"/>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Pr>
              <w:t>2.0</w:t>
            </w:r>
          </w:p>
        </w:tc>
        <w:tc>
          <w:tcPr>
            <w:tcW w:w="840" w:type="dxa"/>
            <w:tcBorders>
              <w:top w:val="single" w:sz="4" w:space="0" w:color="auto"/>
              <w:left w:val="single" w:sz="4" w:space="0" w:color="auto"/>
              <w:bottom w:val="single" w:sz="4" w:space="0" w:color="auto"/>
              <w:right w:val="single" w:sz="4" w:space="0" w:color="auto"/>
            </w:tcBorders>
            <w:vAlign w:val="bottom"/>
          </w:tcPr>
          <w:p w14:paraId="5AABA376" w14:textId="77777777" w:rsidR="00E56613" w:rsidRPr="00E56613" w:rsidRDefault="00E56613" w:rsidP="00E56613">
            <w:pPr>
              <w:bidi w:val="0"/>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Pr>
              <w:t>3.0</w:t>
            </w:r>
          </w:p>
        </w:tc>
        <w:tc>
          <w:tcPr>
            <w:tcW w:w="840" w:type="dxa"/>
            <w:tcBorders>
              <w:top w:val="single" w:sz="4" w:space="0" w:color="auto"/>
              <w:left w:val="single" w:sz="4" w:space="0" w:color="auto"/>
              <w:bottom w:val="single" w:sz="4" w:space="0" w:color="auto"/>
              <w:right w:val="single" w:sz="4" w:space="0" w:color="auto"/>
            </w:tcBorders>
            <w:vAlign w:val="bottom"/>
          </w:tcPr>
          <w:p w14:paraId="05AADBE2" w14:textId="77777777" w:rsidR="00E56613" w:rsidRPr="00E56613" w:rsidRDefault="00E56613" w:rsidP="00E56613">
            <w:pPr>
              <w:bidi w:val="0"/>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Pr>
              <w:t>3.0</w:t>
            </w:r>
          </w:p>
        </w:tc>
        <w:tc>
          <w:tcPr>
            <w:tcW w:w="890" w:type="dxa"/>
            <w:tcBorders>
              <w:top w:val="single" w:sz="4" w:space="0" w:color="auto"/>
              <w:left w:val="single" w:sz="4" w:space="0" w:color="auto"/>
              <w:bottom w:val="single" w:sz="4" w:space="0" w:color="auto"/>
              <w:right w:val="single" w:sz="4" w:space="0" w:color="auto"/>
            </w:tcBorders>
            <w:vAlign w:val="bottom"/>
          </w:tcPr>
          <w:p w14:paraId="06C223CE" w14:textId="77777777" w:rsidR="00E56613" w:rsidRPr="00E56613" w:rsidRDefault="00E56613" w:rsidP="00E56613">
            <w:pPr>
              <w:bidi w:val="0"/>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Pr>
              <w:t>1.0</w:t>
            </w:r>
          </w:p>
        </w:tc>
        <w:tc>
          <w:tcPr>
            <w:tcW w:w="857" w:type="dxa"/>
            <w:tcBorders>
              <w:top w:val="single" w:sz="4" w:space="0" w:color="auto"/>
              <w:left w:val="single" w:sz="4" w:space="0" w:color="auto"/>
              <w:bottom w:val="single" w:sz="4" w:space="0" w:color="auto"/>
              <w:right w:val="single" w:sz="4" w:space="0" w:color="auto"/>
            </w:tcBorders>
            <w:vAlign w:val="bottom"/>
          </w:tcPr>
          <w:p w14:paraId="60E439E0" w14:textId="77777777" w:rsidR="00E56613" w:rsidRPr="00E56613" w:rsidRDefault="00E56613" w:rsidP="00E56613">
            <w:pPr>
              <w:bidi w:val="0"/>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Pr>
              <w:t>5.0</w:t>
            </w:r>
          </w:p>
        </w:tc>
        <w:tc>
          <w:tcPr>
            <w:tcW w:w="728" w:type="dxa"/>
            <w:tcBorders>
              <w:top w:val="single" w:sz="4" w:space="0" w:color="auto"/>
              <w:left w:val="single" w:sz="4" w:space="0" w:color="auto"/>
              <w:bottom w:val="single" w:sz="4" w:space="0" w:color="auto"/>
              <w:right w:val="single" w:sz="4" w:space="0" w:color="auto"/>
            </w:tcBorders>
            <w:vAlign w:val="bottom"/>
          </w:tcPr>
          <w:p w14:paraId="2E8D2E60" w14:textId="77777777" w:rsidR="00E56613" w:rsidRPr="00E56613" w:rsidRDefault="00E56613" w:rsidP="00E56613">
            <w:pPr>
              <w:bidi w:val="0"/>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Pr>
              <w:t>5.5</w:t>
            </w:r>
          </w:p>
        </w:tc>
        <w:tc>
          <w:tcPr>
            <w:tcW w:w="728" w:type="dxa"/>
            <w:tcBorders>
              <w:top w:val="single" w:sz="4" w:space="0" w:color="auto"/>
              <w:left w:val="single" w:sz="4" w:space="0" w:color="auto"/>
              <w:bottom w:val="single" w:sz="4" w:space="0" w:color="auto"/>
              <w:right w:val="single" w:sz="4" w:space="0" w:color="auto"/>
            </w:tcBorders>
            <w:vAlign w:val="bottom"/>
          </w:tcPr>
          <w:p w14:paraId="7938F735" w14:textId="77777777" w:rsidR="00E56613" w:rsidRPr="00E56613" w:rsidRDefault="00E56613" w:rsidP="00E56613">
            <w:pPr>
              <w:bidi w:val="0"/>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Pr>
              <w:t>1.0</w:t>
            </w:r>
          </w:p>
        </w:tc>
        <w:tc>
          <w:tcPr>
            <w:tcW w:w="857" w:type="dxa"/>
            <w:tcBorders>
              <w:top w:val="single" w:sz="4" w:space="0" w:color="auto"/>
              <w:left w:val="single" w:sz="4" w:space="0" w:color="auto"/>
              <w:bottom w:val="single" w:sz="4" w:space="0" w:color="auto"/>
              <w:right w:val="single" w:sz="4" w:space="0" w:color="auto"/>
            </w:tcBorders>
            <w:vAlign w:val="bottom"/>
          </w:tcPr>
          <w:p w14:paraId="1970A065" w14:textId="77777777" w:rsidR="00E56613" w:rsidRPr="00E56613" w:rsidRDefault="00E56613" w:rsidP="00E56613">
            <w:pPr>
              <w:bidi w:val="0"/>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Pr>
              <w:t>2.0</w:t>
            </w:r>
          </w:p>
        </w:tc>
        <w:tc>
          <w:tcPr>
            <w:tcW w:w="768" w:type="dxa"/>
            <w:tcBorders>
              <w:top w:val="single" w:sz="4" w:space="0" w:color="auto"/>
              <w:left w:val="single" w:sz="4" w:space="0" w:color="auto"/>
              <w:bottom w:val="single" w:sz="4" w:space="0" w:color="auto"/>
              <w:right w:val="single" w:sz="4" w:space="0" w:color="auto"/>
            </w:tcBorders>
            <w:vAlign w:val="bottom"/>
          </w:tcPr>
          <w:p w14:paraId="10C60B26" w14:textId="77777777" w:rsidR="00E56613" w:rsidRPr="00E56613" w:rsidRDefault="00E56613" w:rsidP="00E56613">
            <w:pPr>
              <w:bidi w:val="0"/>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Pr>
              <w:t>1.5</w:t>
            </w:r>
          </w:p>
        </w:tc>
        <w:tc>
          <w:tcPr>
            <w:tcW w:w="768" w:type="dxa"/>
            <w:tcBorders>
              <w:top w:val="single" w:sz="4" w:space="0" w:color="auto"/>
              <w:left w:val="single" w:sz="4" w:space="0" w:color="auto"/>
              <w:bottom w:val="single" w:sz="4" w:space="0" w:color="auto"/>
              <w:right w:val="single" w:sz="4" w:space="0" w:color="auto"/>
            </w:tcBorders>
            <w:vAlign w:val="bottom"/>
          </w:tcPr>
          <w:p w14:paraId="18A67D16" w14:textId="77777777" w:rsidR="00E56613" w:rsidRPr="00E56613" w:rsidRDefault="00E56613" w:rsidP="00E56613">
            <w:pPr>
              <w:bidi w:val="0"/>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Pr>
              <w:t>1.0</w:t>
            </w:r>
          </w:p>
        </w:tc>
        <w:tc>
          <w:tcPr>
            <w:tcW w:w="895" w:type="dxa"/>
            <w:tcBorders>
              <w:top w:val="single" w:sz="4" w:space="0" w:color="auto"/>
              <w:left w:val="single" w:sz="4" w:space="0" w:color="auto"/>
              <w:bottom w:val="single" w:sz="4" w:space="0" w:color="auto"/>
              <w:right w:val="single" w:sz="4" w:space="0" w:color="auto"/>
            </w:tcBorders>
            <w:vAlign w:val="bottom"/>
          </w:tcPr>
          <w:p w14:paraId="46196505" w14:textId="77777777" w:rsidR="00E56613" w:rsidRPr="00E56613" w:rsidRDefault="00E56613" w:rsidP="00E56613">
            <w:pPr>
              <w:bidi w:val="0"/>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Pr>
              <w:t>3.0</w:t>
            </w:r>
          </w:p>
        </w:tc>
        <w:tc>
          <w:tcPr>
            <w:tcW w:w="929" w:type="dxa"/>
            <w:tcBorders>
              <w:top w:val="single" w:sz="4" w:space="0" w:color="auto"/>
              <w:left w:val="single" w:sz="4" w:space="0" w:color="auto"/>
              <w:bottom w:val="single" w:sz="4" w:space="0" w:color="auto"/>
              <w:right w:val="single" w:sz="4" w:space="0" w:color="auto"/>
            </w:tcBorders>
            <w:vAlign w:val="bottom"/>
          </w:tcPr>
          <w:p w14:paraId="57455B37" w14:textId="77777777" w:rsidR="00E56613" w:rsidRPr="00E56613" w:rsidRDefault="00E56613" w:rsidP="00E56613">
            <w:pPr>
              <w:bidi w:val="0"/>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Pr>
              <w:t>7.5</w:t>
            </w:r>
          </w:p>
        </w:tc>
        <w:tc>
          <w:tcPr>
            <w:tcW w:w="781" w:type="dxa"/>
            <w:tcBorders>
              <w:top w:val="single" w:sz="4" w:space="0" w:color="auto"/>
              <w:left w:val="single" w:sz="4" w:space="0" w:color="auto"/>
              <w:bottom w:val="single" w:sz="4" w:space="0" w:color="auto"/>
              <w:right w:val="single" w:sz="4" w:space="0" w:color="auto"/>
            </w:tcBorders>
            <w:vAlign w:val="bottom"/>
          </w:tcPr>
          <w:p w14:paraId="1AC92420" w14:textId="77777777" w:rsidR="00E56613" w:rsidRPr="00E56613" w:rsidRDefault="00E56613" w:rsidP="00E56613">
            <w:pPr>
              <w:bidi w:val="0"/>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Pr>
              <w:t>0.5</w:t>
            </w:r>
          </w:p>
        </w:tc>
        <w:tc>
          <w:tcPr>
            <w:tcW w:w="728" w:type="dxa"/>
            <w:tcBorders>
              <w:top w:val="single" w:sz="4" w:space="0" w:color="auto"/>
              <w:left w:val="single" w:sz="4" w:space="0" w:color="auto"/>
              <w:bottom w:val="single" w:sz="4" w:space="0" w:color="auto"/>
              <w:right w:val="single" w:sz="4" w:space="0" w:color="auto"/>
            </w:tcBorders>
            <w:vAlign w:val="bottom"/>
          </w:tcPr>
          <w:p w14:paraId="317B9C9E" w14:textId="77777777" w:rsidR="00E56613" w:rsidRPr="00E56613" w:rsidRDefault="00E56613" w:rsidP="00E56613">
            <w:pPr>
              <w:bidi w:val="0"/>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Pr>
              <w:t>1.5</w:t>
            </w:r>
          </w:p>
        </w:tc>
        <w:tc>
          <w:tcPr>
            <w:tcW w:w="845" w:type="dxa"/>
            <w:tcBorders>
              <w:top w:val="single" w:sz="4" w:space="0" w:color="auto"/>
              <w:left w:val="single" w:sz="4" w:space="0" w:color="auto"/>
              <w:bottom w:val="single" w:sz="4" w:space="0" w:color="auto"/>
              <w:right w:val="single" w:sz="4" w:space="0" w:color="auto"/>
            </w:tcBorders>
            <w:vAlign w:val="bottom"/>
          </w:tcPr>
          <w:p w14:paraId="6E342DB1" w14:textId="77777777" w:rsidR="00E56613" w:rsidRPr="00E56613" w:rsidRDefault="00E56613" w:rsidP="00E56613">
            <w:pPr>
              <w:bidi w:val="0"/>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Pr>
              <w:t>1.5</w:t>
            </w:r>
          </w:p>
        </w:tc>
        <w:tc>
          <w:tcPr>
            <w:tcW w:w="728" w:type="dxa"/>
            <w:tcBorders>
              <w:top w:val="single" w:sz="4" w:space="0" w:color="auto"/>
              <w:left w:val="single" w:sz="4" w:space="0" w:color="auto"/>
              <w:bottom w:val="single" w:sz="4" w:space="0" w:color="auto"/>
              <w:right w:val="single" w:sz="4" w:space="0" w:color="auto"/>
            </w:tcBorders>
            <w:vAlign w:val="bottom"/>
          </w:tcPr>
          <w:p w14:paraId="62C9C666" w14:textId="77777777" w:rsidR="00E56613" w:rsidRPr="00E56613" w:rsidRDefault="00E56613" w:rsidP="00E56613">
            <w:pPr>
              <w:bidi w:val="0"/>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Pr>
              <w:t>2.0</w:t>
            </w:r>
          </w:p>
        </w:tc>
        <w:tc>
          <w:tcPr>
            <w:tcW w:w="736" w:type="dxa"/>
            <w:tcBorders>
              <w:top w:val="single" w:sz="4" w:space="0" w:color="auto"/>
              <w:left w:val="single" w:sz="4" w:space="0" w:color="auto"/>
              <w:bottom w:val="single" w:sz="4" w:space="0" w:color="auto"/>
              <w:right w:val="single" w:sz="4" w:space="0" w:color="auto"/>
            </w:tcBorders>
            <w:vAlign w:val="bottom"/>
          </w:tcPr>
          <w:p w14:paraId="71CD34DB" w14:textId="77777777" w:rsidR="00E56613" w:rsidRPr="00E56613" w:rsidRDefault="00E56613" w:rsidP="00E56613">
            <w:pPr>
              <w:bidi w:val="0"/>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Pr>
              <w:t>2.0</w:t>
            </w:r>
          </w:p>
        </w:tc>
      </w:tr>
      <w:tr w:rsidR="00E56613" w:rsidRPr="00E56613" w14:paraId="74BFC7E3" w14:textId="77777777" w:rsidTr="00E56613">
        <w:trPr>
          <w:trHeight w:val="255"/>
        </w:trPr>
        <w:tc>
          <w:tcPr>
            <w:tcW w:w="714" w:type="dxa"/>
            <w:vMerge w:val="restart"/>
            <w:tcBorders>
              <w:top w:val="single" w:sz="4" w:space="0" w:color="auto"/>
              <w:left w:val="single" w:sz="8" w:space="0" w:color="auto"/>
              <w:bottom w:val="nil"/>
              <w:right w:val="nil"/>
            </w:tcBorders>
            <w:shd w:val="clear" w:color="auto" w:fill="CCFFCC"/>
            <w:vAlign w:val="center"/>
          </w:tcPr>
          <w:p w14:paraId="6D316D57"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קומה 3</w:t>
            </w:r>
          </w:p>
        </w:tc>
        <w:tc>
          <w:tcPr>
            <w:tcW w:w="590" w:type="dxa"/>
            <w:tcBorders>
              <w:top w:val="nil"/>
              <w:left w:val="single" w:sz="4" w:space="0" w:color="auto"/>
              <w:bottom w:val="single" w:sz="4" w:space="0" w:color="auto"/>
              <w:right w:val="single" w:sz="4" w:space="0" w:color="auto"/>
            </w:tcBorders>
            <w:shd w:val="clear" w:color="auto" w:fill="CCFFCC"/>
            <w:vAlign w:val="bottom"/>
          </w:tcPr>
          <w:p w14:paraId="1C3C9925" w14:textId="77777777" w:rsidR="00E56613" w:rsidRPr="00E56613" w:rsidRDefault="00E56613" w:rsidP="00E56613">
            <w:pPr>
              <w:spacing w:before="0" w:beforeAutospacing="0" w:after="0" w:afterAutospacing="0" w:line="240" w:lineRule="auto"/>
              <w:rPr>
                <w:rFonts w:ascii="David" w:eastAsia="Times New Roman" w:hAnsi="David" w:cs="David"/>
                <w:sz w:val="20"/>
                <w:szCs w:val="20"/>
              </w:rPr>
            </w:pPr>
            <w:r w:rsidRPr="00E56613">
              <w:rPr>
                <w:rFonts w:ascii="David" w:eastAsia="Times New Roman" w:hAnsi="David" w:cs="David"/>
                <w:sz w:val="20"/>
                <w:szCs w:val="20"/>
                <w:rtl/>
              </w:rPr>
              <w:t>דירה 9</w:t>
            </w:r>
          </w:p>
        </w:tc>
        <w:tc>
          <w:tcPr>
            <w:tcW w:w="779" w:type="dxa"/>
            <w:tcBorders>
              <w:top w:val="nil"/>
              <w:left w:val="single" w:sz="4" w:space="0" w:color="auto"/>
              <w:bottom w:val="single" w:sz="4" w:space="0" w:color="auto"/>
              <w:right w:val="single" w:sz="4" w:space="0" w:color="auto"/>
            </w:tcBorders>
            <w:vAlign w:val="bottom"/>
          </w:tcPr>
          <w:p w14:paraId="5BCBE1B4"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100%</w:t>
            </w:r>
          </w:p>
        </w:tc>
        <w:tc>
          <w:tcPr>
            <w:tcW w:w="840" w:type="dxa"/>
            <w:tcBorders>
              <w:top w:val="nil"/>
              <w:left w:val="single" w:sz="4" w:space="0" w:color="auto"/>
              <w:bottom w:val="single" w:sz="4" w:space="0" w:color="auto"/>
              <w:right w:val="single" w:sz="4" w:space="0" w:color="auto"/>
            </w:tcBorders>
            <w:vAlign w:val="bottom"/>
          </w:tcPr>
          <w:p w14:paraId="379E983F"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100%</w:t>
            </w:r>
          </w:p>
        </w:tc>
        <w:tc>
          <w:tcPr>
            <w:tcW w:w="840" w:type="dxa"/>
            <w:tcBorders>
              <w:top w:val="nil"/>
              <w:left w:val="single" w:sz="4" w:space="0" w:color="auto"/>
              <w:bottom w:val="single" w:sz="4" w:space="0" w:color="auto"/>
              <w:right w:val="single" w:sz="4" w:space="0" w:color="auto"/>
            </w:tcBorders>
            <w:vAlign w:val="bottom"/>
          </w:tcPr>
          <w:p w14:paraId="5A438B44"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100%</w:t>
            </w:r>
          </w:p>
        </w:tc>
        <w:tc>
          <w:tcPr>
            <w:tcW w:w="890" w:type="dxa"/>
            <w:tcBorders>
              <w:top w:val="nil"/>
              <w:left w:val="single" w:sz="4" w:space="0" w:color="auto"/>
              <w:bottom w:val="single" w:sz="4" w:space="0" w:color="auto"/>
              <w:right w:val="single" w:sz="4" w:space="0" w:color="auto"/>
            </w:tcBorders>
            <w:vAlign w:val="bottom"/>
          </w:tcPr>
          <w:p w14:paraId="6C429C7F"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100%</w:t>
            </w:r>
          </w:p>
        </w:tc>
        <w:tc>
          <w:tcPr>
            <w:tcW w:w="857" w:type="dxa"/>
            <w:tcBorders>
              <w:top w:val="nil"/>
              <w:left w:val="single" w:sz="4" w:space="0" w:color="auto"/>
              <w:bottom w:val="single" w:sz="4" w:space="0" w:color="auto"/>
              <w:right w:val="single" w:sz="4" w:space="0" w:color="auto"/>
            </w:tcBorders>
            <w:vAlign w:val="bottom"/>
          </w:tcPr>
          <w:p w14:paraId="527AAA73"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100%</w:t>
            </w:r>
          </w:p>
        </w:tc>
        <w:tc>
          <w:tcPr>
            <w:tcW w:w="728" w:type="dxa"/>
            <w:tcBorders>
              <w:top w:val="nil"/>
              <w:left w:val="single" w:sz="4" w:space="0" w:color="auto"/>
              <w:bottom w:val="single" w:sz="4" w:space="0" w:color="auto"/>
              <w:right w:val="single" w:sz="4" w:space="0" w:color="auto"/>
            </w:tcBorders>
            <w:vAlign w:val="bottom"/>
          </w:tcPr>
          <w:p w14:paraId="46E9D06C"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100%</w:t>
            </w:r>
          </w:p>
        </w:tc>
        <w:tc>
          <w:tcPr>
            <w:tcW w:w="728" w:type="dxa"/>
            <w:tcBorders>
              <w:top w:val="nil"/>
              <w:left w:val="single" w:sz="4" w:space="0" w:color="auto"/>
              <w:bottom w:val="single" w:sz="4" w:space="0" w:color="auto"/>
              <w:right w:val="single" w:sz="4" w:space="0" w:color="auto"/>
            </w:tcBorders>
            <w:vAlign w:val="bottom"/>
          </w:tcPr>
          <w:p w14:paraId="12EDA67D"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100%</w:t>
            </w:r>
          </w:p>
        </w:tc>
        <w:tc>
          <w:tcPr>
            <w:tcW w:w="857" w:type="dxa"/>
            <w:tcBorders>
              <w:top w:val="nil"/>
              <w:left w:val="single" w:sz="4" w:space="0" w:color="auto"/>
              <w:bottom w:val="single" w:sz="4" w:space="0" w:color="auto"/>
              <w:right w:val="single" w:sz="4" w:space="0" w:color="auto"/>
            </w:tcBorders>
            <w:vAlign w:val="bottom"/>
          </w:tcPr>
          <w:p w14:paraId="4218C86D"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90%</w:t>
            </w:r>
          </w:p>
        </w:tc>
        <w:tc>
          <w:tcPr>
            <w:tcW w:w="768" w:type="dxa"/>
            <w:tcBorders>
              <w:top w:val="nil"/>
              <w:left w:val="single" w:sz="4" w:space="0" w:color="auto"/>
              <w:bottom w:val="single" w:sz="4" w:space="0" w:color="auto"/>
              <w:right w:val="single" w:sz="4" w:space="0" w:color="auto"/>
            </w:tcBorders>
            <w:vAlign w:val="bottom"/>
          </w:tcPr>
          <w:p w14:paraId="4BCDCE38"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50%</w:t>
            </w:r>
          </w:p>
        </w:tc>
        <w:tc>
          <w:tcPr>
            <w:tcW w:w="768" w:type="dxa"/>
            <w:tcBorders>
              <w:top w:val="nil"/>
              <w:left w:val="single" w:sz="4" w:space="0" w:color="auto"/>
              <w:bottom w:val="single" w:sz="4" w:space="0" w:color="auto"/>
              <w:right w:val="single" w:sz="4" w:space="0" w:color="auto"/>
            </w:tcBorders>
            <w:vAlign w:val="bottom"/>
          </w:tcPr>
          <w:p w14:paraId="316D2545"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60%</w:t>
            </w:r>
          </w:p>
        </w:tc>
        <w:tc>
          <w:tcPr>
            <w:tcW w:w="895" w:type="dxa"/>
            <w:tcBorders>
              <w:top w:val="nil"/>
              <w:left w:val="single" w:sz="4" w:space="0" w:color="auto"/>
              <w:bottom w:val="single" w:sz="4" w:space="0" w:color="auto"/>
              <w:right w:val="single" w:sz="4" w:space="0" w:color="auto"/>
            </w:tcBorders>
            <w:vAlign w:val="bottom"/>
          </w:tcPr>
          <w:p w14:paraId="433B8343"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67.5%</w:t>
            </w:r>
          </w:p>
        </w:tc>
        <w:tc>
          <w:tcPr>
            <w:tcW w:w="929" w:type="dxa"/>
            <w:tcBorders>
              <w:top w:val="nil"/>
              <w:left w:val="single" w:sz="4" w:space="0" w:color="auto"/>
              <w:bottom w:val="single" w:sz="4" w:space="0" w:color="auto"/>
              <w:right w:val="single" w:sz="4" w:space="0" w:color="auto"/>
            </w:tcBorders>
            <w:vAlign w:val="bottom"/>
          </w:tcPr>
          <w:p w14:paraId="5D2767D9"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95%</w:t>
            </w:r>
          </w:p>
        </w:tc>
        <w:tc>
          <w:tcPr>
            <w:tcW w:w="781" w:type="dxa"/>
            <w:tcBorders>
              <w:top w:val="nil"/>
              <w:left w:val="single" w:sz="4" w:space="0" w:color="auto"/>
              <w:bottom w:val="single" w:sz="4" w:space="0" w:color="auto"/>
              <w:right w:val="single" w:sz="4" w:space="0" w:color="auto"/>
            </w:tcBorders>
            <w:vAlign w:val="bottom"/>
          </w:tcPr>
          <w:p w14:paraId="4BC7C6C0"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100%</w:t>
            </w:r>
          </w:p>
        </w:tc>
        <w:tc>
          <w:tcPr>
            <w:tcW w:w="728" w:type="dxa"/>
            <w:tcBorders>
              <w:top w:val="nil"/>
              <w:left w:val="single" w:sz="4" w:space="0" w:color="auto"/>
              <w:bottom w:val="single" w:sz="4" w:space="0" w:color="auto"/>
              <w:right w:val="single" w:sz="4" w:space="0" w:color="auto"/>
            </w:tcBorders>
            <w:vAlign w:val="bottom"/>
          </w:tcPr>
          <w:p w14:paraId="4A208233"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75%</w:t>
            </w:r>
          </w:p>
        </w:tc>
        <w:tc>
          <w:tcPr>
            <w:tcW w:w="845" w:type="dxa"/>
            <w:tcBorders>
              <w:top w:val="nil"/>
              <w:left w:val="single" w:sz="4" w:space="0" w:color="auto"/>
              <w:bottom w:val="single" w:sz="4" w:space="0" w:color="auto"/>
              <w:right w:val="single" w:sz="4" w:space="0" w:color="auto"/>
            </w:tcBorders>
            <w:vAlign w:val="bottom"/>
          </w:tcPr>
          <w:p w14:paraId="5C2FBF2F"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76%</w:t>
            </w:r>
          </w:p>
        </w:tc>
        <w:tc>
          <w:tcPr>
            <w:tcW w:w="728" w:type="dxa"/>
            <w:tcBorders>
              <w:top w:val="nil"/>
              <w:left w:val="single" w:sz="4" w:space="0" w:color="auto"/>
              <w:bottom w:val="single" w:sz="4" w:space="0" w:color="auto"/>
              <w:right w:val="single" w:sz="4" w:space="0" w:color="auto"/>
            </w:tcBorders>
            <w:vAlign w:val="bottom"/>
          </w:tcPr>
          <w:p w14:paraId="2EC6540E"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r w:rsidRPr="00E56613">
              <w:rPr>
                <w:rFonts w:ascii="David" w:eastAsia="Times New Roman" w:hAnsi="David" w:cs="David"/>
                <w:sz w:val="20"/>
                <w:szCs w:val="20"/>
              </w:rPr>
              <w:t> </w:t>
            </w:r>
          </w:p>
        </w:tc>
        <w:tc>
          <w:tcPr>
            <w:tcW w:w="736" w:type="dxa"/>
            <w:tcBorders>
              <w:top w:val="nil"/>
              <w:left w:val="single" w:sz="4" w:space="0" w:color="auto"/>
              <w:bottom w:val="single" w:sz="4" w:space="0" w:color="auto"/>
              <w:right w:val="single" w:sz="4" w:space="0" w:color="auto"/>
            </w:tcBorders>
            <w:vAlign w:val="bottom"/>
          </w:tcPr>
          <w:p w14:paraId="099358BC"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r w:rsidRPr="00E56613">
              <w:rPr>
                <w:rFonts w:ascii="David" w:eastAsia="Times New Roman" w:hAnsi="David" w:cs="David"/>
                <w:sz w:val="20"/>
                <w:szCs w:val="20"/>
              </w:rPr>
              <w:t> </w:t>
            </w:r>
          </w:p>
        </w:tc>
      </w:tr>
      <w:tr w:rsidR="00E56613" w:rsidRPr="00E56613" w14:paraId="50D2E231" w14:textId="77777777" w:rsidTr="00E56613">
        <w:trPr>
          <w:trHeight w:val="255"/>
        </w:trPr>
        <w:tc>
          <w:tcPr>
            <w:tcW w:w="0" w:type="auto"/>
            <w:vMerge/>
            <w:tcBorders>
              <w:top w:val="single" w:sz="4" w:space="0" w:color="auto"/>
              <w:left w:val="single" w:sz="8" w:space="0" w:color="auto"/>
              <w:bottom w:val="nil"/>
              <w:right w:val="nil"/>
            </w:tcBorders>
            <w:vAlign w:val="center"/>
          </w:tcPr>
          <w:p w14:paraId="7C643404"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p>
        </w:tc>
        <w:tc>
          <w:tcPr>
            <w:tcW w:w="590" w:type="dxa"/>
            <w:tcBorders>
              <w:top w:val="nil"/>
              <w:left w:val="single" w:sz="4" w:space="0" w:color="auto"/>
              <w:bottom w:val="single" w:sz="4" w:space="0" w:color="auto"/>
              <w:right w:val="single" w:sz="4" w:space="0" w:color="auto"/>
            </w:tcBorders>
            <w:shd w:val="clear" w:color="auto" w:fill="CCFFCC"/>
            <w:vAlign w:val="bottom"/>
          </w:tcPr>
          <w:p w14:paraId="2B2C74AA" w14:textId="77777777" w:rsidR="00E56613" w:rsidRPr="00E56613" w:rsidRDefault="00E56613" w:rsidP="00E56613">
            <w:pPr>
              <w:spacing w:before="0" w:beforeAutospacing="0" w:after="0" w:afterAutospacing="0" w:line="240" w:lineRule="auto"/>
              <w:rPr>
                <w:rFonts w:ascii="David" w:eastAsia="Times New Roman" w:hAnsi="David" w:cs="David"/>
                <w:sz w:val="20"/>
                <w:szCs w:val="20"/>
              </w:rPr>
            </w:pPr>
            <w:r w:rsidRPr="00E56613">
              <w:rPr>
                <w:rFonts w:ascii="David" w:eastAsia="Times New Roman" w:hAnsi="David" w:cs="David"/>
                <w:sz w:val="20"/>
                <w:szCs w:val="20"/>
                <w:rtl/>
              </w:rPr>
              <w:t>דירה 10</w:t>
            </w:r>
          </w:p>
        </w:tc>
        <w:tc>
          <w:tcPr>
            <w:tcW w:w="779" w:type="dxa"/>
            <w:tcBorders>
              <w:top w:val="nil"/>
              <w:left w:val="single" w:sz="4" w:space="0" w:color="auto"/>
              <w:bottom w:val="single" w:sz="4" w:space="0" w:color="auto"/>
              <w:right w:val="single" w:sz="4" w:space="0" w:color="auto"/>
            </w:tcBorders>
            <w:vAlign w:val="bottom"/>
          </w:tcPr>
          <w:p w14:paraId="6384774C"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100%</w:t>
            </w:r>
          </w:p>
        </w:tc>
        <w:tc>
          <w:tcPr>
            <w:tcW w:w="840" w:type="dxa"/>
            <w:tcBorders>
              <w:top w:val="nil"/>
              <w:left w:val="single" w:sz="4" w:space="0" w:color="auto"/>
              <w:bottom w:val="single" w:sz="4" w:space="0" w:color="auto"/>
              <w:right w:val="single" w:sz="4" w:space="0" w:color="auto"/>
            </w:tcBorders>
            <w:vAlign w:val="bottom"/>
          </w:tcPr>
          <w:p w14:paraId="6BE17AC5"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100%</w:t>
            </w:r>
          </w:p>
        </w:tc>
        <w:tc>
          <w:tcPr>
            <w:tcW w:w="840" w:type="dxa"/>
            <w:tcBorders>
              <w:top w:val="nil"/>
              <w:left w:val="single" w:sz="4" w:space="0" w:color="auto"/>
              <w:bottom w:val="single" w:sz="4" w:space="0" w:color="auto"/>
              <w:right w:val="single" w:sz="4" w:space="0" w:color="auto"/>
            </w:tcBorders>
            <w:vAlign w:val="bottom"/>
          </w:tcPr>
          <w:p w14:paraId="442FC171"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100%</w:t>
            </w:r>
          </w:p>
        </w:tc>
        <w:tc>
          <w:tcPr>
            <w:tcW w:w="890" w:type="dxa"/>
            <w:tcBorders>
              <w:top w:val="nil"/>
              <w:left w:val="single" w:sz="4" w:space="0" w:color="auto"/>
              <w:bottom w:val="single" w:sz="4" w:space="0" w:color="auto"/>
              <w:right w:val="single" w:sz="4" w:space="0" w:color="auto"/>
            </w:tcBorders>
            <w:vAlign w:val="bottom"/>
          </w:tcPr>
          <w:p w14:paraId="771CD8D9"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100%</w:t>
            </w:r>
          </w:p>
        </w:tc>
        <w:tc>
          <w:tcPr>
            <w:tcW w:w="857" w:type="dxa"/>
            <w:tcBorders>
              <w:top w:val="nil"/>
              <w:left w:val="single" w:sz="4" w:space="0" w:color="auto"/>
              <w:bottom w:val="single" w:sz="4" w:space="0" w:color="auto"/>
              <w:right w:val="single" w:sz="4" w:space="0" w:color="auto"/>
            </w:tcBorders>
            <w:vAlign w:val="bottom"/>
          </w:tcPr>
          <w:p w14:paraId="28B80401"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100%</w:t>
            </w:r>
          </w:p>
        </w:tc>
        <w:tc>
          <w:tcPr>
            <w:tcW w:w="728" w:type="dxa"/>
            <w:tcBorders>
              <w:top w:val="nil"/>
              <w:left w:val="single" w:sz="4" w:space="0" w:color="auto"/>
              <w:bottom w:val="single" w:sz="4" w:space="0" w:color="auto"/>
              <w:right w:val="single" w:sz="4" w:space="0" w:color="auto"/>
            </w:tcBorders>
            <w:vAlign w:val="bottom"/>
          </w:tcPr>
          <w:p w14:paraId="367E67EA"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100%</w:t>
            </w:r>
          </w:p>
        </w:tc>
        <w:tc>
          <w:tcPr>
            <w:tcW w:w="728" w:type="dxa"/>
            <w:tcBorders>
              <w:top w:val="nil"/>
              <w:left w:val="single" w:sz="4" w:space="0" w:color="auto"/>
              <w:bottom w:val="single" w:sz="4" w:space="0" w:color="auto"/>
              <w:right w:val="single" w:sz="4" w:space="0" w:color="auto"/>
            </w:tcBorders>
            <w:vAlign w:val="bottom"/>
          </w:tcPr>
          <w:p w14:paraId="2A6555C6"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100%</w:t>
            </w:r>
          </w:p>
        </w:tc>
        <w:tc>
          <w:tcPr>
            <w:tcW w:w="857" w:type="dxa"/>
            <w:tcBorders>
              <w:top w:val="nil"/>
              <w:left w:val="single" w:sz="4" w:space="0" w:color="auto"/>
              <w:bottom w:val="single" w:sz="4" w:space="0" w:color="auto"/>
              <w:right w:val="single" w:sz="4" w:space="0" w:color="auto"/>
            </w:tcBorders>
            <w:vAlign w:val="bottom"/>
          </w:tcPr>
          <w:p w14:paraId="0C9857A3"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90%</w:t>
            </w:r>
          </w:p>
        </w:tc>
        <w:tc>
          <w:tcPr>
            <w:tcW w:w="768" w:type="dxa"/>
            <w:tcBorders>
              <w:top w:val="nil"/>
              <w:left w:val="single" w:sz="4" w:space="0" w:color="auto"/>
              <w:bottom w:val="single" w:sz="4" w:space="0" w:color="auto"/>
              <w:right w:val="single" w:sz="4" w:space="0" w:color="auto"/>
            </w:tcBorders>
            <w:vAlign w:val="bottom"/>
          </w:tcPr>
          <w:p w14:paraId="4B66BF5D"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50%</w:t>
            </w:r>
          </w:p>
        </w:tc>
        <w:tc>
          <w:tcPr>
            <w:tcW w:w="768" w:type="dxa"/>
            <w:tcBorders>
              <w:top w:val="nil"/>
              <w:left w:val="single" w:sz="4" w:space="0" w:color="auto"/>
              <w:bottom w:val="single" w:sz="4" w:space="0" w:color="auto"/>
              <w:right w:val="single" w:sz="4" w:space="0" w:color="auto"/>
            </w:tcBorders>
            <w:vAlign w:val="bottom"/>
          </w:tcPr>
          <w:p w14:paraId="3FC820A3"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60%</w:t>
            </w:r>
          </w:p>
        </w:tc>
        <w:tc>
          <w:tcPr>
            <w:tcW w:w="895" w:type="dxa"/>
            <w:tcBorders>
              <w:top w:val="nil"/>
              <w:left w:val="single" w:sz="4" w:space="0" w:color="auto"/>
              <w:bottom w:val="single" w:sz="4" w:space="0" w:color="auto"/>
              <w:right w:val="single" w:sz="4" w:space="0" w:color="auto"/>
            </w:tcBorders>
            <w:vAlign w:val="bottom"/>
          </w:tcPr>
          <w:p w14:paraId="7B98DC7C"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67.5%</w:t>
            </w:r>
          </w:p>
        </w:tc>
        <w:tc>
          <w:tcPr>
            <w:tcW w:w="929" w:type="dxa"/>
            <w:tcBorders>
              <w:top w:val="nil"/>
              <w:left w:val="single" w:sz="4" w:space="0" w:color="auto"/>
              <w:bottom w:val="single" w:sz="4" w:space="0" w:color="auto"/>
              <w:right w:val="single" w:sz="4" w:space="0" w:color="auto"/>
            </w:tcBorders>
            <w:vAlign w:val="bottom"/>
          </w:tcPr>
          <w:p w14:paraId="324F87FE"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95%</w:t>
            </w:r>
          </w:p>
        </w:tc>
        <w:tc>
          <w:tcPr>
            <w:tcW w:w="781" w:type="dxa"/>
            <w:tcBorders>
              <w:top w:val="nil"/>
              <w:left w:val="single" w:sz="4" w:space="0" w:color="auto"/>
              <w:bottom w:val="single" w:sz="4" w:space="0" w:color="auto"/>
              <w:right w:val="single" w:sz="4" w:space="0" w:color="auto"/>
            </w:tcBorders>
            <w:vAlign w:val="bottom"/>
          </w:tcPr>
          <w:p w14:paraId="3020FA5C"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100%</w:t>
            </w:r>
          </w:p>
        </w:tc>
        <w:tc>
          <w:tcPr>
            <w:tcW w:w="728" w:type="dxa"/>
            <w:tcBorders>
              <w:top w:val="nil"/>
              <w:left w:val="single" w:sz="4" w:space="0" w:color="auto"/>
              <w:bottom w:val="single" w:sz="4" w:space="0" w:color="auto"/>
              <w:right w:val="single" w:sz="4" w:space="0" w:color="auto"/>
            </w:tcBorders>
            <w:vAlign w:val="bottom"/>
          </w:tcPr>
          <w:p w14:paraId="7C316227"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75%</w:t>
            </w:r>
          </w:p>
        </w:tc>
        <w:tc>
          <w:tcPr>
            <w:tcW w:w="845" w:type="dxa"/>
            <w:tcBorders>
              <w:top w:val="nil"/>
              <w:left w:val="single" w:sz="4" w:space="0" w:color="auto"/>
              <w:bottom w:val="single" w:sz="4" w:space="0" w:color="auto"/>
              <w:right w:val="single" w:sz="4" w:space="0" w:color="auto"/>
            </w:tcBorders>
            <w:vAlign w:val="bottom"/>
          </w:tcPr>
          <w:p w14:paraId="0D8F5DFE"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0%</w:t>
            </w:r>
          </w:p>
        </w:tc>
        <w:tc>
          <w:tcPr>
            <w:tcW w:w="728" w:type="dxa"/>
            <w:tcBorders>
              <w:top w:val="nil"/>
              <w:left w:val="single" w:sz="4" w:space="0" w:color="auto"/>
              <w:bottom w:val="single" w:sz="4" w:space="0" w:color="auto"/>
              <w:right w:val="single" w:sz="4" w:space="0" w:color="auto"/>
            </w:tcBorders>
            <w:vAlign w:val="bottom"/>
          </w:tcPr>
          <w:p w14:paraId="50159B6F"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20%</w:t>
            </w:r>
          </w:p>
        </w:tc>
        <w:tc>
          <w:tcPr>
            <w:tcW w:w="736" w:type="dxa"/>
            <w:tcBorders>
              <w:top w:val="nil"/>
              <w:left w:val="single" w:sz="4" w:space="0" w:color="auto"/>
              <w:bottom w:val="single" w:sz="4" w:space="0" w:color="auto"/>
              <w:right w:val="single" w:sz="4" w:space="0" w:color="auto"/>
            </w:tcBorders>
            <w:vAlign w:val="bottom"/>
          </w:tcPr>
          <w:p w14:paraId="67F8DA12"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r w:rsidRPr="00E56613">
              <w:rPr>
                <w:rFonts w:ascii="David" w:eastAsia="Times New Roman" w:hAnsi="David" w:cs="David"/>
                <w:sz w:val="20"/>
                <w:szCs w:val="20"/>
              </w:rPr>
              <w:t> </w:t>
            </w:r>
          </w:p>
        </w:tc>
      </w:tr>
      <w:tr w:rsidR="00E56613" w:rsidRPr="00E56613" w14:paraId="0FF95DEC" w14:textId="77777777" w:rsidTr="00E56613">
        <w:trPr>
          <w:trHeight w:val="255"/>
        </w:trPr>
        <w:tc>
          <w:tcPr>
            <w:tcW w:w="0" w:type="auto"/>
            <w:vMerge/>
            <w:tcBorders>
              <w:top w:val="single" w:sz="4" w:space="0" w:color="auto"/>
              <w:left w:val="single" w:sz="8" w:space="0" w:color="auto"/>
              <w:bottom w:val="nil"/>
              <w:right w:val="nil"/>
            </w:tcBorders>
            <w:vAlign w:val="center"/>
          </w:tcPr>
          <w:p w14:paraId="453C6318"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p>
        </w:tc>
        <w:tc>
          <w:tcPr>
            <w:tcW w:w="590" w:type="dxa"/>
            <w:tcBorders>
              <w:top w:val="nil"/>
              <w:left w:val="single" w:sz="4" w:space="0" w:color="auto"/>
              <w:bottom w:val="single" w:sz="4" w:space="0" w:color="auto"/>
              <w:right w:val="single" w:sz="4" w:space="0" w:color="auto"/>
            </w:tcBorders>
            <w:shd w:val="clear" w:color="auto" w:fill="CCFFCC"/>
            <w:vAlign w:val="bottom"/>
          </w:tcPr>
          <w:p w14:paraId="38B25BC6" w14:textId="77777777" w:rsidR="00E56613" w:rsidRPr="00E56613" w:rsidRDefault="00E56613" w:rsidP="00E56613">
            <w:pPr>
              <w:spacing w:before="0" w:beforeAutospacing="0" w:after="0" w:afterAutospacing="0" w:line="240" w:lineRule="auto"/>
              <w:rPr>
                <w:rFonts w:ascii="David" w:eastAsia="Times New Roman" w:hAnsi="David" w:cs="David"/>
                <w:sz w:val="20"/>
                <w:szCs w:val="20"/>
              </w:rPr>
            </w:pPr>
            <w:r w:rsidRPr="00E56613">
              <w:rPr>
                <w:rFonts w:ascii="David" w:eastAsia="Times New Roman" w:hAnsi="David" w:cs="David"/>
                <w:sz w:val="20"/>
                <w:szCs w:val="20"/>
                <w:rtl/>
              </w:rPr>
              <w:t>דירה 11</w:t>
            </w:r>
          </w:p>
        </w:tc>
        <w:tc>
          <w:tcPr>
            <w:tcW w:w="779" w:type="dxa"/>
            <w:tcBorders>
              <w:top w:val="nil"/>
              <w:left w:val="single" w:sz="4" w:space="0" w:color="auto"/>
              <w:bottom w:val="single" w:sz="4" w:space="0" w:color="auto"/>
              <w:right w:val="single" w:sz="4" w:space="0" w:color="auto"/>
            </w:tcBorders>
            <w:vAlign w:val="bottom"/>
          </w:tcPr>
          <w:p w14:paraId="2D777C6B"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100%</w:t>
            </w:r>
          </w:p>
        </w:tc>
        <w:tc>
          <w:tcPr>
            <w:tcW w:w="840" w:type="dxa"/>
            <w:tcBorders>
              <w:top w:val="nil"/>
              <w:left w:val="single" w:sz="4" w:space="0" w:color="auto"/>
              <w:bottom w:val="single" w:sz="4" w:space="0" w:color="auto"/>
              <w:right w:val="single" w:sz="4" w:space="0" w:color="auto"/>
            </w:tcBorders>
            <w:vAlign w:val="bottom"/>
          </w:tcPr>
          <w:p w14:paraId="5BECE545"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100%</w:t>
            </w:r>
          </w:p>
        </w:tc>
        <w:tc>
          <w:tcPr>
            <w:tcW w:w="840" w:type="dxa"/>
            <w:tcBorders>
              <w:top w:val="nil"/>
              <w:left w:val="single" w:sz="4" w:space="0" w:color="auto"/>
              <w:bottom w:val="single" w:sz="4" w:space="0" w:color="auto"/>
              <w:right w:val="single" w:sz="4" w:space="0" w:color="auto"/>
            </w:tcBorders>
            <w:vAlign w:val="bottom"/>
          </w:tcPr>
          <w:p w14:paraId="2A245E16"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100%</w:t>
            </w:r>
          </w:p>
        </w:tc>
        <w:tc>
          <w:tcPr>
            <w:tcW w:w="890" w:type="dxa"/>
            <w:tcBorders>
              <w:top w:val="nil"/>
              <w:left w:val="single" w:sz="4" w:space="0" w:color="auto"/>
              <w:bottom w:val="single" w:sz="4" w:space="0" w:color="auto"/>
              <w:right w:val="single" w:sz="4" w:space="0" w:color="auto"/>
            </w:tcBorders>
            <w:vAlign w:val="bottom"/>
          </w:tcPr>
          <w:p w14:paraId="503A398C"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100%</w:t>
            </w:r>
          </w:p>
        </w:tc>
        <w:tc>
          <w:tcPr>
            <w:tcW w:w="857" w:type="dxa"/>
            <w:tcBorders>
              <w:top w:val="nil"/>
              <w:left w:val="single" w:sz="4" w:space="0" w:color="auto"/>
              <w:bottom w:val="single" w:sz="4" w:space="0" w:color="auto"/>
              <w:right w:val="single" w:sz="4" w:space="0" w:color="auto"/>
            </w:tcBorders>
            <w:vAlign w:val="bottom"/>
          </w:tcPr>
          <w:p w14:paraId="64BE9B9B"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100%</w:t>
            </w:r>
          </w:p>
        </w:tc>
        <w:tc>
          <w:tcPr>
            <w:tcW w:w="728" w:type="dxa"/>
            <w:tcBorders>
              <w:top w:val="nil"/>
              <w:left w:val="single" w:sz="4" w:space="0" w:color="auto"/>
              <w:bottom w:val="single" w:sz="4" w:space="0" w:color="auto"/>
              <w:right w:val="single" w:sz="4" w:space="0" w:color="auto"/>
            </w:tcBorders>
            <w:vAlign w:val="bottom"/>
          </w:tcPr>
          <w:p w14:paraId="7F646AC9"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100%</w:t>
            </w:r>
          </w:p>
        </w:tc>
        <w:tc>
          <w:tcPr>
            <w:tcW w:w="728" w:type="dxa"/>
            <w:tcBorders>
              <w:top w:val="nil"/>
              <w:left w:val="single" w:sz="4" w:space="0" w:color="auto"/>
              <w:bottom w:val="single" w:sz="4" w:space="0" w:color="auto"/>
              <w:right w:val="single" w:sz="4" w:space="0" w:color="auto"/>
            </w:tcBorders>
            <w:vAlign w:val="bottom"/>
          </w:tcPr>
          <w:p w14:paraId="4A61AD49"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100%</w:t>
            </w:r>
          </w:p>
        </w:tc>
        <w:tc>
          <w:tcPr>
            <w:tcW w:w="857" w:type="dxa"/>
            <w:tcBorders>
              <w:top w:val="nil"/>
              <w:left w:val="single" w:sz="4" w:space="0" w:color="auto"/>
              <w:bottom w:val="single" w:sz="4" w:space="0" w:color="auto"/>
              <w:right w:val="single" w:sz="4" w:space="0" w:color="auto"/>
            </w:tcBorders>
            <w:vAlign w:val="bottom"/>
          </w:tcPr>
          <w:p w14:paraId="2041A48F"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90%</w:t>
            </w:r>
          </w:p>
        </w:tc>
        <w:tc>
          <w:tcPr>
            <w:tcW w:w="768" w:type="dxa"/>
            <w:tcBorders>
              <w:top w:val="nil"/>
              <w:left w:val="single" w:sz="4" w:space="0" w:color="auto"/>
              <w:bottom w:val="single" w:sz="4" w:space="0" w:color="auto"/>
              <w:right w:val="single" w:sz="4" w:space="0" w:color="auto"/>
            </w:tcBorders>
            <w:vAlign w:val="bottom"/>
          </w:tcPr>
          <w:p w14:paraId="1152D007"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50%</w:t>
            </w:r>
          </w:p>
        </w:tc>
        <w:tc>
          <w:tcPr>
            <w:tcW w:w="768" w:type="dxa"/>
            <w:tcBorders>
              <w:top w:val="nil"/>
              <w:left w:val="single" w:sz="4" w:space="0" w:color="auto"/>
              <w:bottom w:val="single" w:sz="4" w:space="0" w:color="auto"/>
              <w:right w:val="single" w:sz="4" w:space="0" w:color="auto"/>
            </w:tcBorders>
            <w:vAlign w:val="bottom"/>
          </w:tcPr>
          <w:p w14:paraId="31035A5C"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60%</w:t>
            </w:r>
          </w:p>
        </w:tc>
        <w:tc>
          <w:tcPr>
            <w:tcW w:w="895" w:type="dxa"/>
            <w:tcBorders>
              <w:top w:val="nil"/>
              <w:left w:val="single" w:sz="4" w:space="0" w:color="auto"/>
              <w:bottom w:val="single" w:sz="4" w:space="0" w:color="auto"/>
              <w:right w:val="single" w:sz="4" w:space="0" w:color="auto"/>
            </w:tcBorders>
            <w:vAlign w:val="bottom"/>
          </w:tcPr>
          <w:p w14:paraId="68AE4FA4"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67.5%</w:t>
            </w:r>
          </w:p>
        </w:tc>
        <w:tc>
          <w:tcPr>
            <w:tcW w:w="929" w:type="dxa"/>
            <w:tcBorders>
              <w:top w:val="nil"/>
              <w:left w:val="single" w:sz="4" w:space="0" w:color="auto"/>
              <w:bottom w:val="single" w:sz="4" w:space="0" w:color="auto"/>
              <w:right w:val="single" w:sz="4" w:space="0" w:color="auto"/>
            </w:tcBorders>
            <w:vAlign w:val="bottom"/>
          </w:tcPr>
          <w:p w14:paraId="023226B7"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95%</w:t>
            </w:r>
          </w:p>
        </w:tc>
        <w:tc>
          <w:tcPr>
            <w:tcW w:w="781" w:type="dxa"/>
            <w:tcBorders>
              <w:top w:val="nil"/>
              <w:left w:val="single" w:sz="4" w:space="0" w:color="auto"/>
              <w:bottom w:val="single" w:sz="4" w:space="0" w:color="auto"/>
              <w:right w:val="single" w:sz="4" w:space="0" w:color="auto"/>
            </w:tcBorders>
            <w:vAlign w:val="bottom"/>
          </w:tcPr>
          <w:p w14:paraId="5903EFAE"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100%</w:t>
            </w:r>
          </w:p>
        </w:tc>
        <w:tc>
          <w:tcPr>
            <w:tcW w:w="728" w:type="dxa"/>
            <w:tcBorders>
              <w:top w:val="nil"/>
              <w:left w:val="single" w:sz="4" w:space="0" w:color="auto"/>
              <w:bottom w:val="single" w:sz="4" w:space="0" w:color="auto"/>
              <w:right w:val="single" w:sz="4" w:space="0" w:color="auto"/>
            </w:tcBorders>
            <w:vAlign w:val="bottom"/>
          </w:tcPr>
          <w:p w14:paraId="070EBEB5"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75%</w:t>
            </w:r>
          </w:p>
        </w:tc>
        <w:tc>
          <w:tcPr>
            <w:tcW w:w="845" w:type="dxa"/>
            <w:tcBorders>
              <w:top w:val="nil"/>
              <w:left w:val="single" w:sz="4" w:space="0" w:color="auto"/>
              <w:bottom w:val="single" w:sz="4" w:space="0" w:color="auto"/>
              <w:right w:val="single" w:sz="4" w:space="0" w:color="auto"/>
            </w:tcBorders>
            <w:vAlign w:val="bottom"/>
          </w:tcPr>
          <w:p w14:paraId="5BB6DDB9"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76%</w:t>
            </w:r>
          </w:p>
        </w:tc>
        <w:tc>
          <w:tcPr>
            <w:tcW w:w="728" w:type="dxa"/>
            <w:tcBorders>
              <w:top w:val="nil"/>
              <w:left w:val="single" w:sz="4" w:space="0" w:color="auto"/>
              <w:bottom w:val="single" w:sz="4" w:space="0" w:color="auto"/>
              <w:right w:val="single" w:sz="4" w:space="0" w:color="auto"/>
            </w:tcBorders>
            <w:vAlign w:val="bottom"/>
          </w:tcPr>
          <w:p w14:paraId="1164F659"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20%</w:t>
            </w:r>
          </w:p>
        </w:tc>
        <w:tc>
          <w:tcPr>
            <w:tcW w:w="736" w:type="dxa"/>
            <w:tcBorders>
              <w:top w:val="nil"/>
              <w:left w:val="single" w:sz="4" w:space="0" w:color="auto"/>
              <w:bottom w:val="single" w:sz="4" w:space="0" w:color="auto"/>
              <w:right w:val="single" w:sz="4" w:space="0" w:color="auto"/>
            </w:tcBorders>
            <w:vAlign w:val="bottom"/>
          </w:tcPr>
          <w:p w14:paraId="694B7CA3"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r w:rsidRPr="00E56613">
              <w:rPr>
                <w:rFonts w:ascii="David" w:eastAsia="Times New Roman" w:hAnsi="David" w:cs="David"/>
                <w:sz w:val="20"/>
                <w:szCs w:val="20"/>
              </w:rPr>
              <w:t> </w:t>
            </w:r>
          </w:p>
        </w:tc>
      </w:tr>
      <w:tr w:rsidR="00E56613" w:rsidRPr="00E56613" w14:paraId="116A63F0" w14:textId="77777777" w:rsidTr="00E56613">
        <w:trPr>
          <w:trHeight w:val="255"/>
        </w:trPr>
        <w:tc>
          <w:tcPr>
            <w:tcW w:w="0" w:type="auto"/>
            <w:vMerge/>
            <w:tcBorders>
              <w:top w:val="single" w:sz="4" w:space="0" w:color="auto"/>
              <w:left w:val="single" w:sz="8" w:space="0" w:color="auto"/>
              <w:bottom w:val="nil"/>
              <w:right w:val="nil"/>
            </w:tcBorders>
            <w:vAlign w:val="center"/>
          </w:tcPr>
          <w:p w14:paraId="6C94DF01"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p>
        </w:tc>
        <w:tc>
          <w:tcPr>
            <w:tcW w:w="590" w:type="dxa"/>
            <w:tcBorders>
              <w:top w:val="nil"/>
              <w:left w:val="single" w:sz="4" w:space="0" w:color="auto"/>
              <w:bottom w:val="single" w:sz="4" w:space="0" w:color="auto"/>
              <w:right w:val="single" w:sz="4" w:space="0" w:color="auto"/>
            </w:tcBorders>
            <w:shd w:val="clear" w:color="auto" w:fill="CCFFCC"/>
            <w:vAlign w:val="bottom"/>
          </w:tcPr>
          <w:p w14:paraId="263C1304" w14:textId="77777777" w:rsidR="00E56613" w:rsidRPr="00E56613" w:rsidRDefault="00E56613" w:rsidP="00E56613">
            <w:pPr>
              <w:spacing w:before="0" w:beforeAutospacing="0" w:after="0" w:afterAutospacing="0" w:line="240" w:lineRule="auto"/>
              <w:rPr>
                <w:rFonts w:ascii="David" w:eastAsia="Times New Roman" w:hAnsi="David" w:cs="David"/>
                <w:sz w:val="20"/>
                <w:szCs w:val="20"/>
              </w:rPr>
            </w:pPr>
            <w:r w:rsidRPr="00E56613">
              <w:rPr>
                <w:rFonts w:ascii="David" w:eastAsia="Times New Roman" w:hAnsi="David" w:cs="David"/>
                <w:sz w:val="20"/>
                <w:szCs w:val="20"/>
                <w:rtl/>
              </w:rPr>
              <w:t>דירה 12</w:t>
            </w:r>
          </w:p>
        </w:tc>
        <w:tc>
          <w:tcPr>
            <w:tcW w:w="779" w:type="dxa"/>
            <w:tcBorders>
              <w:top w:val="nil"/>
              <w:left w:val="single" w:sz="4" w:space="0" w:color="auto"/>
              <w:bottom w:val="single" w:sz="4" w:space="0" w:color="auto"/>
              <w:right w:val="single" w:sz="4" w:space="0" w:color="auto"/>
            </w:tcBorders>
            <w:vAlign w:val="bottom"/>
          </w:tcPr>
          <w:p w14:paraId="69B2386C"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100%</w:t>
            </w:r>
          </w:p>
        </w:tc>
        <w:tc>
          <w:tcPr>
            <w:tcW w:w="840" w:type="dxa"/>
            <w:tcBorders>
              <w:top w:val="nil"/>
              <w:left w:val="single" w:sz="4" w:space="0" w:color="auto"/>
              <w:bottom w:val="single" w:sz="4" w:space="0" w:color="auto"/>
              <w:right w:val="single" w:sz="4" w:space="0" w:color="auto"/>
            </w:tcBorders>
            <w:vAlign w:val="bottom"/>
          </w:tcPr>
          <w:p w14:paraId="752B7B5F"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100%</w:t>
            </w:r>
          </w:p>
        </w:tc>
        <w:tc>
          <w:tcPr>
            <w:tcW w:w="840" w:type="dxa"/>
            <w:tcBorders>
              <w:top w:val="nil"/>
              <w:left w:val="single" w:sz="4" w:space="0" w:color="auto"/>
              <w:bottom w:val="single" w:sz="4" w:space="0" w:color="auto"/>
              <w:right w:val="single" w:sz="4" w:space="0" w:color="auto"/>
            </w:tcBorders>
            <w:vAlign w:val="bottom"/>
          </w:tcPr>
          <w:p w14:paraId="2028DA2F"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100%</w:t>
            </w:r>
          </w:p>
        </w:tc>
        <w:tc>
          <w:tcPr>
            <w:tcW w:w="890" w:type="dxa"/>
            <w:tcBorders>
              <w:top w:val="nil"/>
              <w:left w:val="single" w:sz="4" w:space="0" w:color="auto"/>
              <w:bottom w:val="single" w:sz="4" w:space="0" w:color="auto"/>
              <w:right w:val="single" w:sz="4" w:space="0" w:color="auto"/>
            </w:tcBorders>
            <w:vAlign w:val="bottom"/>
          </w:tcPr>
          <w:p w14:paraId="5A46FB7D"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100%</w:t>
            </w:r>
          </w:p>
        </w:tc>
        <w:tc>
          <w:tcPr>
            <w:tcW w:w="857" w:type="dxa"/>
            <w:tcBorders>
              <w:top w:val="nil"/>
              <w:left w:val="single" w:sz="4" w:space="0" w:color="auto"/>
              <w:bottom w:val="single" w:sz="4" w:space="0" w:color="auto"/>
              <w:right w:val="single" w:sz="4" w:space="0" w:color="auto"/>
            </w:tcBorders>
            <w:vAlign w:val="bottom"/>
          </w:tcPr>
          <w:p w14:paraId="702AD003"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100%</w:t>
            </w:r>
          </w:p>
        </w:tc>
        <w:tc>
          <w:tcPr>
            <w:tcW w:w="728" w:type="dxa"/>
            <w:tcBorders>
              <w:top w:val="nil"/>
              <w:left w:val="single" w:sz="4" w:space="0" w:color="auto"/>
              <w:bottom w:val="single" w:sz="4" w:space="0" w:color="auto"/>
              <w:right w:val="single" w:sz="4" w:space="0" w:color="auto"/>
            </w:tcBorders>
            <w:vAlign w:val="bottom"/>
          </w:tcPr>
          <w:p w14:paraId="357AE89E"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100%</w:t>
            </w:r>
          </w:p>
        </w:tc>
        <w:tc>
          <w:tcPr>
            <w:tcW w:w="728" w:type="dxa"/>
            <w:tcBorders>
              <w:top w:val="nil"/>
              <w:left w:val="single" w:sz="4" w:space="0" w:color="auto"/>
              <w:bottom w:val="single" w:sz="4" w:space="0" w:color="auto"/>
              <w:right w:val="single" w:sz="4" w:space="0" w:color="auto"/>
            </w:tcBorders>
            <w:vAlign w:val="bottom"/>
          </w:tcPr>
          <w:p w14:paraId="473AD408"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100%</w:t>
            </w:r>
          </w:p>
        </w:tc>
        <w:tc>
          <w:tcPr>
            <w:tcW w:w="857" w:type="dxa"/>
            <w:tcBorders>
              <w:top w:val="nil"/>
              <w:left w:val="single" w:sz="4" w:space="0" w:color="auto"/>
              <w:bottom w:val="single" w:sz="4" w:space="0" w:color="auto"/>
              <w:right w:val="single" w:sz="4" w:space="0" w:color="auto"/>
            </w:tcBorders>
            <w:vAlign w:val="bottom"/>
          </w:tcPr>
          <w:p w14:paraId="36E5208E"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90%</w:t>
            </w:r>
          </w:p>
        </w:tc>
        <w:tc>
          <w:tcPr>
            <w:tcW w:w="768" w:type="dxa"/>
            <w:tcBorders>
              <w:top w:val="nil"/>
              <w:left w:val="single" w:sz="4" w:space="0" w:color="auto"/>
              <w:bottom w:val="single" w:sz="4" w:space="0" w:color="auto"/>
              <w:right w:val="single" w:sz="4" w:space="0" w:color="auto"/>
            </w:tcBorders>
            <w:vAlign w:val="bottom"/>
          </w:tcPr>
          <w:p w14:paraId="0F1EC5C6"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50%</w:t>
            </w:r>
          </w:p>
        </w:tc>
        <w:tc>
          <w:tcPr>
            <w:tcW w:w="768" w:type="dxa"/>
            <w:tcBorders>
              <w:top w:val="nil"/>
              <w:left w:val="single" w:sz="4" w:space="0" w:color="auto"/>
              <w:bottom w:val="single" w:sz="4" w:space="0" w:color="auto"/>
              <w:right w:val="single" w:sz="4" w:space="0" w:color="auto"/>
            </w:tcBorders>
            <w:vAlign w:val="bottom"/>
          </w:tcPr>
          <w:p w14:paraId="2A95FCC5"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60%</w:t>
            </w:r>
          </w:p>
        </w:tc>
        <w:tc>
          <w:tcPr>
            <w:tcW w:w="895" w:type="dxa"/>
            <w:tcBorders>
              <w:top w:val="nil"/>
              <w:left w:val="single" w:sz="4" w:space="0" w:color="auto"/>
              <w:bottom w:val="single" w:sz="4" w:space="0" w:color="auto"/>
              <w:right w:val="single" w:sz="4" w:space="0" w:color="auto"/>
            </w:tcBorders>
            <w:vAlign w:val="bottom"/>
          </w:tcPr>
          <w:p w14:paraId="570EE21D"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67.5%</w:t>
            </w:r>
          </w:p>
        </w:tc>
        <w:tc>
          <w:tcPr>
            <w:tcW w:w="929" w:type="dxa"/>
            <w:tcBorders>
              <w:top w:val="nil"/>
              <w:left w:val="single" w:sz="4" w:space="0" w:color="auto"/>
              <w:bottom w:val="single" w:sz="4" w:space="0" w:color="auto"/>
              <w:right w:val="single" w:sz="4" w:space="0" w:color="auto"/>
            </w:tcBorders>
            <w:vAlign w:val="bottom"/>
          </w:tcPr>
          <w:p w14:paraId="7105567D"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95%</w:t>
            </w:r>
          </w:p>
        </w:tc>
        <w:tc>
          <w:tcPr>
            <w:tcW w:w="781" w:type="dxa"/>
            <w:tcBorders>
              <w:top w:val="nil"/>
              <w:left w:val="single" w:sz="4" w:space="0" w:color="auto"/>
              <w:bottom w:val="single" w:sz="4" w:space="0" w:color="auto"/>
              <w:right w:val="single" w:sz="4" w:space="0" w:color="auto"/>
            </w:tcBorders>
            <w:vAlign w:val="bottom"/>
          </w:tcPr>
          <w:p w14:paraId="74D3DF16"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100%</w:t>
            </w:r>
          </w:p>
        </w:tc>
        <w:tc>
          <w:tcPr>
            <w:tcW w:w="728" w:type="dxa"/>
            <w:tcBorders>
              <w:top w:val="nil"/>
              <w:left w:val="single" w:sz="4" w:space="0" w:color="auto"/>
              <w:bottom w:val="single" w:sz="4" w:space="0" w:color="auto"/>
              <w:right w:val="single" w:sz="4" w:space="0" w:color="auto"/>
            </w:tcBorders>
            <w:vAlign w:val="bottom"/>
          </w:tcPr>
          <w:p w14:paraId="7F223B8F"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75%</w:t>
            </w:r>
          </w:p>
        </w:tc>
        <w:tc>
          <w:tcPr>
            <w:tcW w:w="845" w:type="dxa"/>
            <w:tcBorders>
              <w:top w:val="nil"/>
              <w:left w:val="single" w:sz="4" w:space="0" w:color="auto"/>
              <w:bottom w:val="single" w:sz="4" w:space="0" w:color="auto"/>
              <w:right w:val="single" w:sz="4" w:space="0" w:color="auto"/>
            </w:tcBorders>
            <w:vAlign w:val="bottom"/>
          </w:tcPr>
          <w:p w14:paraId="5F53E4CB"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76%</w:t>
            </w:r>
          </w:p>
        </w:tc>
        <w:tc>
          <w:tcPr>
            <w:tcW w:w="728" w:type="dxa"/>
            <w:tcBorders>
              <w:top w:val="nil"/>
              <w:left w:val="single" w:sz="4" w:space="0" w:color="auto"/>
              <w:bottom w:val="single" w:sz="4" w:space="0" w:color="auto"/>
              <w:right w:val="single" w:sz="4" w:space="0" w:color="auto"/>
            </w:tcBorders>
            <w:vAlign w:val="bottom"/>
          </w:tcPr>
          <w:p w14:paraId="307D25BA"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r w:rsidRPr="00E56613">
              <w:rPr>
                <w:rFonts w:ascii="David" w:eastAsia="Times New Roman" w:hAnsi="David" w:cs="David"/>
                <w:sz w:val="20"/>
                <w:szCs w:val="20"/>
              </w:rPr>
              <w:t> </w:t>
            </w:r>
          </w:p>
        </w:tc>
        <w:tc>
          <w:tcPr>
            <w:tcW w:w="736" w:type="dxa"/>
            <w:tcBorders>
              <w:top w:val="nil"/>
              <w:left w:val="single" w:sz="4" w:space="0" w:color="auto"/>
              <w:bottom w:val="single" w:sz="4" w:space="0" w:color="auto"/>
              <w:right w:val="single" w:sz="4" w:space="0" w:color="auto"/>
            </w:tcBorders>
            <w:vAlign w:val="bottom"/>
          </w:tcPr>
          <w:p w14:paraId="4C1D0C36"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r w:rsidRPr="00E56613">
              <w:rPr>
                <w:rFonts w:ascii="David" w:eastAsia="Times New Roman" w:hAnsi="David" w:cs="David"/>
                <w:sz w:val="20"/>
                <w:szCs w:val="20"/>
              </w:rPr>
              <w:t> </w:t>
            </w:r>
          </w:p>
        </w:tc>
      </w:tr>
      <w:tr w:rsidR="00E56613" w:rsidRPr="00E56613" w14:paraId="45853189" w14:textId="77777777" w:rsidTr="00E56613">
        <w:trPr>
          <w:trHeight w:val="270"/>
        </w:trPr>
        <w:tc>
          <w:tcPr>
            <w:tcW w:w="1304" w:type="dxa"/>
            <w:gridSpan w:val="2"/>
            <w:tcBorders>
              <w:top w:val="single" w:sz="4" w:space="0" w:color="auto"/>
              <w:left w:val="single" w:sz="8" w:space="0" w:color="auto"/>
              <w:bottom w:val="single" w:sz="8" w:space="0" w:color="auto"/>
              <w:right w:val="single" w:sz="4" w:space="0" w:color="000000"/>
            </w:tcBorders>
            <w:shd w:val="clear" w:color="auto" w:fill="CCFFCC"/>
            <w:vAlign w:val="center"/>
          </w:tcPr>
          <w:p w14:paraId="3988AC61" w14:textId="77777777" w:rsidR="00E56613" w:rsidRPr="00E56613" w:rsidRDefault="00E56613" w:rsidP="00E56613">
            <w:pPr>
              <w:spacing w:before="0" w:beforeAutospacing="0" w:after="0" w:afterAutospacing="0" w:line="240" w:lineRule="auto"/>
              <w:rPr>
                <w:rFonts w:ascii="David" w:eastAsia="Times New Roman" w:hAnsi="David" w:cs="David"/>
                <w:sz w:val="20"/>
                <w:szCs w:val="20"/>
              </w:rPr>
            </w:pPr>
            <w:r w:rsidRPr="00E56613">
              <w:rPr>
                <w:rFonts w:ascii="David" w:eastAsia="Times New Roman" w:hAnsi="David" w:cs="David"/>
                <w:sz w:val="20"/>
                <w:szCs w:val="20"/>
                <w:rtl/>
              </w:rPr>
              <w:t>סה"כ לקומה 3</w:t>
            </w:r>
          </w:p>
        </w:tc>
        <w:tc>
          <w:tcPr>
            <w:tcW w:w="779" w:type="dxa"/>
            <w:tcBorders>
              <w:top w:val="nil"/>
              <w:left w:val="single" w:sz="4" w:space="0" w:color="auto"/>
              <w:bottom w:val="single" w:sz="8" w:space="0" w:color="auto"/>
              <w:right w:val="single" w:sz="4" w:space="0" w:color="auto"/>
            </w:tcBorders>
            <w:shd w:val="clear" w:color="auto" w:fill="CCFFCC"/>
            <w:vAlign w:val="bottom"/>
          </w:tcPr>
          <w:p w14:paraId="4B49D5F0"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100%</w:t>
            </w:r>
          </w:p>
        </w:tc>
        <w:tc>
          <w:tcPr>
            <w:tcW w:w="840" w:type="dxa"/>
            <w:tcBorders>
              <w:top w:val="nil"/>
              <w:left w:val="single" w:sz="4" w:space="0" w:color="auto"/>
              <w:bottom w:val="single" w:sz="8" w:space="0" w:color="auto"/>
              <w:right w:val="single" w:sz="4" w:space="0" w:color="auto"/>
            </w:tcBorders>
            <w:shd w:val="clear" w:color="auto" w:fill="CCFFCC"/>
            <w:vAlign w:val="bottom"/>
          </w:tcPr>
          <w:p w14:paraId="6AA123B7"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100%</w:t>
            </w:r>
          </w:p>
        </w:tc>
        <w:tc>
          <w:tcPr>
            <w:tcW w:w="840" w:type="dxa"/>
            <w:tcBorders>
              <w:top w:val="nil"/>
              <w:left w:val="single" w:sz="4" w:space="0" w:color="auto"/>
              <w:bottom w:val="single" w:sz="8" w:space="0" w:color="auto"/>
              <w:right w:val="single" w:sz="4" w:space="0" w:color="auto"/>
            </w:tcBorders>
            <w:shd w:val="clear" w:color="auto" w:fill="CCFFCC"/>
            <w:vAlign w:val="bottom"/>
          </w:tcPr>
          <w:p w14:paraId="42E400EB"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100%</w:t>
            </w:r>
          </w:p>
        </w:tc>
        <w:tc>
          <w:tcPr>
            <w:tcW w:w="890" w:type="dxa"/>
            <w:tcBorders>
              <w:top w:val="nil"/>
              <w:left w:val="single" w:sz="4" w:space="0" w:color="auto"/>
              <w:bottom w:val="single" w:sz="8" w:space="0" w:color="auto"/>
              <w:right w:val="single" w:sz="4" w:space="0" w:color="auto"/>
            </w:tcBorders>
            <w:shd w:val="clear" w:color="auto" w:fill="CCFFCC"/>
            <w:vAlign w:val="bottom"/>
          </w:tcPr>
          <w:p w14:paraId="4003FE41"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100%</w:t>
            </w:r>
          </w:p>
        </w:tc>
        <w:tc>
          <w:tcPr>
            <w:tcW w:w="857" w:type="dxa"/>
            <w:tcBorders>
              <w:top w:val="nil"/>
              <w:left w:val="single" w:sz="4" w:space="0" w:color="auto"/>
              <w:bottom w:val="single" w:sz="8" w:space="0" w:color="auto"/>
              <w:right w:val="single" w:sz="4" w:space="0" w:color="auto"/>
            </w:tcBorders>
            <w:shd w:val="clear" w:color="auto" w:fill="CCFFCC"/>
            <w:vAlign w:val="bottom"/>
          </w:tcPr>
          <w:p w14:paraId="743DD701"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100%</w:t>
            </w:r>
          </w:p>
        </w:tc>
        <w:tc>
          <w:tcPr>
            <w:tcW w:w="728" w:type="dxa"/>
            <w:tcBorders>
              <w:top w:val="nil"/>
              <w:left w:val="single" w:sz="4" w:space="0" w:color="auto"/>
              <w:bottom w:val="single" w:sz="8" w:space="0" w:color="auto"/>
              <w:right w:val="single" w:sz="4" w:space="0" w:color="auto"/>
            </w:tcBorders>
            <w:shd w:val="clear" w:color="auto" w:fill="CCFFCC"/>
            <w:vAlign w:val="bottom"/>
          </w:tcPr>
          <w:p w14:paraId="036E47F0"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100%</w:t>
            </w:r>
          </w:p>
        </w:tc>
        <w:tc>
          <w:tcPr>
            <w:tcW w:w="728" w:type="dxa"/>
            <w:tcBorders>
              <w:top w:val="nil"/>
              <w:left w:val="single" w:sz="4" w:space="0" w:color="auto"/>
              <w:bottom w:val="single" w:sz="8" w:space="0" w:color="auto"/>
              <w:right w:val="single" w:sz="4" w:space="0" w:color="auto"/>
            </w:tcBorders>
            <w:shd w:val="clear" w:color="auto" w:fill="CCFFCC"/>
            <w:vAlign w:val="bottom"/>
          </w:tcPr>
          <w:p w14:paraId="38CA7E5B"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100%</w:t>
            </w:r>
          </w:p>
        </w:tc>
        <w:tc>
          <w:tcPr>
            <w:tcW w:w="857" w:type="dxa"/>
            <w:tcBorders>
              <w:top w:val="nil"/>
              <w:left w:val="single" w:sz="4" w:space="0" w:color="auto"/>
              <w:bottom w:val="single" w:sz="8" w:space="0" w:color="auto"/>
              <w:right w:val="single" w:sz="4" w:space="0" w:color="auto"/>
            </w:tcBorders>
            <w:shd w:val="clear" w:color="auto" w:fill="CCFFCC"/>
            <w:vAlign w:val="bottom"/>
          </w:tcPr>
          <w:p w14:paraId="4B5E3D6D"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90%</w:t>
            </w:r>
          </w:p>
        </w:tc>
        <w:tc>
          <w:tcPr>
            <w:tcW w:w="768" w:type="dxa"/>
            <w:tcBorders>
              <w:top w:val="nil"/>
              <w:left w:val="single" w:sz="4" w:space="0" w:color="auto"/>
              <w:bottom w:val="single" w:sz="8" w:space="0" w:color="auto"/>
              <w:right w:val="single" w:sz="4" w:space="0" w:color="auto"/>
            </w:tcBorders>
            <w:shd w:val="clear" w:color="auto" w:fill="CCFFCC"/>
            <w:vAlign w:val="bottom"/>
          </w:tcPr>
          <w:p w14:paraId="79676CAA"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50%</w:t>
            </w:r>
          </w:p>
        </w:tc>
        <w:tc>
          <w:tcPr>
            <w:tcW w:w="768" w:type="dxa"/>
            <w:tcBorders>
              <w:top w:val="nil"/>
              <w:left w:val="single" w:sz="4" w:space="0" w:color="auto"/>
              <w:bottom w:val="single" w:sz="8" w:space="0" w:color="auto"/>
              <w:right w:val="single" w:sz="4" w:space="0" w:color="auto"/>
            </w:tcBorders>
            <w:shd w:val="clear" w:color="auto" w:fill="CCFFCC"/>
            <w:vAlign w:val="bottom"/>
          </w:tcPr>
          <w:p w14:paraId="0FC0AF72"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60%</w:t>
            </w:r>
          </w:p>
        </w:tc>
        <w:tc>
          <w:tcPr>
            <w:tcW w:w="895" w:type="dxa"/>
            <w:tcBorders>
              <w:top w:val="nil"/>
              <w:left w:val="single" w:sz="4" w:space="0" w:color="auto"/>
              <w:bottom w:val="single" w:sz="8" w:space="0" w:color="auto"/>
              <w:right w:val="single" w:sz="4" w:space="0" w:color="auto"/>
            </w:tcBorders>
            <w:shd w:val="clear" w:color="auto" w:fill="CCFFCC"/>
            <w:vAlign w:val="bottom"/>
          </w:tcPr>
          <w:p w14:paraId="6E175B4A"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68%</w:t>
            </w:r>
          </w:p>
        </w:tc>
        <w:tc>
          <w:tcPr>
            <w:tcW w:w="929" w:type="dxa"/>
            <w:tcBorders>
              <w:top w:val="nil"/>
              <w:left w:val="single" w:sz="4" w:space="0" w:color="auto"/>
              <w:bottom w:val="single" w:sz="8" w:space="0" w:color="auto"/>
              <w:right w:val="single" w:sz="4" w:space="0" w:color="auto"/>
            </w:tcBorders>
            <w:shd w:val="clear" w:color="auto" w:fill="CCFFCC"/>
            <w:vAlign w:val="bottom"/>
          </w:tcPr>
          <w:p w14:paraId="11160C8A"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95%</w:t>
            </w:r>
          </w:p>
        </w:tc>
        <w:tc>
          <w:tcPr>
            <w:tcW w:w="781" w:type="dxa"/>
            <w:tcBorders>
              <w:top w:val="nil"/>
              <w:left w:val="single" w:sz="4" w:space="0" w:color="auto"/>
              <w:bottom w:val="single" w:sz="8" w:space="0" w:color="auto"/>
              <w:right w:val="single" w:sz="4" w:space="0" w:color="auto"/>
            </w:tcBorders>
            <w:shd w:val="clear" w:color="auto" w:fill="CCFFCC"/>
            <w:vAlign w:val="bottom"/>
          </w:tcPr>
          <w:p w14:paraId="15EBB7EB"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100%</w:t>
            </w:r>
          </w:p>
        </w:tc>
        <w:tc>
          <w:tcPr>
            <w:tcW w:w="728" w:type="dxa"/>
            <w:tcBorders>
              <w:top w:val="nil"/>
              <w:left w:val="single" w:sz="4" w:space="0" w:color="auto"/>
              <w:bottom w:val="single" w:sz="8" w:space="0" w:color="auto"/>
              <w:right w:val="single" w:sz="4" w:space="0" w:color="auto"/>
            </w:tcBorders>
            <w:shd w:val="clear" w:color="auto" w:fill="CCFFCC"/>
            <w:vAlign w:val="bottom"/>
          </w:tcPr>
          <w:p w14:paraId="0EFB652D"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75%</w:t>
            </w:r>
          </w:p>
        </w:tc>
        <w:tc>
          <w:tcPr>
            <w:tcW w:w="845" w:type="dxa"/>
            <w:tcBorders>
              <w:top w:val="nil"/>
              <w:left w:val="single" w:sz="4" w:space="0" w:color="auto"/>
              <w:bottom w:val="single" w:sz="8" w:space="0" w:color="auto"/>
              <w:right w:val="single" w:sz="4" w:space="0" w:color="auto"/>
            </w:tcBorders>
            <w:shd w:val="clear" w:color="auto" w:fill="CCFFCC"/>
            <w:vAlign w:val="bottom"/>
          </w:tcPr>
          <w:p w14:paraId="5D6528AB"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57%</w:t>
            </w:r>
          </w:p>
        </w:tc>
        <w:tc>
          <w:tcPr>
            <w:tcW w:w="728" w:type="dxa"/>
            <w:tcBorders>
              <w:top w:val="nil"/>
              <w:left w:val="single" w:sz="4" w:space="0" w:color="auto"/>
              <w:bottom w:val="single" w:sz="8" w:space="0" w:color="auto"/>
              <w:right w:val="single" w:sz="4" w:space="0" w:color="auto"/>
            </w:tcBorders>
            <w:shd w:val="clear" w:color="auto" w:fill="CCFFCC"/>
            <w:vAlign w:val="bottom"/>
          </w:tcPr>
          <w:p w14:paraId="0CD6003D"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10%</w:t>
            </w:r>
          </w:p>
        </w:tc>
        <w:tc>
          <w:tcPr>
            <w:tcW w:w="736" w:type="dxa"/>
            <w:tcBorders>
              <w:top w:val="nil"/>
              <w:left w:val="single" w:sz="4" w:space="0" w:color="auto"/>
              <w:bottom w:val="single" w:sz="8" w:space="0" w:color="auto"/>
              <w:right w:val="single" w:sz="4" w:space="0" w:color="auto"/>
            </w:tcBorders>
            <w:shd w:val="clear" w:color="auto" w:fill="CCFFCC"/>
            <w:vAlign w:val="bottom"/>
          </w:tcPr>
          <w:p w14:paraId="08D3EF04"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0%</w:t>
            </w:r>
          </w:p>
        </w:tc>
      </w:tr>
      <w:tr w:rsidR="00E56613" w:rsidRPr="00E56613" w14:paraId="1DC44A9E" w14:textId="77777777" w:rsidTr="00E56613">
        <w:trPr>
          <w:trHeight w:val="255"/>
        </w:trPr>
        <w:tc>
          <w:tcPr>
            <w:tcW w:w="714" w:type="dxa"/>
            <w:vMerge w:val="restart"/>
            <w:tcBorders>
              <w:top w:val="nil"/>
              <w:left w:val="single" w:sz="8" w:space="0" w:color="auto"/>
              <w:bottom w:val="nil"/>
              <w:right w:val="nil"/>
            </w:tcBorders>
            <w:shd w:val="clear" w:color="auto" w:fill="CCFFCC"/>
            <w:vAlign w:val="center"/>
          </w:tcPr>
          <w:p w14:paraId="21CA40BE"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קומה 4</w:t>
            </w:r>
          </w:p>
        </w:tc>
        <w:tc>
          <w:tcPr>
            <w:tcW w:w="590" w:type="dxa"/>
            <w:tcBorders>
              <w:top w:val="nil"/>
              <w:left w:val="single" w:sz="4" w:space="0" w:color="auto"/>
              <w:bottom w:val="single" w:sz="4" w:space="0" w:color="auto"/>
              <w:right w:val="single" w:sz="4" w:space="0" w:color="auto"/>
            </w:tcBorders>
            <w:shd w:val="clear" w:color="auto" w:fill="CCFFCC"/>
            <w:vAlign w:val="bottom"/>
          </w:tcPr>
          <w:p w14:paraId="6722890B" w14:textId="77777777" w:rsidR="00E56613" w:rsidRPr="00E56613" w:rsidRDefault="00E56613" w:rsidP="00E56613">
            <w:pPr>
              <w:spacing w:before="0" w:beforeAutospacing="0" w:after="0" w:afterAutospacing="0" w:line="240" w:lineRule="auto"/>
              <w:rPr>
                <w:rFonts w:ascii="David" w:eastAsia="Times New Roman" w:hAnsi="David" w:cs="David"/>
                <w:sz w:val="20"/>
                <w:szCs w:val="20"/>
              </w:rPr>
            </w:pPr>
            <w:r w:rsidRPr="00E56613">
              <w:rPr>
                <w:rFonts w:ascii="David" w:eastAsia="Times New Roman" w:hAnsi="David" w:cs="David"/>
                <w:sz w:val="20"/>
                <w:szCs w:val="20"/>
                <w:rtl/>
              </w:rPr>
              <w:t>דירה 13</w:t>
            </w:r>
          </w:p>
        </w:tc>
        <w:tc>
          <w:tcPr>
            <w:tcW w:w="779" w:type="dxa"/>
            <w:tcBorders>
              <w:top w:val="nil"/>
              <w:left w:val="single" w:sz="4" w:space="0" w:color="auto"/>
              <w:bottom w:val="single" w:sz="4" w:space="0" w:color="auto"/>
              <w:right w:val="single" w:sz="4" w:space="0" w:color="auto"/>
            </w:tcBorders>
            <w:vAlign w:val="bottom"/>
          </w:tcPr>
          <w:p w14:paraId="32F06AE6"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100%</w:t>
            </w:r>
          </w:p>
        </w:tc>
        <w:tc>
          <w:tcPr>
            <w:tcW w:w="840" w:type="dxa"/>
            <w:tcBorders>
              <w:top w:val="nil"/>
              <w:left w:val="single" w:sz="4" w:space="0" w:color="auto"/>
              <w:bottom w:val="single" w:sz="4" w:space="0" w:color="auto"/>
              <w:right w:val="single" w:sz="4" w:space="0" w:color="auto"/>
            </w:tcBorders>
            <w:vAlign w:val="bottom"/>
          </w:tcPr>
          <w:p w14:paraId="4C41D5B7"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100%</w:t>
            </w:r>
          </w:p>
        </w:tc>
        <w:tc>
          <w:tcPr>
            <w:tcW w:w="840" w:type="dxa"/>
            <w:tcBorders>
              <w:top w:val="nil"/>
              <w:left w:val="single" w:sz="4" w:space="0" w:color="auto"/>
              <w:bottom w:val="single" w:sz="4" w:space="0" w:color="auto"/>
              <w:right w:val="single" w:sz="4" w:space="0" w:color="auto"/>
            </w:tcBorders>
            <w:vAlign w:val="bottom"/>
          </w:tcPr>
          <w:p w14:paraId="14B0B75B"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100%</w:t>
            </w:r>
          </w:p>
        </w:tc>
        <w:tc>
          <w:tcPr>
            <w:tcW w:w="890" w:type="dxa"/>
            <w:tcBorders>
              <w:top w:val="nil"/>
              <w:left w:val="single" w:sz="4" w:space="0" w:color="auto"/>
              <w:bottom w:val="single" w:sz="4" w:space="0" w:color="auto"/>
              <w:right w:val="single" w:sz="4" w:space="0" w:color="auto"/>
            </w:tcBorders>
            <w:vAlign w:val="bottom"/>
          </w:tcPr>
          <w:p w14:paraId="5A76EAC9"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100%</w:t>
            </w:r>
          </w:p>
        </w:tc>
        <w:tc>
          <w:tcPr>
            <w:tcW w:w="857" w:type="dxa"/>
            <w:tcBorders>
              <w:top w:val="nil"/>
              <w:left w:val="single" w:sz="4" w:space="0" w:color="auto"/>
              <w:bottom w:val="single" w:sz="4" w:space="0" w:color="auto"/>
              <w:right w:val="single" w:sz="4" w:space="0" w:color="auto"/>
            </w:tcBorders>
            <w:vAlign w:val="bottom"/>
          </w:tcPr>
          <w:p w14:paraId="1F19FADC"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100%</w:t>
            </w:r>
          </w:p>
        </w:tc>
        <w:tc>
          <w:tcPr>
            <w:tcW w:w="728" w:type="dxa"/>
            <w:tcBorders>
              <w:top w:val="nil"/>
              <w:left w:val="single" w:sz="4" w:space="0" w:color="auto"/>
              <w:bottom w:val="single" w:sz="4" w:space="0" w:color="auto"/>
              <w:right w:val="single" w:sz="4" w:space="0" w:color="auto"/>
            </w:tcBorders>
            <w:vAlign w:val="bottom"/>
          </w:tcPr>
          <w:p w14:paraId="42B99B98"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100%</w:t>
            </w:r>
          </w:p>
        </w:tc>
        <w:tc>
          <w:tcPr>
            <w:tcW w:w="728" w:type="dxa"/>
            <w:tcBorders>
              <w:top w:val="nil"/>
              <w:left w:val="single" w:sz="4" w:space="0" w:color="auto"/>
              <w:bottom w:val="single" w:sz="4" w:space="0" w:color="auto"/>
              <w:right w:val="single" w:sz="4" w:space="0" w:color="auto"/>
            </w:tcBorders>
            <w:vAlign w:val="bottom"/>
          </w:tcPr>
          <w:p w14:paraId="6592EF9B"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100%</w:t>
            </w:r>
          </w:p>
        </w:tc>
        <w:tc>
          <w:tcPr>
            <w:tcW w:w="857" w:type="dxa"/>
            <w:tcBorders>
              <w:top w:val="nil"/>
              <w:left w:val="single" w:sz="4" w:space="0" w:color="auto"/>
              <w:bottom w:val="single" w:sz="4" w:space="0" w:color="auto"/>
              <w:right w:val="single" w:sz="4" w:space="0" w:color="auto"/>
            </w:tcBorders>
            <w:vAlign w:val="bottom"/>
          </w:tcPr>
          <w:p w14:paraId="50FF01E5"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90%</w:t>
            </w:r>
          </w:p>
        </w:tc>
        <w:tc>
          <w:tcPr>
            <w:tcW w:w="768" w:type="dxa"/>
            <w:tcBorders>
              <w:top w:val="nil"/>
              <w:left w:val="single" w:sz="4" w:space="0" w:color="auto"/>
              <w:bottom w:val="single" w:sz="4" w:space="0" w:color="auto"/>
              <w:right w:val="single" w:sz="4" w:space="0" w:color="auto"/>
            </w:tcBorders>
            <w:vAlign w:val="bottom"/>
          </w:tcPr>
          <w:p w14:paraId="61F8A04E"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50%</w:t>
            </w:r>
          </w:p>
        </w:tc>
        <w:tc>
          <w:tcPr>
            <w:tcW w:w="768" w:type="dxa"/>
            <w:tcBorders>
              <w:top w:val="nil"/>
              <w:left w:val="single" w:sz="4" w:space="0" w:color="auto"/>
              <w:bottom w:val="single" w:sz="4" w:space="0" w:color="auto"/>
              <w:right w:val="single" w:sz="4" w:space="0" w:color="auto"/>
            </w:tcBorders>
            <w:vAlign w:val="bottom"/>
          </w:tcPr>
          <w:p w14:paraId="1A2AC2AE"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60%</w:t>
            </w:r>
          </w:p>
        </w:tc>
        <w:tc>
          <w:tcPr>
            <w:tcW w:w="895" w:type="dxa"/>
            <w:tcBorders>
              <w:top w:val="nil"/>
              <w:left w:val="single" w:sz="4" w:space="0" w:color="auto"/>
              <w:bottom w:val="single" w:sz="4" w:space="0" w:color="auto"/>
              <w:right w:val="single" w:sz="4" w:space="0" w:color="auto"/>
            </w:tcBorders>
            <w:vAlign w:val="bottom"/>
          </w:tcPr>
          <w:p w14:paraId="757B47BA"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67.5%</w:t>
            </w:r>
          </w:p>
        </w:tc>
        <w:tc>
          <w:tcPr>
            <w:tcW w:w="929" w:type="dxa"/>
            <w:tcBorders>
              <w:top w:val="nil"/>
              <w:left w:val="single" w:sz="4" w:space="0" w:color="auto"/>
              <w:bottom w:val="single" w:sz="4" w:space="0" w:color="auto"/>
              <w:right w:val="single" w:sz="4" w:space="0" w:color="auto"/>
            </w:tcBorders>
            <w:vAlign w:val="bottom"/>
          </w:tcPr>
          <w:p w14:paraId="157BA575"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95%</w:t>
            </w:r>
          </w:p>
        </w:tc>
        <w:tc>
          <w:tcPr>
            <w:tcW w:w="781" w:type="dxa"/>
            <w:tcBorders>
              <w:top w:val="nil"/>
              <w:left w:val="single" w:sz="4" w:space="0" w:color="auto"/>
              <w:bottom w:val="single" w:sz="4" w:space="0" w:color="auto"/>
              <w:right w:val="single" w:sz="4" w:space="0" w:color="auto"/>
            </w:tcBorders>
            <w:vAlign w:val="bottom"/>
          </w:tcPr>
          <w:p w14:paraId="438728C9"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100%</w:t>
            </w:r>
          </w:p>
        </w:tc>
        <w:tc>
          <w:tcPr>
            <w:tcW w:w="728" w:type="dxa"/>
            <w:tcBorders>
              <w:top w:val="nil"/>
              <w:left w:val="single" w:sz="4" w:space="0" w:color="auto"/>
              <w:bottom w:val="single" w:sz="4" w:space="0" w:color="auto"/>
              <w:right w:val="single" w:sz="4" w:space="0" w:color="auto"/>
            </w:tcBorders>
            <w:vAlign w:val="bottom"/>
          </w:tcPr>
          <w:p w14:paraId="33347219"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75%</w:t>
            </w:r>
          </w:p>
        </w:tc>
        <w:tc>
          <w:tcPr>
            <w:tcW w:w="845" w:type="dxa"/>
            <w:tcBorders>
              <w:top w:val="nil"/>
              <w:left w:val="single" w:sz="4" w:space="0" w:color="auto"/>
              <w:bottom w:val="single" w:sz="4" w:space="0" w:color="auto"/>
              <w:right w:val="single" w:sz="4" w:space="0" w:color="auto"/>
            </w:tcBorders>
            <w:vAlign w:val="bottom"/>
          </w:tcPr>
          <w:p w14:paraId="7E0A0311"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r w:rsidRPr="00E56613">
              <w:rPr>
                <w:rFonts w:ascii="David" w:eastAsia="Times New Roman" w:hAnsi="David" w:cs="David"/>
                <w:sz w:val="20"/>
                <w:szCs w:val="20"/>
              </w:rPr>
              <w:t> </w:t>
            </w:r>
          </w:p>
        </w:tc>
        <w:tc>
          <w:tcPr>
            <w:tcW w:w="728" w:type="dxa"/>
            <w:tcBorders>
              <w:top w:val="nil"/>
              <w:left w:val="single" w:sz="4" w:space="0" w:color="auto"/>
              <w:bottom w:val="single" w:sz="4" w:space="0" w:color="auto"/>
              <w:right w:val="single" w:sz="4" w:space="0" w:color="auto"/>
            </w:tcBorders>
            <w:vAlign w:val="bottom"/>
          </w:tcPr>
          <w:p w14:paraId="6124A925"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r w:rsidRPr="00E56613">
              <w:rPr>
                <w:rFonts w:ascii="David" w:eastAsia="Times New Roman" w:hAnsi="David" w:cs="David"/>
                <w:sz w:val="20"/>
                <w:szCs w:val="20"/>
              </w:rPr>
              <w:t> </w:t>
            </w:r>
          </w:p>
        </w:tc>
        <w:tc>
          <w:tcPr>
            <w:tcW w:w="736" w:type="dxa"/>
            <w:tcBorders>
              <w:top w:val="nil"/>
              <w:left w:val="single" w:sz="4" w:space="0" w:color="auto"/>
              <w:bottom w:val="single" w:sz="4" w:space="0" w:color="auto"/>
              <w:right w:val="single" w:sz="4" w:space="0" w:color="auto"/>
            </w:tcBorders>
            <w:vAlign w:val="bottom"/>
          </w:tcPr>
          <w:p w14:paraId="5679E7F3"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r w:rsidRPr="00E56613">
              <w:rPr>
                <w:rFonts w:ascii="David" w:eastAsia="Times New Roman" w:hAnsi="David" w:cs="David"/>
                <w:sz w:val="20"/>
                <w:szCs w:val="20"/>
              </w:rPr>
              <w:t> </w:t>
            </w:r>
          </w:p>
        </w:tc>
      </w:tr>
      <w:tr w:rsidR="00E56613" w:rsidRPr="00E56613" w14:paraId="2FB7C756" w14:textId="77777777" w:rsidTr="00E56613">
        <w:trPr>
          <w:trHeight w:val="255"/>
        </w:trPr>
        <w:tc>
          <w:tcPr>
            <w:tcW w:w="0" w:type="auto"/>
            <w:vMerge/>
            <w:tcBorders>
              <w:top w:val="nil"/>
              <w:left w:val="single" w:sz="8" w:space="0" w:color="auto"/>
              <w:bottom w:val="nil"/>
              <w:right w:val="nil"/>
            </w:tcBorders>
            <w:vAlign w:val="center"/>
          </w:tcPr>
          <w:p w14:paraId="0E6F541C"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p>
        </w:tc>
        <w:tc>
          <w:tcPr>
            <w:tcW w:w="590" w:type="dxa"/>
            <w:tcBorders>
              <w:top w:val="nil"/>
              <w:left w:val="single" w:sz="4" w:space="0" w:color="auto"/>
              <w:bottom w:val="single" w:sz="4" w:space="0" w:color="auto"/>
              <w:right w:val="single" w:sz="4" w:space="0" w:color="auto"/>
            </w:tcBorders>
            <w:shd w:val="clear" w:color="auto" w:fill="CCFFCC"/>
            <w:vAlign w:val="bottom"/>
          </w:tcPr>
          <w:p w14:paraId="5FFA7F4D" w14:textId="77777777" w:rsidR="00E56613" w:rsidRPr="00E56613" w:rsidRDefault="00E56613" w:rsidP="00E56613">
            <w:pPr>
              <w:spacing w:before="0" w:beforeAutospacing="0" w:after="0" w:afterAutospacing="0" w:line="240" w:lineRule="auto"/>
              <w:rPr>
                <w:rFonts w:ascii="David" w:eastAsia="Times New Roman" w:hAnsi="David" w:cs="David"/>
                <w:sz w:val="20"/>
                <w:szCs w:val="20"/>
              </w:rPr>
            </w:pPr>
            <w:r w:rsidRPr="00E56613">
              <w:rPr>
                <w:rFonts w:ascii="David" w:eastAsia="Times New Roman" w:hAnsi="David" w:cs="David"/>
                <w:sz w:val="20"/>
                <w:szCs w:val="20"/>
                <w:rtl/>
              </w:rPr>
              <w:t>דירה 14</w:t>
            </w:r>
          </w:p>
        </w:tc>
        <w:tc>
          <w:tcPr>
            <w:tcW w:w="779" w:type="dxa"/>
            <w:tcBorders>
              <w:top w:val="nil"/>
              <w:left w:val="single" w:sz="4" w:space="0" w:color="auto"/>
              <w:bottom w:val="single" w:sz="4" w:space="0" w:color="auto"/>
              <w:right w:val="single" w:sz="4" w:space="0" w:color="auto"/>
            </w:tcBorders>
            <w:vAlign w:val="bottom"/>
          </w:tcPr>
          <w:p w14:paraId="27F2919A"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100%</w:t>
            </w:r>
          </w:p>
        </w:tc>
        <w:tc>
          <w:tcPr>
            <w:tcW w:w="840" w:type="dxa"/>
            <w:tcBorders>
              <w:top w:val="nil"/>
              <w:left w:val="single" w:sz="4" w:space="0" w:color="auto"/>
              <w:bottom w:val="single" w:sz="4" w:space="0" w:color="auto"/>
              <w:right w:val="single" w:sz="4" w:space="0" w:color="auto"/>
            </w:tcBorders>
            <w:vAlign w:val="bottom"/>
          </w:tcPr>
          <w:p w14:paraId="1FC8989D"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100%</w:t>
            </w:r>
          </w:p>
        </w:tc>
        <w:tc>
          <w:tcPr>
            <w:tcW w:w="840" w:type="dxa"/>
            <w:tcBorders>
              <w:top w:val="nil"/>
              <w:left w:val="single" w:sz="4" w:space="0" w:color="auto"/>
              <w:bottom w:val="single" w:sz="4" w:space="0" w:color="auto"/>
              <w:right w:val="single" w:sz="4" w:space="0" w:color="auto"/>
            </w:tcBorders>
            <w:vAlign w:val="bottom"/>
          </w:tcPr>
          <w:p w14:paraId="6D938670"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100%</w:t>
            </w:r>
          </w:p>
        </w:tc>
        <w:tc>
          <w:tcPr>
            <w:tcW w:w="890" w:type="dxa"/>
            <w:tcBorders>
              <w:top w:val="nil"/>
              <w:left w:val="single" w:sz="4" w:space="0" w:color="auto"/>
              <w:bottom w:val="single" w:sz="4" w:space="0" w:color="auto"/>
              <w:right w:val="single" w:sz="4" w:space="0" w:color="auto"/>
            </w:tcBorders>
            <w:vAlign w:val="bottom"/>
          </w:tcPr>
          <w:p w14:paraId="4F997ADC"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100%</w:t>
            </w:r>
          </w:p>
        </w:tc>
        <w:tc>
          <w:tcPr>
            <w:tcW w:w="857" w:type="dxa"/>
            <w:tcBorders>
              <w:top w:val="nil"/>
              <w:left w:val="single" w:sz="4" w:space="0" w:color="auto"/>
              <w:bottom w:val="single" w:sz="4" w:space="0" w:color="auto"/>
              <w:right w:val="single" w:sz="4" w:space="0" w:color="auto"/>
            </w:tcBorders>
            <w:vAlign w:val="bottom"/>
          </w:tcPr>
          <w:p w14:paraId="4E0B33A5"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100%</w:t>
            </w:r>
          </w:p>
        </w:tc>
        <w:tc>
          <w:tcPr>
            <w:tcW w:w="728" w:type="dxa"/>
            <w:tcBorders>
              <w:top w:val="nil"/>
              <w:left w:val="single" w:sz="4" w:space="0" w:color="auto"/>
              <w:bottom w:val="single" w:sz="4" w:space="0" w:color="auto"/>
              <w:right w:val="single" w:sz="4" w:space="0" w:color="auto"/>
            </w:tcBorders>
            <w:vAlign w:val="bottom"/>
          </w:tcPr>
          <w:p w14:paraId="1EC92619"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100%</w:t>
            </w:r>
          </w:p>
        </w:tc>
        <w:tc>
          <w:tcPr>
            <w:tcW w:w="728" w:type="dxa"/>
            <w:tcBorders>
              <w:top w:val="nil"/>
              <w:left w:val="single" w:sz="4" w:space="0" w:color="auto"/>
              <w:bottom w:val="single" w:sz="4" w:space="0" w:color="auto"/>
              <w:right w:val="single" w:sz="4" w:space="0" w:color="auto"/>
            </w:tcBorders>
            <w:vAlign w:val="bottom"/>
          </w:tcPr>
          <w:p w14:paraId="25C748CD"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100%</w:t>
            </w:r>
          </w:p>
        </w:tc>
        <w:tc>
          <w:tcPr>
            <w:tcW w:w="857" w:type="dxa"/>
            <w:tcBorders>
              <w:top w:val="nil"/>
              <w:left w:val="single" w:sz="4" w:space="0" w:color="auto"/>
              <w:bottom w:val="single" w:sz="4" w:space="0" w:color="auto"/>
              <w:right w:val="single" w:sz="4" w:space="0" w:color="auto"/>
            </w:tcBorders>
            <w:vAlign w:val="bottom"/>
          </w:tcPr>
          <w:p w14:paraId="6940B165"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90%</w:t>
            </w:r>
          </w:p>
        </w:tc>
        <w:tc>
          <w:tcPr>
            <w:tcW w:w="768" w:type="dxa"/>
            <w:tcBorders>
              <w:top w:val="nil"/>
              <w:left w:val="single" w:sz="4" w:space="0" w:color="auto"/>
              <w:bottom w:val="single" w:sz="4" w:space="0" w:color="auto"/>
              <w:right w:val="single" w:sz="4" w:space="0" w:color="auto"/>
            </w:tcBorders>
            <w:vAlign w:val="bottom"/>
          </w:tcPr>
          <w:p w14:paraId="71E2501F"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50%</w:t>
            </w:r>
          </w:p>
        </w:tc>
        <w:tc>
          <w:tcPr>
            <w:tcW w:w="768" w:type="dxa"/>
            <w:tcBorders>
              <w:top w:val="nil"/>
              <w:left w:val="single" w:sz="4" w:space="0" w:color="auto"/>
              <w:bottom w:val="single" w:sz="4" w:space="0" w:color="auto"/>
              <w:right w:val="single" w:sz="4" w:space="0" w:color="auto"/>
            </w:tcBorders>
            <w:vAlign w:val="bottom"/>
          </w:tcPr>
          <w:p w14:paraId="1228ACB3"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60%</w:t>
            </w:r>
          </w:p>
        </w:tc>
        <w:tc>
          <w:tcPr>
            <w:tcW w:w="895" w:type="dxa"/>
            <w:tcBorders>
              <w:top w:val="nil"/>
              <w:left w:val="single" w:sz="4" w:space="0" w:color="auto"/>
              <w:bottom w:val="single" w:sz="4" w:space="0" w:color="auto"/>
              <w:right w:val="single" w:sz="4" w:space="0" w:color="auto"/>
            </w:tcBorders>
            <w:vAlign w:val="bottom"/>
          </w:tcPr>
          <w:p w14:paraId="3D76172F"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67.5%</w:t>
            </w:r>
          </w:p>
        </w:tc>
        <w:tc>
          <w:tcPr>
            <w:tcW w:w="929" w:type="dxa"/>
            <w:tcBorders>
              <w:top w:val="nil"/>
              <w:left w:val="single" w:sz="4" w:space="0" w:color="auto"/>
              <w:bottom w:val="single" w:sz="4" w:space="0" w:color="auto"/>
              <w:right w:val="single" w:sz="4" w:space="0" w:color="auto"/>
            </w:tcBorders>
            <w:vAlign w:val="bottom"/>
          </w:tcPr>
          <w:p w14:paraId="76643CD7"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95%</w:t>
            </w:r>
          </w:p>
        </w:tc>
        <w:tc>
          <w:tcPr>
            <w:tcW w:w="781" w:type="dxa"/>
            <w:tcBorders>
              <w:top w:val="nil"/>
              <w:left w:val="single" w:sz="4" w:space="0" w:color="auto"/>
              <w:bottom w:val="single" w:sz="4" w:space="0" w:color="auto"/>
              <w:right w:val="single" w:sz="4" w:space="0" w:color="auto"/>
            </w:tcBorders>
            <w:vAlign w:val="bottom"/>
          </w:tcPr>
          <w:p w14:paraId="7E7EEAFB"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100%</w:t>
            </w:r>
          </w:p>
        </w:tc>
        <w:tc>
          <w:tcPr>
            <w:tcW w:w="728" w:type="dxa"/>
            <w:tcBorders>
              <w:top w:val="nil"/>
              <w:left w:val="single" w:sz="4" w:space="0" w:color="auto"/>
              <w:bottom w:val="single" w:sz="4" w:space="0" w:color="auto"/>
              <w:right w:val="single" w:sz="4" w:space="0" w:color="auto"/>
            </w:tcBorders>
            <w:vAlign w:val="bottom"/>
          </w:tcPr>
          <w:p w14:paraId="66098828"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75%</w:t>
            </w:r>
          </w:p>
        </w:tc>
        <w:tc>
          <w:tcPr>
            <w:tcW w:w="845" w:type="dxa"/>
            <w:tcBorders>
              <w:top w:val="nil"/>
              <w:left w:val="single" w:sz="4" w:space="0" w:color="auto"/>
              <w:bottom w:val="single" w:sz="4" w:space="0" w:color="auto"/>
              <w:right w:val="single" w:sz="4" w:space="0" w:color="auto"/>
            </w:tcBorders>
            <w:vAlign w:val="bottom"/>
          </w:tcPr>
          <w:p w14:paraId="16B952CE"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76%</w:t>
            </w:r>
          </w:p>
        </w:tc>
        <w:tc>
          <w:tcPr>
            <w:tcW w:w="728" w:type="dxa"/>
            <w:tcBorders>
              <w:top w:val="nil"/>
              <w:left w:val="single" w:sz="4" w:space="0" w:color="auto"/>
              <w:bottom w:val="single" w:sz="4" w:space="0" w:color="auto"/>
              <w:right w:val="single" w:sz="4" w:space="0" w:color="auto"/>
            </w:tcBorders>
            <w:vAlign w:val="bottom"/>
          </w:tcPr>
          <w:p w14:paraId="5EAA6E5E"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r w:rsidRPr="00E56613">
              <w:rPr>
                <w:rFonts w:ascii="David" w:eastAsia="Times New Roman" w:hAnsi="David" w:cs="David"/>
                <w:sz w:val="20"/>
                <w:szCs w:val="20"/>
              </w:rPr>
              <w:t> </w:t>
            </w:r>
          </w:p>
        </w:tc>
        <w:tc>
          <w:tcPr>
            <w:tcW w:w="736" w:type="dxa"/>
            <w:tcBorders>
              <w:top w:val="nil"/>
              <w:left w:val="single" w:sz="4" w:space="0" w:color="auto"/>
              <w:bottom w:val="single" w:sz="4" w:space="0" w:color="auto"/>
              <w:right w:val="single" w:sz="4" w:space="0" w:color="auto"/>
            </w:tcBorders>
            <w:vAlign w:val="bottom"/>
          </w:tcPr>
          <w:p w14:paraId="4B58FB91"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r w:rsidRPr="00E56613">
              <w:rPr>
                <w:rFonts w:ascii="David" w:eastAsia="Times New Roman" w:hAnsi="David" w:cs="David"/>
                <w:sz w:val="20"/>
                <w:szCs w:val="20"/>
              </w:rPr>
              <w:t> </w:t>
            </w:r>
          </w:p>
        </w:tc>
      </w:tr>
      <w:tr w:rsidR="00E56613" w:rsidRPr="00E56613" w14:paraId="64A6ACAB" w14:textId="77777777" w:rsidTr="00E56613">
        <w:trPr>
          <w:trHeight w:val="255"/>
        </w:trPr>
        <w:tc>
          <w:tcPr>
            <w:tcW w:w="0" w:type="auto"/>
            <w:vMerge/>
            <w:tcBorders>
              <w:top w:val="nil"/>
              <w:left w:val="single" w:sz="8" w:space="0" w:color="auto"/>
              <w:bottom w:val="nil"/>
              <w:right w:val="nil"/>
            </w:tcBorders>
            <w:vAlign w:val="center"/>
          </w:tcPr>
          <w:p w14:paraId="38670A08"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p>
        </w:tc>
        <w:tc>
          <w:tcPr>
            <w:tcW w:w="590" w:type="dxa"/>
            <w:tcBorders>
              <w:top w:val="nil"/>
              <w:left w:val="single" w:sz="4" w:space="0" w:color="auto"/>
              <w:bottom w:val="single" w:sz="4" w:space="0" w:color="auto"/>
              <w:right w:val="single" w:sz="4" w:space="0" w:color="auto"/>
            </w:tcBorders>
            <w:shd w:val="clear" w:color="auto" w:fill="CCFFCC"/>
            <w:vAlign w:val="bottom"/>
          </w:tcPr>
          <w:p w14:paraId="63F89BF0" w14:textId="77777777" w:rsidR="00E56613" w:rsidRPr="00E56613" w:rsidRDefault="00E56613" w:rsidP="00E56613">
            <w:pPr>
              <w:spacing w:before="0" w:beforeAutospacing="0" w:after="0" w:afterAutospacing="0" w:line="240" w:lineRule="auto"/>
              <w:rPr>
                <w:rFonts w:ascii="David" w:eastAsia="Times New Roman" w:hAnsi="David" w:cs="David"/>
                <w:sz w:val="20"/>
                <w:szCs w:val="20"/>
              </w:rPr>
            </w:pPr>
            <w:r w:rsidRPr="00E56613">
              <w:rPr>
                <w:rFonts w:ascii="David" w:eastAsia="Times New Roman" w:hAnsi="David" w:cs="David"/>
                <w:sz w:val="20"/>
                <w:szCs w:val="20"/>
                <w:rtl/>
              </w:rPr>
              <w:t>דירה 15</w:t>
            </w:r>
          </w:p>
        </w:tc>
        <w:tc>
          <w:tcPr>
            <w:tcW w:w="779" w:type="dxa"/>
            <w:tcBorders>
              <w:top w:val="nil"/>
              <w:left w:val="single" w:sz="4" w:space="0" w:color="auto"/>
              <w:bottom w:val="single" w:sz="4" w:space="0" w:color="auto"/>
              <w:right w:val="single" w:sz="4" w:space="0" w:color="auto"/>
            </w:tcBorders>
            <w:vAlign w:val="bottom"/>
          </w:tcPr>
          <w:p w14:paraId="53832785"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100%</w:t>
            </w:r>
          </w:p>
        </w:tc>
        <w:tc>
          <w:tcPr>
            <w:tcW w:w="840" w:type="dxa"/>
            <w:tcBorders>
              <w:top w:val="nil"/>
              <w:left w:val="single" w:sz="4" w:space="0" w:color="auto"/>
              <w:bottom w:val="single" w:sz="4" w:space="0" w:color="auto"/>
              <w:right w:val="single" w:sz="4" w:space="0" w:color="auto"/>
            </w:tcBorders>
            <w:vAlign w:val="bottom"/>
          </w:tcPr>
          <w:p w14:paraId="698FF148"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100%</w:t>
            </w:r>
          </w:p>
        </w:tc>
        <w:tc>
          <w:tcPr>
            <w:tcW w:w="840" w:type="dxa"/>
            <w:tcBorders>
              <w:top w:val="nil"/>
              <w:left w:val="single" w:sz="4" w:space="0" w:color="auto"/>
              <w:bottom w:val="single" w:sz="4" w:space="0" w:color="auto"/>
              <w:right w:val="single" w:sz="4" w:space="0" w:color="auto"/>
            </w:tcBorders>
            <w:vAlign w:val="bottom"/>
          </w:tcPr>
          <w:p w14:paraId="52283A6F"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100%</w:t>
            </w:r>
          </w:p>
        </w:tc>
        <w:tc>
          <w:tcPr>
            <w:tcW w:w="890" w:type="dxa"/>
            <w:tcBorders>
              <w:top w:val="nil"/>
              <w:left w:val="single" w:sz="4" w:space="0" w:color="auto"/>
              <w:bottom w:val="single" w:sz="4" w:space="0" w:color="auto"/>
              <w:right w:val="single" w:sz="4" w:space="0" w:color="auto"/>
            </w:tcBorders>
            <w:vAlign w:val="bottom"/>
          </w:tcPr>
          <w:p w14:paraId="6C56A803"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100%</w:t>
            </w:r>
          </w:p>
        </w:tc>
        <w:tc>
          <w:tcPr>
            <w:tcW w:w="857" w:type="dxa"/>
            <w:tcBorders>
              <w:top w:val="nil"/>
              <w:left w:val="single" w:sz="4" w:space="0" w:color="auto"/>
              <w:bottom w:val="single" w:sz="4" w:space="0" w:color="auto"/>
              <w:right w:val="single" w:sz="4" w:space="0" w:color="auto"/>
            </w:tcBorders>
            <w:vAlign w:val="bottom"/>
          </w:tcPr>
          <w:p w14:paraId="53786650"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100%</w:t>
            </w:r>
          </w:p>
        </w:tc>
        <w:tc>
          <w:tcPr>
            <w:tcW w:w="728" w:type="dxa"/>
            <w:tcBorders>
              <w:top w:val="nil"/>
              <w:left w:val="single" w:sz="4" w:space="0" w:color="auto"/>
              <w:bottom w:val="single" w:sz="4" w:space="0" w:color="auto"/>
              <w:right w:val="single" w:sz="4" w:space="0" w:color="auto"/>
            </w:tcBorders>
            <w:vAlign w:val="bottom"/>
          </w:tcPr>
          <w:p w14:paraId="4CF9E234"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100%</w:t>
            </w:r>
          </w:p>
        </w:tc>
        <w:tc>
          <w:tcPr>
            <w:tcW w:w="728" w:type="dxa"/>
            <w:tcBorders>
              <w:top w:val="nil"/>
              <w:left w:val="single" w:sz="4" w:space="0" w:color="auto"/>
              <w:bottom w:val="single" w:sz="4" w:space="0" w:color="auto"/>
              <w:right w:val="single" w:sz="4" w:space="0" w:color="auto"/>
            </w:tcBorders>
            <w:vAlign w:val="bottom"/>
          </w:tcPr>
          <w:p w14:paraId="2967C83F"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100%</w:t>
            </w:r>
          </w:p>
        </w:tc>
        <w:tc>
          <w:tcPr>
            <w:tcW w:w="857" w:type="dxa"/>
            <w:tcBorders>
              <w:top w:val="nil"/>
              <w:left w:val="single" w:sz="4" w:space="0" w:color="auto"/>
              <w:bottom w:val="single" w:sz="4" w:space="0" w:color="auto"/>
              <w:right w:val="single" w:sz="4" w:space="0" w:color="auto"/>
            </w:tcBorders>
            <w:vAlign w:val="bottom"/>
          </w:tcPr>
          <w:p w14:paraId="0D79ED2F"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90%</w:t>
            </w:r>
          </w:p>
        </w:tc>
        <w:tc>
          <w:tcPr>
            <w:tcW w:w="768" w:type="dxa"/>
            <w:tcBorders>
              <w:top w:val="nil"/>
              <w:left w:val="single" w:sz="4" w:space="0" w:color="auto"/>
              <w:bottom w:val="single" w:sz="4" w:space="0" w:color="auto"/>
              <w:right w:val="single" w:sz="4" w:space="0" w:color="auto"/>
            </w:tcBorders>
            <w:vAlign w:val="bottom"/>
          </w:tcPr>
          <w:p w14:paraId="198CE4D1"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50%</w:t>
            </w:r>
          </w:p>
        </w:tc>
        <w:tc>
          <w:tcPr>
            <w:tcW w:w="768" w:type="dxa"/>
            <w:tcBorders>
              <w:top w:val="nil"/>
              <w:left w:val="single" w:sz="4" w:space="0" w:color="auto"/>
              <w:bottom w:val="single" w:sz="4" w:space="0" w:color="auto"/>
              <w:right w:val="single" w:sz="4" w:space="0" w:color="auto"/>
            </w:tcBorders>
            <w:vAlign w:val="bottom"/>
          </w:tcPr>
          <w:p w14:paraId="4D32D701"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60%</w:t>
            </w:r>
          </w:p>
        </w:tc>
        <w:tc>
          <w:tcPr>
            <w:tcW w:w="895" w:type="dxa"/>
            <w:tcBorders>
              <w:top w:val="nil"/>
              <w:left w:val="single" w:sz="4" w:space="0" w:color="auto"/>
              <w:bottom w:val="single" w:sz="4" w:space="0" w:color="auto"/>
              <w:right w:val="single" w:sz="4" w:space="0" w:color="auto"/>
            </w:tcBorders>
            <w:vAlign w:val="bottom"/>
          </w:tcPr>
          <w:p w14:paraId="326F1A3B"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67.5%</w:t>
            </w:r>
          </w:p>
        </w:tc>
        <w:tc>
          <w:tcPr>
            <w:tcW w:w="929" w:type="dxa"/>
            <w:tcBorders>
              <w:top w:val="nil"/>
              <w:left w:val="single" w:sz="4" w:space="0" w:color="auto"/>
              <w:bottom w:val="single" w:sz="4" w:space="0" w:color="auto"/>
              <w:right w:val="single" w:sz="4" w:space="0" w:color="auto"/>
            </w:tcBorders>
            <w:vAlign w:val="bottom"/>
          </w:tcPr>
          <w:p w14:paraId="6B4E0D3E"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95%</w:t>
            </w:r>
          </w:p>
        </w:tc>
        <w:tc>
          <w:tcPr>
            <w:tcW w:w="781" w:type="dxa"/>
            <w:tcBorders>
              <w:top w:val="nil"/>
              <w:left w:val="single" w:sz="4" w:space="0" w:color="auto"/>
              <w:bottom w:val="single" w:sz="4" w:space="0" w:color="auto"/>
              <w:right w:val="single" w:sz="4" w:space="0" w:color="auto"/>
            </w:tcBorders>
            <w:vAlign w:val="bottom"/>
          </w:tcPr>
          <w:p w14:paraId="2C5EEC20"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100%</w:t>
            </w:r>
          </w:p>
        </w:tc>
        <w:tc>
          <w:tcPr>
            <w:tcW w:w="728" w:type="dxa"/>
            <w:tcBorders>
              <w:top w:val="nil"/>
              <w:left w:val="single" w:sz="4" w:space="0" w:color="auto"/>
              <w:bottom w:val="single" w:sz="4" w:space="0" w:color="auto"/>
              <w:right w:val="single" w:sz="4" w:space="0" w:color="auto"/>
            </w:tcBorders>
            <w:vAlign w:val="bottom"/>
          </w:tcPr>
          <w:p w14:paraId="509550FB"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75%</w:t>
            </w:r>
          </w:p>
        </w:tc>
        <w:tc>
          <w:tcPr>
            <w:tcW w:w="845" w:type="dxa"/>
            <w:tcBorders>
              <w:top w:val="nil"/>
              <w:left w:val="single" w:sz="4" w:space="0" w:color="auto"/>
              <w:bottom w:val="single" w:sz="4" w:space="0" w:color="auto"/>
              <w:right w:val="single" w:sz="4" w:space="0" w:color="auto"/>
            </w:tcBorders>
            <w:vAlign w:val="bottom"/>
          </w:tcPr>
          <w:p w14:paraId="0B50805C"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76%</w:t>
            </w:r>
          </w:p>
        </w:tc>
        <w:tc>
          <w:tcPr>
            <w:tcW w:w="728" w:type="dxa"/>
            <w:tcBorders>
              <w:top w:val="nil"/>
              <w:left w:val="single" w:sz="4" w:space="0" w:color="auto"/>
              <w:bottom w:val="single" w:sz="4" w:space="0" w:color="auto"/>
              <w:right w:val="single" w:sz="4" w:space="0" w:color="auto"/>
            </w:tcBorders>
            <w:vAlign w:val="bottom"/>
          </w:tcPr>
          <w:p w14:paraId="2A58EE5D"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r w:rsidRPr="00E56613">
              <w:rPr>
                <w:rFonts w:ascii="David" w:eastAsia="Times New Roman" w:hAnsi="David" w:cs="David"/>
                <w:sz w:val="20"/>
                <w:szCs w:val="20"/>
              </w:rPr>
              <w:t> </w:t>
            </w:r>
          </w:p>
        </w:tc>
        <w:tc>
          <w:tcPr>
            <w:tcW w:w="736" w:type="dxa"/>
            <w:tcBorders>
              <w:top w:val="nil"/>
              <w:left w:val="single" w:sz="4" w:space="0" w:color="auto"/>
              <w:bottom w:val="single" w:sz="4" w:space="0" w:color="auto"/>
              <w:right w:val="single" w:sz="4" w:space="0" w:color="auto"/>
            </w:tcBorders>
            <w:vAlign w:val="bottom"/>
          </w:tcPr>
          <w:p w14:paraId="30BD2E51"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r w:rsidRPr="00E56613">
              <w:rPr>
                <w:rFonts w:ascii="David" w:eastAsia="Times New Roman" w:hAnsi="David" w:cs="David"/>
                <w:sz w:val="20"/>
                <w:szCs w:val="20"/>
              </w:rPr>
              <w:t> </w:t>
            </w:r>
          </w:p>
        </w:tc>
      </w:tr>
      <w:tr w:rsidR="00E56613" w:rsidRPr="00E56613" w14:paraId="3D999D68" w14:textId="77777777" w:rsidTr="00E56613">
        <w:trPr>
          <w:trHeight w:val="255"/>
        </w:trPr>
        <w:tc>
          <w:tcPr>
            <w:tcW w:w="0" w:type="auto"/>
            <w:vMerge/>
            <w:tcBorders>
              <w:top w:val="nil"/>
              <w:left w:val="single" w:sz="8" w:space="0" w:color="auto"/>
              <w:bottom w:val="nil"/>
              <w:right w:val="nil"/>
            </w:tcBorders>
            <w:vAlign w:val="center"/>
          </w:tcPr>
          <w:p w14:paraId="693B14C1"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p>
        </w:tc>
        <w:tc>
          <w:tcPr>
            <w:tcW w:w="590" w:type="dxa"/>
            <w:tcBorders>
              <w:top w:val="nil"/>
              <w:left w:val="single" w:sz="4" w:space="0" w:color="auto"/>
              <w:bottom w:val="single" w:sz="4" w:space="0" w:color="auto"/>
              <w:right w:val="single" w:sz="4" w:space="0" w:color="auto"/>
            </w:tcBorders>
            <w:shd w:val="clear" w:color="auto" w:fill="CCFFCC"/>
            <w:vAlign w:val="bottom"/>
          </w:tcPr>
          <w:p w14:paraId="1A981AE4" w14:textId="77777777" w:rsidR="00E56613" w:rsidRPr="00E56613" w:rsidRDefault="00E56613" w:rsidP="00E56613">
            <w:pPr>
              <w:spacing w:before="0" w:beforeAutospacing="0" w:after="0" w:afterAutospacing="0" w:line="240" w:lineRule="auto"/>
              <w:rPr>
                <w:rFonts w:ascii="David" w:eastAsia="Times New Roman" w:hAnsi="David" w:cs="David"/>
                <w:sz w:val="20"/>
                <w:szCs w:val="20"/>
              </w:rPr>
            </w:pPr>
            <w:r w:rsidRPr="00E56613">
              <w:rPr>
                <w:rFonts w:ascii="David" w:eastAsia="Times New Roman" w:hAnsi="David" w:cs="David"/>
                <w:sz w:val="20"/>
                <w:szCs w:val="20"/>
                <w:rtl/>
              </w:rPr>
              <w:t>דירה 16</w:t>
            </w:r>
          </w:p>
        </w:tc>
        <w:tc>
          <w:tcPr>
            <w:tcW w:w="779" w:type="dxa"/>
            <w:tcBorders>
              <w:top w:val="nil"/>
              <w:left w:val="single" w:sz="4" w:space="0" w:color="auto"/>
              <w:bottom w:val="single" w:sz="4" w:space="0" w:color="auto"/>
              <w:right w:val="single" w:sz="4" w:space="0" w:color="auto"/>
            </w:tcBorders>
            <w:vAlign w:val="bottom"/>
          </w:tcPr>
          <w:p w14:paraId="584C4A15"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100%</w:t>
            </w:r>
          </w:p>
        </w:tc>
        <w:tc>
          <w:tcPr>
            <w:tcW w:w="840" w:type="dxa"/>
            <w:tcBorders>
              <w:top w:val="nil"/>
              <w:left w:val="single" w:sz="4" w:space="0" w:color="auto"/>
              <w:bottom w:val="single" w:sz="4" w:space="0" w:color="auto"/>
              <w:right w:val="single" w:sz="4" w:space="0" w:color="auto"/>
            </w:tcBorders>
            <w:vAlign w:val="bottom"/>
          </w:tcPr>
          <w:p w14:paraId="01C2FCBF"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100%</w:t>
            </w:r>
          </w:p>
        </w:tc>
        <w:tc>
          <w:tcPr>
            <w:tcW w:w="840" w:type="dxa"/>
            <w:tcBorders>
              <w:top w:val="nil"/>
              <w:left w:val="single" w:sz="4" w:space="0" w:color="auto"/>
              <w:bottom w:val="single" w:sz="4" w:space="0" w:color="auto"/>
              <w:right w:val="single" w:sz="4" w:space="0" w:color="auto"/>
            </w:tcBorders>
            <w:vAlign w:val="bottom"/>
          </w:tcPr>
          <w:p w14:paraId="3066DB31"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100%</w:t>
            </w:r>
          </w:p>
        </w:tc>
        <w:tc>
          <w:tcPr>
            <w:tcW w:w="890" w:type="dxa"/>
            <w:tcBorders>
              <w:top w:val="nil"/>
              <w:left w:val="single" w:sz="4" w:space="0" w:color="auto"/>
              <w:bottom w:val="single" w:sz="4" w:space="0" w:color="auto"/>
              <w:right w:val="single" w:sz="4" w:space="0" w:color="auto"/>
            </w:tcBorders>
            <w:vAlign w:val="bottom"/>
          </w:tcPr>
          <w:p w14:paraId="74F3BC4B"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100%</w:t>
            </w:r>
          </w:p>
        </w:tc>
        <w:tc>
          <w:tcPr>
            <w:tcW w:w="857" w:type="dxa"/>
            <w:tcBorders>
              <w:top w:val="nil"/>
              <w:left w:val="single" w:sz="4" w:space="0" w:color="auto"/>
              <w:bottom w:val="single" w:sz="4" w:space="0" w:color="auto"/>
              <w:right w:val="single" w:sz="4" w:space="0" w:color="auto"/>
            </w:tcBorders>
            <w:vAlign w:val="bottom"/>
          </w:tcPr>
          <w:p w14:paraId="458B83C1"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100%</w:t>
            </w:r>
          </w:p>
        </w:tc>
        <w:tc>
          <w:tcPr>
            <w:tcW w:w="728" w:type="dxa"/>
            <w:tcBorders>
              <w:top w:val="nil"/>
              <w:left w:val="single" w:sz="4" w:space="0" w:color="auto"/>
              <w:bottom w:val="single" w:sz="4" w:space="0" w:color="auto"/>
              <w:right w:val="single" w:sz="4" w:space="0" w:color="auto"/>
            </w:tcBorders>
            <w:vAlign w:val="bottom"/>
          </w:tcPr>
          <w:p w14:paraId="144A5C5B"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100%</w:t>
            </w:r>
          </w:p>
        </w:tc>
        <w:tc>
          <w:tcPr>
            <w:tcW w:w="728" w:type="dxa"/>
            <w:tcBorders>
              <w:top w:val="nil"/>
              <w:left w:val="single" w:sz="4" w:space="0" w:color="auto"/>
              <w:bottom w:val="single" w:sz="4" w:space="0" w:color="auto"/>
              <w:right w:val="single" w:sz="4" w:space="0" w:color="auto"/>
            </w:tcBorders>
            <w:vAlign w:val="bottom"/>
          </w:tcPr>
          <w:p w14:paraId="03C5CF5A"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100%</w:t>
            </w:r>
          </w:p>
        </w:tc>
        <w:tc>
          <w:tcPr>
            <w:tcW w:w="857" w:type="dxa"/>
            <w:tcBorders>
              <w:top w:val="nil"/>
              <w:left w:val="single" w:sz="4" w:space="0" w:color="auto"/>
              <w:bottom w:val="single" w:sz="4" w:space="0" w:color="auto"/>
              <w:right w:val="single" w:sz="4" w:space="0" w:color="auto"/>
            </w:tcBorders>
            <w:vAlign w:val="bottom"/>
          </w:tcPr>
          <w:p w14:paraId="56B05D53"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90%</w:t>
            </w:r>
          </w:p>
        </w:tc>
        <w:tc>
          <w:tcPr>
            <w:tcW w:w="768" w:type="dxa"/>
            <w:tcBorders>
              <w:top w:val="nil"/>
              <w:left w:val="single" w:sz="4" w:space="0" w:color="auto"/>
              <w:bottom w:val="single" w:sz="4" w:space="0" w:color="auto"/>
              <w:right w:val="single" w:sz="4" w:space="0" w:color="auto"/>
            </w:tcBorders>
            <w:vAlign w:val="bottom"/>
          </w:tcPr>
          <w:p w14:paraId="46F92ABE"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50%</w:t>
            </w:r>
          </w:p>
        </w:tc>
        <w:tc>
          <w:tcPr>
            <w:tcW w:w="768" w:type="dxa"/>
            <w:tcBorders>
              <w:top w:val="nil"/>
              <w:left w:val="single" w:sz="4" w:space="0" w:color="auto"/>
              <w:bottom w:val="single" w:sz="4" w:space="0" w:color="auto"/>
              <w:right w:val="single" w:sz="4" w:space="0" w:color="auto"/>
            </w:tcBorders>
            <w:vAlign w:val="bottom"/>
          </w:tcPr>
          <w:p w14:paraId="5FE9A2F3"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60%</w:t>
            </w:r>
          </w:p>
        </w:tc>
        <w:tc>
          <w:tcPr>
            <w:tcW w:w="895" w:type="dxa"/>
            <w:tcBorders>
              <w:top w:val="nil"/>
              <w:left w:val="single" w:sz="4" w:space="0" w:color="auto"/>
              <w:bottom w:val="single" w:sz="4" w:space="0" w:color="auto"/>
              <w:right w:val="single" w:sz="4" w:space="0" w:color="auto"/>
            </w:tcBorders>
            <w:vAlign w:val="bottom"/>
          </w:tcPr>
          <w:p w14:paraId="211D1BA5"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67.5%</w:t>
            </w:r>
          </w:p>
        </w:tc>
        <w:tc>
          <w:tcPr>
            <w:tcW w:w="929" w:type="dxa"/>
            <w:tcBorders>
              <w:top w:val="nil"/>
              <w:left w:val="single" w:sz="4" w:space="0" w:color="auto"/>
              <w:bottom w:val="single" w:sz="4" w:space="0" w:color="auto"/>
              <w:right w:val="single" w:sz="4" w:space="0" w:color="auto"/>
            </w:tcBorders>
            <w:vAlign w:val="bottom"/>
          </w:tcPr>
          <w:p w14:paraId="74BA5AD6"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95%</w:t>
            </w:r>
          </w:p>
        </w:tc>
        <w:tc>
          <w:tcPr>
            <w:tcW w:w="781" w:type="dxa"/>
            <w:tcBorders>
              <w:top w:val="nil"/>
              <w:left w:val="single" w:sz="4" w:space="0" w:color="auto"/>
              <w:bottom w:val="single" w:sz="4" w:space="0" w:color="auto"/>
              <w:right w:val="single" w:sz="4" w:space="0" w:color="auto"/>
            </w:tcBorders>
            <w:vAlign w:val="bottom"/>
          </w:tcPr>
          <w:p w14:paraId="2C3BB20A"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100%</w:t>
            </w:r>
          </w:p>
        </w:tc>
        <w:tc>
          <w:tcPr>
            <w:tcW w:w="728" w:type="dxa"/>
            <w:tcBorders>
              <w:top w:val="nil"/>
              <w:left w:val="single" w:sz="4" w:space="0" w:color="auto"/>
              <w:bottom w:val="single" w:sz="4" w:space="0" w:color="auto"/>
              <w:right w:val="single" w:sz="4" w:space="0" w:color="auto"/>
            </w:tcBorders>
            <w:vAlign w:val="bottom"/>
          </w:tcPr>
          <w:p w14:paraId="0929EB80"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75%</w:t>
            </w:r>
          </w:p>
        </w:tc>
        <w:tc>
          <w:tcPr>
            <w:tcW w:w="845" w:type="dxa"/>
            <w:tcBorders>
              <w:top w:val="nil"/>
              <w:left w:val="single" w:sz="4" w:space="0" w:color="auto"/>
              <w:bottom w:val="single" w:sz="4" w:space="0" w:color="auto"/>
              <w:right w:val="single" w:sz="4" w:space="0" w:color="auto"/>
            </w:tcBorders>
            <w:vAlign w:val="bottom"/>
          </w:tcPr>
          <w:p w14:paraId="283C3404"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76%</w:t>
            </w:r>
          </w:p>
        </w:tc>
        <w:tc>
          <w:tcPr>
            <w:tcW w:w="728" w:type="dxa"/>
            <w:tcBorders>
              <w:top w:val="nil"/>
              <w:left w:val="single" w:sz="4" w:space="0" w:color="auto"/>
              <w:bottom w:val="single" w:sz="4" w:space="0" w:color="auto"/>
              <w:right w:val="single" w:sz="4" w:space="0" w:color="auto"/>
            </w:tcBorders>
            <w:vAlign w:val="bottom"/>
          </w:tcPr>
          <w:p w14:paraId="28A43EDE"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r w:rsidRPr="00E56613">
              <w:rPr>
                <w:rFonts w:ascii="David" w:eastAsia="Times New Roman" w:hAnsi="David" w:cs="David"/>
                <w:sz w:val="20"/>
                <w:szCs w:val="20"/>
              </w:rPr>
              <w:t> </w:t>
            </w:r>
          </w:p>
        </w:tc>
        <w:tc>
          <w:tcPr>
            <w:tcW w:w="736" w:type="dxa"/>
            <w:tcBorders>
              <w:top w:val="nil"/>
              <w:left w:val="single" w:sz="4" w:space="0" w:color="auto"/>
              <w:bottom w:val="single" w:sz="4" w:space="0" w:color="auto"/>
              <w:right w:val="single" w:sz="4" w:space="0" w:color="auto"/>
            </w:tcBorders>
            <w:vAlign w:val="bottom"/>
          </w:tcPr>
          <w:p w14:paraId="400C9414"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r w:rsidRPr="00E56613">
              <w:rPr>
                <w:rFonts w:ascii="David" w:eastAsia="Times New Roman" w:hAnsi="David" w:cs="David"/>
                <w:sz w:val="20"/>
                <w:szCs w:val="20"/>
              </w:rPr>
              <w:t> </w:t>
            </w:r>
          </w:p>
        </w:tc>
      </w:tr>
      <w:tr w:rsidR="00E56613" w:rsidRPr="00E56613" w14:paraId="7F1C2A7B" w14:textId="77777777" w:rsidTr="00E56613">
        <w:trPr>
          <w:trHeight w:val="270"/>
        </w:trPr>
        <w:tc>
          <w:tcPr>
            <w:tcW w:w="1304" w:type="dxa"/>
            <w:gridSpan w:val="2"/>
            <w:tcBorders>
              <w:top w:val="single" w:sz="4" w:space="0" w:color="auto"/>
              <w:left w:val="single" w:sz="8" w:space="0" w:color="auto"/>
              <w:bottom w:val="single" w:sz="8" w:space="0" w:color="auto"/>
              <w:right w:val="single" w:sz="4" w:space="0" w:color="000000"/>
            </w:tcBorders>
            <w:shd w:val="clear" w:color="auto" w:fill="CCFFCC"/>
            <w:vAlign w:val="center"/>
          </w:tcPr>
          <w:p w14:paraId="493865F7" w14:textId="77777777" w:rsidR="00E56613" w:rsidRPr="00E56613" w:rsidRDefault="00E56613" w:rsidP="00E56613">
            <w:pPr>
              <w:spacing w:before="0" w:beforeAutospacing="0" w:after="0" w:afterAutospacing="0" w:line="240" w:lineRule="auto"/>
              <w:rPr>
                <w:rFonts w:ascii="David" w:eastAsia="Times New Roman" w:hAnsi="David" w:cs="David"/>
                <w:sz w:val="20"/>
                <w:szCs w:val="20"/>
              </w:rPr>
            </w:pPr>
            <w:r w:rsidRPr="00E56613">
              <w:rPr>
                <w:rFonts w:ascii="David" w:eastAsia="Times New Roman" w:hAnsi="David" w:cs="David"/>
                <w:sz w:val="20"/>
                <w:szCs w:val="20"/>
                <w:rtl/>
              </w:rPr>
              <w:t>סה"כ לקומה 4</w:t>
            </w:r>
          </w:p>
        </w:tc>
        <w:tc>
          <w:tcPr>
            <w:tcW w:w="779" w:type="dxa"/>
            <w:tcBorders>
              <w:top w:val="nil"/>
              <w:left w:val="single" w:sz="4" w:space="0" w:color="auto"/>
              <w:bottom w:val="single" w:sz="8" w:space="0" w:color="auto"/>
              <w:right w:val="single" w:sz="4" w:space="0" w:color="auto"/>
            </w:tcBorders>
            <w:shd w:val="clear" w:color="auto" w:fill="CCFFCC"/>
            <w:vAlign w:val="bottom"/>
          </w:tcPr>
          <w:p w14:paraId="13AC7DA4"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100%</w:t>
            </w:r>
          </w:p>
        </w:tc>
        <w:tc>
          <w:tcPr>
            <w:tcW w:w="840" w:type="dxa"/>
            <w:tcBorders>
              <w:top w:val="nil"/>
              <w:left w:val="single" w:sz="4" w:space="0" w:color="auto"/>
              <w:bottom w:val="single" w:sz="8" w:space="0" w:color="auto"/>
              <w:right w:val="single" w:sz="4" w:space="0" w:color="auto"/>
            </w:tcBorders>
            <w:shd w:val="clear" w:color="auto" w:fill="CCFFCC"/>
            <w:vAlign w:val="bottom"/>
          </w:tcPr>
          <w:p w14:paraId="5B5CA5F0"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100%</w:t>
            </w:r>
          </w:p>
        </w:tc>
        <w:tc>
          <w:tcPr>
            <w:tcW w:w="840" w:type="dxa"/>
            <w:tcBorders>
              <w:top w:val="nil"/>
              <w:left w:val="single" w:sz="4" w:space="0" w:color="auto"/>
              <w:bottom w:val="single" w:sz="8" w:space="0" w:color="auto"/>
              <w:right w:val="single" w:sz="4" w:space="0" w:color="auto"/>
            </w:tcBorders>
            <w:shd w:val="clear" w:color="auto" w:fill="CCFFCC"/>
            <w:vAlign w:val="bottom"/>
          </w:tcPr>
          <w:p w14:paraId="0C56CC38"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100%</w:t>
            </w:r>
          </w:p>
        </w:tc>
        <w:tc>
          <w:tcPr>
            <w:tcW w:w="890" w:type="dxa"/>
            <w:tcBorders>
              <w:top w:val="nil"/>
              <w:left w:val="single" w:sz="4" w:space="0" w:color="auto"/>
              <w:bottom w:val="single" w:sz="8" w:space="0" w:color="auto"/>
              <w:right w:val="single" w:sz="4" w:space="0" w:color="auto"/>
            </w:tcBorders>
            <w:shd w:val="clear" w:color="auto" w:fill="CCFFCC"/>
            <w:vAlign w:val="bottom"/>
          </w:tcPr>
          <w:p w14:paraId="78E546A0"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100%</w:t>
            </w:r>
          </w:p>
        </w:tc>
        <w:tc>
          <w:tcPr>
            <w:tcW w:w="857" w:type="dxa"/>
            <w:tcBorders>
              <w:top w:val="nil"/>
              <w:left w:val="single" w:sz="4" w:space="0" w:color="auto"/>
              <w:bottom w:val="single" w:sz="8" w:space="0" w:color="auto"/>
              <w:right w:val="single" w:sz="4" w:space="0" w:color="auto"/>
            </w:tcBorders>
            <w:shd w:val="clear" w:color="auto" w:fill="CCFFCC"/>
            <w:vAlign w:val="bottom"/>
          </w:tcPr>
          <w:p w14:paraId="0ED35081"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100%</w:t>
            </w:r>
          </w:p>
        </w:tc>
        <w:tc>
          <w:tcPr>
            <w:tcW w:w="728" w:type="dxa"/>
            <w:tcBorders>
              <w:top w:val="nil"/>
              <w:left w:val="single" w:sz="4" w:space="0" w:color="auto"/>
              <w:bottom w:val="single" w:sz="8" w:space="0" w:color="auto"/>
              <w:right w:val="single" w:sz="4" w:space="0" w:color="auto"/>
            </w:tcBorders>
            <w:shd w:val="clear" w:color="auto" w:fill="CCFFCC"/>
            <w:vAlign w:val="bottom"/>
          </w:tcPr>
          <w:p w14:paraId="5BC41963"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100%</w:t>
            </w:r>
          </w:p>
        </w:tc>
        <w:tc>
          <w:tcPr>
            <w:tcW w:w="728" w:type="dxa"/>
            <w:tcBorders>
              <w:top w:val="nil"/>
              <w:left w:val="single" w:sz="4" w:space="0" w:color="auto"/>
              <w:bottom w:val="single" w:sz="8" w:space="0" w:color="auto"/>
              <w:right w:val="single" w:sz="4" w:space="0" w:color="auto"/>
            </w:tcBorders>
            <w:shd w:val="clear" w:color="auto" w:fill="CCFFCC"/>
            <w:vAlign w:val="bottom"/>
          </w:tcPr>
          <w:p w14:paraId="0D0ED178"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100%</w:t>
            </w:r>
          </w:p>
        </w:tc>
        <w:tc>
          <w:tcPr>
            <w:tcW w:w="857" w:type="dxa"/>
            <w:tcBorders>
              <w:top w:val="nil"/>
              <w:left w:val="single" w:sz="4" w:space="0" w:color="auto"/>
              <w:bottom w:val="single" w:sz="8" w:space="0" w:color="auto"/>
              <w:right w:val="single" w:sz="4" w:space="0" w:color="auto"/>
            </w:tcBorders>
            <w:shd w:val="clear" w:color="auto" w:fill="CCFFCC"/>
            <w:vAlign w:val="bottom"/>
          </w:tcPr>
          <w:p w14:paraId="0C86AEA8"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90%</w:t>
            </w:r>
          </w:p>
        </w:tc>
        <w:tc>
          <w:tcPr>
            <w:tcW w:w="768" w:type="dxa"/>
            <w:tcBorders>
              <w:top w:val="nil"/>
              <w:left w:val="single" w:sz="4" w:space="0" w:color="auto"/>
              <w:bottom w:val="single" w:sz="8" w:space="0" w:color="auto"/>
              <w:right w:val="single" w:sz="4" w:space="0" w:color="auto"/>
            </w:tcBorders>
            <w:shd w:val="clear" w:color="auto" w:fill="CCFFCC"/>
            <w:vAlign w:val="bottom"/>
          </w:tcPr>
          <w:p w14:paraId="25E71024"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50%</w:t>
            </w:r>
          </w:p>
        </w:tc>
        <w:tc>
          <w:tcPr>
            <w:tcW w:w="768" w:type="dxa"/>
            <w:tcBorders>
              <w:top w:val="nil"/>
              <w:left w:val="single" w:sz="4" w:space="0" w:color="auto"/>
              <w:bottom w:val="single" w:sz="8" w:space="0" w:color="auto"/>
              <w:right w:val="single" w:sz="4" w:space="0" w:color="auto"/>
            </w:tcBorders>
            <w:shd w:val="clear" w:color="auto" w:fill="CCFFCC"/>
            <w:vAlign w:val="bottom"/>
          </w:tcPr>
          <w:p w14:paraId="2C62F5E5"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60%</w:t>
            </w:r>
          </w:p>
        </w:tc>
        <w:tc>
          <w:tcPr>
            <w:tcW w:w="895" w:type="dxa"/>
            <w:tcBorders>
              <w:top w:val="nil"/>
              <w:left w:val="single" w:sz="4" w:space="0" w:color="auto"/>
              <w:bottom w:val="single" w:sz="8" w:space="0" w:color="auto"/>
              <w:right w:val="single" w:sz="4" w:space="0" w:color="auto"/>
            </w:tcBorders>
            <w:shd w:val="clear" w:color="auto" w:fill="CCFFCC"/>
            <w:vAlign w:val="bottom"/>
          </w:tcPr>
          <w:p w14:paraId="6B800A3C"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68%</w:t>
            </w:r>
          </w:p>
        </w:tc>
        <w:tc>
          <w:tcPr>
            <w:tcW w:w="929" w:type="dxa"/>
            <w:tcBorders>
              <w:top w:val="nil"/>
              <w:left w:val="single" w:sz="4" w:space="0" w:color="auto"/>
              <w:bottom w:val="single" w:sz="8" w:space="0" w:color="auto"/>
              <w:right w:val="single" w:sz="4" w:space="0" w:color="auto"/>
            </w:tcBorders>
            <w:shd w:val="clear" w:color="auto" w:fill="CCFFCC"/>
            <w:vAlign w:val="bottom"/>
          </w:tcPr>
          <w:p w14:paraId="2A159AE8"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95%</w:t>
            </w:r>
          </w:p>
        </w:tc>
        <w:tc>
          <w:tcPr>
            <w:tcW w:w="781" w:type="dxa"/>
            <w:tcBorders>
              <w:top w:val="nil"/>
              <w:left w:val="single" w:sz="4" w:space="0" w:color="auto"/>
              <w:bottom w:val="single" w:sz="8" w:space="0" w:color="auto"/>
              <w:right w:val="single" w:sz="4" w:space="0" w:color="auto"/>
            </w:tcBorders>
            <w:shd w:val="clear" w:color="auto" w:fill="CCFFCC"/>
            <w:vAlign w:val="bottom"/>
          </w:tcPr>
          <w:p w14:paraId="19E47A8B"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100%</w:t>
            </w:r>
          </w:p>
        </w:tc>
        <w:tc>
          <w:tcPr>
            <w:tcW w:w="728" w:type="dxa"/>
            <w:tcBorders>
              <w:top w:val="nil"/>
              <w:left w:val="single" w:sz="4" w:space="0" w:color="auto"/>
              <w:bottom w:val="single" w:sz="8" w:space="0" w:color="auto"/>
              <w:right w:val="single" w:sz="4" w:space="0" w:color="auto"/>
            </w:tcBorders>
            <w:shd w:val="clear" w:color="auto" w:fill="CCFFCC"/>
            <w:vAlign w:val="bottom"/>
          </w:tcPr>
          <w:p w14:paraId="6D3DEC2D"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75%</w:t>
            </w:r>
          </w:p>
        </w:tc>
        <w:tc>
          <w:tcPr>
            <w:tcW w:w="845" w:type="dxa"/>
            <w:tcBorders>
              <w:top w:val="nil"/>
              <w:left w:val="single" w:sz="4" w:space="0" w:color="auto"/>
              <w:bottom w:val="single" w:sz="8" w:space="0" w:color="auto"/>
              <w:right w:val="single" w:sz="4" w:space="0" w:color="auto"/>
            </w:tcBorders>
            <w:shd w:val="clear" w:color="auto" w:fill="CCFFCC"/>
            <w:vAlign w:val="bottom"/>
          </w:tcPr>
          <w:p w14:paraId="7B9A77B3"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57%</w:t>
            </w:r>
          </w:p>
        </w:tc>
        <w:tc>
          <w:tcPr>
            <w:tcW w:w="728" w:type="dxa"/>
            <w:tcBorders>
              <w:top w:val="nil"/>
              <w:left w:val="single" w:sz="4" w:space="0" w:color="auto"/>
              <w:bottom w:val="single" w:sz="8" w:space="0" w:color="auto"/>
              <w:right w:val="single" w:sz="4" w:space="0" w:color="auto"/>
            </w:tcBorders>
            <w:shd w:val="clear" w:color="auto" w:fill="CCFFCC"/>
            <w:vAlign w:val="bottom"/>
          </w:tcPr>
          <w:p w14:paraId="6FEF09E2"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0%</w:t>
            </w:r>
          </w:p>
        </w:tc>
        <w:tc>
          <w:tcPr>
            <w:tcW w:w="736" w:type="dxa"/>
            <w:tcBorders>
              <w:top w:val="nil"/>
              <w:left w:val="single" w:sz="4" w:space="0" w:color="auto"/>
              <w:bottom w:val="single" w:sz="8" w:space="0" w:color="auto"/>
              <w:right w:val="single" w:sz="4" w:space="0" w:color="auto"/>
            </w:tcBorders>
            <w:shd w:val="clear" w:color="auto" w:fill="CCFFCC"/>
            <w:vAlign w:val="bottom"/>
          </w:tcPr>
          <w:p w14:paraId="405B06AE"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0%</w:t>
            </w:r>
          </w:p>
        </w:tc>
      </w:tr>
    </w:tbl>
    <w:p w14:paraId="7696B8C0" w14:textId="77777777" w:rsidR="00E56613" w:rsidRPr="00E56613" w:rsidRDefault="00E56613" w:rsidP="00E56613">
      <w:pPr>
        <w:spacing w:before="0" w:beforeAutospacing="0" w:after="0" w:afterAutospacing="0" w:line="360" w:lineRule="auto"/>
        <w:jc w:val="both"/>
        <w:rPr>
          <w:rFonts w:ascii="David" w:eastAsia="Times New Roman" w:hAnsi="David" w:cs="David"/>
          <w:sz w:val="26"/>
          <w:szCs w:val="26"/>
        </w:rPr>
      </w:pPr>
    </w:p>
    <w:p w14:paraId="0F3A9890" w14:textId="77777777" w:rsidR="00E56613" w:rsidRPr="00E56613" w:rsidRDefault="00E56613" w:rsidP="00E56613">
      <w:pPr>
        <w:spacing w:before="0" w:beforeAutospacing="0" w:after="0" w:afterAutospacing="0" w:line="360" w:lineRule="auto"/>
        <w:jc w:val="both"/>
        <w:rPr>
          <w:rFonts w:ascii="David" w:eastAsia="Times New Roman" w:hAnsi="David" w:cs="David"/>
          <w:sz w:val="26"/>
          <w:szCs w:val="26"/>
        </w:rPr>
      </w:pPr>
    </w:p>
    <w:tbl>
      <w:tblPr>
        <w:bidiVisual/>
        <w:tblW w:w="15001" w:type="dxa"/>
        <w:tblInd w:w="-891" w:type="dxa"/>
        <w:tblLook w:val="0000" w:firstRow="0" w:lastRow="0" w:firstColumn="0" w:lastColumn="0" w:noHBand="0" w:noVBand="0"/>
      </w:tblPr>
      <w:tblGrid>
        <w:gridCol w:w="703"/>
        <w:gridCol w:w="588"/>
        <w:gridCol w:w="781"/>
        <w:gridCol w:w="836"/>
        <w:gridCol w:w="836"/>
        <w:gridCol w:w="888"/>
        <w:gridCol w:w="856"/>
        <w:gridCol w:w="717"/>
        <w:gridCol w:w="721"/>
        <w:gridCol w:w="856"/>
        <w:gridCol w:w="763"/>
        <w:gridCol w:w="763"/>
        <w:gridCol w:w="889"/>
        <w:gridCol w:w="963"/>
        <w:gridCol w:w="781"/>
        <w:gridCol w:w="707"/>
        <w:gridCol w:w="843"/>
        <w:gridCol w:w="724"/>
        <w:gridCol w:w="786"/>
      </w:tblGrid>
      <w:tr w:rsidR="00E56613" w:rsidRPr="00E56613" w14:paraId="3308EF78" w14:textId="77777777" w:rsidTr="00E56613">
        <w:trPr>
          <w:trHeight w:val="255"/>
        </w:trPr>
        <w:tc>
          <w:tcPr>
            <w:tcW w:w="714" w:type="dxa"/>
            <w:tcBorders>
              <w:top w:val="single" w:sz="4" w:space="0" w:color="auto"/>
              <w:left w:val="single" w:sz="4" w:space="0" w:color="auto"/>
              <w:bottom w:val="single" w:sz="4" w:space="0" w:color="auto"/>
              <w:right w:val="nil"/>
            </w:tcBorders>
            <w:vAlign w:val="bottom"/>
          </w:tcPr>
          <w:p w14:paraId="55FB74B3"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p>
        </w:tc>
        <w:tc>
          <w:tcPr>
            <w:tcW w:w="590" w:type="dxa"/>
            <w:tcBorders>
              <w:top w:val="single" w:sz="4" w:space="0" w:color="auto"/>
              <w:left w:val="single" w:sz="4" w:space="0" w:color="auto"/>
              <w:bottom w:val="single" w:sz="4" w:space="0" w:color="auto"/>
              <w:right w:val="single" w:sz="4" w:space="0" w:color="auto"/>
            </w:tcBorders>
            <w:vAlign w:val="bottom"/>
          </w:tcPr>
          <w:p w14:paraId="2AB8CD32"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p>
        </w:tc>
        <w:tc>
          <w:tcPr>
            <w:tcW w:w="779" w:type="dxa"/>
            <w:tcBorders>
              <w:top w:val="single" w:sz="4" w:space="0" w:color="auto"/>
              <w:left w:val="single" w:sz="4" w:space="0" w:color="auto"/>
              <w:bottom w:val="single" w:sz="4" w:space="0" w:color="auto"/>
              <w:right w:val="single" w:sz="4" w:space="0" w:color="auto"/>
            </w:tcBorders>
            <w:vAlign w:val="center"/>
          </w:tcPr>
          <w:p w14:paraId="0EA4CCA9"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גמר בנית מחיצות (3)</w:t>
            </w:r>
          </w:p>
        </w:tc>
        <w:tc>
          <w:tcPr>
            <w:tcW w:w="840" w:type="dxa"/>
            <w:tcBorders>
              <w:top w:val="single" w:sz="4" w:space="0" w:color="auto"/>
              <w:left w:val="single" w:sz="4" w:space="0" w:color="auto"/>
              <w:bottom w:val="single" w:sz="4" w:space="0" w:color="auto"/>
              <w:right w:val="single" w:sz="4" w:space="0" w:color="auto"/>
            </w:tcBorders>
            <w:vAlign w:val="center"/>
          </w:tcPr>
          <w:p w14:paraId="634C2C89"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גמר תשתיות חשמל בדירות (4)</w:t>
            </w:r>
          </w:p>
        </w:tc>
        <w:tc>
          <w:tcPr>
            <w:tcW w:w="840" w:type="dxa"/>
            <w:tcBorders>
              <w:top w:val="single" w:sz="4" w:space="0" w:color="auto"/>
              <w:left w:val="single" w:sz="4" w:space="0" w:color="auto"/>
              <w:bottom w:val="single" w:sz="4" w:space="0" w:color="auto"/>
              <w:right w:val="single" w:sz="4" w:space="0" w:color="auto"/>
            </w:tcBorders>
            <w:vAlign w:val="center"/>
          </w:tcPr>
          <w:p w14:paraId="7C5565FF"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גמר תשתיות מים בדירות (5)</w:t>
            </w:r>
          </w:p>
        </w:tc>
        <w:tc>
          <w:tcPr>
            <w:tcW w:w="890" w:type="dxa"/>
            <w:tcBorders>
              <w:top w:val="single" w:sz="4" w:space="0" w:color="auto"/>
              <w:left w:val="single" w:sz="4" w:space="0" w:color="auto"/>
              <w:bottom w:val="single" w:sz="4" w:space="0" w:color="auto"/>
              <w:right w:val="single" w:sz="4" w:space="0" w:color="auto"/>
            </w:tcBorders>
            <w:vAlign w:val="center"/>
          </w:tcPr>
          <w:p w14:paraId="7336ECDB"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גמר איטום גגות ומרפסות (6)</w:t>
            </w:r>
          </w:p>
        </w:tc>
        <w:tc>
          <w:tcPr>
            <w:tcW w:w="857" w:type="dxa"/>
            <w:tcBorders>
              <w:top w:val="single" w:sz="4" w:space="0" w:color="auto"/>
              <w:left w:val="single" w:sz="4" w:space="0" w:color="auto"/>
              <w:bottom w:val="single" w:sz="4" w:space="0" w:color="auto"/>
              <w:right w:val="single" w:sz="4" w:space="0" w:color="auto"/>
            </w:tcBorders>
            <w:vAlign w:val="center"/>
          </w:tcPr>
          <w:p w14:paraId="1D298C44"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גמר טיח/ שפכטל- בקומות המגורים ובקומת הגג (7)</w:t>
            </w:r>
          </w:p>
        </w:tc>
        <w:tc>
          <w:tcPr>
            <w:tcW w:w="728" w:type="dxa"/>
            <w:tcBorders>
              <w:top w:val="single" w:sz="4" w:space="0" w:color="auto"/>
              <w:left w:val="single" w:sz="4" w:space="0" w:color="auto"/>
              <w:bottom w:val="single" w:sz="4" w:space="0" w:color="auto"/>
              <w:right w:val="single" w:sz="4" w:space="0" w:color="auto"/>
            </w:tcBorders>
            <w:vAlign w:val="center"/>
          </w:tcPr>
          <w:p w14:paraId="5DF6C62C"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גמר ריצוף (8)</w:t>
            </w:r>
          </w:p>
        </w:tc>
        <w:tc>
          <w:tcPr>
            <w:tcW w:w="728" w:type="dxa"/>
            <w:tcBorders>
              <w:top w:val="single" w:sz="4" w:space="0" w:color="auto"/>
              <w:left w:val="single" w:sz="4" w:space="0" w:color="auto"/>
              <w:bottom w:val="single" w:sz="4" w:space="0" w:color="auto"/>
              <w:right w:val="single" w:sz="4" w:space="0" w:color="auto"/>
            </w:tcBorders>
            <w:vAlign w:val="center"/>
          </w:tcPr>
          <w:p w14:paraId="5F1D6C09"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גמר חיפוי קירות (9)</w:t>
            </w:r>
          </w:p>
        </w:tc>
        <w:tc>
          <w:tcPr>
            <w:tcW w:w="857" w:type="dxa"/>
            <w:tcBorders>
              <w:top w:val="single" w:sz="4" w:space="0" w:color="auto"/>
              <w:left w:val="single" w:sz="4" w:space="0" w:color="auto"/>
              <w:bottom w:val="single" w:sz="4" w:space="0" w:color="auto"/>
              <w:right w:val="single" w:sz="4" w:space="0" w:color="auto"/>
            </w:tcBorders>
            <w:vAlign w:val="center"/>
          </w:tcPr>
          <w:p w14:paraId="06C67E3F"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גמר חיפוי מבואות וריצוף בקומות המגורים ובקומת הגג (10)</w:t>
            </w:r>
          </w:p>
        </w:tc>
        <w:tc>
          <w:tcPr>
            <w:tcW w:w="768" w:type="dxa"/>
            <w:tcBorders>
              <w:top w:val="single" w:sz="4" w:space="0" w:color="auto"/>
              <w:left w:val="single" w:sz="4" w:space="0" w:color="auto"/>
              <w:bottom w:val="single" w:sz="4" w:space="0" w:color="auto"/>
              <w:right w:val="single" w:sz="4" w:space="0" w:color="auto"/>
            </w:tcBorders>
            <w:vAlign w:val="center"/>
          </w:tcPr>
          <w:p w14:paraId="07E5FCB9"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גמר הרכבת כלים לבנים (11)</w:t>
            </w:r>
          </w:p>
        </w:tc>
        <w:tc>
          <w:tcPr>
            <w:tcW w:w="768" w:type="dxa"/>
            <w:tcBorders>
              <w:top w:val="single" w:sz="4" w:space="0" w:color="auto"/>
              <w:left w:val="single" w:sz="4" w:space="0" w:color="auto"/>
              <w:bottom w:val="single" w:sz="4" w:space="0" w:color="auto"/>
              <w:right w:val="single" w:sz="4" w:space="0" w:color="auto"/>
            </w:tcBorders>
            <w:vAlign w:val="center"/>
          </w:tcPr>
          <w:p w14:paraId="1D1D03C6"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גמר הרכבת אביזרי חשמל  (12)</w:t>
            </w:r>
          </w:p>
        </w:tc>
        <w:tc>
          <w:tcPr>
            <w:tcW w:w="895" w:type="dxa"/>
            <w:tcBorders>
              <w:top w:val="single" w:sz="4" w:space="0" w:color="auto"/>
              <w:left w:val="single" w:sz="4" w:space="0" w:color="auto"/>
              <w:bottom w:val="single" w:sz="4" w:space="0" w:color="auto"/>
              <w:right w:val="single" w:sz="4" w:space="0" w:color="auto"/>
            </w:tcBorders>
            <w:vAlign w:val="center"/>
          </w:tcPr>
          <w:p w14:paraId="7D26901A"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גמר הרכבת נגרות ומסגרות בדירות ובציבורי (13)</w:t>
            </w:r>
          </w:p>
        </w:tc>
        <w:tc>
          <w:tcPr>
            <w:tcW w:w="929" w:type="dxa"/>
            <w:tcBorders>
              <w:top w:val="single" w:sz="4" w:space="0" w:color="auto"/>
              <w:left w:val="single" w:sz="4" w:space="0" w:color="auto"/>
              <w:bottom w:val="single" w:sz="4" w:space="0" w:color="auto"/>
              <w:right w:val="single" w:sz="4" w:space="0" w:color="auto"/>
            </w:tcBorders>
            <w:vAlign w:val="center"/>
          </w:tcPr>
          <w:p w14:paraId="4B733918"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גמר הרכבת אלומיניום בדירות (14)</w:t>
            </w:r>
          </w:p>
        </w:tc>
        <w:tc>
          <w:tcPr>
            <w:tcW w:w="781" w:type="dxa"/>
            <w:tcBorders>
              <w:top w:val="single" w:sz="4" w:space="0" w:color="auto"/>
              <w:left w:val="single" w:sz="4" w:space="0" w:color="auto"/>
              <w:bottom w:val="single" w:sz="4" w:space="0" w:color="auto"/>
              <w:right w:val="single" w:sz="4" w:space="0" w:color="auto"/>
            </w:tcBorders>
            <w:vAlign w:val="center"/>
          </w:tcPr>
          <w:p w14:paraId="1E622D1B"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גמר הרכבת מסתורי כביסה (15)</w:t>
            </w:r>
          </w:p>
        </w:tc>
        <w:tc>
          <w:tcPr>
            <w:tcW w:w="728" w:type="dxa"/>
            <w:tcBorders>
              <w:top w:val="single" w:sz="4" w:space="0" w:color="auto"/>
              <w:left w:val="single" w:sz="4" w:space="0" w:color="auto"/>
              <w:bottom w:val="single" w:sz="4" w:space="0" w:color="auto"/>
              <w:right w:val="single" w:sz="4" w:space="0" w:color="auto"/>
            </w:tcBorders>
            <w:vAlign w:val="center"/>
          </w:tcPr>
          <w:p w14:paraId="3769210D"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גמר צבע כולל צבע חוץ (17)</w:t>
            </w:r>
          </w:p>
        </w:tc>
        <w:tc>
          <w:tcPr>
            <w:tcW w:w="845" w:type="dxa"/>
            <w:tcBorders>
              <w:top w:val="single" w:sz="4" w:space="0" w:color="auto"/>
              <w:left w:val="single" w:sz="4" w:space="0" w:color="auto"/>
              <w:bottom w:val="single" w:sz="4" w:space="0" w:color="auto"/>
              <w:right w:val="single" w:sz="4" w:space="0" w:color="auto"/>
            </w:tcBorders>
            <w:vAlign w:val="center"/>
          </w:tcPr>
          <w:p w14:paraId="5725CB0F"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גמר הרכבת ארונות מטבח, אמבטיה ומשטחי עבודה (18)</w:t>
            </w:r>
          </w:p>
        </w:tc>
        <w:tc>
          <w:tcPr>
            <w:tcW w:w="728" w:type="dxa"/>
            <w:tcBorders>
              <w:top w:val="single" w:sz="4" w:space="0" w:color="auto"/>
              <w:left w:val="single" w:sz="4" w:space="0" w:color="auto"/>
              <w:bottom w:val="single" w:sz="4" w:space="0" w:color="auto"/>
              <w:right w:val="single" w:sz="4" w:space="0" w:color="auto"/>
            </w:tcBorders>
            <w:vAlign w:val="center"/>
          </w:tcPr>
          <w:p w14:paraId="5FEBE865"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אכלוס (25)</w:t>
            </w:r>
          </w:p>
        </w:tc>
        <w:tc>
          <w:tcPr>
            <w:tcW w:w="736" w:type="dxa"/>
            <w:tcBorders>
              <w:top w:val="single" w:sz="4" w:space="0" w:color="auto"/>
              <w:left w:val="single" w:sz="4" w:space="0" w:color="auto"/>
              <w:bottom w:val="single" w:sz="4" w:space="0" w:color="auto"/>
              <w:right w:val="single" w:sz="4" w:space="0" w:color="auto"/>
            </w:tcBorders>
            <w:vAlign w:val="center"/>
          </w:tcPr>
          <w:p w14:paraId="783F64BF"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גמר תיקון ליקויים (26)</w:t>
            </w:r>
          </w:p>
        </w:tc>
      </w:tr>
      <w:tr w:rsidR="00E56613" w:rsidRPr="00E56613" w14:paraId="5D1EEA2F" w14:textId="77777777" w:rsidTr="00E56613">
        <w:trPr>
          <w:trHeight w:val="255"/>
        </w:trPr>
        <w:tc>
          <w:tcPr>
            <w:tcW w:w="714" w:type="dxa"/>
            <w:tcBorders>
              <w:top w:val="single" w:sz="4" w:space="0" w:color="auto"/>
              <w:left w:val="single" w:sz="4" w:space="0" w:color="auto"/>
              <w:bottom w:val="single" w:sz="4" w:space="0" w:color="auto"/>
              <w:right w:val="nil"/>
            </w:tcBorders>
            <w:vAlign w:val="bottom"/>
          </w:tcPr>
          <w:p w14:paraId="78D7A0A3"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p>
        </w:tc>
        <w:tc>
          <w:tcPr>
            <w:tcW w:w="590" w:type="dxa"/>
            <w:tcBorders>
              <w:top w:val="single" w:sz="4" w:space="0" w:color="auto"/>
              <w:left w:val="single" w:sz="4" w:space="0" w:color="auto"/>
              <w:bottom w:val="single" w:sz="4" w:space="0" w:color="auto"/>
              <w:right w:val="single" w:sz="4" w:space="0" w:color="auto"/>
            </w:tcBorders>
            <w:vAlign w:val="bottom"/>
          </w:tcPr>
          <w:p w14:paraId="033A8973"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p>
        </w:tc>
        <w:tc>
          <w:tcPr>
            <w:tcW w:w="779" w:type="dxa"/>
            <w:tcBorders>
              <w:top w:val="single" w:sz="4" w:space="0" w:color="auto"/>
              <w:left w:val="single" w:sz="4" w:space="0" w:color="auto"/>
              <w:bottom w:val="single" w:sz="4" w:space="0" w:color="auto"/>
              <w:right w:val="single" w:sz="4" w:space="0" w:color="auto"/>
            </w:tcBorders>
            <w:vAlign w:val="bottom"/>
          </w:tcPr>
          <w:p w14:paraId="77B7BA8B" w14:textId="77777777" w:rsidR="00E56613" w:rsidRPr="00E56613" w:rsidRDefault="00E56613" w:rsidP="00E56613">
            <w:pPr>
              <w:bidi w:val="0"/>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Pr>
              <w:t>2.0</w:t>
            </w:r>
          </w:p>
        </w:tc>
        <w:tc>
          <w:tcPr>
            <w:tcW w:w="840" w:type="dxa"/>
            <w:tcBorders>
              <w:top w:val="single" w:sz="4" w:space="0" w:color="auto"/>
              <w:left w:val="single" w:sz="4" w:space="0" w:color="auto"/>
              <w:bottom w:val="single" w:sz="4" w:space="0" w:color="auto"/>
              <w:right w:val="single" w:sz="4" w:space="0" w:color="auto"/>
            </w:tcBorders>
            <w:vAlign w:val="bottom"/>
          </w:tcPr>
          <w:p w14:paraId="5E7C686C" w14:textId="77777777" w:rsidR="00E56613" w:rsidRPr="00E56613" w:rsidRDefault="00E56613" w:rsidP="00E56613">
            <w:pPr>
              <w:bidi w:val="0"/>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Pr>
              <w:t>3.0</w:t>
            </w:r>
          </w:p>
        </w:tc>
        <w:tc>
          <w:tcPr>
            <w:tcW w:w="840" w:type="dxa"/>
            <w:tcBorders>
              <w:top w:val="single" w:sz="4" w:space="0" w:color="auto"/>
              <w:left w:val="single" w:sz="4" w:space="0" w:color="auto"/>
              <w:bottom w:val="single" w:sz="4" w:space="0" w:color="auto"/>
              <w:right w:val="single" w:sz="4" w:space="0" w:color="auto"/>
            </w:tcBorders>
            <w:vAlign w:val="bottom"/>
          </w:tcPr>
          <w:p w14:paraId="65BEE6CD" w14:textId="77777777" w:rsidR="00E56613" w:rsidRPr="00E56613" w:rsidRDefault="00E56613" w:rsidP="00E56613">
            <w:pPr>
              <w:bidi w:val="0"/>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Pr>
              <w:t>3.0</w:t>
            </w:r>
          </w:p>
        </w:tc>
        <w:tc>
          <w:tcPr>
            <w:tcW w:w="890" w:type="dxa"/>
            <w:tcBorders>
              <w:top w:val="single" w:sz="4" w:space="0" w:color="auto"/>
              <w:left w:val="single" w:sz="4" w:space="0" w:color="auto"/>
              <w:bottom w:val="single" w:sz="4" w:space="0" w:color="auto"/>
              <w:right w:val="single" w:sz="4" w:space="0" w:color="auto"/>
            </w:tcBorders>
            <w:vAlign w:val="bottom"/>
          </w:tcPr>
          <w:p w14:paraId="67A93211" w14:textId="77777777" w:rsidR="00E56613" w:rsidRPr="00E56613" w:rsidRDefault="00E56613" w:rsidP="00E56613">
            <w:pPr>
              <w:bidi w:val="0"/>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Pr>
              <w:t>1.0</w:t>
            </w:r>
          </w:p>
        </w:tc>
        <w:tc>
          <w:tcPr>
            <w:tcW w:w="857" w:type="dxa"/>
            <w:tcBorders>
              <w:top w:val="single" w:sz="4" w:space="0" w:color="auto"/>
              <w:left w:val="single" w:sz="4" w:space="0" w:color="auto"/>
              <w:bottom w:val="single" w:sz="4" w:space="0" w:color="auto"/>
              <w:right w:val="single" w:sz="4" w:space="0" w:color="auto"/>
            </w:tcBorders>
            <w:vAlign w:val="bottom"/>
          </w:tcPr>
          <w:p w14:paraId="60F2B015" w14:textId="77777777" w:rsidR="00E56613" w:rsidRPr="00E56613" w:rsidRDefault="00E56613" w:rsidP="00E56613">
            <w:pPr>
              <w:bidi w:val="0"/>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Pr>
              <w:t>5.0</w:t>
            </w:r>
          </w:p>
        </w:tc>
        <w:tc>
          <w:tcPr>
            <w:tcW w:w="728" w:type="dxa"/>
            <w:tcBorders>
              <w:top w:val="single" w:sz="4" w:space="0" w:color="auto"/>
              <w:left w:val="single" w:sz="4" w:space="0" w:color="auto"/>
              <w:bottom w:val="single" w:sz="4" w:space="0" w:color="auto"/>
              <w:right w:val="single" w:sz="4" w:space="0" w:color="auto"/>
            </w:tcBorders>
            <w:vAlign w:val="bottom"/>
          </w:tcPr>
          <w:p w14:paraId="595A03C6" w14:textId="77777777" w:rsidR="00E56613" w:rsidRPr="00E56613" w:rsidRDefault="00E56613" w:rsidP="00E56613">
            <w:pPr>
              <w:bidi w:val="0"/>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Pr>
              <w:t>5.5</w:t>
            </w:r>
          </w:p>
        </w:tc>
        <w:tc>
          <w:tcPr>
            <w:tcW w:w="728" w:type="dxa"/>
            <w:tcBorders>
              <w:top w:val="single" w:sz="4" w:space="0" w:color="auto"/>
              <w:left w:val="single" w:sz="4" w:space="0" w:color="auto"/>
              <w:bottom w:val="single" w:sz="4" w:space="0" w:color="auto"/>
              <w:right w:val="single" w:sz="4" w:space="0" w:color="auto"/>
            </w:tcBorders>
            <w:vAlign w:val="bottom"/>
          </w:tcPr>
          <w:p w14:paraId="6D4F9D37" w14:textId="77777777" w:rsidR="00E56613" w:rsidRPr="00E56613" w:rsidRDefault="00E56613" w:rsidP="00E56613">
            <w:pPr>
              <w:bidi w:val="0"/>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Pr>
              <w:t>1.0</w:t>
            </w:r>
          </w:p>
        </w:tc>
        <w:tc>
          <w:tcPr>
            <w:tcW w:w="857" w:type="dxa"/>
            <w:tcBorders>
              <w:top w:val="single" w:sz="4" w:space="0" w:color="auto"/>
              <w:left w:val="single" w:sz="4" w:space="0" w:color="auto"/>
              <w:bottom w:val="single" w:sz="4" w:space="0" w:color="auto"/>
              <w:right w:val="single" w:sz="4" w:space="0" w:color="auto"/>
            </w:tcBorders>
            <w:vAlign w:val="bottom"/>
          </w:tcPr>
          <w:p w14:paraId="224F4277" w14:textId="77777777" w:rsidR="00E56613" w:rsidRPr="00E56613" w:rsidRDefault="00E56613" w:rsidP="00E56613">
            <w:pPr>
              <w:bidi w:val="0"/>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Pr>
              <w:t>2.0</w:t>
            </w:r>
          </w:p>
        </w:tc>
        <w:tc>
          <w:tcPr>
            <w:tcW w:w="768" w:type="dxa"/>
            <w:tcBorders>
              <w:top w:val="single" w:sz="4" w:space="0" w:color="auto"/>
              <w:left w:val="single" w:sz="4" w:space="0" w:color="auto"/>
              <w:bottom w:val="single" w:sz="4" w:space="0" w:color="auto"/>
              <w:right w:val="single" w:sz="4" w:space="0" w:color="auto"/>
            </w:tcBorders>
            <w:vAlign w:val="bottom"/>
          </w:tcPr>
          <w:p w14:paraId="55B58FE5" w14:textId="77777777" w:rsidR="00E56613" w:rsidRPr="00E56613" w:rsidRDefault="00E56613" w:rsidP="00E56613">
            <w:pPr>
              <w:bidi w:val="0"/>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Pr>
              <w:t>1.5</w:t>
            </w:r>
          </w:p>
        </w:tc>
        <w:tc>
          <w:tcPr>
            <w:tcW w:w="768" w:type="dxa"/>
            <w:tcBorders>
              <w:top w:val="single" w:sz="4" w:space="0" w:color="auto"/>
              <w:left w:val="single" w:sz="4" w:space="0" w:color="auto"/>
              <w:bottom w:val="single" w:sz="4" w:space="0" w:color="auto"/>
              <w:right w:val="single" w:sz="4" w:space="0" w:color="auto"/>
            </w:tcBorders>
            <w:vAlign w:val="bottom"/>
          </w:tcPr>
          <w:p w14:paraId="315E14AA" w14:textId="77777777" w:rsidR="00E56613" w:rsidRPr="00E56613" w:rsidRDefault="00E56613" w:rsidP="00E56613">
            <w:pPr>
              <w:bidi w:val="0"/>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Pr>
              <w:t>1.0</w:t>
            </w:r>
          </w:p>
        </w:tc>
        <w:tc>
          <w:tcPr>
            <w:tcW w:w="895" w:type="dxa"/>
            <w:tcBorders>
              <w:top w:val="single" w:sz="4" w:space="0" w:color="auto"/>
              <w:left w:val="single" w:sz="4" w:space="0" w:color="auto"/>
              <w:bottom w:val="single" w:sz="4" w:space="0" w:color="auto"/>
              <w:right w:val="single" w:sz="4" w:space="0" w:color="auto"/>
            </w:tcBorders>
            <w:vAlign w:val="bottom"/>
          </w:tcPr>
          <w:p w14:paraId="014B9ABF" w14:textId="77777777" w:rsidR="00E56613" w:rsidRPr="00E56613" w:rsidRDefault="00E56613" w:rsidP="00E56613">
            <w:pPr>
              <w:bidi w:val="0"/>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Pr>
              <w:t>3.0</w:t>
            </w:r>
          </w:p>
        </w:tc>
        <w:tc>
          <w:tcPr>
            <w:tcW w:w="929" w:type="dxa"/>
            <w:tcBorders>
              <w:top w:val="single" w:sz="4" w:space="0" w:color="auto"/>
              <w:left w:val="single" w:sz="4" w:space="0" w:color="auto"/>
              <w:bottom w:val="single" w:sz="4" w:space="0" w:color="auto"/>
              <w:right w:val="single" w:sz="4" w:space="0" w:color="auto"/>
            </w:tcBorders>
            <w:vAlign w:val="bottom"/>
          </w:tcPr>
          <w:p w14:paraId="4C7C54D2" w14:textId="77777777" w:rsidR="00E56613" w:rsidRPr="00E56613" w:rsidRDefault="00E56613" w:rsidP="00E56613">
            <w:pPr>
              <w:bidi w:val="0"/>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Pr>
              <w:t>7.5</w:t>
            </w:r>
          </w:p>
        </w:tc>
        <w:tc>
          <w:tcPr>
            <w:tcW w:w="781" w:type="dxa"/>
            <w:tcBorders>
              <w:top w:val="single" w:sz="4" w:space="0" w:color="auto"/>
              <w:left w:val="single" w:sz="4" w:space="0" w:color="auto"/>
              <w:bottom w:val="single" w:sz="4" w:space="0" w:color="auto"/>
              <w:right w:val="single" w:sz="4" w:space="0" w:color="auto"/>
            </w:tcBorders>
            <w:vAlign w:val="bottom"/>
          </w:tcPr>
          <w:p w14:paraId="58CEE869" w14:textId="77777777" w:rsidR="00E56613" w:rsidRPr="00E56613" w:rsidRDefault="00E56613" w:rsidP="00E56613">
            <w:pPr>
              <w:bidi w:val="0"/>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Pr>
              <w:t>0.5</w:t>
            </w:r>
          </w:p>
        </w:tc>
        <w:tc>
          <w:tcPr>
            <w:tcW w:w="728" w:type="dxa"/>
            <w:tcBorders>
              <w:top w:val="single" w:sz="4" w:space="0" w:color="auto"/>
              <w:left w:val="single" w:sz="4" w:space="0" w:color="auto"/>
              <w:bottom w:val="single" w:sz="4" w:space="0" w:color="auto"/>
              <w:right w:val="single" w:sz="4" w:space="0" w:color="auto"/>
            </w:tcBorders>
            <w:vAlign w:val="bottom"/>
          </w:tcPr>
          <w:p w14:paraId="14B6ED92" w14:textId="77777777" w:rsidR="00E56613" w:rsidRPr="00E56613" w:rsidRDefault="00E56613" w:rsidP="00E56613">
            <w:pPr>
              <w:bidi w:val="0"/>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Pr>
              <w:t>1.5</w:t>
            </w:r>
          </w:p>
        </w:tc>
        <w:tc>
          <w:tcPr>
            <w:tcW w:w="845" w:type="dxa"/>
            <w:tcBorders>
              <w:top w:val="single" w:sz="4" w:space="0" w:color="auto"/>
              <w:left w:val="single" w:sz="4" w:space="0" w:color="auto"/>
              <w:bottom w:val="single" w:sz="4" w:space="0" w:color="auto"/>
              <w:right w:val="single" w:sz="4" w:space="0" w:color="auto"/>
            </w:tcBorders>
            <w:vAlign w:val="bottom"/>
          </w:tcPr>
          <w:p w14:paraId="48C4C352" w14:textId="77777777" w:rsidR="00E56613" w:rsidRPr="00E56613" w:rsidRDefault="00E56613" w:rsidP="00E56613">
            <w:pPr>
              <w:bidi w:val="0"/>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Pr>
              <w:t>1.5</w:t>
            </w:r>
          </w:p>
        </w:tc>
        <w:tc>
          <w:tcPr>
            <w:tcW w:w="728" w:type="dxa"/>
            <w:tcBorders>
              <w:top w:val="single" w:sz="4" w:space="0" w:color="auto"/>
              <w:left w:val="single" w:sz="4" w:space="0" w:color="auto"/>
              <w:bottom w:val="single" w:sz="4" w:space="0" w:color="auto"/>
              <w:right w:val="single" w:sz="4" w:space="0" w:color="auto"/>
            </w:tcBorders>
            <w:vAlign w:val="bottom"/>
          </w:tcPr>
          <w:p w14:paraId="3F85ECFE" w14:textId="77777777" w:rsidR="00E56613" w:rsidRPr="00E56613" w:rsidRDefault="00E56613" w:rsidP="00E56613">
            <w:pPr>
              <w:bidi w:val="0"/>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Pr>
              <w:t>2.0</w:t>
            </w:r>
          </w:p>
        </w:tc>
        <w:tc>
          <w:tcPr>
            <w:tcW w:w="736" w:type="dxa"/>
            <w:tcBorders>
              <w:top w:val="single" w:sz="4" w:space="0" w:color="auto"/>
              <w:left w:val="single" w:sz="4" w:space="0" w:color="auto"/>
              <w:bottom w:val="single" w:sz="4" w:space="0" w:color="auto"/>
              <w:right w:val="single" w:sz="4" w:space="0" w:color="auto"/>
            </w:tcBorders>
            <w:vAlign w:val="bottom"/>
          </w:tcPr>
          <w:p w14:paraId="0FE19BB3" w14:textId="77777777" w:rsidR="00E56613" w:rsidRPr="00E56613" w:rsidRDefault="00E56613" w:rsidP="00E56613">
            <w:pPr>
              <w:bidi w:val="0"/>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Pr>
              <w:t>2.0</w:t>
            </w:r>
          </w:p>
        </w:tc>
      </w:tr>
      <w:tr w:rsidR="00E56613" w:rsidRPr="00E56613" w14:paraId="6F2B6B58" w14:textId="77777777" w:rsidTr="00E56613">
        <w:trPr>
          <w:trHeight w:val="255"/>
        </w:trPr>
        <w:tc>
          <w:tcPr>
            <w:tcW w:w="714" w:type="dxa"/>
            <w:vMerge w:val="restart"/>
            <w:tcBorders>
              <w:top w:val="single" w:sz="4" w:space="0" w:color="auto"/>
              <w:left w:val="single" w:sz="4" w:space="0" w:color="auto"/>
              <w:bottom w:val="nil"/>
              <w:right w:val="nil"/>
            </w:tcBorders>
            <w:shd w:val="clear" w:color="auto" w:fill="CCFFCC"/>
            <w:vAlign w:val="center"/>
          </w:tcPr>
          <w:p w14:paraId="060AE3D8"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קומה 5</w:t>
            </w:r>
          </w:p>
        </w:tc>
        <w:tc>
          <w:tcPr>
            <w:tcW w:w="590" w:type="dxa"/>
            <w:tcBorders>
              <w:top w:val="single" w:sz="4" w:space="0" w:color="auto"/>
              <w:left w:val="single" w:sz="4" w:space="0" w:color="auto"/>
              <w:bottom w:val="single" w:sz="4" w:space="0" w:color="auto"/>
              <w:right w:val="single" w:sz="4" w:space="0" w:color="auto"/>
            </w:tcBorders>
            <w:shd w:val="clear" w:color="auto" w:fill="CCFFCC"/>
            <w:vAlign w:val="bottom"/>
          </w:tcPr>
          <w:p w14:paraId="6AD395FB" w14:textId="77777777" w:rsidR="00E56613" w:rsidRPr="00E56613" w:rsidRDefault="00E56613" w:rsidP="00E56613">
            <w:pPr>
              <w:spacing w:before="0" w:beforeAutospacing="0" w:after="0" w:afterAutospacing="0" w:line="240" w:lineRule="auto"/>
              <w:rPr>
                <w:rFonts w:ascii="David" w:eastAsia="Times New Roman" w:hAnsi="David" w:cs="David"/>
                <w:sz w:val="20"/>
                <w:szCs w:val="20"/>
              </w:rPr>
            </w:pPr>
            <w:r w:rsidRPr="00E56613">
              <w:rPr>
                <w:rFonts w:ascii="David" w:eastAsia="Times New Roman" w:hAnsi="David" w:cs="David"/>
                <w:sz w:val="20"/>
                <w:szCs w:val="20"/>
                <w:rtl/>
              </w:rPr>
              <w:t>דירה 17</w:t>
            </w:r>
          </w:p>
        </w:tc>
        <w:tc>
          <w:tcPr>
            <w:tcW w:w="779" w:type="dxa"/>
            <w:tcBorders>
              <w:top w:val="single" w:sz="4" w:space="0" w:color="auto"/>
              <w:left w:val="single" w:sz="4" w:space="0" w:color="auto"/>
              <w:bottom w:val="single" w:sz="4" w:space="0" w:color="auto"/>
              <w:right w:val="single" w:sz="4" w:space="0" w:color="auto"/>
            </w:tcBorders>
            <w:vAlign w:val="bottom"/>
          </w:tcPr>
          <w:p w14:paraId="522DA715"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100%</w:t>
            </w:r>
          </w:p>
        </w:tc>
        <w:tc>
          <w:tcPr>
            <w:tcW w:w="840" w:type="dxa"/>
            <w:tcBorders>
              <w:top w:val="single" w:sz="4" w:space="0" w:color="auto"/>
              <w:left w:val="single" w:sz="4" w:space="0" w:color="auto"/>
              <w:bottom w:val="single" w:sz="4" w:space="0" w:color="auto"/>
              <w:right w:val="single" w:sz="4" w:space="0" w:color="auto"/>
            </w:tcBorders>
            <w:vAlign w:val="bottom"/>
          </w:tcPr>
          <w:p w14:paraId="3C6FB5DC"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100%</w:t>
            </w:r>
          </w:p>
        </w:tc>
        <w:tc>
          <w:tcPr>
            <w:tcW w:w="840" w:type="dxa"/>
            <w:tcBorders>
              <w:top w:val="single" w:sz="4" w:space="0" w:color="auto"/>
              <w:left w:val="single" w:sz="4" w:space="0" w:color="auto"/>
              <w:bottom w:val="single" w:sz="4" w:space="0" w:color="auto"/>
              <w:right w:val="single" w:sz="4" w:space="0" w:color="auto"/>
            </w:tcBorders>
            <w:vAlign w:val="bottom"/>
          </w:tcPr>
          <w:p w14:paraId="24A07B9C"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100%</w:t>
            </w:r>
          </w:p>
        </w:tc>
        <w:tc>
          <w:tcPr>
            <w:tcW w:w="890" w:type="dxa"/>
            <w:tcBorders>
              <w:top w:val="single" w:sz="4" w:space="0" w:color="auto"/>
              <w:left w:val="single" w:sz="4" w:space="0" w:color="auto"/>
              <w:bottom w:val="single" w:sz="4" w:space="0" w:color="auto"/>
              <w:right w:val="single" w:sz="4" w:space="0" w:color="auto"/>
            </w:tcBorders>
            <w:vAlign w:val="bottom"/>
          </w:tcPr>
          <w:p w14:paraId="3BB2DC79"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100%</w:t>
            </w:r>
          </w:p>
        </w:tc>
        <w:tc>
          <w:tcPr>
            <w:tcW w:w="857" w:type="dxa"/>
            <w:tcBorders>
              <w:top w:val="single" w:sz="4" w:space="0" w:color="auto"/>
              <w:left w:val="single" w:sz="4" w:space="0" w:color="auto"/>
              <w:bottom w:val="single" w:sz="4" w:space="0" w:color="auto"/>
              <w:right w:val="single" w:sz="4" w:space="0" w:color="auto"/>
            </w:tcBorders>
            <w:vAlign w:val="bottom"/>
          </w:tcPr>
          <w:p w14:paraId="57C0EEC3"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100%</w:t>
            </w:r>
          </w:p>
        </w:tc>
        <w:tc>
          <w:tcPr>
            <w:tcW w:w="728" w:type="dxa"/>
            <w:tcBorders>
              <w:top w:val="single" w:sz="4" w:space="0" w:color="auto"/>
              <w:left w:val="single" w:sz="4" w:space="0" w:color="auto"/>
              <w:bottom w:val="single" w:sz="4" w:space="0" w:color="auto"/>
              <w:right w:val="single" w:sz="4" w:space="0" w:color="auto"/>
            </w:tcBorders>
            <w:vAlign w:val="bottom"/>
          </w:tcPr>
          <w:p w14:paraId="1F94A2C2"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100%</w:t>
            </w:r>
          </w:p>
        </w:tc>
        <w:tc>
          <w:tcPr>
            <w:tcW w:w="728" w:type="dxa"/>
            <w:tcBorders>
              <w:top w:val="single" w:sz="4" w:space="0" w:color="auto"/>
              <w:left w:val="single" w:sz="4" w:space="0" w:color="auto"/>
              <w:bottom w:val="single" w:sz="4" w:space="0" w:color="auto"/>
              <w:right w:val="single" w:sz="4" w:space="0" w:color="auto"/>
            </w:tcBorders>
            <w:vAlign w:val="bottom"/>
          </w:tcPr>
          <w:p w14:paraId="24349FE1"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100%</w:t>
            </w:r>
          </w:p>
        </w:tc>
        <w:tc>
          <w:tcPr>
            <w:tcW w:w="857" w:type="dxa"/>
            <w:tcBorders>
              <w:top w:val="single" w:sz="4" w:space="0" w:color="auto"/>
              <w:left w:val="single" w:sz="4" w:space="0" w:color="auto"/>
              <w:bottom w:val="single" w:sz="4" w:space="0" w:color="auto"/>
              <w:right w:val="single" w:sz="4" w:space="0" w:color="auto"/>
            </w:tcBorders>
            <w:vAlign w:val="bottom"/>
          </w:tcPr>
          <w:p w14:paraId="11E64572"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90%</w:t>
            </w:r>
          </w:p>
        </w:tc>
        <w:tc>
          <w:tcPr>
            <w:tcW w:w="768" w:type="dxa"/>
            <w:tcBorders>
              <w:top w:val="single" w:sz="4" w:space="0" w:color="auto"/>
              <w:left w:val="single" w:sz="4" w:space="0" w:color="auto"/>
              <w:bottom w:val="single" w:sz="4" w:space="0" w:color="auto"/>
              <w:right w:val="single" w:sz="4" w:space="0" w:color="auto"/>
            </w:tcBorders>
            <w:vAlign w:val="bottom"/>
          </w:tcPr>
          <w:p w14:paraId="4A02DD90"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50%</w:t>
            </w:r>
          </w:p>
        </w:tc>
        <w:tc>
          <w:tcPr>
            <w:tcW w:w="768" w:type="dxa"/>
            <w:tcBorders>
              <w:top w:val="single" w:sz="4" w:space="0" w:color="auto"/>
              <w:left w:val="single" w:sz="4" w:space="0" w:color="auto"/>
              <w:bottom w:val="single" w:sz="4" w:space="0" w:color="auto"/>
              <w:right w:val="single" w:sz="4" w:space="0" w:color="auto"/>
            </w:tcBorders>
            <w:vAlign w:val="bottom"/>
          </w:tcPr>
          <w:p w14:paraId="6AFAAB29"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60%</w:t>
            </w:r>
          </w:p>
        </w:tc>
        <w:tc>
          <w:tcPr>
            <w:tcW w:w="895" w:type="dxa"/>
            <w:tcBorders>
              <w:top w:val="single" w:sz="4" w:space="0" w:color="auto"/>
              <w:left w:val="single" w:sz="4" w:space="0" w:color="auto"/>
              <w:bottom w:val="single" w:sz="4" w:space="0" w:color="auto"/>
              <w:right w:val="single" w:sz="4" w:space="0" w:color="auto"/>
            </w:tcBorders>
            <w:vAlign w:val="bottom"/>
          </w:tcPr>
          <w:p w14:paraId="2D853989"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67.5%</w:t>
            </w:r>
          </w:p>
        </w:tc>
        <w:tc>
          <w:tcPr>
            <w:tcW w:w="929" w:type="dxa"/>
            <w:tcBorders>
              <w:top w:val="single" w:sz="4" w:space="0" w:color="auto"/>
              <w:left w:val="single" w:sz="4" w:space="0" w:color="auto"/>
              <w:bottom w:val="single" w:sz="4" w:space="0" w:color="auto"/>
              <w:right w:val="single" w:sz="4" w:space="0" w:color="auto"/>
            </w:tcBorders>
            <w:vAlign w:val="bottom"/>
          </w:tcPr>
          <w:p w14:paraId="6AFCF723"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95%</w:t>
            </w:r>
          </w:p>
        </w:tc>
        <w:tc>
          <w:tcPr>
            <w:tcW w:w="781" w:type="dxa"/>
            <w:tcBorders>
              <w:top w:val="single" w:sz="4" w:space="0" w:color="auto"/>
              <w:left w:val="single" w:sz="4" w:space="0" w:color="auto"/>
              <w:bottom w:val="single" w:sz="4" w:space="0" w:color="auto"/>
              <w:right w:val="single" w:sz="4" w:space="0" w:color="auto"/>
            </w:tcBorders>
            <w:vAlign w:val="bottom"/>
          </w:tcPr>
          <w:p w14:paraId="05A1E6AA"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100%</w:t>
            </w:r>
          </w:p>
        </w:tc>
        <w:tc>
          <w:tcPr>
            <w:tcW w:w="728" w:type="dxa"/>
            <w:tcBorders>
              <w:top w:val="single" w:sz="4" w:space="0" w:color="auto"/>
              <w:left w:val="single" w:sz="4" w:space="0" w:color="auto"/>
              <w:bottom w:val="single" w:sz="4" w:space="0" w:color="auto"/>
              <w:right w:val="single" w:sz="4" w:space="0" w:color="auto"/>
            </w:tcBorders>
            <w:vAlign w:val="bottom"/>
          </w:tcPr>
          <w:p w14:paraId="2F1ABF6E"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75%</w:t>
            </w:r>
          </w:p>
        </w:tc>
        <w:tc>
          <w:tcPr>
            <w:tcW w:w="845" w:type="dxa"/>
            <w:tcBorders>
              <w:top w:val="single" w:sz="4" w:space="0" w:color="auto"/>
              <w:left w:val="single" w:sz="4" w:space="0" w:color="auto"/>
              <w:bottom w:val="single" w:sz="4" w:space="0" w:color="auto"/>
              <w:right w:val="single" w:sz="4" w:space="0" w:color="auto"/>
            </w:tcBorders>
            <w:vAlign w:val="bottom"/>
          </w:tcPr>
          <w:p w14:paraId="302EB73A"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76%</w:t>
            </w:r>
          </w:p>
        </w:tc>
        <w:tc>
          <w:tcPr>
            <w:tcW w:w="728" w:type="dxa"/>
            <w:tcBorders>
              <w:top w:val="single" w:sz="4" w:space="0" w:color="auto"/>
              <w:left w:val="single" w:sz="4" w:space="0" w:color="auto"/>
              <w:bottom w:val="single" w:sz="4" w:space="0" w:color="auto"/>
              <w:right w:val="single" w:sz="4" w:space="0" w:color="auto"/>
            </w:tcBorders>
            <w:vAlign w:val="bottom"/>
          </w:tcPr>
          <w:p w14:paraId="0B3804DD"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r w:rsidRPr="00E56613">
              <w:rPr>
                <w:rFonts w:ascii="David" w:eastAsia="Times New Roman" w:hAnsi="David" w:cs="David"/>
                <w:sz w:val="20"/>
                <w:szCs w:val="20"/>
              </w:rPr>
              <w:t> </w:t>
            </w:r>
          </w:p>
        </w:tc>
        <w:tc>
          <w:tcPr>
            <w:tcW w:w="736" w:type="dxa"/>
            <w:tcBorders>
              <w:top w:val="single" w:sz="4" w:space="0" w:color="auto"/>
              <w:left w:val="single" w:sz="4" w:space="0" w:color="auto"/>
              <w:bottom w:val="single" w:sz="4" w:space="0" w:color="auto"/>
              <w:right w:val="single" w:sz="4" w:space="0" w:color="auto"/>
            </w:tcBorders>
            <w:vAlign w:val="bottom"/>
          </w:tcPr>
          <w:p w14:paraId="7F1F4F20"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r w:rsidRPr="00E56613">
              <w:rPr>
                <w:rFonts w:ascii="David" w:eastAsia="Times New Roman" w:hAnsi="David" w:cs="David"/>
                <w:sz w:val="20"/>
                <w:szCs w:val="20"/>
              </w:rPr>
              <w:t> </w:t>
            </w:r>
          </w:p>
        </w:tc>
      </w:tr>
      <w:tr w:rsidR="00E56613" w:rsidRPr="00E56613" w14:paraId="14DEC550" w14:textId="77777777" w:rsidTr="00E56613">
        <w:trPr>
          <w:trHeight w:val="255"/>
        </w:trPr>
        <w:tc>
          <w:tcPr>
            <w:tcW w:w="0" w:type="auto"/>
            <w:vMerge/>
            <w:tcBorders>
              <w:top w:val="single" w:sz="4" w:space="0" w:color="auto"/>
              <w:left w:val="single" w:sz="4" w:space="0" w:color="auto"/>
              <w:bottom w:val="nil"/>
              <w:right w:val="nil"/>
            </w:tcBorders>
            <w:vAlign w:val="center"/>
          </w:tcPr>
          <w:p w14:paraId="6FC1FE62"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p>
        </w:tc>
        <w:tc>
          <w:tcPr>
            <w:tcW w:w="590" w:type="dxa"/>
            <w:tcBorders>
              <w:top w:val="single" w:sz="4" w:space="0" w:color="auto"/>
              <w:left w:val="single" w:sz="4" w:space="0" w:color="auto"/>
              <w:bottom w:val="single" w:sz="4" w:space="0" w:color="auto"/>
              <w:right w:val="single" w:sz="4" w:space="0" w:color="auto"/>
            </w:tcBorders>
            <w:shd w:val="clear" w:color="auto" w:fill="CCFFCC"/>
            <w:vAlign w:val="bottom"/>
          </w:tcPr>
          <w:p w14:paraId="0048F9B4" w14:textId="77777777" w:rsidR="00E56613" w:rsidRPr="00E56613" w:rsidRDefault="00E56613" w:rsidP="00E56613">
            <w:pPr>
              <w:spacing w:before="0" w:beforeAutospacing="0" w:after="0" w:afterAutospacing="0" w:line="240" w:lineRule="auto"/>
              <w:rPr>
                <w:rFonts w:ascii="David" w:eastAsia="Times New Roman" w:hAnsi="David" w:cs="David"/>
                <w:sz w:val="20"/>
                <w:szCs w:val="20"/>
              </w:rPr>
            </w:pPr>
            <w:r w:rsidRPr="00E56613">
              <w:rPr>
                <w:rFonts w:ascii="David" w:eastAsia="Times New Roman" w:hAnsi="David" w:cs="David"/>
                <w:sz w:val="20"/>
                <w:szCs w:val="20"/>
                <w:rtl/>
              </w:rPr>
              <w:t>דירה 18</w:t>
            </w:r>
          </w:p>
        </w:tc>
        <w:tc>
          <w:tcPr>
            <w:tcW w:w="779" w:type="dxa"/>
            <w:tcBorders>
              <w:top w:val="single" w:sz="4" w:space="0" w:color="auto"/>
              <w:left w:val="single" w:sz="4" w:space="0" w:color="auto"/>
              <w:bottom w:val="single" w:sz="4" w:space="0" w:color="auto"/>
              <w:right w:val="single" w:sz="4" w:space="0" w:color="auto"/>
            </w:tcBorders>
            <w:vAlign w:val="bottom"/>
          </w:tcPr>
          <w:p w14:paraId="0AA02ADD"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100%</w:t>
            </w:r>
          </w:p>
        </w:tc>
        <w:tc>
          <w:tcPr>
            <w:tcW w:w="840" w:type="dxa"/>
            <w:tcBorders>
              <w:top w:val="single" w:sz="4" w:space="0" w:color="auto"/>
              <w:left w:val="single" w:sz="4" w:space="0" w:color="auto"/>
              <w:bottom w:val="single" w:sz="4" w:space="0" w:color="auto"/>
              <w:right w:val="single" w:sz="4" w:space="0" w:color="auto"/>
            </w:tcBorders>
            <w:vAlign w:val="bottom"/>
          </w:tcPr>
          <w:p w14:paraId="3D9903CE"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100%</w:t>
            </w:r>
          </w:p>
        </w:tc>
        <w:tc>
          <w:tcPr>
            <w:tcW w:w="840" w:type="dxa"/>
            <w:tcBorders>
              <w:top w:val="single" w:sz="4" w:space="0" w:color="auto"/>
              <w:left w:val="single" w:sz="4" w:space="0" w:color="auto"/>
              <w:bottom w:val="single" w:sz="4" w:space="0" w:color="auto"/>
              <w:right w:val="single" w:sz="4" w:space="0" w:color="auto"/>
            </w:tcBorders>
            <w:vAlign w:val="bottom"/>
          </w:tcPr>
          <w:p w14:paraId="3233BB70"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100%</w:t>
            </w:r>
          </w:p>
        </w:tc>
        <w:tc>
          <w:tcPr>
            <w:tcW w:w="890" w:type="dxa"/>
            <w:tcBorders>
              <w:top w:val="single" w:sz="4" w:space="0" w:color="auto"/>
              <w:left w:val="single" w:sz="4" w:space="0" w:color="auto"/>
              <w:bottom w:val="single" w:sz="4" w:space="0" w:color="auto"/>
              <w:right w:val="single" w:sz="4" w:space="0" w:color="auto"/>
            </w:tcBorders>
            <w:vAlign w:val="bottom"/>
          </w:tcPr>
          <w:p w14:paraId="05AA786E"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100%</w:t>
            </w:r>
          </w:p>
        </w:tc>
        <w:tc>
          <w:tcPr>
            <w:tcW w:w="857" w:type="dxa"/>
            <w:tcBorders>
              <w:top w:val="single" w:sz="4" w:space="0" w:color="auto"/>
              <w:left w:val="single" w:sz="4" w:space="0" w:color="auto"/>
              <w:bottom w:val="single" w:sz="4" w:space="0" w:color="auto"/>
              <w:right w:val="single" w:sz="4" w:space="0" w:color="auto"/>
            </w:tcBorders>
            <w:vAlign w:val="bottom"/>
          </w:tcPr>
          <w:p w14:paraId="77DAC509"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100%</w:t>
            </w:r>
          </w:p>
        </w:tc>
        <w:tc>
          <w:tcPr>
            <w:tcW w:w="728" w:type="dxa"/>
            <w:tcBorders>
              <w:top w:val="single" w:sz="4" w:space="0" w:color="auto"/>
              <w:left w:val="single" w:sz="4" w:space="0" w:color="auto"/>
              <w:bottom w:val="single" w:sz="4" w:space="0" w:color="auto"/>
              <w:right w:val="single" w:sz="4" w:space="0" w:color="auto"/>
            </w:tcBorders>
            <w:vAlign w:val="bottom"/>
          </w:tcPr>
          <w:p w14:paraId="1EC5E980"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100%</w:t>
            </w:r>
          </w:p>
        </w:tc>
        <w:tc>
          <w:tcPr>
            <w:tcW w:w="728" w:type="dxa"/>
            <w:tcBorders>
              <w:top w:val="single" w:sz="4" w:space="0" w:color="auto"/>
              <w:left w:val="single" w:sz="4" w:space="0" w:color="auto"/>
              <w:bottom w:val="single" w:sz="4" w:space="0" w:color="auto"/>
              <w:right w:val="single" w:sz="4" w:space="0" w:color="auto"/>
            </w:tcBorders>
            <w:vAlign w:val="bottom"/>
          </w:tcPr>
          <w:p w14:paraId="299B9776"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100%</w:t>
            </w:r>
          </w:p>
        </w:tc>
        <w:tc>
          <w:tcPr>
            <w:tcW w:w="857" w:type="dxa"/>
            <w:tcBorders>
              <w:top w:val="single" w:sz="4" w:space="0" w:color="auto"/>
              <w:left w:val="single" w:sz="4" w:space="0" w:color="auto"/>
              <w:bottom w:val="single" w:sz="4" w:space="0" w:color="auto"/>
              <w:right w:val="single" w:sz="4" w:space="0" w:color="auto"/>
            </w:tcBorders>
            <w:vAlign w:val="bottom"/>
          </w:tcPr>
          <w:p w14:paraId="510E5A0A"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90%</w:t>
            </w:r>
          </w:p>
        </w:tc>
        <w:tc>
          <w:tcPr>
            <w:tcW w:w="768" w:type="dxa"/>
            <w:tcBorders>
              <w:top w:val="single" w:sz="4" w:space="0" w:color="auto"/>
              <w:left w:val="single" w:sz="4" w:space="0" w:color="auto"/>
              <w:bottom w:val="single" w:sz="4" w:space="0" w:color="auto"/>
              <w:right w:val="single" w:sz="4" w:space="0" w:color="auto"/>
            </w:tcBorders>
            <w:vAlign w:val="bottom"/>
          </w:tcPr>
          <w:p w14:paraId="2EA1191C"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50%</w:t>
            </w:r>
          </w:p>
        </w:tc>
        <w:tc>
          <w:tcPr>
            <w:tcW w:w="768" w:type="dxa"/>
            <w:tcBorders>
              <w:top w:val="single" w:sz="4" w:space="0" w:color="auto"/>
              <w:left w:val="single" w:sz="4" w:space="0" w:color="auto"/>
              <w:bottom w:val="single" w:sz="4" w:space="0" w:color="auto"/>
              <w:right w:val="single" w:sz="4" w:space="0" w:color="auto"/>
            </w:tcBorders>
            <w:vAlign w:val="bottom"/>
          </w:tcPr>
          <w:p w14:paraId="754D1B17"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60%</w:t>
            </w:r>
          </w:p>
        </w:tc>
        <w:tc>
          <w:tcPr>
            <w:tcW w:w="895" w:type="dxa"/>
            <w:tcBorders>
              <w:top w:val="single" w:sz="4" w:space="0" w:color="auto"/>
              <w:left w:val="single" w:sz="4" w:space="0" w:color="auto"/>
              <w:bottom w:val="single" w:sz="4" w:space="0" w:color="auto"/>
              <w:right w:val="single" w:sz="4" w:space="0" w:color="auto"/>
            </w:tcBorders>
            <w:vAlign w:val="bottom"/>
          </w:tcPr>
          <w:p w14:paraId="2A152BFB"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67.5%</w:t>
            </w:r>
          </w:p>
        </w:tc>
        <w:tc>
          <w:tcPr>
            <w:tcW w:w="929" w:type="dxa"/>
            <w:tcBorders>
              <w:top w:val="single" w:sz="4" w:space="0" w:color="auto"/>
              <w:left w:val="single" w:sz="4" w:space="0" w:color="auto"/>
              <w:bottom w:val="single" w:sz="4" w:space="0" w:color="auto"/>
              <w:right w:val="single" w:sz="4" w:space="0" w:color="auto"/>
            </w:tcBorders>
            <w:vAlign w:val="bottom"/>
          </w:tcPr>
          <w:p w14:paraId="094501F2"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95%</w:t>
            </w:r>
          </w:p>
        </w:tc>
        <w:tc>
          <w:tcPr>
            <w:tcW w:w="781" w:type="dxa"/>
            <w:tcBorders>
              <w:top w:val="single" w:sz="4" w:space="0" w:color="auto"/>
              <w:left w:val="single" w:sz="4" w:space="0" w:color="auto"/>
              <w:bottom w:val="single" w:sz="4" w:space="0" w:color="auto"/>
              <w:right w:val="single" w:sz="4" w:space="0" w:color="auto"/>
            </w:tcBorders>
            <w:vAlign w:val="bottom"/>
          </w:tcPr>
          <w:p w14:paraId="37685883"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100%</w:t>
            </w:r>
          </w:p>
        </w:tc>
        <w:tc>
          <w:tcPr>
            <w:tcW w:w="728" w:type="dxa"/>
            <w:tcBorders>
              <w:top w:val="single" w:sz="4" w:space="0" w:color="auto"/>
              <w:left w:val="single" w:sz="4" w:space="0" w:color="auto"/>
              <w:bottom w:val="single" w:sz="4" w:space="0" w:color="auto"/>
              <w:right w:val="single" w:sz="4" w:space="0" w:color="auto"/>
            </w:tcBorders>
            <w:vAlign w:val="bottom"/>
          </w:tcPr>
          <w:p w14:paraId="39186AE3"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75%</w:t>
            </w:r>
          </w:p>
        </w:tc>
        <w:tc>
          <w:tcPr>
            <w:tcW w:w="845" w:type="dxa"/>
            <w:tcBorders>
              <w:top w:val="single" w:sz="4" w:space="0" w:color="auto"/>
              <w:left w:val="single" w:sz="4" w:space="0" w:color="auto"/>
              <w:bottom w:val="single" w:sz="4" w:space="0" w:color="auto"/>
              <w:right w:val="single" w:sz="4" w:space="0" w:color="auto"/>
            </w:tcBorders>
            <w:vAlign w:val="bottom"/>
          </w:tcPr>
          <w:p w14:paraId="78C9635F"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76%</w:t>
            </w:r>
          </w:p>
        </w:tc>
        <w:tc>
          <w:tcPr>
            <w:tcW w:w="728" w:type="dxa"/>
            <w:tcBorders>
              <w:top w:val="single" w:sz="4" w:space="0" w:color="auto"/>
              <w:left w:val="single" w:sz="4" w:space="0" w:color="auto"/>
              <w:bottom w:val="single" w:sz="4" w:space="0" w:color="auto"/>
              <w:right w:val="single" w:sz="4" w:space="0" w:color="auto"/>
            </w:tcBorders>
            <w:vAlign w:val="bottom"/>
          </w:tcPr>
          <w:p w14:paraId="60F63CB4"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r w:rsidRPr="00E56613">
              <w:rPr>
                <w:rFonts w:ascii="David" w:eastAsia="Times New Roman" w:hAnsi="David" w:cs="David"/>
                <w:sz w:val="20"/>
                <w:szCs w:val="20"/>
              </w:rPr>
              <w:t> </w:t>
            </w:r>
          </w:p>
        </w:tc>
        <w:tc>
          <w:tcPr>
            <w:tcW w:w="736" w:type="dxa"/>
            <w:tcBorders>
              <w:top w:val="single" w:sz="4" w:space="0" w:color="auto"/>
              <w:left w:val="single" w:sz="4" w:space="0" w:color="auto"/>
              <w:bottom w:val="single" w:sz="4" w:space="0" w:color="auto"/>
              <w:right w:val="single" w:sz="4" w:space="0" w:color="auto"/>
            </w:tcBorders>
            <w:vAlign w:val="bottom"/>
          </w:tcPr>
          <w:p w14:paraId="6183B5B5"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r w:rsidRPr="00E56613">
              <w:rPr>
                <w:rFonts w:ascii="David" w:eastAsia="Times New Roman" w:hAnsi="David" w:cs="David"/>
                <w:sz w:val="20"/>
                <w:szCs w:val="20"/>
              </w:rPr>
              <w:t> </w:t>
            </w:r>
          </w:p>
        </w:tc>
      </w:tr>
      <w:tr w:rsidR="00E56613" w:rsidRPr="00E56613" w14:paraId="38D2E33A" w14:textId="77777777" w:rsidTr="00E56613">
        <w:trPr>
          <w:trHeight w:val="255"/>
        </w:trPr>
        <w:tc>
          <w:tcPr>
            <w:tcW w:w="0" w:type="auto"/>
            <w:vMerge/>
            <w:tcBorders>
              <w:top w:val="single" w:sz="4" w:space="0" w:color="auto"/>
              <w:left w:val="single" w:sz="4" w:space="0" w:color="auto"/>
              <w:bottom w:val="nil"/>
              <w:right w:val="nil"/>
            </w:tcBorders>
            <w:vAlign w:val="center"/>
          </w:tcPr>
          <w:p w14:paraId="41443866"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p>
        </w:tc>
        <w:tc>
          <w:tcPr>
            <w:tcW w:w="590" w:type="dxa"/>
            <w:tcBorders>
              <w:top w:val="nil"/>
              <w:left w:val="single" w:sz="4" w:space="0" w:color="auto"/>
              <w:bottom w:val="single" w:sz="4" w:space="0" w:color="auto"/>
              <w:right w:val="single" w:sz="4" w:space="0" w:color="auto"/>
            </w:tcBorders>
            <w:shd w:val="clear" w:color="auto" w:fill="CCFFCC"/>
            <w:vAlign w:val="bottom"/>
          </w:tcPr>
          <w:p w14:paraId="71346C94" w14:textId="77777777" w:rsidR="00E56613" w:rsidRPr="00E56613" w:rsidRDefault="00E56613" w:rsidP="00E56613">
            <w:pPr>
              <w:spacing w:before="0" w:beforeAutospacing="0" w:after="0" w:afterAutospacing="0" w:line="240" w:lineRule="auto"/>
              <w:rPr>
                <w:rFonts w:ascii="David" w:eastAsia="Times New Roman" w:hAnsi="David" w:cs="David"/>
                <w:sz w:val="20"/>
                <w:szCs w:val="20"/>
              </w:rPr>
            </w:pPr>
            <w:r w:rsidRPr="00E56613">
              <w:rPr>
                <w:rFonts w:ascii="David" w:eastAsia="Times New Roman" w:hAnsi="David" w:cs="David"/>
                <w:sz w:val="20"/>
                <w:szCs w:val="20"/>
                <w:rtl/>
              </w:rPr>
              <w:t>דירה 19</w:t>
            </w:r>
          </w:p>
        </w:tc>
        <w:tc>
          <w:tcPr>
            <w:tcW w:w="779" w:type="dxa"/>
            <w:tcBorders>
              <w:top w:val="nil"/>
              <w:left w:val="single" w:sz="4" w:space="0" w:color="auto"/>
              <w:bottom w:val="single" w:sz="4" w:space="0" w:color="auto"/>
              <w:right w:val="single" w:sz="4" w:space="0" w:color="auto"/>
            </w:tcBorders>
            <w:vAlign w:val="bottom"/>
          </w:tcPr>
          <w:p w14:paraId="03366D92"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100%</w:t>
            </w:r>
          </w:p>
        </w:tc>
        <w:tc>
          <w:tcPr>
            <w:tcW w:w="840" w:type="dxa"/>
            <w:tcBorders>
              <w:top w:val="nil"/>
              <w:left w:val="single" w:sz="4" w:space="0" w:color="auto"/>
              <w:bottom w:val="single" w:sz="4" w:space="0" w:color="auto"/>
              <w:right w:val="single" w:sz="4" w:space="0" w:color="auto"/>
            </w:tcBorders>
            <w:vAlign w:val="bottom"/>
          </w:tcPr>
          <w:p w14:paraId="5A161AA2"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100%</w:t>
            </w:r>
          </w:p>
        </w:tc>
        <w:tc>
          <w:tcPr>
            <w:tcW w:w="840" w:type="dxa"/>
            <w:tcBorders>
              <w:top w:val="nil"/>
              <w:left w:val="single" w:sz="4" w:space="0" w:color="auto"/>
              <w:bottom w:val="single" w:sz="4" w:space="0" w:color="auto"/>
              <w:right w:val="single" w:sz="4" w:space="0" w:color="auto"/>
            </w:tcBorders>
            <w:vAlign w:val="bottom"/>
          </w:tcPr>
          <w:p w14:paraId="1D089338"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100%</w:t>
            </w:r>
          </w:p>
        </w:tc>
        <w:tc>
          <w:tcPr>
            <w:tcW w:w="890" w:type="dxa"/>
            <w:tcBorders>
              <w:top w:val="nil"/>
              <w:left w:val="single" w:sz="4" w:space="0" w:color="auto"/>
              <w:bottom w:val="single" w:sz="4" w:space="0" w:color="auto"/>
              <w:right w:val="single" w:sz="4" w:space="0" w:color="auto"/>
            </w:tcBorders>
            <w:vAlign w:val="bottom"/>
          </w:tcPr>
          <w:p w14:paraId="6D049811"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100%</w:t>
            </w:r>
          </w:p>
        </w:tc>
        <w:tc>
          <w:tcPr>
            <w:tcW w:w="857" w:type="dxa"/>
            <w:tcBorders>
              <w:top w:val="nil"/>
              <w:left w:val="single" w:sz="4" w:space="0" w:color="auto"/>
              <w:bottom w:val="single" w:sz="4" w:space="0" w:color="auto"/>
              <w:right w:val="single" w:sz="4" w:space="0" w:color="auto"/>
            </w:tcBorders>
            <w:vAlign w:val="bottom"/>
          </w:tcPr>
          <w:p w14:paraId="644AC460"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100%</w:t>
            </w:r>
          </w:p>
        </w:tc>
        <w:tc>
          <w:tcPr>
            <w:tcW w:w="728" w:type="dxa"/>
            <w:tcBorders>
              <w:top w:val="nil"/>
              <w:left w:val="single" w:sz="4" w:space="0" w:color="auto"/>
              <w:bottom w:val="single" w:sz="4" w:space="0" w:color="auto"/>
              <w:right w:val="single" w:sz="4" w:space="0" w:color="auto"/>
            </w:tcBorders>
            <w:vAlign w:val="bottom"/>
          </w:tcPr>
          <w:p w14:paraId="235C8EFD"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100%</w:t>
            </w:r>
          </w:p>
        </w:tc>
        <w:tc>
          <w:tcPr>
            <w:tcW w:w="728" w:type="dxa"/>
            <w:tcBorders>
              <w:top w:val="nil"/>
              <w:left w:val="single" w:sz="4" w:space="0" w:color="auto"/>
              <w:bottom w:val="single" w:sz="4" w:space="0" w:color="auto"/>
              <w:right w:val="single" w:sz="4" w:space="0" w:color="auto"/>
            </w:tcBorders>
            <w:vAlign w:val="bottom"/>
          </w:tcPr>
          <w:p w14:paraId="30E639E8"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100%</w:t>
            </w:r>
          </w:p>
        </w:tc>
        <w:tc>
          <w:tcPr>
            <w:tcW w:w="857" w:type="dxa"/>
            <w:tcBorders>
              <w:top w:val="nil"/>
              <w:left w:val="single" w:sz="4" w:space="0" w:color="auto"/>
              <w:bottom w:val="single" w:sz="4" w:space="0" w:color="auto"/>
              <w:right w:val="single" w:sz="4" w:space="0" w:color="auto"/>
            </w:tcBorders>
            <w:vAlign w:val="bottom"/>
          </w:tcPr>
          <w:p w14:paraId="0B484364"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90%</w:t>
            </w:r>
          </w:p>
        </w:tc>
        <w:tc>
          <w:tcPr>
            <w:tcW w:w="768" w:type="dxa"/>
            <w:tcBorders>
              <w:top w:val="nil"/>
              <w:left w:val="single" w:sz="4" w:space="0" w:color="auto"/>
              <w:bottom w:val="single" w:sz="4" w:space="0" w:color="auto"/>
              <w:right w:val="single" w:sz="4" w:space="0" w:color="auto"/>
            </w:tcBorders>
            <w:vAlign w:val="bottom"/>
          </w:tcPr>
          <w:p w14:paraId="6E4DF917"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50%</w:t>
            </w:r>
          </w:p>
        </w:tc>
        <w:tc>
          <w:tcPr>
            <w:tcW w:w="768" w:type="dxa"/>
            <w:tcBorders>
              <w:top w:val="nil"/>
              <w:left w:val="single" w:sz="4" w:space="0" w:color="auto"/>
              <w:bottom w:val="single" w:sz="4" w:space="0" w:color="auto"/>
              <w:right w:val="single" w:sz="4" w:space="0" w:color="auto"/>
            </w:tcBorders>
            <w:vAlign w:val="bottom"/>
          </w:tcPr>
          <w:p w14:paraId="4059D62D"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60%</w:t>
            </w:r>
          </w:p>
        </w:tc>
        <w:tc>
          <w:tcPr>
            <w:tcW w:w="895" w:type="dxa"/>
            <w:tcBorders>
              <w:top w:val="nil"/>
              <w:left w:val="single" w:sz="4" w:space="0" w:color="auto"/>
              <w:bottom w:val="single" w:sz="4" w:space="0" w:color="auto"/>
              <w:right w:val="single" w:sz="4" w:space="0" w:color="auto"/>
            </w:tcBorders>
            <w:vAlign w:val="bottom"/>
          </w:tcPr>
          <w:p w14:paraId="517A48B3"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67.5%</w:t>
            </w:r>
          </w:p>
        </w:tc>
        <w:tc>
          <w:tcPr>
            <w:tcW w:w="929" w:type="dxa"/>
            <w:tcBorders>
              <w:top w:val="nil"/>
              <w:left w:val="single" w:sz="4" w:space="0" w:color="auto"/>
              <w:bottom w:val="single" w:sz="4" w:space="0" w:color="auto"/>
              <w:right w:val="single" w:sz="4" w:space="0" w:color="auto"/>
            </w:tcBorders>
            <w:vAlign w:val="bottom"/>
          </w:tcPr>
          <w:p w14:paraId="5B43D863"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95%</w:t>
            </w:r>
          </w:p>
        </w:tc>
        <w:tc>
          <w:tcPr>
            <w:tcW w:w="781" w:type="dxa"/>
            <w:tcBorders>
              <w:top w:val="nil"/>
              <w:left w:val="single" w:sz="4" w:space="0" w:color="auto"/>
              <w:bottom w:val="single" w:sz="4" w:space="0" w:color="auto"/>
              <w:right w:val="single" w:sz="4" w:space="0" w:color="auto"/>
            </w:tcBorders>
            <w:vAlign w:val="bottom"/>
          </w:tcPr>
          <w:p w14:paraId="54D1343E"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100%</w:t>
            </w:r>
          </w:p>
        </w:tc>
        <w:tc>
          <w:tcPr>
            <w:tcW w:w="728" w:type="dxa"/>
            <w:tcBorders>
              <w:top w:val="nil"/>
              <w:left w:val="single" w:sz="4" w:space="0" w:color="auto"/>
              <w:bottom w:val="single" w:sz="4" w:space="0" w:color="auto"/>
              <w:right w:val="single" w:sz="4" w:space="0" w:color="auto"/>
            </w:tcBorders>
            <w:vAlign w:val="bottom"/>
          </w:tcPr>
          <w:p w14:paraId="78CE0609"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75%</w:t>
            </w:r>
          </w:p>
        </w:tc>
        <w:tc>
          <w:tcPr>
            <w:tcW w:w="845" w:type="dxa"/>
            <w:tcBorders>
              <w:top w:val="nil"/>
              <w:left w:val="single" w:sz="4" w:space="0" w:color="auto"/>
              <w:bottom w:val="single" w:sz="4" w:space="0" w:color="auto"/>
              <w:right w:val="single" w:sz="4" w:space="0" w:color="auto"/>
            </w:tcBorders>
            <w:vAlign w:val="bottom"/>
          </w:tcPr>
          <w:p w14:paraId="12CA8D78"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r w:rsidRPr="00E56613">
              <w:rPr>
                <w:rFonts w:ascii="David" w:eastAsia="Times New Roman" w:hAnsi="David" w:cs="David"/>
                <w:sz w:val="20"/>
                <w:szCs w:val="20"/>
              </w:rPr>
              <w:t> </w:t>
            </w:r>
          </w:p>
        </w:tc>
        <w:tc>
          <w:tcPr>
            <w:tcW w:w="728" w:type="dxa"/>
            <w:tcBorders>
              <w:top w:val="nil"/>
              <w:left w:val="single" w:sz="4" w:space="0" w:color="auto"/>
              <w:bottom w:val="single" w:sz="4" w:space="0" w:color="auto"/>
              <w:right w:val="single" w:sz="4" w:space="0" w:color="auto"/>
            </w:tcBorders>
            <w:vAlign w:val="bottom"/>
          </w:tcPr>
          <w:p w14:paraId="7FA1F45B"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r w:rsidRPr="00E56613">
              <w:rPr>
                <w:rFonts w:ascii="David" w:eastAsia="Times New Roman" w:hAnsi="David" w:cs="David"/>
                <w:sz w:val="20"/>
                <w:szCs w:val="20"/>
              </w:rPr>
              <w:t> </w:t>
            </w:r>
          </w:p>
        </w:tc>
        <w:tc>
          <w:tcPr>
            <w:tcW w:w="736" w:type="dxa"/>
            <w:tcBorders>
              <w:top w:val="nil"/>
              <w:left w:val="single" w:sz="4" w:space="0" w:color="auto"/>
              <w:bottom w:val="single" w:sz="4" w:space="0" w:color="auto"/>
              <w:right w:val="single" w:sz="4" w:space="0" w:color="auto"/>
            </w:tcBorders>
            <w:vAlign w:val="bottom"/>
          </w:tcPr>
          <w:p w14:paraId="03283701"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r w:rsidRPr="00E56613">
              <w:rPr>
                <w:rFonts w:ascii="David" w:eastAsia="Times New Roman" w:hAnsi="David" w:cs="David"/>
                <w:sz w:val="20"/>
                <w:szCs w:val="20"/>
              </w:rPr>
              <w:t> </w:t>
            </w:r>
          </w:p>
        </w:tc>
      </w:tr>
      <w:tr w:rsidR="00E56613" w:rsidRPr="00E56613" w14:paraId="6F788E56" w14:textId="77777777" w:rsidTr="00E56613">
        <w:trPr>
          <w:trHeight w:val="255"/>
        </w:trPr>
        <w:tc>
          <w:tcPr>
            <w:tcW w:w="0" w:type="auto"/>
            <w:vMerge/>
            <w:tcBorders>
              <w:top w:val="single" w:sz="4" w:space="0" w:color="auto"/>
              <w:left w:val="single" w:sz="4" w:space="0" w:color="auto"/>
              <w:bottom w:val="nil"/>
              <w:right w:val="nil"/>
            </w:tcBorders>
            <w:vAlign w:val="center"/>
          </w:tcPr>
          <w:p w14:paraId="0D63F4F4"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p>
        </w:tc>
        <w:tc>
          <w:tcPr>
            <w:tcW w:w="590" w:type="dxa"/>
            <w:tcBorders>
              <w:top w:val="single" w:sz="4" w:space="0" w:color="auto"/>
              <w:left w:val="single" w:sz="4" w:space="0" w:color="auto"/>
              <w:bottom w:val="single" w:sz="4" w:space="0" w:color="auto"/>
              <w:right w:val="single" w:sz="4" w:space="0" w:color="auto"/>
            </w:tcBorders>
            <w:shd w:val="clear" w:color="auto" w:fill="CCFFCC"/>
            <w:vAlign w:val="bottom"/>
          </w:tcPr>
          <w:p w14:paraId="4EB8E6B1" w14:textId="77777777" w:rsidR="00E56613" w:rsidRPr="00E56613" w:rsidRDefault="00E56613" w:rsidP="00E56613">
            <w:pPr>
              <w:spacing w:before="0" w:beforeAutospacing="0" w:after="0" w:afterAutospacing="0" w:line="240" w:lineRule="auto"/>
              <w:rPr>
                <w:rFonts w:ascii="David" w:eastAsia="Times New Roman" w:hAnsi="David" w:cs="David"/>
                <w:sz w:val="20"/>
                <w:szCs w:val="20"/>
              </w:rPr>
            </w:pPr>
            <w:r w:rsidRPr="00E56613">
              <w:rPr>
                <w:rFonts w:ascii="David" w:eastAsia="Times New Roman" w:hAnsi="David" w:cs="David"/>
                <w:sz w:val="20"/>
                <w:szCs w:val="20"/>
                <w:rtl/>
              </w:rPr>
              <w:t>דירה 20</w:t>
            </w:r>
          </w:p>
        </w:tc>
        <w:tc>
          <w:tcPr>
            <w:tcW w:w="779" w:type="dxa"/>
            <w:tcBorders>
              <w:top w:val="single" w:sz="4" w:space="0" w:color="auto"/>
              <w:left w:val="single" w:sz="4" w:space="0" w:color="auto"/>
              <w:bottom w:val="single" w:sz="4" w:space="0" w:color="auto"/>
              <w:right w:val="single" w:sz="4" w:space="0" w:color="auto"/>
            </w:tcBorders>
            <w:vAlign w:val="bottom"/>
          </w:tcPr>
          <w:p w14:paraId="2676FB08"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100%</w:t>
            </w:r>
          </w:p>
        </w:tc>
        <w:tc>
          <w:tcPr>
            <w:tcW w:w="840" w:type="dxa"/>
            <w:tcBorders>
              <w:top w:val="single" w:sz="4" w:space="0" w:color="auto"/>
              <w:left w:val="single" w:sz="4" w:space="0" w:color="auto"/>
              <w:bottom w:val="single" w:sz="4" w:space="0" w:color="auto"/>
              <w:right w:val="single" w:sz="4" w:space="0" w:color="auto"/>
            </w:tcBorders>
            <w:vAlign w:val="bottom"/>
          </w:tcPr>
          <w:p w14:paraId="3D891682"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100%</w:t>
            </w:r>
          </w:p>
        </w:tc>
        <w:tc>
          <w:tcPr>
            <w:tcW w:w="840" w:type="dxa"/>
            <w:tcBorders>
              <w:top w:val="single" w:sz="4" w:space="0" w:color="auto"/>
              <w:left w:val="single" w:sz="4" w:space="0" w:color="auto"/>
              <w:bottom w:val="single" w:sz="4" w:space="0" w:color="auto"/>
              <w:right w:val="single" w:sz="4" w:space="0" w:color="auto"/>
            </w:tcBorders>
            <w:vAlign w:val="bottom"/>
          </w:tcPr>
          <w:p w14:paraId="4F314055"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100%</w:t>
            </w:r>
          </w:p>
        </w:tc>
        <w:tc>
          <w:tcPr>
            <w:tcW w:w="890" w:type="dxa"/>
            <w:tcBorders>
              <w:top w:val="single" w:sz="4" w:space="0" w:color="auto"/>
              <w:left w:val="single" w:sz="4" w:space="0" w:color="auto"/>
              <w:bottom w:val="single" w:sz="4" w:space="0" w:color="auto"/>
              <w:right w:val="single" w:sz="4" w:space="0" w:color="auto"/>
            </w:tcBorders>
            <w:vAlign w:val="bottom"/>
          </w:tcPr>
          <w:p w14:paraId="2F7DE52E"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100%</w:t>
            </w:r>
          </w:p>
        </w:tc>
        <w:tc>
          <w:tcPr>
            <w:tcW w:w="857" w:type="dxa"/>
            <w:tcBorders>
              <w:top w:val="single" w:sz="4" w:space="0" w:color="auto"/>
              <w:left w:val="single" w:sz="4" w:space="0" w:color="auto"/>
              <w:bottom w:val="single" w:sz="4" w:space="0" w:color="auto"/>
              <w:right w:val="single" w:sz="4" w:space="0" w:color="auto"/>
            </w:tcBorders>
            <w:vAlign w:val="bottom"/>
          </w:tcPr>
          <w:p w14:paraId="0BCDE98F"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100%</w:t>
            </w:r>
          </w:p>
        </w:tc>
        <w:tc>
          <w:tcPr>
            <w:tcW w:w="728" w:type="dxa"/>
            <w:tcBorders>
              <w:top w:val="single" w:sz="4" w:space="0" w:color="auto"/>
              <w:left w:val="single" w:sz="4" w:space="0" w:color="auto"/>
              <w:bottom w:val="single" w:sz="4" w:space="0" w:color="auto"/>
              <w:right w:val="single" w:sz="4" w:space="0" w:color="auto"/>
            </w:tcBorders>
            <w:vAlign w:val="bottom"/>
          </w:tcPr>
          <w:p w14:paraId="7585D03D"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98%</w:t>
            </w:r>
          </w:p>
        </w:tc>
        <w:tc>
          <w:tcPr>
            <w:tcW w:w="728" w:type="dxa"/>
            <w:tcBorders>
              <w:top w:val="single" w:sz="4" w:space="0" w:color="auto"/>
              <w:left w:val="single" w:sz="4" w:space="0" w:color="auto"/>
              <w:bottom w:val="single" w:sz="4" w:space="0" w:color="auto"/>
              <w:right w:val="single" w:sz="4" w:space="0" w:color="auto"/>
            </w:tcBorders>
            <w:vAlign w:val="bottom"/>
          </w:tcPr>
          <w:p w14:paraId="2992A454"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0%</w:t>
            </w:r>
          </w:p>
        </w:tc>
        <w:tc>
          <w:tcPr>
            <w:tcW w:w="857" w:type="dxa"/>
            <w:tcBorders>
              <w:top w:val="single" w:sz="4" w:space="0" w:color="auto"/>
              <w:left w:val="single" w:sz="4" w:space="0" w:color="auto"/>
              <w:bottom w:val="single" w:sz="4" w:space="0" w:color="auto"/>
              <w:right w:val="single" w:sz="4" w:space="0" w:color="auto"/>
            </w:tcBorders>
            <w:vAlign w:val="bottom"/>
          </w:tcPr>
          <w:p w14:paraId="79B70134"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90%</w:t>
            </w:r>
          </w:p>
        </w:tc>
        <w:tc>
          <w:tcPr>
            <w:tcW w:w="768" w:type="dxa"/>
            <w:tcBorders>
              <w:top w:val="single" w:sz="4" w:space="0" w:color="auto"/>
              <w:left w:val="single" w:sz="4" w:space="0" w:color="auto"/>
              <w:bottom w:val="single" w:sz="4" w:space="0" w:color="auto"/>
              <w:right w:val="single" w:sz="4" w:space="0" w:color="auto"/>
            </w:tcBorders>
            <w:vAlign w:val="bottom"/>
          </w:tcPr>
          <w:p w14:paraId="7CB62E29"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0%</w:t>
            </w:r>
          </w:p>
        </w:tc>
        <w:tc>
          <w:tcPr>
            <w:tcW w:w="768" w:type="dxa"/>
            <w:tcBorders>
              <w:top w:val="single" w:sz="4" w:space="0" w:color="auto"/>
              <w:left w:val="single" w:sz="4" w:space="0" w:color="auto"/>
              <w:bottom w:val="single" w:sz="4" w:space="0" w:color="auto"/>
              <w:right w:val="single" w:sz="4" w:space="0" w:color="auto"/>
            </w:tcBorders>
            <w:vAlign w:val="bottom"/>
          </w:tcPr>
          <w:p w14:paraId="7415C7EA"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60%</w:t>
            </w:r>
          </w:p>
        </w:tc>
        <w:tc>
          <w:tcPr>
            <w:tcW w:w="895" w:type="dxa"/>
            <w:tcBorders>
              <w:top w:val="single" w:sz="4" w:space="0" w:color="auto"/>
              <w:left w:val="single" w:sz="4" w:space="0" w:color="auto"/>
              <w:bottom w:val="single" w:sz="4" w:space="0" w:color="auto"/>
              <w:right w:val="single" w:sz="4" w:space="0" w:color="auto"/>
            </w:tcBorders>
            <w:vAlign w:val="bottom"/>
          </w:tcPr>
          <w:p w14:paraId="02A340F1"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67.5%</w:t>
            </w:r>
          </w:p>
        </w:tc>
        <w:tc>
          <w:tcPr>
            <w:tcW w:w="929" w:type="dxa"/>
            <w:tcBorders>
              <w:top w:val="single" w:sz="4" w:space="0" w:color="auto"/>
              <w:left w:val="single" w:sz="4" w:space="0" w:color="auto"/>
              <w:bottom w:val="single" w:sz="4" w:space="0" w:color="auto"/>
              <w:right w:val="single" w:sz="4" w:space="0" w:color="auto"/>
            </w:tcBorders>
            <w:vAlign w:val="bottom"/>
          </w:tcPr>
          <w:p w14:paraId="4BFF0470"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95%</w:t>
            </w:r>
          </w:p>
        </w:tc>
        <w:tc>
          <w:tcPr>
            <w:tcW w:w="781" w:type="dxa"/>
            <w:tcBorders>
              <w:top w:val="single" w:sz="4" w:space="0" w:color="auto"/>
              <w:left w:val="single" w:sz="4" w:space="0" w:color="auto"/>
              <w:bottom w:val="single" w:sz="4" w:space="0" w:color="auto"/>
              <w:right w:val="single" w:sz="4" w:space="0" w:color="auto"/>
            </w:tcBorders>
            <w:vAlign w:val="bottom"/>
          </w:tcPr>
          <w:p w14:paraId="115A20F2"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100%</w:t>
            </w:r>
          </w:p>
        </w:tc>
        <w:tc>
          <w:tcPr>
            <w:tcW w:w="728" w:type="dxa"/>
            <w:tcBorders>
              <w:top w:val="single" w:sz="4" w:space="0" w:color="auto"/>
              <w:left w:val="single" w:sz="4" w:space="0" w:color="auto"/>
              <w:bottom w:val="single" w:sz="4" w:space="0" w:color="auto"/>
              <w:right w:val="single" w:sz="4" w:space="0" w:color="auto"/>
            </w:tcBorders>
            <w:vAlign w:val="bottom"/>
          </w:tcPr>
          <w:p w14:paraId="49AEAFBE"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75%</w:t>
            </w:r>
          </w:p>
        </w:tc>
        <w:tc>
          <w:tcPr>
            <w:tcW w:w="845" w:type="dxa"/>
            <w:tcBorders>
              <w:top w:val="single" w:sz="4" w:space="0" w:color="auto"/>
              <w:left w:val="single" w:sz="4" w:space="0" w:color="auto"/>
              <w:bottom w:val="single" w:sz="4" w:space="0" w:color="auto"/>
              <w:right w:val="single" w:sz="4" w:space="0" w:color="auto"/>
            </w:tcBorders>
            <w:vAlign w:val="bottom"/>
          </w:tcPr>
          <w:p w14:paraId="4D98DEF8"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0%</w:t>
            </w:r>
          </w:p>
        </w:tc>
        <w:tc>
          <w:tcPr>
            <w:tcW w:w="728" w:type="dxa"/>
            <w:tcBorders>
              <w:top w:val="single" w:sz="4" w:space="0" w:color="auto"/>
              <w:left w:val="single" w:sz="4" w:space="0" w:color="auto"/>
              <w:bottom w:val="single" w:sz="4" w:space="0" w:color="auto"/>
              <w:right w:val="single" w:sz="4" w:space="0" w:color="auto"/>
            </w:tcBorders>
            <w:vAlign w:val="bottom"/>
          </w:tcPr>
          <w:p w14:paraId="7CAEACDA"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r w:rsidRPr="00E56613">
              <w:rPr>
                <w:rFonts w:ascii="David" w:eastAsia="Times New Roman" w:hAnsi="David" w:cs="David"/>
                <w:sz w:val="20"/>
                <w:szCs w:val="20"/>
              </w:rPr>
              <w:t> </w:t>
            </w:r>
          </w:p>
        </w:tc>
        <w:tc>
          <w:tcPr>
            <w:tcW w:w="736" w:type="dxa"/>
            <w:tcBorders>
              <w:top w:val="single" w:sz="4" w:space="0" w:color="auto"/>
              <w:left w:val="single" w:sz="4" w:space="0" w:color="auto"/>
              <w:bottom w:val="single" w:sz="4" w:space="0" w:color="auto"/>
              <w:right w:val="single" w:sz="4" w:space="0" w:color="auto"/>
            </w:tcBorders>
            <w:vAlign w:val="bottom"/>
          </w:tcPr>
          <w:p w14:paraId="542A2274"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r w:rsidRPr="00E56613">
              <w:rPr>
                <w:rFonts w:ascii="David" w:eastAsia="Times New Roman" w:hAnsi="David" w:cs="David"/>
                <w:sz w:val="20"/>
                <w:szCs w:val="20"/>
              </w:rPr>
              <w:t> </w:t>
            </w:r>
          </w:p>
        </w:tc>
      </w:tr>
      <w:tr w:rsidR="00E56613" w:rsidRPr="00E56613" w14:paraId="236BD345" w14:textId="77777777" w:rsidTr="00E56613">
        <w:trPr>
          <w:trHeight w:val="269"/>
        </w:trPr>
        <w:tc>
          <w:tcPr>
            <w:tcW w:w="1304" w:type="dxa"/>
            <w:gridSpan w:val="2"/>
            <w:tcBorders>
              <w:top w:val="single" w:sz="4" w:space="0" w:color="auto"/>
              <w:left w:val="single" w:sz="8" w:space="0" w:color="auto"/>
              <w:bottom w:val="single" w:sz="8" w:space="0" w:color="auto"/>
              <w:right w:val="single" w:sz="4" w:space="0" w:color="000000"/>
            </w:tcBorders>
            <w:shd w:val="clear" w:color="auto" w:fill="CCFFCC"/>
            <w:vAlign w:val="center"/>
          </w:tcPr>
          <w:p w14:paraId="7EF95D0B" w14:textId="77777777" w:rsidR="00E56613" w:rsidRPr="00E56613" w:rsidRDefault="00E56613" w:rsidP="00E56613">
            <w:pPr>
              <w:spacing w:before="0" w:beforeAutospacing="0" w:after="0" w:afterAutospacing="0" w:line="240" w:lineRule="auto"/>
              <w:rPr>
                <w:rFonts w:ascii="David" w:eastAsia="Times New Roman" w:hAnsi="David" w:cs="David"/>
                <w:sz w:val="20"/>
                <w:szCs w:val="20"/>
              </w:rPr>
            </w:pPr>
            <w:r w:rsidRPr="00E56613">
              <w:rPr>
                <w:rFonts w:ascii="David" w:eastAsia="Times New Roman" w:hAnsi="David" w:cs="David"/>
                <w:sz w:val="20"/>
                <w:szCs w:val="20"/>
                <w:rtl/>
              </w:rPr>
              <w:t>סה"כ לקומה  5</w:t>
            </w:r>
          </w:p>
        </w:tc>
        <w:tc>
          <w:tcPr>
            <w:tcW w:w="779" w:type="dxa"/>
            <w:tcBorders>
              <w:top w:val="nil"/>
              <w:left w:val="single" w:sz="4" w:space="0" w:color="auto"/>
              <w:bottom w:val="single" w:sz="8" w:space="0" w:color="auto"/>
              <w:right w:val="single" w:sz="4" w:space="0" w:color="auto"/>
            </w:tcBorders>
            <w:shd w:val="clear" w:color="auto" w:fill="CCFFCC"/>
            <w:vAlign w:val="bottom"/>
          </w:tcPr>
          <w:p w14:paraId="3F736D1A"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100%</w:t>
            </w:r>
          </w:p>
        </w:tc>
        <w:tc>
          <w:tcPr>
            <w:tcW w:w="840" w:type="dxa"/>
            <w:tcBorders>
              <w:top w:val="nil"/>
              <w:left w:val="single" w:sz="4" w:space="0" w:color="auto"/>
              <w:bottom w:val="single" w:sz="8" w:space="0" w:color="auto"/>
              <w:right w:val="single" w:sz="4" w:space="0" w:color="auto"/>
            </w:tcBorders>
            <w:shd w:val="clear" w:color="auto" w:fill="CCFFCC"/>
            <w:vAlign w:val="bottom"/>
          </w:tcPr>
          <w:p w14:paraId="4A2D4CE5"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100%</w:t>
            </w:r>
          </w:p>
        </w:tc>
        <w:tc>
          <w:tcPr>
            <w:tcW w:w="840" w:type="dxa"/>
            <w:tcBorders>
              <w:top w:val="nil"/>
              <w:left w:val="single" w:sz="4" w:space="0" w:color="auto"/>
              <w:bottom w:val="single" w:sz="8" w:space="0" w:color="auto"/>
              <w:right w:val="single" w:sz="4" w:space="0" w:color="auto"/>
            </w:tcBorders>
            <w:shd w:val="clear" w:color="auto" w:fill="CCFFCC"/>
            <w:vAlign w:val="bottom"/>
          </w:tcPr>
          <w:p w14:paraId="46EBCDD9"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100%</w:t>
            </w:r>
          </w:p>
        </w:tc>
        <w:tc>
          <w:tcPr>
            <w:tcW w:w="890" w:type="dxa"/>
            <w:tcBorders>
              <w:top w:val="nil"/>
              <w:left w:val="single" w:sz="4" w:space="0" w:color="auto"/>
              <w:bottom w:val="single" w:sz="8" w:space="0" w:color="auto"/>
              <w:right w:val="single" w:sz="4" w:space="0" w:color="auto"/>
            </w:tcBorders>
            <w:shd w:val="clear" w:color="auto" w:fill="CCFFCC"/>
            <w:vAlign w:val="bottom"/>
          </w:tcPr>
          <w:p w14:paraId="5F44E3CF"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100%</w:t>
            </w:r>
          </w:p>
        </w:tc>
        <w:tc>
          <w:tcPr>
            <w:tcW w:w="857" w:type="dxa"/>
            <w:tcBorders>
              <w:top w:val="nil"/>
              <w:left w:val="single" w:sz="4" w:space="0" w:color="auto"/>
              <w:bottom w:val="single" w:sz="8" w:space="0" w:color="auto"/>
              <w:right w:val="single" w:sz="4" w:space="0" w:color="auto"/>
            </w:tcBorders>
            <w:shd w:val="clear" w:color="auto" w:fill="CCFFCC"/>
            <w:vAlign w:val="bottom"/>
          </w:tcPr>
          <w:p w14:paraId="70E45E34"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100%</w:t>
            </w:r>
          </w:p>
        </w:tc>
        <w:tc>
          <w:tcPr>
            <w:tcW w:w="728" w:type="dxa"/>
            <w:tcBorders>
              <w:top w:val="nil"/>
              <w:left w:val="single" w:sz="4" w:space="0" w:color="auto"/>
              <w:bottom w:val="single" w:sz="8" w:space="0" w:color="auto"/>
              <w:right w:val="single" w:sz="4" w:space="0" w:color="auto"/>
            </w:tcBorders>
            <w:shd w:val="clear" w:color="auto" w:fill="CCFFCC"/>
            <w:vAlign w:val="bottom"/>
          </w:tcPr>
          <w:p w14:paraId="03FEE136"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100%</w:t>
            </w:r>
          </w:p>
        </w:tc>
        <w:tc>
          <w:tcPr>
            <w:tcW w:w="728" w:type="dxa"/>
            <w:tcBorders>
              <w:top w:val="nil"/>
              <w:left w:val="single" w:sz="4" w:space="0" w:color="auto"/>
              <w:bottom w:val="single" w:sz="8" w:space="0" w:color="auto"/>
              <w:right w:val="single" w:sz="4" w:space="0" w:color="auto"/>
            </w:tcBorders>
            <w:shd w:val="clear" w:color="auto" w:fill="CCFFCC"/>
            <w:vAlign w:val="bottom"/>
          </w:tcPr>
          <w:p w14:paraId="641292E1"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75%</w:t>
            </w:r>
          </w:p>
        </w:tc>
        <w:tc>
          <w:tcPr>
            <w:tcW w:w="857" w:type="dxa"/>
            <w:tcBorders>
              <w:top w:val="nil"/>
              <w:left w:val="single" w:sz="4" w:space="0" w:color="auto"/>
              <w:bottom w:val="single" w:sz="8" w:space="0" w:color="auto"/>
              <w:right w:val="single" w:sz="4" w:space="0" w:color="auto"/>
            </w:tcBorders>
            <w:shd w:val="clear" w:color="auto" w:fill="CCFFCC"/>
            <w:vAlign w:val="bottom"/>
          </w:tcPr>
          <w:p w14:paraId="3799BFC5"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90%</w:t>
            </w:r>
          </w:p>
        </w:tc>
        <w:tc>
          <w:tcPr>
            <w:tcW w:w="768" w:type="dxa"/>
            <w:tcBorders>
              <w:top w:val="nil"/>
              <w:left w:val="single" w:sz="4" w:space="0" w:color="auto"/>
              <w:bottom w:val="single" w:sz="8" w:space="0" w:color="auto"/>
              <w:right w:val="single" w:sz="4" w:space="0" w:color="auto"/>
            </w:tcBorders>
            <w:shd w:val="clear" w:color="auto" w:fill="CCFFCC"/>
            <w:vAlign w:val="bottom"/>
          </w:tcPr>
          <w:p w14:paraId="205EAFFA"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38%</w:t>
            </w:r>
          </w:p>
        </w:tc>
        <w:tc>
          <w:tcPr>
            <w:tcW w:w="768" w:type="dxa"/>
            <w:tcBorders>
              <w:top w:val="nil"/>
              <w:left w:val="single" w:sz="4" w:space="0" w:color="auto"/>
              <w:bottom w:val="single" w:sz="8" w:space="0" w:color="auto"/>
              <w:right w:val="single" w:sz="4" w:space="0" w:color="auto"/>
            </w:tcBorders>
            <w:shd w:val="clear" w:color="auto" w:fill="CCFFCC"/>
            <w:vAlign w:val="bottom"/>
          </w:tcPr>
          <w:p w14:paraId="6B91C144"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60%</w:t>
            </w:r>
          </w:p>
        </w:tc>
        <w:tc>
          <w:tcPr>
            <w:tcW w:w="895" w:type="dxa"/>
            <w:tcBorders>
              <w:top w:val="nil"/>
              <w:left w:val="single" w:sz="4" w:space="0" w:color="auto"/>
              <w:bottom w:val="single" w:sz="8" w:space="0" w:color="auto"/>
              <w:right w:val="single" w:sz="4" w:space="0" w:color="auto"/>
            </w:tcBorders>
            <w:shd w:val="clear" w:color="auto" w:fill="CCFFCC"/>
            <w:vAlign w:val="bottom"/>
          </w:tcPr>
          <w:p w14:paraId="51B0376D"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68%</w:t>
            </w:r>
          </w:p>
        </w:tc>
        <w:tc>
          <w:tcPr>
            <w:tcW w:w="929" w:type="dxa"/>
            <w:tcBorders>
              <w:top w:val="nil"/>
              <w:left w:val="single" w:sz="4" w:space="0" w:color="auto"/>
              <w:bottom w:val="single" w:sz="8" w:space="0" w:color="auto"/>
              <w:right w:val="single" w:sz="4" w:space="0" w:color="auto"/>
            </w:tcBorders>
            <w:shd w:val="clear" w:color="auto" w:fill="CCFFCC"/>
            <w:vAlign w:val="bottom"/>
          </w:tcPr>
          <w:p w14:paraId="704B35D3"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95%</w:t>
            </w:r>
          </w:p>
        </w:tc>
        <w:tc>
          <w:tcPr>
            <w:tcW w:w="781" w:type="dxa"/>
            <w:tcBorders>
              <w:top w:val="nil"/>
              <w:left w:val="single" w:sz="4" w:space="0" w:color="auto"/>
              <w:bottom w:val="single" w:sz="8" w:space="0" w:color="auto"/>
              <w:right w:val="single" w:sz="4" w:space="0" w:color="auto"/>
            </w:tcBorders>
            <w:shd w:val="clear" w:color="auto" w:fill="CCFFCC"/>
            <w:vAlign w:val="bottom"/>
          </w:tcPr>
          <w:p w14:paraId="105CC8B4"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100%</w:t>
            </w:r>
          </w:p>
        </w:tc>
        <w:tc>
          <w:tcPr>
            <w:tcW w:w="728" w:type="dxa"/>
            <w:tcBorders>
              <w:top w:val="nil"/>
              <w:left w:val="single" w:sz="4" w:space="0" w:color="auto"/>
              <w:bottom w:val="single" w:sz="8" w:space="0" w:color="auto"/>
              <w:right w:val="single" w:sz="4" w:space="0" w:color="auto"/>
            </w:tcBorders>
            <w:shd w:val="clear" w:color="auto" w:fill="CCFFCC"/>
            <w:vAlign w:val="bottom"/>
          </w:tcPr>
          <w:p w14:paraId="528C6E57"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75%</w:t>
            </w:r>
          </w:p>
        </w:tc>
        <w:tc>
          <w:tcPr>
            <w:tcW w:w="845" w:type="dxa"/>
            <w:tcBorders>
              <w:top w:val="nil"/>
              <w:left w:val="single" w:sz="4" w:space="0" w:color="auto"/>
              <w:bottom w:val="single" w:sz="8" w:space="0" w:color="auto"/>
              <w:right w:val="single" w:sz="4" w:space="0" w:color="auto"/>
            </w:tcBorders>
            <w:shd w:val="clear" w:color="auto" w:fill="CCFFCC"/>
            <w:vAlign w:val="bottom"/>
          </w:tcPr>
          <w:p w14:paraId="7071EE59"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38%</w:t>
            </w:r>
          </w:p>
        </w:tc>
        <w:tc>
          <w:tcPr>
            <w:tcW w:w="728" w:type="dxa"/>
            <w:tcBorders>
              <w:top w:val="nil"/>
              <w:left w:val="single" w:sz="4" w:space="0" w:color="auto"/>
              <w:bottom w:val="single" w:sz="8" w:space="0" w:color="auto"/>
              <w:right w:val="single" w:sz="4" w:space="0" w:color="auto"/>
            </w:tcBorders>
            <w:shd w:val="clear" w:color="auto" w:fill="CCFFCC"/>
            <w:vAlign w:val="bottom"/>
          </w:tcPr>
          <w:p w14:paraId="5DD1B801"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0%</w:t>
            </w:r>
          </w:p>
        </w:tc>
        <w:tc>
          <w:tcPr>
            <w:tcW w:w="736" w:type="dxa"/>
            <w:tcBorders>
              <w:top w:val="nil"/>
              <w:left w:val="single" w:sz="4" w:space="0" w:color="auto"/>
              <w:bottom w:val="single" w:sz="8" w:space="0" w:color="auto"/>
              <w:right w:val="single" w:sz="4" w:space="0" w:color="auto"/>
            </w:tcBorders>
            <w:shd w:val="clear" w:color="auto" w:fill="CCFFCC"/>
            <w:vAlign w:val="bottom"/>
          </w:tcPr>
          <w:p w14:paraId="518CD8F3"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0%</w:t>
            </w:r>
          </w:p>
        </w:tc>
      </w:tr>
      <w:tr w:rsidR="00E56613" w:rsidRPr="00E56613" w14:paraId="4CD802E9" w14:textId="77777777" w:rsidTr="00E56613">
        <w:trPr>
          <w:trHeight w:val="255"/>
        </w:trPr>
        <w:tc>
          <w:tcPr>
            <w:tcW w:w="714" w:type="dxa"/>
            <w:vMerge w:val="restart"/>
            <w:tcBorders>
              <w:top w:val="nil"/>
              <w:left w:val="single" w:sz="8" w:space="0" w:color="auto"/>
              <w:bottom w:val="nil"/>
              <w:right w:val="nil"/>
            </w:tcBorders>
            <w:shd w:val="clear" w:color="auto" w:fill="CCFFCC"/>
            <w:vAlign w:val="center"/>
          </w:tcPr>
          <w:p w14:paraId="7A94D49B"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קומה 6</w:t>
            </w:r>
          </w:p>
        </w:tc>
        <w:tc>
          <w:tcPr>
            <w:tcW w:w="590" w:type="dxa"/>
            <w:tcBorders>
              <w:top w:val="nil"/>
              <w:left w:val="single" w:sz="4" w:space="0" w:color="auto"/>
              <w:bottom w:val="single" w:sz="4" w:space="0" w:color="auto"/>
              <w:right w:val="single" w:sz="4" w:space="0" w:color="auto"/>
            </w:tcBorders>
            <w:shd w:val="clear" w:color="auto" w:fill="CCFFCC"/>
            <w:vAlign w:val="bottom"/>
          </w:tcPr>
          <w:p w14:paraId="3AAD36A5" w14:textId="77777777" w:rsidR="00E56613" w:rsidRPr="00E56613" w:rsidRDefault="00E56613" w:rsidP="00E56613">
            <w:pPr>
              <w:spacing w:before="0" w:beforeAutospacing="0" w:after="0" w:afterAutospacing="0" w:line="240" w:lineRule="auto"/>
              <w:rPr>
                <w:rFonts w:ascii="David" w:eastAsia="Times New Roman" w:hAnsi="David" w:cs="David"/>
                <w:sz w:val="20"/>
                <w:szCs w:val="20"/>
              </w:rPr>
            </w:pPr>
            <w:r w:rsidRPr="00E56613">
              <w:rPr>
                <w:rFonts w:ascii="David" w:eastAsia="Times New Roman" w:hAnsi="David" w:cs="David"/>
                <w:sz w:val="20"/>
                <w:szCs w:val="20"/>
                <w:rtl/>
              </w:rPr>
              <w:t>דירה 21</w:t>
            </w:r>
          </w:p>
        </w:tc>
        <w:tc>
          <w:tcPr>
            <w:tcW w:w="779" w:type="dxa"/>
            <w:tcBorders>
              <w:top w:val="nil"/>
              <w:left w:val="single" w:sz="4" w:space="0" w:color="auto"/>
              <w:bottom w:val="single" w:sz="4" w:space="0" w:color="auto"/>
              <w:right w:val="single" w:sz="4" w:space="0" w:color="auto"/>
            </w:tcBorders>
            <w:vAlign w:val="bottom"/>
          </w:tcPr>
          <w:p w14:paraId="221626FE"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100%</w:t>
            </w:r>
          </w:p>
        </w:tc>
        <w:tc>
          <w:tcPr>
            <w:tcW w:w="840" w:type="dxa"/>
            <w:tcBorders>
              <w:top w:val="nil"/>
              <w:left w:val="single" w:sz="4" w:space="0" w:color="auto"/>
              <w:bottom w:val="single" w:sz="4" w:space="0" w:color="auto"/>
              <w:right w:val="single" w:sz="4" w:space="0" w:color="auto"/>
            </w:tcBorders>
            <w:vAlign w:val="bottom"/>
          </w:tcPr>
          <w:p w14:paraId="46E2A9F3"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100%</w:t>
            </w:r>
          </w:p>
        </w:tc>
        <w:tc>
          <w:tcPr>
            <w:tcW w:w="840" w:type="dxa"/>
            <w:tcBorders>
              <w:top w:val="nil"/>
              <w:left w:val="single" w:sz="4" w:space="0" w:color="auto"/>
              <w:bottom w:val="single" w:sz="4" w:space="0" w:color="auto"/>
              <w:right w:val="single" w:sz="4" w:space="0" w:color="auto"/>
            </w:tcBorders>
            <w:vAlign w:val="bottom"/>
          </w:tcPr>
          <w:p w14:paraId="009EBAA7"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100%</w:t>
            </w:r>
          </w:p>
        </w:tc>
        <w:tc>
          <w:tcPr>
            <w:tcW w:w="890" w:type="dxa"/>
            <w:tcBorders>
              <w:top w:val="nil"/>
              <w:left w:val="single" w:sz="4" w:space="0" w:color="auto"/>
              <w:bottom w:val="single" w:sz="4" w:space="0" w:color="auto"/>
              <w:right w:val="single" w:sz="4" w:space="0" w:color="auto"/>
            </w:tcBorders>
            <w:vAlign w:val="bottom"/>
          </w:tcPr>
          <w:p w14:paraId="646B574E"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100%</w:t>
            </w:r>
          </w:p>
        </w:tc>
        <w:tc>
          <w:tcPr>
            <w:tcW w:w="857" w:type="dxa"/>
            <w:tcBorders>
              <w:top w:val="nil"/>
              <w:left w:val="single" w:sz="4" w:space="0" w:color="auto"/>
              <w:bottom w:val="single" w:sz="4" w:space="0" w:color="auto"/>
              <w:right w:val="single" w:sz="4" w:space="0" w:color="auto"/>
            </w:tcBorders>
            <w:vAlign w:val="bottom"/>
          </w:tcPr>
          <w:p w14:paraId="050145D9"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100%</w:t>
            </w:r>
          </w:p>
        </w:tc>
        <w:tc>
          <w:tcPr>
            <w:tcW w:w="728" w:type="dxa"/>
            <w:tcBorders>
              <w:top w:val="nil"/>
              <w:left w:val="single" w:sz="4" w:space="0" w:color="auto"/>
              <w:bottom w:val="single" w:sz="4" w:space="0" w:color="auto"/>
              <w:right w:val="single" w:sz="4" w:space="0" w:color="auto"/>
            </w:tcBorders>
            <w:vAlign w:val="bottom"/>
          </w:tcPr>
          <w:p w14:paraId="1CE1541A"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100%</w:t>
            </w:r>
          </w:p>
        </w:tc>
        <w:tc>
          <w:tcPr>
            <w:tcW w:w="728" w:type="dxa"/>
            <w:tcBorders>
              <w:top w:val="nil"/>
              <w:left w:val="single" w:sz="4" w:space="0" w:color="auto"/>
              <w:bottom w:val="single" w:sz="4" w:space="0" w:color="auto"/>
              <w:right w:val="single" w:sz="4" w:space="0" w:color="auto"/>
            </w:tcBorders>
            <w:vAlign w:val="bottom"/>
          </w:tcPr>
          <w:p w14:paraId="0B641AC0"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100%</w:t>
            </w:r>
          </w:p>
        </w:tc>
        <w:tc>
          <w:tcPr>
            <w:tcW w:w="857" w:type="dxa"/>
            <w:tcBorders>
              <w:top w:val="nil"/>
              <w:left w:val="single" w:sz="4" w:space="0" w:color="auto"/>
              <w:bottom w:val="single" w:sz="4" w:space="0" w:color="auto"/>
              <w:right w:val="single" w:sz="4" w:space="0" w:color="auto"/>
            </w:tcBorders>
            <w:vAlign w:val="bottom"/>
          </w:tcPr>
          <w:p w14:paraId="1A62FF29"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90%</w:t>
            </w:r>
          </w:p>
        </w:tc>
        <w:tc>
          <w:tcPr>
            <w:tcW w:w="768" w:type="dxa"/>
            <w:tcBorders>
              <w:top w:val="nil"/>
              <w:left w:val="single" w:sz="4" w:space="0" w:color="auto"/>
              <w:bottom w:val="single" w:sz="4" w:space="0" w:color="auto"/>
              <w:right w:val="single" w:sz="4" w:space="0" w:color="auto"/>
            </w:tcBorders>
            <w:vAlign w:val="bottom"/>
          </w:tcPr>
          <w:p w14:paraId="62E37F57"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50%</w:t>
            </w:r>
          </w:p>
        </w:tc>
        <w:tc>
          <w:tcPr>
            <w:tcW w:w="768" w:type="dxa"/>
            <w:tcBorders>
              <w:top w:val="nil"/>
              <w:left w:val="single" w:sz="4" w:space="0" w:color="auto"/>
              <w:bottom w:val="single" w:sz="4" w:space="0" w:color="auto"/>
              <w:right w:val="single" w:sz="4" w:space="0" w:color="auto"/>
            </w:tcBorders>
            <w:vAlign w:val="bottom"/>
          </w:tcPr>
          <w:p w14:paraId="4C991654"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60%</w:t>
            </w:r>
          </w:p>
        </w:tc>
        <w:tc>
          <w:tcPr>
            <w:tcW w:w="895" w:type="dxa"/>
            <w:tcBorders>
              <w:top w:val="nil"/>
              <w:left w:val="single" w:sz="4" w:space="0" w:color="auto"/>
              <w:bottom w:val="single" w:sz="4" w:space="0" w:color="auto"/>
              <w:right w:val="single" w:sz="4" w:space="0" w:color="auto"/>
            </w:tcBorders>
            <w:vAlign w:val="bottom"/>
          </w:tcPr>
          <w:p w14:paraId="27FA79AC"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67.5%</w:t>
            </w:r>
          </w:p>
        </w:tc>
        <w:tc>
          <w:tcPr>
            <w:tcW w:w="929" w:type="dxa"/>
            <w:tcBorders>
              <w:top w:val="nil"/>
              <w:left w:val="single" w:sz="4" w:space="0" w:color="auto"/>
              <w:bottom w:val="single" w:sz="4" w:space="0" w:color="auto"/>
              <w:right w:val="single" w:sz="4" w:space="0" w:color="auto"/>
            </w:tcBorders>
            <w:vAlign w:val="bottom"/>
          </w:tcPr>
          <w:p w14:paraId="4F1A7734"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95%</w:t>
            </w:r>
          </w:p>
        </w:tc>
        <w:tc>
          <w:tcPr>
            <w:tcW w:w="781" w:type="dxa"/>
            <w:tcBorders>
              <w:top w:val="nil"/>
              <w:left w:val="single" w:sz="4" w:space="0" w:color="auto"/>
              <w:bottom w:val="single" w:sz="4" w:space="0" w:color="auto"/>
              <w:right w:val="single" w:sz="4" w:space="0" w:color="auto"/>
            </w:tcBorders>
            <w:vAlign w:val="bottom"/>
          </w:tcPr>
          <w:p w14:paraId="455BD6D0"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100%</w:t>
            </w:r>
          </w:p>
        </w:tc>
        <w:tc>
          <w:tcPr>
            <w:tcW w:w="728" w:type="dxa"/>
            <w:tcBorders>
              <w:top w:val="nil"/>
              <w:left w:val="single" w:sz="4" w:space="0" w:color="auto"/>
              <w:bottom w:val="single" w:sz="4" w:space="0" w:color="auto"/>
              <w:right w:val="single" w:sz="4" w:space="0" w:color="auto"/>
            </w:tcBorders>
            <w:vAlign w:val="bottom"/>
          </w:tcPr>
          <w:p w14:paraId="6F4CC9FE"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75%</w:t>
            </w:r>
          </w:p>
        </w:tc>
        <w:tc>
          <w:tcPr>
            <w:tcW w:w="845" w:type="dxa"/>
            <w:tcBorders>
              <w:top w:val="nil"/>
              <w:left w:val="single" w:sz="4" w:space="0" w:color="auto"/>
              <w:bottom w:val="single" w:sz="4" w:space="0" w:color="auto"/>
              <w:right w:val="single" w:sz="4" w:space="0" w:color="auto"/>
            </w:tcBorders>
            <w:vAlign w:val="bottom"/>
          </w:tcPr>
          <w:p w14:paraId="6FEE0CB5"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76%</w:t>
            </w:r>
          </w:p>
        </w:tc>
        <w:tc>
          <w:tcPr>
            <w:tcW w:w="728" w:type="dxa"/>
            <w:tcBorders>
              <w:top w:val="nil"/>
              <w:left w:val="single" w:sz="4" w:space="0" w:color="auto"/>
              <w:bottom w:val="single" w:sz="4" w:space="0" w:color="auto"/>
              <w:right w:val="single" w:sz="4" w:space="0" w:color="auto"/>
            </w:tcBorders>
            <w:vAlign w:val="bottom"/>
          </w:tcPr>
          <w:p w14:paraId="1A6A6A47"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r w:rsidRPr="00E56613">
              <w:rPr>
                <w:rFonts w:ascii="David" w:eastAsia="Times New Roman" w:hAnsi="David" w:cs="David"/>
                <w:sz w:val="20"/>
                <w:szCs w:val="20"/>
              </w:rPr>
              <w:t> </w:t>
            </w:r>
          </w:p>
        </w:tc>
        <w:tc>
          <w:tcPr>
            <w:tcW w:w="736" w:type="dxa"/>
            <w:tcBorders>
              <w:top w:val="nil"/>
              <w:left w:val="single" w:sz="4" w:space="0" w:color="auto"/>
              <w:bottom w:val="single" w:sz="4" w:space="0" w:color="auto"/>
              <w:right w:val="single" w:sz="4" w:space="0" w:color="auto"/>
            </w:tcBorders>
            <w:vAlign w:val="bottom"/>
          </w:tcPr>
          <w:p w14:paraId="7F7BD645"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r w:rsidRPr="00E56613">
              <w:rPr>
                <w:rFonts w:ascii="David" w:eastAsia="Times New Roman" w:hAnsi="David" w:cs="David"/>
                <w:sz w:val="20"/>
                <w:szCs w:val="20"/>
              </w:rPr>
              <w:t> </w:t>
            </w:r>
          </w:p>
        </w:tc>
      </w:tr>
      <w:tr w:rsidR="00E56613" w:rsidRPr="00E56613" w14:paraId="5E590843" w14:textId="77777777" w:rsidTr="00E56613">
        <w:trPr>
          <w:trHeight w:val="255"/>
        </w:trPr>
        <w:tc>
          <w:tcPr>
            <w:tcW w:w="0" w:type="auto"/>
            <w:vMerge/>
            <w:tcBorders>
              <w:top w:val="nil"/>
              <w:left w:val="single" w:sz="8" w:space="0" w:color="auto"/>
              <w:bottom w:val="nil"/>
              <w:right w:val="nil"/>
            </w:tcBorders>
            <w:vAlign w:val="center"/>
          </w:tcPr>
          <w:p w14:paraId="15F48993"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p>
        </w:tc>
        <w:tc>
          <w:tcPr>
            <w:tcW w:w="590" w:type="dxa"/>
            <w:tcBorders>
              <w:top w:val="nil"/>
              <w:left w:val="single" w:sz="4" w:space="0" w:color="auto"/>
              <w:bottom w:val="single" w:sz="4" w:space="0" w:color="auto"/>
              <w:right w:val="single" w:sz="4" w:space="0" w:color="auto"/>
            </w:tcBorders>
            <w:shd w:val="clear" w:color="auto" w:fill="CCFFCC"/>
            <w:vAlign w:val="bottom"/>
          </w:tcPr>
          <w:p w14:paraId="614E9994" w14:textId="77777777" w:rsidR="00E56613" w:rsidRPr="00E56613" w:rsidRDefault="00E56613" w:rsidP="00E56613">
            <w:pPr>
              <w:spacing w:before="0" w:beforeAutospacing="0" w:after="0" w:afterAutospacing="0" w:line="240" w:lineRule="auto"/>
              <w:rPr>
                <w:rFonts w:ascii="David" w:eastAsia="Times New Roman" w:hAnsi="David" w:cs="David"/>
                <w:sz w:val="20"/>
                <w:szCs w:val="20"/>
              </w:rPr>
            </w:pPr>
            <w:r w:rsidRPr="00E56613">
              <w:rPr>
                <w:rFonts w:ascii="David" w:eastAsia="Times New Roman" w:hAnsi="David" w:cs="David"/>
                <w:sz w:val="20"/>
                <w:szCs w:val="20"/>
                <w:rtl/>
              </w:rPr>
              <w:t>דירה 22</w:t>
            </w:r>
          </w:p>
        </w:tc>
        <w:tc>
          <w:tcPr>
            <w:tcW w:w="779" w:type="dxa"/>
            <w:tcBorders>
              <w:top w:val="nil"/>
              <w:left w:val="single" w:sz="4" w:space="0" w:color="auto"/>
              <w:bottom w:val="single" w:sz="4" w:space="0" w:color="auto"/>
              <w:right w:val="single" w:sz="4" w:space="0" w:color="auto"/>
            </w:tcBorders>
            <w:vAlign w:val="bottom"/>
          </w:tcPr>
          <w:p w14:paraId="1F66A00E"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100%</w:t>
            </w:r>
          </w:p>
        </w:tc>
        <w:tc>
          <w:tcPr>
            <w:tcW w:w="840" w:type="dxa"/>
            <w:tcBorders>
              <w:top w:val="nil"/>
              <w:left w:val="single" w:sz="4" w:space="0" w:color="auto"/>
              <w:bottom w:val="single" w:sz="4" w:space="0" w:color="auto"/>
              <w:right w:val="single" w:sz="4" w:space="0" w:color="auto"/>
            </w:tcBorders>
            <w:vAlign w:val="bottom"/>
          </w:tcPr>
          <w:p w14:paraId="3F16F208"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100%</w:t>
            </w:r>
          </w:p>
        </w:tc>
        <w:tc>
          <w:tcPr>
            <w:tcW w:w="840" w:type="dxa"/>
            <w:tcBorders>
              <w:top w:val="nil"/>
              <w:left w:val="single" w:sz="4" w:space="0" w:color="auto"/>
              <w:bottom w:val="single" w:sz="4" w:space="0" w:color="auto"/>
              <w:right w:val="single" w:sz="4" w:space="0" w:color="auto"/>
            </w:tcBorders>
            <w:vAlign w:val="bottom"/>
          </w:tcPr>
          <w:p w14:paraId="6E4FF88B"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100%</w:t>
            </w:r>
          </w:p>
        </w:tc>
        <w:tc>
          <w:tcPr>
            <w:tcW w:w="890" w:type="dxa"/>
            <w:tcBorders>
              <w:top w:val="nil"/>
              <w:left w:val="single" w:sz="4" w:space="0" w:color="auto"/>
              <w:bottom w:val="single" w:sz="4" w:space="0" w:color="auto"/>
              <w:right w:val="single" w:sz="4" w:space="0" w:color="auto"/>
            </w:tcBorders>
            <w:vAlign w:val="bottom"/>
          </w:tcPr>
          <w:p w14:paraId="0CFECBF5"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100%</w:t>
            </w:r>
          </w:p>
        </w:tc>
        <w:tc>
          <w:tcPr>
            <w:tcW w:w="857" w:type="dxa"/>
            <w:tcBorders>
              <w:top w:val="nil"/>
              <w:left w:val="single" w:sz="4" w:space="0" w:color="auto"/>
              <w:bottom w:val="single" w:sz="4" w:space="0" w:color="auto"/>
              <w:right w:val="single" w:sz="4" w:space="0" w:color="auto"/>
            </w:tcBorders>
            <w:vAlign w:val="bottom"/>
          </w:tcPr>
          <w:p w14:paraId="25E3395E"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100%</w:t>
            </w:r>
          </w:p>
        </w:tc>
        <w:tc>
          <w:tcPr>
            <w:tcW w:w="728" w:type="dxa"/>
            <w:tcBorders>
              <w:top w:val="nil"/>
              <w:left w:val="single" w:sz="4" w:space="0" w:color="auto"/>
              <w:bottom w:val="single" w:sz="4" w:space="0" w:color="auto"/>
              <w:right w:val="single" w:sz="4" w:space="0" w:color="auto"/>
            </w:tcBorders>
            <w:vAlign w:val="bottom"/>
          </w:tcPr>
          <w:p w14:paraId="191C89F1"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100%</w:t>
            </w:r>
          </w:p>
        </w:tc>
        <w:tc>
          <w:tcPr>
            <w:tcW w:w="728" w:type="dxa"/>
            <w:tcBorders>
              <w:top w:val="nil"/>
              <w:left w:val="single" w:sz="4" w:space="0" w:color="auto"/>
              <w:bottom w:val="single" w:sz="4" w:space="0" w:color="auto"/>
              <w:right w:val="single" w:sz="4" w:space="0" w:color="auto"/>
            </w:tcBorders>
            <w:vAlign w:val="bottom"/>
          </w:tcPr>
          <w:p w14:paraId="76E49E44"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100%</w:t>
            </w:r>
          </w:p>
        </w:tc>
        <w:tc>
          <w:tcPr>
            <w:tcW w:w="857" w:type="dxa"/>
            <w:tcBorders>
              <w:top w:val="nil"/>
              <w:left w:val="single" w:sz="4" w:space="0" w:color="auto"/>
              <w:bottom w:val="single" w:sz="4" w:space="0" w:color="auto"/>
              <w:right w:val="single" w:sz="4" w:space="0" w:color="auto"/>
            </w:tcBorders>
            <w:vAlign w:val="bottom"/>
          </w:tcPr>
          <w:p w14:paraId="3B988DFD"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90%</w:t>
            </w:r>
          </w:p>
        </w:tc>
        <w:tc>
          <w:tcPr>
            <w:tcW w:w="768" w:type="dxa"/>
            <w:tcBorders>
              <w:top w:val="nil"/>
              <w:left w:val="single" w:sz="4" w:space="0" w:color="auto"/>
              <w:bottom w:val="single" w:sz="4" w:space="0" w:color="auto"/>
              <w:right w:val="single" w:sz="4" w:space="0" w:color="auto"/>
            </w:tcBorders>
            <w:vAlign w:val="bottom"/>
          </w:tcPr>
          <w:p w14:paraId="668C0357"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50%</w:t>
            </w:r>
          </w:p>
        </w:tc>
        <w:tc>
          <w:tcPr>
            <w:tcW w:w="768" w:type="dxa"/>
            <w:tcBorders>
              <w:top w:val="nil"/>
              <w:left w:val="single" w:sz="4" w:space="0" w:color="auto"/>
              <w:bottom w:val="single" w:sz="4" w:space="0" w:color="auto"/>
              <w:right w:val="single" w:sz="4" w:space="0" w:color="auto"/>
            </w:tcBorders>
            <w:vAlign w:val="bottom"/>
          </w:tcPr>
          <w:p w14:paraId="2469180B"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60%</w:t>
            </w:r>
          </w:p>
        </w:tc>
        <w:tc>
          <w:tcPr>
            <w:tcW w:w="895" w:type="dxa"/>
            <w:tcBorders>
              <w:top w:val="nil"/>
              <w:left w:val="single" w:sz="4" w:space="0" w:color="auto"/>
              <w:bottom w:val="single" w:sz="4" w:space="0" w:color="auto"/>
              <w:right w:val="single" w:sz="4" w:space="0" w:color="auto"/>
            </w:tcBorders>
            <w:vAlign w:val="bottom"/>
          </w:tcPr>
          <w:p w14:paraId="6ECC2600"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67.5%</w:t>
            </w:r>
          </w:p>
        </w:tc>
        <w:tc>
          <w:tcPr>
            <w:tcW w:w="929" w:type="dxa"/>
            <w:tcBorders>
              <w:top w:val="nil"/>
              <w:left w:val="single" w:sz="4" w:space="0" w:color="auto"/>
              <w:bottom w:val="single" w:sz="4" w:space="0" w:color="auto"/>
              <w:right w:val="single" w:sz="4" w:space="0" w:color="auto"/>
            </w:tcBorders>
            <w:vAlign w:val="bottom"/>
          </w:tcPr>
          <w:p w14:paraId="28DABD32"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95%</w:t>
            </w:r>
          </w:p>
        </w:tc>
        <w:tc>
          <w:tcPr>
            <w:tcW w:w="781" w:type="dxa"/>
            <w:tcBorders>
              <w:top w:val="nil"/>
              <w:left w:val="single" w:sz="4" w:space="0" w:color="auto"/>
              <w:bottom w:val="single" w:sz="4" w:space="0" w:color="auto"/>
              <w:right w:val="single" w:sz="4" w:space="0" w:color="auto"/>
            </w:tcBorders>
            <w:vAlign w:val="bottom"/>
          </w:tcPr>
          <w:p w14:paraId="6A98EFEB"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100%</w:t>
            </w:r>
          </w:p>
        </w:tc>
        <w:tc>
          <w:tcPr>
            <w:tcW w:w="728" w:type="dxa"/>
            <w:tcBorders>
              <w:top w:val="nil"/>
              <w:left w:val="single" w:sz="4" w:space="0" w:color="auto"/>
              <w:bottom w:val="single" w:sz="4" w:space="0" w:color="auto"/>
              <w:right w:val="single" w:sz="4" w:space="0" w:color="auto"/>
            </w:tcBorders>
            <w:vAlign w:val="bottom"/>
          </w:tcPr>
          <w:p w14:paraId="0838F286"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75%</w:t>
            </w:r>
          </w:p>
        </w:tc>
        <w:tc>
          <w:tcPr>
            <w:tcW w:w="845" w:type="dxa"/>
            <w:tcBorders>
              <w:top w:val="nil"/>
              <w:left w:val="single" w:sz="4" w:space="0" w:color="auto"/>
              <w:bottom w:val="single" w:sz="4" w:space="0" w:color="auto"/>
              <w:right w:val="single" w:sz="4" w:space="0" w:color="auto"/>
            </w:tcBorders>
            <w:vAlign w:val="bottom"/>
          </w:tcPr>
          <w:p w14:paraId="0BBCC497"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r w:rsidRPr="00E56613">
              <w:rPr>
                <w:rFonts w:ascii="David" w:eastAsia="Times New Roman" w:hAnsi="David" w:cs="David"/>
                <w:sz w:val="20"/>
                <w:szCs w:val="20"/>
              </w:rPr>
              <w:t> </w:t>
            </w:r>
          </w:p>
        </w:tc>
        <w:tc>
          <w:tcPr>
            <w:tcW w:w="728" w:type="dxa"/>
            <w:tcBorders>
              <w:top w:val="nil"/>
              <w:left w:val="single" w:sz="4" w:space="0" w:color="auto"/>
              <w:bottom w:val="single" w:sz="4" w:space="0" w:color="auto"/>
              <w:right w:val="single" w:sz="4" w:space="0" w:color="auto"/>
            </w:tcBorders>
            <w:vAlign w:val="bottom"/>
          </w:tcPr>
          <w:p w14:paraId="63CE9A63"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r w:rsidRPr="00E56613">
              <w:rPr>
                <w:rFonts w:ascii="David" w:eastAsia="Times New Roman" w:hAnsi="David" w:cs="David"/>
                <w:sz w:val="20"/>
                <w:szCs w:val="20"/>
              </w:rPr>
              <w:t> </w:t>
            </w:r>
          </w:p>
        </w:tc>
        <w:tc>
          <w:tcPr>
            <w:tcW w:w="736" w:type="dxa"/>
            <w:tcBorders>
              <w:top w:val="nil"/>
              <w:left w:val="single" w:sz="4" w:space="0" w:color="auto"/>
              <w:bottom w:val="single" w:sz="4" w:space="0" w:color="auto"/>
              <w:right w:val="single" w:sz="4" w:space="0" w:color="auto"/>
            </w:tcBorders>
            <w:vAlign w:val="bottom"/>
          </w:tcPr>
          <w:p w14:paraId="0805B763"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r w:rsidRPr="00E56613">
              <w:rPr>
                <w:rFonts w:ascii="David" w:eastAsia="Times New Roman" w:hAnsi="David" w:cs="David"/>
                <w:sz w:val="20"/>
                <w:szCs w:val="20"/>
              </w:rPr>
              <w:t> </w:t>
            </w:r>
          </w:p>
        </w:tc>
      </w:tr>
      <w:tr w:rsidR="00E56613" w:rsidRPr="00E56613" w14:paraId="30C5A5B4" w14:textId="77777777" w:rsidTr="00E56613">
        <w:trPr>
          <w:trHeight w:val="255"/>
        </w:trPr>
        <w:tc>
          <w:tcPr>
            <w:tcW w:w="0" w:type="auto"/>
            <w:vMerge/>
            <w:tcBorders>
              <w:top w:val="nil"/>
              <w:left w:val="single" w:sz="8" w:space="0" w:color="auto"/>
              <w:bottom w:val="nil"/>
              <w:right w:val="nil"/>
            </w:tcBorders>
            <w:vAlign w:val="center"/>
          </w:tcPr>
          <w:p w14:paraId="189ECE21"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p>
        </w:tc>
        <w:tc>
          <w:tcPr>
            <w:tcW w:w="590" w:type="dxa"/>
            <w:tcBorders>
              <w:top w:val="nil"/>
              <w:left w:val="single" w:sz="4" w:space="0" w:color="auto"/>
              <w:bottom w:val="single" w:sz="4" w:space="0" w:color="auto"/>
              <w:right w:val="single" w:sz="4" w:space="0" w:color="auto"/>
            </w:tcBorders>
            <w:shd w:val="clear" w:color="auto" w:fill="CCFFCC"/>
            <w:vAlign w:val="bottom"/>
          </w:tcPr>
          <w:p w14:paraId="1F568F06" w14:textId="77777777" w:rsidR="00E56613" w:rsidRPr="00E56613" w:rsidRDefault="00E56613" w:rsidP="00E56613">
            <w:pPr>
              <w:spacing w:before="0" w:beforeAutospacing="0" w:after="0" w:afterAutospacing="0" w:line="240" w:lineRule="auto"/>
              <w:rPr>
                <w:rFonts w:ascii="David" w:eastAsia="Times New Roman" w:hAnsi="David" w:cs="David"/>
                <w:sz w:val="20"/>
                <w:szCs w:val="20"/>
              </w:rPr>
            </w:pPr>
            <w:r w:rsidRPr="00E56613">
              <w:rPr>
                <w:rFonts w:ascii="David" w:eastAsia="Times New Roman" w:hAnsi="David" w:cs="David"/>
                <w:sz w:val="20"/>
                <w:szCs w:val="20"/>
                <w:rtl/>
              </w:rPr>
              <w:t>דירה 23</w:t>
            </w:r>
          </w:p>
        </w:tc>
        <w:tc>
          <w:tcPr>
            <w:tcW w:w="779" w:type="dxa"/>
            <w:tcBorders>
              <w:top w:val="nil"/>
              <w:left w:val="single" w:sz="4" w:space="0" w:color="auto"/>
              <w:bottom w:val="single" w:sz="4" w:space="0" w:color="auto"/>
              <w:right w:val="single" w:sz="4" w:space="0" w:color="auto"/>
            </w:tcBorders>
            <w:vAlign w:val="bottom"/>
          </w:tcPr>
          <w:p w14:paraId="56B99426"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100%</w:t>
            </w:r>
          </w:p>
        </w:tc>
        <w:tc>
          <w:tcPr>
            <w:tcW w:w="840" w:type="dxa"/>
            <w:tcBorders>
              <w:top w:val="nil"/>
              <w:left w:val="single" w:sz="4" w:space="0" w:color="auto"/>
              <w:bottom w:val="single" w:sz="4" w:space="0" w:color="auto"/>
              <w:right w:val="single" w:sz="4" w:space="0" w:color="auto"/>
            </w:tcBorders>
            <w:vAlign w:val="bottom"/>
          </w:tcPr>
          <w:p w14:paraId="28754DC6"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100%</w:t>
            </w:r>
          </w:p>
        </w:tc>
        <w:tc>
          <w:tcPr>
            <w:tcW w:w="840" w:type="dxa"/>
            <w:tcBorders>
              <w:top w:val="nil"/>
              <w:left w:val="single" w:sz="4" w:space="0" w:color="auto"/>
              <w:bottom w:val="single" w:sz="4" w:space="0" w:color="auto"/>
              <w:right w:val="single" w:sz="4" w:space="0" w:color="auto"/>
            </w:tcBorders>
            <w:vAlign w:val="bottom"/>
          </w:tcPr>
          <w:p w14:paraId="373561D9"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100%</w:t>
            </w:r>
          </w:p>
        </w:tc>
        <w:tc>
          <w:tcPr>
            <w:tcW w:w="890" w:type="dxa"/>
            <w:tcBorders>
              <w:top w:val="nil"/>
              <w:left w:val="single" w:sz="4" w:space="0" w:color="auto"/>
              <w:bottom w:val="single" w:sz="4" w:space="0" w:color="auto"/>
              <w:right w:val="single" w:sz="4" w:space="0" w:color="auto"/>
            </w:tcBorders>
            <w:vAlign w:val="bottom"/>
          </w:tcPr>
          <w:p w14:paraId="15F78F29"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100%</w:t>
            </w:r>
          </w:p>
        </w:tc>
        <w:tc>
          <w:tcPr>
            <w:tcW w:w="857" w:type="dxa"/>
            <w:tcBorders>
              <w:top w:val="nil"/>
              <w:left w:val="single" w:sz="4" w:space="0" w:color="auto"/>
              <w:bottom w:val="single" w:sz="4" w:space="0" w:color="auto"/>
              <w:right w:val="single" w:sz="4" w:space="0" w:color="auto"/>
            </w:tcBorders>
            <w:vAlign w:val="bottom"/>
          </w:tcPr>
          <w:p w14:paraId="553BDCC1"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100%</w:t>
            </w:r>
          </w:p>
        </w:tc>
        <w:tc>
          <w:tcPr>
            <w:tcW w:w="728" w:type="dxa"/>
            <w:tcBorders>
              <w:top w:val="nil"/>
              <w:left w:val="single" w:sz="4" w:space="0" w:color="auto"/>
              <w:bottom w:val="single" w:sz="4" w:space="0" w:color="auto"/>
              <w:right w:val="single" w:sz="4" w:space="0" w:color="auto"/>
            </w:tcBorders>
            <w:vAlign w:val="bottom"/>
          </w:tcPr>
          <w:p w14:paraId="7490AF2D"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100%</w:t>
            </w:r>
          </w:p>
        </w:tc>
        <w:tc>
          <w:tcPr>
            <w:tcW w:w="728" w:type="dxa"/>
            <w:tcBorders>
              <w:top w:val="nil"/>
              <w:left w:val="single" w:sz="4" w:space="0" w:color="auto"/>
              <w:bottom w:val="single" w:sz="4" w:space="0" w:color="auto"/>
              <w:right w:val="single" w:sz="4" w:space="0" w:color="auto"/>
            </w:tcBorders>
            <w:vAlign w:val="bottom"/>
          </w:tcPr>
          <w:p w14:paraId="6D9D5418"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100%</w:t>
            </w:r>
          </w:p>
        </w:tc>
        <w:tc>
          <w:tcPr>
            <w:tcW w:w="857" w:type="dxa"/>
            <w:tcBorders>
              <w:top w:val="nil"/>
              <w:left w:val="single" w:sz="4" w:space="0" w:color="auto"/>
              <w:bottom w:val="single" w:sz="4" w:space="0" w:color="auto"/>
              <w:right w:val="single" w:sz="4" w:space="0" w:color="auto"/>
            </w:tcBorders>
            <w:vAlign w:val="bottom"/>
          </w:tcPr>
          <w:p w14:paraId="47B01B92"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90%</w:t>
            </w:r>
          </w:p>
        </w:tc>
        <w:tc>
          <w:tcPr>
            <w:tcW w:w="768" w:type="dxa"/>
            <w:tcBorders>
              <w:top w:val="nil"/>
              <w:left w:val="single" w:sz="4" w:space="0" w:color="auto"/>
              <w:bottom w:val="single" w:sz="4" w:space="0" w:color="auto"/>
              <w:right w:val="single" w:sz="4" w:space="0" w:color="auto"/>
            </w:tcBorders>
            <w:vAlign w:val="bottom"/>
          </w:tcPr>
          <w:p w14:paraId="4A1E9DCF"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50%</w:t>
            </w:r>
          </w:p>
        </w:tc>
        <w:tc>
          <w:tcPr>
            <w:tcW w:w="768" w:type="dxa"/>
            <w:tcBorders>
              <w:top w:val="nil"/>
              <w:left w:val="single" w:sz="4" w:space="0" w:color="auto"/>
              <w:bottom w:val="single" w:sz="4" w:space="0" w:color="auto"/>
              <w:right w:val="single" w:sz="4" w:space="0" w:color="auto"/>
            </w:tcBorders>
            <w:vAlign w:val="bottom"/>
          </w:tcPr>
          <w:p w14:paraId="1398EC03"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60%</w:t>
            </w:r>
          </w:p>
        </w:tc>
        <w:tc>
          <w:tcPr>
            <w:tcW w:w="895" w:type="dxa"/>
            <w:tcBorders>
              <w:top w:val="nil"/>
              <w:left w:val="single" w:sz="4" w:space="0" w:color="auto"/>
              <w:bottom w:val="single" w:sz="4" w:space="0" w:color="auto"/>
              <w:right w:val="single" w:sz="4" w:space="0" w:color="auto"/>
            </w:tcBorders>
            <w:vAlign w:val="bottom"/>
          </w:tcPr>
          <w:p w14:paraId="6CA2F273"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67.5%</w:t>
            </w:r>
          </w:p>
        </w:tc>
        <w:tc>
          <w:tcPr>
            <w:tcW w:w="929" w:type="dxa"/>
            <w:tcBorders>
              <w:top w:val="nil"/>
              <w:left w:val="single" w:sz="4" w:space="0" w:color="auto"/>
              <w:bottom w:val="single" w:sz="4" w:space="0" w:color="auto"/>
              <w:right w:val="single" w:sz="4" w:space="0" w:color="auto"/>
            </w:tcBorders>
            <w:vAlign w:val="bottom"/>
          </w:tcPr>
          <w:p w14:paraId="423C0AEE"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95%</w:t>
            </w:r>
          </w:p>
        </w:tc>
        <w:tc>
          <w:tcPr>
            <w:tcW w:w="781" w:type="dxa"/>
            <w:tcBorders>
              <w:top w:val="nil"/>
              <w:left w:val="single" w:sz="4" w:space="0" w:color="auto"/>
              <w:bottom w:val="single" w:sz="4" w:space="0" w:color="auto"/>
              <w:right w:val="single" w:sz="4" w:space="0" w:color="auto"/>
            </w:tcBorders>
            <w:vAlign w:val="bottom"/>
          </w:tcPr>
          <w:p w14:paraId="147C2EB2"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100%</w:t>
            </w:r>
          </w:p>
        </w:tc>
        <w:tc>
          <w:tcPr>
            <w:tcW w:w="728" w:type="dxa"/>
            <w:tcBorders>
              <w:top w:val="nil"/>
              <w:left w:val="single" w:sz="4" w:space="0" w:color="auto"/>
              <w:bottom w:val="single" w:sz="4" w:space="0" w:color="auto"/>
              <w:right w:val="single" w:sz="4" w:space="0" w:color="auto"/>
            </w:tcBorders>
            <w:vAlign w:val="bottom"/>
          </w:tcPr>
          <w:p w14:paraId="7B181B28"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75%</w:t>
            </w:r>
          </w:p>
        </w:tc>
        <w:tc>
          <w:tcPr>
            <w:tcW w:w="845" w:type="dxa"/>
            <w:tcBorders>
              <w:top w:val="nil"/>
              <w:left w:val="single" w:sz="4" w:space="0" w:color="auto"/>
              <w:bottom w:val="single" w:sz="4" w:space="0" w:color="auto"/>
              <w:right w:val="single" w:sz="4" w:space="0" w:color="auto"/>
            </w:tcBorders>
            <w:vAlign w:val="bottom"/>
          </w:tcPr>
          <w:p w14:paraId="66D6CC15"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76%</w:t>
            </w:r>
          </w:p>
        </w:tc>
        <w:tc>
          <w:tcPr>
            <w:tcW w:w="728" w:type="dxa"/>
            <w:tcBorders>
              <w:top w:val="nil"/>
              <w:left w:val="single" w:sz="4" w:space="0" w:color="auto"/>
              <w:bottom w:val="single" w:sz="4" w:space="0" w:color="auto"/>
              <w:right w:val="single" w:sz="4" w:space="0" w:color="auto"/>
            </w:tcBorders>
            <w:vAlign w:val="bottom"/>
          </w:tcPr>
          <w:p w14:paraId="596039E3"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r w:rsidRPr="00E56613">
              <w:rPr>
                <w:rFonts w:ascii="David" w:eastAsia="Times New Roman" w:hAnsi="David" w:cs="David"/>
                <w:sz w:val="20"/>
                <w:szCs w:val="20"/>
              </w:rPr>
              <w:t> </w:t>
            </w:r>
          </w:p>
        </w:tc>
        <w:tc>
          <w:tcPr>
            <w:tcW w:w="736" w:type="dxa"/>
            <w:tcBorders>
              <w:top w:val="nil"/>
              <w:left w:val="single" w:sz="4" w:space="0" w:color="auto"/>
              <w:bottom w:val="single" w:sz="4" w:space="0" w:color="auto"/>
              <w:right w:val="single" w:sz="4" w:space="0" w:color="auto"/>
            </w:tcBorders>
            <w:vAlign w:val="bottom"/>
          </w:tcPr>
          <w:p w14:paraId="5B99A7C2"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r w:rsidRPr="00E56613">
              <w:rPr>
                <w:rFonts w:ascii="David" w:eastAsia="Times New Roman" w:hAnsi="David" w:cs="David"/>
                <w:sz w:val="20"/>
                <w:szCs w:val="20"/>
              </w:rPr>
              <w:t> </w:t>
            </w:r>
          </w:p>
        </w:tc>
      </w:tr>
      <w:tr w:rsidR="00E56613" w:rsidRPr="00E56613" w14:paraId="09404DB3" w14:textId="77777777" w:rsidTr="00E56613">
        <w:trPr>
          <w:trHeight w:val="255"/>
        </w:trPr>
        <w:tc>
          <w:tcPr>
            <w:tcW w:w="0" w:type="auto"/>
            <w:vMerge/>
            <w:tcBorders>
              <w:top w:val="nil"/>
              <w:left w:val="single" w:sz="8" w:space="0" w:color="auto"/>
              <w:bottom w:val="nil"/>
              <w:right w:val="nil"/>
            </w:tcBorders>
            <w:vAlign w:val="center"/>
          </w:tcPr>
          <w:p w14:paraId="2972B745"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p>
        </w:tc>
        <w:tc>
          <w:tcPr>
            <w:tcW w:w="590" w:type="dxa"/>
            <w:tcBorders>
              <w:top w:val="nil"/>
              <w:left w:val="single" w:sz="4" w:space="0" w:color="auto"/>
              <w:bottom w:val="single" w:sz="4" w:space="0" w:color="auto"/>
              <w:right w:val="single" w:sz="4" w:space="0" w:color="auto"/>
            </w:tcBorders>
            <w:shd w:val="clear" w:color="auto" w:fill="CCFFCC"/>
            <w:vAlign w:val="bottom"/>
          </w:tcPr>
          <w:p w14:paraId="30ED937B" w14:textId="77777777" w:rsidR="00E56613" w:rsidRPr="00E56613" w:rsidRDefault="00E56613" w:rsidP="00E56613">
            <w:pPr>
              <w:spacing w:before="0" w:beforeAutospacing="0" w:after="0" w:afterAutospacing="0" w:line="240" w:lineRule="auto"/>
              <w:rPr>
                <w:rFonts w:ascii="David" w:eastAsia="Times New Roman" w:hAnsi="David" w:cs="David"/>
                <w:sz w:val="20"/>
                <w:szCs w:val="20"/>
              </w:rPr>
            </w:pPr>
            <w:r w:rsidRPr="00E56613">
              <w:rPr>
                <w:rFonts w:ascii="David" w:eastAsia="Times New Roman" w:hAnsi="David" w:cs="David"/>
                <w:sz w:val="20"/>
                <w:szCs w:val="20"/>
                <w:rtl/>
              </w:rPr>
              <w:t>דירה 24</w:t>
            </w:r>
          </w:p>
        </w:tc>
        <w:tc>
          <w:tcPr>
            <w:tcW w:w="779" w:type="dxa"/>
            <w:tcBorders>
              <w:top w:val="nil"/>
              <w:left w:val="single" w:sz="4" w:space="0" w:color="auto"/>
              <w:bottom w:val="single" w:sz="4" w:space="0" w:color="auto"/>
              <w:right w:val="single" w:sz="4" w:space="0" w:color="auto"/>
            </w:tcBorders>
            <w:vAlign w:val="bottom"/>
          </w:tcPr>
          <w:p w14:paraId="253F9F1E"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100%</w:t>
            </w:r>
          </w:p>
        </w:tc>
        <w:tc>
          <w:tcPr>
            <w:tcW w:w="840" w:type="dxa"/>
            <w:tcBorders>
              <w:top w:val="nil"/>
              <w:left w:val="single" w:sz="4" w:space="0" w:color="auto"/>
              <w:bottom w:val="single" w:sz="4" w:space="0" w:color="auto"/>
              <w:right w:val="single" w:sz="4" w:space="0" w:color="auto"/>
            </w:tcBorders>
            <w:vAlign w:val="bottom"/>
          </w:tcPr>
          <w:p w14:paraId="14C7F5AD"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100%</w:t>
            </w:r>
          </w:p>
        </w:tc>
        <w:tc>
          <w:tcPr>
            <w:tcW w:w="840" w:type="dxa"/>
            <w:tcBorders>
              <w:top w:val="nil"/>
              <w:left w:val="single" w:sz="4" w:space="0" w:color="auto"/>
              <w:bottom w:val="single" w:sz="4" w:space="0" w:color="auto"/>
              <w:right w:val="single" w:sz="4" w:space="0" w:color="auto"/>
            </w:tcBorders>
            <w:vAlign w:val="bottom"/>
          </w:tcPr>
          <w:p w14:paraId="5628B507"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100%</w:t>
            </w:r>
          </w:p>
        </w:tc>
        <w:tc>
          <w:tcPr>
            <w:tcW w:w="890" w:type="dxa"/>
            <w:tcBorders>
              <w:top w:val="nil"/>
              <w:left w:val="single" w:sz="4" w:space="0" w:color="auto"/>
              <w:bottom w:val="single" w:sz="4" w:space="0" w:color="auto"/>
              <w:right w:val="single" w:sz="4" w:space="0" w:color="auto"/>
            </w:tcBorders>
            <w:vAlign w:val="bottom"/>
          </w:tcPr>
          <w:p w14:paraId="72B5BCCF"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100%</w:t>
            </w:r>
          </w:p>
        </w:tc>
        <w:tc>
          <w:tcPr>
            <w:tcW w:w="857" w:type="dxa"/>
            <w:tcBorders>
              <w:top w:val="nil"/>
              <w:left w:val="single" w:sz="4" w:space="0" w:color="auto"/>
              <w:bottom w:val="single" w:sz="4" w:space="0" w:color="auto"/>
              <w:right w:val="single" w:sz="4" w:space="0" w:color="auto"/>
            </w:tcBorders>
            <w:vAlign w:val="bottom"/>
          </w:tcPr>
          <w:p w14:paraId="41194749"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100%</w:t>
            </w:r>
          </w:p>
        </w:tc>
        <w:tc>
          <w:tcPr>
            <w:tcW w:w="728" w:type="dxa"/>
            <w:tcBorders>
              <w:top w:val="nil"/>
              <w:left w:val="single" w:sz="4" w:space="0" w:color="auto"/>
              <w:bottom w:val="single" w:sz="4" w:space="0" w:color="auto"/>
              <w:right w:val="single" w:sz="4" w:space="0" w:color="auto"/>
            </w:tcBorders>
            <w:vAlign w:val="bottom"/>
          </w:tcPr>
          <w:p w14:paraId="01D09F8E"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100%</w:t>
            </w:r>
          </w:p>
        </w:tc>
        <w:tc>
          <w:tcPr>
            <w:tcW w:w="728" w:type="dxa"/>
            <w:tcBorders>
              <w:top w:val="nil"/>
              <w:left w:val="single" w:sz="4" w:space="0" w:color="auto"/>
              <w:bottom w:val="single" w:sz="4" w:space="0" w:color="auto"/>
              <w:right w:val="single" w:sz="4" w:space="0" w:color="auto"/>
            </w:tcBorders>
            <w:vAlign w:val="bottom"/>
          </w:tcPr>
          <w:p w14:paraId="3B85AA82"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100%</w:t>
            </w:r>
          </w:p>
        </w:tc>
        <w:tc>
          <w:tcPr>
            <w:tcW w:w="857" w:type="dxa"/>
            <w:tcBorders>
              <w:top w:val="nil"/>
              <w:left w:val="single" w:sz="4" w:space="0" w:color="auto"/>
              <w:bottom w:val="single" w:sz="4" w:space="0" w:color="auto"/>
              <w:right w:val="single" w:sz="4" w:space="0" w:color="auto"/>
            </w:tcBorders>
            <w:vAlign w:val="bottom"/>
          </w:tcPr>
          <w:p w14:paraId="11EAFF3E"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90%</w:t>
            </w:r>
          </w:p>
        </w:tc>
        <w:tc>
          <w:tcPr>
            <w:tcW w:w="768" w:type="dxa"/>
            <w:tcBorders>
              <w:top w:val="nil"/>
              <w:left w:val="single" w:sz="4" w:space="0" w:color="auto"/>
              <w:bottom w:val="single" w:sz="4" w:space="0" w:color="auto"/>
              <w:right w:val="single" w:sz="4" w:space="0" w:color="auto"/>
            </w:tcBorders>
            <w:vAlign w:val="bottom"/>
          </w:tcPr>
          <w:p w14:paraId="7F4EB8F9"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50%</w:t>
            </w:r>
          </w:p>
        </w:tc>
        <w:tc>
          <w:tcPr>
            <w:tcW w:w="768" w:type="dxa"/>
            <w:tcBorders>
              <w:top w:val="nil"/>
              <w:left w:val="single" w:sz="4" w:space="0" w:color="auto"/>
              <w:bottom w:val="single" w:sz="4" w:space="0" w:color="auto"/>
              <w:right w:val="single" w:sz="4" w:space="0" w:color="auto"/>
            </w:tcBorders>
            <w:vAlign w:val="bottom"/>
          </w:tcPr>
          <w:p w14:paraId="0A1B254B"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60%</w:t>
            </w:r>
          </w:p>
        </w:tc>
        <w:tc>
          <w:tcPr>
            <w:tcW w:w="895" w:type="dxa"/>
            <w:tcBorders>
              <w:top w:val="nil"/>
              <w:left w:val="single" w:sz="4" w:space="0" w:color="auto"/>
              <w:bottom w:val="single" w:sz="4" w:space="0" w:color="auto"/>
              <w:right w:val="single" w:sz="4" w:space="0" w:color="auto"/>
            </w:tcBorders>
            <w:vAlign w:val="bottom"/>
          </w:tcPr>
          <w:p w14:paraId="4E725309"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67.5%</w:t>
            </w:r>
          </w:p>
        </w:tc>
        <w:tc>
          <w:tcPr>
            <w:tcW w:w="929" w:type="dxa"/>
            <w:tcBorders>
              <w:top w:val="nil"/>
              <w:left w:val="single" w:sz="4" w:space="0" w:color="auto"/>
              <w:bottom w:val="single" w:sz="4" w:space="0" w:color="auto"/>
              <w:right w:val="single" w:sz="4" w:space="0" w:color="auto"/>
            </w:tcBorders>
            <w:vAlign w:val="bottom"/>
          </w:tcPr>
          <w:p w14:paraId="12E8613B"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95%</w:t>
            </w:r>
          </w:p>
        </w:tc>
        <w:tc>
          <w:tcPr>
            <w:tcW w:w="781" w:type="dxa"/>
            <w:tcBorders>
              <w:top w:val="nil"/>
              <w:left w:val="single" w:sz="4" w:space="0" w:color="auto"/>
              <w:bottom w:val="single" w:sz="4" w:space="0" w:color="auto"/>
              <w:right w:val="single" w:sz="4" w:space="0" w:color="auto"/>
            </w:tcBorders>
            <w:vAlign w:val="bottom"/>
          </w:tcPr>
          <w:p w14:paraId="77E6C98E"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100%</w:t>
            </w:r>
          </w:p>
        </w:tc>
        <w:tc>
          <w:tcPr>
            <w:tcW w:w="728" w:type="dxa"/>
            <w:tcBorders>
              <w:top w:val="nil"/>
              <w:left w:val="single" w:sz="4" w:space="0" w:color="auto"/>
              <w:bottom w:val="single" w:sz="4" w:space="0" w:color="auto"/>
              <w:right w:val="single" w:sz="4" w:space="0" w:color="auto"/>
            </w:tcBorders>
            <w:vAlign w:val="bottom"/>
          </w:tcPr>
          <w:p w14:paraId="6BCF4478"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75%</w:t>
            </w:r>
          </w:p>
        </w:tc>
        <w:tc>
          <w:tcPr>
            <w:tcW w:w="845" w:type="dxa"/>
            <w:tcBorders>
              <w:top w:val="nil"/>
              <w:left w:val="single" w:sz="4" w:space="0" w:color="auto"/>
              <w:bottom w:val="single" w:sz="4" w:space="0" w:color="auto"/>
              <w:right w:val="single" w:sz="4" w:space="0" w:color="auto"/>
            </w:tcBorders>
            <w:vAlign w:val="bottom"/>
          </w:tcPr>
          <w:p w14:paraId="0982A16A"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r w:rsidRPr="00E56613">
              <w:rPr>
                <w:rFonts w:ascii="David" w:eastAsia="Times New Roman" w:hAnsi="David" w:cs="David"/>
                <w:sz w:val="20"/>
                <w:szCs w:val="20"/>
              </w:rPr>
              <w:t> </w:t>
            </w:r>
          </w:p>
        </w:tc>
        <w:tc>
          <w:tcPr>
            <w:tcW w:w="728" w:type="dxa"/>
            <w:tcBorders>
              <w:top w:val="nil"/>
              <w:left w:val="single" w:sz="4" w:space="0" w:color="auto"/>
              <w:bottom w:val="single" w:sz="4" w:space="0" w:color="auto"/>
              <w:right w:val="single" w:sz="4" w:space="0" w:color="auto"/>
            </w:tcBorders>
            <w:vAlign w:val="bottom"/>
          </w:tcPr>
          <w:p w14:paraId="73770FAF"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r w:rsidRPr="00E56613">
              <w:rPr>
                <w:rFonts w:ascii="David" w:eastAsia="Times New Roman" w:hAnsi="David" w:cs="David"/>
                <w:sz w:val="20"/>
                <w:szCs w:val="20"/>
              </w:rPr>
              <w:t> </w:t>
            </w:r>
          </w:p>
        </w:tc>
        <w:tc>
          <w:tcPr>
            <w:tcW w:w="736" w:type="dxa"/>
            <w:tcBorders>
              <w:top w:val="nil"/>
              <w:left w:val="single" w:sz="4" w:space="0" w:color="auto"/>
              <w:bottom w:val="single" w:sz="4" w:space="0" w:color="auto"/>
              <w:right w:val="single" w:sz="4" w:space="0" w:color="auto"/>
            </w:tcBorders>
            <w:vAlign w:val="bottom"/>
          </w:tcPr>
          <w:p w14:paraId="39A1A4E9"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r w:rsidRPr="00E56613">
              <w:rPr>
                <w:rFonts w:ascii="David" w:eastAsia="Times New Roman" w:hAnsi="David" w:cs="David"/>
                <w:sz w:val="20"/>
                <w:szCs w:val="20"/>
              </w:rPr>
              <w:t> </w:t>
            </w:r>
          </w:p>
        </w:tc>
      </w:tr>
      <w:tr w:rsidR="00E56613" w:rsidRPr="00E56613" w14:paraId="3E271E56" w14:textId="77777777" w:rsidTr="00E56613">
        <w:trPr>
          <w:trHeight w:val="270"/>
        </w:trPr>
        <w:tc>
          <w:tcPr>
            <w:tcW w:w="1304" w:type="dxa"/>
            <w:gridSpan w:val="2"/>
            <w:tcBorders>
              <w:top w:val="single" w:sz="4" w:space="0" w:color="auto"/>
              <w:left w:val="single" w:sz="8" w:space="0" w:color="auto"/>
              <w:bottom w:val="single" w:sz="8" w:space="0" w:color="auto"/>
              <w:right w:val="single" w:sz="4" w:space="0" w:color="000000"/>
            </w:tcBorders>
            <w:shd w:val="clear" w:color="auto" w:fill="CCFFCC"/>
            <w:vAlign w:val="center"/>
          </w:tcPr>
          <w:p w14:paraId="02F17158" w14:textId="77777777" w:rsidR="00E56613" w:rsidRPr="00E56613" w:rsidRDefault="00E56613" w:rsidP="00E56613">
            <w:pPr>
              <w:spacing w:before="0" w:beforeAutospacing="0" w:after="0" w:afterAutospacing="0" w:line="240" w:lineRule="auto"/>
              <w:rPr>
                <w:rFonts w:ascii="David" w:eastAsia="Times New Roman" w:hAnsi="David" w:cs="David"/>
                <w:sz w:val="20"/>
                <w:szCs w:val="20"/>
              </w:rPr>
            </w:pPr>
            <w:r w:rsidRPr="00E56613">
              <w:rPr>
                <w:rFonts w:ascii="David" w:eastAsia="Times New Roman" w:hAnsi="David" w:cs="David"/>
                <w:sz w:val="20"/>
                <w:szCs w:val="20"/>
                <w:rtl/>
              </w:rPr>
              <w:t>סה"כ לקומה 6</w:t>
            </w:r>
          </w:p>
        </w:tc>
        <w:tc>
          <w:tcPr>
            <w:tcW w:w="779" w:type="dxa"/>
            <w:tcBorders>
              <w:top w:val="nil"/>
              <w:left w:val="single" w:sz="4" w:space="0" w:color="auto"/>
              <w:bottom w:val="single" w:sz="8" w:space="0" w:color="auto"/>
              <w:right w:val="single" w:sz="4" w:space="0" w:color="auto"/>
            </w:tcBorders>
            <w:shd w:val="clear" w:color="auto" w:fill="CCFFCC"/>
            <w:vAlign w:val="bottom"/>
          </w:tcPr>
          <w:p w14:paraId="039601FB"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100%</w:t>
            </w:r>
          </w:p>
        </w:tc>
        <w:tc>
          <w:tcPr>
            <w:tcW w:w="840" w:type="dxa"/>
            <w:tcBorders>
              <w:top w:val="nil"/>
              <w:left w:val="single" w:sz="4" w:space="0" w:color="auto"/>
              <w:bottom w:val="single" w:sz="8" w:space="0" w:color="auto"/>
              <w:right w:val="single" w:sz="4" w:space="0" w:color="auto"/>
            </w:tcBorders>
            <w:shd w:val="clear" w:color="auto" w:fill="CCFFCC"/>
            <w:vAlign w:val="bottom"/>
          </w:tcPr>
          <w:p w14:paraId="2CD6B8D4"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100%</w:t>
            </w:r>
          </w:p>
        </w:tc>
        <w:tc>
          <w:tcPr>
            <w:tcW w:w="840" w:type="dxa"/>
            <w:tcBorders>
              <w:top w:val="nil"/>
              <w:left w:val="single" w:sz="4" w:space="0" w:color="auto"/>
              <w:bottom w:val="single" w:sz="8" w:space="0" w:color="auto"/>
              <w:right w:val="single" w:sz="4" w:space="0" w:color="auto"/>
            </w:tcBorders>
            <w:shd w:val="clear" w:color="auto" w:fill="CCFFCC"/>
            <w:vAlign w:val="bottom"/>
          </w:tcPr>
          <w:p w14:paraId="447D61CA"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100%</w:t>
            </w:r>
          </w:p>
        </w:tc>
        <w:tc>
          <w:tcPr>
            <w:tcW w:w="890" w:type="dxa"/>
            <w:tcBorders>
              <w:top w:val="nil"/>
              <w:left w:val="single" w:sz="4" w:space="0" w:color="auto"/>
              <w:bottom w:val="single" w:sz="8" w:space="0" w:color="auto"/>
              <w:right w:val="single" w:sz="4" w:space="0" w:color="auto"/>
            </w:tcBorders>
            <w:shd w:val="clear" w:color="auto" w:fill="CCFFCC"/>
            <w:vAlign w:val="bottom"/>
          </w:tcPr>
          <w:p w14:paraId="191D6999"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100%</w:t>
            </w:r>
          </w:p>
        </w:tc>
        <w:tc>
          <w:tcPr>
            <w:tcW w:w="857" w:type="dxa"/>
            <w:tcBorders>
              <w:top w:val="nil"/>
              <w:left w:val="single" w:sz="4" w:space="0" w:color="auto"/>
              <w:bottom w:val="single" w:sz="8" w:space="0" w:color="auto"/>
              <w:right w:val="single" w:sz="4" w:space="0" w:color="auto"/>
            </w:tcBorders>
            <w:shd w:val="clear" w:color="auto" w:fill="CCFFCC"/>
            <w:vAlign w:val="bottom"/>
          </w:tcPr>
          <w:p w14:paraId="1868E142"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100%</w:t>
            </w:r>
          </w:p>
        </w:tc>
        <w:tc>
          <w:tcPr>
            <w:tcW w:w="728" w:type="dxa"/>
            <w:tcBorders>
              <w:top w:val="nil"/>
              <w:left w:val="single" w:sz="4" w:space="0" w:color="auto"/>
              <w:bottom w:val="single" w:sz="8" w:space="0" w:color="auto"/>
              <w:right w:val="single" w:sz="4" w:space="0" w:color="auto"/>
            </w:tcBorders>
            <w:shd w:val="clear" w:color="auto" w:fill="CCFFCC"/>
            <w:vAlign w:val="bottom"/>
          </w:tcPr>
          <w:p w14:paraId="0A96702E"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100%</w:t>
            </w:r>
          </w:p>
        </w:tc>
        <w:tc>
          <w:tcPr>
            <w:tcW w:w="728" w:type="dxa"/>
            <w:tcBorders>
              <w:top w:val="nil"/>
              <w:left w:val="single" w:sz="4" w:space="0" w:color="auto"/>
              <w:bottom w:val="single" w:sz="8" w:space="0" w:color="auto"/>
              <w:right w:val="single" w:sz="4" w:space="0" w:color="auto"/>
            </w:tcBorders>
            <w:shd w:val="clear" w:color="auto" w:fill="CCFFCC"/>
            <w:vAlign w:val="bottom"/>
          </w:tcPr>
          <w:p w14:paraId="485A47F6"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100%</w:t>
            </w:r>
          </w:p>
        </w:tc>
        <w:tc>
          <w:tcPr>
            <w:tcW w:w="857" w:type="dxa"/>
            <w:tcBorders>
              <w:top w:val="nil"/>
              <w:left w:val="single" w:sz="4" w:space="0" w:color="auto"/>
              <w:bottom w:val="single" w:sz="8" w:space="0" w:color="auto"/>
              <w:right w:val="single" w:sz="4" w:space="0" w:color="auto"/>
            </w:tcBorders>
            <w:shd w:val="clear" w:color="auto" w:fill="CCFFCC"/>
            <w:vAlign w:val="bottom"/>
          </w:tcPr>
          <w:p w14:paraId="4A878B7F"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90%</w:t>
            </w:r>
          </w:p>
        </w:tc>
        <w:tc>
          <w:tcPr>
            <w:tcW w:w="768" w:type="dxa"/>
            <w:tcBorders>
              <w:top w:val="nil"/>
              <w:left w:val="single" w:sz="4" w:space="0" w:color="auto"/>
              <w:bottom w:val="single" w:sz="8" w:space="0" w:color="auto"/>
              <w:right w:val="single" w:sz="4" w:space="0" w:color="auto"/>
            </w:tcBorders>
            <w:shd w:val="clear" w:color="auto" w:fill="CCFFCC"/>
            <w:vAlign w:val="bottom"/>
          </w:tcPr>
          <w:p w14:paraId="4CFF6CE4"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50%</w:t>
            </w:r>
          </w:p>
        </w:tc>
        <w:tc>
          <w:tcPr>
            <w:tcW w:w="768" w:type="dxa"/>
            <w:tcBorders>
              <w:top w:val="nil"/>
              <w:left w:val="single" w:sz="4" w:space="0" w:color="auto"/>
              <w:bottom w:val="single" w:sz="8" w:space="0" w:color="auto"/>
              <w:right w:val="single" w:sz="4" w:space="0" w:color="auto"/>
            </w:tcBorders>
            <w:shd w:val="clear" w:color="auto" w:fill="CCFFCC"/>
            <w:vAlign w:val="bottom"/>
          </w:tcPr>
          <w:p w14:paraId="7E0133ED"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60%</w:t>
            </w:r>
          </w:p>
        </w:tc>
        <w:tc>
          <w:tcPr>
            <w:tcW w:w="895" w:type="dxa"/>
            <w:tcBorders>
              <w:top w:val="nil"/>
              <w:left w:val="single" w:sz="4" w:space="0" w:color="auto"/>
              <w:bottom w:val="single" w:sz="8" w:space="0" w:color="auto"/>
              <w:right w:val="single" w:sz="4" w:space="0" w:color="auto"/>
            </w:tcBorders>
            <w:shd w:val="clear" w:color="auto" w:fill="CCFFCC"/>
            <w:vAlign w:val="bottom"/>
          </w:tcPr>
          <w:p w14:paraId="0F3207C8"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68%</w:t>
            </w:r>
          </w:p>
        </w:tc>
        <w:tc>
          <w:tcPr>
            <w:tcW w:w="929" w:type="dxa"/>
            <w:tcBorders>
              <w:top w:val="nil"/>
              <w:left w:val="single" w:sz="4" w:space="0" w:color="auto"/>
              <w:bottom w:val="single" w:sz="8" w:space="0" w:color="auto"/>
              <w:right w:val="single" w:sz="4" w:space="0" w:color="auto"/>
            </w:tcBorders>
            <w:shd w:val="clear" w:color="auto" w:fill="CCFFCC"/>
            <w:vAlign w:val="bottom"/>
          </w:tcPr>
          <w:p w14:paraId="0D6140BA"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95%</w:t>
            </w:r>
          </w:p>
        </w:tc>
        <w:tc>
          <w:tcPr>
            <w:tcW w:w="781" w:type="dxa"/>
            <w:tcBorders>
              <w:top w:val="nil"/>
              <w:left w:val="single" w:sz="4" w:space="0" w:color="auto"/>
              <w:bottom w:val="single" w:sz="8" w:space="0" w:color="auto"/>
              <w:right w:val="single" w:sz="4" w:space="0" w:color="auto"/>
            </w:tcBorders>
            <w:shd w:val="clear" w:color="auto" w:fill="CCFFCC"/>
            <w:vAlign w:val="bottom"/>
          </w:tcPr>
          <w:p w14:paraId="66FCD478"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100%</w:t>
            </w:r>
          </w:p>
        </w:tc>
        <w:tc>
          <w:tcPr>
            <w:tcW w:w="728" w:type="dxa"/>
            <w:tcBorders>
              <w:top w:val="nil"/>
              <w:left w:val="single" w:sz="4" w:space="0" w:color="auto"/>
              <w:bottom w:val="single" w:sz="8" w:space="0" w:color="auto"/>
              <w:right w:val="single" w:sz="4" w:space="0" w:color="auto"/>
            </w:tcBorders>
            <w:shd w:val="clear" w:color="auto" w:fill="CCFFCC"/>
            <w:vAlign w:val="bottom"/>
          </w:tcPr>
          <w:p w14:paraId="0C6FE294"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75%</w:t>
            </w:r>
          </w:p>
        </w:tc>
        <w:tc>
          <w:tcPr>
            <w:tcW w:w="845" w:type="dxa"/>
            <w:tcBorders>
              <w:top w:val="nil"/>
              <w:left w:val="single" w:sz="4" w:space="0" w:color="auto"/>
              <w:bottom w:val="single" w:sz="8" w:space="0" w:color="auto"/>
              <w:right w:val="single" w:sz="4" w:space="0" w:color="auto"/>
            </w:tcBorders>
            <w:shd w:val="clear" w:color="auto" w:fill="CCFFCC"/>
            <w:vAlign w:val="bottom"/>
          </w:tcPr>
          <w:p w14:paraId="3B53F938"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38%</w:t>
            </w:r>
          </w:p>
        </w:tc>
        <w:tc>
          <w:tcPr>
            <w:tcW w:w="728" w:type="dxa"/>
            <w:tcBorders>
              <w:top w:val="nil"/>
              <w:left w:val="single" w:sz="4" w:space="0" w:color="auto"/>
              <w:bottom w:val="single" w:sz="8" w:space="0" w:color="auto"/>
              <w:right w:val="single" w:sz="4" w:space="0" w:color="auto"/>
            </w:tcBorders>
            <w:shd w:val="clear" w:color="auto" w:fill="CCFFCC"/>
            <w:vAlign w:val="bottom"/>
          </w:tcPr>
          <w:p w14:paraId="1F8CAEB0"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0%</w:t>
            </w:r>
          </w:p>
        </w:tc>
        <w:tc>
          <w:tcPr>
            <w:tcW w:w="736" w:type="dxa"/>
            <w:tcBorders>
              <w:top w:val="nil"/>
              <w:left w:val="single" w:sz="4" w:space="0" w:color="auto"/>
              <w:bottom w:val="single" w:sz="8" w:space="0" w:color="auto"/>
              <w:right w:val="single" w:sz="4" w:space="0" w:color="auto"/>
            </w:tcBorders>
            <w:shd w:val="clear" w:color="auto" w:fill="CCFFCC"/>
            <w:vAlign w:val="bottom"/>
          </w:tcPr>
          <w:p w14:paraId="73166B81"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0%</w:t>
            </w:r>
          </w:p>
        </w:tc>
      </w:tr>
    </w:tbl>
    <w:p w14:paraId="7DC3A76C" w14:textId="77777777" w:rsidR="00E56613" w:rsidRPr="00E56613" w:rsidRDefault="00E56613" w:rsidP="00E56613">
      <w:pPr>
        <w:spacing w:before="0" w:beforeAutospacing="0" w:after="0" w:afterAutospacing="0" w:line="360" w:lineRule="auto"/>
        <w:jc w:val="both"/>
        <w:rPr>
          <w:rFonts w:ascii="David" w:eastAsia="Times New Roman" w:hAnsi="David" w:cs="David"/>
          <w:sz w:val="26"/>
          <w:szCs w:val="26"/>
          <w:rtl/>
        </w:rPr>
      </w:pPr>
      <w:r w:rsidRPr="00E56613">
        <w:rPr>
          <w:rFonts w:ascii="David" w:eastAsia="Times New Roman" w:hAnsi="David" w:cs="David"/>
          <w:sz w:val="26"/>
          <w:szCs w:val="26"/>
          <w:rtl/>
        </w:rPr>
        <w:br w:type="page"/>
      </w:r>
    </w:p>
    <w:tbl>
      <w:tblPr>
        <w:bidiVisual/>
        <w:tblW w:w="15001" w:type="dxa"/>
        <w:tblInd w:w="-891" w:type="dxa"/>
        <w:tblLook w:val="0000" w:firstRow="0" w:lastRow="0" w:firstColumn="0" w:lastColumn="0" w:noHBand="0" w:noVBand="0"/>
      </w:tblPr>
      <w:tblGrid>
        <w:gridCol w:w="703"/>
        <w:gridCol w:w="588"/>
        <w:gridCol w:w="781"/>
        <w:gridCol w:w="836"/>
        <w:gridCol w:w="836"/>
        <w:gridCol w:w="888"/>
        <w:gridCol w:w="856"/>
        <w:gridCol w:w="717"/>
        <w:gridCol w:w="721"/>
        <w:gridCol w:w="856"/>
        <w:gridCol w:w="763"/>
        <w:gridCol w:w="763"/>
        <w:gridCol w:w="889"/>
        <w:gridCol w:w="963"/>
        <w:gridCol w:w="781"/>
        <w:gridCol w:w="707"/>
        <w:gridCol w:w="843"/>
        <w:gridCol w:w="724"/>
        <w:gridCol w:w="786"/>
      </w:tblGrid>
      <w:tr w:rsidR="00E56613" w:rsidRPr="00E56613" w14:paraId="61F5B0A9" w14:textId="77777777" w:rsidTr="00E56613">
        <w:trPr>
          <w:trHeight w:val="255"/>
        </w:trPr>
        <w:tc>
          <w:tcPr>
            <w:tcW w:w="714" w:type="dxa"/>
            <w:tcBorders>
              <w:top w:val="single" w:sz="4" w:space="0" w:color="auto"/>
              <w:left w:val="single" w:sz="4" w:space="0" w:color="auto"/>
              <w:bottom w:val="single" w:sz="4" w:space="0" w:color="auto"/>
              <w:right w:val="nil"/>
            </w:tcBorders>
            <w:vAlign w:val="bottom"/>
          </w:tcPr>
          <w:p w14:paraId="55FAE6CD"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p>
        </w:tc>
        <w:tc>
          <w:tcPr>
            <w:tcW w:w="590" w:type="dxa"/>
            <w:tcBorders>
              <w:top w:val="single" w:sz="4" w:space="0" w:color="auto"/>
              <w:left w:val="single" w:sz="4" w:space="0" w:color="auto"/>
              <w:bottom w:val="single" w:sz="4" w:space="0" w:color="auto"/>
              <w:right w:val="single" w:sz="4" w:space="0" w:color="auto"/>
            </w:tcBorders>
            <w:vAlign w:val="bottom"/>
          </w:tcPr>
          <w:p w14:paraId="15751706"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p>
        </w:tc>
        <w:tc>
          <w:tcPr>
            <w:tcW w:w="779" w:type="dxa"/>
            <w:tcBorders>
              <w:top w:val="single" w:sz="4" w:space="0" w:color="auto"/>
              <w:left w:val="single" w:sz="4" w:space="0" w:color="auto"/>
              <w:bottom w:val="single" w:sz="4" w:space="0" w:color="auto"/>
              <w:right w:val="single" w:sz="4" w:space="0" w:color="auto"/>
            </w:tcBorders>
            <w:vAlign w:val="center"/>
          </w:tcPr>
          <w:p w14:paraId="4800FEC5"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גמר בנית מחיצות (3)</w:t>
            </w:r>
          </w:p>
        </w:tc>
        <w:tc>
          <w:tcPr>
            <w:tcW w:w="840" w:type="dxa"/>
            <w:tcBorders>
              <w:top w:val="single" w:sz="4" w:space="0" w:color="auto"/>
              <w:left w:val="single" w:sz="4" w:space="0" w:color="auto"/>
              <w:bottom w:val="single" w:sz="4" w:space="0" w:color="auto"/>
              <w:right w:val="single" w:sz="4" w:space="0" w:color="auto"/>
            </w:tcBorders>
            <w:vAlign w:val="center"/>
          </w:tcPr>
          <w:p w14:paraId="693AB13E"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גמר תשתיות חשמל בדירות (4)</w:t>
            </w:r>
          </w:p>
        </w:tc>
        <w:tc>
          <w:tcPr>
            <w:tcW w:w="840" w:type="dxa"/>
            <w:tcBorders>
              <w:top w:val="single" w:sz="4" w:space="0" w:color="auto"/>
              <w:left w:val="single" w:sz="4" w:space="0" w:color="auto"/>
              <w:bottom w:val="single" w:sz="4" w:space="0" w:color="auto"/>
              <w:right w:val="single" w:sz="4" w:space="0" w:color="auto"/>
            </w:tcBorders>
            <w:vAlign w:val="center"/>
          </w:tcPr>
          <w:p w14:paraId="0BAE8406"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גמר תשתיות מים בדירות (5)</w:t>
            </w:r>
          </w:p>
        </w:tc>
        <w:tc>
          <w:tcPr>
            <w:tcW w:w="890" w:type="dxa"/>
            <w:tcBorders>
              <w:top w:val="single" w:sz="4" w:space="0" w:color="auto"/>
              <w:left w:val="single" w:sz="4" w:space="0" w:color="auto"/>
              <w:bottom w:val="single" w:sz="4" w:space="0" w:color="auto"/>
              <w:right w:val="single" w:sz="4" w:space="0" w:color="auto"/>
            </w:tcBorders>
            <w:vAlign w:val="center"/>
          </w:tcPr>
          <w:p w14:paraId="410B8E41"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גמר איטום גגות ומרפסות (6)</w:t>
            </w:r>
          </w:p>
        </w:tc>
        <w:tc>
          <w:tcPr>
            <w:tcW w:w="857" w:type="dxa"/>
            <w:tcBorders>
              <w:top w:val="single" w:sz="4" w:space="0" w:color="auto"/>
              <w:left w:val="single" w:sz="4" w:space="0" w:color="auto"/>
              <w:bottom w:val="single" w:sz="4" w:space="0" w:color="auto"/>
              <w:right w:val="single" w:sz="4" w:space="0" w:color="auto"/>
            </w:tcBorders>
            <w:vAlign w:val="center"/>
          </w:tcPr>
          <w:p w14:paraId="735D36AA"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גמר טיח/ שפכטל- בקומות המגורים ובקומת הגג (7)</w:t>
            </w:r>
          </w:p>
        </w:tc>
        <w:tc>
          <w:tcPr>
            <w:tcW w:w="728" w:type="dxa"/>
            <w:tcBorders>
              <w:top w:val="single" w:sz="4" w:space="0" w:color="auto"/>
              <w:left w:val="single" w:sz="4" w:space="0" w:color="auto"/>
              <w:bottom w:val="single" w:sz="4" w:space="0" w:color="auto"/>
              <w:right w:val="single" w:sz="4" w:space="0" w:color="auto"/>
            </w:tcBorders>
            <w:vAlign w:val="center"/>
          </w:tcPr>
          <w:p w14:paraId="5A071CE7"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tl/>
              </w:rPr>
            </w:pPr>
            <w:r w:rsidRPr="00E56613">
              <w:rPr>
                <w:rFonts w:ascii="David" w:eastAsia="Times New Roman" w:hAnsi="David" w:cs="David"/>
                <w:sz w:val="20"/>
                <w:szCs w:val="20"/>
                <w:rtl/>
              </w:rPr>
              <w:t>גמר ריצוף (8)</w:t>
            </w:r>
          </w:p>
        </w:tc>
        <w:tc>
          <w:tcPr>
            <w:tcW w:w="728" w:type="dxa"/>
            <w:tcBorders>
              <w:top w:val="single" w:sz="4" w:space="0" w:color="auto"/>
              <w:left w:val="single" w:sz="4" w:space="0" w:color="auto"/>
              <w:bottom w:val="single" w:sz="4" w:space="0" w:color="auto"/>
              <w:right w:val="single" w:sz="4" w:space="0" w:color="auto"/>
            </w:tcBorders>
            <w:vAlign w:val="center"/>
          </w:tcPr>
          <w:p w14:paraId="5DECC194"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גמר חיפוי קירות (9)</w:t>
            </w:r>
          </w:p>
        </w:tc>
        <w:tc>
          <w:tcPr>
            <w:tcW w:w="857" w:type="dxa"/>
            <w:tcBorders>
              <w:top w:val="single" w:sz="4" w:space="0" w:color="auto"/>
              <w:left w:val="single" w:sz="4" w:space="0" w:color="auto"/>
              <w:bottom w:val="single" w:sz="4" w:space="0" w:color="auto"/>
              <w:right w:val="single" w:sz="4" w:space="0" w:color="auto"/>
            </w:tcBorders>
            <w:vAlign w:val="center"/>
          </w:tcPr>
          <w:p w14:paraId="5ECB27AD"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גמר חיפוי מבואות וריצוף בקומות המגורים ובקומת הגג (10)</w:t>
            </w:r>
          </w:p>
        </w:tc>
        <w:tc>
          <w:tcPr>
            <w:tcW w:w="768" w:type="dxa"/>
            <w:tcBorders>
              <w:top w:val="single" w:sz="4" w:space="0" w:color="auto"/>
              <w:left w:val="single" w:sz="4" w:space="0" w:color="auto"/>
              <w:bottom w:val="single" w:sz="4" w:space="0" w:color="auto"/>
              <w:right w:val="single" w:sz="4" w:space="0" w:color="auto"/>
            </w:tcBorders>
            <w:vAlign w:val="center"/>
          </w:tcPr>
          <w:p w14:paraId="32BDFAAE"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גמר הרכבת כלים לבנים (11)</w:t>
            </w:r>
          </w:p>
        </w:tc>
        <w:tc>
          <w:tcPr>
            <w:tcW w:w="768" w:type="dxa"/>
            <w:tcBorders>
              <w:top w:val="single" w:sz="4" w:space="0" w:color="auto"/>
              <w:left w:val="single" w:sz="4" w:space="0" w:color="auto"/>
              <w:bottom w:val="single" w:sz="4" w:space="0" w:color="auto"/>
              <w:right w:val="single" w:sz="4" w:space="0" w:color="auto"/>
            </w:tcBorders>
            <w:vAlign w:val="center"/>
          </w:tcPr>
          <w:p w14:paraId="3D46AF17"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גמר הרכבת אביזרי חשמל  (12)</w:t>
            </w:r>
          </w:p>
        </w:tc>
        <w:tc>
          <w:tcPr>
            <w:tcW w:w="895" w:type="dxa"/>
            <w:tcBorders>
              <w:top w:val="single" w:sz="4" w:space="0" w:color="auto"/>
              <w:left w:val="single" w:sz="4" w:space="0" w:color="auto"/>
              <w:bottom w:val="single" w:sz="4" w:space="0" w:color="auto"/>
              <w:right w:val="single" w:sz="4" w:space="0" w:color="auto"/>
            </w:tcBorders>
            <w:vAlign w:val="center"/>
          </w:tcPr>
          <w:p w14:paraId="5BB7E2F1"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גמר הרכבת נגרות ומסגרות בדירות ובציבורי (13)</w:t>
            </w:r>
          </w:p>
        </w:tc>
        <w:tc>
          <w:tcPr>
            <w:tcW w:w="929" w:type="dxa"/>
            <w:tcBorders>
              <w:top w:val="single" w:sz="4" w:space="0" w:color="auto"/>
              <w:left w:val="single" w:sz="4" w:space="0" w:color="auto"/>
              <w:bottom w:val="single" w:sz="4" w:space="0" w:color="auto"/>
              <w:right w:val="single" w:sz="4" w:space="0" w:color="auto"/>
            </w:tcBorders>
            <w:vAlign w:val="center"/>
          </w:tcPr>
          <w:p w14:paraId="388A0C5F"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גמר הרכבת אלומיניום בדירות (14)</w:t>
            </w:r>
          </w:p>
        </w:tc>
        <w:tc>
          <w:tcPr>
            <w:tcW w:w="781" w:type="dxa"/>
            <w:tcBorders>
              <w:top w:val="single" w:sz="4" w:space="0" w:color="auto"/>
              <w:left w:val="single" w:sz="4" w:space="0" w:color="auto"/>
              <w:bottom w:val="single" w:sz="4" w:space="0" w:color="auto"/>
              <w:right w:val="single" w:sz="4" w:space="0" w:color="auto"/>
            </w:tcBorders>
            <w:vAlign w:val="center"/>
          </w:tcPr>
          <w:p w14:paraId="230963AB"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גמר הרכבת מסתורי כביסה (15)</w:t>
            </w:r>
          </w:p>
        </w:tc>
        <w:tc>
          <w:tcPr>
            <w:tcW w:w="728" w:type="dxa"/>
            <w:tcBorders>
              <w:top w:val="single" w:sz="4" w:space="0" w:color="auto"/>
              <w:left w:val="single" w:sz="4" w:space="0" w:color="auto"/>
              <w:bottom w:val="single" w:sz="4" w:space="0" w:color="auto"/>
              <w:right w:val="single" w:sz="4" w:space="0" w:color="auto"/>
            </w:tcBorders>
            <w:vAlign w:val="center"/>
          </w:tcPr>
          <w:p w14:paraId="3A4151B7"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גמר צבע כולל צבע חוץ (17)</w:t>
            </w:r>
          </w:p>
        </w:tc>
        <w:tc>
          <w:tcPr>
            <w:tcW w:w="845" w:type="dxa"/>
            <w:tcBorders>
              <w:top w:val="single" w:sz="4" w:space="0" w:color="auto"/>
              <w:left w:val="single" w:sz="4" w:space="0" w:color="auto"/>
              <w:bottom w:val="single" w:sz="4" w:space="0" w:color="auto"/>
              <w:right w:val="single" w:sz="4" w:space="0" w:color="auto"/>
            </w:tcBorders>
            <w:vAlign w:val="center"/>
          </w:tcPr>
          <w:p w14:paraId="76E8B4F7"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גמר הרכבת ארונות מטבח, אמבטיה ומשטחי עבודה (18)</w:t>
            </w:r>
          </w:p>
        </w:tc>
        <w:tc>
          <w:tcPr>
            <w:tcW w:w="728" w:type="dxa"/>
            <w:tcBorders>
              <w:top w:val="single" w:sz="4" w:space="0" w:color="auto"/>
              <w:left w:val="single" w:sz="4" w:space="0" w:color="auto"/>
              <w:bottom w:val="single" w:sz="4" w:space="0" w:color="auto"/>
              <w:right w:val="single" w:sz="4" w:space="0" w:color="auto"/>
            </w:tcBorders>
            <w:vAlign w:val="center"/>
          </w:tcPr>
          <w:p w14:paraId="58735F9D"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אכלוס (25)</w:t>
            </w:r>
          </w:p>
        </w:tc>
        <w:tc>
          <w:tcPr>
            <w:tcW w:w="736" w:type="dxa"/>
            <w:tcBorders>
              <w:top w:val="single" w:sz="4" w:space="0" w:color="auto"/>
              <w:left w:val="single" w:sz="4" w:space="0" w:color="auto"/>
              <w:bottom w:val="single" w:sz="4" w:space="0" w:color="auto"/>
              <w:right w:val="single" w:sz="4" w:space="0" w:color="auto"/>
            </w:tcBorders>
            <w:vAlign w:val="center"/>
          </w:tcPr>
          <w:p w14:paraId="5D27FBDA"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גמר תיקון ליקויים (26)</w:t>
            </w:r>
          </w:p>
        </w:tc>
      </w:tr>
      <w:tr w:rsidR="00E56613" w:rsidRPr="00E56613" w14:paraId="43585447" w14:textId="77777777" w:rsidTr="00E56613">
        <w:trPr>
          <w:trHeight w:val="255"/>
        </w:trPr>
        <w:tc>
          <w:tcPr>
            <w:tcW w:w="714" w:type="dxa"/>
            <w:tcBorders>
              <w:top w:val="single" w:sz="4" w:space="0" w:color="auto"/>
              <w:left w:val="single" w:sz="4" w:space="0" w:color="auto"/>
              <w:bottom w:val="single" w:sz="4" w:space="0" w:color="auto"/>
              <w:right w:val="nil"/>
            </w:tcBorders>
            <w:vAlign w:val="bottom"/>
          </w:tcPr>
          <w:p w14:paraId="298734C3"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p>
        </w:tc>
        <w:tc>
          <w:tcPr>
            <w:tcW w:w="590" w:type="dxa"/>
            <w:tcBorders>
              <w:top w:val="nil"/>
              <w:left w:val="single" w:sz="4" w:space="0" w:color="auto"/>
              <w:bottom w:val="single" w:sz="4" w:space="0" w:color="auto"/>
              <w:right w:val="single" w:sz="4" w:space="0" w:color="auto"/>
            </w:tcBorders>
            <w:vAlign w:val="bottom"/>
          </w:tcPr>
          <w:p w14:paraId="42FFEFDC"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p>
        </w:tc>
        <w:tc>
          <w:tcPr>
            <w:tcW w:w="779" w:type="dxa"/>
            <w:tcBorders>
              <w:top w:val="nil"/>
              <w:left w:val="single" w:sz="4" w:space="0" w:color="auto"/>
              <w:bottom w:val="single" w:sz="4" w:space="0" w:color="auto"/>
              <w:right w:val="single" w:sz="4" w:space="0" w:color="auto"/>
            </w:tcBorders>
            <w:vAlign w:val="bottom"/>
          </w:tcPr>
          <w:p w14:paraId="6FA1AEA6" w14:textId="77777777" w:rsidR="00E56613" w:rsidRPr="00E56613" w:rsidRDefault="00E56613" w:rsidP="00E56613">
            <w:pPr>
              <w:bidi w:val="0"/>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Pr>
              <w:t>2.0</w:t>
            </w:r>
          </w:p>
        </w:tc>
        <w:tc>
          <w:tcPr>
            <w:tcW w:w="840" w:type="dxa"/>
            <w:tcBorders>
              <w:top w:val="nil"/>
              <w:left w:val="single" w:sz="4" w:space="0" w:color="auto"/>
              <w:bottom w:val="single" w:sz="4" w:space="0" w:color="auto"/>
              <w:right w:val="single" w:sz="4" w:space="0" w:color="auto"/>
            </w:tcBorders>
            <w:vAlign w:val="bottom"/>
          </w:tcPr>
          <w:p w14:paraId="28B60D71" w14:textId="77777777" w:rsidR="00E56613" w:rsidRPr="00E56613" w:rsidRDefault="00E56613" w:rsidP="00E56613">
            <w:pPr>
              <w:bidi w:val="0"/>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Pr>
              <w:t>3.0</w:t>
            </w:r>
          </w:p>
        </w:tc>
        <w:tc>
          <w:tcPr>
            <w:tcW w:w="840" w:type="dxa"/>
            <w:tcBorders>
              <w:top w:val="nil"/>
              <w:left w:val="single" w:sz="4" w:space="0" w:color="auto"/>
              <w:bottom w:val="single" w:sz="4" w:space="0" w:color="auto"/>
              <w:right w:val="single" w:sz="4" w:space="0" w:color="auto"/>
            </w:tcBorders>
            <w:vAlign w:val="bottom"/>
          </w:tcPr>
          <w:p w14:paraId="6B2E7AB2" w14:textId="77777777" w:rsidR="00E56613" w:rsidRPr="00E56613" w:rsidRDefault="00E56613" w:rsidP="00E56613">
            <w:pPr>
              <w:bidi w:val="0"/>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Pr>
              <w:t>3.0</w:t>
            </w:r>
          </w:p>
        </w:tc>
        <w:tc>
          <w:tcPr>
            <w:tcW w:w="890" w:type="dxa"/>
            <w:tcBorders>
              <w:top w:val="nil"/>
              <w:left w:val="single" w:sz="4" w:space="0" w:color="auto"/>
              <w:bottom w:val="single" w:sz="4" w:space="0" w:color="auto"/>
              <w:right w:val="single" w:sz="4" w:space="0" w:color="auto"/>
            </w:tcBorders>
            <w:vAlign w:val="bottom"/>
          </w:tcPr>
          <w:p w14:paraId="7125E5EA" w14:textId="77777777" w:rsidR="00E56613" w:rsidRPr="00E56613" w:rsidRDefault="00E56613" w:rsidP="00E56613">
            <w:pPr>
              <w:bidi w:val="0"/>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Pr>
              <w:t>1.0</w:t>
            </w:r>
          </w:p>
        </w:tc>
        <w:tc>
          <w:tcPr>
            <w:tcW w:w="857" w:type="dxa"/>
            <w:tcBorders>
              <w:top w:val="nil"/>
              <w:left w:val="single" w:sz="4" w:space="0" w:color="auto"/>
              <w:bottom w:val="single" w:sz="4" w:space="0" w:color="auto"/>
              <w:right w:val="single" w:sz="4" w:space="0" w:color="auto"/>
            </w:tcBorders>
            <w:vAlign w:val="bottom"/>
          </w:tcPr>
          <w:p w14:paraId="55F22789" w14:textId="77777777" w:rsidR="00E56613" w:rsidRPr="00E56613" w:rsidRDefault="00E56613" w:rsidP="00E56613">
            <w:pPr>
              <w:bidi w:val="0"/>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Pr>
              <w:t>5.0</w:t>
            </w:r>
          </w:p>
        </w:tc>
        <w:tc>
          <w:tcPr>
            <w:tcW w:w="728" w:type="dxa"/>
            <w:tcBorders>
              <w:top w:val="nil"/>
              <w:left w:val="single" w:sz="4" w:space="0" w:color="auto"/>
              <w:bottom w:val="single" w:sz="4" w:space="0" w:color="auto"/>
              <w:right w:val="single" w:sz="4" w:space="0" w:color="auto"/>
            </w:tcBorders>
            <w:vAlign w:val="bottom"/>
          </w:tcPr>
          <w:p w14:paraId="45E39167" w14:textId="77777777" w:rsidR="00E56613" w:rsidRPr="00E56613" w:rsidRDefault="00E56613" w:rsidP="00E56613">
            <w:pPr>
              <w:bidi w:val="0"/>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Pr>
              <w:t>5.5</w:t>
            </w:r>
          </w:p>
        </w:tc>
        <w:tc>
          <w:tcPr>
            <w:tcW w:w="728" w:type="dxa"/>
            <w:tcBorders>
              <w:top w:val="nil"/>
              <w:left w:val="single" w:sz="4" w:space="0" w:color="auto"/>
              <w:bottom w:val="single" w:sz="4" w:space="0" w:color="auto"/>
              <w:right w:val="single" w:sz="4" w:space="0" w:color="auto"/>
            </w:tcBorders>
            <w:vAlign w:val="bottom"/>
          </w:tcPr>
          <w:p w14:paraId="464E0611" w14:textId="77777777" w:rsidR="00E56613" w:rsidRPr="00E56613" w:rsidRDefault="00E56613" w:rsidP="00E56613">
            <w:pPr>
              <w:bidi w:val="0"/>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Pr>
              <w:t>1.0</w:t>
            </w:r>
          </w:p>
        </w:tc>
        <w:tc>
          <w:tcPr>
            <w:tcW w:w="857" w:type="dxa"/>
            <w:tcBorders>
              <w:top w:val="nil"/>
              <w:left w:val="single" w:sz="4" w:space="0" w:color="auto"/>
              <w:bottom w:val="single" w:sz="4" w:space="0" w:color="auto"/>
              <w:right w:val="single" w:sz="4" w:space="0" w:color="auto"/>
            </w:tcBorders>
            <w:vAlign w:val="bottom"/>
          </w:tcPr>
          <w:p w14:paraId="3A4B985C" w14:textId="77777777" w:rsidR="00E56613" w:rsidRPr="00E56613" w:rsidRDefault="00E56613" w:rsidP="00E56613">
            <w:pPr>
              <w:bidi w:val="0"/>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Pr>
              <w:t>2.0</w:t>
            </w:r>
          </w:p>
        </w:tc>
        <w:tc>
          <w:tcPr>
            <w:tcW w:w="768" w:type="dxa"/>
            <w:tcBorders>
              <w:top w:val="nil"/>
              <w:left w:val="single" w:sz="4" w:space="0" w:color="auto"/>
              <w:bottom w:val="single" w:sz="4" w:space="0" w:color="auto"/>
              <w:right w:val="single" w:sz="4" w:space="0" w:color="auto"/>
            </w:tcBorders>
            <w:vAlign w:val="bottom"/>
          </w:tcPr>
          <w:p w14:paraId="0120E7A1" w14:textId="77777777" w:rsidR="00E56613" w:rsidRPr="00E56613" w:rsidRDefault="00E56613" w:rsidP="00E56613">
            <w:pPr>
              <w:bidi w:val="0"/>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Pr>
              <w:t>1.5</w:t>
            </w:r>
          </w:p>
        </w:tc>
        <w:tc>
          <w:tcPr>
            <w:tcW w:w="768" w:type="dxa"/>
            <w:tcBorders>
              <w:top w:val="nil"/>
              <w:left w:val="single" w:sz="4" w:space="0" w:color="auto"/>
              <w:bottom w:val="single" w:sz="4" w:space="0" w:color="auto"/>
              <w:right w:val="single" w:sz="4" w:space="0" w:color="auto"/>
            </w:tcBorders>
            <w:vAlign w:val="bottom"/>
          </w:tcPr>
          <w:p w14:paraId="6662B5AC" w14:textId="77777777" w:rsidR="00E56613" w:rsidRPr="00E56613" w:rsidRDefault="00E56613" w:rsidP="00E56613">
            <w:pPr>
              <w:bidi w:val="0"/>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Pr>
              <w:t>1.0</w:t>
            </w:r>
          </w:p>
        </w:tc>
        <w:tc>
          <w:tcPr>
            <w:tcW w:w="895" w:type="dxa"/>
            <w:tcBorders>
              <w:top w:val="nil"/>
              <w:left w:val="single" w:sz="4" w:space="0" w:color="auto"/>
              <w:bottom w:val="single" w:sz="4" w:space="0" w:color="auto"/>
              <w:right w:val="single" w:sz="4" w:space="0" w:color="auto"/>
            </w:tcBorders>
            <w:vAlign w:val="bottom"/>
          </w:tcPr>
          <w:p w14:paraId="73E06B70" w14:textId="77777777" w:rsidR="00E56613" w:rsidRPr="00E56613" w:rsidRDefault="00E56613" w:rsidP="00E56613">
            <w:pPr>
              <w:bidi w:val="0"/>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Pr>
              <w:t>3.0</w:t>
            </w:r>
          </w:p>
        </w:tc>
        <w:tc>
          <w:tcPr>
            <w:tcW w:w="929" w:type="dxa"/>
            <w:tcBorders>
              <w:top w:val="nil"/>
              <w:left w:val="single" w:sz="4" w:space="0" w:color="auto"/>
              <w:bottom w:val="single" w:sz="4" w:space="0" w:color="auto"/>
              <w:right w:val="single" w:sz="4" w:space="0" w:color="auto"/>
            </w:tcBorders>
            <w:vAlign w:val="bottom"/>
          </w:tcPr>
          <w:p w14:paraId="038698D5" w14:textId="77777777" w:rsidR="00E56613" w:rsidRPr="00E56613" w:rsidRDefault="00E56613" w:rsidP="00E56613">
            <w:pPr>
              <w:bidi w:val="0"/>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Pr>
              <w:t>7.5</w:t>
            </w:r>
          </w:p>
        </w:tc>
        <w:tc>
          <w:tcPr>
            <w:tcW w:w="781" w:type="dxa"/>
            <w:tcBorders>
              <w:top w:val="nil"/>
              <w:left w:val="single" w:sz="4" w:space="0" w:color="auto"/>
              <w:bottom w:val="single" w:sz="4" w:space="0" w:color="auto"/>
              <w:right w:val="single" w:sz="4" w:space="0" w:color="auto"/>
            </w:tcBorders>
            <w:vAlign w:val="bottom"/>
          </w:tcPr>
          <w:p w14:paraId="5DA1E1A5" w14:textId="77777777" w:rsidR="00E56613" w:rsidRPr="00E56613" w:rsidRDefault="00E56613" w:rsidP="00E56613">
            <w:pPr>
              <w:bidi w:val="0"/>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Pr>
              <w:t>0.5</w:t>
            </w:r>
          </w:p>
        </w:tc>
        <w:tc>
          <w:tcPr>
            <w:tcW w:w="728" w:type="dxa"/>
            <w:tcBorders>
              <w:top w:val="nil"/>
              <w:left w:val="single" w:sz="4" w:space="0" w:color="auto"/>
              <w:bottom w:val="single" w:sz="4" w:space="0" w:color="auto"/>
              <w:right w:val="single" w:sz="4" w:space="0" w:color="auto"/>
            </w:tcBorders>
            <w:vAlign w:val="bottom"/>
          </w:tcPr>
          <w:p w14:paraId="265A4E9C" w14:textId="77777777" w:rsidR="00E56613" w:rsidRPr="00E56613" w:rsidRDefault="00E56613" w:rsidP="00E56613">
            <w:pPr>
              <w:bidi w:val="0"/>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Pr>
              <w:t>1.5</w:t>
            </w:r>
          </w:p>
        </w:tc>
        <w:tc>
          <w:tcPr>
            <w:tcW w:w="845" w:type="dxa"/>
            <w:tcBorders>
              <w:top w:val="nil"/>
              <w:left w:val="single" w:sz="4" w:space="0" w:color="auto"/>
              <w:bottom w:val="single" w:sz="4" w:space="0" w:color="auto"/>
              <w:right w:val="single" w:sz="4" w:space="0" w:color="auto"/>
            </w:tcBorders>
            <w:vAlign w:val="bottom"/>
          </w:tcPr>
          <w:p w14:paraId="71867E13" w14:textId="77777777" w:rsidR="00E56613" w:rsidRPr="00E56613" w:rsidRDefault="00E56613" w:rsidP="00E56613">
            <w:pPr>
              <w:bidi w:val="0"/>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Pr>
              <w:t>1.5</w:t>
            </w:r>
          </w:p>
        </w:tc>
        <w:tc>
          <w:tcPr>
            <w:tcW w:w="728" w:type="dxa"/>
            <w:tcBorders>
              <w:top w:val="nil"/>
              <w:left w:val="single" w:sz="4" w:space="0" w:color="auto"/>
              <w:bottom w:val="single" w:sz="4" w:space="0" w:color="auto"/>
              <w:right w:val="single" w:sz="4" w:space="0" w:color="auto"/>
            </w:tcBorders>
            <w:vAlign w:val="bottom"/>
          </w:tcPr>
          <w:p w14:paraId="4F9FA313" w14:textId="77777777" w:rsidR="00E56613" w:rsidRPr="00E56613" w:rsidRDefault="00E56613" w:rsidP="00E56613">
            <w:pPr>
              <w:bidi w:val="0"/>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Pr>
              <w:t>2.0</w:t>
            </w:r>
          </w:p>
        </w:tc>
        <w:tc>
          <w:tcPr>
            <w:tcW w:w="736" w:type="dxa"/>
            <w:tcBorders>
              <w:top w:val="nil"/>
              <w:left w:val="single" w:sz="4" w:space="0" w:color="auto"/>
              <w:bottom w:val="single" w:sz="4" w:space="0" w:color="auto"/>
              <w:right w:val="single" w:sz="4" w:space="0" w:color="auto"/>
            </w:tcBorders>
            <w:vAlign w:val="bottom"/>
          </w:tcPr>
          <w:p w14:paraId="3A3FF9A0" w14:textId="77777777" w:rsidR="00E56613" w:rsidRPr="00E56613" w:rsidRDefault="00E56613" w:rsidP="00E56613">
            <w:pPr>
              <w:bidi w:val="0"/>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Pr>
              <w:t>2.0</w:t>
            </w:r>
          </w:p>
        </w:tc>
      </w:tr>
      <w:tr w:rsidR="00E56613" w:rsidRPr="00E56613" w14:paraId="51293E13" w14:textId="77777777" w:rsidTr="00E56613">
        <w:trPr>
          <w:trHeight w:val="255"/>
        </w:trPr>
        <w:tc>
          <w:tcPr>
            <w:tcW w:w="714" w:type="dxa"/>
            <w:vMerge w:val="restart"/>
            <w:tcBorders>
              <w:top w:val="single" w:sz="4" w:space="0" w:color="auto"/>
              <w:left w:val="single" w:sz="8" w:space="0" w:color="auto"/>
              <w:bottom w:val="nil"/>
              <w:right w:val="nil"/>
            </w:tcBorders>
            <w:shd w:val="clear" w:color="auto" w:fill="CCFFCC"/>
            <w:vAlign w:val="center"/>
          </w:tcPr>
          <w:p w14:paraId="2EA609E0"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קומה 7</w:t>
            </w:r>
          </w:p>
        </w:tc>
        <w:tc>
          <w:tcPr>
            <w:tcW w:w="590" w:type="dxa"/>
            <w:tcBorders>
              <w:top w:val="nil"/>
              <w:left w:val="single" w:sz="4" w:space="0" w:color="auto"/>
              <w:bottom w:val="single" w:sz="4" w:space="0" w:color="auto"/>
              <w:right w:val="single" w:sz="4" w:space="0" w:color="auto"/>
            </w:tcBorders>
            <w:shd w:val="clear" w:color="auto" w:fill="CCFFCC"/>
            <w:vAlign w:val="bottom"/>
          </w:tcPr>
          <w:p w14:paraId="32D5A74C" w14:textId="77777777" w:rsidR="00E56613" w:rsidRPr="00E56613" w:rsidRDefault="00E56613" w:rsidP="00E56613">
            <w:pPr>
              <w:spacing w:before="0" w:beforeAutospacing="0" w:after="0" w:afterAutospacing="0" w:line="240" w:lineRule="auto"/>
              <w:rPr>
                <w:rFonts w:ascii="David" w:eastAsia="Times New Roman" w:hAnsi="David" w:cs="David"/>
                <w:sz w:val="20"/>
                <w:szCs w:val="20"/>
              </w:rPr>
            </w:pPr>
            <w:r w:rsidRPr="00E56613">
              <w:rPr>
                <w:rFonts w:ascii="David" w:eastAsia="Times New Roman" w:hAnsi="David" w:cs="David"/>
                <w:sz w:val="20"/>
                <w:szCs w:val="20"/>
                <w:rtl/>
              </w:rPr>
              <w:t>דירה 25</w:t>
            </w:r>
          </w:p>
        </w:tc>
        <w:tc>
          <w:tcPr>
            <w:tcW w:w="779" w:type="dxa"/>
            <w:tcBorders>
              <w:top w:val="nil"/>
              <w:left w:val="single" w:sz="4" w:space="0" w:color="auto"/>
              <w:bottom w:val="single" w:sz="4" w:space="0" w:color="auto"/>
              <w:right w:val="single" w:sz="4" w:space="0" w:color="auto"/>
            </w:tcBorders>
            <w:vAlign w:val="bottom"/>
          </w:tcPr>
          <w:p w14:paraId="497FEF0B"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100%</w:t>
            </w:r>
          </w:p>
        </w:tc>
        <w:tc>
          <w:tcPr>
            <w:tcW w:w="840" w:type="dxa"/>
            <w:tcBorders>
              <w:top w:val="nil"/>
              <w:left w:val="single" w:sz="4" w:space="0" w:color="auto"/>
              <w:bottom w:val="single" w:sz="4" w:space="0" w:color="auto"/>
              <w:right w:val="single" w:sz="4" w:space="0" w:color="auto"/>
            </w:tcBorders>
            <w:vAlign w:val="bottom"/>
          </w:tcPr>
          <w:p w14:paraId="4C024A11"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100%</w:t>
            </w:r>
          </w:p>
        </w:tc>
        <w:tc>
          <w:tcPr>
            <w:tcW w:w="840" w:type="dxa"/>
            <w:tcBorders>
              <w:top w:val="nil"/>
              <w:left w:val="single" w:sz="4" w:space="0" w:color="auto"/>
              <w:bottom w:val="single" w:sz="4" w:space="0" w:color="auto"/>
              <w:right w:val="single" w:sz="4" w:space="0" w:color="auto"/>
            </w:tcBorders>
            <w:vAlign w:val="bottom"/>
          </w:tcPr>
          <w:p w14:paraId="0EE05C8C"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100%</w:t>
            </w:r>
          </w:p>
        </w:tc>
        <w:tc>
          <w:tcPr>
            <w:tcW w:w="890" w:type="dxa"/>
            <w:tcBorders>
              <w:top w:val="nil"/>
              <w:left w:val="single" w:sz="4" w:space="0" w:color="auto"/>
              <w:bottom w:val="single" w:sz="4" w:space="0" w:color="auto"/>
              <w:right w:val="single" w:sz="4" w:space="0" w:color="auto"/>
            </w:tcBorders>
            <w:vAlign w:val="bottom"/>
          </w:tcPr>
          <w:p w14:paraId="504B2FB0"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100%</w:t>
            </w:r>
          </w:p>
        </w:tc>
        <w:tc>
          <w:tcPr>
            <w:tcW w:w="857" w:type="dxa"/>
            <w:tcBorders>
              <w:top w:val="nil"/>
              <w:left w:val="single" w:sz="4" w:space="0" w:color="auto"/>
              <w:bottom w:val="single" w:sz="4" w:space="0" w:color="auto"/>
              <w:right w:val="single" w:sz="4" w:space="0" w:color="auto"/>
            </w:tcBorders>
            <w:vAlign w:val="bottom"/>
          </w:tcPr>
          <w:p w14:paraId="6F71620E"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100%</w:t>
            </w:r>
          </w:p>
        </w:tc>
        <w:tc>
          <w:tcPr>
            <w:tcW w:w="728" w:type="dxa"/>
            <w:tcBorders>
              <w:top w:val="nil"/>
              <w:left w:val="single" w:sz="4" w:space="0" w:color="auto"/>
              <w:bottom w:val="single" w:sz="4" w:space="0" w:color="auto"/>
              <w:right w:val="single" w:sz="4" w:space="0" w:color="auto"/>
            </w:tcBorders>
            <w:vAlign w:val="bottom"/>
          </w:tcPr>
          <w:p w14:paraId="6BCB9B3C"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100%</w:t>
            </w:r>
          </w:p>
        </w:tc>
        <w:tc>
          <w:tcPr>
            <w:tcW w:w="728" w:type="dxa"/>
            <w:tcBorders>
              <w:top w:val="nil"/>
              <w:left w:val="single" w:sz="4" w:space="0" w:color="auto"/>
              <w:bottom w:val="single" w:sz="4" w:space="0" w:color="auto"/>
              <w:right w:val="single" w:sz="4" w:space="0" w:color="auto"/>
            </w:tcBorders>
            <w:vAlign w:val="bottom"/>
          </w:tcPr>
          <w:p w14:paraId="7D0F3937"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100%</w:t>
            </w:r>
          </w:p>
        </w:tc>
        <w:tc>
          <w:tcPr>
            <w:tcW w:w="857" w:type="dxa"/>
            <w:tcBorders>
              <w:top w:val="nil"/>
              <w:left w:val="single" w:sz="4" w:space="0" w:color="auto"/>
              <w:bottom w:val="single" w:sz="4" w:space="0" w:color="auto"/>
              <w:right w:val="single" w:sz="4" w:space="0" w:color="auto"/>
            </w:tcBorders>
            <w:vAlign w:val="bottom"/>
          </w:tcPr>
          <w:p w14:paraId="4C12ECE3"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90%</w:t>
            </w:r>
          </w:p>
        </w:tc>
        <w:tc>
          <w:tcPr>
            <w:tcW w:w="768" w:type="dxa"/>
            <w:tcBorders>
              <w:top w:val="nil"/>
              <w:left w:val="single" w:sz="4" w:space="0" w:color="auto"/>
              <w:bottom w:val="single" w:sz="4" w:space="0" w:color="auto"/>
              <w:right w:val="single" w:sz="4" w:space="0" w:color="auto"/>
            </w:tcBorders>
            <w:vAlign w:val="bottom"/>
          </w:tcPr>
          <w:p w14:paraId="0D16AEB0"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50%</w:t>
            </w:r>
          </w:p>
        </w:tc>
        <w:tc>
          <w:tcPr>
            <w:tcW w:w="768" w:type="dxa"/>
            <w:tcBorders>
              <w:top w:val="nil"/>
              <w:left w:val="single" w:sz="4" w:space="0" w:color="auto"/>
              <w:bottom w:val="single" w:sz="4" w:space="0" w:color="auto"/>
              <w:right w:val="single" w:sz="4" w:space="0" w:color="auto"/>
            </w:tcBorders>
            <w:vAlign w:val="bottom"/>
          </w:tcPr>
          <w:p w14:paraId="3A3850D5"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60%</w:t>
            </w:r>
          </w:p>
        </w:tc>
        <w:tc>
          <w:tcPr>
            <w:tcW w:w="895" w:type="dxa"/>
            <w:tcBorders>
              <w:top w:val="nil"/>
              <w:left w:val="single" w:sz="4" w:space="0" w:color="auto"/>
              <w:bottom w:val="single" w:sz="4" w:space="0" w:color="auto"/>
              <w:right w:val="single" w:sz="4" w:space="0" w:color="auto"/>
            </w:tcBorders>
            <w:vAlign w:val="bottom"/>
          </w:tcPr>
          <w:p w14:paraId="1D81CC61"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67.5%</w:t>
            </w:r>
          </w:p>
        </w:tc>
        <w:tc>
          <w:tcPr>
            <w:tcW w:w="929" w:type="dxa"/>
            <w:tcBorders>
              <w:top w:val="nil"/>
              <w:left w:val="single" w:sz="4" w:space="0" w:color="auto"/>
              <w:bottom w:val="single" w:sz="4" w:space="0" w:color="auto"/>
              <w:right w:val="single" w:sz="4" w:space="0" w:color="auto"/>
            </w:tcBorders>
            <w:vAlign w:val="bottom"/>
          </w:tcPr>
          <w:p w14:paraId="178A6647"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95%</w:t>
            </w:r>
          </w:p>
        </w:tc>
        <w:tc>
          <w:tcPr>
            <w:tcW w:w="781" w:type="dxa"/>
            <w:tcBorders>
              <w:top w:val="nil"/>
              <w:left w:val="single" w:sz="4" w:space="0" w:color="auto"/>
              <w:bottom w:val="single" w:sz="4" w:space="0" w:color="auto"/>
              <w:right w:val="single" w:sz="4" w:space="0" w:color="auto"/>
            </w:tcBorders>
            <w:vAlign w:val="bottom"/>
          </w:tcPr>
          <w:p w14:paraId="33827EBF"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100%</w:t>
            </w:r>
          </w:p>
        </w:tc>
        <w:tc>
          <w:tcPr>
            <w:tcW w:w="728" w:type="dxa"/>
            <w:tcBorders>
              <w:top w:val="nil"/>
              <w:left w:val="single" w:sz="4" w:space="0" w:color="auto"/>
              <w:bottom w:val="single" w:sz="4" w:space="0" w:color="auto"/>
              <w:right w:val="single" w:sz="4" w:space="0" w:color="auto"/>
            </w:tcBorders>
            <w:vAlign w:val="bottom"/>
          </w:tcPr>
          <w:p w14:paraId="30452DC5"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75%</w:t>
            </w:r>
          </w:p>
        </w:tc>
        <w:tc>
          <w:tcPr>
            <w:tcW w:w="845" w:type="dxa"/>
            <w:tcBorders>
              <w:top w:val="nil"/>
              <w:left w:val="single" w:sz="4" w:space="0" w:color="auto"/>
              <w:bottom w:val="single" w:sz="4" w:space="0" w:color="auto"/>
              <w:right w:val="single" w:sz="4" w:space="0" w:color="auto"/>
            </w:tcBorders>
            <w:vAlign w:val="bottom"/>
          </w:tcPr>
          <w:p w14:paraId="68F9A3DF"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r w:rsidRPr="00E56613">
              <w:rPr>
                <w:rFonts w:ascii="David" w:eastAsia="Times New Roman" w:hAnsi="David" w:cs="David"/>
                <w:sz w:val="20"/>
                <w:szCs w:val="20"/>
              </w:rPr>
              <w:t> </w:t>
            </w:r>
          </w:p>
        </w:tc>
        <w:tc>
          <w:tcPr>
            <w:tcW w:w="728" w:type="dxa"/>
            <w:tcBorders>
              <w:top w:val="nil"/>
              <w:left w:val="single" w:sz="4" w:space="0" w:color="auto"/>
              <w:bottom w:val="single" w:sz="4" w:space="0" w:color="auto"/>
              <w:right w:val="single" w:sz="4" w:space="0" w:color="auto"/>
            </w:tcBorders>
            <w:vAlign w:val="bottom"/>
          </w:tcPr>
          <w:p w14:paraId="4C10A2E3"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r w:rsidRPr="00E56613">
              <w:rPr>
                <w:rFonts w:ascii="David" w:eastAsia="Times New Roman" w:hAnsi="David" w:cs="David"/>
                <w:sz w:val="20"/>
                <w:szCs w:val="20"/>
              </w:rPr>
              <w:t> </w:t>
            </w:r>
          </w:p>
        </w:tc>
        <w:tc>
          <w:tcPr>
            <w:tcW w:w="736" w:type="dxa"/>
            <w:tcBorders>
              <w:top w:val="nil"/>
              <w:left w:val="single" w:sz="4" w:space="0" w:color="auto"/>
              <w:bottom w:val="single" w:sz="4" w:space="0" w:color="auto"/>
              <w:right w:val="single" w:sz="4" w:space="0" w:color="auto"/>
            </w:tcBorders>
            <w:vAlign w:val="bottom"/>
          </w:tcPr>
          <w:p w14:paraId="3545C87D"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r w:rsidRPr="00E56613">
              <w:rPr>
                <w:rFonts w:ascii="David" w:eastAsia="Times New Roman" w:hAnsi="David" w:cs="David"/>
                <w:sz w:val="20"/>
                <w:szCs w:val="20"/>
              </w:rPr>
              <w:t> </w:t>
            </w:r>
          </w:p>
        </w:tc>
      </w:tr>
      <w:tr w:rsidR="00E56613" w:rsidRPr="00E56613" w14:paraId="2ED99A52" w14:textId="77777777" w:rsidTr="00E56613">
        <w:trPr>
          <w:trHeight w:val="255"/>
        </w:trPr>
        <w:tc>
          <w:tcPr>
            <w:tcW w:w="0" w:type="auto"/>
            <w:vMerge/>
            <w:tcBorders>
              <w:top w:val="single" w:sz="4" w:space="0" w:color="auto"/>
              <w:left w:val="single" w:sz="8" w:space="0" w:color="auto"/>
              <w:bottom w:val="nil"/>
              <w:right w:val="nil"/>
            </w:tcBorders>
            <w:vAlign w:val="center"/>
          </w:tcPr>
          <w:p w14:paraId="363F3080"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p>
        </w:tc>
        <w:tc>
          <w:tcPr>
            <w:tcW w:w="590" w:type="dxa"/>
            <w:tcBorders>
              <w:top w:val="nil"/>
              <w:left w:val="single" w:sz="4" w:space="0" w:color="auto"/>
              <w:bottom w:val="single" w:sz="4" w:space="0" w:color="auto"/>
              <w:right w:val="single" w:sz="4" w:space="0" w:color="auto"/>
            </w:tcBorders>
            <w:shd w:val="clear" w:color="auto" w:fill="CCFFCC"/>
            <w:vAlign w:val="bottom"/>
          </w:tcPr>
          <w:p w14:paraId="313470EC" w14:textId="77777777" w:rsidR="00E56613" w:rsidRPr="00E56613" w:rsidRDefault="00E56613" w:rsidP="00E56613">
            <w:pPr>
              <w:spacing w:before="0" w:beforeAutospacing="0" w:after="0" w:afterAutospacing="0" w:line="240" w:lineRule="auto"/>
              <w:rPr>
                <w:rFonts w:ascii="David" w:eastAsia="Times New Roman" w:hAnsi="David" w:cs="David"/>
                <w:sz w:val="20"/>
                <w:szCs w:val="20"/>
              </w:rPr>
            </w:pPr>
            <w:r w:rsidRPr="00E56613">
              <w:rPr>
                <w:rFonts w:ascii="David" w:eastAsia="Times New Roman" w:hAnsi="David" w:cs="David"/>
                <w:sz w:val="20"/>
                <w:szCs w:val="20"/>
                <w:rtl/>
              </w:rPr>
              <w:t>דירה 26</w:t>
            </w:r>
          </w:p>
        </w:tc>
        <w:tc>
          <w:tcPr>
            <w:tcW w:w="779" w:type="dxa"/>
            <w:tcBorders>
              <w:top w:val="nil"/>
              <w:left w:val="single" w:sz="4" w:space="0" w:color="auto"/>
              <w:bottom w:val="single" w:sz="4" w:space="0" w:color="auto"/>
              <w:right w:val="single" w:sz="4" w:space="0" w:color="auto"/>
            </w:tcBorders>
            <w:vAlign w:val="bottom"/>
          </w:tcPr>
          <w:p w14:paraId="43DCE015"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100%</w:t>
            </w:r>
          </w:p>
        </w:tc>
        <w:tc>
          <w:tcPr>
            <w:tcW w:w="840" w:type="dxa"/>
            <w:tcBorders>
              <w:top w:val="nil"/>
              <w:left w:val="single" w:sz="4" w:space="0" w:color="auto"/>
              <w:bottom w:val="single" w:sz="4" w:space="0" w:color="auto"/>
              <w:right w:val="single" w:sz="4" w:space="0" w:color="auto"/>
            </w:tcBorders>
            <w:vAlign w:val="bottom"/>
          </w:tcPr>
          <w:p w14:paraId="0B8D5103"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100%</w:t>
            </w:r>
          </w:p>
        </w:tc>
        <w:tc>
          <w:tcPr>
            <w:tcW w:w="840" w:type="dxa"/>
            <w:tcBorders>
              <w:top w:val="nil"/>
              <w:left w:val="single" w:sz="4" w:space="0" w:color="auto"/>
              <w:bottom w:val="single" w:sz="4" w:space="0" w:color="auto"/>
              <w:right w:val="single" w:sz="4" w:space="0" w:color="auto"/>
            </w:tcBorders>
            <w:vAlign w:val="bottom"/>
          </w:tcPr>
          <w:p w14:paraId="4769893A"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100%</w:t>
            </w:r>
          </w:p>
        </w:tc>
        <w:tc>
          <w:tcPr>
            <w:tcW w:w="890" w:type="dxa"/>
            <w:tcBorders>
              <w:top w:val="nil"/>
              <w:left w:val="single" w:sz="4" w:space="0" w:color="auto"/>
              <w:bottom w:val="single" w:sz="4" w:space="0" w:color="auto"/>
              <w:right w:val="single" w:sz="4" w:space="0" w:color="auto"/>
            </w:tcBorders>
            <w:vAlign w:val="bottom"/>
          </w:tcPr>
          <w:p w14:paraId="36C24532"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100%</w:t>
            </w:r>
          </w:p>
        </w:tc>
        <w:tc>
          <w:tcPr>
            <w:tcW w:w="857" w:type="dxa"/>
            <w:tcBorders>
              <w:top w:val="nil"/>
              <w:left w:val="single" w:sz="4" w:space="0" w:color="auto"/>
              <w:bottom w:val="single" w:sz="4" w:space="0" w:color="auto"/>
              <w:right w:val="single" w:sz="4" w:space="0" w:color="auto"/>
            </w:tcBorders>
            <w:vAlign w:val="bottom"/>
          </w:tcPr>
          <w:p w14:paraId="55E561CF"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100%</w:t>
            </w:r>
          </w:p>
        </w:tc>
        <w:tc>
          <w:tcPr>
            <w:tcW w:w="728" w:type="dxa"/>
            <w:tcBorders>
              <w:top w:val="nil"/>
              <w:left w:val="single" w:sz="4" w:space="0" w:color="auto"/>
              <w:bottom w:val="single" w:sz="4" w:space="0" w:color="auto"/>
              <w:right w:val="single" w:sz="4" w:space="0" w:color="auto"/>
            </w:tcBorders>
            <w:vAlign w:val="bottom"/>
          </w:tcPr>
          <w:p w14:paraId="5BE62973"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100%</w:t>
            </w:r>
          </w:p>
        </w:tc>
        <w:tc>
          <w:tcPr>
            <w:tcW w:w="728" w:type="dxa"/>
            <w:tcBorders>
              <w:top w:val="nil"/>
              <w:left w:val="single" w:sz="4" w:space="0" w:color="auto"/>
              <w:bottom w:val="single" w:sz="4" w:space="0" w:color="auto"/>
              <w:right w:val="single" w:sz="4" w:space="0" w:color="auto"/>
            </w:tcBorders>
            <w:vAlign w:val="bottom"/>
          </w:tcPr>
          <w:p w14:paraId="27D10628"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100%</w:t>
            </w:r>
          </w:p>
        </w:tc>
        <w:tc>
          <w:tcPr>
            <w:tcW w:w="857" w:type="dxa"/>
            <w:tcBorders>
              <w:top w:val="nil"/>
              <w:left w:val="single" w:sz="4" w:space="0" w:color="auto"/>
              <w:bottom w:val="single" w:sz="4" w:space="0" w:color="auto"/>
              <w:right w:val="single" w:sz="4" w:space="0" w:color="auto"/>
            </w:tcBorders>
            <w:vAlign w:val="bottom"/>
          </w:tcPr>
          <w:p w14:paraId="18E5FD28"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90%</w:t>
            </w:r>
          </w:p>
        </w:tc>
        <w:tc>
          <w:tcPr>
            <w:tcW w:w="768" w:type="dxa"/>
            <w:tcBorders>
              <w:top w:val="nil"/>
              <w:left w:val="single" w:sz="4" w:space="0" w:color="auto"/>
              <w:bottom w:val="single" w:sz="4" w:space="0" w:color="auto"/>
              <w:right w:val="single" w:sz="4" w:space="0" w:color="auto"/>
            </w:tcBorders>
            <w:vAlign w:val="bottom"/>
          </w:tcPr>
          <w:p w14:paraId="4A2DAC17"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50%</w:t>
            </w:r>
          </w:p>
        </w:tc>
        <w:tc>
          <w:tcPr>
            <w:tcW w:w="768" w:type="dxa"/>
            <w:tcBorders>
              <w:top w:val="nil"/>
              <w:left w:val="single" w:sz="4" w:space="0" w:color="auto"/>
              <w:bottom w:val="single" w:sz="4" w:space="0" w:color="auto"/>
              <w:right w:val="single" w:sz="4" w:space="0" w:color="auto"/>
            </w:tcBorders>
            <w:vAlign w:val="bottom"/>
          </w:tcPr>
          <w:p w14:paraId="552FCFE9"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60%</w:t>
            </w:r>
          </w:p>
        </w:tc>
        <w:tc>
          <w:tcPr>
            <w:tcW w:w="895" w:type="dxa"/>
            <w:tcBorders>
              <w:top w:val="nil"/>
              <w:left w:val="single" w:sz="4" w:space="0" w:color="auto"/>
              <w:bottom w:val="single" w:sz="4" w:space="0" w:color="auto"/>
              <w:right w:val="single" w:sz="4" w:space="0" w:color="auto"/>
            </w:tcBorders>
            <w:vAlign w:val="bottom"/>
          </w:tcPr>
          <w:p w14:paraId="26480A84"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67.5%</w:t>
            </w:r>
          </w:p>
        </w:tc>
        <w:tc>
          <w:tcPr>
            <w:tcW w:w="929" w:type="dxa"/>
            <w:tcBorders>
              <w:top w:val="nil"/>
              <w:left w:val="single" w:sz="4" w:space="0" w:color="auto"/>
              <w:bottom w:val="single" w:sz="4" w:space="0" w:color="auto"/>
              <w:right w:val="single" w:sz="4" w:space="0" w:color="auto"/>
            </w:tcBorders>
            <w:vAlign w:val="bottom"/>
          </w:tcPr>
          <w:p w14:paraId="34C840DF"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95%</w:t>
            </w:r>
          </w:p>
        </w:tc>
        <w:tc>
          <w:tcPr>
            <w:tcW w:w="781" w:type="dxa"/>
            <w:tcBorders>
              <w:top w:val="nil"/>
              <w:left w:val="single" w:sz="4" w:space="0" w:color="auto"/>
              <w:bottom w:val="single" w:sz="4" w:space="0" w:color="auto"/>
              <w:right w:val="single" w:sz="4" w:space="0" w:color="auto"/>
            </w:tcBorders>
            <w:vAlign w:val="bottom"/>
          </w:tcPr>
          <w:p w14:paraId="016D7977"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100%</w:t>
            </w:r>
          </w:p>
        </w:tc>
        <w:tc>
          <w:tcPr>
            <w:tcW w:w="728" w:type="dxa"/>
            <w:tcBorders>
              <w:top w:val="nil"/>
              <w:left w:val="single" w:sz="4" w:space="0" w:color="auto"/>
              <w:bottom w:val="single" w:sz="4" w:space="0" w:color="auto"/>
              <w:right w:val="single" w:sz="4" w:space="0" w:color="auto"/>
            </w:tcBorders>
            <w:vAlign w:val="bottom"/>
          </w:tcPr>
          <w:p w14:paraId="5FD98486"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75%</w:t>
            </w:r>
          </w:p>
        </w:tc>
        <w:tc>
          <w:tcPr>
            <w:tcW w:w="845" w:type="dxa"/>
            <w:tcBorders>
              <w:top w:val="nil"/>
              <w:left w:val="single" w:sz="4" w:space="0" w:color="auto"/>
              <w:bottom w:val="single" w:sz="4" w:space="0" w:color="auto"/>
              <w:right w:val="single" w:sz="4" w:space="0" w:color="auto"/>
            </w:tcBorders>
            <w:vAlign w:val="bottom"/>
          </w:tcPr>
          <w:p w14:paraId="36BDEEA9"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76%</w:t>
            </w:r>
          </w:p>
        </w:tc>
        <w:tc>
          <w:tcPr>
            <w:tcW w:w="728" w:type="dxa"/>
            <w:tcBorders>
              <w:top w:val="nil"/>
              <w:left w:val="single" w:sz="4" w:space="0" w:color="auto"/>
              <w:bottom w:val="single" w:sz="4" w:space="0" w:color="auto"/>
              <w:right w:val="single" w:sz="4" w:space="0" w:color="auto"/>
            </w:tcBorders>
            <w:vAlign w:val="bottom"/>
          </w:tcPr>
          <w:p w14:paraId="2F799081"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r w:rsidRPr="00E56613">
              <w:rPr>
                <w:rFonts w:ascii="David" w:eastAsia="Times New Roman" w:hAnsi="David" w:cs="David"/>
                <w:sz w:val="20"/>
                <w:szCs w:val="20"/>
              </w:rPr>
              <w:t> </w:t>
            </w:r>
          </w:p>
        </w:tc>
        <w:tc>
          <w:tcPr>
            <w:tcW w:w="736" w:type="dxa"/>
            <w:tcBorders>
              <w:top w:val="nil"/>
              <w:left w:val="single" w:sz="4" w:space="0" w:color="auto"/>
              <w:bottom w:val="single" w:sz="4" w:space="0" w:color="auto"/>
              <w:right w:val="single" w:sz="4" w:space="0" w:color="auto"/>
            </w:tcBorders>
            <w:vAlign w:val="bottom"/>
          </w:tcPr>
          <w:p w14:paraId="65A966CC"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r w:rsidRPr="00E56613">
              <w:rPr>
                <w:rFonts w:ascii="David" w:eastAsia="Times New Roman" w:hAnsi="David" w:cs="David"/>
                <w:sz w:val="20"/>
                <w:szCs w:val="20"/>
              </w:rPr>
              <w:t> </w:t>
            </w:r>
          </w:p>
        </w:tc>
      </w:tr>
      <w:tr w:rsidR="00E56613" w:rsidRPr="00E56613" w14:paraId="251279CF" w14:textId="77777777" w:rsidTr="00E56613">
        <w:trPr>
          <w:trHeight w:val="255"/>
        </w:trPr>
        <w:tc>
          <w:tcPr>
            <w:tcW w:w="0" w:type="auto"/>
            <w:vMerge/>
            <w:tcBorders>
              <w:top w:val="single" w:sz="4" w:space="0" w:color="auto"/>
              <w:left w:val="single" w:sz="8" w:space="0" w:color="auto"/>
              <w:bottom w:val="nil"/>
              <w:right w:val="nil"/>
            </w:tcBorders>
            <w:vAlign w:val="center"/>
          </w:tcPr>
          <w:p w14:paraId="6D01F914"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p>
        </w:tc>
        <w:tc>
          <w:tcPr>
            <w:tcW w:w="590" w:type="dxa"/>
            <w:tcBorders>
              <w:top w:val="nil"/>
              <w:left w:val="single" w:sz="4" w:space="0" w:color="auto"/>
              <w:bottom w:val="single" w:sz="4" w:space="0" w:color="auto"/>
              <w:right w:val="single" w:sz="4" w:space="0" w:color="auto"/>
            </w:tcBorders>
            <w:shd w:val="clear" w:color="auto" w:fill="CCFFCC"/>
            <w:vAlign w:val="bottom"/>
          </w:tcPr>
          <w:p w14:paraId="7FBD646E" w14:textId="77777777" w:rsidR="00E56613" w:rsidRPr="00E56613" w:rsidRDefault="00E56613" w:rsidP="00E56613">
            <w:pPr>
              <w:spacing w:before="0" w:beforeAutospacing="0" w:after="0" w:afterAutospacing="0" w:line="240" w:lineRule="auto"/>
              <w:rPr>
                <w:rFonts w:ascii="David" w:eastAsia="Times New Roman" w:hAnsi="David" w:cs="David"/>
                <w:sz w:val="20"/>
                <w:szCs w:val="20"/>
              </w:rPr>
            </w:pPr>
            <w:r w:rsidRPr="00E56613">
              <w:rPr>
                <w:rFonts w:ascii="David" w:eastAsia="Times New Roman" w:hAnsi="David" w:cs="David"/>
                <w:sz w:val="20"/>
                <w:szCs w:val="20"/>
                <w:rtl/>
              </w:rPr>
              <w:t>דירה 27</w:t>
            </w:r>
          </w:p>
        </w:tc>
        <w:tc>
          <w:tcPr>
            <w:tcW w:w="779" w:type="dxa"/>
            <w:tcBorders>
              <w:top w:val="nil"/>
              <w:left w:val="single" w:sz="4" w:space="0" w:color="auto"/>
              <w:bottom w:val="single" w:sz="4" w:space="0" w:color="auto"/>
              <w:right w:val="single" w:sz="4" w:space="0" w:color="auto"/>
            </w:tcBorders>
            <w:vAlign w:val="bottom"/>
          </w:tcPr>
          <w:p w14:paraId="1FC2CD05"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100%</w:t>
            </w:r>
          </w:p>
        </w:tc>
        <w:tc>
          <w:tcPr>
            <w:tcW w:w="840" w:type="dxa"/>
            <w:tcBorders>
              <w:top w:val="nil"/>
              <w:left w:val="single" w:sz="4" w:space="0" w:color="auto"/>
              <w:bottom w:val="single" w:sz="4" w:space="0" w:color="auto"/>
              <w:right w:val="single" w:sz="4" w:space="0" w:color="auto"/>
            </w:tcBorders>
            <w:vAlign w:val="bottom"/>
          </w:tcPr>
          <w:p w14:paraId="0F3FF271"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100%</w:t>
            </w:r>
          </w:p>
        </w:tc>
        <w:tc>
          <w:tcPr>
            <w:tcW w:w="840" w:type="dxa"/>
            <w:tcBorders>
              <w:top w:val="nil"/>
              <w:left w:val="single" w:sz="4" w:space="0" w:color="auto"/>
              <w:bottom w:val="single" w:sz="4" w:space="0" w:color="auto"/>
              <w:right w:val="single" w:sz="4" w:space="0" w:color="auto"/>
            </w:tcBorders>
            <w:vAlign w:val="bottom"/>
          </w:tcPr>
          <w:p w14:paraId="23448051"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100%</w:t>
            </w:r>
          </w:p>
        </w:tc>
        <w:tc>
          <w:tcPr>
            <w:tcW w:w="890" w:type="dxa"/>
            <w:tcBorders>
              <w:top w:val="nil"/>
              <w:left w:val="single" w:sz="4" w:space="0" w:color="auto"/>
              <w:bottom w:val="single" w:sz="4" w:space="0" w:color="auto"/>
              <w:right w:val="single" w:sz="4" w:space="0" w:color="auto"/>
            </w:tcBorders>
            <w:vAlign w:val="bottom"/>
          </w:tcPr>
          <w:p w14:paraId="15FB5DCC"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100%</w:t>
            </w:r>
          </w:p>
        </w:tc>
        <w:tc>
          <w:tcPr>
            <w:tcW w:w="857" w:type="dxa"/>
            <w:tcBorders>
              <w:top w:val="nil"/>
              <w:left w:val="single" w:sz="4" w:space="0" w:color="auto"/>
              <w:bottom w:val="single" w:sz="4" w:space="0" w:color="auto"/>
              <w:right w:val="single" w:sz="4" w:space="0" w:color="auto"/>
            </w:tcBorders>
            <w:vAlign w:val="bottom"/>
          </w:tcPr>
          <w:p w14:paraId="674A21B1"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100%</w:t>
            </w:r>
          </w:p>
        </w:tc>
        <w:tc>
          <w:tcPr>
            <w:tcW w:w="728" w:type="dxa"/>
            <w:tcBorders>
              <w:top w:val="nil"/>
              <w:left w:val="single" w:sz="4" w:space="0" w:color="auto"/>
              <w:bottom w:val="single" w:sz="4" w:space="0" w:color="auto"/>
              <w:right w:val="single" w:sz="4" w:space="0" w:color="auto"/>
            </w:tcBorders>
            <w:vAlign w:val="bottom"/>
          </w:tcPr>
          <w:p w14:paraId="21FB6130"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100%</w:t>
            </w:r>
          </w:p>
        </w:tc>
        <w:tc>
          <w:tcPr>
            <w:tcW w:w="728" w:type="dxa"/>
            <w:tcBorders>
              <w:top w:val="nil"/>
              <w:left w:val="single" w:sz="4" w:space="0" w:color="auto"/>
              <w:bottom w:val="single" w:sz="4" w:space="0" w:color="auto"/>
              <w:right w:val="single" w:sz="4" w:space="0" w:color="auto"/>
            </w:tcBorders>
            <w:vAlign w:val="bottom"/>
          </w:tcPr>
          <w:p w14:paraId="43CC38C4"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100%</w:t>
            </w:r>
          </w:p>
        </w:tc>
        <w:tc>
          <w:tcPr>
            <w:tcW w:w="857" w:type="dxa"/>
            <w:tcBorders>
              <w:top w:val="nil"/>
              <w:left w:val="single" w:sz="4" w:space="0" w:color="auto"/>
              <w:bottom w:val="single" w:sz="4" w:space="0" w:color="auto"/>
              <w:right w:val="single" w:sz="4" w:space="0" w:color="auto"/>
            </w:tcBorders>
            <w:vAlign w:val="bottom"/>
          </w:tcPr>
          <w:p w14:paraId="0CAA983D"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90%</w:t>
            </w:r>
          </w:p>
        </w:tc>
        <w:tc>
          <w:tcPr>
            <w:tcW w:w="768" w:type="dxa"/>
            <w:tcBorders>
              <w:top w:val="nil"/>
              <w:left w:val="single" w:sz="4" w:space="0" w:color="auto"/>
              <w:bottom w:val="single" w:sz="4" w:space="0" w:color="auto"/>
              <w:right w:val="single" w:sz="4" w:space="0" w:color="auto"/>
            </w:tcBorders>
            <w:vAlign w:val="bottom"/>
          </w:tcPr>
          <w:p w14:paraId="079F1842"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50%</w:t>
            </w:r>
          </w:p>
        </w:tc>
        <w:tc>
          <w:tcPr>
            <w:tcW w:w="768" w:type="dxa"/>
            <w:tcBorders>
              <w:top w:val="nil"/>
              <w:left w:val="single" w:sz="4" w:space="0" w:color="auto"/>
              <w:bottom w:val="single" w:sz="4" w:space="0" w:color="auto"/>
              <w:right w:val="single" w:sz="4" w:space="0" w:color="auto"/>
            </w:tcBorders>
            <w:vAlign w:val="bottom"/>
          </w:tcPr>
          <w:p w14:paraId="7D724303"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60%</w:t>
            </w:r>
          </w:p>
        </w:tc>
        <w:tc>
          <w:tcPr>
            <w:tcW w:w="895" w:type="dxa"/>
            <w:tcBorders>
              <w:top w:val="nil"/>
              <w:left w:val="single" w:sz="4" w:space="0" w:color="auto"/>
              <w:bottom w:val="single" w:sz="4" w:space="0" w:color="auto"/>
              <w:right w:val="single" w:sz="4" w:space="0" w:color="auto"/>
            </w:tcBorders>
            <w:vAlign w:val="bottom"/>
          </w:tcPr>
          <w:p w14:paraId="2381BC48"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67.5%</w:t>
            </w:r>
          </w:p>
        </w:tc>
        <w:tc>
          <w:tcPr>
            <w:tcW w:w="929" w:type="dxa"/>
            <w:tcBorders>
              <w:top w:val="nil"/>
              <w:left w:val="single" w:sz="4" w:space="0" w:color="auto"/>
              <w:bottom w:val="single" w:sz="4" w:space="0" w:color="auto"/>
              <w:right w:val="single" w:sz="4" w:space="0" w:color="auto"/>
            </w:tcBorders>
            <w:vAlign w:val="bottom"/>
          </w:tcPr>
          <w:p w14:paraId="4320E91A"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95%</w:t>
            </w:r>
          </w:p>
        </w:tc>
        <w:tc>
          <w:tcPr>
            <w:tcW w:w="781" w:type="dxa"/>
            <w:tcBorders>
              <w:top w:val="nil"/>
              <w:left w:val="single" w:sz="4" w:space="0" w:color="auto"/>
              <w:bottom w:val="single" w:sz="4" w:space="0" w:color="auto"/>
              <w:right w:val="single" w:sz="4" w:space="0" w:color="auto"/>
            </w:tcBorders>
            <w:vAlign w:val="bottom"/>
          </w:tcPr>
          <w:p w14:paraId="609B6734"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100%</w:t>
            </w:r>
          </w:p>
        </w:tc>
        <w:tc>
          <w:tcPr>
            <w:tcW w:w="728" w:type="dxa"/>
            <w:tcBorders>
              <w:top w:val="nil"/>
              <w:left w:val="single" w:sz="4" w:space="0" w:color="auto"/>
              <w:bottom w:val="single" w:sz="4" w:space="0" w:color="auto"/>
              <w:right w:val="single" w:sz="4" w:space="0" w:color="auto"/>
            </w:tcBorders>
            <w:vAlign w:val="bottom"/>
          </w:tcPr>
          <w:p w14:paraId="44D33126"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75%</w:t>
            </w:r>
          </w:p>
        </w:tc>
        <w:tc>
          <w:tcPr>
            <w:tcW w:w="845" w:type="dxa"/>
            <w:tcBorders>
              <w:top w:val="nil"/>
              <w:left w:val="single" w:sz="4" w:space="0" w:color="auto"/>
              <w:bottom w:val="single" w:sz="4" w:space="0" w:color="auto"/>
              <w:right w:val="single" w:sz="4" w:space="0" w:color="auto"/>
            </w:tcBorders>
            <w:vAlign w:val="bottom"/>
          </w:tcPr>
          <w:p w14:paraId="751150EC"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76%</w:t>
            </w:r>
          </w:p>
        </w:tc>
        <w:tc>
          <w:tcPr>
            <w:tcW w:w="728" w:type="dxa"/>
            <w:tcBorders>
              <w:top w:val="nil"/>
              <w:left w:val="single" w:sz="4" w:space="0" w:color="auto"/>
              <w:bottom w:val="single" w:sz="4" w:space="0" w:color="auto"/>
              <w:right w:val="single" w:sz="4" w:space="0" w:color="auto"/>
            </w:tcBorders>
            <w:vAlign w:val="bottom"/>
          </w:tcPr>
          <w:p w14:paraId="345A70EF"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r w:rsidRPr="00E56613">
              <w:rPr>
                <w:rFonts w:ascii="David" w:eastAsia="Times New Roman" w:hAnsi="David" w:cs="David"/>
                <w:sz w:val="20"/>
                <w:szCs w:val="20"/>
              </w:rPr>
              <w:t> </w:t>
            </w:r>
          </w:p>
        </w:tc>
        <w:tc>
          <w:tcPr>
            <w:tcW w:w="736" w:type="dxa"/>
            <w:tcBorders>
              <w:top w:val="nil"/>
              <w:left w:val="single" w:sz="4" w:space="0" w:color="auto"/>
              <w:bottom w:val="single" w:sz="4" w:space="0" w:color="auto"/>
              <w:right w:val="single" w:sz="4" w:space="0" w:color="auto"/>
            </w:tcBorders>
            <w:vAlign w:val="bottom"/>
          </w:tcPr>
          <w:p w14:paraId="0CAB5CC4"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r w:rsidRPr="00E56613">
              <w:rPr>
                <w:rFonts w:ascii="David" w:eastAsia="Times New Roman" w:hAnsi="David" w:cs="David"/>
                <w:sz w:val="20"/>
                <w:szCs w:val="20"/>
              </w:rPr>
              <w:t> </w:t>
            </w:r>
          </w:p>
        </w:tc>
      </w:tr>
      <w:tr w:rsidR="00E56613" w:rsidRPr="00E56613" w14:paraId="020168A6" w14:textId="77777777" w:rsidTr="00E56613">
        <w:trPr>
          <w:trHeight w:val="255"/>
        </w:trPr>
        <w:tc>
          <w:tcPr>
            <w:tcW w:w="0" w:type="auto"/>
            <w:vMerge/>
            <w:tcBorders>
              <w:top w:val="single" w:sz="4" w:space="0" w:color="auto"/>
              <w:left w:val="single" w:sz="8" w:space="0" w:color="auto"/>
              <w:bottom w:val="nil"/>
              <w:right w:val="nil"/>
            </w:tcBorders>
            <w:vAlign w:val="center"/>
          </w:tcPr>
          <w:p w14:paraId="50D7D34A"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p>
        </w:tc>
        <w:tc>
          <w:tcPr>
            <w:tcW w:w="590" w:type="dxa"/>
            <w:tcBorders>
              <w:top w:val="nil"/>
              <w:left w:val="single" w:sz="4" w:space="0" w:color="auto"/>
              <w:bottom w:val="single" w:sz="4" w:space="0" w:color="auto"/>
              <w:right w:val="single" w:sz="4" w:space="0" w:color="auto"/>
            </w:tcBorders>
            <w:shd w:val="clear" w:color="auto" w:fill="CCFFCC"/>
            <w:vAlign w:val="bottom"/>
          </w:tcPr>
          <w:p w14:paraId="02D1969A" w14:textId="77777777" w:rsidR="00E56613" w:rsidRPr="00E56613" w:rsidRDefault="00E56613" w:rsidP="00E56613">
            <w:pPr>
              <w:spacing w:before="0" w:beforeAutospacing="0" w:after="0" w:afterAutospacing="0" w:line="240" w:lineRule="auto"/>
              <w:rPr>
                <w:rFonts w:ascii="David" w:eastAsia="Times New Roman" w:hAnsi="David" w:cs="David"/>
                <w:sz w:val="20"/>
                <w:szCs w:val="20"/>
              </w:rPr>
            </w:pPr>
            <w:r w:rsidRPr="00E56613">
              <w:rPr>
                <w:rFonts w:ascii="David" w:eastAsia="Times New Roman" w:hAnsi="David" w:cs="David"/>
                <w:sz w:val="20"/>
                <w:szCs w:val="20"/>
                <w:rtl/>
              </w:rPr>
              <w:t>דירה 28</w:t>
            </w:r>
          </w:p>
        </w:tc>
        <w:tc>
          <w:tcPr>
            <w:tcW w:w="779" w:type="dxa"/>
            <w:tcBorders>
              <w:top w:val="nil"/>
              <w:left w:val="single" w:sz="4" w:space="0" w:color="auto"/>
              <w:bottom w:val="single" w:sz="4" w:space="0" w:color="auto"/>
              <w:right w:val="single" w:sz="4" w:space="0" w:color="auto"/>
            </w:tcBorders>
            <w:vAlign w:val="bottom"/>
          </w:tcPr>
          <w:p w14:paraId="3D8B47D2"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100%</w:t>
            </w:r>
          </w:p>
        </w:tc>
        <w:tc>
          <w:tcPr>
            <w:tcW w:w="840" w:type="dxa"/>
            <w:tcBorders>
              <w:top w:val="nil"/>
              <w:left w:val="single" w:sz="4" w:space="0" w:color="auto"/>
              <w:bottom w:val="single" w:sz="4" w:space="0" w:color="auto"/>
              <w:right w:val="single" w:sz="4" w:space="0" w:color="auto"/>
            </w:tcBorders>
            <w:vAlign w:val="bottom"/>
          </w:tcPr>
          <w:p w14:paraId="234F0DC6"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100%</w:t>
            </w:r>
          </w:p>
        </w:tc>
        <w:tc>
          <w:tcPr>
            <w:tcW w:w="840" w:type="dxa"/>
            <w:tcBorders>
              <w:top w:val="nil"/>
              <w:left w:val="single" w:sz="4" w:space="0" w:color="auto"/>
              <w:bottom w:val="single" w:sz="4" w:space="0" w:color="auto"/>
              <w:right w:val="single" w:sz="4" w:space="0" w:color="auto"/>
            </w:tcBorders>
            <w:vAlign w:val="bottom"/>
          </w:tcPr>
          <w:p w14:paraId="2AD01E2D"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100%</w:t>
            </w:r>
          </w:p>
        </w:tc>
        <w:tc>
          <w:tcPr>
            <w:tcW w:w="890" w:type="dxa"/>
            <w:tcBorders>
              <w:top w:val="nil"/>
              <w:left w:val="single" w:sz="4" w:space="0" w:color="auto"/>
              <w:bottom w:val="single" w:sz="4" w:space="0" w:color="auto"/>
              <w:right w:val="single" w:sz="4" w:space="0" w:color="auto"/>
            </w:tcBorders>
            <w:vAlign w:val="bottom"/>
          </w:tcPr>
          <w:p w14:paraId="0D227580"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100%</w:t>
            </w:r>
          </w:p>
        </w:tc>
        <w:tc>
          <w:tcPr>
            <w:tcW w:w="857" w:type="dxa"/>
            <w:tcBorders>
              <w:top w:val="nil"/>
              <w:left w:val="single" w:sz="4" w:space="0" w:color="auto"/>
              <w:bottom w:val="single" w:sz="4" w:space="0" w:color="auto"/>
              <w:right w:val="single" w:sz="4" w:space="0" w:color="auto"/>
            </w:tcBorders>
            <w:vAlign w:val="bottom"/>
          </w:tcPr>
          <w:p w14:paraId="7E02581C"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100%</w:t>
            </w:r>
          </w:p>
        </w:tc>
        <w:tc>
          <w:tcPr>
            <w:tcW w:w="728" w:type="dxa"/>
            <w:tcBorders>
              <w:top w:val="nil"/>
              <w:left w:val="single" w:sz="4" w:space="0" w:color="auto"/>
              <w:bottom w:val="single" w:sz="4" w:space="0" w:color="auto"/>
              <w:right w:val="single" w:sz="4" w:space="0" w:color="auto"/>
            </w:tcBorders>
            <w:vAlign w:val="bottom"/>
          </w:tcPr>
          <w:p w14:paraId="3AFB153F"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100%</w:t>
            </w:r>
          </w:p>
        </w:tc>
        <w:tc>
          <w:tcPr>
            <w:tcW w:w="728" w:type="dxa"/>
            <w:tcBorders>
              <w:top w:val="nil"/>
              <w:left w:val="single" w:sz="4" w:space="0" w:color="auto"/>
              <w:bottom w:val="single" w:sz="4" w:space="0" w:color="auto"/>
              <w:right w:val="single" w:sz="4" w:space="0" w:color="auto"/>
            </w:tcBorders>
            <w:vAlign w:val="bottom"/>
          </w:tcPr>
          <w:p w14:paraId="4D6ADB17"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100%</w:t>
            </w:r>
          </w:p>
        </w:tc>
        <w:tc>
          <w:tcPr>
            <w:tcW w:w="857" w:type="dxa"/>
            <w:tcBorders>
              <w:top w:val="nil"/>
              <w:left w:val="single" w:sz="4" w:space="0" w:color="auto"/>
              <w:bottom w:val="single" w:sz="4" w:space="0" w:color="auto"/>
              <w:right w:val="single" w:sz="4" w:space="0" w:color="auto"/>
            </w:tcBorders>
            <w:vAlign w:val="bottom"/>
          </w:tcPr>
          <w:p w14:paraId="1763ECF5"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90%</w:t>
            </w:r>
          </w:p>
        </w:tc>
        <w:tc>
          <w:tcPr>
            <w:tcW w:w="768" w:type="dxa"/>
            <w:tcBorders>
              <w:top w:val="nil"/>
              <w:left w:val="single" w:sz="4" w:space="0" w:color="auto"/>
              <w:bottom w:val="single" w:sz="4" w:space="0" w:color="auto"/>
              <w:right w:val="single" w:sz="4" w:space="0" w:color="auto"/>
            </w:tcBorders>
            <w:vAlign w:val="bottom"/>
          </w:tcPr>
          <w:p w14:paraId="6F86202F"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50%</w:t>
            </w:r>
          </w:p>
        </w:tc>
        <w:tc>
          <w:tcPr>
            <w:tcW w:w="768" w:type="dxa"/>
            <w:tcBorders>
              <w:top w:val="nil"/>
              <w:left w:val="single" w:sz="4" w:space="0" w:color="auto"/>
              <w:bottom w:val="single" w:sz="4" w:space="0" w:color="auto"/>
              <w:right w:val="single" w:sz="4" w:space="0" w:color="auto"/>
            </w:tcBorders>
            <w:vAlign w:val="bottom"/>
          </w:tcPr>
          <w:p w14:paraId="078D9939"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60%</w:t>
            </w:r>
          </w:p>
        </w:tc>
        <w:tc>
          <w:tcPr>
            <w:tcW w:w="895" w:type="dxa"/>
            <w:tcBorders>
              <w:top w:val="nil"/>
              <w:left w:val="single" w:sz="4" w:space="0" w:color="auto"/>
              <w:bottom w:val="single" w:sz="4" w:space="0" w:color="auto"/>
              <w:right w:val="single" w:sz="4" w:space="0" w:color="auto"/>
            </w:tcBorders>
            <w:vAlign w:val="bottom"/>
          </w:tcPr>
          <w:p w14:paraId="5E3BD3C8"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67.5%</w:t>
            </w:r>
          </w:p>
        </w:tc>
        <w:tc>
          <w:tcPr>
            <w:tcW w:w="929" w:type="dxa"/>
            <w:tcBorders>
              <w:top w:val="nil"/>
              <w:left w:val="single" w:sz="4" w:space="0" w:color="auto"/>
              <w:bottom w:val="single" w:sz="4" w:space="0" w:color="auto"/>
              <w:right w:val="single" w:sz="4" w:space="0" w:color="auto"/>
            </w:tcBorders>
            <w:vAlign w:val="bottom"/>
          </w:tcPr>
          <w:p w14:paraId="383882B6"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95%</w:t>
            </w:r>
          </w:p>
        </w:tc>
        <w:tc>
          <w:tcPr>
            <w:tcW w:w="781" w:type="dxa"/>
            <w:tcBorders>
              <w:top w:val="nil"/>
              <w:left w:val="single" w:sz="4" w:space="0" w:color="auto"/>
              <w:bottom w:val="single" w:sz="4" w:space="0" w:color="auto"/>
              <w:right w:val="single" w:sz="4" w:space="0" w:color="auto"/>
            </w:tcBorders>
            <w:vAlign w:val="bottom"/>
          </w:tcPr>
          <w:p w14:paraId="6AFB5EE6"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100%</w:t>
            </w:r>
          </w:p>
        </w:tc>
        <w:tc>
          <w:tcPr>
            <w:tcW w:w="728" w:type="dxa"/>
            <w:tcBorders>
              <w:top w:val="nil"/>
              <w:left w:val="single" w:sz="4" w:space="0" w:color="auto"/>
              <w:bottom w:val="single" w:sz="4" w:space="0" w:color="auto"/>
              <w:right w:val="single" w:sz="4" w:space="0" w:color="auto"/>
            </w:tcBorders>
            <w:vAlign w:val="bottom"/>
          </w:tcPr>
          <w:p w14:paraId="48749524"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75%</w:t>
            </w:r>
          </w:p>
        </w:tc>
        <w:tc>
          <w:tcPr>
            <w:tcW w:w="845" w:type="dxa"/>
            <w:tcBorders>
              <w:top w:val="nil"/>
              <w:left w:val="single" w:sz="4" w:space="0" w:color="auto"/>
              <w:bottom w:val="single" w:sz="4" w:space="0" w:color="auto"/>
              <w:right w:val="single" w:sz="4" w:space="0" w:color="auto"/>
            </w:tcBorders>
            <w:vAlign w:val="bottom"/>
          </w:tcPr>
          <w:p w14:paraId="3B8A5C05"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76%</w:t>
            </w:r>
          </w:p>
        </w:tc>
        <w:tc>
          <w:tcPr>
            <w:tcW w:w="728" w:type="dxa"/>
            <w:tcBorders>
              <w:top w:val="nil"/>
              <w:left w:val="single" w:sz="4" w:space="0" w:color="auto"/>
              <w:bottom w:val="single" w:sz="4" w:space="0" w:color="auto"/>
              <w:right w:val="single" w:sz="4" w:space="0" w:color="auto"/>
            </w:tcBorders>
            <w:vAlign w:val="bottom"/>
          </w:tcPr>
          <w:p w14:paraId="45F912C5"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r w:rsidRPr="00E56613">
              <w:rPr>
                <w:rFonts w:ascii="David" w:eastAsia="Times New Roman" w:hAnsi="David" w:cs="David"/>
                <w:sz w:val="20"/>
                <w:szCs w:val="20"/>
              </w:rPr>
              <w:t> </w:t>
            </w:r>
          </w:p>
        </w:tc>
        <w:tc>
          <w:tcPr>
            <w:tcW w:w="736" w:type="dxa"/>
            <w:tcBorders>
              <w:top w:val="nil"/>
              <w:left w:val="single" w:sz="4" w:space="0" w:color="auto"/>
              <w:bottom w:val="single" w:sz="4" w:space="0" w:color="auto"/>
              <w:right w:val="single" w:sz="4" w:space="0" w:color="auto"/>
            </w:tcBorders>
            <w:vAlign w:val="bottom"/>
          </w:tcPr>
          <w:p w14:paraId="7F51D911"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r w:rsidRPr="00E56613">
              <w:rPr>
                <w:rFonts w:ascii="David" w:eastAsia="Times New Roman" w:hAnsi="David" w:cs="David"/>
                <w:sz w:val="20"/>
                <w:szCs w:val="20"/>
              </w:rPr>
              <w:t> </w:t>
            </w:r>
          </w:p>
        </w:tc>
      </w:tr>
      <w:tr w:rsidR="00E56613" w:rsidRPr="00E56613" w14:paraId="68930861" w14:textId="77777777" w:rsidTr="00E56613">
        <w:trPr>
          <w:trHeight w:val="270"/>
        </w:trPr>
        <w:tc>
          <w:tcPr>
            <w:tcW w:w="1304" w:type="dxa"/>
            <w:gridSpan w:val="2"/>
            <w:tcBorders>
              <w:top w:val="single" w:sz="4" w:space="0" w:color="auto"/>
              <w:left w:val="single" w:sz="8" w:space="0" w:color="auto"/>
              <w:bottom w:val="single" w:sz="8" w:space="0" w:color="auto"/>
              <w:right w:val="single" w:sz="4" w:space="0" w:color="000000"/>
            </w:tcBorders>
            <w:shd w:val="clear" w:color="auto" w:fill="CCFFCC"/>
            <w:vAlign w:val="center"/>
          </w:tcPr>
          <w:p w14:paraId="0B186B5E" w14:textId="77777777" w:rsidR="00E56613" w:rsidRPr="00E56613" w:rsidRDefault="00E56613" w:rsidP="00E56613">
            <w:pPr>
              <w:spacing w:before="0" w:beforeAutospacing="0" w:after="0" w:afterAutospacing="0" w:line="240" w:lineRule="auto"/>
              <w:rPr>
                <w:rFonts w:ascii="David" w:eastAsia="Times New Roman" w:hAnsi="David" w:cs="David"/>
                <w:sz w:val="20"/>
                <w:szCs w:val="20"/>
              </w:rPr>
            </w:pPr>
            <w:r w:rsidRPr="00E56613">
              <w:rPr>
                <w:rFonts w:ascii="David" w:eastAsia="Times New Roman" w:hAnsi="David" w:cs="David"/>
                <w:sz w:val="20"/>
                <w:szCs w:val="20"/>
                <w:rtl/>
              </w:rPr>
              <w:t>סה"כ לקומה 7</w:t>
            </w:r>
          </w:p>
        </w:tc>
        <w:tc>
          <w:tcPr>
            <w:tcW w:w="779" w:type="dxa"/>
            <w:tcBorders>
              <w:top w:val="nil"/>
              <w:left w:val="single" w:sz="4" w:space="0" w:color="auto"/>
              <w:bottom w:val="single" w:sz="8" w:space="0" w:color="auto"/>
              <w:right w:val="single" w:sz="4" w:space="0" w:color="auto"/>
            </w:tcBorders>
            <w:shd w:val="clear" w:color="auto" w:fill="CCFFCC"/>
            <w:vAlign w:val="bottom"/>
          </w:tcPr>
          <w:p w14:paraId="42DBBE6E"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100%</w:t>
            </w:r>
          </w:p>
        </w:tc>
        <w:tc>
          <w:tcPr>
            <w:tcW w:w="840" w:type="dxa"/>
            <w:tcBorders>
              <w:top w:val="nil"/>
              <w:left w:val="single" w:sz="4" w:space="0" w:color="auto"/>
              <w:bottom w:val="single" w:sz="8" w:space="0" w:color="auto"/>
              <w:right w:val="single" w:sz="4" w:space="0" w:color="auto"/>
            </w:tcBorders>
            <w:shd w:val="clear" w:color="auto" w:fill="CCFFCC"/>
            <w:vAlign w:val="bottom"/>
          </w:tcPr>
          <w:p w14:paraId="03256529"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100%</w:t>
            </w:r>
          </w:p>
        </w:tc>
        <w:tc>
          <w:tcPr>
            <w:tcW w:w="840" w:type="dxa"/>
            <w:tcBorders>
              <w:top w:val="nil"/>
              <w:left w:val="single" w:sz="4" w:space="0" w:color="auto"/>
              <w:bottom w:val="single" w:sz="8" w:space="0" w:color="auto"/>
              <w:right w:val="single" w:sz="4" w:space="0" w:color="auto"/>
            </w:tcBorders>
            <w:shd w:val="clear" w:color="auto" w:fill="CCFFCC"/>
            <w:vAlign w:val="bottom"/>
          </w:tcPr>
          <w:p w14:paraId="4CA68CF7"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100%</w:t>
            </w:r>
          </w:p>
        </w:tc>
        <w:tc>
          <w:tcPr>
            <w:tcW w:w="890" w:type="dxa"/>
            <w:tcBorders>
              <w:top w:val="nil"/>
              <w:left w:val="single" w:sz="4" w:space="0" w:color="auto"/>
              <w:bottom w:val="single" w:sz="8" w:space="0" w:color="auto"/>
              <w:right w:val="single" w:sz="4" w:space="0" w:color="auto"/>
            </w:tcBorders>
            <w:shd w:val="clear" w:color="auto" w:fill="CCFFCC"/>
            <w:vAlign w:val="bottom"/>
          </w:tcPr>
          <w:p w14:paraId="2C7ACCFB"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100%</w:t>
            </w:r>
          </w:p>
        </w:tc>
        <w:tc>
          <w:tcPr>
            <w:tcW w:w="857" w:type="dxa"/>
            <w:tcBorders>
              <w:top w:val="nil"/>
              <w:left w:val="single" w:sz="4" w:space="0" w:color="auto"/>
              <w:bottom w:val="single" w:sz="8" w:space="0" w:color="auto"/>
              <w:right w:val="single" w:sz="4" w:space="0" w:color="auto"/>
            </w:tcBorders>
            <w:shd w:val="clear" w:color="auto" w:fill="CCFFCC"/>
            <w:vAlign w:val="bottom"/>
          </w:tcPr>
          <w:p w14:paraId="7E167D37"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100%</w:t>
            </w:r>
          </w:p>
        </w:tc>
        <w:tc>
          <w:tcPr>
            <w:tcW w:w="728" w:type="dxa"/>
            <w:tcBorders>
              <w:top w:val="nil"/>
              <w:left w:val="single" w:sz="4" w:space="0" w:color="auto"/>
              <w:bottom w:val="single" w:sz="8" w:space="0" w:color="auto"/>
              <w:right w:val="single" w:sz="4" w:space="0" w:color="auto"/>
            </w:tcBorders>
            <w:shd w:val="clear" w:color="auto" w:fill="CCFFCC"/>
            <w:vAlign w:val="bottom"/>
          </w:tcPr>
          <w:p w14:paraId="3FCEA47C"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100%</w:t>
            </w:r>
          </w:p>
        </w:tc>
        <w:tc>
          <w:tcPr>
            <w:tcW w:w="728" w:type="dxa"/>
            <w:tcBorders>
              <w:top w:val="nil"/>
              <w:left w:val="single" w:sz="4" w:space="0" w:color="auto"/>
              <w:bottom w:val="single" w:sz="8" w:space="0" w:color="auto"/>
              <w:right w:val="single" w:sz="4" w:space="0" w:color="auto"/>
            </w:tcBorders>
            <w:shd w:val="clear" w:color="auto" w:fill="CCFFCC"/>
            <w:vAlign w:val="bottom"/>
          </w:tcPr>
          <w:p w14:paraId="75890C79"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100%</w:t>
            </w:r>
          </w:p>
        </w:tc>
        <w:tc>
          <w:tcPr>
            <w:tcW w:w="857" w:type="dxa"/>
            <w:tcBorders>
              <w:top w:val="nil"/>
              <w:left w:val="single" w:sz="4" w:space="0" w:color="auto"/>
              <w:bottom w:val="single" w:sz="8" w:space="0" w:color="auto"/>
              <w:right w:val="single" w:sz="4" w:space="0" w:color="auto"/>
            </w:tcBorders>
            <w:shd w:val="clear" w:color="auto" w:fill="CCFFCC"/>
            <w:vAlign w:val="bottom"/>
          </w:tcPr>
          <w:p w14:paraId="25B07F96"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90%</w:t>
            </w:r>
          </w:p>
        </w:tc>
        <w:tc>
          <w:tcPr>
            <w:tcW w:w="768" w:type="dxa"/>
            <w:tcBorders>
              <w:top w:val="nil"/>
              <w:left w:val="single" w:sz="4" w:space="0" w:color="auto"/>
              <w:bottom w:val="single" w:sz="8" w:space="0" w:color="auto"/>
              <w:right w:val="single" w:sz="4" w:space="0" w:color="auto"/>
            </w:tcBorders>
            <w:shd w:val="clear" w:color="auto" w:fill="CCFFCC"/>
            <w:vAlign w:val="bottom"/>
          </w:tcPr>
          <w:p w14:paraId="7F1B5A41"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50%</w:t>
            </w:r>
          </w:p>
        </w:tc>
        <w:tc>
          <w:tcPr>
            <w:tcW w:w="768" w:type="dxa"/>
            <w:tcBorders>
              <w:top w:val="nil"/>
              <w:left w:val="single" w:sz="4" w:space="0" w:color="auto"/>
              <w:bottom w:val="single" w:sz="8" w:space="0" w:color="auto"/>
              <w:right w:val="single" w:sz="4" w:space="0" w:color="auto"/>
            </w:tcBorders>
            <w:shd w:val="clear" w:color="auto" w:fill="CCFFCC"/>
            <w:vAlign w:val="bottom"/>
          </w:tcPr>
          <w:p w14:paraId="57627BBA"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60%</w:t>
            </w:r>
          </w:p>
        </w:tc>
        <w:tc>
          <w:tcPr>
            <w:tcW w:w="895" w:type="dxa"/>
            <w:tcBorders>
              <w:top w:val="nil"/>
              <w:left w:val="single" w:sz="4" w:space="0" w:color="auto"/>
              <w:bottom w:val="single" w:sz="8" w:space="0" w:color="auto"/>
              <w:right w:val="single" w:sz="4" w:space="0" w:color="auto"/>
            </w:tcBorders>
            <w:shd w:val="clear" w:color="auto" w:fill="CCFFCC"/>
            <w:vAlign w:val="bottom"/>
          </w:tcPr>
          <w:p w14:paraId="7831822E"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68%</w:t>
            </w:r>
          </w:p>
        </w:tc>
        <w:tc>
          <w:tcPr>
            <w:tcW w:w="929" w:type="dxa"/>
            <w:tcBorders>
              <w:top w:val="nil"/>
              <w:left w:val="single" w:sz="4" w:space="0" w:color="auto"/>
              <w:bottom w:val="single" w:sz="8" w:space="0" w:color="auto"/>
              <w:right w:val="single" w:sz="4" w:space="0" w:color="auto"/>
            </w:tcBorders>
            <w:shd w:val="clear" w:color="auto" w:fill="CCFFCC"/>
            <w:vAlign w:val="bottom"/>
          </w:tcPr>
          <w:p w14:paraId="1E5C2955"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95%</w:t>
            </w:r>
          </w:p>
        </w:tc>
        <w:tc>
          <w:tcPr>
            <w:tcW w:w="781" w:type="dxa"/>
            <w:tcBorders>
              <w:top w:val="nil"/>
              <w:left w:val="single" w:sz="4" w:space="0" w:color="auto"/>
              <w:bottom w:val="single" w:sz="8" w:space="0" w:color="auto"/>
              <w:right w:val="single" w:sz="4" w:space="0" w:color="auto"/>
            </w:tcBorders>
            <w:shd w:val="clear" w:color="auto" w:fill="CCFFCC"/>
            <w:vAlign w:val="bottom"/>
          </w:tcPr>
          <w:p w14:paraId="50AA56DA"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100%</w:t>
            </w:r>
          </w:p>
        </w:tc>
        <w:tc>
          <w:tcPr>
            <w:tcW w:w="728" w:type="dxa"/>
            <w:tcBorders>
              <w:top w:val="nil"/>
              <w:left w:val="single" w:sz="4" w:space="0" w:color="auto"/>
              <w:bottom w:val="single" w:sz="8" w:space="0" w:color="auto"/>
              <w:right w:val="single" w:sz="4" w:space="0" w:color="auto"/>
            </w:tcBorders>
            <w:shd w:val="clear" w:color="auto" w:fill="CCFFCC"/>
            <w:vAlign w:val="bottom"/>
          </w:tcPr>
          <w:p w14:paraId="31D2D325"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75%</w:t>
            </w:r>
          </w:p>
        </w:tc>
        <w:tc>
          <w:tcPr>
            <w:tcW w:w="845" w:type="dxa"/>
            <w:tcBorders>
              <w:top w:val="nil"/>
              <w:left w:val="single" w:sz="4" w:space="0" w:color="auto"/>
              <w:bottom w:val="single" w:sz="8" w:space="0" w:color="auto"/>
              <w:right w:val="single" w:sz="4" w:space="0" w:color="auto"/>
            </w:tcBorders>
            <w:shd w:val="clear" w:color="auto" w:fill="CCFFCC"/>
            <w:vAlign w:val="bottom"/>
          </w:tcPr>
          <w:p w14:paraId="7FFB0622"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57%</w:t>
            </w:r>
          </w:p>
        </w:tc>
        <w:tc>
          <w:tcPr>
            <w:tcW w:w="728" w:type="dxa"/>
            <w:tcBorders>
              <w:top w:val="nil"/>
              <w:left w:val="single" w:sz="4" w:space="0" w:color="auto"/>
              <w:bottom w:val="single" w:sz="8" w:space="0" w:color="auto"/>
              <w:right w:val="single" w:sz="4" w:space="0" w:color="auto"/>
            </w:tcBorders>
            <w:shd w:val="clear" w:color="auto" w:fill="CCFFCC"/>
            <w:vAlign w:val="bottom"/>
          </w:tcPr>
          <w:p w14:paraId="5C27426E"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0%</w:t>
            </w:r>
          </w:p>
        </w:tc>
        <w:tc>
          <w:tcPr>
            <w:tcW w:w="736" w:type="dxa"/>
            <w:tcBorders>
              <w:top w:val="nil"/>
              <w:left w:val="single" w:sz="4" w:space="0" w:color="auto"/>
              <w:bottom w:val="single" w:sz="8" w:space="0" w:color="auto"/>
              <w:right w:val="single" w:sz="4" w:space="0" w:color="auto"/>
            </w:tcBorders>
            <w:shd w:val="clear" w:color="auto" w:fill="CCFFCC"/>
            <w:vAlign w:val="bottom"/>
          </w:tcPr>
          <w:p w14:paraId="692C6E5E"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0%</w:t>
            </w:r>
          </w:p>
        </w:tc>
      </w:tr>
    </w:tbl>
    <w:p w14:paraId="6BB55138" w14:textId="77777777" w:rsidR="00E56613" w:rsidRPr="00E56613" w:rsidRDefault="00E56613" w:rsidP="00E56613">
      <w:pPr>
        <w:spacing w:before="0" w:beforeAutospacing="0" w:after="0" w:afterAutospacing="0" w:line="240" w:lineRule="auto"/>
        <w:ind w:left="2220" w:hanging="2020"/>
        <w:jc w:val="both"/>
        <w:rPr>
          <w:rFonts w:ascii="David" w:eastAsia="Times New Roman" w:hAnsi="David" w:cs="David"/>
          <w:snapToGrid w:val="0"/>
          <w:sz w:val="24"/>
          <w:szCs w:val="24"/>
          <w:rtl/>
        </w:rPr>
      </w:pPr>
    </w:p>
    <w:p w14:paraId="25F9C556" w14:textId="77777777" w:rsidR="00E56613" w:rsidRPr="00E56613" w:rsidRDefault="00E56613" w:rsidP="00E56613">
      <w:pPr>
        <w:spacing w:before="0" w:beforeAutospacing="0" w:after="0" w:afterAutospacing="0" w:line="240" w:lineRule="auto"/>
        <w:jc w:val="both"/>
        <w:rPr>
          <w:rFonts w:ascii="David" w:eastAsia="Times New Roman" w:hAnsi="David" w:cs="David"/>
          <w:snapToGrid w:val="0"/>
          <w:sz w:val="24"/>
          <w:szCs w:val="24"/>
          <w:rtl/>
        </w:rPr>
      </w:pPr>
    </w:p>
    <w:p w14:paraId="7A142E9C" w14:textId="77777777" w:rsidR="00E56613" w:rsidRPr="00E56613" w:rsidRDefault="00E56613" w:rsidP="00E56613">
      <w:pPr>
        <w:spacing w:before="0" w:beforeAutospacing="0" w:after="0" w:afterAutospacing="0" w:line="240" w:lineRule="auto"/>
        <w:jc w:val="both"/>
        <w:rPr>
          <w:rFonts w:ascii="David" w:eastAsia="Times New Roman" w:hAnsi="David" w:cs="David"/>
          <w:snapToGrid w:val="0"/>
          <w:sz w:val="24"/>
          <w:szCs w:val="24"/>
          <w:rtl/>
        </w:rPr>
      </w:pPr>
    </w:p>
    <w:p w14:paraId="734D039D" w14:textId="77777777" w:rsidR="00E56613" w:rsidRPr="00E56613" w:rsidRDefault="00E56613" w:rsidP="00E56613">
      <w:pPr>
        <w:spacing w:before="0" w:beforeAutospacing="0" w:after="0" w:afterAutospacing="0" w:line="240" w:lineRule="auto"/>
        <w:jc w:val="both"/>
        <w:rPr>
          <w:rFonts w:ascii="David" w:eastAsia="Times New Roman" w:hAnsi="David" w:cs="David"/>
          <w:snapToGrid w:val="0"/>
          <w:sz w:val="24"/>
          <w:szCs w:val="24"/>
          <w:rtl/>
        </w:rPr>
      </w:pPr>
    </w:p>
    <w:p w14:paraId="6C90A26E" w14:textId="77777777" w:rsidR="00E56613" w:rsidRPr="00E56613" w:rsidRDefault="00E56613" w:rsidP="00E56613">
      <w:pPr>
        <w:spacing w:before="0" w:beforeAutospacing="0" w:after="0" w:afterAutospacing="0" w:line="240" w:lineRule="auto"/>
        <w:jc w:val="both"/>
        <w:rPr>
          <w:rFonts w:ascii="David" w:eastAsia="Times New Roman" w:hAnsi="David" w:cs="David"/>
          <w:snapToGrid w:val="0"/>
          <w:sz w:val="24"/>
          <w:szCs w:val="24"/>
          <w:rtl/>
        </w:rPr>
      </w:pPr>
    </w:p>
    <w:p w14:paraId="03B454AB" w14:textId="77777777" w:rsidR="00E56613" w:rsidRPr="00E56613" w:rsidRDefault="00E56613" w:rsidP="00E56613">
      <w:pPr>
        <w:spacing w:before="0" w:beforeAutospacing="0" w:after="0" w:afterAutospacing="0" w:line="240" w:lineRule="auto"/>
        <w:jc w:val="both"/>
        <w:rPr>
          <w:rFonts w:ascii="David" w:eastAsia="Times New Roman" w:hAnsi="David" w:cs="David"/>
          <w:snapToGrid w:val="0"/>
          <w:sz w:val="24"/>
          <w:szCs w:val="24"/>
        </w:rPr>
      </w:pPr>
    </w:p>
    <w:p w14:paraId="3820DD98" w14:textId="77777777" w:rsidR="00E56613" w:rsidRPr="00E56613" w:rsidRDefault="00E56613" w:rsidP="00E56613">
      <w:pPr>
        <w:spacing w:before="0" w:beforeAutospacing="0" w:after="0" w:afterAutospacing="0" w:line="240" w:lineRule="auto"/>
        <w:jc w:val="both"/>
        <w:rPr>
          <w:rFonts w:ascii="David" w:eastAsia="Times New Roman" w:hAnsi="David" w:cs="David"/>
          <w:snapToGrid w:val="0"/>
          <w:sz w:val="24"/>
          <w:szCs w:val="24"/>
        </w:rPr>
      </w:pPr>
    </w:p>
    <w:p w14:paraId="5FE1CFE8" w14:textId="77777777" w:rsidR="00E56613" w:rsidRPr="00E56613" w:rsidRDefault="00E56613" w:rsidP="00E56613">
      <w:pPr>
        <w:spacing w:before="0" w:beforeAutospacing="0" w:after="0" w:afterAutospacing="0" w:line="240" w:lineRule="auto"/>
        <w:jc w:val="both"/>
        <w:rPr>
          <w:rFonts w:ascii="David" w:eastAsia="Times New Roman" w:hAnsi="David" w:cs="David"/>
          <w:snapToGrid w:val="0"/>
          <w:sz w:val="24"/>
          <w:szCs w:val="24"/>
          <w:rtl/>
        </w:rPr>
      </w:pPr>
    </w:p>
    <w:p w14:paraId="74F1E041" w14:textId="77777777" w:rsidR="00E56613" w:rsidRPr="00E56613" w:rsidRDefault="00E56613" w:rsidP="00E56613">
      <w:pPr>
        <w:spacing w:before="0" w:beforeAutospacing="0" w:after="0" w:afterAutospacing="0" w:line="240" w:lineRule="auto"/>
        <w:jc w:val="both"/>
        <w:rPr>
          <w:rFonts w:ascii="David" w:eastAsia="Times New Roman" w:hAnsi="David" w:cs="David"/>
          <w:snapToGrid w:val="0"/>
          <w:sz w:val="24"/>
          <w:szCs w:val="24"/>
          <w:rtl/>
        </w:rPr>
      </w:pPr>
    </w:p>
    <w:p w14:paraId="7E3509CE" w14:textId="77777777" w:rsidR="00E56613" w:rsidRPr="00E56613" w:rsidRDefault="00E56613" w:rsidP="00E56613">
      <w:pPr>
        <w:spacing w:before="0" w:beforeAutospacing="0" w:after="0" w:afterAutospacing="0" w:line="240" w:lineRule="auto"/>
        <w:jc w:val="both"/>
        <w:rPr>
          <w:rFonts w:ascii="David" w:eastAsia="Times New Roman" w:hAnsi="David" w:cs="David"/>
          <w:snapToGrid w:val="0"/>
          <w:sz w:val="24"/>
          <w:szCs w:val="24"/>
          <w:rtl/>
        </w:rPr>
      </w:pPr>
    </w:p>
    <w:p w14:paraId="53C62F20" w14:textId="77777777" w:rsidR="00E56613" w:rsidRPr="00E56613" w:rsidRDefault="00E56613" w:rsidP="00E56613">
      <w:pPr>
        <w:spacing w:before="0" w:beforeAutospacing="0" w:after="0" w:afterAutospacing="0" w:line="240" w:lineRule="auto"/>
        <w:jc w:val="both"/>
        <w:rPr>
          <w:rFonts w:ascii="David" w:eastAsia="Times New Roman" w:hAnsi="David" w:cs="David"/>
          <w:snapToGrid w:val="0"/>
          <w:sz w:val="24"/>
          <w:szCs w:val="24"/>
          <w:rtl/>
        </w:rPr>
      </w:pPr>
    </w:p>
    <w:p w14:paraId="750AD23D" w14:textId="77777777" w:rsidR="00E56613" w:rsidRPr="00E56613" w:rsidRDefault="00E56613" w:rsidP="00E56613">
      <w:pPr>
        <w:spacing w:before="0" w:beforeAutospacing="0" w:after="0" w:afterAutospacing="0" w:line="240" w:lineRule="auto"/>
        <w:jc w:val="both"/>
        <w:rPr>
          <w:rFonts w:ascii="David" w:eastAsia="Times New Roman" w:hAnsi="David" w:cs="David"/>
          <w:snapToGrid w:val="0"/>
          <w:sz w:val="24"/>
          <w:szCs w:val="24"/>
          <w:rtl/>
        </w:rPr>
      </w:pPr>
    </w:p>
    <w:p w14:paraId="3B30526A" w14:textId="77777777" w:rsidR="00E56613" w:rsidRPr="00E56613" w:rsidRDefault="00E56613" w:rsidP="00E56613">
      <w:pPr>
        <w:spacing w:before="0" w:beforeAutospacing="0" w:after="0" w:afterAutospacing="0" w:line="240" w:lineRule="auto"/>
        <w:jc w:val="both"/>
        <w:rPr>
          <w:rFonts w:ascii="David" w:eastAsia="Times New Roman" w:hAnsi="David" w:cs="David"/>
          <w:snapToGrid w:val="0"/>
          <w:sz w:val="24"/>
          <w:szCs w:val="24"/>
          <w:rtl/>
        </w:rPr>
      </w:pPr>
    </w:p>
    <w:p w14:paraId="47D687D8" w14:textId="77777777" w:rsidR="00E56613" w:rsidRPr="00E56613" w:rsidRDefault="00E56613" w:rsidP="00E56613">
      <w:pPr>
        <w:spacing w:before="0" w:beforeAutospacing="0" w:after="0" w:afterAutospacing="0" w:line="240" w:lineRule="auto"/>
        <w:jc w:val="both"/>
        <w:rPr>
          <w:rFonts w:ascii="David" w:eastAsia="Times New Roman" w:hAnsi="David" w:cs="David"/>
          <w:snapToGrid w:val="0"/>
          <w:sz w:val="24"/>
          <w:szCs w:val="24"/>
          <w:rtl/>
        </w:rPr>
      </w:pPr>
    </w:p>
    <w:p w14:paraId="0C26536C" w14:textId="77777777" w:rsidR="00E56613" w:rsidRPr="00E56613" w:rsidRDefault="00E56613" w:rsidP="00E56613">
      <w:pPr>
        <w:spacing w:before="0" w:beforeAutospacing="0" w:after="0" w:afterAutospacing="0" w:line="240" w:lineRule="auto"/>
        <w:jc w:val="both"/>
        <w:rPr>
          <w:rFonts w:ascii="David" w:eastAsia="Times New Roman" w:hAnsi="David" w:cs="David"/>
          <w:snapToGrid w:val="0"/>
          <w:sz w:val="24"/>
          <w:szCs w:val="24"/>
          <w:rtl/>
        </w:rPr>
      </w:pPr>
    </w:p>
    <w:p w14:paraId="355B0391" w14:textId="77777777" w:rsidR="00E56613" w:rsidRPr="00E56613" w:rsidRDefault="00E56613" w:rsidP="00E56613">
      <w:pPr>
        <w:spacing w:before="0" w:beforeAutospacing="0" w:after="0" w:afterAutospacing="0" w:line="240" w:lineRule="auto"/>
        <w:jc w:val="both"/>
        <w:rPr>
          <w:rFonts w:ascii="David" w:eastAsia="Times New Roman" w:hAnsi="David" w:cs="David"/>
          <w:snapToGrid w:val="0"/>
          <w:sz w:val="24"/>
          <w:szCs w:val="24"/>
          <w:rtl/>
        </w:rPr>
      </w:pPr>
    </w:p>
    <w:tbl>
      <w:tblPr>
        <w:bidiVisual/>
        <w:tblW w:w="14997" w:type="dxa"/>
        <w:tblInd w:w="3131" w:type="dxa"/>
        <w:tblLook w:val="0000" w:firstRow="0" w:lastRow="0" w:firstColumn="0" w:lastColumn="0" w:noHBand="0" w:noVBand="0"/>
      </w:tblPr>
      <w:tblGrid>
        <w:gridCol w:w="4642"/>
        <w:gridCol w:w="1180"/>
        <w:gridCol w:w="835"/>
        <w:gridCol w:w="728"/>
        <w:gridCol w:w="728"/>
        <w:gridCol w:w="728"/>
        <w:gridCol w:w="728"/>
        <w:gridCol w:w="728"/>
        <w:gridCol w:w="728"/>
        <w:gridCol w:w="728"/>
        <w:gridCol w:w="728"/>
        <w:gridCol w:w="728"/>
        <w:gridCol w:w="728"/>
        <w:gridCol w:w="1060"/>
      </w:tblGrid>
      <w:tr w:rsidR="00E56613" w:rsidRPr="00E56613" w14:paraId="2AFE9636" w14:textId="77777777" w:rsidTr="00865F43">
        <w:trPr>
          <w:trHeight w:val="300"/>
        </w:trPr>
        <w:tc>
          <w:tcPr>
            <w:tcW w:w="4642" w:type="dxa"/>
            <w:vMerge w:val="restart"/>
            <w:tcBorders>
              <w:top w:val="single" w:sz="4" w:space="0" w:color="auto"/>
              <w:left w:val="single" w:sz="4" w:space="0" w:color="auto"/>
              <w:bottom w:val="single" w:sz="4" w:space="0" w:color="auto"/>
              <w:right w:val="single" w:sz="4" w:space="0" w:color="auto"/>
            </w:tcBorders>
            <w:noWrap/>
            <w:vAlign w:val="bottom"/>
          </w:tcPr>
          <w:p w14:paraId="7FA4A764" w14:textId="77777777" w:rsidR="00E56613" w:rsidRPr="00E56613" w:rsidRDefault="00E56613" w:rsidP="00865F43">
            <w:pPr>
              <w:bidi w:val="0"/>
              <w:spacing w:before="0" w:beforeAutospacing="0" w:after="0" w:afterAutospacing="0" w:line="240" w:lineRule="auto"/>
              <w:ind w:right="2289"/>
              <w:jc w:val="center"/>
              <w:rPr>
                <w:rFonts w:ascii="David" w:eastAsia="Times New Roman" w:hAnsi="David" w:cs="David"/>
                <w:b/>
                <w:bCs/>
                <w:sz w:val="44"/>
                <w:szCs w:val="44"/>
                <w:u w:val="single"/>
              </w:rPr>
            </w:pPr>
          </w:p>
        </w:tc>
        <w:tc>
          <w:tcPr>
            <w:tcW w:w="1180" w:type="dxa"/>
            <w:tcBorders>
              <w:top w:val="single" w:sz="4" w:space="0" w:color="auto"/>
              <w:left w:val="single" w:sz="4" w:space="0" w:color="auto"/>
              <w:bottom w:val="single" w:sz="4" w:space="0" w:color="auto"/>
              <w:right w:val="nil"/>
            </w:tcBorders>
            <w:noWrap/>
            <w:vAlign w:val="bottom"/>
          </w:tcPr>
          <w:p w14:paraId="6AB69FBC" w14:textId="77777777" w:rsidR="00E56613" w:rsidRPr="00E56613" w:rsidRDefault="00E56613" w:rsidP="00E56613">
            <w:pPr>
              <w:spacing w:before="0" w:beforeAutospacing="0" w:after="0" w:afterAutospacing="0" w:line="240" w:lineRule="auto"/>
              <w:jc w:val="right"/>
              <w:rPr>
                <w:rFonts w:ascii="David" w:eastAsia="Times New Roman" w:hAnsi="David" w:cs="David"/>
                <w:b/>
                <w:bCs/>
                <w:sz w:val="20"/>
                <w:szCs w:val="20"/>
              </w:rPr>
            </w:pPr>
            <w:r w:rsidRPr="00E56613">
              <w:rPr>
                <w:rFonts w:ascii="David" w:eastAsia="Times New Roman" w:hAnsi="David" w:cs="David"/>
                <w:b/>
                <w:bCs/>
                <w:sz w:val="20"/>
                <w:szCs w:val="20"/>
                <w:rtl/>
              </w:rPr>
              <w:t xml:space="preserve">חשבון מס' : </w:t>
            </w:r>
          </w:p>
        </w:tc>
        <w:tc>
          <w:tcPr>
            <w:tcW w:w="835" w:type="dxa"/>
            <w:tcBorders>
              <w:top w:val="single" w:sz="4" w:space="0" w:color="auto"/>
              <w:left w:val="nil"/>
              <w:bottom w:val="single" w:sz="4" w:space="0" w:color="auto"/>
              <w:right w:val="single" w:sz="4" w:space="0" w:color="auto"/>
            </w:tcBorders>
            <w:noWrap/>
            <w:vAlign w:val="bottom"/>
          </w:tcPr>
          <w:p w14:paraId="7B1AEB9A" w14:textId="77777777" w:rsidR="00E56613" w:rsidRPr="00E56613" w:rsidRDefault="00E56613" w:rsidP="00E56613">
            <w:pPr>
              <w:bidi w:val="0"/>
              <w:spacing w:before="0" w:beforeAutospacing="0" w:after="0" w:afterAutospacing="0" w:line="240" w:lineRule="auto"/>
              <w:jc w:val="center"/>
              <w:rPr>
                <w:rFonts w:ascii="David" w:eastAsia="Times New Roman" w:hAnsi="David" w:cs="David"/>
                <w:b/>
                <w:bCs/>
              </w:rPr>
            </w:pPr>
            <w:r w:rsidRPr="00E56613">
              <w:rPr>
                <w:rFonts w:ascii="David" w:eastAsia="Times New Roman" w:hAnsi="David" w:cs="David"/>
                <w:b/>
                <w:bCs/>
              </w:rPr>
              <w:t>____</w:t>
            </w:r>
          </w:p>
        </w:tc>
        <w:tc>
          <w:tcPr>
            <w:tcW w:w="8340" w:type="dxa"/>
            <w:gridSpan w:val="11"/>
            <w:tcBorders>
              <w:top w:val="single" w:sz="4" w:space="0" w:color="auto"/>
              <w:left w:val="single" w:sz="4" w:space="0" w:color="auto"/>
              <w:bottom w:val="nil"/>
              <w:right w:val="nil"/>
            </w:tcBorders>
            <w:noWrap/>
            <w:vAlign w:val="bottom"/>
          </w:tcPr>
          <w:p w14:paraId="52CD59E5" w14:textId="77777777" w:rsidR="00E56613" w:rsidRPr="00E56613" w:rsidRDefault="00E56613" w:rsidP="00E56613">
            <w:pPr>
              <w:bidi w:val="0"/>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b/>
                <w:bCs/>
                <w:rtl/>
              </w:rPr>
              <w:t>פרוייקט:___________, בניין מס':______________</w:t>
            </w:r>
          </w:p>
        </w:tc>
      </w:tr>
      <w:tr w:rsidR="00E56613" w:rsidRPr="00E56613" w14:paraId="54ABB8B7" w14:textId="77777777" w:rsidTr="00865F43">
        <w:trPr>
          <w:trHeight w:val="300"/>
        </w:trPr>
        <w:tc>
          <w:tcPr>
            <w:tcW w:w="4642" w:type="dxa"/>
            <w:vMerge/>
            <w:tcBorders>
              <w:top w:val="single" w:sz="4" w:space="0" w:color="auto"/>
              <w:left w:val="single" w:sz="4" w:space="0" w:color="auto"/>
              <w:bottom w:val="single" w:sz="4" w:space="0" w:color="auto"/>
              <w:right w:val="single" w:sz="4" w:space="0" w:color="auto"/>
            </w:tcBorders>
            <w:vAlign w:val="center"/>
          </w:tcPr>
          <w:p w14:paraId="03D55E4D" w14:textId="77777777" w:rsidR="00E56613" w:rsidRPr="00E56613" w:rsidRDefault="00E56613" w:rsidP="00E56613">
            <w:pPr>
              <w:bidi w:val="0"/>
              <w:spacing w:before="0" w:beforeAutospacing="0" w:after="0" w:afterAutospacing="0" w:line="240" w:lineRule="auto"/>
              <w:rPr>
                <w:rFonts w:ascii="David" w:eastAsia="Times New Roman" w:hAnsi="David" w:cs="David"/>
                <w:b/>
                <w:bCs/>
                <w:sz w:val="44"/>
                <w:szCs w:val="44"/>
                <w:u w:val="single"/>
              </w:rPr>
            </w:pPr>
          </w:p>
        </w:tc>
        <w:tc>
          <w:tcPr>
            <w:tcW w:w="1180" w:type="dxa"/>
            <w:tcBorders>
              <w:top w:val="single" w:sz="4" w:space="0" w:color="auto"/>
              <w:left w:val="single" w:sz="4" w:space="0" w:color="auto"/>
              <w:bottom w:val="single" w:sz="4" w:space="0" w:color="auto"/>
              <w:right w:val="nil"/>
            </w:tcBorders>
            <w:noWrap/>
            <w:vAlign w:val="bottom"/>
          </w:tcPr>
          <w:p w14:paraId="2B8F6ACB" w14:textId="77777777" w:rsidR="00E56613" w:rsidRPr="00E56613" w:rsidRDefault="00E56613" w:rsidP="00E56613">
            <w:pPr>
              <w:spacing w:before="0" w:beforeAutospacing="0" w:after="0" w:afterAutospacing="0" w:line="240" w:lineRule="auto"/>
              <w:jc w:val="right"/>
              <w:rPr>
                <w:rFonts w:ascii="David" w:eastAsia="Times New Roman" w:hAnsi="David" w:cs="David"/>
                <w:b/>
                <w:bCs/>
                <w:sz w:val="20"/>
                <w:szCs w:val="20"/>
                <w:u w:val="single"/>
              </w:rPr>
            </w:pPr>
            <w:r w:rsidRPr="00E56613">
              <w:rPr>
                <w:rFonts w:ascii="David" w:eastAsia="Times New Roman" w:hAnsi="David" w:cs="David"/>
                <w:b/>
                <w:bCs/>
                <w:sz w:val="20"/>
                <w:szCs w:val="20"/>
                <w:u w:val="single"/>
                <w:rtl/>
              </w:rPr>
              <w:t>ביצוע חודש:</w:t>
            </w:r>
          </w:p>
        </w:tc>
        <w:tc>
          <w:tcPr>
            <w:tcW w:w="835" w:type="dxa"/>
            <w:tcBorders>
              <w:top w:val="single" w:sz="4" w:space="0" w:color="auto"/>
              <w:left w:val="nil"/>
              <w:bottom w:val="single" w:sz="4" w:space="0" w:color="auto"/>
              <w:right w:val="single" w:sz="4" w:space="0" w:color="auto"/>
            </w:tcBorders>
            <w:noWrap/>
            <w:vAlign w:val="bottom"/>
          </w:tcPr>
          <w:p w14:paraId="3800B7C7" w14:textId="77777777" w:rsidR="00E56613" w:rsidRPr="00E56613" w:rsidRDefault="00E56613" w:rsidP="00E56613">
            <w:pPr>
              <w:bidi w:val="0"/>
              <w:spacing w:before="0" w:beforeAutospacing="0" w:after="0" w:afterAutospacing="0" w:line="240" w:lineRule="auto"/>
              <w:jc w:val="center"/>
              <w:rPr>
                <w:rFonts w:ascii="David" w:eastAsia="Times New Roman" w:hAnsi="David" w:cs="David"/>
                <w:b/>
                <w:bCs/>
              </w:rPr>
            </w:pPr>
            <w:r w:rsidRPr="00E56613">
              <w:rPr>
                <w:rFonts w:ascii="David" w:eastAsia="Times New Roman" w:hAnsi="David" w:cs="David"/>
                <w:b/>
                <w:bCs/>
              </w:rPr>
              <w:t>___</w:t>
            </w:r>
          </w:p>
        </w:tc>
        <w:tc>
          <w:tcPr>
            <w:tcW w:w="8340" w:type="dxa"/>
            <w:gridSpan w:val="11"/>
            <w:tcBorders>
              <w:top w:val="nil"/>
              <w:left w:val="single" w:sz="4" w:space="0" w:color="auto"/>
              <w:bottom w:val="single" w:sz="4" w:space="0" w:color="auto"/>
              <w:right w:val="single" w:sz="4" w:space="0" w:color="auto"/>
            </w:tcBorders>
            <w:noWrap/>
            <w:vAlign w:val="bottom"/>
          </w:tcPr>
          <w:p w14:paraId="0E971275"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p>
        </w:tc>
      </w:tr>
      <w:tr w:rsidR="00E56613" w:rsidRPr="00E56613" w14:paraId="00B6B1E8" w14:textId="77777777" w:rsidTr="00865F43">
        <w:trPr>
          <w:trHeight w:val="403"/>
        </w:trPr>
        <w:tc>
          <w:tcPr>
            <w:tcW w:w="4642" w:type="dxa"/>
            <w:tcBorders>
              <w:top w:val="single" w:sz="4" w:space="0" w:color="auto"/>
              <w:left w:val="single" w:sz="8" w:space="0" w:color="auto"/>
              <w:bottom w:val="single" w:sz="4" w:space="0" w:color="auto"/>
              <w:right w:val="single" w:sz="4" w:space="0" w:color="auto"/>
            </w:tcBorders>
            <w:noWrap/>
          </w:tcPr>
          <w:p w14:paraId="5ADA36BF" w14:textId="77777777" w:rsidR="00E56613" w:rsidRPr="00E56613" w:rsidRDefault="00E56613" w:rsidP="00E56613">
            <w:pPr>
              <w:spacing w:before="0" w:beforeAutospacing="0" w:after="0" w:afterAutospacing="0" w:line="240" w:lineRule="auto"/>
              <w:rPr>
                <w:rFonts w:ascii="David" w:eastAsia="Times New Roman" w:hAnsi="David" w:cs="David"/>
                <w:b/>
                <w:bCs/>
                <w:sz w:val="24"/>
                <w:szCs w:val="24"/>
              </w:rPr>
            </w:pPr>
            <w:r w:rsidRPr="00E56613">
              <w:rPr>
                <w:rFonts w:ascii="David" w:eastAsia="Times New Roman" w:hAnsi="David" w:cs="David"/>
                <w:b/>
                <w:bCs/>
                <w:sz w:val="24"/>
                <w:szCs w:val="24"/>
                <w:rtl/>
              </w:rPr>
              <w:t>ת</w:t>
            </w:r>
            <w:r w:rsidR="00865F43">
              <w:rPr>
                <w:rFonts w:ascii="David" w:eastAsia="Times New Roman" w:hAnsi="David" w:cs="David" w:hint="cs"/>
                <w:b/>
                <w:bCs/>
                <w:sz w:val="24"/>
                <w:szCs w:val="24"/>
                <w:rtl/>
              </w:rPr>
              <w:t>י</w:t>
            </w:r>
            <w:r w:rsidRPr="00E56613">
              <w:rPr>
                <w:rFonts w:ascii="David" w:eastAsia="Times New Roman" w:hAnsi="David" w:cs="David"/>
                <w:b/>
                <w:bCs/>
                <w:sz w:val="24"/>
                <w:szCs w:val="24"/>
                <w:rtl/>
              </w:rPr>
              <w:t>אור העבודה</w:t>
            </w:r>
          </w:p>
        </w:tc>
        <w:tc>
          <w:tcPr>
            <w:tcW w:w="1180" w:type="dxa"/>
            <w:tcBorders>
              <w:top w:val="single" w:sz="4" w:space="0" w:color="auto"/>
              <w:left w:val="single" w:sz="4" w:space="0" w:color="auto"/>
              <w:bottom w:val="single" w:sz="8" w:space="0" w:color="auto"/>
              <w:right w:val="single" w:sz="4" w:space="0" w:color="auto"/>
            </w:tcBorders>
          </w:tcPr>
          <w:p w14:paraId="0073174E" w14:textId="77777777" w:rsidR="00E56613" w:rsidRPr="00E56613" w:rsidRDefault="00E56613" w:rsidP="00E56613">
            <w:pPr>
              <w:spacing w:before="0" w:beforeAutospacing="0" w:after="0" w:afterAutospacing="0" w:line="240" w:lineRule="auto"/>
              <w:jc w:val="center"/>
              <w:rPr>
                <w:rFonts w:ascii="David" w:eastAsia="Times New Roman" w:hAnsi="David" w:cs="David"/>
                <w:b/>
                <w:bCs/>
                <w:sz w:val="20"/>
                <w:szCs w:val="20"/>
              </w:rPr>
            </w:pPr>
            <w:r w:rsidRPr="00E56613">
              <w:rPr>
                <w:rFonts w:ascii="David" w:eastAsia="Times New Roman" w:hAnsi="David" w:cs="David"/>
                <w:b/>
                <w:bCs/>
                <w:sz w:val="20"/>
                <w:szCs w:val="20"/>
                <w:rtl/>
              </w:rPr>
              <w:t> </w:t>
            </w:r>
          </w:p>
        </w:tc>
        <w:tc>
          <w:tcPr>
            <w:tcW w:w="835" w:type="dxa"/>
            <w:tcBorders>
              <w:top w:val="single" w:sz="4" w:space="0" w:color="auto"/>
              <w:left w:val="single" w:sz="4" w:space="0" w:color="auto"/>
              <w:bottom w:val="single" w:sz="4" w:space="0" w:color="auto"/>
              <w:right w:val="single" w:sz="4" w:space="0" w:color="auto"/>
            </w:tcBorders>
            <w:noWrap/>
          </w:tcPr>
          <w:p w14:paraId="5A51BD9D" w14:textId="77777777" w:rsidR="00E56613" w:rsidRPr="00E56613" w:rsidRDefault="00E56613" w:rsidP="00E56613">
            <w:pPr>
              <w:spacing w:before="0" w:beforeAutospacing="0" w:after="0" w:afterAutospacing="0" w:line="240" w:lineRule="auto"/>
              <w:rPr>
                <w:rFonts w:ascii="David" w:eastAsia="Times New Roman" w:hAnsi="David" w:cs="David"/>
                <w:b/>
                <w:bCs/>
              </w:rPr>
            </w:pPr>
            <w:r w:rsidRPr="00E56613">
              <w:rPr>
                <w:rFonts w:ascii="David" w:eastAsia="Times New Roman" w:hAnsi="David" w:cs="David"/>
                <w:b/>
                <w:bCs/>
                <w:rtl/>
              </w:rPr>
              <w:t>כללי לבניין</w:t>
            </w:r>
          </w:p>
        </w:tc>
        <w:tc>
          <w:tcPr>
            <w:tcW w:w="728" w:type="dxa"/>
            <w:tcBorders>
              <w:top w:val="single" w:sz="4" w:space="0" w:color="auto"/>
              <w:left w:val="single" w:sz="4" w:space="0" w:color="auto"/>
              <w:bottom w:val="single" w:sz="4" w:space="0" w:color="auto"/>
              <w:right w:val="single" w:sz="4" w:space="0" w:color="auto"/>
            </w:tcBorders>
            <w:noWrap/>
          </w:tcPr>
          <w:p w14:paraId="0CE4054F" w14:textId="77777777" w:rsidR="00E56613" w:rsidRPr="00E56613" w:rsidRDefault="00E56613" w:rsidP="00E56613">
            <w:pPr>
              <w:spacing w:before="0" w:beforeAutospacing="0" w:after="0" w:afterAutospacing="0" w:line="240" w:lineRule="auto"/>
              <w:rPr>
                <w:rFonts w:ascii="David" w:eastAsia="Times New Roman" w:hAnsi="David" w:cs="David"/>
                <w:b/>
                <w:bCs/>
              </w:rPr>
            </w:pPr>
            <w:r w:rsidRPr="00E56613">
              <w:rPr>
                <w:rFonts w:ascii="David" w:eastAsia="Times New Roman" w:hAnsi="David" w:cs="David"/>
                <w:b/>
                <w:bCs/>
                <w:rtl/>
              </w:rPr>
              <w:t>מרתף</w:t>
            </w:r>
          </w:p>
        </w:tc>
        <w:tc>
          <w:tcPr>
            <w:tcW w:w="728" w:type="dxa"/>
            <w:tcBorders>
              <w:top w:val="single" w:sz="4" w:space="0" w:color="auto"/>
              <w:left w:val="single" w:sz="4" w:space="0" w:color="auto"/>
              <w:bottom w:val="single" w:sz="4" w:space="0" w:color="auto"/>
              <w:right w:val="single" w:sz="4" w:space="0" w:color="auto"/>
            </w:tcBorders>
            <w:noWrap/>
          </w:tcPr>
          <w:p w14:paraId="22AC5B67" w14:textId="77777777" w:rsidR="00E56613" w:rsidRPr="00E56613" w:rsidRDefault="00E56613" w:rsidP="00E56613">
            <w:pPr>
              <w:spacing w:before="0" w:beforeAutospacing="0" w:after="0" w:afterAutospacing="0" w:line="240" w:lineRule="auto"/>
              <w:rPr>
                <w:rFonts w:ascii="David" w:eastAsia="Times New Roman" w:hAnsi="David" w:cs="David"/>
                <w:b/>
                <w:bCs/>
              </w:rPr>
            </w:pPr>
            <w:r w:rsidRPr="00E56613">
              <w:rPr>
                <w:rFonts w:ascii="David" w:eastAsia="Times New Roman" w:hAnsi="David" w:cs="David"/>
                <w:b/>
                <w:bCs/>
                <w:rtl/>
              </w:rPr>
              <w:t xml:space="preserve">כניסה </w:t>
            </w:r>
          </w:p>
        </w:tc>
        <w:tc>
          <w:tcPr>
            <w:tcW w:w="728" w:type="dxa"/>
            <w:tcBorders>
              <w:top w:val="single" w:sz="4" w:space="0" w:color="auto"/>
              <w:left w:val="single" w:sz="4" w:space="0" w:color="auto"/>
              <w:bottom w:val="single" w:sz="4" w:space="0" w:color="auto"/>
              <w:right w:val="single" w:sz="4" w:space="0" w:color="auto"/>
            </w:tcBorders>
            <w:noWrap/>
          </w:tcPr>
          <w:p w14:paraId="493B3EA2" w14:textId="77777777" w:rsidR="00E56613" w:rsidRPr="00E56613" w:rsidRDefault="00E56613" w:rsidP="00E56613">
            <w:pPr>
              <w:spacing w:before="0" w:beforeAutospacing="0" w:after="0" w:afterAutospacing="0" w:line="240" w:lineRule="auto"/>
              <w:rPr>
                <w:rFonts w:ascii="David" w:eastAsia="Times New Roman" w:hAnsi="David" w:cs="David"/>
                <w:b/>
                <w:bCs/>
              </w:rPr>
            </w:pPr>
            <w:r w:rsidRPr="00E56613">
              <w:rPr>
                <w:rFonts w:ascii="David" w:eastAsia="Times New Roman" w:hAnsi="David" w:cs="David"/>
                <w:b/>
                <w:bCs/>
                <w:rtl/>
              </w:rPr>
              <w:t>גלריה</w:t>
            </w:r>
          </w:p>
        </w:tc>
        <w:tc>
          <w:tcPr>
            <w:tcW w:w="728" w:type="dxa"/>
            <w:tcBorders>
              <w:top w:val="single" w:sz="4" w:space="0" w:color="auto"/>
              <w:left w:val="single" w:sz="4" w:space="0" w:color="auto"/>
              <w:bottom w:val="single" w:sz="4" w:space="0" w:color="auto"/>
              <w:right w:val="single" w:sz="4" w:space="0" w:color="auto"/>
            </w:tcBorders>
          </w:tcPr>
          <w:p w14:paraId="00DE99E2" w14:textId="77777777" w:rsidR="00E56613" w:rsidRPr="00E56613" w:rsidRDefault="00E56613" w:rsidP="00E56613">
            <w:pPr>
              <w:spacing w:before="0" w:beforeAutospacing="0" w:after="0" w:afterAutospacing="0" w:line="240" w:lineRule="auto"/>
              <w:rPr>
                <w:rFonts w:ascii="David" w:eastAsia="Times New Roman" w:hAnsi="David" w:cs="David"/>
                <w:b/>
                <w:bCs/>
              </w:rPr>
            </w:pPr>
            <w:r w:rsidRPr="00E56613">
              <w:rPr>
                <w:rFonts w:ascii="David" w:eastAsia="Times New Roman" w:hAnsi="David" w:cs="David"/>
                <w:b/>
                <w:bCs/>
                <w:rtl/>
              </w:rPr>
              <w:t>קומה 1</w:t>
            </w:r>
          </w:p>
        </w:tc>
        <w:tc>
          <w:tcPr>
            <w:tcW w:w="728" w:type="dxa"/>
            <w:tcBorders>
              <w:top w:val="single" w:sz="4" w:space="0" w:color="auto"/>
              <w:left w:val="single" w:sz="4" w:space="0" w:color="auto"/>
              <w:bottom w:val="single" w:sz="4" w:space="0" w:color="auto"/>
              <w:right w:val="single" w:sz="4" w:space="0" w:color="auto"/>
            </w:tcBorders>
          </w:tcPr>
          <w:p w14:paraId="76C21C16" w14:textId="77777777" w:rsidR="00E56613" w:rsidRPr="00E56613" w:rsidRDefault="00E56613" w:rsidP="00E56613">
            <w:pPr>
              <w:spacing w:before="0" w:beforeAutospacing="0" w:after="0" w:afterAutospacing="0" w:line="240" w:lineRule="auto"/>
              <w:rPr>
                <w:rFonts w:ascii="David" w:eastAsia="Times New Roman" w:hAnsi="David" w:cs="David"/>
                <w:b/>
                <w:bCs/>
              </w:rPr>
            </w:pPr>
            <w:r w:rsidRPr="00E56613">
              <w:rPr>
                <w:rFonts w:ascii="David" w:eastAsia="Times New Roman" w:hAnsi="David" w:cs="David"/>
                <w:b/>
                <w:bCs/>
                <w:rtl/>
              </w:rPr>
              <w:t>קומה 2</w:t>
            </w:r>
          </w:p>
        </w:tc>
        <w:tc>
          <w:tcPr>
            <w:tcW w:w="728" w:type="dxa"/>
            <w:tcBorders>
              <w:top w:val="single" w:sz="4" w:space="0" w:color="auto"/>
              <w:left w:val="single" w:sz="4" w:space="0" w:color="auto"/>
              <w:bottom w:val="single" w:sz="4" w:space="0" w:color="auto"/>
              <w:right w:val="single" w:sz="4" w:space="0" w:color="auto"/>
            </w:tcBorders>
          </w:tcPr>
          <w:p w14:paraId="0FBC5F8C" w14:textId="77777777" w:rsidR="00E56613" w:rsidRPr="00E56613" w:rsidRDefault="00E56613" w:rsidP="00E56613">
            <w:pPr>
              <w:spacing w:before="0" w:beforeAutospacing="0" w:after="0" w:afterAutospacing="0" w:line="240" w:lineRule="auto"/>
              <w:rPr>
                <w:rFonts w:ascii="David" w:eastAsia="Times New Roman" w:hAnsi="David" w:cs="David"/>
                <w:b/>
                <w:bCs/>
              </w:rPr>
            </w:pPr>
            <w:r w:rsidRPr="00E56613">
              <w:rPr>
                <w:rFonts w:ascii="David" w:eastAsia="Times New Roman" w:hAnsi="David" w:cs="David"/>
                <w:b/>
                <w:bCs/>
                <w:rtl/>
              </w:rPr>
              <w:t>קומה 3</w:t>
            </w:r>
          </w:p>
        </w:tc>
        <w:tc>
          <w:tcPr>
            <w:tcW w:w="728" w:type="dxa"/>
            <w:tcBorders>
              <w:top w:val="single" w:sz="4" w:space="0" w:color="auto"/>
              <w:left w:val="single" w:sz="4" w:space="0" w:color="auto"/>
              <w:bottom w:val="single" w:sz="4" w:space="0" w:color="auto"/>
              <w:right w:val="single" w:sz="4" w:space="0" w:color="auto"/>
            </w:tcBorders>
          </w:tcPr>
          <w:p w14:paraId="48AA3DEC" w14:textId="77777777" w:rsidR="00E56613" w:rsidRPr="00E56613" w:rsidRDefault="00E56613" w:rsidP="00E56613">
            <w:pPr>
              <w:spacing w:before="0" w:beforeAutospacing="0" w:after="0" w:afterAutospacing="0" w:line="240" w:lineRule="auto"/>
              <w:rPr>
                <w:rFonts w:ascii="David" w:eastAsia="Times New Roman" w:hAnsi="David" w:cs="David"/>
                <w:b/>
                <w:bCs/>
              </w:rPr>
            </w:pPr>
            <w:r w:rsidRPr="00E56613">
              <w:rPr>
                <w:rFonts w:ascii="David" w:eastAsia="Times New Roman" w:hAnsi="David" w:cs="David"/>
                <w:b/>
                <w:bCs/>
                <w:rtl/>
              </w:rPr>
              <w:t>קומה 4</w:t>
            </w:r>
          </w:p>
        </w:tc>
        <w:tc>
          <w:tcPr>
            <w:tcW w:w="728" w:type="dxa"/>
            <w:tcBorders>
              <w:top w:val="single" w:sz="4" w:space="0" w:color="auto"/>
              <w:left w:val="single" w:sz="4" w:space="0" w:color="auto"/>
              <w:bottom w:val="single" w:sz="4" w:space="0" w:color="auto"/>
              <w:right w:val="single" w:sz="4" w:space="0" w:color="auto"/>
            </w:tcBorders>
          </w:tcPr>
          <w:p w14:paraId="46166C30" w14:textId="77777777" w:rsidR="00E56613" w:rsidRPr="00E56613" w:rsidRDefault="00E56613" w:rsidP="00E56613">
            <w:pPr>
              <w:spacing w:before="0" w:beforeAutospacing="0" w:after="0" w:afterAutospacing="0" w:line="240" w:lineRule="auto"/>
              <w:rPr>
                <w:rFonts w:ascii="David" w:eastAsia="Times New Roman" w:hAnsi="David" w:cs="David"/>
                <w:b/>
                <w:bCs/>
              </w:rPr>
            </w:pPr>
            <w:r w:rsidRPr="00E56613">
              <w:rPr>
                <w:rFonts w:ascii="David" w:eastAsia="Times New Roman" w:hAnsi="David" w:cs="David"/>
                <w:b/>
                <w:bCs/>
                <w:rtl/>
              </w:rPr>
              <w:t>קומה 5</w:t>
            </w:r>
          </w:p>
        </w:tc>
        <w:tc>
          <w:tcPr>
            <w:tcW w:w="728" w:type="dxa"/>
            <w:tcBorders>
              <w:top w:val="single" w:sz="4" w:space="0" w:color="auto"/>
              <w:left w:val="single" w:sz="4" w:space="0" w:color="auto"/>
              <w:bottom w:val="single" w:sz="4" w:space="0" w:color="auto"/>
              <w:right w:val="single" w:sz="4" w:space="0" w:color="auto"/>
            </w:tcBorders>
          </w:tcPr>
          <w:p w14:paraId="65414507" w14:textId="77777777" w:rsidR="00E56613" w:rsidRPr="00E56613" w:rsidRDefault="00E56613" w:rsidP="00E56613">
            <w:pPr>
              <w:spacing w:before="0" w:beforeAutospacing="0" w:after="0" w:afterAutospacing="0" w:line="240" w:lineRule="auto"/>
              <w:rPr>
                <w:rFonts w:ascii="David" w:eastAsia="Times New Roman" w:hAnsi="David" w:cs="David"/>
                <w:b/>
                <w:bCs/>
              </w:rPr>
            </w:pPr>
            <w:r w:rsidRPr="00E56613">
              <w:rPr>
                <w:rFonts w:ascii="David" w:eastAsia="Times New Roman" w:hAnsi="David" w:cs="David"/>
                <w:b/>
                <w:bCs/>
                <w:rtl/>
              </w:rPr>
              <w:t>קומה 6</w:t>
            </w:r>
          </w:p>
        </w:tc>
        <w:tc>
          <w:tcPr>
            <w:tcW w:w="728" w:type="dxa"/>
            <w:tcBorders>
              <w:top w:val="single" w:sz="4" w:space="0" w:color="auto"/>
              <w:left w:val="single" w:sz="4" w:space="0" w:color="auto"/>
              <w:bottom w:val="single" w:sz="4" w:space="0" w:color="auto"/>
              <w:right w:val="single" w:sz="4" w:space="0" w:color="auto"/>
            </w:tcBorders>
          </w:tcPr>
          <w:p w14:paraId="14020459" w14:textId="77777777" w:rsidR="00E56613" w:rsidRPr="00E56613" w:rsidRDefault="00E56613" w:rsidP="00E56613">
            <w:pPr>
              <w:spacing w:before="0" w:beforeAutospacing="0" w:after="0" w:afterAutospacing="0" w:line="240" w:lineRule="auto"/>
              <w:rPr>
                <w:rFonts w:ascii="David" w:eastAsia="Times New Roman" w:hAnsi="David" w:cs="David"/>
                <w:b/>
                <w:bCs/>
              </w:rPr>
            </w:pPr>
            <w:r w:rsidRPr="00E56613">
              <w:rPr>
                <w:rFonts w:ascii="David" w:eastAsia="Times New Roman" w:hAnsi="David" w:cs="David"/>
                <w:b/>
                <w:bCs/>
                <w:rtl/>
              </w:rPr>
              <w:t>קומה 7</w:t>
            </w:r>
          </w:p>
        </w:tc>
        <w:tc>
          <w:tcPr>
            <w:tcW w:w="1060" w:type="dxa"/>
            <w:tcBorders>
              <w:top w:val="single" w:sz="4" w:space="0" w:color="auto"/>
              <w:left w:val="single" w:sz="4" w:space="0" w:color="auto"/>
              <w:bottom w:val="single" w:sz="4" w:space="0" w:color="auto"/>
              <w:right w:val="single" w:sz="8" w:space="0" w:color="auto"/>
            </w:tcBorders>
            <w:noWrap/>
          </w:tcPr>
          <w:p w14:paraId="2C6D85E7" w14:textId="77777777" w:rsidR="00E56613" w:rsidRPr="00E56613" w:rsidRDefault="00E56613" w:rsidP="00E56613">
            <w:pPr>
              <w:spacing w:before="0" w:beforeAutospacing="0" w:after="0" w:afterAutospacing="0" w:line="240" w:lineRule="auto"/>
              <w:rPr>
                <w:rFonts w:ascii="David" w:eastAsia="Times New Roman" w:hAnsi="David" w:cs="David"/>
                <w:b/>
                <w:bCs/>
              </w:rPr>
            </w:pPr>
            <w:r w:rsidRPr="00E56613">
              <w:rPr>
                <w:rFonts w:ascii="David" w:eastAsia="Times New Roman" w:hAnsi="David" w:cs="David"/>
                <w:b/>
                <w:bCs/>
                <w:rtl/>
              </w:rPr>
              <w:t>ביצוע לשלב</w:t>
            </w:r>
          </w:p>
        </w:tc>
      </w:tr>
      <w:tr w:rsidR="00E56613" w:rsidRPr="00E56613" w14:paraId="68F4410F" w14:textId="77777777" w:rsidTr="00865F43">
        <w:trPr>
          <w:trHeight w:val="315"/>
        </w:trPr>
        <w:tc>
          <w:tcPr>
            <w:tcW w:w="4642" w:type="dxa"/>
            <w:tcBorders>
              <w:top w:val="nil"/>
              <w:left w:val="single" w:sz="8" w:space="0" w:color="auto"/>
              <w:bottom w:val="single" w:sz="4" w:space="0" w:color="auto"/>
              <w:right w:val="single" w:sz="4" w:space="0" w:color="auto"/>
            </w:tcBorders>
          </w:tcPr>
          <w:p w14:paraId="7BD3D397" w14:textId="77777777" w:rsidR="00E56613" w:rsidRPr="00E56613" w:rsidRDefault="00E56613" w:rsidP="00E56613">
            <w:pPr>
              <w:spacing w:before="0" w:beforeAutospacing="0" w:after="0" w:afterAutospacing="0" w:line="240" w:lineRule="auto"/>
              <w:rPr>
                <w:rFonts w:ascii="David" w:eastAsia="Times New Roman" w:hAnsi="David" w:cs="David"/>
                <w:sz w:val="24"/>
                <w:szCs w:val="24"/>
              </w:rPr>
            </w:pPr>
            <w:r w:rsidRPr="00E56613">
              <w:rPr>
                <w:rFonts w:ascii="David" w:eastAsia="Times New Roman" w:hAnsi="David" w:cs="David"/>
                <w:sz w:val="24"/>
                <w:szCs w:val="24"/>
                <w:rtl/>
              </w:rPr>
              <w:t>גמר עבודות עפר ניקוז וביסוס</w:t>
            </w:r>
          </w:p>
        </w:tc>
        <w:tc>
          <w:tcPr>
            <w:tcW w:w="1180" w:type="dxa"/>
            <w:tcBorders>
              <w:top w:val="nil"/>
              <w:left w:val="single" w:sz="4" w:space="0" w:color="auto"/>
              <w:bottom w:val="single" w:sz="4" w:space="0" w:color="auto"/>
              <w:right w:val="single" w:sz="4" w:space="0" w:color="auto"/>
            </w:tcBorders>
          </w:tcPr>
          <w:p w14:paraId="08693E8C"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4.00%</w:t>
            </w:r>
          </w:p>
        </w:tc>
        <w:tc>
          <w:tcPr>
            <w:tcW w:w="835" w:type="dxa"/>
            <w:tcBorders>
              <w:top w:val="nil"/>
              <w:left w:val="single" w:sz="4" w:space="0" w:color="auto"/>
              <w:bottom w:val="single" w:sz="4" w:space="0" w:color="auto"/>
              <w:right w:val="single" w:sz="4" w:space="0" w:color="auto"/>
            </w:tcBorders>
          </w:tcPr>
          <w:p w14:paraId="48913516"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100%</w:t>
            </w:r>
          </w:p>
        </w:tc>
        <w:tc>
          <w:tcPr>
            <w:tcW w:w="728" w:type="dxa"/>
            <w:tcBorders>
              <w:top w:val="nil"/>
              <w:left w:val="single" w:sz="4" w:space="0" w:color="auto"/>
              <w:bottom w:val="single" w:sz="4" w:space="0" w:color="auto"/>
              <w:right w:val="single" w:sz="4" w:space="0" w:color="auto"/>
            </w:tcBorders>
            <w:shd w:val="clear" w:color="auto" w:fill="C0C0C0"/>
          </w:tcPr>
          <w:p w14:paraId="05AE57A0"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 </w:t>
            </w:r>
          </w:p>
        </w:tc>
        <w:tc>
          <w:tcPr>
            <w:tcW w:w="728" w:type="dxa"/>
            <w:tcBorders>
              <w:top w:val="nil"/>
              <w:left w:val="single" w:sz="4" w:space="0" w:color="auto"/>
              <w:bottom w:val="single" w:sz="4" w:space="0" w:color="auto"/>
              <w:right w:val="single" w:sz="4" w:space="0" w:color="auto"/>
            </w:tcBorders>
            <w:shd w:val="clear" w:color="auto" w:fill="C0C0C0"/>
          </w:tcPr>
          <w:p w14:paraId="0C64454F"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 </w:t>
            </w:r>
          </w:p>
        </w:tc>
        <w:tc>
          <w:tcPr>
            <w:tcW w:w="728" w:type="dxa"/>
            <w:tcBorders>
              <w:top w:val="nil"/>
              <w:left w:val="single" w:sz="4" w:space="0" w:color="auto"/>
              <w:bottom w:val="single" w:sz="4" w:space="0" w:color="auto"/>
              <w:right w:val="single" w:sz="4" w:space="0" w:color="auto"/>
            </w:tcBorders>
            <w:shd w:val="clear" w:color="auto" w:fill="C0C0C0"/>
          </w:tcPr>
          <w:p w14:paraId="7DC3934E"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 </w:t>
            </w:r>
          </w:p>
        </w:tc>
        <w:tc>
          <w:tcPr>
            <w:tcW w:w="728" w:type="dxa"/>
            <w:tcBorders>
              <w:top w:val="nil"/>
              <w:left w:val="single" w:sz="4" w:space="0" w:color="auto"/>
              <w:bottom w:val="single" w:sz="4" w:space="0" w:color="auto"/>
              <w:right w:val="single" w:sz="4" w:space="0" w:color="auto"/>
            </w:tcBorders>
            <w:shd w:val="clear" w:color="auto" w:fill="C0C0C0"/>
          </w:tcPr>
          <w:p w14:paraId="52F70C99"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 </w:t>
            </w:r>
          </w:p>
        </w:tc>
        <w:tc>
          <w:tcPr>
            <w:tcW w:w="728" w:type="dxa"/>
            <w:tcBorders>
              <w:top w:val="nil"/>
              <w:left w:val="single" w:sz="4" w:space="0" w:color="auto"/>
              <w:bottom w:val="single" w:sz="4" w:space="0" w:color="auto"/>
              <w:right w:val="nil"/>
            </w:tcBorders>
            <w:shd w:val="clear" w:color="auto" w:fill="C0C0C0"/>
          </w:tcPr>
          <w:p w14:paraId="6AAB2DC2"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 </w:t>
            </w:r>
          </w:p>
        </w:tc>
        <w:tc>
          <w:tcPr>
            <w:tcW w:w="728" w:type="dxa"/>
            <w:tcBorders>
              <w:top w:val="nil"/>
              <w:left w:val="single" w:sz="4" w:space="0" w:color="auto"/>
              <w:bottom w:val="single" w:sz="4" w:space="0" w:color="auto"/>
              <w:right w:val="nil"/>
            </w:tcBorders>
            <w:shd w:val="clear" w:color="auto" w:fill="C0C0C0"/>
          </w:tcPr>
          <w:p w14:paraId="4407660F"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 </w:t>
            </w:r>
          </w:p>
        </w:tc>
        <w:tc>
          <w:tcPr>
            <w:tcW w:w="728" w:type="dxa"/>
            <w:tcBorders>
              <w:top w:val="nil"/>
              <w:left w:val="single" w:sz="4" w:space="0" w:color="auto"/>
              <w:bottom w:val="single" w:sz="4" w:space="0" w:color="auto"/>
              <w:right w:val="nil"/>
            </w:tcBorders>
            <w:shd w:val="clear" w:color="auto" w:fill="C0C0C0"/>
          </w:tcPr>
          <w:p w14:paraId="6AE32D94"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 </w:t>
            </w:r>
          </w:p>
        </w:tc>
        <w:tc>
          <w:tcPr>
            <w:tcW w:w="728" w:type="dxa"/>
            <w:tcBorders>
              <w:top w:val="nil"/>
              <w:left w:val="single" w:sz="4" w:space="0" w:color="auto"/>
              <w:bottom w:val="single" w:sz="4" w:space="0" w:color="auto"/>
              <w:right w:val="nil"/>
            </w:tcBorders>
            <w:shd w:val="clear" w:color="auto" w:fill="C0C0C0"/>
          </w:tcPr>
          <w:p w14:paraId="285888B1"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 </w:t>
            </w:r>
          </w:p>
        </w:tc>
        <w:tc>
          <w:tcPr>
            <w:tcW w:w="728" w:type="dxa"/>
            <w:tcBorders>
              <w:top w:val="nil"/>
              <w:left w:val="single" w:sz="4" w:space="0" w:color="auto"/>
              <w:bottom w:val="single" w:sz="4" w:space="0" w:color="auto"/>
              <w:right w:val="nil"/>
            </w:tcBorders>
            <w:shd w:val="clear" w:color="auto" w:fill="C0C0C0"/>
          </w:tcPr>
          <w:p w14:paraId="6780C6F0"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 </w:t>
            </w:r>
          </w:p>
        </w:tc>
        <w:tc>
          <w:tcPr>
            <w:tcW w:w="728" w:type="dxa"/>
            <w:tcBorders>
              <w:top w:val="nil"/>
              <w:left w:val="single" w:sz="4" w:space="0" w:color="auto"/>
              <w:bottom w:val="single" w:sz="4" w:space="0" w:color="auto"/>
              <w:right w:val="nil"/>
            </w:tcBorders>
            <w:shd w:val="clear" w:color="auto" w:fill="C0C0C0"/>
          </w:tcPr>
          <w:p w14:paraId="525CE0D2"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 </w:t>
            </w:r>
          </w:p>
        </w:tc>
        <w:tc>
          <w:tcPr>
            <w:tcW w:w="1060" w:type="dxa"/>
            <w:tcBorders>
              <w:top w:val="nil"/>
              <w:left w:val="single" w:sz="4" w:space="0" w:color="auto"/>
              <w:bottom w:val="single" w:sz="4" w:space="0" w:color="auto"/>
              <w:right w:val="single" w:sz="8" w:space="0" w:color="auto"/>
            </w:tcBorders>
            <w:noWrap/>
            <w:vAlign w:val="bottom"/>
          </w:tcPr>
          <w:p w14:paraId="5029A6E3"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100.00%</w:t>
            </w:r>
          </w:p>
        </w:tc>
      </w:tr>
      <w:tr w:rsidR="00E56613" w:rsidRPr="00E56613" w14:paraId="7E3E562F" w14:textId="77777777" w:rsidTr="00865F43">
        <w:trPr>
          <w:trHeight w:val="315"/>
        </w:trPr>
        <w:tc>
          <w:tcPr>
            <w:tcW w:w="4642" w:type="dxa"/>
            <w:tcBorders>
              <w:top w:val="nil"/>
              <w:left w:val="single" w:sz="8" w:space="0" w:color="auto"/>
              <w:bottom w:val="single" w:sz="4" w:space="0" w:color="auto"/>
              <w:right w:val="single" w:sz="4" w:space="0" w:color="auto"/>
            </w:tcBorders>
          </w:tcPr>
          <w:p w14:paraId="7D70BA2E" w14:textId="77777777" w:rsidR="00E56613" w:rsidRPr="00E56613" w:rsidRDefault="00E56613" w:rsidP="00E56613">
            <w:pPr>
              <w:spacing w:before="0" w:beforeAutospacing="0" w:after="0" w:afterAutospacing="0" w:line="240" w:lineRule="auto"/>
              <w:rPr>
                <w:rFonts w:ascii="David" w:eastAsia="Times New Roman" w:hAnsi="David" w:cs="David"/>
                <w:sz w:val="24"/>
                <w:szCs w:val="24"/>
              </w:rPr>
            </w:pPr>
            <w:r w:rsidRPr="00E56613">
              <w:rPr>
                <w:rFonts w:ascii="David" w:eastAsia="Times New Roman" w:hAnsi="David" w:cs="David"/>
                <w:sz w:val="24"/>
                <w:szCs w:val="24"/>
                <w:rtl/>
              </w:rPr>
              <w:t>גמר שלד בניין</w:t>
            </w:r>
          </w:p>
        </w:tc>
        <w:tc>
          <w:tcPr>
            <w:tcW w:w="1180" w:type="dxa"/>
            <w:tcBorders>
              <w:top w:val="nil"/>
              <w:left w:val="single" w:sz="4" w:space="0" w:color="auto"/>
              <w:bottom w:val="single" w:sz="4" w:space="0" w:color="auto"/>
              <w:right w:val="single" w:sz="4" w:space="0" w:color="auto"/>
            </w:tcBorders>
          </w:tcPr>
          <w:p w14:paraId="68A37FD4"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38.00%</w:t>
            </w:r>
          </w:p>
        </w:tc>
        <w:tc>
          <w:tcPr>
            <w:tcW w:w="835" w:type="dxa"/>
            <w:tcBorders>
              <w:top w:val="nil"/>
              <w:left w:val="single" w:sz="4" w:space="0" w:color="auto"/>
              <w:bottom w:val="single" w:sz="4" w:space="0" w:color="auto"/>
              <w:right w:val="single" w:sz="4" w:space="0" w:color="auto"/>
            </w:tcBorders>
            <w:shd w:val="clear" w:color="auto" w:fill="C0C0C0"/>
          </w:tcPr>
          <w:p w14:paraId="636BD170"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 </w:t>
            </w:r>
          </w:p>
        </w:tc>
        <w:tc>
          <w:tcPr>
            <w:tcW w:w="728" w:type="dxa"/>
            <w:tcBorders>
              <w:top w:val="nil"/>
              <w:left w:val="single" w:sz="4" w:space="0" w:color="auto"/>
              <w:bottom w:val="single" w:sz="4" w:space="0" w:color="auto"/>
              <w:right w:val="single" w:sz="4" w:space="0" w:color="auto"/>
            </w:tcBorders>
          </w:tcPr>
          <w:p w14:paraId="3A4EA555"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100%</w:t>
            </w:r>
          </w:p>
        </w:tc>
        <w:tc>
          <w:tcPr>
            <w:tcW w:w="728" w:type="dxa"/>
            <w:tcBorders>
              <w:top w:val="nil"/>
              <w:left w:val="single" w:sz="4" w:space="0" w:color="auto"/>
              <w:bottom w:val="single" w:sz="4" w:space="0" w:color="auto"/>
              <w:right w:val="single" w:sz="4" w:space="0" w:color="auto"/>
            </w:tcBorders>
          </w:tcPr>
          <w:p w14:paraId="76297A14"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100%</w:t>
            </w:r>
          </w:p>
        </w:tc>
        <w:tc>
          <w:tcPr>
            <w:tcW w:w="728" w:type="dxa"/>
            <w:tcBorders>
              <w:top w:val="nil"/>
              <w:left w:val="single" w:sz="4" w:space="0" w:color="auto"/>
              <w:bottom w:val="single" w:sz="4" w:space="0" w:color="auto"/>
              <w:right w:val="single" w:sz="4" w:space="0" w:color="auto"/>
            </w:tcBorders>
          </w:tcPr>
          <w:p w14:paraId="303D470E"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100%</w:t>
            </w:r>
          </w:p>
        </w:tc>
        <w:tc>
          <w:tcPr>
            <w:tcW w:w="728" w:type="dxa"/>
            <w:tcBorders>
              <w:top w:val="nil"/>
              <w:left w:val="single" w:sz="4" w:space="0" w:color="auto"/>
              <w:bottom w:val="single" w:sz="4" w:space="0" w:color="auto"/>
              <w:right w:val="single" w:sz="4" w:space="0" w:color="auto"/>
            </w:tcBorders>
          </w:tcPr>
          <w:p w14:paraId="39DBAC3E"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100%</w:t>
            </w:r>
          </w:p>
        </w:tc>
        <w:tc>
          <w:tcPr>
            <w:tcW w:w="728" w:type="dxa"/>
            <w:tcBorders>
              <w:top w:val="nil"/>
              <w:left w:val="single" w:sz="4" w:space="0" w:color="auto"/>
              <w:bottom w:val="single" w:sz="4" w:space="0" w:color="auto"/>
              <w:right w:val="single" w:sz="4" w:space="0" w:color="auto"/>
            </w:tcBorders>
          </w:tcPr>
          <w:p w14:paraId="3B6B9D4A"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100%</w:t>
            </w:r>
          </w:p>
        </w:tc>
        <w:tc>
          <w:tcPr>
            <w:tcW w:w="728" w:type="dxa"/>
            <w:tcBorders>
              <w:top w:val="nil"/>
              <w:left w:val="single" w:sz="4" w:space="0" w:color="auto"/>
              <w:bottom w:val="single" w:sz="4" w:space="0" w:color="auto"/>
              <w:right w:val="single" w:sz="4" w:space="0" w:color="auto"/>
            </w:tcBorders>
          </w:tcPr>
          <w:p w14:paraId="2A7E06C3"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100%</w:t>
            </w:r>
          </w:p>
        </w:tc>
        <w:tc>
          <w:tcPr>
            <w:tcW w:w="728" w:type="dxa"/>
            <w:tcBorders>
              <w:top w:val="nil"/>
              <w:left w:val="single" w:sz="4" w:space="0" w:color="auto"/>
              <w:bottom w:val="single" w:sz="4" w:space="0" w:color="auto"/>
              <w:right w:val="single" w:sz="4" w:space="0" w:color="auto"/>
            </w:tcBorders>
          </w:tcPr>
          <w:p w14:paraId="3FD62960"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100%</w:t>
            </w:r>
          </w:p>
        </w:tc>
        <w:tc>
          <w:tcPr>
            <w:tcW w:w="728" w:type="dxa"/>
            <w:tcBorders>
              <w:top w:val="nil"/>
              <w:left w:val="single" w:sz="4" w:space="0" w:color="auto"/>
              <w:bottom w:val="single" w:sz="4" w:space="0" w:color="auto"/>
              <w:right w:val="single" w:sz="4" w:space="0" w:color="auto"/>
            </w:tcBorders>
          </w:tcPr>
          <w:p w14:paraId="15FE2D1B"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100%</w:t>
            </w:r>
          </w:p>
        </w:tc>
        <w:tc>
          <w:tcPr>
            <w:tcW w:w="728" w:type="dxa"/>
            <w:tcBorders>
              <w:top w:val="nil"/>
              <w:left w:val="single" w:sz="4" w:space="0" w:color="auto"/>
              <w:bottom w:val="single" w:sz="4" w:space="0" w:color="auto"/>
              <w:right w:val="nil"/>
            </w:tcBorders>
          </w:tcPr>
          <w:p w14:paraId="5315277E"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100%</w:t>
            </w:r>
          </w:p>
        </w:tc>
        <w:tc>
          <w:tcPr>
            <w:tcW w:w="728" w:type="dxa"/>
            <w:tcBorders>
              <w:top w:val="nil"/>
              <w:left w:val="single" w:sz="4" w:space="0" w:color="auto"/>
              <w:bottom w:val="single" w:sz="4" w:space="0" w:color="auto"/>
              <w:right w:val="nil"/>
            </w:tcBorders>
          </w:tcPr>
          <w:p w14:paraId="6D98FFF0"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100%</w:t>
            </w:r>
          </w:p>
        </w:tc>
        <w:tc>
          <w:tcPr>
            <w:tcW w:w="1060" w:type="dxa"/>
            <w:tcBorders>
              <w:top w:val="nil"/>
              <w:left w:val="single" w:sz="4" w:space="0" w:color="auto"/>
              <w:bottom w:val="single" w:sz="4" w:space="0" w:color="auto"/>
              <w:right w:val="single" w:sz="8" w:space="0" w:color="auto"/>
            </w:tcBorders>
            <w:noWrap/>
            <w:vAlign w:val="bottom"/>
          </w:tcPr>
          <w:p w14:paraId="219F7AFF"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100.00%</w:t>
            </w:r>
          </w:p>
        </w:tc>
      </w:tr>
      <w:tr w:rsidR="00E56613" w:rsidRPr="00E56613" w14:paraId="7F9FCE2B" w14:textId="77777777" w:rsidTr="00865F43">
        <w:trPr>
          <w:trHeight w:val="315"/>
        </w:trPr>
        <w:tc>
          <w:tcPr>
            <w:tcW w:w="4642" w:type="dxa"/>
            <w:tcBorders>
              <w:top w:val="nil"/>
              <w:left w:val="single" w:sz="8" w:space="0" w:color="auto"/>
              <w:bottom w:val="single" w:sz="4" w:space="0" w:color="auto"/>
              <w:right w:val="single" w:sz="4" w:space="0" w:color="auto"/>
            </w:tcBorders>
          </w:tcPr>
          <w:p w14:paraId="387D4934" w14:textId="77777777" w:rsidR="00E56613" w:rsidRPr="00E56613" w:rsidRDefault="00E56613" w:rsidP="00E56613">
            <w:pPr>
              <w:spacing w:before="0" w:beforeAutospacing="0" w:after="0" w:afterAutospacing="0" w:line="240" w:lineRule="auto"/>
              <w:rPr>
                <w:rFonts w:ascii="David" w:eastAsia="Times New Roman" w:hAnsi="David" w:cs="David"/>
                <w:sz w:val="24"/>
                <w:szCs w:val="24"/>
              </w:rPr>
            </w:pPr>
            <w:r w:rsidRPr="00E56613">
              <w:rPr>
                <w:rFonts w:ascii="David" w:eastAsia="Times New Roman" w:hAnsi="David" w:cs="David"/>
                <w:sz w:val="24"/>
                <w:szCs w:val="24"/>
                <w:rtl/>
              </w:rPr>
              <w:t xml:space="preserve">גמר בנית מחיצות </w:t>
            </w:r>
          </w:p>
        </w:tc>
        <w:tc>
          <w:tcPr>
            <w:tcW w:w="1180" w:type="dxa"/>
            <w:tcBorders>
              <w:top w:val="nil"/>
              <w:left w:val="single" w:sz="4" w:space="0" w:color="auto"/>
              <w:bottom w:val="single" w:sz="4" w:space="0" w:color="auto"/>
              <w:right w:val="single" w:sz="4" w:space="0" w:color="auto"/>
            </w:tcBorders>
          </w:tcPr>
          <w:p w14:paraId="396E1ABF"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2.00%</w:t>
            </w:r>
          </w:p>
        </w:tc>
        <w:tc>
          <w:tcPr>
            <w:tcW w:w="835" w:type="dxa"/>
            <w:tcBorders>
              <w:top w:val="nil"/>
              <w:left w:val="single" w:sz="4" w:space="0" w:color="auto"/>
              <w:bottom w:val="single" w:sz="4" w:space="0" w:color="auto"/>
              <w:right w:val="single" w:sz="4" w:space="0" w:color="auto"/>
            </w:tcBorders>
            <w:shd w:val="clear" w:color="auto" w:fill="C0C0C0"/>
          </w:tcPr>
          <w:p w14:paraId="5004D678"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 </w:t>
            </w:r>
          </w:p>
        </w:tc>
        <w:tc>
          <w:tcPr>
            <w:tcW w:w="728" w:type="dxa"/>
            <w:tcBorders>
              <w:top w:val="nil"/>
              <w:left w:val="single" w:sz="4" w:space="0" w:color="auto"/>
              <w:bottom w:val="single" w:sz="4" w:space="0" w:color="auto"/>
              <w:right w:val="single" w:sz="4" w:space="0" w:color="auto"/>
            </w:tcBorders>
            <w:shd w:val="clear" w:color="auto" w:fill="C0C0C0"/>
          </w:tcPr>
          <w:p w14:paraId="64A4A590"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 </w:t>
            </w:r>
          </w:p>
        </w:tc>
        <w:tc>
          <w:tcPr>
            <w:tcW w:w="728" w:type="dxa"/>
            <w:tcBorders>
              <w:top w:val="nil"/>
              <w:left w:val="single" w:sz="4" w:space="0" w:color="auto"/>
              <w:bottom w:val="single" w:sz="4" w:space="0" w:color="auto"/>
              <w:right w:val="single" w:sz="4" w:space="0" w:color="auto"/>
            </w:tcBorders>
            <w:shd w:val="clear" w:color="auto" w:fill="C0C0C0"/>
          </w:tcPr>
          <w:p w14:paraId="1B707BB4"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 </w:t>
            </w:r>
          </w:p>
        </w:tc>
        <w:tc>
          <w:tcPr>
            <w:tcW w:w="728" w:type="dxa"/>
            <w:tcBorders>
              <w:top w:val="nil"/>
              <w:left w:val="single" w:sz="4" w:space="0" w:color="auto"/>
              <w:bottom w:val="single" w:sz="4" w:space="0" w:color="auto"/>
              <w:right w:val="single" w:sz="4" w:space="0" w:color="auto"/>
            </w:tcBorders>
            <w:shd w:val="clear" w:color="auto" w:fill="C0C0C0"/>
          </w:tcPr>
          <w:p w14:paraId="45465B91"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 </w:t>
            </w:r>
          </w:p>
        </w:tc>
        <w:tc>
          <w:tcPr>
            <w:tcW w:w="728" w:type="dxa"/>
            <w:tcBorders>
              <w:top w:val="nil"/>
              <w:left w:val="single" w:sz="4" w:space="0" w:color="auto"/>
              <w:bottom w:val="single" w:sz="4" w:space="0" w:color="auto"/>
              <w:right w:val="single" w:sz="4" w:space="0" w:color="auto"/>
            </w:tcBorders>
          </w:tcPr>
          <w:p w14:paraId="3733A5D7"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100%</w:t>
            </w:r>
          </w:p>
        </w:tc>
        <w:tc>
          <w:tcPr>
            <w:tcW w:w="728" w:type="dxa"/>
            <w:tcBorders>
              <w:top w:val="nil"/>
              <w:left w:val="single" w:sz="4" w:space="0" w:color="auto"/>
              <w:bottom w:val="single" w:sz="4" w:space="0" w:color="auto"/>
              <w:right w:val="single" w:sz="4" w:space="0" w:color="auto"/>
            </w:tcBorders>
          </w:tcPr>
          <w:p w14:paraId="536DEC9D"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100%</w:t>
            </w:r>
          </w:p>
        </w:tc>
        <w:tc>
          <w:tcPr>
            <w:tcW w:w="728" w:type="dxa"/>
            <w:tcBorders>
              <w:top w:val="nil"/>
              <w:left w:val="single" w:sz="4" w:space="0" w:color="auto"/>
              <w:bottom w:val="single" w:sz="4" w:space="0" w:color="auto"/>
              <w:right w:val="single" w:sz="4" w:space="0" w:color="auto"/>
            </w:tcBorders>
          </w:tcPr>
          <w:p w14:paraId="3B1B3620"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100%</w:t>
            </w:r>
          </w:p>
        </w:tc>
        <w:tc>
          <w:tcPr>
            <w:tcW w:w="728" w:type="dxa"/>
            <w:tcBorders>
              <w:top w:val="nil"/>
              <w:left w:val="single" w:sz="4" w:space="0" w:color="auto"/>
              <w:bottom w:val="single" w:sz="4" w:space="0" w:color="auto"/>
              <w:right w:val="single" w:sz="4" w:space="0" w:color="auto"/>
            </w:tcBorders>
          </w:tcPr>
          <w:p w14:paraId="1DF84377"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100%</w:t>
            </w:r>
          </w:p>
        </w:tc>
        <w:tc>
          <w:tcPr>
            <w:tcW w:w="728" w:type="dxa"/>
            <w:tcBorders>
              <w:top w:val="nil"/>
              <w:left w:val="single" w:sz="4" w:space="0" w:color="auto"/>
              <w:bottom w:val="single" w:sz="4" w:space="0" w:color="auto"/>
              <w:right w:val="single" w:sz="4" w:space="0" w:color="auto"/>
            </w:tcBorders>
          </w:tcPr>
          <w:p w14:paraId="5840FDE7"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100%</w:t>
            </w:r>
          </w:p>
        </w:tc>
        <w:tc>
          <w:tcPr>
            <w:tcW w:w="728" w:type="dxa"/>
            <w:tcBorders>
              <w:top w:val="nil"/>
              <w:left w:val="single" w:sz="4" w:space="0" w:color="auto"/>
              <w:bottom w:val="single" w:sz="4" w:space="0" w:color="auto"/>
              <w:right w:val="single" w:sz="4" w:space="0" w:color="auto"/>
            </w:tcBorders>
          </w:tcPr>
          <w:p w14:paraId="5059604F"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100%</w:t>
            </w:r>
          </w:p>
        </w:tc>
        <w:tc>
          <w:tcPr>
            <w:tcW w:w="728" w:type="dxa"/>
            <w:tcBorders>
              <w:top w:val="nil"/>
              <w:left w:val="single" w:sz="4" w:space="0" w:color="auto"/>
              <w:bottom w:val="single" w:sz="4" w:space="0" w:color="auto"/>
              <w:right w:val="single" w:sz="4" w:space="0" w:color="auto"/>
            </w:tcBorders>
          </w:tcPr>
          <w:p w14:paraId="0FD084ED"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100%</w:t>
            </w:r>
          </w:p>
        </w:tc>
        <w:tc>
          <w:tcPr>
            <w:tcW w:w="1060" w:type="dxa"/>
            <w:tcBorders>
              <w:top w:val="nil"/>
              <w:left w:val="single" w:sz="4" w:space="0" w:color="auto"/>
              <w:bottom w:val="single" w:sz="4" w:space="0" w:color="auto"/>
              <w:right w:val="single" w:sz="8" w:space="0" w:color="auto"/>
            </w:tcBorders>
            <w:noWrap/>
            <w:vAlign w:val="bottom"/>
          </w:tcPr>
          <w:p w14:paraId="4D8843DA"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100.00%</w:t>
            </w:r>
          </w:p>
        </w:tc>
      </w:tr>
      <w:tr w:rsidR="00E56613" w:rsidRPr="00E56613" w14:paraId="4F14BDB8" w14:textId="77777777" w:rsidTr="00865F43">
        <w:trPr>
          <w:trHeight w:val="315"/>
        </w:trPr>
        <w:tc>
          <w:tcPr>
            <w:tcW w:w="4642" w:type="dxa"/>
            <w:tcBorders>
              <w:top w:val="nil"/>
              <w:left w:val="single" w:sz="8" w:space="0" w:color="auto"/>
              <w:bottom w:val="single" w:sz="4" w:space="0" w:color="auto"/>
              <w:right w:val="single" w:sz="4" w:space="0" w:color="auto"/>
            </w:tcBorders>
          </w:tcPr>
          <w:p w14:paraId="30B54EDE" w14:textId="77777777" w:rsidR="00E56613" w:rsidRPr="00E56613" w:rsidRDefault="00E56613" w:rsidP="00E56613">
            <w:pPr>
              <w:spacing w:before="0" w:beforeAutospacing="0" w:after="0" w:afterAutospacing="0" w:line="240" w:lineRule="auto"/>
              <w:rPr>
                <w:rFonts w:ascii="David" w:eastAsia="Times New Roman" w:hAnsi="David" w:cs="David"/>
                <w:sz w:val="24"/>
                <w:szCs w:val="24"/>
              </w:rPr>
            </w:pPr>
            <w:r w:rsidRPr="00E56613">
              <w:rPr>
                <w:rFonts w:ascii="David" w:eastAsia="Times New Roman" w:hAnsi="David" w:cs="David"/>
                <w:sz w:val="24"/>
                <w:szCs w:val="24"/>
                <w:rtl/>
              </w:rPr>
              <w:t>גמר תשתיות חשמל בדירות</w:t>
            </w:r>
          </w:p>
        </w:tc>
        <w:tc>
          <w:tcPr>
            <w:tcW w:w="1180" w:type="dxa"/>
            <w:tcBorders>
              <w:top w:val="nil"/>
              <w:left w:val="single" w:sz="4" w:space="0" w:color="auto"/>
              <w:bottom w:val="single" w:sz="4" w:space="0" w:color="auto"/>
              <w:right w:val="single" w:sz="4" w:space="0" w:color="auto"/>
            </w:tcBorders>
          </w:tcPr>
          <w:p w14:paraId="369F6F3E"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3.00%</w:t>
            </w:r>
          </w:p>
        </w:tc>
        <w:tc>
          <w:tcPr>
            <w:tcW w:w="835" w:type="dxa"/>
            <w:tcBorders>
              <w:top w:val="nil"/>
              <w:left w:val="single" w:sz="4" w:space="0" w:color="auto"/>
              <w:bottom w:val="single" w:sz="4" w:space="0" w:color="auto"/>
              <w:right w:val="single" w:sz="4" w:space="0" w:color="auto"/>
            </w:tcBorders>
            <w:shd w:val="clear" w:color="auto" w:fill="C0C0C0"/>
          </w:tcPr>
          <w:p w14:paraId="1D7B7A23"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 </w:t>
            </w:r>
          </w:p>
        </w:tc>
        <w:tc>
          <w:tcPr>
            <w:tcW w:w="728" w:type="dxa"/>
            <w:tcBorders>
              <w:top w:val="nil"/>
              <w:left w:val="single" w:sz="4" w:space="0" w:color="auto"/>
              <w:bottom w:val="single" w:sz="4" w:space="0" w:color="auto"/>
              <w:right w:val="single" w:sz="4" w:space="0" w:color="auto"/>
            </w:tcBorders>
            <w:shd w:val="clear" w:color="auto" w:fill="C0C0C0"/>
          </w:tcPr>
          <w:p w14:paraId="250957AD"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 </w:t>
            </w:r>
          </w:p>
        </w:tc>
        <w:tc>
          <w:tcPr>
            <w:tcW w:w="728" w:type="dxa"/>
            <w:tcBorders>
              <w:top w:val="nil"/>
              <w:left w:val="single" w:sz="4" w:space="0" w:color="auto"/>
              <w:bottom w:val="single" w:sz="4" w:space="0" w:color="auto"/>
              <w:right w:val="single" w:sz="4" w:space="0" w:color="auto"/>
            </w:tcBorders>
            <w:shd w:val="clear" w:color="auto" w:fill="C0C0C0"/>
          </w:tcPr>
          <w:p w14:paraId="72753BD8"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 </w:t>
            </w:r>
          </w:p>
        </w:tc>
        <w:tc>
          <w:tcPr>
            <w:tcW w:w="728" w:type="dxa"/>
            <w:tcBorders>
              <w:top w:val="nil"/>
              <w:left w:val="single" w:sz="4" w:space="0" w:color="auto"/>
              <w:bottom w:val="single" w:sz="4" w:space="0" w:color="auto"/>
              <w:right w:val="single" w:sz="4" w:space="0" w:color="auto"/>
            </w:tcBorders>
            <w:shd w:val="clear" w:color="auto" w:fill="C0C0C0"/>
          </w:tcPr>
          <w:p w14:paraId="1685CFEC"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 </w:t>
            </w:r>
          </w:p>
        </w:tc>
        <w:tc>
          <w:tcPr>
            <w:tcW w:w="728" w:type="dxa"/>
            <w:tcBorders>
              <w:top w:val="nil"/>
              <w:left w:val="single" w:sz="4" w:space="0" w:color="auto"/>
              <w:bottom w:val="single" w:sz="4" w:space="0" w:color="auto"/>
              <w:right w:val="single" w:sz="4" w:space="0" w:color="auto"/>
            </w:tcBorders>
          </w:tcPr>
          <w:p w14:paraId="26864D5A"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100%</w:t>
            </w:r>
          </w:p>
        </w:tc>
        <w:tc>
          <w:tcPr>
            <w:tcW w:w="728" w:type="dxa"/>
            <w:tcBorders>
              <w:top w:val="nil"/>
              <w:left w:val="single" w:sz="4" w:space="0" w:color="auto"/>
              <w:bottom w:val="single" w:sz="4" w:space="0" w:color="auto"/>
              <w:right w:val="single" w:sz="4" w:space="0" w:color="auto"/>
            </w:tcBorders>
          </w:tcPr>
          <w:p w14:paraId="09524D84"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100%</w:t>
            </w:r>
          </w:p>
        </w:tc>
        <w:tc>
          <w:tcPr>
            <w:tcW w:w="728" w:type="dxa"/>
            <w:tcBorders>
              <w:top w:val="nil"/>
              <w:left w:val="single" w:sz="4" w:space="0" w:color="auto"/>
              <w:bottom w:val="single" w:sz="4" w:space="0" w:color="auto"/>
              <w:right w:val="single" w:sz="4" w:space="0" w:color="auto"/>
            </w:tcBorders>
          </w:tcPr>
          <w:p w14:paraId="35746FEF"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100%</w:t>
            </w:r>
          </w:p>
        </w:tc>
        <w:tc>
          <w:tcPr>
            <w:tcW w:w="728" w:type="dxa"/>
            <w:tcBorders>
              <w:top w:val="nil"/>
              <w:left w:val="single" w:sz="4" w:space="0" w:color="auto"/>
              <w:bottom w:val="single" w:sz="4" w:space="0" w:color="auto"/>
              <w:right w:val="single" w:sz="4" w:space="0" w:color="auto"/>
            </w:tcBorders>
          </w:tcPr>
          <w:p w14:paraId="4EF6F964"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100%</w:t>
            </w:r>
          </w:p>
        </w:tc>
        <w:tc>
          <w:tcPr>
            <w:tcW w:w="728" w:type="dxa"/>
            <w:tcBorders>
              <w:top w:val="nil"/>
              <w:left w:val="single" w:sz="4" w:space="0" w:color="auto"/>
              <w:bottom w:val="single" w:sz="4" w:space="0" w:color="auto"/>
              <w:right w:val="single" w:sz="4" w:space="0" w:color="auto"/>
            </w:tcBorders>
          </w:tcPr>
          <w:p w14:paraId="73CA5BCC"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100%</w:t>
            </w:r>
          </w:p>
        </w:tc>
        <w:tc>
          <w:tcPr>
            <w:tcW w:w="728" w:type="dxa"/>
            <w:tcBorders>
              <w:top w:val="nil"/>
              <w:left w:val="single" w:sz="4" w:space="0" w:color="auto"/>
              <w:bottom w:val="single" w:sz="4" w:space="0" w:color="auto"/>
              <w:right w:val="single" w:sz="4" w:space="0" w:color="auto"/>
            </w:tcBorders>
          </w:tcPr>
          <w:p w14:paraId="3530A595"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100%</w:t>
            </w:r>
          </w:p>
        </w:tc>
        <w:tc>
          <w:tcPr>
            <w:tcW w:w="728" w:type="dxa"/>
            <w:tcBorders>
              <w:top w:val="nil"/>
              <w:left w:val="single" w:sz="4" w:space="0" w:color="auto"/>
              <w:bottom w:val="single" w:sz="4" w:space="0" w:color="auto"/>
              <w:right w:val="single" w:sz="4" w:space="0" w:color="auto"/>
            </w:tcBorders>
          </w:tcPr>
          <w:p w14:paraId="264D245D"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100%</w:t>
            </w:r>
          </w:p>
        </w:tc>
        <w:tc>
          <w:tcPr>
            <w:tcW w:w="1060" w:type="dxa"/>
            <w:tcBorders>
              <w:top w:val="nil"/>
              <w:left w:val="single" w:sz="4" w:space="0" w:color="auto"/>
              <w:bottom w:val="single" w:sz="4" w:space="0" w:color="auto"/>
              <w:right w:val="single" w:sz="8" w:space="0" w:color="auto"/>
            </w:tcBorders>
            <w:noWrap/>
            <w:vAlign w:val="bottom"/>
          </w:tcPr>
          <w:p w14:paraId="7878D873"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100.00%</w:t>
            </w:r>
          </w:p>
        </w:tc>
      </w:tr>
      <w:tr w:rsidR="00E56613" w:rsidRPr="00E56613" w14:paraId="5D658258" w14:textId="77777777" w:rsidTr="00865F43">
        <w:trPr>
          <w:trHeight w:val="315"/>
        </w:trPr>
        <w:tc>
          <w:tcPr>
            <w:tcW w:w="4642" w:type="dxa"/>
            <w:tcBorders>
              <w:top w:val="nil"/>
              <w:left w:val="single" w:sz="8" w:space="0" w:color="auto"/>
              <w:bottom w:val="single" w:sz="4" w:space="0" w:color="auto"/>
              <w:right w:val="single" w:sz="4" w:space="0" w:color="auto"/>
            </w:tcBorders>
          </w:tcPr>
          <w:p w14:paraId="69BF251E" w14:textId="77777777" w:rsidR="00E56613" w:rsidRPr="00E56613" w:rsidRDefault="00E56613" w:rsidP="00E56613">
            <w:pPr>
              <w:spacing w:before="0" w:beforeAutospacing="0" w:after="0" w:afterAutospacing="0" w:line="240" w:lineRule="auto"/>
              <w:rPr>
                <w:rFonts w:ascii="David" w:eastAsia="Times New Roman" w:hAnsi="David" w:cs="David"/>
                <w:sz w:val="24"/>
                <w:szCs w:val="24"/>
              </w:rPr>
            </w:pPr>
            <w:r w:rsidRPr="00E56613">
              <w:rPr>
                <w:rFonts w:ascii="David" w:eastAsia="Times New Roman" w:hAnsi="David" w:cs="David"/>
                <w:sz w:val="24"/>
                <w:szCs w:val="24"/>
                <w:rtl/>
              </w:rPr>
              <w:t>גמר תשתיות מים בדירות</w:t>
            </w:r>
          </w:p>
        </w:tc>
        <w:tc>
          <w:tcPr>
            <w:tcW w:w="1180" w:type="dxa"/>
            <w:tcBorders>
              <w:top w:val="nil"/>
              <w:left w:val="single" w:sz="4" w:space="0" w:color="auto"/>
              <w:bottom w:val="single" w:sz="4" w:space="0" w:color="auto"/>
              <w:right w:val="single" w:sz="4" w:space="0" w:color="auto"/>
            </w:tcBorders>
          </w:tcPr>
          <w:p w14:paraId="64FFD19A"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3.00%</w:t>
            </w:r>
          </w:p>
        </w:tc>
        <w:tc>
          <w:tcPr>
            <w:tcW w:w="835" w:type="dxa"/>
            <w:tcBorders>
              <w:top w:val="nil"/>
              <w:left w:val="single" w:sz="4" w:space="0" w:color="auto"/>
              <w:bottom w:val="single" w:sz="4" w:space="0" w:color="auto"/>
              <w:right w:val="single" w:sz="4" w:space="0" w:color="auto"/>
            </w:tcBorders>
            <w:shd w:val="clear" w:color="auto" w:fill="C0C0C0"/>
          </w:tcPr>
          <w:p w14:paraId="4518FBC1"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 </w:t>
            </w:r>
          </w:p>
        </w:tc>
        <w:tc>
          <w:tcPr>
            <w:tcW w:w="728" w:type="dxa"/>
            <w:tcBorders>
              <w:top w:val="nil"/>
              <w:left w:val="single" w:sz="4" w:space="0" w:color="auto"/>
              <w:bottom w:val="single" w:sz="4" w:space="0" w:color="auto"/>
              <w:right w:val="single" w:sz="4" w:space="0" w:color="auto"/>
            </w:tcBorders>
            <w:shd w:val="clear" w:color="auto" w:fill="C0C0C0"/>
          </w:tcPr>
          <w:p w14:paraId="6A7EE9C9"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 </w:t>
            </w:r>
          </w:p>
        </w:tc>
        <w:tc>
          <w:tcPr>
            <w:tcW w:w="728" w:type="dxa"/>
            <w:tcBorders>
              <w:top w:val="nil"/>
              <w:left w:val="single" w:sz="4" w:space="0" w:color="auto"/>
              <w:bottom w:val="single" w:sz="4" w:space="0" w:color="auto"/>
              <w:right w:val="single" w:sz="4" w:space="0" w:color="auto"/>
            </w:tcBorders>
            <w:shd w:val="clear" w:color="auto" w:fill="C0C0C0"/>
          </w:tcPr>
          <w:p w14:paraId="21DBB996"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 </w:t>
            </w:r>
          </w:p>
        </w:tc>
        <w:tc>
          <w:tcPr>
            <w:tcW w:w="728" w:type="dxa"/>
            <w:tcBorders>
              <w:top w:val="nil"/>
              <w:left w:val="single" w:sz="4" w:space="0" w:color="auto"/>
              <w:bottom w:val="single" w:sz="4" w:space="0" w:color="auto"/>
              <w:right w:val="single" w:sz="4" w:space="0" w:color="auto"/>
            </w:tcBorders>
            <w:shd w:val="clear" w:color="auto" w:fill="C0C0C0"/>
          </w:tcPr>
          <w:p w14:paraId="056B62BF"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 </w:t>
            </w:r>
          </w:p>
        </w:tc>
        <w:tc>
          <w:tcPr>
            <w:tcW w:w="728" w:type="dxa"/>
            <w:tcBorders>
              <w:top w:val="nil"/>
              <w:left w:val="single" w:sz="4" w:space="0" w:color="auto"/>
              <w:bottom w:val="single" w:sz="4" w:space="0" w:color="auto"/>
              <w:right w:val="single" w:sz="4" w:space="0" w:color="auto"/>
            </w:tcBorders>
          </w:tcPr>
          <w:p w14:paraId="03B7F628"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100%</w:t>
            </w:r>
          </w:p>
        </w:tc>
        <w:tc>
          <w:tcPr>
            <w:tcW w:w="728" w:type="dxa"/>
            <w:tcBorders>
              <w:top w:val="nil"/>
              <w:left w:val="single" w:sz="4" w:space="0" w:color="auto"/>
              <w:bottom w:val="single" w:sz="4" w:space="0" w:color="auto"/>
              <w:right w:val="single" w:sz="4" w:space="0" w:color="auto"/>
            </w:tcBorders>
          </w:tcPr>
          <w:p w14:paraId="436B1BEC"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100%</w:t>
            </w:r>
          </w:p>
        </w:tc>
        <w:tc>
          <w:tcPr>
            <w:tcW w:w="728" w:type="dxa"/>
            <w:tcBorders>
              <w:top w:val="nil"/>
              <w:left w:val="single" w:sz="4" w:space="0" w:color="auto"/>
              <w:bottom w:val="single" w:sz="4" w:space="0" w:color="auto"/>
              <w:right w:val="single" w:sz="4" w:space="0" w:color="auto"/>
            </w:tcBorders>
          </w:tcPr>
          <w:p w14:paraId="7F1AF9D5"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100%</w:t>
            </w:r>
          </w:p>
        </w:tc>
        <w:tc>
          <w:tcPr>
            <w:tcW w:w="728" w:type="dxa"/>
            <w:tcBorders>
              <w:top w:val="nil"/>
              <w:left w:val="single" w:sz="4" w:space="0" w:color="auto"/>
              <w:bottom w:val="single" w:sz="4" w:space="0" w:color="auto"/>
              <w:right w:val="single" w:sz="4" w:space="0" w:color="auto"/>
            </w:tcBorders>
          </w:tcPr>
          <w:p w14:paraId="48EF5D0F"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100%</w:t>
            </w:r>
          </w:p>
        </w:tc>
        <w:tc>
          <w:tcPr>
            <w:tcW w:w="728" w:type="dxa"/>
            <w:tcBorders>
              <w:top w:val="nil"/>
              <w:left w:val="single" w:sz="4" w:space="0" w:color="auto"/>
              <w:bottom w:val="single" w:sz="4" w:space="0" w:color="auto"/>
              <w:right w:val="single" w:sz="4" w:space="0" w:color="auto"/>
            </w:tcBorders>
          </w:tcPr>
          <w:p w14:paraId="21D1EBE2"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100%</w:t>
            </w:r>
          </w:p>
        </w:tc>
        <w:tc>
          <w:tcPr>
            <w:tcW w:w="728" w:type="dxa"/>
            <w:tcBorders>
              <w:top w:val="nil"/>
              <w:left w:val="single" w:sz="4" w:space="0" w:color="auto"/>
              <w:bottom w:val="single" w:sz="4" w:space="0" w:color="auto"/>
              <w:right w:val="single" w:sz="4" w:space="0" w:color="auto"/>
            </w:tcBorders>
          </w:tcPr>
          <w:p w14:paraId="0D52F201"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100%</w:t>
            </w:r>
          </w:p>
        </w:tc>
        <w:tc>
          <w:tcPr>
            <w:tcW w:w="728" w:type="dxa"/>
            <w:tcBorders>
              <w:top w:val="nil"/>
              <w:left w:val="single" w:sz="4" w:space="0" w:color="auto"/>
              <w:bottom w:val="single" w:sz="4" w:space="0" w:color="auto"/>
              <w:right w:val="single" w:sz="4" w:space="0" w:color="auto"/>
            </w:tcBorders>
          </w:tcPr>
          <w:p w14:paraId="421ACCFB"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100%</w:t>
            </w:r>
          </w:p>
        </w:tc>
        <w:tc>
          <w:tcPr>
            <w:tcW w:w="1060" w:type="dxa"/>
            <w:tcBorders>
              <w:top w:val="nil"/>
              <w:left w:val="single" w:sz="4" w:space="0" w:color="auto"/>
              <w:bottom w:val="single" w:sz="4" w:space="0" w:color="auto"/>
              <w:right w:val="single" w:sz="8" w:space="0" w:color="auto"/>
            </w:tcBorders>
            <w:noWrap/>
            <w:vAlign w:val="bottom"/>
          </w:tcPr>
          <w:p w14:paraId="19369101"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100.00%</w:t>
            </w:r>
          </w:p>
        </w:tc>
      </w:tr>
      <w:tr w:rsidR="00E56613" w:rsidRPr="00E56613" w14:paraId="44EB7F85" w14:textId="77777777" w:rsidTr="00865F43">
        <w:trPr>
          <w:trHeight w:val="315"/>
        </w:trPr>
        <w:tc>
          <w:tcPr>
            <w:tcW w:w="4642" w:type="dxa"/>
            <w:tcBorders>
              <w:top w:val="nil"/>
              <w:left w:val="single" w:sz="8" w:space="0" w:color="auto"/>
              <w:bottom w:val="single" w:sz="4" w:space="0" w:color="auto"/>
              <w:right w:val="single" w:sz="4" w:space="0" w:color="auto"/>
            </w:tcBorders>
          </w:tcPr>
          <w:p w14:paraId="1A463F8A" w14:textId="77777777" w:rsidR="00E56613" w:rsidRPr="00E56613" w:rsidRDefault="00E56613" w:rsidP="00E56613">
            <w:pPr>
              <w:spacing w:before="0" w:beforeAutospacing="0" w:after="0" w:afterAutospacing="0" w:line="240" w:lineRule="auto"/>
              <w:rPr>
                <w:rFonts w:ascii="David" w:eastAsia="Times New Roman" w:hAnsi="David" w:cs="David"/>
                <w:sz w:val="24"/>
                <w:szCs w:val="24"/>
              </w:rPr>
            </w:pPr>
            <w:r w:rsidRPr="00E56613">
              <w:rPr>
                <w:rFonts w:ascii="David" w:eastAsia="Times New Roman" w:hAnsi="David" w:cs="David"/>
                <w:sz w:val="24"/>
                <w:szCs w:val="24"/>
                <w:rtl/>
              </w:rPr>
              <w:t>גמר איטום גגות ומרפסות</w:t>
            </w:r>
          </w:p>
        </w:tc>
        <w:tc>
          <w:tcPr>
            <w:tcW w:w="1180" w:type="dxa"/>
            <w:tcBorders>
              <w:top w:val="nil"/>
              <w:left w:val="single" w:sz="4" w:space="0" w:color="auto"/>
              <w:bottom w:val="single" w:sz="4" w:space="0" w:color="auto"/>
              <w:right w:val="single" w:sz="4" w:space="0" w:color="auto"/>
            </w:tcBorders>
          </w:tcPr>
          <w:p w14:paraId="1400553F"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1.00%</w:t>
            </w:r>
          </w:p>
        </w:tc>
        <w:tc>
          <w:tcPr>
            <w:tcW w:w="835" w:type="dxa"/>
            <w:tcBorders>
              <w:top w:val="nil"/>
              <w:left w:val="single" w:sz="4" w:space="0" w:color="auto"/>
              <w:bottom w:val="single" w:sz="4" w:space="0" w:color="auto"/>
              <w:right w:val="single" w:sz="4" w:space="0" w:color="auto"/>
            </w:tcBorders>
            <w:shd w:val="clear" w:color="auto" w:fill="C0C0C0"/>
          </w:tcPr>
          <w:p w14:paraId="6BD309A2"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 </w:t>
            </w:r>
          </w:p>
        </w:tc>
        <w:tc>
          <w:tcPr>
            <w:tcW w:w="728" w:type="dxa"/>
            <w:tcBorders>
              <w:top w:val="nil"/>
              <w:left w:val="single" w:sz="4" w:space="0" w:color="auto"/>
              <w:bottom w:val="single" w:sz="4" w:space="0" w:color="auto"/>
              <w:right w:val="single" w:sz="4" w:space="0" w:color="auto"/>
            </w:tcBorders>
            <w:shd w:val="clear" w:color="auto" w:fill="C0C0C0"/>
          </w:tcPr>
          <w:p w14:paraId="1A256B17"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 </w:t>
            </w:r>
          </w:p>
        </w:tc>
        <w:tc>
          <w:tcPr>
            <w:tcW w:w="728" w:type="dxa"/>
            <w:tcBorders>
              <w:top w:val="nil"/>
              <w:left w:val="single" w:sz="4" w:space="0" w:color="auto"/>
              <w:bottom w:val="single" w:sz="4" w:space="0" w:color="auto"/>
              <w:right w:val="single" w:sz="4" w:space="0" w:color="auto"/>
            </w:tcBorders>
            <w:shd w:val="clear" w:color="auto" w:fill="C0C0C0"/>
          </w:tcPr>
          <w:p w14:paraId="2889FFBD"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 </w:t>
            </w:r>
          </w:p>
        </w:tc>
        <w:tc>
          <w:tcPr>
            <w:tcW w:w="728" w:type="dxa"/>
            <w:tcBorders>
              <w:top w:val="nil"/>
              <w:left w:val="single" w:sz="4" w:space="0" w:color="auto"/>
              <w:bottom w:val="single" w:sz="4" w:space="0" w:color="auto"/>
              <w:right w:val="single" w:sz="4" w:space="0" w:color="auto"/>
            </w:tcBorders>
            <w:shd w:val="clear" w:color="auto" w:fill="C0C0C0"/>
          </w:tcPr>
          <w:p w14:paraId="5124B9D8"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 </w:t>
            </w:r>
          </w:p>
        </w:tc>
        <w:tc>
          <w:tcPr>
            <w:tcW w:w="728" w:type="dxa"/>
            <w:tcBorders>
              <w:top w:val="nil"/>
              <w:left w:val="single" w:sz="4" w:space="0" w:color="auto"/>
              <w:bottom w:val="single" w:sz="4" w:space="0" w:color="auto"/>
              <w:right w:val="single" w:sz="4" w:space="0" w:color="auto"/>
            </w:tcBorders>
          </w:tcPr>
          <w:p w14:paraId="08FA788D"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100%</w:t>
            </w:r>
          </w:p>
        </w:tc>
        <w:tc>
          <w:tcPr>
            <w:tcW w:w="728" w:type="dxa"/>
            <w:tcBorders>
              <w:top w:val="nil"/>
              <w:left w:val="single" w:sz="4" w:space="0" w:color="auto"/>
              <w:bottom w:val="single" w:sz="4" w:space="0" w:color="auto"/>
              <w:right w:val="single" w:sz="4" w:space="0" w:color="auto"/>
            </w:tcBorders>
          </w:tcPr>
          <w:p w14:paraId="0BEF6DFA"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100%</w:t>
            </w:r>
          </w:p>
        </w:tc>
        <w:tc>
          <w:tcPr>
            <w:tcW w:w="728" w:type="dxa"/>
            <w:tcBorders>
              <w:top w:val="nil"/>
              <w:left w:val="single" w:sz="4" w:space="0" w:color="auto"/>
              <w:bottom w:val="single" w:sz="4" w:space="0" w:color="auto"/>
              <w:right w:val="single" w:sz="4" w:space="0" w:color="auto"/>
            </w:tcBorders>
          </w:tcPr>
          <w:p w14:paraId="7B5ABE7F"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100%</w:t>
            </w:r>
          </w:p>
        </w:tc>
        <w:tc>
          <w:tcPr>
            <w:tcW w:w="728" w:type="dxa"/>
            <w:tcBorders>
              <w:top w:val="nil"/>
              <w:left w:val="single" w:sz="4" w:space="0" w:color="auto"/>
              <w:bottom w:val="single" w:sz="4" w:space="0" w:color="auto"/>
              <w:right w:val="single" w:sz="4" w:space="0" w:color="auto"/>
            </w:tcBorders>
          </w:tcPr>
          <w:p w14:paraId="634B148E"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100%</w:t>
            </w:r>
          </w:p>
        </w:tc>
        <w:tc>
          <w:tcPr>
            <w:tcW w:w="728" w:type="dxa"/>
            <w:tcBorders>
              <w:top w:val="nil"/>
              <w:left w:val="single" w:sz="4" w:space="0" w:color="auto"/>
              <w:bottom w:val="single" w:sz="4" w:space="0" w:color="auto"/>
              <w:right w:val="single" w:sz="4" w:space="0" w:color="auto"/>
            </w:tcBorders>
          </w:tcPr>
          <w:p w14:paraId="526086B1"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100%</w:t>
            </w:r>
          </w:p>
        </w:tc>
        <w:tc>
          <w:tcPr>
            <w:tcW w:w="728" w:type="dxa"/>
            <w:tcBorders>
              <w:top w:val="nil"/>
              <w:left w:val="single" w:sz="4" w:space="0" w:color="auto"/>
              <w:bottom w:val="single" w:sz="4" w:space="0" w:color="auto"/>
              <w:right w:val="single" w:sz="4" w:space="0" w:color="auto"/>
            </w:tcBorders>
          </w:tcPr>
          <w:p w14:paraId="5C1C1ED9"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100%</w:t>
            </w:r>
          </w:p>
        </w:tc>
        <w:tc>
          <w:tcPr>
            <w:tcW w:w="728" w:type="dxa"/>
            <w:tcBorders>
              <w:top w:val="nil"/>
              <w:left w:val="single" w:sz="4" w:space="0" w:color="auto"/>
              <w:bottom w:val="single" w:sz="4" w:space="0" w:color="auto"/>
              <w:right w:val="single" w:sz="4" w:space="0" w:color="auto"/>
            </w:tcBorders>
          </w:tcPr>
          <w:p w14:paraId="3DD84FE9"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100%</w:t>
            </w:r>
          </w:p>
        </w:tc>
        <w:tc>
          <w:tcPr>
            <w:tcW w:w="1060" w:type="dxa"/>
            <w:tcBorders>
              <w:top w:val="nil"/>
              <w:left w:val="single" w:sz="4" w:space="0" w:color="auto"/>
              <w:bottom w:val="single" w:sz="4" w:space="0" w:color="auto"/>
              <w:right w:val="single" w:sz="8" w:space="0" w:color="auto"/>
            </w:tcBorders>
            <w:noWrap/>
            <w:vAlign w:val="bottom"/>
          </w:tcPr>
          <w:p w14:paraId="2E7E78C2"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100.00%</w:t>
            </w:r>
          </w:p>
        </w:tc>
      </w:tr>
      <w:tr w:rsidR="00E56613" w:rsidRPr="00E56613" w14:paraId="3114B5DE" w14:textId="77777777" w:rsidTr="00865F43">
        <w:trPr>
          <w:trHeight w:val="345"/>
        </w:trPr>
        <w:tc>
          <w:tcPr>
            <w:tcW w:w="4642" w:type="dxa"/>
            <w:tcBorders>
              <w:top w:val="nil"/>
              <w:left w:val="single" w:sz="8" w:space="0" w:color="auto"/>
              <w:bottom w:val="single" w:sz="4" w:space="0" w:color="auto"/>
              <w:right w:val="single" w:sz="4" w:space="0" w:color="auto"/>
            </w:tcBorders>
          </w:tcPr>
          <w:p w14:paraId="1987F161" w14:textId="77777777" w:rsidR="00E56613" w:rsidRPr="00E56613" w:rsidRDefault="00E56613" w:rsidP="00E56613">
            <w:pPr>
              <w:spacing w:before="0" w:beforeAutospacing="0" w:after="0" w:afterAutospacing="0" w:line="240" w:lineRule="auto"/>
              <w:rPr>
                <w:rFonts w:ascii="David" w:eastAsia="Times New Roman" w:hAnsi="David" w:cs="David"/>
                <w:sz w:val="24"/>
                <w:szCs w:val="24"/>
              </w:rPr>
            </w:pPr>
            <w:r w:rsidRPr="00E56613">
              <w:rPr>
                <w:rFonts w:ascii="David" w:eastAsia="Times New Roman" w:hAnsi="David" w:cs="David"/>
                <w:sz w:val="24"/>
                <w:szCs w:val="24"/>
                <w:rtl/>
              </w:rPr>
              <w:t>גמר טיח/שפכטל – בקומות המגורים ובקומת הגג</w:t>
            </w:r>
          </w:p>
        </w:tc>
        <w:tc>
          <w:tcPr>
            <w:tcW w:w="1180" w:type="dxa"/>
            <w:tcBorders>
              <w:top w:val="nil"/>
              <w:left w:val="single" w:sz="4" w:space="0" w:color="auto"/>
              <w:bottom w:val="single" w:sz="4" w:space="0" w:color="auto"/>
              <w:right w:val="single" w:sz="4" w:space="0" w:color="auto"/>
            </w:tcBorders>
          </w:tcPr>
          <w:p w14:paraId="0F43C479"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5.00%</w:t>
            </w:r>
          </w:p>
        </w:tc>
        <w:tc>
          <w:tcPr>
            <w:tcW w:w="835" w:type="dxa"/>
            <w:tcBorders>
              <w:top w:val="nil"/>
              <w:left w:val="single" w:sz="4" w:space="0" w:color="auto"/>
              <w:bottom w:val="single" w:sz="4" w:space="0" w:color="auto"/>
              <w:right w:val="single" w:sz="4" w:space="0" w:color="auto"/>
            </w:tcBorders>
            <w:shd w:val="clear" w:color="auto" w:fill="C0C0C0"/>
          </w:tcPr>
          <w:p w14:paraId="35D50C35"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 </w:t>
            </w:r>
          </w:p>
        </w:tc>
        <w:tc>
          <w:tcPr>
            <w:tcW w:w="728" w:type="dxa"/>
            <w:tcBorders>
              <w:top w:val="nil"/>
              <w:left w:val="single" w:sz="4" w:space="0" w:color="auto"/>
              <w:bottom w:val="single" w:sz="4" w:space="0" w:color="auto"/>
              <w:right w:val="single" w:sz="4" w:space="0" w:color="auto"/>
            </w:tcBorders>
            <w:shd w:val="clear" w:color="auto" w:fill="C0C0C0"/>
          </w:tcPr>
          <w:p w14:paraId="49421436"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 </w:t>
            </w:r>
          </w:p>
        </w:tc>
        <w:tc>
          <w:tcPr>
            <w:tcW w:w="728" w:type="dxa"/>
            <w:tcBorders>
              <w:top w:val="nil"/>
              <w:left w:val="single" w:sz="4" w:space="0" w:color="auto"/>
              <w:bottom w:val="single" w:sz="4" w:space="0" w:color="auto"/>
              <w:right w:val="single" w:sz="4" w:space="0" w:color="auto"/>
            </w:tcBorders>
            <w:shd w:val="clear" w:color="auto" w:fill="C0C0C0"/>
          </w:tcPr>
          <w:p w14:paraId="070E35FC"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 </w:t>
            </w:r>
          </w:p>
        </w:tc>
        <w:tc>
          <w:tcPr>
            <w:tcW w:w="728" w:type="dxa"/>
            <w:tcBorders>
              <w:top w:val="nil"/>
              <w:left w:val="single" w:sz="4" w:space="0" w:color="auto"/>
              <w:bottom w:val="single" w:sz="4" w:space="0" w:color="auto"/>
              <w:right w:val="single" w:sz="4" w:space="0" w:color="auto"/>
            </w:tcBorders>
            <w:shd w:val="clear" w:color="auto" w:fill="C0C0C0"/>
          </w:tcPr>
          <w:p w14:paraId="4739BA45"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 </w:t>
            </w:r>
          </w:p>
        </w:tc>
        <w:tc>
          <w:tcPr>
            <w:tcW w:w="728" w:type="dxa"/>
            <w:tcBorders>
              <w:top w:val="nil"/>
              <w:left w:val="single" w:sz="4" w:space="0" w:color="auto"/>
              <w:bottom w:val="single" w:sz="4" w:space="0" w:color="auto"/>
              <w:right w:val="single" w:sz="4" w:space="0" w:color="auto"/>
            </w:tcBorders>
          </w:tcPr>
          <w:p w14:paraId="0CABCBFA"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100%</w:t>
            </w:r>
          </w:p>
        </w:tc>
        <w:tc>
          <w:tcPr>
            <w:tcW w:w="728" w:type="dxa"/>
            <w:tcBorders>
              <w:top w:val="nil"/>
              <w:left w:val="single" w:sz="4" w:space="0" w:color="auto"/>
              <w:bottom w:val="single" w:sz="4" w:space="0" w:color="auto"/>
              <w:right w:val="single" w:sz="4" w:space="0" w:color="auto"/>
            </w:tcBorders>
          </w:tcPr>
          <w:p w14:paraId="35BCE04E"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100%</w:t>
            </w:r>
          </w:p>
        </w:tc>
        <w:tc>
          <w:tcPr>
            <w:tcW w:w="728" w:type="dxa"/>
            <w:tcBorders>
              <w:top w:val="nil"/>
              <w:left w:val="single" w:sz="4" w:space="0" w:color="auto"/>
              <w:bottom w:val="single" w:sz="4" w:space="0" w:color="auto"/>
              <w:right w:val="single" w:sz="4" w:space="0" w:color="auto"/>
            </w:tcBorders>
          </w:tcPr>
          <w:p w14:paraId="29F5E9CD"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100%</w:t>
            </w:r>
          </w:p>
        </w:tc>
        <w:tc>
          <w:tcPr>
            <w:tcW w:w="728" w:type="dxa"/>
            <w:tcBorders>
              <w:top w:val="nil"/>
              <w:left w:val="single" w:sz="4" w:space="0" w:color="auto"/>
              <w:bottom w:val="single" w:sz="4" w:space="0" w:color="auto"/>
              <w:right w:val="single" w:sz="4" w:space="0" w:color="auto"/>
            </w:tcBorders>
          </w:tcPr>
          <w:p w14:paraId="5A1732AA"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100%</w:t>
            </w:r>
          </w:p>
        </w:tc>
        <w:tc>
          <w:tcPr>
            <w:tcW w:w="728" w:type="dxa"/>
            <w:tcBorders>
              <w:top w:val="nil"/>
              <w:left w:val="single" w:sz="4" w:space="0" w:color="auto"/>
              <w:bottom w:val="single" w:sz="4" w:space="0" w:color="auto"/>
              <w:right w:val="single" w:sz="4" w:space="0" w:color="auto"/>
            </w:tcBorders>
          </w:tcPr>
          <w:p w14:paraId="46FF91C1"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100%</w:t>
            </w:r>
          </w:p>
        </w:tc>
        <w:tc>
          <w:tcPr>
            <w:tcW w:w="728" w:type="dxa"/>
            <w:tcBorders>
              <w:top w:val="nil"/>
              <w:left w:val="single" w:sz="4" w:space="0" w:color="auto"/>
              <w:bottom w:val="single" w:sz="4" w:space="0" w:color="auto"/>
              <w:right w:val="single" w:sz="4" w:space="0" w:color="auto"/>
            </w:tcBorders>
          </w:tcPr>
          <w:p w14:paraId="55876577"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100%</w:t>
            </w:r>
          </w:p>
        </w:tc>
        <w:tc>
          <w:tcPr>
            <w:tcW w:w="728" w:type="dxa"/>
            <w:tcBorders>
              <w:top w:val="nil"/>
              <w:left w:val="single" w:sz="4" w:space="0" w:color="auto"/>
              <w:bottom w:val="single" w:sz="4" w:space="0" w:color="auto"/>
              <w:right w:val="single" w:sz="4" w:space="0" w:color="auto"/>
            </w:tcBorders>
          </w:tcPr>
          <w:p w14:paraId="464C6397"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100%</w:t>
            </w:r>
          </w:p>
        </w:tc>
        <w:tc>
          <w:tcPr>
            <w:tcW w:w="1060" w:type="dxa"/>
            <w:tcBorders>
              <w:top w:val="nil"/>
              <w:left w:val="single" w:sz="4" w:space="0" w:color="auto"/>
              <w:bottom w:val="single" w:sz="4" w:space="0" w:color="auto"/>
              <w:right w:val="single" w:sz="8" w:space="0" w:color="auto"/>
            </w:tcBorders>
            <w:noWrap/>
            <w:vAlign w:val="bottom"/>
          </w:tcPr>
          <w:p w14:paraId="7B957E21"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100.00%</w:t>
            </w:r>
          </w:p>
        </w:tc>
      </w:tr>
      <w:tr w:rsidR="00E56613" w:rsidRPr="00E56613" w14:paraId="247C7A48" w14:textId="77777777" w:rsidTr="00865F43">
        <w:trPr>
          <w:trHeight w:val="315"/>
        </w:trPr>
        <w:tc>
          <w:tcPr>
            <w:tcW w:w="4642" w:type="dxa"/>
            <w:tcBorders>
              <w:top w:val="nil"/>
              <w:left w:val="single" w:sz="8" w:space="0" w:color="auto"/>
              <w:bottom w:val="single" w:sz="4" w:space="0" w:color="auto"/>
              <w:right w:val="single" w:sz="4" w:space="0" w:color="auto"/>
            </w:tcBorders>
          </w:tcPr>
          <w:p w14:paraId="0291E57C" w14:textId="77777777" w:rsidR="00E56613" w:rsidRPr="00E56613" w:rsidRDefault="00E56613" w:rsidP="00E56613">
            <w:pPr>
              <w:spacing w:before="0" w:beforeAutospacing="0" w:after="0" w:afterAutospacing="0" w:line="240" w:lineRule="auto"/>
              <w:rPr>
                <w:rFonts w:ascii="David" w:eastAsia="Times New Roman" w:hAnsi="David" w:cs="David"/>
                <w:sz w:val="24"/>
                <w:szCs w:val="24"/>
              </w:rPr>
            </w:pPr>
            <w:r w:rsidRPr="00E56613">
              <w:rPr>
                <w:rFonts w:ascii="David" w:eastAsia="Times New Roman" w:hAnsi="David" w:cs="David"/>
                <w:sz w:val="24"/>
                <w:szCs w:val="24"/>
                <w:rtl/>
              </w:rPr>
              <w:t>גמר ריצוף</w:t>
            </w:r>
          </w:p>
        </w:tc>
        <w:tc>
          <w:tcPr>
            <w:tcW w:w="1180" w:type="dxa"/>
            <w:tcBorders>
              <w:top w:val="nil"/>
              <w:left w:val="single" w:sz="4" w:space="0" w:color="auto"/>
              <w:bottom w:val="single" w:sz="4" w:space="0" w:color="auto"/>
              <w:right w:val="single" w:sz="4" w:space="0" w:color="auto"/>
            </w:tcBorders>
          </w:tcPr>
          <w:p w14:paraId="321D85BD"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5.50%</w:t>
            </w:r>
          </w:p>
        </w:tc>
        <w:tc>
          <w:tcPr>
            <w:tcW w:w="835" w:type="dxa"/>
            <w:tcBorders>
              <w:top w:val="nil"/>
              <w:left w:val="single" w:sz="4" w:space="0" w:color="auto"/>
              <w:bottom w:val="single" w:sz="4" w:space="0" w:color="auto"/>
              <w:right w:val="single" w:sz="4" w:space="0" w:color="auto"/>
            </w:tcBorders>
            <w:shd w:val="clear" w:color="auto" w:fill="C0C0C0"/>
          </w:tcPr>
          <w:p w14:paraId="31A06646"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 </w:t>
            </w:r>
          </w:p>
        </w:tc>
        <w:tc>
          <w:tcPr>
            <w:tcW w:w="728" w:type="dxa"/>
            <w:tcBorders>
              <w:top w:val="nil"/>
              <w:left w:val="single" w:sz="4" w:space="0" w:color="auto"/>
              <w:bottom w:val="single" w:sz="4" w:space="0" w:color="auto"/>
              <w:right w:val="single" w:sz="4" w:space="0" w:color="auto"/>
            </w:tcBorders>
            <w:shd w:val="clear" w:color="auto" w:fill="C0C0C0"/>
          </w:tcPr>
          <w:p w14:paraId="71806843"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 </w:t>
            </w:r>
          </w:p>
        </w:tc>
        <w:tc>
          <w:tcPr>
            <w:tcW w:w="728" w:type="dxa"/>
            <w:tcBorders>
              <w:top w:val="nil"/>
              <w:left w:val="single" w:sz="4" w:space="0" w:color="auto"/>
              <w:bottom w:val="single" w:sz="4" w:space="0" w:color="auto"/>
              <w:right w:val="single" w:sz="4" w:space="0" w:color="auto"/>
            </w:tcBorders>
            <w:shd w:val="clear" w:color="auto" w:fill="C0C0C0"/>
          </w:tcPr>
          <w:p w14:paraId="662CD490"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 </w:t>
            </w:r>
          </w:p>
        </w:tc>
        <w:tc>
          <w:tcPr>
            <w:tcW w:w="728" w:type="dxa"/>
            <w:tcBorders>
              <w:top w:val="nil"/>
              <w:left w:val="single" w:sz="4" w:space="0" w:color="auto"/>
              <w:bottom w:val="single" w:sz="4" w:space="0" w:color="auto"/>
              <w:right w:val="single" w:sz="4" w:space="0" w:color="auto"/>
            </w:tcBorders>
            <w:shd w:val="clear" w:color="auto" w:fill="C0C0C0"/>
          </w:tcPr>
          <w:p w14:paraId="60E38CD3"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 </w:t>
            </w:r>
          </w:p>
        </w:tc>
        <w:tc>
          <w:tcPr>
            <w:tcW w:w="728" w:type="dxa"/>
            <w:tcBorders>
              <w:top w:val="nil"/>
              <w:left w:val="single" w:sz="4" w:space="0" w:color="auto"/>
              <w:bottom w:val="single" w:sz="4" w:space="0" w:color="auto"/>
              <w:right w:val="single" w:sz="4" w:space="0" w:color="auto"/>
            </w:tcBorders>
          </w:tcPr>
          <w:p w14:paraId="149E65CE"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100%</w:t>
            </w:r>
          </w:p>
        </w:tc>
        <w:tc>
          <w:tcPr>
            <w:tcW w:w="728" w:type="dxa"/>
            <w:tcBorders>
              <w:top w:val="nil"/>
              <w:left w:val="single" w:sz="4" w:space="0" w:color="auto"/>
              <w:bottom w:val="single" w:sz="4" w:space="0" w:color="auto"/>
              <w:right w:val="single" w:sz="4" w:space="0" w:color="auto"/>
            </w:tcBorders>
          </w:tcPr>
          <w:p w14:paraId="1BB43993"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100%</w:t>
            </w:r>
          </w:p>
        </w:tc>
        <w:tc>
          <w:tcPr>
            <w:tcW w:w="728" w:type="dxa"/>
            <w:tcBorders>
              <w:top w:val="nil"/>
              <w:left w:val="single" w:sz="4" w:space="0" w:color="auto"/>
              <w:bottom w:val="single" w:sz="4" w:space="0" w:color="auto"/>
              <w:right w:val="single" w:sz="4" w:space="0" w:color="auto"/>
            </w:tcBorders>
          </w:tcPr>
          <w:p w14:paraId="6C11768B"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100%</w:t>
            </w:r>
          </w:p>
        </w:tc>
        <w:tc>
          <w:tcPr>
            <w:tcW w:w="728" w:type="dxa"/>
            <w:tcBorders>
              <w:top w:val="nil"/>
              <w:left w:val="single" w:sz="4" w:space="0" w:color="auto"/>
              <w:bottom w:val="single" w:sz="4" w:space="0" w:color="auto"/>
              <w:right w:val="single" w:sz="4" w:space="0" w:color="auto"/>
            </w:tcBorders>
          </w:tcPr>
          <w:p w14:paraId="74FDB0E6"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100%</w:t>
            </w:r>
          </w:p>
        </w:tc>
        <w:tc>
          <w:tcPr>
            <w:tcW w:w="728" w:type="dxa"/>
            <w:tcBorders>
              <w:top w:val="nil"/>
              <w:left w:val="single" w:sz="4" w:space="0" w:color="auto"/>
              <w:bottom w:val="single" w:sz="4" w:space="0" w:color="auto"/>
              <w:right w:val="single" w:sz="4" w:space="0" w:color="auto"/>
            </w:tcBorders>
          </w:tcPr>
          <w:p w14:paraId="437851E1"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100%</w:t>
            </w:r>
          </w:p>
        </w:tc>
        <w:tc>
          <w:tcPr>
            <w:tcW w:w="728" w:type="dxa"/>
            <w:tcBorders>
              <w:top w:val="nil"/>
              <w:left w:val="single" w:sz="4" w:space="0" w:color="auto"/>
              <w:bottom w:val="single" w:sz="4" w:space="0" w:color="auto"/>
              <w:right w:val="single" w:sz="4" w:space="0" w:color="auto"/>
            </w:tcBorders>
          </w:tcPr>
          <w:p w14:paraId="79E9F4FC"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100%</w:t>
            </w:r>
          </w:p>
        </w:tc>
        <w:tc>
          <w:tcPr>
            <w:tcW w:w="728" w:type="dxa"/>
            <w:tcBorders>
              <w:top w:val="nil"/>
              <w:left w:val="single" w:sz="4" w:space="0" w:color="auto"/>
              <w:bottom w:val="single" w:sz="4" w:space="0" w:color="auto"/>
              <w:right w:val="single" w:sz="4" w:space="0" w:color="auto"/>
            </w:tcBorders>
          </w:tcPr>
          <w:p w14:paraId="1F6855FE"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100%</w:t>
            </w:r>
          </w:p>
        </w:tc>
        <w:tc>
          <w:tcPr>
            <w:tcW w:w="1060" w:type="dxa"/>
            <w:tcBorders>
              <w:top w:val="nil"/>
              <w:left w:val="single" w:sz="4" w:space="0" w:color="auto"/>
              <w:bottom w:val="single" w:sz="4" w:space="0" w:color="auto"/>
              <w:right w:val="single" w:sz="8" w:space="0" w:color="auto"/>
            </w:tcBorders>
            <w:noWrap/>
            <w:vAlign w:val="bottom"/>
          </w:tcPr>
          <w:p w14:paraId="00B7C13A"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100.00%</w:t>
            </w:r>
          </w:p>
        </w:tc>
      </w:tr>
      <w:tr w:rsidR="00E56613" w:rsidRPr="00E56613" w14:paraId="566F252B" w14:textId="77777777" w:rsidTr="00865F43">
        <w:trPr>
          <w:trHeight w:val="315"/>
        </w:trPr>
        <w:tc>
          <w:tcPr>
            <w:tcW w:w="4642" w:type="dxa"/>
            <w:tcBorders>
              <w:top w:val="nil"/>
              <w:left w:val="single" w:sz="8" w:space="0" w:color="auto"/>
              <w:bottom w:val="single" w:sz="4" w:space="0" w:color="auto"/>
              <w:right w:val="single" w:sz="4" w:space="0" w:color="auto"/>
            </w:tcBorders>
          </w:tcPr>
          <w:p w14:paraId="566BD613" w14:textId="77777777" w:rsidR="00E56613" w:rsidRPr="00E56613" w:rsidRDefault="00E56613" w:rsidP="00E56613">
            <w:pPr>
              <w:spacing w:before="0" w:beforeAutospacing="0" w:after="0" w:afterAutospacing="0" w:line="240" w:lineRule="auto"/>
              <w:rPr>
                <w:rFonts w:ascii="David" w:eastAsia="Times New Roman" w:hAnsi="David" w:cs="David"/>
                <w:sz w:val="24"/>
                <w:szCs w:val="24"/>
              </w:rPr>
            </w:pPr>
            <w:r w:rsidRPr="00E56613">
              <w:rPr>
                <w:rFonts w:ascii="David" w:eastAsia="Times New Roman" w:hAnsi="David" w:cs="David"/>
                <w:sz w:val="24"/>
                <w:szCs w:val="24"/>
                <w:rtl/>
              </w:rPr>
              <w:t>גמר חיפוי קירות</w:t>
            </w:r>
          </w:p>
        </w:tc>
        <w:tc>
          <w:tcPr>
            <w:tcW w:w="1180" w:type="dxa"/>
            <w:tcBorders>
              <w:top w:val="nil"/>
              <w:left w:val="single" w:sz="4" w:space="0" w:color="auto"/>
              <w:bottom w:val="single" w:sz="4" w:space="0" w:color="auto"/>
              <w:right w:val="single" w:sz="4" w:space="0" w:color="auto"/>
            </w:tcBorders>
          </w:tcPr>
          <w:p w14:paraId="02008BE8"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2.00%</w:t>
            </w:r>
          </w:p>
        </w:tc>
        <w:tc>
          <w:tcPr>
            <w:tcW w:w="835" w:type="dxa"/>
            <w:tcBorders>
              <w:top w:val="nil"/>
              <w:left w:val="single" w:sz="4" w:space="0" w:color="auto"/>
              <w:bottom w:val="single" w:sz="4" w:space="0" w:color="auto"/>
              <w:right w:val="single" w:sz="4" w:space="0" w:color="auto"/>
            </w:tcBorders>
            <w:shd w:val="clear" w:color="auto" w:fill="C0C0C0"/>
          </w:tcPr>
          <w:p w14:paraId="6A03FBC6"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 </w:t>
            </w:r>
          </w:p>
        </w:tc>
        <w:tc>
          <w:tcPr>
            <w:tcW w:w="728" w:type="dxa"/>
            <w:tcBorders>
              <w:top w:val="nil"/>
              <w:left w:val="single" w:sz="4" w:space="0" w:color="auto"/>
              <w:bottom w:val="single" w:sz="4" w:space="0" w:color="auto"/>
              <w:right w:val="single" w:sz="4" w:space="0" w:color="auto"/>
            </w:tcBorders>
            <w:shd w:val="clear" w:color="auto" w:fill="C0C0C0"/>
          </w:tcPr>
          <w:p w14:paraId="35DED97D"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 </w:t>
            </w:r>
          </w:p>
        </w:tc>
        <w:tc>
          <w:tcPr>
            <w:tcW w:w="728" w:type="dxa"/>
            <w:tcBorders>
              <w:top w:val="nil"/>
              <w:left w:val="single" w:sz="4" w:space="0" w:color="auto"/>
              <w:bottom w:val="single" w:sz="4" w:space="0" w:color="auto"/>
              <w:right w:val="single" w:sz="4" w:space="0" w:color="auto"/>
            </w:tcBorders>
            <w:shd w:val="clear" w:color="auto" w:fill="C0C0C0"/>
          </w:tcPr>
          <w:p w14:paraId="414A52DF"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 </w:t>
            </w:r>
          </w:p>
        </w:tc>
        <w:tc>
          <w:tcPr>
            <w:tcW w:w="728" w:type="dxa"/>
            <w:tcBorders>
              <w:top w:val="nil"/>
              <w:left w:val="single" w:sz="4" w:space="0" w:color="auto"/>
              <w:bottom w:val="single" w:sz="4" w:space="0" w:color="auto"/>
              <w:right w:val="single" w:sz="4" w:space="0" w:color="auto"/>
            </w:tcBorders>
            <w:shd w:val="clear" w:color="auto" w:fill="C0C0C0"/>
          </w:tcPr>
          <w:p w14:paraId="5B5A1345"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 </w:t>
            </w:r>
          </w:p>
        </w:tc>
        <w:tc>
          <w:tcPr>
            <w:tcW w:w="728" w:type="dxa"/>
            <w:tcBorders>
              <w:top w:val="nil"/>
              <w:left w:val="single" w:sz="4" w:space="0" w:color="auto"/>
              <w:bottom w:val="single" w:sz="4" w:space="0" w:color="auto"/>
              <w:right w:val="single" w:sz="4" w:space="0" w:color="auto"/>
            </w:tcBorders>
          </w:tcPr>
          <w:p w14:paraId="29A22B3D"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100%</w:t>
            </w:r>
          </w:p>
        </w:tc>
        <w:tc>
          <w:tcPr>
            <w:tcW w:w="728" w:type="dxa"/>
            <w:tcBorders>
              <w:top w:val="nil"/>
              <w:left w:val="single" w:sz="4" w:space="0" w:color="auto"/>
              <w:bottom w:val="single" w:sz="4" w:space="0" w:color="auto"/>
              <w:right w:val="single" w:sz="4" w:space="0" w:color="auto"/>
            </w:tcBorders>
          </w:tcPr>
          <w:p w14:paraId="4D618F96"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100%</w:t>
            </w:r>
          </w:p>
        </w:tc>
        <w:tc>
          <w:tcPr>
            <w:tcW w:w="728" w:type="dxa"/>
            <w:tcBorders>
              <w:top w:val="nil"/>
              <w:left w:val="single" w:sz="4" w:space="0" w:color="auto"/>
              <w:bottom w:val="single" w:sz="4" w:space="0" w:color="auto"/>
              <w:right w:val="single" w:sz="4" w:space="0" w:color="auto"/>
            </w:tcBorders>
          </w:tcPr>
          <w:p w14:paraId="32CE51D3"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100%</w:t>
            </w:r>
          </w:p>
        </w:tc>
        <w:tc>
          <w:tcPr>
            <w:tcW w:w="728" w:type="dxa"/>
            <w:tcBorders>
              <w:top w:val="nil"/>
              <w:left w:val="single" w:sz="4" w:space="0" w:color="auto"/>
              <w:bottom w:val="single" w:sz="4" w:space="0" w:color="auto"/>
              <w:right w:val="single" w:sz="4" w:space="0" w:color="auto"/>
            </w:tcBorders>
          </w:tcPr>
          <w:p w14:paraId="3025C772"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100%</w:t>
            </w:r>
          </w:p>
        </w:tc>
        <w:tc>
          <w:tcPr>
            <w:tcW w:w="728" w:type="dxa"/>
            <w:tcBorders>
              <w:top w:val="nil"/>
              <w:left w:val="single" w:sz="4" w:space="0" w:color="auto"/>
              <w:bottom w:val="single" w:sz="4" w:space="0" w:color="auto"/>
              <w:right w:val="single" w:sz="4" w:space="0" w:color="auto"/>
            </w:tcBorders>
          </w:tcPr>
          <w:p w14:paraId="3461384E"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100%</w:t>
            </w:r>
          </w:p>
        </w:tc>
        <w:tc>
          <w:tcPr>
            <w:tcW w:w="728" w:type="dxa"/>
            <w:tcBorders>
              <w:top w:val="nil"/>
              <w:left w:val="single" w:sz="4" w:space="0" w:color="auto"/>
              <w:bottom w:val="single" w:sz="4" w:space="0" w:color="auto"/>
              <w:right w:val="single" w:sz="4" w:space="0" w:color="auto"/>
            </w:tcBorders>
          </w:tcPr>
          <w:p w14:paraId="10B9E4A7"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100%</w:t>
            </w:r>
          </w:p>
        </w:tc>
        <w:tc>
          <w:tcPr>
            <w:tcW w:w="728" w:type="dxa"/>
            <w:tcBorders>
              <w:top w:val="nil"/>
              <w:left w:val="single" w:sz="4" w:space="0" w:color="auto"/>
              <w:bottom w:val="single" w:sz="4" w:space="0" w:color="auto"/>
              <w:right w:val="single" w:sz="4" w:space="0" w:color="auto"/>
            </w:tcBorders>
          </w:tcPr>
          <w:p w14:paraId="468585C0"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100%</w:t>
            </w:r>
          </w:p>
        </w:tc>
        <w:tc>
          <w:tcPr>
            <w:tcW w:w="1060" w:type="dxa"/>
            <w:tcBorders>
              <w:top w:val="nil"/>
              <w:left w:val="single" w:sz="4" w:space="0" w:color="auto"/>
              <w:bottom w:val="single" w:sz="4" w:space="0" w:color="auto"/>
              <w:right w:val="single" w:sz="8" w:space="0" w:color="auto"/>
            </w:tcBorders>
            <w:noWrap/>
            <w:vAlign w:val="bottom"/>
          </w:tcPr>
          <w:p w14:paraId="0B69019A"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100.00%</w:t>
            </w:r>
          </w:p>
        </w:tc>
      </w:tr>
      <w:tr w:rsidR="00E56613" w:rsidRPr="00E56613" w14:paraId="74077E12" w14:textId="77777777" w:rsidTr="00865F43">
        <w:trPr>
          <w:trHeight w:val="345"/>
        </w:trPr>
        <w:tc>
          <w:tcPr>
            <w:tcW w:w="4642" w:type="dxa"/>
            <w:tcBorders>
              <w:top w:val="nil"/>
              <w:left w:val="single" w:sz="8" w:space="0" w:color="auto"/>
              <w:bottom w:val="single" w:sz="4" w:space="0" w:color="auto"/>
              <w:right w:val="single" w:sz="4" w:space="0" w:color="auto"/>
            </w:tcBorders>
          </w:tcPr>
          <w:p w14:paraId="00F1D39E" w14:textId="77777777" w:rsidR="00E56613" w:rsidRPr="00E56613" w:rsidRDefault="00E56613" w:rsidP="00E56613">
            <w:pPr>
              <w:spacing w:before="0" w:beforeAutospacing="0" w:after="0" w:afterAutospacing="0" w:line="240" w:lineRule="auto"/>
              <w:rPr>
                <w:rFonts w:ascii="David" w:eastAsia="Times New Roman" w:hAnsi="David" w:cs="David"/>
                <w:sz w:val="24"/>
                <w:szCs w:val="24"/>
              </w:rPr>
            </w:pPr>
            <w:r w:rsidRPr="00E56613">
              <w:rPr>
                <w:rFonts w:ascii="David" w:eastAsia="Times New Roman" w:hAnsi="David" w:cs="David"/>
                <w:sz w:val="24"/>
                <w:szCs w:val="24"/>
                <w:rtl/>
              </w:rPr>
              <w:t>גמר חיפוי מבואות וריצוף בקומות המגורים ובקומת הגג</w:t>
            </w:r>
          </w:p>
        </w:tc>
        <w:tc>
          <w:tcPr>
            <w:tcW w:w="1180" w:type="dxa"/>
            <w:tcBorders>
              <w:top w:val="nil"/>
              <w:left w:val="single" w:sz="4" w:space="0" w:color="auto"/>
              <w:bottom w:val="single" w:sz="4" w:space="0" w:color="auto"/>
              <w:right w:val="single" w:sz="4" w:space="0" w:color="auto"/>
            </w:tcBorders>
          </w:tcPr>
          <w:p w14:paraId="58500494"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1.00%</w:t>
            </w:r>
          </w:p>
        </w:tc>
        <w:tc>
          <w:tcPr>
            <w:tcW w:w="835" w:type="dxa"/>
            <w:tcBorders>
              <w:top w:val="nil"/>
              <w:left w:val="single" w:sz="4" w:space="0" w:color="auto"/>
              <w:bottom w:val="single" w:sz="4" w:space="0" w:color="auto"/>
              <w:right w:val="single" w:sz="4" w:space="0" w:color="auto"/>
            </w:tcBorders>
            <w:shd w:val="clear" w:color="auto" w:fill="C0C0C0"/>
          </w:tcPr>
          <w:p w14:paraId="10CC73BE"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 </w:t>
            </w:r>
          </w:p>
        </w:tc>
        <w:tc>
          <w:tcPr>
            <w:tcW w:w="728" w:type="dxa"/>
            <w:tcBorders>
              <w:top w:val="nil"/>
              <w:left w:val="single" w:sz="4" w:space="0" w:color="auto"/>
              <w:bottom w:val="single" w:sz="4" w:space="0" w:color="auto"/>
              <w:right w:val="single" w:sz="4" w:space="0" w:color="auto"/>
            </w:tcBorders>
            <w:shd w:val="clear" w:color="auto" w:fill="C0C0C0"/>
          </w:tcPr>
          <w:p w14:paraId="0E80F407"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 </w:t>
            </w:r>
          </w:p>
        </w:tc>
        <w:tc>
          <w:tcPr>
            <w:tcW w:w="728" w:type="dxa"/>
            <w:tcBorders>
              <w:top w:val="nil"/>
              <w:left w:val="single" w:sz="4" w:space="0" w:color="auto"/>
              <w:bottom w:val="single" w:sz="4" w:space="0" w:color="auto"/>
              <w:right w:val="single" w:sz="4" w:space="0" w:color="auto"/>
            </w:tcBorders>
            <w:shd w:val="clear" w:color="auto" w:fill="C0C0C0"/>
          </w:tcPr>
          <w:p w14:paraId="041E6645"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 </w:t>
            </w:r>
          </w:p>
        </w:tc>
        <w:tc>
          <w:tcPr>
            <w:tcW w:w="728" w:type="dxa"/>
            <w:tcBorders>
              <w:top w:val="nil"/>
              <w:left w:val="single" w:sz="4" w:space="0" w:color="auto"/>
              <w:bottom w:val="single" w:sz="4" w:space="0" w:color="auto"/>
              <w:right w:val="single" w:sz="4" w:space="0" w:color="auto"/>
            </w:tcBorders>
            <w:shd w:val="clear" w:color="auto" w:fill="C0C0C0"/>
          </w:tcPr>
          <w:p w14:paraId="1D46219C"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 </w:t>
            </w:r>
          </w:p>
        </w:tc>
        <w:tc>
          <w:tcPr>
            <w:tcW w:w="728" w:type="dxa"/>
            <w:tcBorders>
              <w:top w:val="nil"/>
              <w:left w:val="single" w:sz="4" w:space="0" w:color="auto"/>
              <w:bottom w:val="single" w:sz="4" w:space="0" w:color="auto"/>
              <w:right w:val="single" w:sz="4" w:space="0" w:color="auto"/>
            </w:tcBorders>
          </w:tcPr>
          <w:p w14:paraId="26842E85"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100%</w:t>
            </w:r>
          </w:p>
        </w:tc>
        <w:tc>
          <w:tcPr>
            <w:tcW w:w="728" w:type="dxa"/>
            <w:tcBorders>
              <w:top w:val="nil"/>
              <w:left w:val="single" w:sz="4" w:space="0" w:color="auto"/>
              <w:bottom w:val="single" w:sz="4" w:space="0" w:color="auto"/>
              <w:right w:val="single" w:sz="4" w:space="0" w:color="auto"/>
            </w:tcBorders>
          </w:tcPr>
          <w:p w14:paraId="37F97DC8"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100%</w:t>
            </w:r>
          </w:p>
        </w:tc>
        <w:tc>
          <w:tcPr>
            <w:tcW w:w="728" w:type="dxa"/>
            <w:tcBorders>
              <w:top w:val="nil"/>
              <w:left w:val="single" w:sz="4" w:space="0" w:color="auto"/>
              <w:bottom w:val="single" w:sz="4" w:space="0" w:color="auto"/>
              <w:right w:val="single" w:sz="4" w:space="0" w:color="auto"/>
            </w:tcBorders>
          </w:tcPr>
          <w:p w14:paraId="795B36D9"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100%</w:t>
            </w:r>
          </w:p>
        </w:tc>
        <w:tc>
          <w:tcPr>
            <w:tcW w:w="728" w:type="dxa"/>
            <w:tcBorders>
              <w:top w:val="nil"/>
              <w:left w:val="single" w:sz="4" w:space="0" w:color="auto"/>
              <w:bottom w:val="single" w:sz="4" w:space="0" w:color="auto"/>
              <w:right w:val="single" w:sz="4" w:space="0" w:color="auto"/>
            </w:tcBorders>
          </w:tcPr>
          <w:p w14:paraId="3B5410D4"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100%</w:t>
            </w:r>
          </w:p>
        </w:tc>
        <w:tc>
          <w:tcPr>
            <w:tcW w:w="728" w:type="dxa"/>
            <w:tcBorders>
              <w:top w:val="nil"/>
              <w:left w:val="single" w:sz="4" w:space="0" w:color="auto"/>
              <w:bottom w:val="single" w:sz="4" w:space="0" w:color="auto"/>
              <w:right w:val="single" w:sz="4" w:space="0" w:color="auto"/>
            </w:tcBorders>
          </w:tcPr>
          <w:p w14:paraId="2316615F"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100%</w:t>
            </w:r>
          </w:p>
        </w:tc>
        <w:tc>
          <w:tcPr>
            <w:tcW w:w="728" w:type="dxa"/>
            <w:tcBorders>
              <w:top w:val="nil"/>
              <w:left w:val="single" w:sz="4" w:space="0" w:color="auto"/>
              <w:bottom w:val="single" w:sz="4" w:space="0" w:color="auto"/>
              <w:right w:val="single" w:sz="4" w:space="0" w:color="auto"/>
            </w:tcBorders>
          </w:tcPr>
          <w:p w14:paraId="2CA23083"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100%</w:t>
            </w:r>
          </w:p>
        </w:tc>
        <w:tc>
          <w:tcPr>
            <w:tcW w:w="728" w:type="dxa"/>
            <w:tcBorders>
              <w:top w:val="nil"/>
              <w:left w:val="single" w:sz="4" w:space="0" w:color="auto"/>
              <w:bottom w:val="single" w:sz="4" w:space="0" w:color="auto"/>
              <w:right w:val="single" w:sz="4" w:space="0" w:color="auto"/>
            </w:tcBorders>
          </w:tcPr>
          <w:p w14:paraId="652BD180"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100%</w:t>
            </w:r>
          </w:p>
        </w:tc>
        <w:tc>
          <w:tcPr>
            <w:tcW w:w="1060" w:type="dxa"/>
            <w:tcBorders>
              <w:top w:val="nil"/>
              <w:left w:val="single" w:sz="4" w:space="0" w:color="auto"/>
              <w:bottom w:val="single" w:sz="4" w:space="0" w:color="auto"/>
              <w:right w:val="single" w:sz="8" w:space="0" w:color="auto"/>
            </w:tcBorders>
            <w:noWrap/>
            <w:vAlign w:val="bottom"/>
          </w:tcPr>
          <w:p w14:paraId="5D111961"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100.00%</w:t>
            </w:r>
          </w:p>
        </w:tc>
      </w:tr>
      <w:tr w:rsidR="00E56613" w:rsidRPr="00E56613" w14:paraId="32DD4FFD" w14:textId="77777777" w:rsidTr="00865F43">
        <w:trPr>
          <w:trHeight w:val="315"/>
        </w:trPr>
        <w:tc>
          <w:tcPr>
            <w:tcW w:w="4642" w:type="dxa"/>
            <w:tcBorders>
              <w:top w:val="nil"/>
              <w:left w:val="single" w:sz="8" w:space="0" w:color="auto"/>
              <w:bottom w:val="single" w:sz="4" w:space="0" w:color="auto"/>
              <w:right w:val="single" w:sz="4" w:space="0" w:color="auto"/>
            </w:tcBorders>
          </w:tcPr>
          <w:p w14:paraId="5E7C5E97" w14:textId="77777777" w:rsidR="00E56613" w:rsidRPr="00E56613" w:rsidRDefault="00E56613" w:rsidP="00E56613">
            <w:pPr>
              <w:spacing w:before="0" w:beforeAutospacing="0" w:after="0" w:afterAutospacing="0" w:line="240" w:lineRule="auto"/>
              <w:rPr>
                <w:rFonts w:ascii="David" w:eastAsia="Times New Roman" w:hAnsi="David" w:cs="David"/>
                <w:sz w:val="24"/>
                <w:szCs w:val="24"/>
                <w:rtl/>
              </w:rPr>
            </w:pPr>
            <w:r w:rsidRPr="00E56613">
              <w:rPr>
                <w:rFonts w:ascii="David" w:eastAsia="Times New Roman" w:hAnsi="David" w:cs="David"/>
                <w:sz w:val="24"/>
                <w:szCs w:val="24"/>
                <w:rtl/>
              </w:rPr>
              <w:t>גמר הרכבת כלים לבנים</w:t>
            </w:r>
          </w:p>
        </w:tc>
        <w:tc>
          <w:tcPr>
            <w:tcW w:w="1180" w:type="dxa"/>
            <w:tcBorders>
              <w:top w:val="nil"/>
              <w:left w:val="single" w:sz="4" w:space="0" w:color="auto"/>
              <w:bottom w:val="single" w:sz="4" w:space="0" w:color="auto"/>
              <w:right w:val="single" w:sz="4" w:space="0" w:color="auto"/>
            </w:tcBorders>
          </w:tcPr>
          <w:p w14:paraId="6445AFFA"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1.50%</w:t>
            </w:r>
          </w:p>
        </w:tc>
        <w:tc>
          <w:tcPr>
            <w:tcW w:w="835" w:type="dxa"/>
            <w:tcBorders>
              <w:top w:val="nil"/>
              <w:left w:val="single" w:sz="4" w:space="0" w:color="auto"/>
              <w:bottom w:val="single" w:sz="4" w:space="0" w:color="auto"/>
              <w:right w:val="single" w:sz="4" w:space="0" w:color="auto"/>
            </w:tcBorders>
            <w:shd w:val="clear" w:color="auto" w:fill="C0C0C0"/>
          </w:tcPr>
          <w:p w14:paraId="607D03F4"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 </w:t>
            </w:r>
          </w:p>
        </w:tc>
        <w:tc>
          <w:tcPr>
            <w:tcW w:w="728" w:type="dxa"/>
            <w:tcBorders>
              <w:top w:val="nil"/>
              <w:left w:val="single" w:sz="4" w:space="0" w:color="auto"/>
              <w:bottom w:val="single" w:sz="4" w:space="0" w:color="auto"/>
              <w:right w:val="single" w:sz="4" w:space="0" w:color="auto"/>
            </w:tcBorders>
            <w:shd w:val="clear" w:color="auto" w:fill="C0C0C0"/>
          </w:tcPr>
          <w:p w14:paraId="370D8454"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 </w:t>
            </w:r>
          </w:p>
        </w:tc>
        <w:tc>
          <w:tcPr>
            <w:tcW w:w="728" w:type="dxa"/>
            <w:tcBorders>
              <w:top w:val="nil"/>
              <w:left w:val="single" w:sz="4" w:space="0" w:color="auto"/>
              <w:bottom w:val="single" w:sz="4" w:space="0" w:color="auto"/>
              <w:right w:val="single" w:sz="4" w:space="0" w:color="auto"/>
            </w:tcBorders>
            <w:shd w:val="clear" w:color="auto" w:fill="C0C0C0"/>
          </w:tcPr>
          <w:p w14:paraId="1C9A5872"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 </w:t>
            </w:r>
          </w:p>
        </w:tc>
        <w:tc>
          <w:tcPr>
            <w:tcW w:w="728" w:type="dxa"/>
            <w:tcBorders>
              <w:top w:val="nil"/>
              <w:left w:val="single" w:sz="4" w:space="0" w:color="auto"/>
              <w:bottom w:val="single" w:sz="4" w:space="0" w:color="auto"/>
              <w:right w:val="single" w:sz="4" w:space="0" w:color="auto"/>
            </w:tcBorders>
            <w:shd w:val="clear" w:color="auto" w:fill="C0C0C0"/>
          </w:tcPr>
          <w:p w14:paraId="683FBD4B"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 </w:t>
            </w:r>
          </w:p>
        </w:tc>
        <w:tc>
          <w:tcPr>
            <w:tcW w:w="728" w:type="dxa"/>
            <w:tcBorders>
              <w:top w:val="nil"/>
              <w:left w:val="single" w:sz="4" w:space="0" w:color="auto"/>
              <w:bottom w:val="single" w:sz="4" w:space="0" w:color="auto"/>
              <w:right w:val="single" w:sz="4" w:space="0" w:color="auto"/>
            </w:tcBorders>
          </w:tcPr>
          <w:p w14:paraId="704DC2B4"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100%</w:t>
            </w:r>
          </w:p>
        </w:tc>
        <w:tc>
          <w:tcPr>
            <w:tcW w:w="728" w:type="dxa"/>
            <w:tcBorders>
              <w:top w:val="nil"/>
              <w:left w:val="single" w:sz="4" w:space="0" w:color="auto"/>
              <w:bottom w:val="single" w:sz="4" w:space="0" w:color="auto"/>
              <w:right w:val="single" w:sz="4" w:space="0" w:color="auto"/>
            </w:tcBorders>
          </w:tcPr>
          <w:p w14:paraId="72337923"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100%</w:t>
            </w:r>
          </w:p>
        </w:tc>
        <w:tc>
          <w:tcPr>
            <w:tcW w:w="728" w:type="dxa"/>
            <w:tcBorders>
              <w:top w:val="nil"/>
              <w:left w:val="single" w:sz="4" w:space="0" w:color="auto"/>
              <w:bottom w:val="single" w:sz="4" w:space="0" w:color="auto"/>
              <w:right w:val="single" w:sz="4" w:space="0" w:color="auto"/>
            </w:tcBorders>
          </w:tcPr>
          <w:p w14:paraId="3BBB1665"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100%</w:t>
            </w:r>
          </w:p>
        </w:tc>
        <w:tc>
          <w:tcPr>
            <w:tcW w:w="728" w:type="dxa"/>
            <w:tcBorders>
              <w:top w:val="nil"/>
              <w:left w:val="single" w:sz="4" w:space="0" w:color="auto"/>
              <w:bottom w:val="single" w:sz="4" w:space="0" w:color="auto"/>
              <w:right w:val="single" w:sz="4" w:space="0" w:color="auto"/>
            </w:tcBorders>
          </w:tcPr>
          <w:p w14:paraId="13570313"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100%</w:t>
            </w:r>
          </w:p>
        </w:tc>
        <w:tc>
          <w:tcPr>
            <w:tcW w:w="728" w:type="dxa"/>
            <w:tcBorders>
              <w:top w:val="nil"/>
              <w:left w:val="single" w:sz="4" w:space="0" w:color="auto"/>
              <w:bottom w:val="single" w:sz="4" w:space="0" w:color="auto"/>
              <w:right w:val="single" w:sz="4" w:space="0" w:color="auto"/>
            </w:tcBorders>
          </w:tcPr>
          <w:p w14:paraId="0C1DB657"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100%</w:t>
            </w:r>
          </w:p>
        </w:tc>
        <w:tc>
          <w:tcPr>
            <w:tcW w:w="728" w:type="dxa"/>
            <w:tcBorders>
              <w:top w:val="nil"/>
              <w:left w:val="single" w:sz="4" w:space="0" w:color="auto"/>
              <w:bottom w:val="single" w:sz="4" w:space="0" w:color="auto"/>
              <w:right w:val="single" w:sz="4" w:space="0" w:color="auto"/>
            </w:tcBorders>
          </w:tcPr>
          <w:p w14:paraId="6AE8D130"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100%</w:t>
            </w:r>
          </w:p>
        </w:tc>
        <w:tc>
          <w:tcPr>
            <w:tcW w:w="728" w:type="dxa"/>
            <w:tcBorders>
              <w:top w:val="nil"/>
              <w:left w:val="single" w:sz="4" w:space="0" w:color="auto"/>
              <w:bottom w:val="single" w:sz="4" w:space="0" w:color="auto"/>
              <w:right w:val="single" w:sz="4" w:space="0" w:color="auto"/>
            </w:tcBorders>
          </w:tcPr>
          <w:p w14:paraId="00AE1760"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100%</w:t>
            </w:r>
          </w:p>
        </w:tc>
        <w:tc>
          <w:tcPr>
            <w:tcW w:w="1060" w:type="dxa"/>
            <w:tcBorders>
              <w:top w:val="nil"/>
              <w:left w:val="single" w:sz="4" w:space="0" w:color="auto"/>
              <w:bottom w:val="single" w:sz="4" w:space="0" w:color="auto"/>
              <w:right w:val="single" w:sz="8" w:space="0" w:color="auto"/>
            </w:tcBorders>
            <w:noWrap/>
            <w:vAlign w:val="bottom"/>
          </w:tcPr>
          <w:p w14:paraId="31C377F2"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100.00%</w:t>
            </w:r>
          </w:p>
        </w:tc>
      </w:tr>
      <w:tr w:rsidR="00E56613" w:rsidRPr="00E56613" w14:paraId="3CA19932" w14:textId="77777777" w:rsidTr="00865F43">
        <w:trPr>
          <w:trHeight w:val="315"/>
        </w:trPr>
        <w:tc>
          <w:tcPr>
            <w:tcW w:w="4642" w:type="dxa"/>
            <w:tcBorders>
              <w:top w:val="nil"/>
              <w:left w:val="single" w:sz="8" w:space="0" w:color="auto"/>
              <w:bottom w:val="single" w:sz="4" w:space="0" w:color="auto"/>
              <w:right w:val="single" w:sz="4" w:space="0" w:color="auto"/>
            </w:tcBorders>
          </w:tcPr>
          <w:p w14:paraId="6F52706A" w14:textId="77777777" w:rsidR="00E56613" w:rsidRPr="00E56613" w:rsidRDefault="00E56613" w:rsidP="00E56613">
            <w:pPr>
              <w:spacing w:before="0" w:beforeAutospacing="0" w:after="0" w:afterAutospacing="0" w:line="240" w:lineRule="auto"/>
              <w:rPr>
                <w:rFonts w:ascii="David" w:eastAsia="Times New Roman" w:hAnsi="David" w:cs="David"/>
                <w:sz w:val="24"/>
                <w:szCs w:val="24"/>
              </w:rPr>
            </w:pPr>
            <w:r w:rsidRPr="00E56613">
              <w:rPr>
                <w:rFonts w:ascii="David" w:eastAsia="Times New Roman" w:hAnsi="David" w:cs="David"/>
                <w:sz w:val="24"/>
                <w:szCs w:val="24"/>
                <w:rtl/>
              </w:rPr>
              <w:t>גמר הרכבת אביזרי חשמל</w:t>
            </w:r>
          </w:p>
        </w:tc>
        <w:tc>
          <w:tcPr>
            <w:tcW w:w="1180" w:type="dxa"/>
            <w:tcBorders>
              <w:top w:val="nil"/>
              <w:left w:val="single" w:sz="4" w:space="0" w:color="auto"/>
              <w:bottom w:val="single" w:sz="4" w:space="0" w:color="auto"/>
              <w:right w:val="single" w:sz="4" w:space="0" w:color="auto"/>
            </w:tcBorders>
          </w:tcPr>
          <w:p w14:paraId="48AF905A"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1.00%</w:t>
            </w:r>
          </w:p>
        </w:tc>
        <w:tc>
          <w:tcPr>
            <w:tcW w:w="835" w:type="dxa"/>
            <w:tcBorders>
              <w:top w:val="nil"/>
              <w:left w:val="single" w:sz="4" w:space="0" w:color="auto"/>
              <w:bottom w:val="single" w:sz="4" w:space="0" w:color="auto"/>
              <w:right w:val="single" w:sz="4" w:space="0" w:color="auto"/>
            </w:tcBorders>
            <w:shd w:val="clear" w:color="auto" w:fill="C0C0C0"/>
          </w:tcPr>
          <w:p w14:paraId="124195E7"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 </w:t>
            </w:r>
          </w:p>
        </w:tc>
        <w:tc>
          <w:tcPr>
            <w:tcW w:w="728" w:type="dxa"/>
            <w:tcBorders>
              <w:top w:val="nil"/>
              <w:left w:val="single" w:sz="4" w:space="0" w:color="auto"/>
              <w:bottom w:val="single" w:sz="4" w:space="0" w:color="auto"/>
              <w:right w:val="single" w:sz="4" w:space="0" w:color="auto"/>
            </w:tcBorders>
            <w:shd w:val="clear" w:color="auto" w:fill="C0C0C0"/>
          </w:tcPr>
          <w:p w14:paraId="79208426"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 </w:t>
            </w:r>
          </w:p>
        </w:tc>
        <w:tc>
          <w:tcPr>
            <w:tcW w:w="728" w:type="dxa"/>
            <w:tcBorders>
              <w:top w:val="nil"/>
              <w:left w:val="single" w:sz="4" w:space="0" w:color="auto"/>
              <w:bottom w:val="single" w:sz="4" w:space="0" w:color="auto"/>
              <w:right w:val="single" w:sz="4" w:space="0" w:color="auto"/>
            </w:tcBorders>
            <w:shd w:val="clear" w:color="auto" w:fill="C0C0C0"/>
          </w:tcPr>
          <w:p w14:paraId="6F7A9FB6"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 </w:t>
            </w:r>
          </w:p>
        </w:tc>
        <w:tc>
          <w:tcPr>
            <w:tcW w:w="728" w:type="dxa"/>
            <w:tcBorders>
              <w:top w:val="nil"/>
              <w:left w:val="single" w:sz="4" w:space="0" w:color="auto"/>
              <w:bottom w:val="single" w:sz="4" w:space="0" w:color="auto"/>
              <w:right w:val="single" w:sz="4" w:space="0" w:color="auto"/>
            </w:tcBorders>
            <w:shd w:val="clear" w:color="auto" w:fill="C0C0C0"/>
          </w:tcPr>
          <w:p w14:paraId="4E4DF756"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 </w:t>
            </w:r>
          </w:p>
        </w:tc>
        <w:tc>
          <w:tcPr>
            <w:tcW w:w="728" w:type="dxa"/>
            <w:tcBorders>
              <w:top w:val="nil"/>
              <w:left w:val="single" w:sz="4" w:space="0" w:color="auto"/>
              <w:bottom w:val="single" w:sz="4" w:space="0" w:color="auto"/>
              <w:right w:val="single" w:sz="4" w:space="0" w:color="auto"/>
            </w:tcBorders>
          </w:tcPr>
          <w:p w14:paraId="20167F94"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100%</w:t>
            </w:r>
          </w:p>
        </w:tc>
        <w:tc>
          <w:tcPr>
            <w:tcW w:w="728" w:type="dxa"/>
            <w:tcBorders>
              <w:top w:val="nil"/>
              <w:left w:val="single" w:sz="4" w:space="0" w:color="auto"/>
              <w:bottom w:val="single" w:sz="4" w:space="0" w:color="auto"/>
              <w:right w:val="single" w:sz="4" w:space="0" w:color="auto"/>
            </w:tcBorders>
          </w:tcPr>
          <w:p w14:paraId="1A29025F"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100%</w:t>
            </w:r>
          </w:p>
        </w:tc>
        <w:tc>
          <w:tcPr>
            <w:tcW w:w="728" w:type="dxa"/>
            <w:tcBorders>
              <w:top w:val="nil"/>
              <w:left w:val="single" w:sz="4" w:space="0" w:color="auto"/>
              <w:bottom w:val="single" w:sz="4" w:space="0" w:color="auto"/>
              <w:right w:val="single" w:sz="4" w:space="0" w:color="auto"/>
            </w:tcBorders>
          </w:tcPr>
          <w:p w14:paraId="324CB36E"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100%</w:t>
            </w:r>
          </w:p>
        </w:tc>
        <w:tc>
          <w:tcPr>
            <w:tcW w:w="728" w:type="dxa"/>
            <w:tcBorders>
              <w:top w:val="nil"/>
              <w:left w:val="single" w:sz="4" w:space="0" w:color="auto"/>
              <w:bottom w:val="single" w:sz="4" w:space="0" w:color="auto"/>
              <w:right w:val="single" w:sz="4" w:space="0" w:color="auto"/>
            </w:tcBorders>
          </w:tcPr>
          <w:p w14:paraId="438C5049"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100%</w:t>
            </w:r>
          </w:p>
        </w:tc>
        <w:tc>
          <w:tcPr>
            <w:tcW w:w="728" w:type="dxa"/>
            <w:tcBorders>
              <w:top w:val="nil"/>
              <w:left w:val="single" w:sz="4" w:space="0" w:color="auto"/>
              <w:bottom w:val="single" w:sz="4" w:space="0" w:color="auto"/>
              <w:right w:val="single" w:sz="4" w:space="0" w:color="auto"/>
            </w:tcBorders>
          </w:tcPr>
          <w:p w14:paraId="78F0EBBD"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100%</w:t>
            </w:r>
          </w:p>
        </w:tc>
        <w:tc>
          <w:tcPr>
            <w:tcW w:w="728" w:type="dxa"/>
            <w:tcBorders>
              <w:top w:val="nil"/>
              <w:left w:val="single" w:sz="4" w:space="0" w:color="auto"/>
              <w:bottom w:val="single" w:sz="4" w:space="0" w:color="auto"/>
              <w:right w:val="single" w:sz="4" w:space="0" w:color="auto"/>
            </w:tcBorders>
          </w:tcPr>
          <w:p w14:paraId="4D90AF17"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100%</w:t>
            </w:r>
          </w:p>
        </w:tc>
        <w:tc>
          <w:tcPr>
            <w:tcW w:w="728" w:type="dxa"/>
            <w:tcBorders>
              <w:top w:val="nil"/>
              <w:left w:val="single" w:sz="4" w:space="0" w:color="auto"/>
              <w:bottom w:val="single" w:sz="4" w:space="0" w:color="auto"/>
              <w:right w:val="single" w:sz="4" w:space="0" w:color="auto"/>
            </w:tcBorders>
          </w:tcPr>
          <w:p w14:paraId="4299E1E4"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100%</w:t>
            </w:r>
          </w:p>
        </w:tc>
        <w:tc>
          <w:tcPr>
            <w:tcW w:w="1060" w:type="dxa"/>
            <w:tcBorders>
              <w:top w:val="nil"/>
              <w:left w:val="single" w:sz="4" w:space="0" w:color="auto"/>
              <w:bottom w:val="single" w:sz="4" w:space="0" w:color="auto"/>
              <w:right w:val="single" w:sz="8" w:space="0" w:color="auto"/>
            </w:tcBorders>
            <w:noWrap/>
            <w:vAlign w:val="bottom"/>
          </w:tcPr>
          <w:p w14:paraId="247BCE2F"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100.00%</w:t>
            </w:r>
          </w:p>
        </w:tc>
      </w:tr>
      <w:tr w:rsidR="00E56613" w:rsidRPr="00E56613" w14:paraId="129C4B31" w14:textId="77777777" w:rsidTr="00865F43">
        <w:trPr>
          <w:trHeight w:val="315"/>
        </w:trPr>
        <w:tc>
          <w:tcPr>
            <w:tcW w:w="4642" w:type="dxa"/>
            <w:tcBorders>
              <w:top w:val="nil"/>
              <w:left w:val="single" w:sz="8" w:space="0" w:color="auto"/>
              <w:bottom w:val="single" w:sz="4" w:space="0" w:color="auto"/>
              <w:right w:val="single" w:sz="4" w:space="0" w:color="auto"/>
            </w:tcBorders>
          </w:tcPr>
          <w:p w14:paraId="1E7EEEE1" w14:textId="77777777" w:rsidR="00E56613" w:rsidRPr="00E56613" w:rsidRDefault="00E56613" w:rsidP="00E56613">
            <w:pPr>
              <w:spacing w:before="0" w:beforeAutospacing="0" w:after="0" w:afterAutospacing="0" w:line="240" w:lineRule="auto"/>
              <w:rPr>
                <w:rFonts w:ascii="David" w:eastAsia="Times New Roman" w:hAnsi="David" w:cs="David"/>
                <w:sz w:val="24"/>
                <w:szCs w:val="24"/>
              </w:rPr>
            </w:pPr>
            <w:r w:rsidRPr="00E56613">
              <w:rPr>
                <w:rFonts w:ascii="David" w:eastAsia="Times New Roman" w:hAnsi="David" w:cs="David"/>
                <w:sz w:val="24"/>
                <w:szCs w:val="24"/>
                <w:rtl/>
              </w:rPr>
              <w:t>גמר הרכבת נגרות ומסגרות בדירות ובציבורי</w:t>
            </w:r>
          </w:p>
        </w:tc>
        <w:tc>
          <w:tcPr>
            <w:tcW w:w="1180" w:type="dxa"/>
            <w:tcBorders>
              <w:top w:val="nil"/>
              <w:left w:val="single" w:sz="4" w:space="0" w:color="auto"/>
              <w:bottom w:val="single" w:sz="4" w:space="0" w:color="auto"/>
              <w:right w:val="single" w:sz="4" w:space="0" w:color="auto"/>
            </w:tcBorders>
          </w:tcPr>
          <w:p w14:paraId="069EEDCE"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3.00%</w:t>
            </w:r>
          </w:p>
        </w:tc>
        <w:tc>
          <w:tcPr>
            <w:tcW w:w="835" w:type="dxa"/>
            <w:tcBorders>
              <w:top w:val="nil"/>
              <w:left w:val="single" w:sz="4" w:space="0" w:color="auto"/>
              <w:bottom w:val="single" w:sz="4" w:space="0" w:color="auto"/>
              <w:right w:val="single" w:sz="4" w:space="0" w:color="auto"/>
            </w:tcBorders>
            <w:shd w:val="clear" w:color="auto" w:fill="C0C0C0"/>
          </w:tcPr>
          <w:p w14:paraId="1A15B6EE"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 </w:t>
            </w:r>
          </w:p>
        </w:tc>
        <w:tc>
          <w:tcPr>
            <w:tcW w:w="728" w:type="dxa"/>
            <w:tcBorders>
              <w:top w:val="nil"/>
              <w:left w:val="single" w:sz="4" w:space="0" w:color="auto"/>
              <w:bottom w:val="single" w:sz="4" w:space="0" w:color="auto"/>
              <w:right w:val="single" w:sz="4" w:space="0" w:color="auto"/>
            </w:tcBorders>
            <w:shd w:val="clear" w:color="auto" w:fill="C0C0C0"/>
          </w:tcPr>
          <w:p w14:paraId="4E1779B0"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 </w:t>
            </w:r>
          </w:p>
        </w:tc>
        <w:tc>
          <w:tcPr>
            <w:tcW w:w="728" w:type="dxa"/>
            <w:tcBorders>
              <w:top w:val="nil"/>
              <w:left w:val="single" w:sz="4" w:space="0" w:color="auto"/>
              <w:bottom w:val="single" w:sz="4" w:space="0" w:color="auto"/>
              <w:right w:val="single" w:sz="4" w:space="0" w:color="auto"/>
            </w:tcBorders>
            <w:shd w:val="clear" w:color="auto" w:fill="C0C0C0"/>
          </w:tcPr>
          <w:p w14:paraId="75A43BBC"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 </w:t>
            </w:r>
          </w:p>
        </w:tc>
        <w:tc>
          <w:tcPr>
            <w:tcW w:w="728" w:type="dxa"/>
            <w:tcBorders>
              <w:top w:val="nil"/>
              <w:left w:val="single" w:sz="4" w:space="0" w:color="auto"/>
              <w:bottom w:val="single" w:sz="4" w:space="0" w:color="auto"/>
              <w:right w:val="single" w:sz="4" w:space="0" w:color="auto"/>
            </w:tcBorders>
            <w:shd w:val="clear" w:color="auto" w:fill="C0C0C0"/>
          </w:tcPr>
          <w:p w14:paraId="3894A398"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 </w:t>
            </w:r>
          </w:p>
        </w:tc>
        <w:tc>
          <w:tcPr>
            <w:tcW w:w="728" w:type="dxa"/>
            <w:tcBorders>
              <w:top w:val="nil"/>
              <w:left w:val="single" w:sz="4" w:space="0" w:color="auto"/>
              <w:bottom w:val="single" w:sz="4" w:space="0" w:color="auto"/>
              <w:right w:val="single" w:sz="4" w:space="0" w:color="auto"/>
            </w:tcBorders>
          </w:tcPr>
          <w:p w14:paraId="3954C148"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100%</w:t>
            </w:r>
          </w:p>
        </w:tc>
        <w:tc>
          <w:tcPr>
            <w:tcW w:w="728" w:type="dxa"/>
            <w:tcBorders>
              <w:top w:val="nil"/>
              <w:left w:val="single" w:sz="4" w:space="0" w:color="auto"/>
              <w:bottom w:val="single" w:sz="4" w:space="0" w:color="auto"/>
              <w:right w:val="single" w:sz="4" w:space="0" w:color="auto"/>
            </w:tcBorders>
          </w:tcPr>
          <w:p w14:paraId="0387B071"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100%</w:t>
            </w:r>
          </w:p>
        </w:tc>
        <w:tc>
          <w:tcPr>
            <w:tcW w:w="728" w:type="dxa"/>
            <w:tcBorders>
              <w:top w:val="nil"/>
              <w:left w:val="single" w:sz="4" w:space="0" w:color="auto"/>
              <w:bottom w:val="single" w:sz="4" w:space="0" w:color="auto"/>
              <w:right w:val="single" w:sz="4" w:space="0" w:color="auto"/>
            </w:tcBorders>
          </w:tcPr>
          <w:p w14:paraId="078884E5"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100%</w:t>
            </w:r>
          </w:p>
        </w:tc>
        <w:tc>
          <w:tcPr>
            <w:tcW w:w="728" w:type="dxa"/>
            <w:tcBorders>
              <w:top w:val="nil"/>
              <w:left w:val="single" w:sz="4" w:space="0" w:color="auto"/>
              <w:bottom w:val="single" w:sz="4" w:space="0" w:color="auto"/>
              <w:right w:val="single" w:sz="4" w:space="0" w:color="auto"/>
            </w:tcBorders>
          </w:tcPr>
          <w:p w14:paraId="1B5EEE41"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100%</w:t>
            </w:r>
          </w:p>
        </w:tc>
        <w:tc>
          <w:tcPr>
            <w:tcW w:w="728" w:type="dxa"/>
            <w:tcBorders>
              <w:top w:val="nil"/>
              <w:left w:val="single" w:sz="4" w:space="0" w:color="auto"/>
              <w:bottom w:val="single" w:sz="4" w:space="0" w:color="auto"/>
              <w:right w:val="single" w:sz="4" w:space="0" w:color="auto"/>
            </w:tcBorders>
          </w:tcPr>
          <w:p w14:paraId="23E6FBC5"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100%</w:t>
            </w:r>
          </w:p>
        </w:tc>
        <w:tc>
          <w:tcPr>
            <w:tcW w:w="728" w:type="dxa"/>
            <w:tcBorders>
              <w:top w:val="nil"/>
              <w:left w:val="single" w:sz="4" w:space="0" w:color="auto"/>
              <w:bottom w:val="single" w:sz="4" w:space="0" w:color="auto"/>
              <w:right w:val="single" w:sz="4" w:space="0" w:color="auto"/>
            </w:tcBorders>
          </w:tcPr>
          <w:p w14:paraId="6F558B55"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100%</w:t>
            </w:r>
          </w:p>
        </w:tc>
        <w:tc>
          <w:tcPr>
            <w:tcW w:w="728" w:type="dxa"/>
            <w:tcBorders>
              <w:top w:val="nil"/>
              <w:left w:val="single" w:sz="4" w:space="0" w:color="auto"/>
              <w:bottom w:val="single" w:sz="4" w:space="0" w:color="auto"/>
              <w:right w:val="single" w:sz="4" w:space="0" w:color="auto"/>
            </w:tcBorders>
          </w:tcPr>
          <w:p w14:paraId="3FCF22C1"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100%</w:t>
            </w:r>
          </w:p>
        </w:tc>
        <w:tc>
          <w:tcPr>
            <w:tcW w:w="1060" w:type="dxa"/>
            <w:tcBorders>
              <w:top w:val="nil"/>
              <w:left w:val="single" w:sz="4" w:space="0" w:color="auto"/>
              <w:bottom w:val="single" w:sz="4" w:space="0" w:color="auto"/>
              <w:right w:val="single" w:sz="8" w:space="0" w:color="auto"/>
            </w:tcBorders>
            <w:noWrap/>
            <w:vAlign w:val="bottom"/>
          </w:tcPr>
          <w:p w14:paraId="08752F17"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100.00%</w:t>
            </w:r>
          </w:p>
        </w:tc>
      </w:tr>
      <w:tr w:rsidR="00E56613" w:rsidRPr="00E56613" w14:paraId="44C69B1C" w14:textId="77777777" w:rsidTr="00865F43">
        <w:trPr>
          <w:trHeight w:val="315"/>
        </w:trPr>
        <w:tc>
          <w:tcPr>
            <w:tcW w:w="4642" w:type="dxa"/>
            <w:tcBorders>
              <w:top w:val="nil"/>
              <w:left w:val="single" w:sz="8" w:space="0" w:color="auto"/>
              <w:bottom w:val="single" w:sz="4" w:space="0" w:color="auto"/>
              <w:right w:val="single" w:sz="4" w:space="0" w:color="auto"/>
            </w:tcBorders>
          </w:tcPr>
          <w:p w14:paraId="10FD555E" w14:textId="77777777" w:rsidR="00E56613" w:rsidRPr="00E56613" w:rsidRDefault="00E56613" w:rsidP="00E56613">
            <w:pPr>
              <w:spacing w:before="0" w:beforeAutospacing="0" w:after="0" w:afterAutospacing="0" w:line="240" w:lineRule="auto"/>
              <w:rPr>
                <w:rFonts w:ascii="David" w:eastAsia="Times New Roman" w:hAnsi="David" w:cs="David"/>
                <w:sz w:val="24"/>
                <w:szCs w:val="24"/>
              </w:rPr>
            </w:pPr>
            <w:r w:rsidRPr="00E56613">
              <w:rPr>
                <w:rFonts w:ascii="David" w:eastAsia="Times New Roman" w:hAnsi="David" w:cs="David"/>
                <w:sz w:val="24"/>
                <w:szCs w:val="24"/>
                <w:rtl/>
              </w:rPr>
              <w:t>גמר הרכבת אלומיניום בדירות</w:t>
            </w:r>
          </w:p>
        </w:tc>
        <w:tc>
          <w:tcPr>
            <w:tcW w:w="1180" w:type="dxa"/>
            <w:tcBorders>
              <w:top w:val="nil"/>
              <w:left w:val="single" w:sz="4" w:space="0" w:color="auto"/>
              <w:bottom w:val="single" w:sz="4" w:space="0" w:color="auto"/>
              <w:right w:val="single" w:sz="4" w:space="0" w:color="auto"/>
            </w:tcBorders>
          </w:tcPr>
          <w:p w14:paraId="61C0C453"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7.50%</w:t>
            </w:r>
          </w:p>
        </w:tc>
        <w:tc>
          <w:tcPr>
            <w:tcW w:w="835" w:type="dxa"/>
            <w:tcBorders>
              <w:top w:val="nil"/>
              <w:left w:val="single" w:sz="4" w:space="0" w:color="auto"/>
              <w:bottom w:val="single" w:sz="4" w:space="0" w:color="auto"/>
              <w:right w:val="single" w:sz="4" w:space="0" w:color="auto"/>
            </w:tcBorders>
            <w:shd w:val="clear" w:color="auto" w:fill="C0C0C0"/>
          </w:tcPr>
          <w:p w14:paraId="3B388170"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 </w:t>
            </w:r>
          </w:p>
        </w:tc>
        <w:tc>
          <w:tcPr>
            <w:tcW w:w="728" w:type="dxa"/>
            <w:tcBorders>
              <w:top w:val="nil"/>
              <w:left w:val="single" w:sz="4" w:space="0" w:color="auto"/>
              <w:bottom w:val="single" w:sz="4" w:space="0" w:color="auto"/>
              <w:right w:val="single" w:sz="4" w:space="0" w:color="auto"/>
            </w:tcBorders>
            <w:shd w:val="clear" w:color="auto" w:fill="C0C0C0"/>
          </w:tcPr>
          <w:p w14:paraId="01CA8500"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 </w:t>
            </w:r>
          </w:p>
        </w:tc>
        <w:tc>
          <w:tcPr>
            <w:tcW w:w="728" w:type="dxa"/>
            <w:tcBorders>
              <w:top w:val="nil"/>
              <w:left w:val="single" w:sz="4" w:space="0" w:color="auto"/>
              <w:bottom w:val="single" w:sz="4" w:space="0" w:color="auto"/>
              <w:right w:val="single" w:sz="4" w:space="0" w:color="auto"/>
            </w:tcBorders>
            <w:shd w:val="clear" w:color="auto" w:fill="C0C0C0"/>
          </w:tcPr>
          <w:p w14:paraId="515D0646"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 </w:t>
            </w:r>
          </w:p>
        </w:tc>
        <w:tc>
          <w:tcPr>
            <w:tcW w:w="728" w:type="dxa"/>
            <w:tcBorders>
              <w:top w:val="nil"/>
              <w:left w:val="single" w:sz="4" w:space="0" w:color="auto"/>
              <w:bottom w:val="single" w:sz="4" w:space="0" w:color="auto"/>
              <w:right w:val="single" w:sz="4" w:space="0" w:color="auto"/>
            </w:tcBorders>
            <w:shd w:val="clear" w:color="auto" w:fill="C0C0C0"/>
          </w:tcPr>
          <w:p w14:paraId="78C68AE3"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 </w:t>
            </w:r>
          </w:p>
        </w:tc>
        <w:tc>
          <w:tcPr>
            <w:tcW w:w="728" w:type="dxa"/>
            <w:tcBorders>
              <w:top w:val="nil"/>
              <w:left w:val="single" w:sz="4" w:space="0" w:color="auto"/>
              <w:bottom w:val="single" w:sz="4" w:space="0" w:color="auto"/>
              <w:right w:val="single" w:sz="4" w:space="0" w:color="auto"/>
            </w:tcBorders>
          </w:tcPr>
          <w:p w14:paraId="73CB270A"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100%</w:t>
            </w:r>
          </w:p>
        </w:tc>
        <w:tc>
          <w:tcPr>
            <w:tcW w:w="728" w:type="dxa"/>
            <w:tcBorders>
              <w:top w:val="nil"/>
              <w:left w:val="single" w:sz="4" w:space="0" w:color="auto"/>
              <w:bottom w:val="single" w:sz="4" w:space="0" w:color="auto"/>
              <w:right w:val="single" w:sz="4" w:space="0" w:color="auto"/>
            </w:tcBorders>
          </w:tcPr>
          <w:p w14:paraId="53A59F25"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100%</w:t>
            </w:r>
          </w:p>
        </w:tc>
        <w:tc>
          <w:tcPr>
            <w:tcW w:w="728" w:type="dxa"/>
            <w:tcBorders>
              <w:top w:val="nil"/>
              <w:left w:val="single" w:sz="4" w:space="0" w:color="auto"/>
              <w:bottom w:val="single" w:sz="4" w:space="0" w:color="auto"/>
              <w:right w:val="single" w:sz="4" w:space="0" w:color="auto"/>
            </w:tcBorders>
          </w:tcPr>
          <w:p w14:paraId="13D739AB"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100%</w:t>
            </w:r>
          </w:p>
        </w:tc>
        <w:tc>
          <w:tcPr>
            <w:tcW w:w="728" w:type="dxa"/>
            <w:tcBorders>
              <w:top w:val="nil"/>
              <w:left w:val="single" w:sz="4" w:space="0" w:color="auto"/>
              <w:bottom w:val="single" w:sz="4" w:space="0" w:color="auto"/>
              <w:right w:val="single" w:sz="4" w:space="0" w:color="auto"/>
            </w:tcBorders>
          </w:tcPr>
          <w:p w14:paraId="42CC05D3"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100%</w:t>
            </w:r>
          </w:p>
        </w:tc>
        <w:tc>
          <w:tcPr>
            <w:tcW w:w="728" w:type="dxa"/>
            <w:tcBorders>
              <w:top w:val="nil"/>
              <w:left w:val="single" w:sz="4" w:space="0" w:color="auto"/>
              <w:bottom w:val="single" w:sz="4" w:space="0" w:color="auto"/>
              <w:right w:val="single" w:sz="4" w:space="0" w:color="auto"/>
            </w:tcBorders>
          </w:tcPr>
          <w:p w14:paraId="28084C0A"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100%</w:t>
            </w:r>
          </w:p>
        </w:tc>
        <w:tc>
          <w:tcPr>
            <w:tcW w:w="728" w:type="dxa"/>
            <w:tcBorders>
              <w:top w:val="nil"/>
              <w:left w:val="single" w:sz="4" w:space="0" w:color="auto"/>
              <w:bottom w:val="single" w:sz="4" w:space="0" w:color="auto"/>
              <w:right w:val="single" w:sz="4" w:space="0" w:color="auto"/>
            </w:tcBorders>
          </w:tcPr>
          <w:p w14:paraId="6159F40C"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100%</w:t>
            </w:r>
          </w:p>
        </w:tc>
        <w:tc>
          <w:tcPr>
            <w:tcW w:w="728" w:type="dxa"/>
            <w:tcBorders>
              <w:top w:val="nil"/>
              <w:left w:val="single" w:sz="4" w:space="0" w:color="auto"/>
              <w:bottom w:val="single" w:sz="4" w:space="0" w:color="auto"/>
              <w:right w:val="single" w:sz="4" w:space="0" w:color="auto"/>
            </w:tcBorders>
          </w:tcPr>
          <w:p w14:paraId="52F45716"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100%</w:t>
            </w:r>
          </w:p>
        </w:tc>
        <w:tc>
          <w:tcPr>
            <w:tcW w:w="1060" w:type="dxa"/>
            <w:tcBorders>
              <w:top w:val="nil"/>
              <w:left w:val="single" w:sz="4" w:space="0" w:color="auto"/>
              <w:bottom w:val="single" w:sz="4" w:space="0" w:color="auto"/>
              <w:right w:val="single" w:sz="8" w:space="0" w:color="auto"/>
            </w:tcBorders>
            <w:noWrap/>
            <w:vAlign w:val="bottom"/>
          </w:tcPr>
          <w:p w14:paraId="02BDC1F6"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100.00%</w:t>
            </w:r>
          </w:p>
        </w:tc>
      </w:tr>
      <w:tr w:rsidR="00E56613" w:rsidRPr="00E56613" w14:paraId="617B588D" w14:textId="77777777" w:rsidTr="00865F43">
        <w:trPr>
          <w:trHeight w:val="315"/>
        </w:trPr>
        <w:tc>
          <w:tcPr>
            <w:tcW w:w="4642" w:type="dxa"/>
            <w:tcBorders>
              <w:top w:val="nil"/>
              <w:left w:val="single" w:sz="8" w:space="0" w:color="auto"/>
              <w:bottom w:val="single" w:sz="4" w:space="0" w:color="auto"/>
              <w:right w:val="single" w:sz="4" w:space="0" w:color="auto"/>
            </w:tcBorders>
          </w:tcPr>
          <w:p w14:paraId="1239697A" w14:textId="77777777" w:rsidR="00E56613" w:rsidRPr="00E56613" w:rsidRDefault="00E56613" w:rsidP="00E56613">
            <w:pPr>
              <w:spacing w:before="0" w:beforeAutospacing="0" w:after="0" w:afterAutospacing="0" w:line="240" w:lineRule="auto"/>
              <w:rPr>
                <w:rFonts w:ascii="David" w:eastAsia="Times New Roman" w:hAnsi="David" w:cs="David"/>
                <w:sz w:val="24"/>
                <w:szCs w:val="24"/>
              </w:rPr>
            </w:pPr>
            <w:r w:rsidRPr="00E56613">
              <w:rPr>
                <w:rFonts w:ascii="David" w:eastAsia="Times New Roman" w:hAnsi="David" w:cs="David"/>
                <w:sz w:val="24"/>
                <w:szCs w:val="24"/>
                <w:rtl/>
              </w:rPr>
              <w:t>גמר הרכבת מסתורי כביסה</w:t>
            </w:r>
          </w:p>
        </w:tc>
        <w:tc>
          <w:tcPr>
            <w:tcW w:w="1180" w:type="dxa"/>
            <w:tcBorders>
              <w:top w:val="nil"/>
              <w:left w:val="single" w:sz="4" w:space="0" w:color="auto"/>
              <w:bottom w:val="single" w:sz="4" w:space="0" w:color="auto"/>
              <w:right w:val="single" w:sz="4" w:space="0" w:color="auto"/>
            </w:tcBorders>
          </w:tcPr>
          <w:p w14:paraId="3F9031CE"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0.50%</w:t>
            </w:r>
          </w:p>
        </w:tc>
        <w:tc>
          <w:tcPr>
            <w:tcW w:w="835" w:type="dxa"/>
            <w:tcBorders>
              <w:top w:val="nil"/>
              <w:left w:val="single" w:sz="4" w:space="0" w:color="auto"/>
              <w:bottom w:val="single" w:sz="4" w:space="0" w:color="auto"/>
              <w:right w:val="single" w:sz="4" w:space="0" w:color="auto"/>
            </w:tcBorders>
            <w:shd w:val="clear" w:color="auto" w:fill="C0C0C0"/>
          </w:tcPr>
          <w:p w14:paraId="19D3866D"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 </w:t>
            </w:r>
          </w:p>
        </w:tc>
        <w:tc>
          <w:tcPr>
            <w:tcW w:w="728" w:type="dxa"/>
            <w:tcBorders>
              <w:top w:val="nil"/>
              <w:left w:val="single" w:sz="4" w:space="0" w:color="auto"/>
              <w:bottom w:val="single" w:sz="4" w:space="0" w:color="auto"/>
              <w:right w:val="single" w:sz="4" w:space="0" w:color="auto"/>
            </w:tcBorders>
            <w:shd w:val="clear" w:color="auto" w:fill="C0C0C0"/>
          </w:tcPr>
          <w:p w14:paraId="62D8CE39"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 </w:t>
            </w:r>
          </w:p>
        </w:tc>
        <w:tc>
          <w:tcPr>
            <w:tcW w:w="728" w:type="dxa"/>
            <w:tcBorders>
              <w:top w:val="nil"/>
              <w:left w:val="single" w:sz="4" w:space="0" w:color="auto"/>
              <w:bottom w:val="single" w:sz="4" w:space="0" w:color="auto"/>
              <w:right w:val="single" w:sz="4" w:space="0" w:color="auto"/>
            </w:tcBorders>
            <w:shd w:val="clear" w:color="auto" w:fill="C0C0C0"/>
          </w:tcPr>
          <w:p w14:paraId="326C5D9D"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 </w:t>
            </w:r>
          </w:p>
        </w:tc>
        <w:tc>
          <w:tcPr>
            <w:tcW w:w="728" w:type="dxa"/>
            <w:tcBorders>
              <w:top w:val="nil"/>
              <w:left w:val="single" w:sz="4" w:space="0" w:color="auto"/>
              <w:bottom w:val="single" w:sz="4" w:space="0" w:color="auto"/>
              <w:right w:val="single" w:sz="4" w:space="0" w:color="auto"/>
            </w:tcBorders>
            <w:shd w:val="clear" w:color="auto" w:fill="C0C0C0"/>
          </w:tcPr>
          <w:p w14:paraId="02502203"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 </w:t>
            </w:r>
          </w:p>
        </w:tc>
        <w:tc>
          <w:tcPr>
            <w:tcW w:w="728" w:type="dxa"/>
            <w:tcBorders>
              <w:top w:val="nil"/>
              <w:left w:val="single" w:sz="4" w:space="0" w:color="auto"/>
              <w:bottom w:val="single" w:sz="4" w:space="0" w:color="auto"/>
              <w:right w:val="single" w:sz="4" w:space="0" w:color="auto"/>
            </w:tcBorders>
          </w:tcPr>
          <w:p w14:paraId="573575A0"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100%</w:t>
            </w:r>
          </w:p>
        </w:tc>
        <w:tc>
          <w:tcPr>
            <w:tcW w:w="728" w:type="dxa"/>
            <w:tcBorders>
              <w:top w:val="nil"/>
              <w:left w:val="single" w:sz="4" w:space="0" w:color="auto"/>
              <w:bottom w:val="single" w:sz="4" w:space="0" w:color="auto"/>
              <w:right w:val="single" w:sz="4" w:space="0" w:color="auto"/>
            </w:tcBorders>
          </w:tcPr>
          <w:p w14:paraId="38EE5F3B"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100%</w:t>
            </w:r>
          </w:p>
        </w:tc>
        <w:tc>
          <w:tcPr>
            <w:tcW w:w="728" w:type="dxa"/>
            <w:tcBorders>
              <w:top w:val="nil"/>
              <w:left w:val="single" w:sz="4" w:space="0" w:color="auto"/>
              <w:bottom w:val="single" w:sz="4" w:space="0" w:color="auto"/>
              <w:right w:val="single" w:sz="4" w:space="0" w:color="auto"/>
            </w:tcBorders>
          </w:tcPr>
          <w:p w14:paraId="2BC83EB0"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100%</w:t>
            </w:r>
          </w:p>
        </w:tc>
        <w:tc>
          <w:tcPr>
            <w:tcW w:w="728" w:type="dxa"/>
            <w:tcBorders>
              <w:top w:val="nil"/>
              <w:left w:val="single" w:sz="4" w:space="0" w:color="auto"/>
              <w:bottom w:val="single" w:sz="4" w:space="0" w:color="auto"/>
              <w:right w:val="single" w:sz="4" w:space="0" w:color="auto"/>
            </w:tcBorders>
          </w:tcPr>
          <w:p w14:paraId="3C19C120"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100%</w:t>
            </w:r>
          </w:p>
        </w:tc>
        <w:tc>
          <w:tcPr>
            <w:tcW w:w="728" w:type="dxa"/>
            <w:tcBorders>
              <w:top w:val="nil"/>
              <w:left w:val="single" w:sz="4" w:space="0" w:color="auto"/>
              <w:bottom w:val="single" w:sz="4" w:space="0" w:color="auto"/>
              <w:right w:val="single" w:sz="4" w:space="0" w:color="auto"/>
            </w:tcBorders>
          </w:tcPr>
          <w:p w14:paraId="4312C4A3"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100%</w:t>
            </w:r>
          </w:p>
        </w:tc>
        <w:tc>
          <w:tcPr>
            <w:tcW w:w="728" w:type="dxa"/>
            <w:tcBorders>
              <w:top w:val="nil"/>
              <w:left w:val="single" w:sz="4" w:space="0" w:color="auto"/>
              <w:bottom w:val="single" w:sz="4" w:space="0" w:color="auto"/>
              <w:right w:val="single" w:sz="4" w:space="0" w:color="auto"/>
            </w:tcBorders>
          </w:tcPr>
          <w:p w14:paraId="420E7D27"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100%</w:t>
            </w:r>
          </w:p>
        </w:tc>
        <w:tc>
          <w:tcPr>
            <w:tcW w:w="728" w:type="dxa"/>
            <w:tcBorders>
              <w:top w:val="nil"/>
              <w:left w:val="single" w:sz="4" w:space="0" w:color="auto"/>
              <w:bottom w:val="single" w:sz="4" w:space="0" w:color="auto"/>
              <w:right w:val="single" w:sz="4" w:space="0" w:color="auto"/>
            </w:tcBorders>
          </w:tcPr>
          <w:p w14:paraId="40E41623"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100%</w:t>
            </w:r>
          </w:p>
        </w:tc>
        <w:tc>
          <w:tcPr>
            <w:tcW w:w="1060" w:type="dxa"/>
            <w:tcBorders>
              <w:top w:val="nil"/>
              <w:left w:val="single" w:sz="4" w:space="0" w:color="auto"/>
              <w:bottom w:val="single" w:sz="4" w:space="0" w:color="auto"/>
              <w:right w:val="single" w:sz="8" w:space="0" w:color="auto"/>
            </w:tcBorders>
            <w:noWrap/>
            <w:vAlign w:val="bottom"/>
          </w:tcPr>
          <w:p w14:paraId="093215CF"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100.00%</w:t>
            </w:r>
          </w:p>
        </w:tc>
      </w:tr>
      <w:tr w:rsidR="00E56613" w:rsidRPr="00E56613" w14:paraId="73295D8B" w14:textId="77777777" w:rsidTr="00865F43">
        <w:trPr>
          <w:trHeight w:val="315"/>
        </w:trPr>
        <w:tc>
          <w:tcPr>
            <w:tcW w:w="4642" w:type="dxa"/>
            <w:tcBorders>
              <w:top w:val="nil"/>
              <w:left w:val="single" w:sz="8" w:space="0" w:color="auto"/>
              <w:bottom w:val="single" w:sz="4" w:space="0" w:color="auto"/>
              <w:right w:val="single" w:sz="4" w:space="0" w:color="auto"/>
            </w:tcBorders>
          </w:tcPr>
          <w:p w14:paraId="5400F575" w14:textId="77777777" w:rsidR="00E56613" w:rsidRPr="00E56613" w:rsidRDefault="00E56613" w:rsidP="00E56613">
            <w:pPr>
              <w:spacing w:before="0" w:beforeAutospacing="0" w:after="0" w:afterAutospacing="0" w:line="240" w:lineRule="auto"/>
              <w:rPr>
                <w:rFonts w:ascii="David" w:eastAsia="Times New Roman" w:hAnsi="David" w:cs="David"/>
                <w:sz w:val="24"/>
                <w:szCs w:val="24"/>
              </w:rPr>
            </w:pPr>
            <w:r w:rsidRPr="00E56613">
              <w:rPr>
                <w:rFonts w:ascii="David" w:eastAsia="Times New Roman" w:hAnsi="David" w:cs="David"/>
                <w:sz w:val="24"/>
                <w:szCs w:val="24"/>
                <w:rtl/>
              </w:rPr>
              <w:t>גמר מעליות</w:t>
            </w:r>
          </w:p>
        </w:tc>
        <w:tc>
          <w:tcPr>
            <w:tcW w:w="1180" w:type="dxa"/>
            <w:tcBorders>
              <w:top w:val="nil"/>
              <w:left w:val="single" w:sz="4" w:space="0" w:color="auto"/>
              <w:bottom w:val="single" w:sz="4" w:space="0" w:color="auto"/>
              <w:right w:val="single" w:sz="4" w:space="0" w:color="auto"/>
            </w:tcBorders>
          </w:tcPr>
          <w:p w14:paraId="43D57A59"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3.50%</w:t>
            </w:r>
          </w:p>
        </w:tc>
        <w:tc>
          <w:tcPr>
            <w:tcW w:w="835" w:type="dxa"/>
            <w:tcBorders>
              <w:top w:val="nil"/>
              <w:left w:val="single" w:sz="4" w:space="0" w:color="auto"/>
              <w:bottom w:val="single" w:sz="4" w:space="0" w:color="auto"/>
              <w:right w:val="single" w:sz="4" w:space="0" w:color="auto"/>
            </w:tcBorders>
          </w:tcPr>
          <w:p w14:paraId="6FC370EF"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90%</w:t>
            </w:r>
          </w:p>
        </w:tc>
        <w:tc>
          <w:tcPr>
            <w:tcW w:w="728" w:type="dxa"/>
            <w:tcBorders>
              <w:top w:val="nil"/>
              <w:left w:val="single" w:sz="4" w:space="0" w:color="auto"/>
              <w:bottom w:val="single" w:sz="4" w:space="0" w:color="auto"/>
              <w:right w:val="single" w:sz="4" w:space="0" w:color="auto"/>
            </w:tcBorders>
            <w:shd w:val="clear" w:color="auto" w:fill="C0C0C0"/>
          </w:tcPr>
          <w:p w14:paraId="37D08167"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 </w:t>
            </w:r>
          </w:p>
        </w:tc>
        <w:tc>
          <w:tcPr>
            <w:tcW w:w="728" w:type="dxa"/>
            <w:tcBorders>
              <w:top w:val="nil"/>
              <w:left w:val="single" w:sz="4" w:space="0" w:color="auto"/>
              <w:bottom w:val="single" w:sz="4" w:space="0" w:color="auto"/>
              <w:right w:val="single" w:sz="4" w:space="0" w:color="auto"/>
            </w:tcBorders>
            <w:shd w:val="clear" w:color="auto" w:fill="C0C0C0"/>
          </w:tcPr>
          <w:p w14:paraId="55011A91"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 </w:t>
            </w:r>
          </w:p>
        </w:tc>
        <w:tc>
          <w:tcPr>
            <w:tcW w:w="728" w:type="dxa"/>
            <w:tcBorders>
              <w:top w:val="nil"/>
              <w:left w:val="single" w:sz="4" w:space="0" w:color="auto"/>
              <w:bottom w:val="single" w:sz="4" w:space="0" w:color="auto"/>
              <w:right w:val="single" w:sz="4" w:space="0" w:color="auto"/>
            </w:tcBorders>
            <w:shd w:val="clear" w:color="auto" w:fill="C0C0C0"/>
          </w:tcPr>
          <w:p w14:paraId="266517D3"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 </w:t>
            </w:r>
          </w:p>
        </w:tc>
        <w:tc>
          <w:tcPr>
            <w:tcW w:w="728" w:type="dxa"/>
            <w:tcBorders>
              <w:top w:val="nil"/>
              <w:left w:val="single" w:sz="4" w:space="0" w:color="auto"/>
              <w:bottom w:val="single" w:sz="4" w:space="0" w:color="auto"/>
              <w:right w:val="single" w:sz="4" w:space="0" w:color="auto"/>
            </w:tcBorders>
            <w:shd w:val="clear" w:color="auto" w:fill="C0C0C0"/>
          </w:tcPr>
          <w:p w14:paraId="0F4FC9C1"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 </w:t>
            </w:r>
          </w:p>
        </w:tc>
        <w:tc>
          <w:tcPr>
            <w:tcW w:w="728" w:type="dxa"/>
            <w:tcBorders>
              <w:top w:val="nil"/>
              <w:left w:val="single" w:sz="4" w:space="0" w:color="auto"/>
              <w:bottom w:val="single" w:sz="4" w:space="0" w:color="auto"/>
              <w:right w:val="nil"/>
            </w:tcBorders>
            <w:shd w:val="clear" w:color="auto" w:fill="C0C0C0"/>
          </w:tcPr>
          <w:p w14:paraId="02FBAB43"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 </w:t>
            </w:r>
          </w:p>
        </w:tc>
        <w:tc>
          <w:tcPr>
            <w:tcW w:w="728" w:type="dxa"/>
            <w:tcBorders>
              <w:top w:val="nil"/>
              <w:left w:val="single" w:sz="4" w:space="0" w:color="auto"/>
              <w:bottom w:val="single" w:sz="4" w:space="0" w:color="auto"/>
              <w:right w:val="nil"/>
            </w:tcBorders>
            <w:shd w:val="clear" w:color="auto" w:fill="C0C0C0"/>
          </w:tcPr>
          <w:p w14:paraId="0BE5DB05"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 </w:t>
            </w:r>
          </w:p>
        </w:tc>
        <w:tc>
          <w:tcPr>
            <w:tcW w:w="728" w:type="dxa"/>
            <w:tcBorders>
              <w:top w:val="nil"/>
              <w:left w:val="single" w:sz="4" w:space="0" w:color="auto"/>
              <w:bottom w:val="single" w:sz="4" w:space="0" w:color="auto"/>
              <w:right w:val="nil"/>
            </w:tcBorders>
            <w:shd w:val="clear" w:color="auto" w:fill="C0C0C0"/>
          </w:tcPr>
          <w:p w14:paraId="0C1012B5"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 </w:t>
            </w:r>
          </w:p>
        </w:tc>
        <w:tc>
          <w:tcPr>
            <w:tcW w:w="728" w:type="dxa"/>
            <w:tcBorders>
              <w:top w:val="nil"/>
              <w:left w:val="single" w:sz="4" w:space="0" w:color="auto"/>
              <w:bottom w:val="single" w:sz="4" w:space="0" w:color="auto"/>
              <w:right w:val="nil"/>
            </w:tcBorders>
            <w:shd w:val="clear" w:color="auto" w:fill="C0C0C0"/>
          </w:tcPr>
          <w:p w14:paraId="5FAA6396"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 </w:t>
            </w:r>
          </w:p>
        </w:tc>
        <w:tc>
          <w:tcPr>
            <w:tcW w:w="728" w:type="dxa"/>
            <w:tcBorders>
              <w:top w:val="nil"/>
              <w:left w:val="single" w:sz="4" w:space="0" w:color="auto"/>
              <w:bottom w:val="single" w:sz="4" w:space="0" w:color="auto"/>
              <w:right w:val="nil"/>
            </w:tcBorders>
            <w:shd w:val="clear" w:color="auto" w:fill="C0C0C0"/>
          </w:tcPr>
          <w:p w14:paraId="26BB6B21"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 </w:t>
            </w:r>
          </w:p>
        </w:tc>
        <w:tc>
          <w:tcPr>
            <w:tcW w:w="728" w:type="dxa"/>
            <w:tcBorders>
              <w:top w:val="nil"/>
              <w:left w:val="single" w:sz="4" w:space="0" w:color="auto"/>
              <w:bottom w:val="single" w:sz="4" w:space="0" w:color="auto"/>
              <w:right w:val="nil"/>
            </w:tcBorders>
            <w:shd w:val="clear" w:color="auto" w:fill="C0C0C0"/>
          </w:tcPr>
          <w:p w14:paraId="7F09AAAD"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 </w:t>
            </w:r>
          </w:p>
        </w:tc>
        <w:tc>
          <w:tcPr>
            <w:tcW w:w="1060" w:type="dxa"/>
            <w:tcBorders>
              <w:top w:val="nil"/>
              <w:left w:val="single" w:sz="4" w:space="0" w:color="auto"/>
              <w:bottom w:val="single" w:sz="4" w:space="0" w:color="auto"/>
              <w:right w:val="single" w:sz="8" w:space="0" w:color="auto"/>
            </w:tcBorders>
            <w:noWrap/>
            <w:vAlign w:val="bottom"/>
          </w:tcPr>
          <w:p w14:paraId="30E598F3"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90.00%</w:t>
            </w:r>
          </w:p>
        </w:tc>
      </w:tr>
      <w:tr w:rsidR="00E56613" w:rsidRPr="00E56613" w14:paraId="5E5C4800" w14:textId="77777777" w:rsidTr="00865F43">
        <w:trPr>
          <w:trHeight w:val="315"/>
        </w:trPr>
        <w:tc>
          <w:tcPr>
            <w:tcW w:w="4642" w:type="dxa"/>
            <w:tcBorders>
              <w:top w:val="nil"/>
              <w:left w:val="single" w:sz="8" w:space="0" w:color="auto"/>
              <w:bottom w:val="single" w:sz="4" w:space="0" w:color="auto"/>
              <w:right w:val="single" w:sz="4" w:space="0" w:color="auto"/>
            </w:tcBorders>
          </w:tcPr>
          <w:p w14:paraId="14F69157" w14:textId="77777777" w:rsidR="00E56613" w:rsidRPr="00E56613" w:rsidRDefault="00E56613" w:rsidP="00E56613">
            <w:pPr>
              <w:spacing w:before="0" w:beforeAutospacing="0" w:after="0" w:afterAutospacing="0" w:line="240" w:lineRule="auto"/>
              <w:rPr>
                <w:rFonts w:ascii="David" w:eastAsia="Times New Roman" w:hAnsi="David" w:cs="David"/>
                <w:sz w:val="24"/>
                <w:szCs w:val="24"/>
              </w:rPr>
            </w:pPr>
            <w:r w:rsidRPr="00E56613">
              <w:rPr>
                <w:rFonts w:ascii="David" w:eastAsia="Times New Roman" w:hAnsi="David" w:cs="David"/>
                <w:sz w:val="24"/>
                <w:szCs w:val="24"/>
                <w:rtl/>
              </w:rPr>
              <w:t>גמר צבע כולל צבע חוץ</w:t>
            </w:r>
          </w:p>
        </w:tc>
        <w:tc>
          <w:tcPr>
            <w:tcW w:w="1180" w:type="dxa"/>
            <w:tcBorders>
              <w:top w:val="nil"/>
              <w:left w:val="single" w:sz="4" w:space="0" w:color="auto"/>
              <w:bottom w:val="single" w:sz="4" w:space="0" w:color="auto"/>
              <w:right w:val="single" w:sz="4" w:space="0" w:color="auto"/>
            </w:tcBorders>
          </w:tcPr>
          <w:p w14:paraId="52326330"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1.50%</w:t>
            </w:r>
          </w:p>
        </w:tc>
        <w:tc>
          <w:tcPr>
            <w:tcW w:w="835" w:type="dxa"/>
            <w:tcBorders>
              <w:top w:val="nil"/>
              <w:left w:val="single" w:sz="4" w:space="0" w:color="auto"/>
              <w:bottom w:val="single" w:sz="4" w:space="0" w:color="auto"/>
              <w:right w:val="nil"/>
            </w:tcBorders>
            <w:shd w:val="clear" w:color="auto" w:fill="C0C0C0"/>
          </w:tcPr>
          <w:p w14:paraId="72140532"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 </w:t>
            </w:r>
          </w:p>
        </w:tc>
        <w:tc>
          <w:tcPr>
            <w:tcW w:w="728" w:type="dxa"/>
            <w:tcBorders>
              <w:top w:val="nil"/>
              <w:left w:val="single" w:sz="4" w:space="0" w:color="auto"/>
              <w:bottom w:val="single" w:sz="4" w:space="0" w:color="auto"/>
              <w:right w:val="single" w:sz="4" w:space="0" w:color="auto"/>
            </w:tcBorders>
            <w:shd w:val="clear" w:color="auto" w:fill="C0C0C0"/>
          </w:tcPr>
          <w:p w14:paraId="05184A6D"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 </w:t>
            </w:r>
          </w:p>
        </w:tc>
        <w:tc>
          <w:tcPr>
            <w:tcW w:w="728" w:type="dxa"/>
            <w:tcBorders>
              <w:top w:val="nil"/>
              <w:left w:val="single" w:sz="4" w:space="0" w:color="auto"/>
              <w:bottom w:val="single" w:sz="4" w:space="0" w:color="auto"/>
              <w:right w:val="single" w:sz="4" w:space="0" w:color="auto"/>
            </w:tcBorders>
            <w:shd w:val="clear" w:color="auto" w:fill="C0C0C0"/>
          </w:tcPr>
          <w:p w14:paraId="0FEBE36F"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 </w:t>
            </w:r>
          </w:p>
        </w:tc>
        <w:tc>
          <w:tcPr>
            <w:tcW w:w="728" w:type="dxa"/>
            <w:tcBorders>
              <w:top w:val="nil"/>
              <w:left w:val="single" w:sz="4" w:space="0" w:color="auto"/>
              <w:bottom w:val="single" w:sz="4" w:space="0" w:color="auto"/>
              <w:right w:val="single" w:sz="4" w:space="0" w:color="auto"/>
            </w:tcBorders>
          </w:tcPr>
          <w:p w14:paraId="6780D6C3"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100%</w:t>
            </w:r>
          </w:p>
        </w:tc>
        <w:tc>
          <w:tcPr>
            <w:tcW w:w="728" w:type="dxa"/>
            <w:tcBorders>
              <w:top w:val="nil"/>
              <w:left w:val="single" w:sz="4" w:space="0" w:color="auto"/>
              <w:bottom w:val="single" w:sz="4" w:space="0" w:color="auto"/>
              <w:right w:val="single" w:sz="4" w:space="0" w:color="auto"/>
            </w:tcBorders>
          </w:tcPr>
          <w:p w14:paraId="54BBF4F1"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100%</w:t>
            </w:r>
          </w:p>
        </w:tc>
        <w:tc>
          <w:tcPr>
            <w:tcW w:w="728" w:type="dxa"/>
            <w:tcBorders>
              <w:top w:val="nil"/>
              <w:left w:val="single" w:sz="4" w:space="0" w:color="auto"/>
              <w:bottom w:val="single" w:sz="4" w:space="0" w:color="auto"/>
              <w:right w:val="single" w:sz="4" w:space="0" w:color="auto"/>
            </w:tcBorders>
          </w:tcPr>
          <w:p w14:paraId="49B0B64A"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100%</w:t>
            </w:r>
          </w:p>
        </w:tc>
        <w:tc>
          <w:tcPr>
            <w:tcW w:w="728" w:type="dxa"/>
            <w:tcBorders>
              <w:top w:val="nil"/>
              <w:left w:val="single" w:sz="4" w:space="0" w:color="auto"/>
              <w:bottom w:val="single" w:sz="4" w:space="0" w:color="auto"/>
              <w:right w:val="single" w:sz="4" w:space="0" w:color="auto"/>
            </w:tcBorders>
          </w:tcPr>
          <w:p w14:paraId="1B4E0E93"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100%</w:t>
            </w:r>
          </w:p>
        </w:tc>
        <w:tc>
          <w:tcPr>
            <w:tcW w:w="728" w:type="dxa"/>
            <w:tcBorders>
              <w:top w:val="nil"/>
              <w:left w:val="single" w:sz="4" w:space="0" w:color="auto"/>
              <w:bottom w:val="single" w:sz="4" w:space="0" w:color="auto"/>
              <w:right w:val="single" w:sz="4" w:space="0" w:color="auto"/>
            </w:tcBorders>
          </w:tcPr>
          <w:p w14:paraId="1C91E124"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100%</w:t>
            </w:r>
          </w:p>
        </w:tc>
        <w:tc>
          <w:tcPr>
            <w:tcW w:w="728" w:type="dxa"/>
            <w:tcBorders>
              <w:top w:val="nil"/>
              <w:left w:val="single" w:sz="4" w:space="0" w:color="auto"/>
              <w:bottom w:val="single" w:sz="4" w:space="0" w:color="auto"/>
              <w:right w:val="single" w:sz="4" w:space="0" w:color="auto"/>
            </w:tcBorders>
          </w:tcPr>
          <w:p w14:paraId="2376DD59"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100%</w:t>
            </w:r>
          </w:p>
        </w:tc>
        <w:tc>
          <w:tcPr>
            <w:tcW w:w="728" w:type="dxa"/>
            <w:tcBorders>
              <w:top w:val="nil"/>
              <w:left w:val="single" w:sz="4" w:space="0" w:color="auto"/>
              <w:bottom w:val="single" w:sz="4" w:space="0" w:color="auto"/>
              <w:right w:val="single" w:sz="4" w:space="0" w:color="auto"/>
            </w:tcBorders>
          </w:tcPr>
          <w:p w14:paraId="22166CCF"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100%</w:t>
            </w:r>
          </w:p>
        </w:tc>
        <w:tc>
          <w:tcPr>
            <w:tcW w:w="728" w:type="dxa"/>
            <w:tcBorders>
              <w:top w:val="nil"/>
              <w:left w:val="single" w:sz="4" w:space="0" w:color="auto"/>
              <w:bottom w:val="single" w:sz="4" w:space="0" w:color="auto"/>
              <w:right w:val="single" w:sz="4" w:space="0" w:color="auto"/>
            </w:tcBorders>
          </w:tcPr>
          <w:p w14:paraId="515913FF"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100%</w:t>
            </w:r>
          </w:p>
        </w:tc>
        <w:tc>
          <w:tcPr>
            <w:tcW w:w="1060" w:type="dxa"/>
            <w:tcBorders>
              <w:top w:val="nil"/>
              <w:left w:val="single" w:sz="4" w:space="0" w:color="auto"/>
              <w:bottom w:val="single" w:sz="4" w:space="0" w:color="auto"/>
              <w:right w:val="single" w:sz="8" w:space="0" w:color="auto"/>
            </w:tcBorders>
            <w:noWrap/>
            <w:vAlign w:val="bottom"/>
          </w:tcPr>
          <w:p w14:paraId="6160EC76"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100.00%</w:t>
            </w:r>
          </w:p>
        </w:tc>
      </w:tr>
      <w:tr w:rsidR="00E56613" w:rsidRPr="00E56613" w14:paraId="533CFF3B" w14:textId="77777777" w:rsidTr="00865F43">
        <w:trPr>
          <w:trHeight w:val="315"/>
        </w:trPr>
        <w:tc>
          <w:tcPr>
            <w:tcW w:w="4642" w:type="dxa"/>
            <w:tcBorders>
              <w:top w:val="single" w:sz="4" w:space="0" w:color="auto"/>
              <w:left w:val="single" w:sz="4" w:space="0" w:color="auto"/>
              <w:bottom w:val="single" w:sz="4" w:space="0" w:color="auto"/>
              <w:right w:val="single" w:sz="4" w:space="0" w:color="auto"/>
            </w:tcBorders>
          </w:tcPr>
          <w:p w14:paraId="15431FBD" w14:textId="77777777" w:rsidR="00E56613" w:rsidRPr="00E56613" w:rsidRDefault="00E56613" w:rsidP="00E56613">
            <w:pPr>
              <w:spacing w:before="0" w:beforeAutospacing="0" w:after="0" w:afterAutospacing="0" w:line="240" w:lineRule="auto"/>
              <w:rPr>
                <w:rFonts w:ascii="David" w:eastAsia="Times New Roman" w:hAnsi="David" w:cs="David"/>
                <w:sz w:val="24"/>
                <w:szCs w:val="24"/>
              </w:rPr>
            </w:pPr>
            <w:r w:rsidRPr="00E56613">
              <w:rPr>
                <w:rFonts w:ascii="David" w:eastAsia="Times New Roman" w:hAnsi="David" w:cs="David"/>
                <w:sz w:val="24"/>
                <w:szCs w:val="24"/>
                <w:rtl/>
              </w:rPr>
              <w:t>גמר הרכבת ארונות מטבח,אמבטיה ומשטחי עבודה</w:t>
            </w:r>
          </w:p>
        </w:tc>
        <w:tc>
          <w:tcPr>
            <w:tcW w:w="1180" w:type="dxa"/>
            <w:tcBorders>
              <w:top w:val="single" w:sz="4" w:space="0" w:color="auto"/>
              <w:left w:val="single" w:sz="4" w:space="0" w:color="auto"/>
              <w:bottom w:val="single" w:sz="4" w:space="0" w:color="auto"/>
              <w:right w:val="single" w:sz="4" w:space="0" w:color="auto"/>
            </w:tcBorders>
          </w:tcPr>
          <w:p w14:paraId="4B25532D"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1.50%</w:t>
            </w:r>
          </w:p>
        </w:tc>
        <w:tc>
          <w:tcPr>
            <w:tcW w:w="835" w:type="dxa"/>
            <w:tcBorders>
              <w:top w:val="single" w:sz="4" w:space="0" w:color="auto"/>
              <w:left w:val="single" w:sz="4" w:space="0" w:color="auto"/>
              <w:bottom w:val="single" w:sz="4" w:space="0" w:color="auto"/>
              <w:right w:val="single" w:sz="4" w:space="0" w:color="auto"/>
            </w:tcBorders>
            <w:shd w:val="clear" w:color="auto" w:fill="C0C0C0"/>
          </w:tcPr>
          <w:p w14:paraId="71F4C40E"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 </w:t>
            </w:r>
          </w:p>
        </w:tc>
        <w:tc>
          <w:tcPr>
            <w:tcW w:w="728" w:type="dxa"/>
            <w:tcBorders>
              <w:top w:val="single" w:sz="4" w:space="0" w:color="auto"/>
              <w:left w:val="single" w:sz="4" w:space="0" w:color="auto"/>
              <w:bottom w:val="single" w:sz="4" w:space="0" w:color="auto"/>
              <w:right w:val="single" w:sz="4" w:space="0" w:color="auto"/>
            </w:tcBorders>
            <w:shd w:val="clear" w:color="auto" w:fill="C0C0C0"/>
          </w:tcPr>
          <w:p w14:paraId="56123DB4"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 </w:t>
            </w:r>
          </w:p>
        </w:tc>
        <w:tc>
          <w:tcPr>
            <w:tcW w:w="728" w:type="dxa"/>
            <w:tcBorders>
              <w:top w:val="single" w:sz="4" w:space="0" w:color="auto"/>
              <w:left w:val="single" w:sz="4" w:space="0" w:color="auto"/>
              <w:bottom w:val="single" w:sz="4" w:space="0" w:color="auto"/>
              <w:right w:val="single" w:sz="4" w:space="0" w:color="auto"/>
            </w:tcBorders>
            <w:shd w:val="clear" w:color="auto" w:fill="C0C0C0"/>
          </w:tcPr>
          <w:p w14:paraId="14D5FC88"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 </w:t>
            </w:r>
          </w:p>
        </w:tc>
        <w:tc>
          <w:tcPr>
            <w:tcW w:w="728" w:type="dxa"/>
            <w:tcBorders>
              <w:top w:val="single" w:sz="4" w:space="0" w:color="auto"/>
              <w:left w:val="single" w:sz="4" w:space="0" w:color="auto"/>
              <w:bottom w:val="single" w:sz="4" w:space="0" w:color="auto"/>
              <w:right w:val="single" w:sz="4" w:space="0" w:color="auto"/>
            </w:tcBorders>
          </w:tcPr>
          <w:p w14:paraId="7045B496"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100%</w:t>
            </w:r>
          </w:p>
        </w:tc>
        <w:tc>
          <w:tcPr>
            <w:tcW w:w="728" w:type="dxa"/>
            <w:tcBorders>
              <w:top w:val="single" w:sz="4" w:space="0" w:color="auto"/>
              <w:left w:val="single" w:sz="4" w:space="0" w:color="auto"/>
              <w:bottom w:val="single" w:sz="4" w:space="0" w:color="auto"/>
              <w:right w:val="single" w:sz="4" w:space="0" w:color="auto"/>
            </w:tcBorders>
          </w:tcPr>
          <w:p w14:paraId="3D2DCDC3"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100%</w:t>
            </w:r>
          </w:p>
        </w:tc>
        <w:tc>
          <w:tcPr>
            <w:tcW w:w="728" w:type="dxa"/>
            <w:tcBorders>
              <w:top w:val="single" w:sz="4" w:space="0" w:color="auto"/>
              <w:left w:val="single" w:sz="4" w:space="0" w:color="auto"/>
              <w:bottom w:val="single" w:sz="4" w:space="0" w:color="auto"/>
              <w:right w:val="single" w:sz="4" w:space="0" w:color="auto"/>
            </w:tcBorders>
          </w:tcPr>
          <w:p w14:paraId="213B81A4"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100%</w:t>
            </w:r>
          </w:p>
        </w:tc>
        <w:tc>
          <w:tcPr>
            <w:tcW w:w="728" w:type="dxa"/>
            <w:tcBorders>
              <w:top w:val="single" w:sz="4" w:space="0" w:color="auto"/>
              <w:left w:val="single" w:sz="4" w:space="0" w:color="auto"/>
              <w:bottom w:val="single" w:sz="4" w:space="0" w:color="auto"/>
              <w:right w:val="single" w:sz="4" w:space="0" w:color="auto"/>
            </w:tcBorders>
          </w:tcPr>
          <w:p w14:paraId="02E93537"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100%</w:t>
            </w:r>
          </w:p>
        </w:tc>
        <w:tc>
          <w:tcPr>
            <w:tcW w:w="728" w:type="dxa"/>
            <w:tcBorders>
              <w:top w:val="single" w:sz="4" w:space="0" w:color="auto"/>
              <w:left w:val="single" w:sz="4" w:space="0" w:color="auto"/>
              <w:bottom w:val="single" w:sz="4" w:space="0" w:color="auto"/>
              <w:right w:val="single" w:sz="4" w:space="0" w:color="auto"/>
            </w:tcBorders>
          </w:tcPr>
          <w:p w14:paraId="47AB4124"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100%</w:t>
            </w:r>
          </w:p>
        </w:tc>
        <w:tc>
          <w:tcPr>
            <w:tcW w:w="728" w:type="dxa"/>
            <w:tcBorders>
              <w:top w:val="single" w:sz="4" w:space="0" w:color="auto"/>
              <w:left w:val="single" w:sz="4" w:space="0" w:color="auto"/>
              <w:bottom w:val="single" w:sz="4" w:space="0" w:color="auto"/>
              <w:right w:val="single" w:sz="4" w:space="0" w:color="auto"/>
            </w:tcBorders>
          </w:tcPr>
          <w:p w14:paraId="0FEEEAD5"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100%</w:t>
            </w:r>
          </w:p>
        </w:tc>
        <w:tc>
          <w:tcPr>
            <w:tcW w:w="728" w:type="dxa"/>
            <w:tcBorders>
              <w:top w:val="single" w:sz="4" w:space="0" w:color="auto"/>
              <w:left w:val="single" w:sz="4" w:space="0" w:color="auto"/>
              <w:bottom w:val="single" w:sz="4" w:space="0" w:color="auto"/>
              <w:right w:val="single" w:sz="4" w:space="0" w:color="auto"/>
            </w:tcBorders>
          </w:tcPr>
          <w:p w14:paraId="5BB3B54F"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100%</w:t>
            </w:r>
          </w:p>
        </w:tc>
        <w:tc>
          <w:tcPr>
            <w:tcW w:w="728" w:type="dxa"/>
            <w:tcBorders>
              <w:top w:val="single" w:sz="4" w:space="0" w:color="auto"/>
              <w:left w:val="single" w:sz="4" w:space="0" w:color="auto"/>
              <w:bottom w:val="single" w:sz="4" w:space="0" w:color="auto"/>
              <w:right w:val="single" w:sz="4" w:space="0" w:color="auto"/>
            </w:tcBorders>
          </w:tcPr>
          <w:p w14:paraId="183F7FED"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100%</w:t>
            </w:r>
          </w:p>
        </w:tc>
        <w:tc>
          <w:tcPr>
            <w:tcW w:w="1060" w:type="dxa"/>
            <w:tcBorders>
              <w:top w:val="single" w:sz="4" w:space="0" w:color="auto"/>
              <w:left w:val="single" w:sz="4" w:space="0" w:color="auto"/>
              <w:bottom w:val="single" w:sz="4" w:space="0" w:color="auto"/>
              <w:right w:val="single" w:sz="4" w:space="0" w:color="auto"/>
            </w:tcBorders>
            <w:noWrap/>
            <w:vAlign w:val="bottom"/>
          </w:tcPr>
          <w:p w14:paraId="571B73F9"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100.00%</w:t>
            </w:r>
          </w:p>
        </w:tc>
      </w:tr>
      <w:tr w:rsidR="00E56613" w:rsidRPr="00E56613" w14:paraId="17F3E69E" w14:textId="77777777" w:rsidTr="00865F43">
        <w:trPr>
          <w:trHeight w:val="315"/>
        </w:trPr>
        <w:tc>
          <w:tcPr>
            <w:tcW w:w="4642" w:type="dxa"/>
            <w:tcBorders>
              <w:top w:val="nil"/>
              <w:left w:val="single" w:sz="8" w:space="0" w:color="auto"/>
              <w:bottom w:val="single" w:sz="4" w:space="0" w:color="auto"/>
              <w:right w:val="single" w:sz="4" w:space="0" w:color="auto"/>
            </w:tcBorders>
          </w:tcPr>
          <w:p w14:paraId="66186A39" w14:textId="77777777" w:rsidR="00E56613" w:rsidRPr="00E56613" w:rsidRDefault="00E56613" w:rsidP="00E56613">
            <w:pPr>
              <w:spacing w:before="0" w:beforeAutospacing="0" w:after="0" w:afterAutospacing="0" w:line="240" w:lineRule="auto"/>
              <w:rPr>
                <w:rFonts w:ascii="David" w:eastAsia="Times New Roman" w:hAnsi="David" w:cs="David"/>
                <w:sz w:val="24"/>
                <w:szCs w:val="24"/>
              </w:rPr>
            </w:pPr>
            <w:r w:rsidRPr="00E56613">
              <w:rPr>
                <w:rFonts w:ascii="David" w:eastAsia="Times New Roman" w:hAnsi="David" w:cs="David"/>
                <w:sz w:val="24"/>
                <w:szCs w:val="24"/>
                <w:rtl/>
              </w:rPr>
              <w:t xml:space="preserve">גמר מחסנים </w:t>
            </w:r>
          </w:p>
        </w:tc>
        <w:tc>
          <w:tcPr>
            <w:tcW w:w="1180" w:type="dxa"/>
            <w:tcBorders>
              <w:top w:val="nil"/>
              <w:left w:val="single" w:sz="4" w:space="0" w:color="auto"/>
              <w:bottom w:val="single" w:sz="4" w:space="0" w:color="auto"/>
              <w:right w:val="single" w:sz="4" w:space="0" w:color="auto"/>
            </w:tcBorders>
          </w:tcPr>
          <w:p w14:paraId="51B00D35"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1.00%</w:t>
            </w:r>
          </w:p>
        </w:tc>
        <w:tc>
          <w:tcPr>
            <w:tcW w:w="835" w:type="dxa"/>
            <w:tcBorders>
              <w:top w:val="nil"/>
              <w:left w:val="single" w:sz="4" w:space="0" w:color="auto"/>
              <w:bottom w:val="single" w:sz="4" w:space="0" w:color="auto"/>
              <w:right w:val="single" w:sz="4" w:space="0" w:color="auto"/>
            </w:tcBorders>
            <w:shd w:val="clear" w:color="auto" w:fill="C0C0C0"/>
          </w:tcPr>
          <w:p w14:paraId="69F797CC"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 </w:t>
            </w:r>
          </w:p>
        </w:tc>
        <w:tc>
          <w:tcPr>
            <w:tcW w:w="728" w:type="dxa"/>
            <w:tcBorders>
              <w:top w:val="nil"/>
              <w:left w:val="single" w:sz="4" w:space="0" w:color="auto"/>
              <w:bottom w:val="single" w:sz="4" w:space="0" w:color="auto"/>
              <w:right w:val="single" w:sz="4" w:space="0" w:color="auto"/>
            </w:tcBorders>
          </w:tcPr>
          <w:p w14:paraId="5A875C60"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100%</w:t>
            </w:r>
          </w:p>
        </w:tc>
        <w:tc>
          <w:tcPr>
            <w:tcW w:w="728" w:type="dxa"/>
            <w:tcBorders>
              <w:top w:val="nil"/>
              <w:left w:val="single" w:sz="4" w:space="0" w:color="auto"/>
              <w:bottom w:val="single" w:sz="4" w:space="0" w:color="auto"/>
              <w:right w:val="single" w:sz="4" w:space="0" w:color="auto"/>
            </w:tcBorders>
          </w:tcPr>
          <w:p w14:paraId="15EFC4F7"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100%</w:t>
            </w:r>
          </w:p>
        </w:tc>
        <w:tc>
          <w:tcPr>
            <w:tcW w:w="728" w:type="dxa"/>
            <w:tcBorders>
              <w:top w:val="nil"/>
              <w:left w:val="single" w:sz="4" w:space="0" w:color="auto"/>
              <w:bottom w:val="single" w:sz="4" w:space="0" w:color="auto"/>
              <w:right w:val="single" w:sz="4" w:space="0" w:color="auto"/>
            </w:tcBorders>
          </w:tcPr>
          <w:p w14:paraId="2A63F566"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100%</w:t>
            </w:r>
          </w:p>
        </w:tc>
        <w:tc>
          <w:tcPr>
            <w:tcW w:w="728" w:type="dxa"/>
            <w:tcBorders>
              <w:top w:val="nil"/>
              <w:left w:val="single" w:sz="4" w:space="0" w:color="auto"/>
              <w:bottom w:val="single" w:sz="4" w:space="0" w:color="auto"/>
              <w:right w:val="single" w:sz="4" w:space="0" w:color="auto"/>
            </w:tcBorders>
            <w:shd w:val="clear" w:color="auto" w:fill="C0C0C0"/>
          </w:tcPr>
          <w:p w14:paraId="57CA1056"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 </w:t>
            </w:r>
          </w:p>
        </w:tc>
        <w:tc>
          <w:tcPr>
            <w:tcW w:w="728" w:type="dxa"/>
            <w:tcBorders>
              <w:top w:val="nil"/>
              <w:left w:val="single" w:sz="4" w:space="0" w:color="auto"/>
              <w:bottom w:val="single" w:sz="4" w:space="0" w:color="auto"/>
              <w:right w:val="nil"/>
            </w:tcBorders>
            <w:shd w:val="clear" w:color="auto" w:fill="C0C0C0"/>
          </w:tcPr>
          <w:p w14:paraId="7DE19B9D"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 </w:t>
            </w:r>
          </w:p>
        </w:tc>
        <w:tc>
          <w:tcPr>
            <w:tcW w:w="728" w:type="dxa"/>
            <w:tcBorders>
              <w:top w:val="nil"/>
              <w:left w:val="single" w:sz="4" w:space="0" w:color="auto"/>
              <w:bottom w:val="single" w:sz="4" w:space="0" w:color="auto"/>
              <w:right w:val="nil"/>
            </w:tcBorders>
            <w:shd w:val="clear" w:color="auto" w:fill="C0C0C0"/>
          </w:tcPr>
          <w:p w14:paraId="531BD736"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 </w:t>
            </w:r>
          </w:p>
        </w:tc>
        <w:tc>
          <w:tcPr>
            <w:tcW w:w="728" w:type="dxa"/>
            <w:tcBorders>
              <w:top w:val="nil"/>
              <w:left w:val="single" w:sz="4" w:space="0" w:color="auto"/>
              <w:bottom w:val="single" w:sz="4" w:space="0" w:color="auto"/>
              <w:right w:val="nil"/>
            </w:tcBorders>
            <w:shd w:val="clear" w:color="auto" w:fill="C0C0C0"/>
          </w:tcPr>
          <w:p w14:paraId="6E1C1226"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 </w:t>
            </w:r>
          </w:p>
        </w:tc>
        <w:tc>
          <w:tcPr>
            <w:tcW w:w="728" w:type="dxa"/>
            <w:tcBorders>
              <w:top w:val="nil"/>
              <w:left w:val="single" w:sz="4" w:space="0" w:color="auto"/>
              <w:bottom w:val="single" w:sz="4" w:space="0" w:color="auto"/>
              <w:right w:val="nil"/>
            </w:tcBorders>
            <w:shd w:val="clear" w:color="auto" w:fill="C0C0C0"/>
          </w:tcPr>
          <w:p w14:paraId="45F12C59"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 </w:t>
            </w:r>
          </w:p>
        </w:tc>
        <w:tc>
          <w:tcPr>
            <w:tcW w:w="728" w:type="dxa"/>
            <w:tcBorders>
              <w:top w:val="nil"/>
              <w:left w:val="single" w:sz="4" w:space="0" w:color="auto"/>
              <w:bottom w:val="single" w:sz="4" w:space="0" w:color="auto"/>
              <w:right w:val="nil"/>
            </w:tcBorders>
            <w:shd w:val="clear" w:color="auto" w:fill="C0C0C0"/>
          </w:tcPr>
          <w:p w14:paraId="503F2594"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 </w:t>
            </w:r>
          </w:p>
        </w:tc>
        <w:tc>
          <w:tcPr>
            <w:tcW w:w="728" w:type="dxa"/>
            <w:tcBorders>
              <w:top w:val="nil"/>
              <w:left w:val="single" w:sz="4" w:space="0" w:color="auto"/>
              <w:bottom w:val="single" w:sz="4" w:space="0" w:color="auto"/>
              <w:right w:val="nil"/>
            </w:tcBorders>
            <w:shd w:val="clear" w:color="auto" w:fill="C0C0C0"/>
          </w:tcPr>
          <w:p w14:paraId="2191710A"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 </w:t>
            </w:r>
          </w:p>
        </w:tc>
        <w:tc>
          <w:tcPr>
            <w:tcW w:w="1060" w:type="dxa"/>
            <w:tcBorders>
              <w:top w:val="nil"/>
              <w:left w:val="single" w:sz="4" w:space="0" w:color="auto"/>
              <w:bottom w:val="single" w:sz="4" w:space="0" w:color="auto"/>
              <w:right w:val="single" w:sz="8" w:space="0" w:color="auto"/>
            </w:tcBorders>
            <w:noWrap/>
            <w:vAlign w:val="bottom"/>
          </w:tcPr>
          <w:p w14:paraId="63AA510A"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100.00%</w:t>
            </w:r>
          </w:p>
        </w:tc>
      </w:tr>
    </w:tbl>
    <w:p w14:paraId="02E30A27" w14:textId="77777777" w:rsidR="00E56613" w:rsidRPr="00E56613" w:rsidRDefault="00E56613" w:rsidP="00E56613">
      <w:pPr>
        <w:spacing w:before="0" w:beforeAutospacing="0" w:after="0" w:afterAutospacing="0" w:line="360" w:lineRule="auto"/>
        <w:jc w:val="both"/>
        <w:rPr>
          <w:rFonts w:ascii="David" w:eastAsia="Times New Roman" w:hAnsi="David" w:cs="David"/>
          <w:sz w:val="26"/>
          <w:szCs w:val="26"/>
          <w:rtl/>
        </w:rPr>
      </w:pPr>
      <w:r w:rsidRPr="00E56613">
        <w:rPr>
          <w:rFonts w:ascii="David" w:eastAsia="Times New Roman" w:hAnsi="David" w:cs="David"/>
          <w:sz w:val="26"/>
          <w:szCs w:val="26"/>
          <w:rtl/>
        </w:rPr>
        <w:br w:type="page"/>
      </w:r>
    </w:p>
    <w:tbl>
      <w:tblPr>
        <w:bidiVisual/>
        <w:tblW w:w="15281" w:type="dxa"/>
        <w:tblInd w:w="-814" w:type="dxa"/>
        <w:tblLook w:val="0000" w:firstRow="0" w:lastRow="0" w:firstColumn="0" w:lastColumn="0" w:noHBand="0" w:noVBand="0"/>
      </w:tblPr>
      <w:tblGrid>
        <w:gridCol w:w="5060"/>
        <w:gridCol w:w="881"/>
        <w:gridCol w:w="1000"/>
        <w:gridCol w:w="728"/>
        <w:gridCol w:w="728"/>
        <w:gridCol w:w="728"/>
        <w:gridCol w:w="728"/>
        <w:gridCol w:w="728"/>
        <w:gridCol w:w="728"/>
        <w:gridCol w:w="728"/>
        <w:gridCol w:w="728"/>
        <w:gridCol w:w="728"/>
        <w:gridCol w:w="728"/>
        <w:gridCol w:w="1060"/>
      </w:tblGrid>
      <w:tr w:rsidR="00E56613" w:rsidRPr="00E56613" w14:paraId="4FA7C92A" w14:textId="77777777" w:rsidTr="00865F43">
        <w:trPr>
          <w:trHeight w:val="403"/>
        </w:trPr>
        <w:tc>
          <w:tcPr>
            <w:tcW w:w="5060" w:type="dxa"/>
            <w:tcBorders>
              <w:top w:val="single" w:sz="8" w:space="0" w:color="auto"/>
              <w:left w:val="single" w:sz="8" w:space="0" w:color="auto"/>
              <w:bottom w:val="single" w:sz="4" w:space="0" w:color="auto"/>
              <w:right w:val="single" w:sz="4" w:space="0" w:color="auto"/>
            </w:tcBorders>
            <w:noWrap/>
          </w:tcPr>
          <w:p w14:paraId="5B0929F9" w14:textId="77777777" w:rsidR="00E56613" w:rsidRPr="00E56613" w:rsidRDefault="00E56613" w:rsidP="00E56613">
            <w:pPr>
              <w:spacing w:before="0" w:beforeAutospacing="0" w:after="0" w:afterAutospacing="0" w:line="240" w:lineRule="auto"/>
              <w:rPr>
                <w:rFonts w:ascii="David" w:eastAsia="Times New Roman" w:hAnsi="David" w:cs="David"/>
                <w:b/>
                <w:bCs/>
                <w:sz w:val="24"/>
                <w:szCs w:val="24"/>
                <w:rtl/>
              </w:rPr>
            </w:pPr>
            <w:r w:rsidRPr="00E56613">
              <w:rPr>
                <w:rFonts w:ascii="David" w:eastAsia="Times New Roman" w:hAnsi="David" w:cs="David"/>
                <w:b/>
                <w:bCs/>
                <w:sz w:val="24"/>
                <w:szCs w:val="24"/>
                <w:rtl/>
              </w:rPr>
              <w:t>ת</w:t>
            </w:r>
            <w:r w:rsidR="00865F43">
              <w:rPr>
                <w:rFonts w:ascii="David" w:eastAsia="Times New Roman" w:hAnsi="David" w:cs="David" w:hint="cs"/>
                <w:b/>
                <w:bCs/>
                <w:sz w:val="24"/>
                <w:szCs w:val="24"/>
                <w:rtl/>
              </w:rPr>
              <w:t>י</w:t>
            </w:r>
            <w:r w:rsidRPr="00E56613">
              <w:rPr>
                <w:rFonts w:ascii="David" w:eastAsia="Times New Roman" w:hAnsi="David" w:cs="David"/>
                <w:b/>
                <w:bCs/>
                <w:sz w:val="24"/>
                <w:szCs w:val="24"/>
                <w:rtl/>
              </w:rPr>
              <w:t>אור העבודה</w:t>
            </w:r>
          </w:p>
        </w:tc>
        <w:tc>
          <w:tcPr>
            <w:tcW w:w="881" w:type="dxa"/>
            <w:tcBorders>
              <w:top w:val="single" w:sz="8" w:space="0" w:color="auto"/>
              <w:left w:val="single" w:sz="4" w:space="0" w:color="auto"/>
              <w:bottom w:val="single" w:sz="8" w:space="0" w:color="auto"/>
              <w:right w:val="single" w:sz="4" w:space="0" w:color="auto"/>
            </w:tcBorders>
          </w:tcPr>
          <w:p w14:paraId="099C0AF5" w14:textId="77777777" w:rsidR="00E56613" w:rsidRPr="00E56613" w:rsidRDefault="00E56613" w:rsidP="00E56613">
            <w:pPr>
              <w:spacing w:before="0" w:beforeAutospacing="0" w:after="0" w:afterAutospacing="0" w:line="240" w:lineRule="auto"/>
              <w:jc w:val="center"/>
              <w:rPr>
                <w:rFonts w:ascii="David" w:eastAsia="Times New Roman" w:hAnsi="David" w:cs="David"/>
                <w:b/>
                <w:bCs/>
                <w:sz w:val="20"/>
                <w:szCs w:val="20"/>
              </w:rPr>
            </w:pPr>
            <w:r w:rsidRPr="00E56613">
              <w:rPr>
                <w:rFonts w:ascii="David" w:eastAsia="Times New Roman" w:hAnsi="David" w:cs="David"/>
                <w:b/>
                <w:bCs/>
                <w:sz w:val="20"/>
                <w:szCs w:val="20"/>
                <w:rtl/>
              </w:rPr>
              <w:t> </w:t>
            </w:r>
          </w:p>
        </w:tc>
        <w:tc>
          <w:tcPr>
            <w:tcW w:w="1000" w:type="dxa"/>
            <w:tcBorders>
              <w:top w:val="single" w:sz="8" w:space="0" w:color="auto"/>
              <w:left w:val="single" w:sz="4" w:space="0" w:color="auto"/>
              <w:bottom w:val="single" w:sz="4" w:space="0" w:color="auto"/>
              <w:right w:val="single" w:sz="4" w:space="0" w:color="auto"/>
            </w:tcBorders>
            <w:noWrap/>
          </w:tcPr>
          <w:p w14:paraId="425D06C9" w14:textId="77777777" w:rsidR="00E56613" w:rsidRPr="00E56613" w:rsidRDefault="00E56613" w:rsidP="00E56613">
            <w:pPr>
              <w:spacing w:before="0" w:beforeAutospacing="0" w:after="0" w:afterAutospacing="0" w:line="240" w:lineRule="auto"/>
              <w:rPr>
                <w:rFonts w:ascii="David" w:eastAsia="Times New Roman" w:hAnsi="David" w:cs="David"/>
                <w:b/>
                <w:bCs/>
              </w:rPr>
            </w:pPr>
            <w:r w:rsidRPr="00E56613">
              <w:rPr>
                <w:rFonts w:ascii="David" w:eastAsia="Times New Roman" w:hAnsi="David" w:cs="David"/>
                <w:b/>
                <w:bCs/>
                <w:rtl/>
              </w:rPr>
              <w:t>כללי לבניין</w:t>
            </w:r>
          </w:p>
        </w:tc>
        <w:tc>
          <w:tcPr>
            <w:tcW w:w="728" w:type="dxa"/>
            <w:tcBorders>
              <w:top w:val="single" w:sz="8" w:space="0" w:color="auto"/>
              <w:left w:val="single" w:sz="4" w:space="0" w:color="auto"/>
              <w:bottom w:val="single" w:sz="4" w:space="0" w:color="auto"/>
              <w:right w:val="single" w:sz="4" w:space="0" w:color="auto"/>
            </w:tcBorders>
            <w:noWrap/>
          </w:tcPr>
          <w:p w14:paraId="05DA2630" w14:textId="77777777" w:rsidR="00E56613" w:rsidRPr="00E56613" w:rsidRDefault="00E56613" w:rsidP="00E56613">
            <w:pPr>
              <w:spacing w:before="0" w:beforeAutospacing="0" w:after="0" w:afterAutospacing="0" w:line="240" w:lineRule="auto"/>
              <w:rPr>
                <w:rFonts w:ascii="David" w:eastAsia="Times New Roman" w:hAnsi="David" w:cs="David"/>
                <w:b/>
                <w:bCs/>
              </w:rPr>
            </w:pPr>
            <w:r w:rsidRPr="00E56613">
              <w:rPr>
                <w:rFonts w:ascii="David" w:eastAsia="Times New Roman" w:hAnsi="David" w:cs="David"/>
                <w:b/>
                <w:bCs/>
                <w:rtl/>
              </w:rPr>
              <w:t>מרתף</w:t>
            </w:r>
          </w:p>
        </w:tc>
        <w:tc>
          <w:tcPr>
            <w:tcW w:w="728" w:type="dxa"/>
            <w:tcBorders>
              <w:top w:val="single" w:sz="8" w:space="0" w:color="auto"/>
              <w:left w:val="single" w:sz="4" w:space="0" w:color="auto"/>
              <w:bottom w:val="single" w:sz="4" w:space="0" w:color="auto"/>
              <w:right w:val="single" w:sz="4" w:space="0" w:color="auto"/>
            </w:tcBorders>
            <w:noWrap/>
          </w:tcPr>
          <w:p w14:paraId="1CF7B8C3" w14:textId="77777777" w:rsidR="00E56613" w:rsidRPr="00E56613" w:rsidRDefault="00E56613" w:rsidP="00E56613">
            <w:pPr>
              <w:spacing w:before="0" w:beforeAutospacing="0" w:after="0" w:afterAutospacing="0" w:line="240" w:lineRule="auto"/>
              <w:rPr>
                <w:rFonts w:ascii="David" w:eastAsia="Times New Roman" w:hAnsi="David" w:cs="David"/>
                <w:b/>
                <w:bCs/>
              </w:rPr>
            </w:pPr>
            <w:r w:rsidRPr="00E56613">
              <w:rPr>
                <w:rFonts w:ascii="David" w:eastAsia="Times New Roman" w:hAnsi="David" w:cs="David"/>
                <w:b/>
                <w:bCs/>
                <w:rtl/>
              </w:rPr>
              <w:t xml:space="preserve">כניסה </w:t>
            </w:r>
          </w:p>
        </w:tc>
        <w:tc>
          <w:tcPr>
            <w:tcW w:w="728" w:type="dxa"/>
            <w:tcBorders>
              <w:top w:val="single" w:sz="8" w:space="0" w:color="auto"/>
              <w:left w:val="single" w:sz="4" w:space="0" w:color="auto"/>
              <w:bottom w:val="single" w:sz="4" w:space="0" w:color="auto"/>
              <w:right w:val="single" w:sz="4" w:space="0" w:color="auto"/>
            </w:tcBorders>
            <w:noWrap/>
          </w:tcPr>
          <w:p w14:paraId="6677C297" w14:textId="77777777" w:rsidR="00E56613" w:rsidRPr="00E56613" w:rsidRDefault="00E56613" w:rsidP="00E56613">
            <w:pPr>
              <w:spacing w:before="0" w:beforeAutospacing="0" w:after="0" w:afterAutospacing="0" w:line="240" w:lineRule="auto"/>
              <w:rPr>
                <w:rFonts w:ascii="David" w:eastAsia="Times New Roman" w:hAnsi="David" w:cs="David"/>
                <w:b/>
                <w:bCs/>
              </w:rPr>
            </w:pPr>
            <w:r w:rsidRPr="00E56613">
              <w:rPr>
                <w:rFonts w:ascii="David" w:eastAsia="Times New Roman" w:hAnsi="David" w:cs="David"/>
                <w:b/>
                <w:bCs/>
                <w:rtl/>
              </w:rPr>
              <w:t>גלריה</w:t>
            </w:r>
          </w:p>
        </w:tc>
        <w:tc>
          <w:tcPr>
            <w:tcW w:w="728" w:type="dxa"/>
            <w:tcBorders>
              <w:top w:val="single" w:sz="8" w:space="0" w:color="auto"/>
              <w:left w:val="single" w:sz="4" w:space="0" w:color="auto"/>
              <w:bottom w:val="single" w:sz="4" w:space="0" w:color="auto"/>
              <w:right w:val="single" w:sz="4" w:space="0" w:color="auto"/>
            </w:tcBorders>
          </w:tcPr>
          <w:p w14:paraId="1B710C13" w14:textId="77777777" w:rsidR="00E56613" w:rsidRPr="00E56613" w:rsidRDefault="00E56613" w:rsidP="00E56613">
            <w:pPr>
              <w:spacing w:before="0" w:beforeAutospacing="0" w:after="0" w:afterAutospacing="0" w:line="240" w:lineRule="auto"/>
              <w:rPr>
                <w:rFonts w:ascii="David" w:eastAsia="Times New Roman" w:hAnsi="David" w:cs="David"/>
                <w:b/>
                <w:bCs/>
              </w:rPr>
            </w:pPr>
            <w:r w:rsidRPr="00E56613">
              <w:rPr>
                <w:rFonts w:ascii="David" w:eastAsia="Times New Roman" w:hAnsi="David" w:cs="David"/>
                <w:b/>
                <w:bCs/>
                <w:rtl/>
              </w:rPr>
              <w:t>קומה 1</w:t>
            </w:r>
          </w:p>
        </w:tc>
        <w:tc>
          <w:tcPr>
            <w:tcW w:w="728" w:type="dxa"/>
            <w:tcBorders>
              <w:top w:val="single" w:sz="8" w:space="0" w:color="auto"/>
              <w:left w:val="single" w:sz="4" w:space="0" w:color="auto"/>
              <w:bottom w:val="single" w:sz="4" w:space="0" w:color="auto"/>
              <w:right w:val="single" w:sz="4" w:space="0" w:color="auto"/>
            </w:tcBorders>
          </w:tcPr>
          <w:p w14:paraId="5AE8F9FC" w14:textId="77777777" w:rsidR="00E56613" w:rsidRPr="00E56613" w:rsidRDefault="00E56613" w:rsidP="00E56613">
            <w:pPr>
              <w:spacing w:before="0" w:beforeAutospacing="0" w:after="0" w:afterAutospacing="0" w:line="240" w:lineRule="auto"/>
              <w:rPr>
                <w:rFonts w:ascii="David" w:eastAsia="Times New Roman" w:hAnsi="David" w:cs="David"/>
                <w:b/>
                <w:bCs/>
              </w:rPr>
            </w:pPr>
            <w:r w:rsidRPr="00E56613">
              <w:rPr>
                <w:rFonts w:ascii="David" w:eastAsia="Times New Roman" w:hAnsi="David" w:cs="David"/>
                <w:b/>
                <w:bCs/>
                <w:rtl/>
              </w:rPr>
              <w:t>קומה 2</w:t>
            </w:r>
          </w:p>
        </w:tc>
        <w:tc>
          <w:tcPr>
            <w:tcW w:w="728" w:type="dxa"/>
            <w:tcBorders>
              <w:top w:val="single" w:sz="8" w:space="0" w:color="auto"/>
              <w:left w:val="single" w:sz="4" w:space="0" w:color="auto"/>
              <w:bottom w:val="single" w:sz="4" w:space="0" w:color="auto"/>
              <w:right w:val="single" w:sz="4" w:space="0" w:color="auto"/>
            </w:tcBorders>
          </w:tcPr>
          <w:p w14:paraId="36CB2485" w14:textId="77777777" w:rsidR="00E56613" w:rsidRPr="00E56613" w:rsidRDefault="00E56613" w:rsidP="00E56613">
            <w:pPr>
              <w:spacing w:before="0" w:beforeAutospacing="0" w:after="0" w:afterAutospacing="0" w:line="240" w:lineRule="auto"/>
              <w:rPr>
                <w:rFonts w:ascii="David" w:eastAsia="Times New Roman" w:hAnsi="David" w:cs="David"/>
                <w:b/>
                <w:bCs/>
              </w:rPr>
            </w:pPr>
            <w:r w:rsidRPr="00E56613">
              <w:rPr>
                <w:rFonts w:ascii="David" w:eastAsia="Times New Roman" w:hAnsi="David" w:cs="David"/>
                <w:b/>
                <w:bCs/>
                <w:rtl/>
              </w:rPr>
              <w:t>קומה 3</w:t>
            </w:r>
          </w:p>
        </w:tc>
        <w:tc>
          <w:tcPr>
            <w:tcW w:w="728" w:type="dxa"/>
            <w:tcBorders>
              <w:top w:val="single" w:sz="8" w:space="0" w:color="auto"/>
              <w:left w:val="single" w:sz="4" w:space="0" w:color="auto"/>
              <w:bottom w:val="single" w:sz="4" w:space="0" w:color="auto"/>
              <w:right w:val="single" w:sz="4" w:space="0" w:color="auto"/>
            </w:tcBorders>
          </w:tcPr>
          <w:p w14:paraId="2A44D257" w14:textId="77777777" w:rsidR="00E56613" w:rsidRPr="00E56613" w:rsidRDefault="00E56613" w:rsidP="00E56613">
            <w:pPr>
              <w:spacing w:before="0" w:beforeAutospacing="0" w:after="0" w:afterAutospacing="0" w:line="240" w:lineRule="auto"/>
              <w:rPr>
                <w:rFonts w:ascii="David" w:eastAsia="Times New Roman" w:hAnsi="David" w:cs="David"/>
                <w:b/>
                <w:bCs/>
              </w:rPr>
            </w:pPr>
            <w:r w:rsidRPr="00E56613">
              <w:rPr>
                <w:rFonts w:ascii="David" w:eastAsia="Times New Roman" w:hAnsi="David" w:cs="David"/>
                <w:b/>
                <w:bCs/>
                <w:rtl/>
              </w:rPr>
              <w:t>קומה 4</w:t>
            </w:r>
          </w:p>
        </w:tc>
        <w:tc>
          <w:tcPr>
            <w:tcW w:w="728" w:type="dxa"/>
            <w:tcBorders>
              <w:top w:val="single" w:sz="8" w:space="0" w:color="auto"/>
              <w:left w:val="single" w:sz="4" w:space="0" w:color="auto"/>
              <w:bottom w:val="single" w:sz="4" w:space="0" w:color="auto"/>
              <w:right w:val="single" w:sz="4" w:space="0" w:color="auto"/>
            </w:tcBorders>
          </w:tcPr>
          <w:p w14:paraId="2D462D25" w14:textId="77777777" w:rsidR="00E56613" w:rsidRPr="00E56613" w:rsidRDefault="00E56613" w:rsidP="00E56613">
            <w:pPr>
              <w:spacing w:before="0" w:beforeAutospacing="0" w:after="0" w:afterAutospacing="0" w:line="240" w:lineRule="auto"/>
              <w:rPr>
                <w:rFonts w:ascii="David" w:eastAsia="Times New Roman" w:hAnsi="David" w:cs="David"/>
                <w:b/>
                <w:bCs/>
              </w:rPr>
            </w:pPr>
            <w:r w:rsidRPr="00E56613">
              <w:rPr>
                <w:rFonts w:ascii="David" w:eastAsia="Times New Roman" w:hAnsi="David" w:cs="David"/>
                <w:b/>
                <w:bCs/>
                <w:rtl/>
              </w:rPr>
              <w:t>קומה 5</w:t>
            </w:r>
          </w:p>
        </w:tc>
        <w:tc>
          <w:tcPr>
            <w:tcW w:w="728" w:type="dxa"/>
            <w:tcBorders>
              <w:top w:val="single" w:sz="8" w:space="0" w:color="auto"/>
              <w:left w:val="single" w:sz="4" w:space="0" w:color="auto"/>
              <w:bottom w:val="single" w:sz="4" w:space="0" w:color="auto"/>
              <w:right w:val="single" w:sz="4" w:space="0" w:color="auto"/>
            </w:tcBorders>
          </w:tcPr>
          <w:p w14:paraId="783EC09A" w14:textId="77777777" w:rsidR="00E56613" w:rsidRPr="00E56613" w:rsidRDefault="00E56613" w:rsidP="00E56613">
            <w:pPr>
              <w:spacing w:before="0" w:beforeAutospacing="0" w:after="0" w:afterAutospacing="0" w:line="240" w:lineRule="auto"/>
              <w:rPr>
                <w:rFonts w:ascii="David" w:eastAsia="Times New Roman" w:hAnsi="David" w:cs="David"/>
                <w:b/>
                <w:bCs/>
              </w:rPr>
            </w:pPr>
            <w:r w:rsidRPr="00E56613">
              <w:rPr>
                <w:rFonts w:ascii="David" w:eastAsia="Times New Roman" w:hAnsi="David" w:cs="David"/>
                <w:b/>
                <w:bCs/>
                <w:rtl/>
              </w:rPr>
              <w:t>קומה 6</w:t>
            </w:r>
          </w:p>
        </w:tc>
        <w:tc>
          <w:tcPr>
            <w:tcW w:w="728" w:type="dxa"/>
            <w:tcBorders>
              <w:top w:val="single" w:sz="8" w:space="0" w:color="auto"/>
              <w:left w:val="single" w:sz="4" w:space="0" w:color="auto"/>
              <w:bottom w:val="single" w:sz="4" w:space="0" w:color="auto"/>
              <w:right w:val="single" w:sz="4" w:space="0" w:color="auto"/>
            </w:tcBorders>
          </w:tcPr>
          <w:p w14:paraId="1A6FBDD2" w14:textId="77777777" w:rsidR="00E56613" w:rsidRPr="00E56613" w:rsidRDefault="00E56613" w:rsidP="00E56613">
            <w:pPr>
              <w:spacing w:before="0" w:beforeAutospacing="0" w:after="0" w:afterAutospacing="0" w:line="240" w:lineRule="auto"/>
              <w:rPr>
                <w:rFonts w:ascii="David" w:eastAsia="Times New Roman" w:hAnsi="David" w:cs="David"/>
                <w:b/>
                <w:bCs/>
              </w:rPr>
            </w:pPr>
            <w:r w:rsidRPr="00E56613">
              <w:rPr>
                <w:rFonts w:ascii="David" w:eastAsia="Times New Roman" w:hAnsi="David" w:cs="David"/>
                <w:b/>
                <w:bCs/>
                <w:rtl/>
              </w:rPr>
              <w:t>קומה 7</w:t>
            </w:r>
          </w:p>
        </w:tc>
        <w:tc>
          <w:tcPr>
            <w:tcW w:w="1060" w:type="dxa"/>
            <w:tcBorders>
              <w:top w:val="single" w:sz="8" w:space="0" w:color="auto"/>
              <w:left w:val="single" w:sz="4" w:space="0" w:color="auto"/>
              <w:bottom w:val="single" w:sz="4" w:space="0" w:color="auto"/>
              <w:right w:val="single" w:sz="8" w:space="0" w:color="auto"/>
            </w:tcBorders>
            <w:noWrap/>
          </w:tcPr>
          <w:p w14:paraId="4BD1EE17" w14:textId="77777777" w:rsidR="00E56613" w:rsidRPr="00E56613" w:rsidRDefault="00E56613" w:rsidP="00E56613">
            <w:pPr>
              <w:spacing w:before="0" w:beforeAutospacing="0" w:after="0" w:afterAutospacing="0" w:line="240" w:lineRule="auto"/>
              <w:rPr>
                <w:rFonts w:ascii="David" w:eastAsia="Times New Roman" w:hAnsi="David" w:cs="David"/>
                <w:b/>
                <w:bCs/>
              </w:rPr>
            </w:pPr>
            <w:r w:rsidRPr="00E56613">
              <w:rPr>
                <w:rFonts w:ascii="David" w:eastAsia="Times New Roman" w:hAnsi="David" w:cs="David"/>
                <w:b/>
                <w:bCs/>
                <w:rtl/>
              </w:rPr>
              <w:t>ביצוע לשלב</w:t>
            </w:r>
          </w:p>
        </w:tc>
      </w:tr>
      <w:tr w:rsidR="00E56613" w:rsidRPr="00E56613" w14:paraId="3E93EEC1" w14:textId="77777777" w:rsidTr="00865F43">
        <w:trPr>
          <w:trHeight w:val="315"/>
        </w:trPr>
        <w:tc>
          <w:tcPr>
            <w:tcW w:w="5060" w:type="dxa"/>
            <w:tcBorders>
              <w:top w:val="nil"/>
              <w:left w:val="single" w:sz="8" w:space="0" w:color="auto"/>
              <w:bottom w:val="single" w:sz="4" w:space="0" w:color="auto"/>
              <w:right w:val="single" w:sz="4" w:space="0" w:color="auto"/>
            </w:tcBorders>
          </w:tcPr>
          <w:p w14:paraId="72DD1DCE" w14:textId="77777777" w:rsidR="00E56613" w:rsidRPr="00E56613" w:rsidRDefault="00E56613" w:rsidP="00E56613">
            <w:pPr>
              <w:spacing w:before="0" w:beforeAutospacing="0" w:after="0" w:afterAutospacing="0" w:line="240" w:lineRule="auto"/>
              <w:rPr>
                <w:rFonts w:ascii="David" w:eastAsia="Times New Roman" w:hAnsi="David" w:cs="David"/>
                <w:sz w:val="24"/>
                <w:szCs w:val="24"/>
              </w:rPr>
            </w:pPr>
            <w:r w:rsidRPr="00E56613">
              <w:rPr>
                <w:rFonts w:ascii="David" w:eastAsia="Times New Roman" w:hAnsi="David" w:cs="David"/>
                <w:sz w:val="24"/>
                <w:szCs w:val="24"/>
                <w:rtl/>
              </w:rPr>
              <w:t>גמר עבודות במבואות גלריה, כניסה ומרתף</w:t>
            </w:r>
          </w:p>
        </w:tc>
        <w:tc>
          <w:tcPr>
            <w:tcW w:w="881" w:type="dxa"/>
            <w:tcBorders>
              <w:top w:val="nil"/>
              <w:left w:val="single" w:sz="4" w:space="0" w:color="auto"/>
              <w:bottom w:val="single" w:sz="4" w:space="0" w:color="auto"/>
              <w:right w:val="single" w:sz="4" w:space="0" w:color="auto"/>
            </w:tcBorders>
          </w:tcPr>
          <w:p w14:paraId="27CD67F7"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2.00%</w:t>
            </w:r>
          </w:p>
        </w:tc>
        <w:tc>
          <w:tcPr>
            <w:tcW w:w="1000" w:type="dxa"/>
            <w:tcBorders>
              <w:top w:val="nil"/>
              <w:left w:val="single" w:sz="4" w:space="0" w:color="auto"/>
              <w:bottom w:val="single" w:sz="4" w:space="0" w:color="auto"/>
              <w:right w:val="single" w:sz="4" w:space="0" w:color="auto"/>
            </w:tcBorders>
            <w:shd w:val="clear" w:color="auto" w:fill="C0C0C0"/>
          </w:tcPr>
          <w:p w14:paraId="0E1A3996"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 </w:t>
            </w:r>
          </w:p>
        </w:tc>
        <w:tc>
          <w:tcPr>
            <w:tcW w:w="728" w:type="dxa"/>
            <w:tcBorders>
              <w:top w:val="nil"/>
              <w:left w:val="single" w:sz="4" w:space="0" w:color="auto"/>
              <w:bottom w:val="single" w:sz="4" w:space="0" w:color="auto"/>
              <w:right w:val="single" w:sz="4" w:space="0" w:color="auto"/>
            </w:tcBorders>
          </w:tcPr>
          <w:p w14:paraId="1F1FF494"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100%</w:t>
            </w:r>
          </w:p>
        </w:tc>
        <w:tc>
          <w:tcPr>
            <w:tcW w:w="728" w:type="dxa"/>
            <w:tcBorders>
              <w:top w:val="nil"/>
              <w:left w:val="single" w:sz="4" w:space="0" w:color="auto"/>
              <w:bottom w:val="single" w:sz="4" w:space="0" w:color="auto"/>
              <w:right w:val="single" w:sz="4" w:space="0" w:color="auto"/>
            </w:tcBorders>
          </w:tcPr>
          <w:p w14:paraId="27F69760"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100%</w:t>
            </w:r>
          </w:p>
        </w:tc>
        <w:tc>
          <w:tcPr>
            <w:tcW w:w="728" w:type="dxa"/>
            <w:tcBorders>
              <w:top w:val="nil"/>
              <w:left w:val="single" w:sz="4" w:space="0" w:color="auto"/>
              <w:bottom w:val="single" w:sz="4" w:space="0" w:color="auto"/>
              <w:right w:val="single" w:sz="4" w:space="0" w:color="auto"/>
            </w:tcBorders>
          </w:tcPr>
          <w:p w14:paraId="3A1A0DE6"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99%</w:t>
            </w:r>
          </w:p>
        </w:tc>
        <w:tc>
          <w:tcPr>
            <w:tcW w:w="728" w:type="dxa"/>
            <w:tcBorders>
              <w:top w:val="nil"/>
              <w:left w:val="single" w:sz="4" w:space="0" w:color="auto"/>
              <w:bottom w:val="single" w:sz="4" w:space="0" w:color="auto"/>
              <w:right w:val="single" w:sz="4" w:space="0" w:color="auto"/>
            </w:tcBorders>
            <w:shd w:val="clear" w:color="auto" w:fill="C0C0C0"/>
          </w:tcPr>
          <w:p w14:paraId="14940A19"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 </w:t>
            </w:r>
          </w:p>
        </w:tc>
        <w:tc>
          <w:tcPr>
            <w:tcW w:w="728" w:type="dxa"/>
            <w:tcBorders>
              <w:top w:val="nil"/>
              <w:left w:val="single" w:sz="4" w:space="0" w:color="auto"/>
              <w:bottom w:val="single" w:sz="4" w:space="0" w:color="auto"/>
              <w:right w:val="nil"/>
            </w:tcBorders>
            <w:shd w:val="clear" w:color="auto" w:fill="C0C0C0"/>
          </w:tcPr>
          <w:p w14:paraId="0E5416E2"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 </w:t>
            </w:r>
          </w:p>
        </w:tc>
        <w:tc>
          <w:tcPr>
            <w:tcW w:w="728" w:type="dxa"/>
            <w:tcBorders>
              <w:top w:val="nil"/>
              <w:left w:val="single" w:sz="4" w:space="0" w:color="auto"/>
              <w:bottom w:val="single" w:sz="4" w:space="0" w:color="auto"/>
              <w:right w:val="nil"/>
            </w:tcBorders>
            <w:shd w:val="clear" w:color="auto" w:fill="C0C0C0"/>
          </w:tcPr>
          <w:p w14:paraId="4AFE9F9D"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 </w:t>
            </w:r>
          </w:p>
        </w:tc>
        <w:tc>
          <w:tcPr>
            <w:tcW w:w="728" w:type="dxa"/>
            <w:tcBorders>
              <w:top w:val="nil"/>
              <w:left w:val="single" w:sz="4" w:space="0" w:color="auto"/>
              <w:bottom w:val="single" w:sz="4" w:space="0" w:color="auto"/>
              <w:right w:val="nil"/>
            </w:tcBorders>
            <w:shd w:val="clear" w:color="auto" w:fill="C0C0C0"/>
          </w:tcPr>
          <w:p w14:paraId="253E16C4"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 </w:t>
            </w:r>
          </w:p>
        </w:tc>
        <w:tc>
          <w:tcPr>
            <w:tcW w:w="728" w:type="dxa"/>
            <w:tcBorders>
              <w:top w:val="nil"/>
              <w:left w:val="single" w:sz="4" w:space="0" w:color="auto"/>
              <w:bottom w:val="single" w:sz="4" w:space="0" w:color="auto"/>
              <w:right w:val="nil"/>
            </w:tcBorders>
            <w:shd w:val="clear" w:color="auto" w:fill="C0C0C0"/>
          </w:tcPr>
          <w:p w14:paraId="59FC10AD"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 </w:t>
            </w:r>
          </w:p>
        </w:tc>
        <w:tc>
          <w:tcPr>
            <w:tcW w:w="728" w:type="dxa"/>
            <w:tcBorders>
              <w:top w:val="nil"/>
              <w:left w:val="single" w:sz="4" w:space="0" w:color="auto"/>
              <w:bottom w:val="single" w:sz="4" w:space="0" w:color="auto"/>
              <w:right w:val="nil"/>
            </w:tcBorders>
            <w:shd w:val="clear" w:color="auto" w:fill="C0C0C0"/>
          </w:tcPr>
          <w:p w14:paraId="3618B4E2"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 </w:t>
            </w:r>
          </w:p>
        </w:tc>
        <w:tc>
          <w:tcPr>
            <w:tcW w:w="728" w:type="dxa"/>
            <w:tcBorders>
              <w:top w:val="nil"/>
              <w:left w:val="single" w:sz="4" w:space="0" w:color="auto"/>
              <w:bottom w:val="single" w:sz="4" w:space="0" w:color="auto"/>
              <w:right w:val="nil"/>
            </w:tcBorders>
            <w:shd w:val="clear" w:color="auto" w:fill="C0C0C0"/>
          </w:tcPr>
          <w:p w14:paraId="6CE01B7D"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 </w:t>
            </w:r>
          </w:p>
        </w:tc>
        <w:tc>
          <w:tcPr>
            <w:tcW w:w="1060" w:type="dxa"/>
            <w:tcBorders>
              <w:top w:val="nil"/>
              <w:left w:val="single" w:sz="4" w:space="0" w:color="auto"/>
              <w:bottom w:val="single" w:sz="4" w:space="0" w:color="auto"/>
              <w:right w:val="single" w:sz="8" w:space="0" w:color="auto"/>
            </w:tcBorders>
            <w:noWrap/>
            <w:vAlign w:val="bottom"/>
          </w:tcPr>
          <w:p w14:paraId="6C8B7EFF"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99.67%</w:t>
            </w:r>
          </w:p>
        </w:tc>
      </w:tr>
      <w:tr w:rsidR="00E56613" w:rsidRPr="00E56613" w14:paraId="28557FAC" w14:textId="77777777" w:rsidTr="00865F43">
        <w:trPr>
          <w:trHeight w:val="315"/>
        </w:trPr>
        <w:tc>
          <w:tcPr>
            <w:tcW w:w="5060" w:type="dxa"/>
            <w:tcBorders>
              <w:top w:val="nil"/>
              <w:left w:val="single" w:sz="8" w:space="0" w:color="auto"/>
              <w:bottom w:val="single" w:sz="4" w:space="0" w:color="auto"/>
              <w:right w:val="single" w:sz="4" w:space="0" w:color="auto"/>
            </w:tcBorders>
          </w:tcPr>
          <w:p w14:paraId="4C3B2E2A" w14:textId="77777777" w:rsidR="00E56613" w:rsidRPr="00E56613" w:rsidRDefault="00E56613" w:rsidP="00E56613">
            <w:pPr>
              <w:spacing w:before="0" w:beforeAutospacing="0" w:after="0" w:afterAutospacing="0" w:line="240" w:lineRule="auto"/>
              <w:rPr>
                <w:rFonts w:ascii="David" w:eastAsia="Times New Roman" w:hAnsi="David" w:cs="David"/>
                <w:sz w:val="24"/>
                <w:szCs w:val="24"/>
              </w:rPr>
            </w:pPr>
            <w:r w:rsidRPr="00E56613">
              <w:rPr>
                <w:rFonts w:ascii="David" w:eastAsia="Times New Roman" w:hAnsi="David" w:cs="David"/>
                <w:sz w:val="24"/>
                <w:szCs w:val="24"/>
                <w:rtl/>
              </w:rPr>
              <w:t>גמר חיבור לתשתיות חוץ</w:t>
            </w:r>
          </w:p>
        </w:tc>
        <w:tc>
          <w:tcPr>
            <w:tcW w:w="881" w:type="dxa"/>
            <w:tcBorders>
              <w:top w:val="nil"/>
              <w:left w:val="single" w:sz="4" w:space="0" w:color="auto"/>
              <w:bottom w:val="single" w:sz="4" w:space="0" w:color="auto"/>
              <w:right w:val="single" w:sz="4" w:space="0" w:color="auto"/>
            </w:tcBorders>
          </w:tcPr>
          <w:p w14:paraId="1566E91D"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0.50%</w:t>
            </w:r>
          </w:p>
        </w:tc>
        <w:tc>
          <w:tcPr>
            <w:tcW w:w="1000" w:type="dxa"/>
            <w:tcBorders>
              <w:top w:val="nil"/>
              <w:left w:val="single" w:sz="4" w:space="0" w:color="auto"/>
              <w:bottom w:val="single" w:sz="4" w:space="0" w:color="auto"/>
              <w:right w:val="single" w:sz="4" w:space="0" w:color="auto"/>
            </w:tcBorders>
          </w:tcPr>
          <w:p w14:paraId="2809A792"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100%</w:t>
            </w:r>
          </w:p>
        </w:tc>
        <w:tc>
          <w:tcPr>
            <w:tcW w:w="728" w:type="dxa"/>
            <w:tcBorders>
              <w:top w:val="nil"/>
              <w:left w:val="single" w:sz="4" w:space="0" w:color="auto"/>
              <w:bottom w:val="single" w:sz="4" w:space="0" w:color="auto"/>
              <w:right w:val="single" w:sz="4" w:space="0" w:color="auto"/>
            </w:tcBorders>
            <w:shd w:val="clear" w:color="auto" w:fill="C0C0C0"/>
          </w:tcPr>
          <w:p w14:paraId="156E620F"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 </w:t>
            </w:r>
          </w:p>
        </w:tc>
        <w:tc>
          <w:tcPr>
            <w:tcW w:w="728" w:type="dxa"/>
            <w:tcBorders>
              <w:top w:val="nil"/>
              <w:left w:val="single" w:sz="4" w:space="0" w:color="auto"/>
              <w:bottom w:val="single" w:sz="4" w:space="0" w:color="auto"/>
              <w:right w:val="single" w:sz="4" w:space="0" w:color="auto"/>
            </w:tcBorders>
            <w:shd w:val="clear" w:color="auto" w:fill="C0C0C0"/>
          </w:tcPr>
          <w:p w14:paraId="46B4A101"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 </w:t>
            </w:r>
          </w:p>
        </w:tc>
        <w:tc>
          <w:tcPr>
            <w:tcW w:w="728" w:type="dxa"/>
            <w:tcBorders>
              <w:top w:val="nil"/>
              <w:left w:val="single" w:sz="4" w:space="0" w:color="auto"/>
              <w:bottom w:val="single" w:sz="4" w:space="0" w:color="auto"/>
              <w:right w:val="single" w:sz="4" w:space="0" w:color="auto"/>
            </w:tcBorders>
            <w:shd w:val="clear" w:color="auto" w:fill="C0C0C0"/>
          </w:tcPr>
          <w:p w14:paraId="1A918F1D"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 </w:t>
            </w:r>
          </w:p>
        </w:tc>
        <w:tc>
          <w:tcPr>
            <w:tcW w:w="728" w:type="dxa"/>
            <w:tcBorders>
              <w:top w:val="nil"/>
              <w:left w:val="single" w:sz="4" w:space="0" w:color="auto"/>
              <w:bottom w:val="single" w:sz="4" w:space="0" w:color="auto"/>
              <w:right w:val="single" w:sz="4" w:space="0" w:color="auto"/>
            </w:tcBorders>
            <w:shd w:val="clear" w:color="auto" w:fill="C0C0C0"/>
          </w:tcPr>
          <w:p w14:paraId="5D2C06A7"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 </w:t>
            </w:r>
          </w:p>
        </w:tc>
        <w:tc>
          <w:tcPr>
            <w:tcW w:w="728" w:type="dxa"/>
            <w:tcBorders>
              <w:top w:val="nil"/>
              <w:left w:val="single" w:sz="4" w:space="0" w:color="auto"/>
              <w:bottom w:val="single" w:sz="4" w:space="0" w:color="auto"/>
              <w:right w:val="nil"/>
            </w:tcBorders>
            <w:shd w:val="clear" w:color="auto" w:fill="C0C0C0"/>
          </w:tcPr>
          <w:p w14:paraId="7D081A91"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 </w:t>
            </w:r>
          </w:p>
        </w:tc>
        <w:tc>
          <w:tcPr>
            <w:tcW w:w="728" w:type="dxa"/>
            <w:tcBorders>
              <w:top w:val="nil"/>
              <w:left w:val="single" w:sz="4" w:space="0" w:color="auto"/>
              <w:bottom w:val="single" w:sz="4" w:space="0" w:color="auto"/>
              <w:right w:val="nil"/>
            </w:tcBorders>
            <w:shd w:val="clear" w:color="auto" w:fill="C0C0C0"/>
          </w:tcPr>
          <w:p w14:paraId="3AF02E14"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 </w:t>
            </w:r>
          </w:p>
        </w:tc>
        <w:tc>
          <w:tcPr>
            <w:tcW w:w="728" w:type="dxa"/>
            <w:tcBorders>
              <w:top w:val="nil"/>
              <w:left w:val="single" w:sz="4" w:space="0" w:color="auto"/>
              <w:bottom w:val="single" w:sz="4" w:space="0" w:color="auto"/>
              <w:right w:val="nil"/>
            </w:tcBorders>
            <w:shd w:val="clear" w:color="auto" w:fill="C0C0C0"/>
          </w:tcPr>
          <w:p w14:paraId="2B24836B"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 </w:t>
            </w:r>
          </w:p>
        </w:tc>
        <w:tc>
          <w:tcPr>
            <w:tcW w:w="728" w:type="dxa"/>
            <w:tcBorders>
              <w:top w:val="nil"/>
              <w:left w:val="single" w:sz="4" w:space="0" w:color="auto"/>
              <w:bottom w:val="single" w:sz="4" w:space="0" w:color="auto"/>
              <w:right w:val="nil"/>
            </w:tcBorders>
            <w:shd w:val="clear" w:color="auto" w:fill="C0C0C0"/>
          </w:tcPr>
          <w:p w14:paraId="32D264A8"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 </w:t>
            </w:r>
          </w:p>
        </w:tc>
        <w:tc>
          <w:tcPr>
            <w:tcW w:w="728" w:type="dxa"/>
            <w:tcBorders>
              <w:top w:val="nil"/>
              <w:left w:val="single" w:sz="4" w:space="0" w:color="auto"/>
              <w:bottom w:val="single" w:sz="4" w:space="0" w:color="auto"/>
              <w:right w:val="nil"/>
            </w:tcBorders>
            <w:shd w:val="clear" w:color="auto" w:fill="C0C0C0"/>
          </w:tcPr>
          <w:p w14:paraId="4C6C5121"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 </w:t>
            </w:r>
          </w:p>
        </w:tc>
        <w:tc>
          <w:tcPr>
            <w:tcW w:w="728" w:type="dxa"/>
            <w:tcBorders>
              <w:top w:val="nil"/>
              <w:left w:val="single" w:sz="4" w:space="0" w:color="auto"/>
              <w:bottom w:val="single" w:sz="4" w:space="0" w:color="auto"/>
              <w:right w:val="nil"/>
            </w:tcBorders>
            <w:shd w:val="clear" w:color="auto" w:fill="C0C0C0"/>
          </w:tcPr>
          <w:p w14:paraId="72713F7E"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 </w:t>
            </w:r>
          </w:p>
        </w:tc>
        <w:tc>
          <w:tcPr>
            <w:tcW w:w="1060" w:type="dxa"/>
            <w:tcBorders>
              <w:top w:val="nil"/>
              <w:left w:val="single" w:sz="4" w:space="0" w:color="auto"/>
              <w:bottom w:val="single" w:sz="4" w:space="0" w:color="auto"/>
              <w:right w:val="single" w:sz="8" w:space="0" w:color="auto"/>
            </w:tcBorders>
            <w:noWrap/>
            <w:vAlign w:val="bottom"/>
          </w:tcPr>
          <w:p w14:paraId="7D9DC32D"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100.00%</w:t>
            </w:r>
          </w:p>
        </w:tc>
      </w:tr>
      <w:tr w:rsidR="00E56613" w:rsidRPr="00E56613" w14:paraId="01D497D7" w14:textId="77777777" w:rsidTr="00865F43">
        <w:trPr>
          <w:trHeight w:val="315"/>
        </w:trPr>
        <w:tc>
          <w:tcPr>
            <w:tcW w:w="5060" w:type="dxa"/>
            <w:tcBorders>
              <w:top w:val="nil"/>
              <w:left w:val="single" w:sz="8" w:space="0" w:color="auto"/>
              <w:bottom w:val="single" w:sz="4" w:space="0" w:color="auto"/>
              <w:right w:val="single" w:sz="4" w:space="0" w:color="auto"/>
            </w:tcBorders>
          </w:tcPr>
          <w:p w14:paraId="730FB9BB" w14:textId="77777777" w:rsidR="00E56613" w:rsidRPr="00E56613" w:rsidRDefault="00E56613" w:rsidP="00E56613">
            <w:pPr>
              <w:spacing w:before="0" w:beforeAutospacing="0" w:after="0" w:afterAutospacing="0" w:line="240" w:lineRule="auto"/>
              <w:rPr>
                <w:rFonts w:ascii="David" w:eastAsia="Times New Roman" w:hAnsi="David" w:cs="David"/>
                <w:sz w:val="24"/>
                <w:szCs w:val="24"/>
              </w:rPr>
            </w:pPr>
            <w:r w:rsidRPr="00E56613">
              <w:rPr>
                <w:rFonts w:ascii="David" w:eastAsia="Times New Roman" w:hAnsi="David" w:cs="David"/>
                <w:sz w:val="24"/>
                <w:szCs w:val="24"/>
                <w:rtl/>
              </w:rPr>
              <w:t>גמר מערכות ציבוריות בבניין</w:t>
            </w:r>
          </w:p>
        </w:tc>
        <w:tc>
          <w:tcPr>
            <w:tcW w:w="881" w:type="dxa"/>
            <w:tcBorders>
              <w:top w:val="nil"/>
              <w:left w:val="single" w:sz="4" w:space="0" w:color="auto"/>
              <w:bottom w:val="single" w:sz="4" w:space="0" w:color="auto"/>
              <w:right w:val="single" w:sz="4" w:space="0" w:color="auto"/>
            </w:tcBorders>
          </w:tcPr>
          <w:p w14:paraId="3D552961"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5.00%</w:t>
            </w:r>
          </w:p>
        </w:tc>
        <w:tc>
          <w:tcPr>
            <w:tcW w:w="1000" w:type="dxa"/>
            <w:tcBorders>
              <w:top w:val="nil"/>
              <w:left w:val="single" w:sz="4" w:space="0" w:color="auto"/>
              <w:bottom w:val="single" w:sz="4" w:space="0" w:color="auto"/>
              <w:right w:val="single" w:sz="4" w:space="0" w:color="auto"/>
            </w:tcBorders>
            <w:shd w:val="clear" w:color="auto" w:fill="C0C0C0"/>
          </w:tcPr>
          <w:p w14:paraId="07213E31"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 </w:t>
            </w:r>
          </w:p>
        </w:tc>
        <w:tc>
          <w:tcPr>
            <w:tcW w:w="728" w:type="dxa"/>
            <w:tcBorders>
              <w:top w:val="nil"/>
              <w:left w:val="single" w:sz="4" w:space="0" w:color="auto"/>
              <w:bottom w:val="single" w:sz="4" w:space="0" w:color="auto"/>
              <w:right w:val="single" w:sz="4" w:space="0" w:color="auto"/>
            </w:tcBorders>
            <w:shd w:val="clear" w:color="auto" w:fill="C0C0C0"/>
          </w:tcPr>
          <w:p w14:paraId="215B8A03"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 </w:t>
            </w:r>
          </w:p>
        </w:tc>
        <w:tc>
          <w:tcPr>
            <w:tcW w:w="728" w:type="dxa"/>
            <w:tcBorders>
              <w:top w:val="nil"/>
              <w:left w:val="single" w:sz="4" w:space="0" w:color="auto"/>
              <w:bottom w:val="single" w:sz="4" w:space="0" w:color="auto"/>
              <w:right w:val="single" w:sz="4" w:space="0" w:color="auto"/>
            </w:tcBorders>
            <w:shd w:val="clear" w:color="auto" w:fill="C0C0C0"/>
          </w:tcPr>
          <w:p w14:paraId="4FCA4F02"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 </w:t>
            </w:r>
          </w:p>
        </w:tc>
        <w:tc>
          <w:tcPr>
            <w:tcW w:w="728" w:type="dxa"/>
            <w:tcBorders>
              <w:top w:val="nil"/>
              <w:left w:val="single" w:sz="4" w:space="0" w:color="auto"/>
              <w:bottom w:val="single" w:sz="4" w:space="0" w:color="auto"/>
              <w:right w:val="single" w:sz="4" w:space="0" w:color="auto"/>
            </w:tcBorders>
            <w:shd w:val="clear" w:color="auto" w:fill="C0C0C0"/>
          </w:tcPr>
          <w:p w14:paraId="1F45E93A"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 </w:t>
            </w:r>
          </w:p>
        </w:tc>
        <w:tc>
          <w:tcPr>
            <w:tcW w:w="728" w:type="dxa"/>
            <w:tcBorders>
              <w:top w:val="nil"/>
              <w:left w:val="single" w:sz="4" w:space="0" w:color="auto"/>
              <w:bottom w:val="single" w:sz="4" w:space="0" w:color="auto"/>
              <w:right w:val="nil"/>
            </w:tcBorders>
          </w:tcPr>
          <w:p w14:paraId="58112651"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89%</w:t>
            </w:r>
          </w:p>
        </w:tc>
        <w:tc>
          <w:tcPr>
            <w:tcW w:w="728" w:type="dxa"/>
            <w:tcBorders>
              <w:top w:val="nil"/>
              <w:left w:val="single" w:sz="4" w:space="0" w:color="auto"/>
              <w:bottom w:val="single" w:sz="4" w:space="0" w:color="auto"/>
              <w:right w:val="nil"/>
            </w:tcBorders>
          </w:tcPr>
          <w:p w14:paraId="24F7DFDF"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89%</w:t>
            </w:r>
          </w:p>
        </w:tc>
        <w:tc>
          <w:tcPr>
            <w:tcW w:w="728" w:type="dxa"/>
            <w:tcBorders>
              <w:top w:val="nil"/>
              <w:left w:val="single" w:sz="4" w:space="0" w:color="auto"/>
              <w:bottom w:val="single" w:sz="4" w:space="0" w:color="auto"/>
              <w:right w:val="nil"/>
            </w:tcBorders>
          </w:tcPr>
          <w:p w14:paraId="54543DCF"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89%</w:t>
            </w:r>
          </w:p>
        </w:tc>
        <w:tc>
          <w:tcPr>
            <w:tcW w:w="728" w:type="dxa"/>
            <w:tcBorders>
              <w:top w:val="nil"/>
              <w:left w:val="single" w:sz="4" w:space="0" w:color="auto"/>
              <w:bottom w:val="single" w:sz="4" w:space="0" w:color="auto"/>
              <w:right w:val="nil"/>
            </w:tcBorders>
          </w:tcPr>
          <w:p w14:paraId="3ED41932"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89%</w:t>
            </w:r>
          </w:p>
        </w:tc>
        <w:tc>
          <w:tcPr>
            <w:tcW w:w="728" w:type="dxa"/>
            <w:tcBorders>
              <w:top w:val="nil"/>
              <w:left w:val="single" w:sz="4" w:space="0" w:color="auto"/>
              <w:bottom w:val="single" w:sz="4" w:space="0" w:color="auto"/>
              <w:right w:val="nil"/>
            </w:tcBorders>
          </w:tcPr>
          <w:p w14:paraId="69D77BB0"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89%</w:t>
            </w:r>
          </w:p>
        </w:tc>
        <w:tc>
          <w:tcPr>
            <w:tcW w:w="728" w:type="dxa"/>
            <w:tcBorders>
              <w:top w:val="nil"/>
              <w:left w:val="single" w:sz="4" w:space="0" w:color="auto"/>
              <w:bottom w:val="single" w:sz="4" w:space="0" w:color="auto"/>
              <w:right w:val="nil"/>
            </w:tcBorders>
          </w:tcPr>
          <w:p w14:paraId="0AB0F7B1"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89%</w:t>
            </w:r>
          </w:p>
        </w:tc>
        <w:tc>
          <w:tcPr>
            <w:tcW w:w="728" w:type="dxa"/>
            <w:tcBorders>
              <w:top w:val="nil"/>
              <w:left w:val="single" w:sz="4" w:space="0" w:color="auto"/>
              <w:bottom w:val="single" w:sz="4" w:space="0" w:color="auto"/>
              <w:right w:val="nil"/>
            </w:tcBorders>
          </w:tcPr>
          <w:p w14:paraId="421AF23B"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89%</w:t>
            </w:r>
          </w:p>
        </w:tc>
        <w:tc>
          <w:tcPr>
            <w:tcW w:w="1060" w:type="dxa"/>
            <w:tcBorders>
              <w:top w:val="nil"/>
              <w:left w:val="single" w:sz="4" w:space="0" w:color="auto"/>
              <w:bottom w:val="single" w:sz="4" w:space="0" w:color="auto"/>
              <w:right w:val="single" w:sz="8" w:space="0" w:color="auto"/>
            </w:tcBorders>
            <w:noWrap/>
            <w:vAlign w:val="bottom"/>
          </w:tcPr>
          <w:p w14:paraId="1ECB8C5D"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89.13%</w:t>
            </w:r>
          </w:p>
        </w:tc>
      </w:tr>
      <w:tr w:rsidR="00E56613" w:rsidRPr="00E56613" w14:paraId="69603AA8" w14:textId="77777777" w:rsidTr="00865F43">
        <w:trPr>
          <w:trHeight w:val="315"/>
        </w:trPr>
        <w:tc>
          <w:tcPr>
            <w:tcW w:w="5060" w:type="dxa"/>
            <w:tcBorders>
              <w:top w:val="nil"/>
              <w:left w:val="single" w:sz="8" w:space="0" w:color="auto"/>
              <w:bottom w:val="single" w:sz="4" w:space="0" w:color="auto"/>
              <w:right w:val="single" w:sz="4" w:space="0" w:color="auto"/>
            </w:tcBorders>
          </w:tcPr>
          <w:p w14:paraId="53D1D498" w14:textId="77777777" w:rsidR="00E56613" w:rsidRPr="00E56613" w:rsidRDefault="00E56613" w:rsidP="00E56613">
            <w:pPr>
              <w:spacing w:before="0" w:beforeAutospacing="0" w:after="0" w:afterAutospacing="0" w:line="240" w:lineRule="auto"/>
              <w:rPr>
                <w:rFonts w:ascii="David" w:eastAsia="Times New Roman" w:hAnsi="David" w:cs="David"/>
                <w:sz w:val="24"/>
                <w:szCs w:val="24"/>
              </w:rPr>
            </w:pPr>
            <w:r w:rsidRPr="00E56613">
              <w:rPr>
                <w:rFonts w:ascii="David" w:eastAsia="Times New Roman" w:hAnsi="David" w:cs="David"/>
                <w:sz w:val="24"/>
                <w:szCs w:val="24"/>
                <w:rtl/>
              </w:rPr>
              <w:t>גמר פיתוח</w:t>
            </w:r>
          </w:p>
        </w:tc>
        <w:tc>
          <w:tcPr>
            <w:tcW w:w="881" w:type="dxa"/>
            <w:tcBorders>
              <w:top w:val="nil"/>
              <w:left w:val="single" w:sz="4" w:space="0" w:color="auto"/>
              <w:bottom w:val="single" w:sz="4" w:space="0" w:color="auto"/>
              <w:right w:val="single" w:sz="4" w:space="0" w:color="auto"/>
            </w:tcBorders>
          </w:tcPr>
          <w:p w14:paraId="33D59B9F"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1.00%</w:t>
            </w:r>
          </w:p>
        </w:tc>
        <w:tc>
          <w:tcPr>
            <w:tcW w:w="1000" w:type="dxa"/>
            <w:tcBorders>
              <w:top w:val="nil"/>
              <w:left w:val="single" w:sz="4" w:space="0" w:color="auto"/>
              <w:bottom w:val="single" w:sz="4" w:space="0" w:color="auto"/>
              <w:right w:val="single" w:sz="4" w:space="0" w:color="auto"/>
            </w:tcBorders>
          </w:tcPr>
          <w:p w14:paraId="24BFE96C"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100%</w:t>
            </w:r>
          </w:p>
        </w:tc>
        <w:tc>
          <w:tcPr>
            <w:tcW w:w="728" w:type="dxa"/>
            <w:tcBorders>
              <w:top w:val="nil"/>
              <w:left w:val="single" w:sz="4" w:space="0" w:color="auto"/>
              <w:bottom w:val="single" w:sz="4" w:space="0" w:color="auto"/>
              <w:right w:val="single" w:sz="4" w:space="0" w:color="auto"/>
            </w:tcBorders>
            <w:shd w:val="clear" w:color="auto" w:fill="C0C0C0"/>
          </w:tcPr>
          <w:p w14:paraId="716A92B9"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 </w:t>
            </w:r>
          </w:p>
        </w:tc>
        <w:tc>
          <w:tcPr>
            <w:tcW w:w="728" w:type="dxa"/>
            <w:tcBorders>
              <w:top w:val="nil"/>
              <w:left w:val="single" w:sz="4" w:space="0" w:color="auto"/>
              <w:bottom w:val="single" w:sz="4" w:space="0" w:color="auto"/>
              <w:right w:val="single" w:sz="4" w:space="0" w:color="auto"/>
            </w:tcBorders>
            <w:shd w:val="clear" w:color="auto" w:fill="C0C0C0"/>
          </w:tcPr>
          <w:p w14:paraId="208BAFC8"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 </w:t>
            </w:r>
          </w:p>
        </w:tc>
        <w:tc>
          <w:tcPr>
            <w:tcW w:w="728" w:type="dxa"/>
            <w:tcBorders>
              <w:top w:val="nil"/>
              <w:left w:val="single" w:sz="4" w:space="0" w:color="auto"/>
              <w:bottom w:val="single" w:sz="4" w:space="0" w:color="auto"/>
              <w:right w:val="single" w:sz="4" w:space="0" w:color="auto"/>
            </w:tcBorders>
            <w:shd w:val="clear" w:color="auto" w:fill="C0C0C0"/>
          </w:tcPr>
          <w:p w14:paraId="29E346C7"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 </w:t>
            </w:r>
          </w:p>
        </w:tc>
        <w:tc>
          <w:tcPr>
            <w:tcW w:w="728" w:type="dxa"/>
            <w:tcBorders>
              <w:top w:val="nil"/>
              <w:left w:val="single" w:sz="4" w:space="0" w:color="auto"/>
              <w:bottom w:val="single" w:sz="4" w:space="0" w:color="auto"/>
              <w:right w:val="single" w:sz="4" w:space="0" w:color="auto"/>
            </w:tcBorders>
            <w:shd w:val="clear" w:color="auto" w:fill="C0C0C0"/>
          </w:tcPr>
          <w:p w14:paraId="0F1EFFD6"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 </w:t>
            </w:r>
          </w:p>
        </w:tc>
        <w:tc>
          <w:tcPr>
            <w:tcW w:w="728" w:type="dxa"/>
            <w:tcBorders>
              <w:top w:val="nil"/>
              <w:left w:val="single" w:sz="4" w:space="0" w:color="auto"/>
              <w:bottom w:val="single" w:sz="4" w:space="0" w:color="auto"/>
              <w:right w:val="nil"/>
            </w:tcBorders>
            <w:shd w:val="clear" w:color="auto" w:fill="C0C0C0"/>
          </w:tcPr>
          <w:p w14:paraId="3349696B"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 </w:t>
            </w:r>
          </w:p>
        </w:tc>
        <w:tc>
          <w:tcPr>
            <w:tcW w:w="728" w:type="dxa"/>
            <w:tcBorders>
              <w:top w:val="nil"/>
              <w:left w:val="single" w:sz="4" w:space="0" w:color="auto"/>
              <w:bottom w:val="single" w:sz="4" w:space="0" w:color="auto"/>
              <w:right w:val="nil"/>
            </w:tcBorders>
            <w:shd w:val="clear" w:color="auto" w:fill="C0C0C0"/>
          </w:tcPr>
          <w:p w14:paraId="225DFBF3"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 </w:t>
            </w:r>
          </w:p>
        </w:tc>
        <w:tc>
          <w:tcPr>
            <w:tcW w:w="728" w:type="dxa"/>
            <w:tcBorders>
              <w:top w:val="nil"/>
              <w:left w:val="single" w:sz="4" w:space="0" w:color="auto"/>
              <w:bottom w:val="single" w:sz="4" w:space="0" w:color="auto"/>
              <w:right w:val="nil"/>
            </w:tcBorders>
            <w:shd w:val="clear" w:color="auto" w:fill="C0C0C0"/>
          </w:tcPr>
          <w:p w14:paraId="0A975719"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 </w:t>
            </w:r>
          </w:p>
        </w:tc>
        <w:tc>
          <w:tcPr>
            <w:tcW w:w="728" w:type="dxa"/>
            <w:tcBorders>
              <w:top w:val="nil"/>
              <w:left w:val="single" w:sz="4" w:space="0" w:color="auto"/>
              <w:bottom w:val="single" w:sz="4" w:space="0" w:color="auto"/>
              <w:right w:val="nil"/>
            </w:tcBorders>
            <w:shd w:val="clear" w:color="auto" w:fill="C0C0C0"/>
          </w:tcPr>
          <w:p w14:paraId="6AF507F0"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 </w:t>
            </w:r>
          </w:p>
        </w:tc>
        <w:tc>
          <w:tcPr>
            <w:tcW w:w="728" w:type="dxa"/>
            <w:tcBorders>
              <w:top w:val="nil"/>
              <w:left w:val="single" w:sz="4" w:space="0" w:color="auto"/>
              <w:bottom w:val="single" w:sz="4" w:space="0" w:color="auto"/>
              <w:right w:val="nil"/>
            </w:tcBorders>
            <w:shd w:val="clear" w:color="auto" w:fill="C0C0C0"/>
          </w:tcPr>
          <w:p w14:paraId="553E6252"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 </w:t>
            </w:r>
          </w:p>
        </w:tc>
        <w:tc>
          <w:tcPr>
            <w:tcW w:w="728" w:type="dxa"/>
            <w:tcBorders>
              <w:top w:val="nil"/>
              <w:left w:val="single" w:sz="4" w:space="0" w:color="auto"/>
              <w:bottom w:val="single" w:sz="4" w:space="0" w:color="auto"/>
              <w:right w:val="nil"/>
            </w:tcBorders>
            <w:shd w:val="clear" w:color="auto" w:fill="C0C0C0"/>
          </w:tcPr>
          <w:p w14:paraId="554EBF6D"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 </w:t>
            </w:r>
          </w:p>
        </w:tc>
        <w:tc>
          <w:tcPr>
            <w:tcW w:w="1060" w:type="dxa"/>
            <w:tcBorders>
              <w:top w:val="nil"/>
              <w:left w:val="single" w:sz="4" w:space="0" w:color="auto"/>
              <w:bottom w:val="single" w:sz="4" w:space="0" w:color="auto"/>
              <w:right w:val="single" w:sz="8" w:space="0" w:color="auto"/>
            </w:tcBorders>
            <w:noWrap/>
            <w:vAlign w:val="bottom"/>
          </w:tcPr>
          <w:p w14:paraId="4912980E"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100.00%</w:t>
            </w:r>
          </w:p>
        </w:tc>
      </w:tr>
      <w:tr w:rsidR="00E56613" w:rsidRPr="00E56613" w14:paraId="1F67691D" w14:textId="77777777" w:rsidTr="00865F43">
        <w:trPr>
          <w:trHeight w:val="315"/>
        </w:trPr>
        <w:tc>
          <w:tcPr>
            <w:tcW w:w="5060" w:type="dxa"/>
            <w:tcBorders>
              <w:top w:val="nil"/>
              <w:left w:val="single" w:sz="8" w:space="0" w:color="auto"/>
              <w:bottom w:val="single" w:sz="4" w:space="0" w:color="auto"/>
              <w:right w:val="single" w:sz="4" w:space="0" w:color="auto"/>
            </w:tcBorders>
          </w:tcPr>
          <w:p w14:paraId="2BB73C9D" w14:textId="77777777" w:rsidR="00E56613" w:rsidRPr="00E56613" w:rsidRDefault="00E56613" w:rsidP="00E56613">
            <w:pPr>
              <w:spacing w:before="0" w:beforeAutospacing="0" w:after="0" w:afterAutospacing="0" w:line="240" w:lineRule="auto"/>
              <w:rPr>
                <w:rFonts w:ascii="David" w:eastAsia="Times New Roman" w:hAnsi="David" w:cs="David"/>
                <w:sz w:val="24"/>
                <w:szCs w:val="24"/>
              </w:rPr>
            </w:pPr>
            <w:r w:rsidRPr="00E56613">
              <w:rPr>
                <w:rFonts w:ascii="David" w:eastAsia="Times New Roman" w:hAnsi="David" w:cs="David"/>
                <w:sz w:val="24"/>
                <w:szCs w:val="24"/>
                <w:rtl/>
              </w:rPr>
              <w:t>קבלת טופס 4</w:t>
            </w:r>
          </w:p>
        </w:tc>
        <w:tc>
          <w:tcPr>
            <w:tcW w:w="881" w:type="dxa"/>
            <w:tcBorders>
              <w:top w:val="nil"/>
              <w:left w:val="single" w:sz="4" w:space="0" w:color="auto"/>
              <w:bottom w:val="single" w:sz="4" w:space="0" w:color="auto"/>
              <w:right w:val="single" w:sz="4" w:space="0" w:color="auto"/>
            </w:tcBorders>
          </w:tcPr>
          <w:p w14:paraId="2F9D16FF"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2.00%</w:t>
            </w:r>
          </w:p>
        </w:tc>
        <w:tc>
          <w:tcPr>
            <w:tcW w:w="1000" w:type="dxa"/>
            <w:tcBorders>
              <w:top w:val="nil"/>
              <w:left w:val="single" w:sz="4" w:space="0" w:color="auto"/>
              <w:bottom w:val="single" w:sz="4" w:space="0" w:color="auto"/>
              <w:right w:val="single" w:sz="4" w:space="0" w:color="auto"/>
            </w:tcBorders>
          </w:tcPr>
          <w:p w14:paraId="388804D0"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0%</w:t>
            </w:r>
          </w:p>
        </w:tc>
        <w:tc>
          <w:tcPr>
            <w:tcW w:w="728" w:type="dxa"/>
            <w:tcBorders>
              <w:top w:val="nil"/>
              <w:left w:val="single" w:sz="4" w:space="0" w:color="auto"/>
              <w:bottom w:val="single" w:sz="4" w:space="0" w:color="auto"/>
              <w:right w:val="single" w:sz="4" w:space="0" w:color="auto"/>
            </w:tcBorders>
            <w:shd w:val="clear" w:color="auto" w:fill="C0C0C0"/>
          </w:tcPr>
          <w:p w14:paraId="552D60AD"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 </w:t>
            </w:r>
          </w:p>
        </w:tc>
        <w:tc>
          <w:tcPr>
            <w:tcW w:w="728" w:type="dxa"/>
            <w:tcBorders>
              <w:top w:val="nil"/>
              <w:left w:val="single" w:sz="4" w:space="0" w:color="auto"/>
              <w:bottom w:val="single" w:sz="4" w:space="0" w:color="auto"/>
              <w:right w:val="single" w:sz="4" w:space="0" w:color="auto"/>
            </w:tcBorders>
            <w:shd w:val="clear" w:color="auto" w:fill="C0C0C0"/>
          </w:tcPr>
          <w:p w14:paraId="48E2A0C4"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 </w:t>
            </w:r>
          </w:p>
        </w:tc>
        <w:tc>
          <w:tcPr>
            <w:tcW w:w="728" w:type="dxa"/>
            <w:tcBorders>
              <w:top w:val="nil"/>
              <w:left w:val="single" w:sz="4" w:space="0" w:color="auto"/>
              <w:bottom w:val="single" w:sz="4" w:space="0" w:color="auto"/>
              <w:right w:val="single" w:sz="4" w:space="0" w:color="auto"/>
            </w:tcBorders>
            <w:shd w:val="clear" w:color="auto" w:fill="C0C0C0"/>
          </w:tcPr>
          <w:p w14:paraId="393E69D4"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 </w:t>
            </w:r>
          </w:p>
        </w:tc>
        <w:tc>
          <w:tcPr>
            <w:tcW w:w="728" w:type="dxa"/>
            <w:tcBorders>
              <w:top w:val="nil"/>
              <w:left w:val="single" w:sz="4" w:space="0" w:color="auto"/>
              <w:bottom w:val="single" w:sz="4" w:space="0" w:color="auto"/>
              <w:right w:val="single" w:sz="4" w:space="0" w:color="auto"/>
            </w:tcBorders>
            <w:shd w:val="clear" w:color="auto" w:fill="C0C0C0"/>
          </w:tcPr>
          <w:p w14:paraId="2A6EAFB3"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 </w:t>
            </w:r>
          </w:p>
        </w:tc>
        <w:tc>
          <w:tcPr>
            <w:tcW w:w="728" w:type="dxa"/>
            <w:tcBorders>
              <w:top w:val="nil"/>
              <w:left w:val="single" w:sz="4" w:space="0" w:color="auto"/>
              <w:bottom w:val="single" w:sz="4" w:space="0" w:color="auto"/>
              <w:right w:val="nil"/>
            </w:tcBorders>
            <w:shd w:val="clear" w:color="auto" w:fill="C0C0C0"/>
          </w:tcPr>
          <w:p w14:paraId="73573D04"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 </w:t>
            </w:r>
          </w:p>
        </w:tc>
        <w:tc>
          <w:tcPr>
            <w:tcW w:w="728" w:type="dxa"/>
            <w:tcBorders>
              <w:top w:val="nil"/>
              <w:left w:val="single" w:sz="4" w:space="0" w:color="auto"/>
              <w:bottom w:val="single" w:sz="4" w:space="0" w:color="auto"/>
              <w:right w:val="nil"/>
            </w:tcBorders>
            <w:shd w:val="clear" w:color="auto" w:fill="C0C0C0"/>
          </w:tcPr>
          <w:p w14:paraId="74CCBE3B"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 </w:t>
            </w:r>
          </w:p>
        </w:tc>
        <w:tc>
          <w:tcPr>
            <w:tcW w:w="728" w:type="dxa"/>
            <w:tcBorders>
              <w:top w:val="nil"/>
              <w:left w:val="single" w:sz="4" w:space="0" w:color="auto"/>
              <w:bottom w:val="single" w:sz="4" w:space="0" w:color="auto"/>
              <w:right w:val="nil"/>
            </w:tcBorders>
            <w:shd w:val="clear" w:color="auto" w:fill="C0C0C0"/>
          </w:tcPr>
          <w:p w14:paraId="6DAAE055"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 </w:t>
            </w:r>
          </w:p>
        </w:tc>
        <w:tc>
          <w:tcPr>
            <w:tcW w:w="728" w:type="dxa"/>
            <w:tcBorders>
              <w:top w:val="nil"/>
              <w:left w:val="single" w:sz="4" w:space="0" w:color="auto"/>
              <w:bottom w:val="single" w:sz="4" w:space="0" w:color="auto"/>
              <w:right w:val="nil"/>
            </w:tcBorders>
            <w:shd w:val="clear" w:color="auto" w:fill="C0C0C0"/>
          </w:tcPr>
          <w:p w14:paraId="4F6D034E"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 </w:t>
            </w:r>
          </w:p>
        </w:tc>
        <w:tc>
          <w:tcPr>
            <w:tcW w:w="728" w:type="dxa"/>
            <w:tcBorders>
              <w:top w:val="nil"/>
              <w:left w:val="single" w:sz="4" w:space="0" w:color="auto"/>
              <w:bottom w:val="single" w:sz="4" w:space="0" w:color="auto"/>
              <w:right w:val="nil"/>
            </w:tcBorders>
            <w:shd w:val="clear" w:color="auto" w:fill="C0C0C0"/>
          </w:tcPr>
          <w:p w14:paraId="2424ACDE"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 </w:t>
            </w:r>
          </w:p>
        </w:tc>
        <w:tc>
          <w:tcPr>
            <w:tcW w:w="728" w:type="dxa"/>
            <w:tcBorders>
              <w:top w:val="nil"/>
              <w:left w:val="single" w:sz="4" w:space="0" w:color="auto"/>
              <w:bottom w:val="single" w:sz="4" w:space="0" w:color="auto"/>
              <w:right w:val="nil"/>
            </w:tcBorders>
            <w:shd w:val="clear" w:color="auto" w:fill="C0C0C0"/>
          </w:tcPr>
          <w:p w14:paraId="2E0878D9"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 </w:t>
            </w:r>
          </w:p>
        </w:tc>
        <w:tc>
          <w:tcPr>
            <w:tcW w:w="1060" w:type="dxa"/>
            <w:tcBorders>
              <w:top w:val="nil"/>
              <w:left w:val="single" w:sz="4" w:space="0" w:color="auto"/>
              <w:bottom w:val="single" w:sz="4" w:space="0" w:color="auto"/>
              <w:right w:val="single" w:sz="8" w:space="0" w:color="auto"/>
            </w:tcBorders>
            <w:noWrap/>
            <w:vAlign w:val="bottom"/>
          </w:tcPr>
          <w:p w14:paraId="1610D927"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0.00%</w:t>
            </w:r>
          </w:p>
        </w:tc>
      </w:tr>
      <w:tr w:rsidR="00E56613" w:rsidRPr="00E56613" w14:paraId="672589A0" w14:textId="77777777" w:rsidTr="00865F43">
        <w:trPr>
          <w:trHeight w:val="315"/>
        </w:trPr>
        <w:tc>
          <w:tcPr>
            <w:tcW w:w="5060" w:type="dxa"/>
            <w:tcBorders>
              <w:top w:val="nil"/>
              <w:left w:val="single" w:sz="8" w:space="0" w:color="auto"/>
              <w:bottom w:val="single" w:sz="4" w:space="0" w:color="auto"/>
              <w:right w:val="single" w:sz="4" w:space="0" w:color="auto"/>
            </w:tcBorders>
          </w:tcPr>
          <w:p w14:paraId="5D383CFF" w14:textId="77777777" w:rsidR="00E56613" w:rsidRPr="00E56613" w:rsidRDefault="00E56613" w:rsidP="00E56613">
            <w:pPr>
              <w:spacing w:before="0" w:beforeAutospacing="0" w:after="0" w:afterAutospacing="0" w:line="240" w:lineRule="auto"/>
              <w:rPr>
                <w:rFonts w:ascii="David" w:eastAsia="Times New Roman" w:hAnsi="David" w:cs="David"/>
                <w:sz w:val="24"/>
                <w:szCs w:val="24"/>
              </w:rPr>
            </w:pPr>
            <w:r w:rsidRPr="00E56613">
              <w:rPr>
                <w:rFonts w:ascii="David" w:eastAsia="Times New Roman" w:hAnsi="David" w:cs="David"/>
                <w:sz w:val="24"/>
                <w:szCs w:val="24"/>
                <w:rtl/>
              </w:rPr>
              <w:t>אכלוס</w:t>
            </w:r>
          </w:p>
        </w:tc>
        <w:tc>
          <w:tcPr>
            <w:tcW w:w="881" w:type="dxa"/>
            <w:tcBorders>
              <w:top w:val="nil"/>
              <w:left w:val="single" w:sz="4" w:space="0" w:color="auto"/>
              <w:bottom w:val="single" w:sz="4" w:space="0" w:color="auto"/>
              <w:right w:val="single" w:sz="4" w:space="0" w:color="auto"/>
            </w:tcBorders>
          </w:tcPr>
          <w:p w14:paraId="5188FD12"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2.00%</w:t>
            </w:r>
          </w:p>
        </w:tc>
        <w:tc>
          <w:tcPr>
            <w:tcW w:w="1000" w:type="dxa"/>
            <w:tcBorders>
              <w:top w:val="nil"/>
              <w:left w:val="single" w:sz="4" w:space="0" w:color="auto"/>
              <w:bottom w:val="single" w:sz="4" w:space="0" w:color="auto"/>
              <w:right w:val="single" w:sz="4" w:space="0" w:color="auto"/>
            </w:tcBorders>
            <w:shd w:val="clear" w:color="auto" w:fill="C0C0C0"/>
          </w:tcPr>
          <w:p w14:paraId="0F616DBD"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 </w:t>
            </w:r>
          </w:p>
        </w:tc>
        <w:tc>
          <w:tcPr>
            <w:tcW w:w="728" w:type="dxa"/>
            <w:tcBorders>
              <w:top w:val="nil"/>
              <w:left w:val="single" w:sz="4" w:space="0" w:color="auto"/>
              <w:bottom w:val="single" w:sz="4" w:space="0" w:color="auto"/>
              <w:right w:val="single" w:sz="4" w:space="0" w:color="auto"/>
            </w:tcBorders>
            <w:shd w:val="clear" w:color="auto" w:fill="C0C0C0"/>
          </w:tcPr>
          <w:p w14:paraId="27BBA91A"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 </w:t>
            </w:r>
          </w:p>
        </w:tc>
        <w:tc>
          <w:tcPr>
            <w:tcW w:w="728" w:type="dxa"/>
            <w:tcBorders>
              <w:top w:val="nil"/>
              <w:left w:val="single" w:sz="4" w:space="0" w:color="auto"/>
              <w:bottom w:val="single" w:sz="4" w:space="0" w:color="auto"/>
              <w:right w:val="single" w:sz="4" w:space="0" w:color="auto"/>
            </w:tcBorders>
            <w:shd w:val="clear" w:color="auto" w:fill="C0C0C0"/>
          </w:tcPr>
          <w:p w14:paraId="6553222F"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 </w:t>
            </w:r>
          </w:p>
        </w:tc>
        <w:tc>
          <w:tcPr>
            <w:tcW w:w="728" w:type="dxa"/>
            <w:tcBorders>
              <w:top w:val="nil"/>
              <w:left w:val="single" w:sz="4" w:space="0" w:color="auto"/>
              <w:bottom w:val="single" w:sz="4" w:space="0" w:color="auto"/>
              <w:right w:val="single" w:sz="4" w:space="0" w:color="auto"/>
            </w:tcBorders>
            <w:shd w:val="clear" w:color="auto" w:fill="C0C0C0"/>
          </w:tcPr>
          <w:p w14:paraId="415359D0"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 </w:t>
            </w:r>
          </w:p>
        </w:tc>
        <w:tc>
          <w:tcPr>
            <w:tcW w:w="728" w:type="dxa"/>
            <w:tcBorders>
              <w:top w:val="nil"/>
              <w:left w:val="single" w:sz="4" w:space="0" w:color="auto"/>
              <w:bottom w:val="single" w:sz="4" w:space="0" w:color="auto"/>
              <w:right w:val="single" w:sz="4" w:space="0" w:color="auto"/>
            </w:tcBorders>
          </w:tcPr>
          <w:p w14:paraId="35A95A41"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10%</w:t>
            </w:r>
          </w:p>
        </w:tc>
        <w:tc>
          <w:tcPr>
            <w:tcW w:w="728" w:type="dxa"/>
            <w:tcBorders>
              <w:top w:val="nil"/>
              <w:left w:val="single" w:sz="4" w:space="0" w:color="auto"/>
              <w:bottom w:val="single" w:sz="4" w:space="0" w:color="auto"/>
              <w:right w:val="single" w:sz="4" w:space="0" w:color="auto"/>
            </w:tcBorders>
          </w:tcPr>
          <w:p w14:paraId="3CF83359"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0%</w:t>
            </w:r>
          </w:p>
        </w:tc>
        <w:tc>
          <w:tcPr>
            <w:tcW w:w="728" w:type="dxa"/>
            <w:tcBorders>
              <w:top w:val="nil"/>
              <w:left w:val="single" w:sz="4" w:space="0" w:color="auto"/>
              <w:bottom w:val="single" w:sz="4" w:space="0" w:color="auto"/>
              <w:right w:val="single" w:sz="4" w:space="0" w:color="auto"/>
            </w:tcBorders>
          </w:tcPr>
          <w:p w14:paraId="18D6BEF7"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0%</w:t>
            </w:r>
          </w:p>
        </w:tc>
        <w:tc>
          <w:tcPr>
            <w:tcW w:w="728" w:type="dxa"/>
            <w:tcBorders>
              <w:top w:val="nil"/>
              <w:left w:val="single" w:sz="4" w:space="0" w:color="auto"/>
              <w:bottom w:val="single" w:sz="4" w:space="0" w:color="auto"/>
              <w:right w:val="single" w:sz="4" w:space="0" w:color="auto"/>
            </w:tcBorders>
          </w:tcPr>
          <w:p w14:paraId="0168D736"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0%</w:t>
            </w:r>
          </w:p>
        </w:tc>
        <w:tc>
          <w:tcPr>
            <w:tcW w:w="728" w:type="dxa"/>
            <w:tcBorders>
              <w:top w:val="nil"/>
              <w:left w:val="single" w:sz="4" w:space="0" w:color="auto"/>
              <w:bottom w:val="single" w:sz="4" w:space="0" w:color="auto"/>
              <w:right w:val="single" w:sz="4" w:space="0" w:color="auto"/>
            </w:tcBorders>
          </w:tcPr>
          <w:p w14:paraId="2E14DF0D"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0%</w:t>
            </w:r>
          </w:p>
        </w:tc>
        <w:tc>
          <w:tcPr>
            <w:tcW w:w="728" w:type="dxa"/>
            <w:tcBorders>
              <w:top w:val="nil"/>
              <w:left w:val="single" w:sz="4" w:space="0" w:color="auto"/>
              <w:bottom w:val="single" w:sz="4" w:space="0" w:color="auto"/>
              <w:right w:val="single" w:sz="4" w:space="0" w:color="auto"/>
            </w:tcBorders>
          </w:tcPr>
          <w:p w14:paraId="71BDC48C"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0%</w:t>
            </w:r>
          </w:p>
        </w:tc>
        <w:tc>
          <w:tcPr>
            <w:tcW w:w="728" w:type="dxa"/>
            <w:tcBorders>
              <w:top w:val="nil"/>
              <w:left w:val="single" w:sz="4" w:space="0" w:color="auto"/>
              <w:bottom w:val="single" w:sz="4" w:space="0" w:color="auto"/>
              <w:right w:val="single" w:sz="4" w:space="0" w:color="auto"/>
            </w:tcBorders>
          </w:tcPr>
          <w:p w14:paraId="182A1780"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0%</w:t>
            </w:r>
          </w:p>
        </w:tc>
        <w:tc>
          <w:tcPr>
            <w:tcW w:w="1060" w:type="dxa"/>
            <w:tcBorders>
              <w:top w:val="nil"/>
              <w:left w:val="single" w:sz="4" w:space="0" w:color="auto"/>
              <w:bottom w:val="single" w:sz="4" w:space="0" w:color="auto"/>
              <w:right w:val="single" w:sz="8" w:space="0" w:color="auto"/>
            </w:tcBorders>
            <w:noWrap/>
            <w:vAlign w:val="bottom"/>
          </w:tcPr>
          <w:p w14:paraId="21D44346"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1.43%</w:t>
            </w:r>
          </w:p>
        </w:tc>
      </w:tr>
      <w:tr w:rsidR="00E56613" w:rsidRPr="00E56613" w14:paraId="2443B505" w14:textId="77777777" w:rsidTr="00865F43">
        <w:trPr>
          <w:trHeight w:val="315"/>
        </w:trPr>
        <w:tc>
          <w:tcPr>
            <w:tcW w:w="5060" w:type="dxa"/>
            <w:tcBorders>
              <w:top w:val="nil"/>
              <w:left w:val="single" w:sz="8" w:space="0" w:color="auto"/>
              <w:bottom w:val="single" w:sz="4" w:space="0" w:color="auto"/>
              <w:right w:val="single" w:sz="4" w:space="0" w:color="auto"/>
            </w:tcBorders>
          </w:tcPr>
          <w:p w14:paraId="261DBDFB" w14:textId="77777777" w:rsidR="00E56613" w:rsidRPr="00E56613" w:rsidRDefault="00E56613" w:rsidP="00E56613">
            <w:pPr>
              <w:spacing w:before="0" w:beforeAutospacing="0" w:after="0" w:afterAutospacing="0" w:line="240" w:lineRule="auto"/>
              <w:rPr>
                <w:rFonts w:ascii="David" w:eastAsia="Times New Roman" w:hAnsi="David" w:cs="David"/>
                <w:sz w:val="24"/>
                <w:szCs w:val="24"/>
              </w:rPr>
            </w:pPr>
            <w:r w:rsidRPr="00E56613">
              <w:rPr>
                <w:rFonts w:ascii="David" w:eastAsia="Times New Roman" w:hAnsi="David" w:cs="David"/>
                <w:sz w:val="24"/>
                <w:szCs w:val="24"/>
                <w:rtl/>
              </w:rPr>
              <w:t xml:space="preserve">גמר תיקון ליקויים </w:t>
            </w:r>
          </w:p>
        </w:tc>
        <w:tc>
          <w:tcPr>
            <w:tcW w:w="881" w:type="dxa"/>
            <w:tcBorders>
              <w:top w:val="nil"/>
              <w:left w:val="single" w:sz="4" w:space="0" w:color="auto"/>
              <w:bottom w:val="single" w:sz="4" w:space="0" w:color="auto"/>
              <w:right w:val="single" w:sz="4" w:space="0" w:color="auto"/>
            </w:tcBorders>
          </w:tcPr>
          <w:p w14:paraId="5E0E0D84"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1.00%</w:t>
            </w:r>
          </w:p>
        </w:tc>
        <w:tc>
          <w:tcPr>
            <w:tcW w:w="1000" w:type="dxa"/>
            <w:tcBorders>
              <w:top w:val="nil"/>
              <w:left w:val="single" w:sz="4" w:space="0" w:color="auto"/>
              <w:bottom w:val="single" w:sz="4" w:space="0" w:color="auto"/>
              <w:right w:val="single" w:sz="4" w:space="0" w:color="auto"/>
            </w:tcBorders>
            <w:shd w:val="clear" w:color="auto" w:fill="C0C0C0"/>
          </w:tcPr>
          <w:p w14:paraId="5C2957CB"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 </w:t>
            </w:r>
          </w:p>
        </w:tc>
        <w:tc>
          <w:tcPr>
            <w:tcW w:w="728" w:type="dxa"/>
            <w:tcBorders>
              <w:top w:val="nil"/>
              <w:left w:val="single" w:sz="4" w:space="0" w:color="auto"/>
              <w:bottom w:val="single" w:sz="4" w:space="0" w:color="auto"/>
              <w:right w:val="single" w:sz="4" w:space="0" w:color="auto"/>
            </w:tcBorders>
          </w:tcPr>
          <w:p w14:paraId="3919F497"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0%</w:t>
            </w:r>
          </w:p>
        </w:tc>
        <w:tc>
          <w:tcPr>
            <w:tcW w:w="728" w:type="dxa"/>
            <w:tcBorders>
              <w:top w:val="nil"/>
              <w:left w:val="single" w:sz="4" w:space="0" w:color="auto"/>
              <w:bottom w:val="single" w:sz="4" w:space="0" w:color="auto"/>
              <w:right w:val="single" w:sz="4" w:space="0" w:color="auto"/>
            </w:tcBorders>
          </w:tcPr>
          <w:p w14:paraId="33C929A3"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0%</w:t>
            </w:r>
          </w:p>
        </w:tc>
        <w:tc>
          <w:tcPr>
            <w:tcW w:w="728" w:type="dxa"/>
            <w:tcBorders>
              <w:top w:val="nil"/>
              <w:left w:val="single" w:sz="4" w:space="0" w:color="auto"/>
              <w:bottom w:val="single" w:sz="4" w:space="0" w:color="auto"/>
              <w:right w:val="single" w:sz="4" w:space="0" w:color="auto"/>
            </w:tcBorders>
          </w:tcPr>
          <w:p w14:paraId="474F1174"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0%</w:t>
            </w:r>
          </w:p>
        </w:tc>
        <w:tc>
          <w:tcPr>
            <w:tcW w:w="728" w:type="dxa"/>
            <w:tcBorders>
              <w:top w:val="nil"/>
              <w:left w:val="single" w:sz="4" w:space="0" w:color="auto"/>
              <w:bottom w:val="single" w:sz="4" w:space="0" w:color="auto"/>
              <w:right w:val="single" w:sz="4" w:space="0" w:color="auto"/>
            </w:tcBorders>
          </w:tcPr>
          <w:p w14:paraId="3F5D74AB"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0%</w:t>
            </w:r>
          </w:p>
        </w:tc>
        <w:tc>
          <w:tcPr>
            <w:tcW w:w="728" w:type="dxa"/>
            <w:tcBorders>
              <w:top w:val="nil"/>
              <w:left w:val="single" w:sz="4" w:space="0" w:color="auto"/>
              <w:bottom w:val="single" w:sz="4" w:space="0" w:color="auto"/>
              <w:right w:val="single" w:sz="4" w:space="0" w:color="auto"/>
            </w:tcBorders>
          </w:tcPr>
          <w:p w14:paraId="7F51A2AD"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0%</w:t>
            </w:r>
          </w:p>
        </w:tc>
        <w:tc>
          <w:tcPr>
            <w:tcW w:w="728" w:type="dxa"/>
            <w:tcBorders>
              <w:top w:val="nil"/>
              <w:left w:val="single" w:sz="4" w:space="0" w:color="auto"/>
              <w:bottom w:val="single" w:sz="4" w:space="0" w:color="auto"/>
              <w:right w:val="single" w:sz="4" w:space="0" w:color="auto"/>
            </w:tcBorders>
          </w:tcPr>
          <w:p w14:paraId="79DACFE3"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0%</w:t>
            </w:r>
          </w:p>
        </w:tc>
        <w:tc>
          <w:tcPr>
            <w:tcW w:w="728" w:type="dxa"/>
            <w:tcBorders>
              <w:top w:val="nil"/>
              <w:left w:val="single" w:sz="4" w:space="0" w:color="auto"/>
              <w:bottom w:val="single" w:sz="4" w:space="0" w:color="auto"/>
              <w:right w:val="single" w:sz="4" w:space="0" w:color="auto"/>
            </w:tcBorders>
          </w:tcPr>
          <w:p w14:paraId="5A664035"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0%</w:t>
            </w:r>
          </w:p>
        </w:tc>
        <w:tc>
          <w:tcPr>
            <w:tcW w:w="728" w:type="dxa"/>
            <w:tcBorders>
              <w:top w:val="nil"/>
              <w:left w:val="single" w:sz="4" w:space="0" w:color="auto"/>
              <w:bottom w:val="single" w:sz="4" w:space="0" w:color="auto"/>
              <w:right w:val="single" w:sz="4" w:space="0" w:color="auto"/>
            </w:tcBorders>
          </w:tcPr>
          <w:p w14:paraId="1FBA1E21"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0%</w:t>
            </w:r>
          </w:p>
        </w:tc>
        <w:tc>
          <w:tcPr>
            <w:tcW w:w="728" w:type="dxa"/>
            <w:tcBorders>
              <w:top w:val="nil"/>
              <w:left w:val="single" w:sz="4" w:space="0" w:color="auto"/>
              <w:bottom w:val="single" w:sz="4" w:space="0" w:color="auto"/>
              <w:right w:val="single" w:sz="4" w:space="0" w:color="auto"/>
            </w:tcBorders>
          </w:tcPr>
          <w:p w14:paraId="4222888B"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0%</w:t>
            </w:r>
          </w:p>
        </w:tc>
        <w:tc>
          <w:tcPr>
            <w:tcW w:w="728" w:type="dxa"/>
            <w:tcBorders>
              <w:top w:val="nil"/>
              <w:left w:val="single" w:sz="4" w:space="0" w:color="auto"/>
              <w:bottom w:val="single" w:sz="4" w:space="0" w:color="auto"/>
              <w:right w:val="single" w:sz="4" w:space="0" w:color="auto"/>
            </w:tcBorders>
          </w:tcPr>
          <w:p w14:paraId="41DD0AF2"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0%</w:t>
            </w:r>
          </w:p>
        </w:tc>
        <w:tc>
          <w:tcPr>
            <w:tcW w:w="1060" w:type="dxa"/>
            <w:tcBorders>
              <w:top w:val="nil"/>
              <w:left w:val="single" w:sz="4" w:space="0" w:color="auto"/>
              <w:bottom w:val="single" w:sz="4" w:space="0" w:color="auto"/>
              <w:right w:val="single" w:sz="8" w:space="0" w:color="auto"/>
            </w:tcBorders>
            <w:noWrap/>
            <w:vAlign w:val="bottom"/>
          </w:tcPr>
          <w:p w14:paraId="57F9C692"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0.00%</w:t>
            </w:r>
          </w:p>
        </w:tc>
      </w:tr>
      <w:tr w:rsidR="00E56613" w:rsidRPr="00E56613" w14:paraId="3F093F96" w14:textId="77777777" w:rsidTr="00865F43">
        <w:trPr>
          <w:trHeight w:val="330"/>
        </w:trPr>
        <w:tc>
          <w:tcPr>
            <w:tcW w:w="5060" w:type="dxa"/>
            <w:tcBorders>
              <w:top w:val="nil"/>
              <w:left w:val="single" w:sz="8" w:space="0" w:color="auto"/>
              <w:bottom w:val="single" w:sz="8" w:space="0" w:color="auto"/>
              <w:right w:val="single" w:sz="4" w:space="0" w:color="auto"/>
            </w:tcBorders>
          </w:tcPr>
          <w:p w14:paraId="54843C75" w14:textId="77777777" w:rsidR="00E56613" w:rsidRPr="00E56613" w:rsidRDefault="00E56613" w:rsidP="00E56613">
            <w:pPr>
              <w:spacing w:before="0" w:beforeAutospacing="0" w:after="0" w:afterAutospacing="0" w:line="240" w:lineRule="auto"/>
              <w:rPr>
                <w:rFonts w:ascii="David" w:eastAsia="Times New Roman" w:hAnsi="David" w:cs="David"/>
                <w:sz w:val="24"/>
                <w:szCs w:val="24"/>
              </w:rPr>
            </w:pPr>
            <w:r w:rsidRPr="00E56613">
              <w:rPr>
                <w:rFonts w:ascii="David" w:eastAsia="Times New Roman" w:hAnsi="David" w:cs="David"/>
                <w:sz w:val="24"/>
                <w:szCs w:val="24"/>
                <w:rtl/>
              </w:rPr>
              <w:t>תעודת גמר וחשבון סופי</w:t>
            </w:r>
          </w:p>
        </w:tc>
        <w:tc>
          <w:tcPr>
            <w:tcW w:w="881" w:type="dxa"/>
            <w:tcBorders>
              <w:top w:val="nil"/>
              <w:left w:val="single" w:sz="4" w:space="0" w:color="auto"/>
              <w:bottom w:val="single" w:sz="8" w:space="0" w:color="auto"/>
              <w:right w:val="single" w:sz="4" w:space="0" w:color="auto"/>
            </w:tcBorders>
          </w:tcPr>
          <w:p w14:paraId="701044D2"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1.00%</w:t>
            </w:r>
          </w:p>
        </w:tc>
        <w:tc>
          <w:tcPr>
            <w:tcW w:w="1000" w:type="dxa"/>
            <w:tcBorders>
              <w:top w:val="nil"/>
              <w:left w:val="single" w:sz="4" w:space="0" w:color="auto"/>
              <w:bottom w:val="single" w:sz="8" w:space="0" w:color="auto"/>
              <w:right w:val="single" w:sz="4" w:space="0" w:color="auto"/>
            </w:tcBorders>
          </w:tcPr>
          <w:p w14:paraId="3B2D10D8"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10%</w:t>
            </w:r>
          </w:p>
        </w:tc>
        <w:tc>
          <w:tcPr>
            <w:tcW w:w="728" w:type="dxa"/>
            <w:tcBorders>
              <w:top w:val="nil"/>
              <w:left w:val="single" w:sz="4" w:space="0" w:color="auto"/>
              <w:bottom w:val="single" w:sz="8" w:space="0" w:color="auto"/>
              <w:right w:val="single" w:sz="4" w:space="0" w:color="auto"/>
            </w:tcBorders>
            <w:shd w:val="clear" w:color="auto" w:fill="C0C0C0"/>
          </w:tcPr>
          <w:p w14:paraId="4AEBFF51"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 </w:t>
            </w:r>
          </w:p>
        </w:tc>
        <w:tc>
          <w:tcPr>
            <w:tcW w:w="728" w:type="dxa"/>
            <w:tcBorders>
              <w:top w:val="nil"/>
              <w:left w:val="single" w:sz="4" w:space="0" w:color="auto"/>
              <w:bottom w:val="single" w:sz="8" w:space="0" w:color="auto"/>
              <w:right w:val="single" w:sz="4" w:space="0" w:color="auto"/>
            </w:tcBorders>
            <w:shd w:val="clear" w:color="auto" w:fill="C0C0C0"/>
          </w:tcPr>
          <w:p w14:paraId="5AAE9FE4"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 </w:t>
            </w:r>
          </w:p>
        </w:tc>
        <w:tc>
          <w:tcPr>
            <w:tcW w:w="728" w:type="dxa"/>
            <w:tcBorders>
              <w:top w:val="nil"/>
              <w:left w:val="single" w:sz="4" w:space="0" w:color="auto"/>
              <w:bottom w:val="single" w:sz="8" w:space="0" w:color="auto"/>
              <w:right w:val="single" w:sz="4" w:space="0" w:color="auto"/>
            </w:tcBorders>
            <w:shd w:val="clear" w:color="auto" w:fill="C0C0C0"/>
          </w:tcPr>
          <w:p w14:paraId="7838C305"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 </w:t>
            </w:r>
          </w:p>
        </w:tc>
        <w:tc>
          <w:tcPr>
            <w:tcW w:w="728" w:type="dxa"/>
            <w:tcBorders>
              <w:top w:val="nil"/>
              <w:left w:val="single" w:sz="4" w:space="0" w:color="auto"/>
              <w:bottom w:val="single" w:sz="8" w:space="0" w:color="auto"/>
              <w:right w:val="single" w:sz="4" w:space="0" w:color="auto"/>
            </w:tcBorders>
            <w:shd w:val="clear" w:color="auto" w:fill="C0C0C0"/>
          </w:tcPr>
          <w:p w14:paraId="349E84D0"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 </w:t>
            </w:r>
          </w:p>
        </w:tc>
        <w:tc>
          <w:tcPr>
            <w:tcW w:w="728" w:type="dxa"/>
            <w:tcBorders>
              <w:top w:val="nil"/>
              <w:left w:val="single" w:sz="4" w:space="0" w:color="auto"/>
              <w:bottom w:val="single" w:sz="8" w:space="0" w:color="auto"/>
              <w:right w:val="nil"/>
            </w:tcBorders>
            <w:shd w:val="clear" w:color="auto" w:fill="C0C0C0"/>
          </w:tcPr>
          <w:p w14:paraId="4059EBEA"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 </w:t>
            </w:r>
          </w:p>
        </w:tc>
        <w:tc>
          <w:tcPr>
            <w:tcW w:w="728" w:type="dxa"/>
            <w:tcBorders>
              <w:top w:val="nil"/>
              <w:left w:val="single" w:sz="4" w:space="0" w:color="auto"/>
              <w:bottom w:val="single" w:sz="8" w:space="0" w:color="auto"/>
              <w:right w:val="nil"/>
            </w:tcBorders>
            <w:shd w:val="clear" w:color="auto" w:fill="C0C0C0"/>
          </w:tcPr>
          <w:p w14:paraId="54BC4D5E"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 </w:t>
            </w:r>
          </w:p>
        </w:tc>
        <w:tc>
          <w:tcPr>
            <w:tcW w:w="728" w:type="dxa"/>
            <w:tcBorders>
              <w:top w:val="nil"/>
              <w:left w:val="single" w:sz="4" w:space="0" w:color="auto"/>
              <w:bottom w:val="single" w:sz="8" w:space="0" w:color="auto"/>
              <w:right w:val="nil"/>
            </w:tcBorders>
            <w:shd w:val="clear" w:color="auto" w:fill="C0C0C0"/>
          </w:tcPr>
          <w:p w14:paraId="56F0F56D"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 </w:t>
            </w:r>
          </w:p>
        </w:tc>
        <w:tc>
          <w:tcPr>
            <w:tcW w:w="728" w:type="dxa"/>
            <w:tcBorders>
              <w:top w:val="nil"/>
              <w:left w:val="single" w:sz="4" w:space="0" w:color="auto"/>
              <w:bottom w:val="single" w:sz="8" w:space="0" w:color="auto"/>
              <w:right w:val="nil"/>
            </w:tcBorders>
            <w:shd w:val="clear" w:color="auto" w:fill="C0C0C0"/>
          </w:tcPr>
          <w:p w14:paraId="75042E1C"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 </w:t>
            </w:r>
          </w:p>
        </w:tc>
        <w:tc>
          <w:tcPr>
            <w:tcW w:w="728" w:type="dxa"/>
            <w:tcBorders>
              <w:top w:val="nil"/>
              <w:left w:val="single" w:sz="4" w:space="0" w:color="auto"/>
              <w:bottom w:val="single" w:sz="8" w:space="0" w:color="auto"/>
              <w:right w:val="nil"/>
            </w:tcBorders>
            <w:shd w:val="clear" w:color="auto" w:fill="C0C0C0"/>
          </w:tcPr>
          <w:p w14:paraId="3C69EE5E"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 </w:t>
            </w:r>
          </w:p>
        </w:tc>
        <w:tc>
          <w:tcPr>
            <w:tcW w:w="728" w:type="dxa"/>
            <w:tcBorders>
              <w:top w:val="nil"/>
              <w:left w:val="single" w:sz="4" w:space="0" w:color="auto"/>
              <w:bottom w:val="single" w:sz="8" w:space="0" w:color="auto"/>
              <w:right w:val="nil"/>
            </w:tcBorders>
            <w:shd w:val="clear" w:color="auto" w:fill="C0C0C0"/>
          </w:tcPr>
          <w:p w14:paraId="46EA7247"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 </w:t>
            </w:r>
          </w:p>
        </w:tc>
        <w:tc>
          <w:tcPr>
            <w:tcW w:w="1060" w:type="dxa"/>
            <w:tcBorders>
              <w:top w:val="nil"/>
              <w:left w:val="single" w:sz="4" w:space="0" w:color="auto"/>
              <w:bottom w:val="single" w:sz="8" w:space="0" w:color="auto"/>
              <w:right w:val="single" w:sz="8" w:space="0" w:color="auto"/>
            </w:tcBorders>
            <w:noWrap/>
            <w:vAlign w:val="bottom"/>
          </w:tcPr>
          <w:p w14:paraId="2B2ED760"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10.00%</w:t>
            </w:r>
          </w:p>
        </w:tc>
      </w:tr>
      <w:tr w:rsidR="00E56613" w:rsidRPr="00E56613" w14:paraId="7D50A748" w14:textId="77777777" w:rsidTr="00865F43">
        <w:trPr>
          <w:trHeight w:val="315"/>
        </w:trPr>
        <w:tc>
          <w:tcPr>
            <w:tcW w:w="5060" w:type="dxa"/>
            <w:tcBorders>
              <w:top w:val="nil"/>
              <w:left w:val="single" w:sz="8" w:space="0" w:color="auto"/>
              <w:bottom w:val="single" w:sz="8" w:space="0" w:color="auto"/>
              <w:right w:val="single" w:sz="8" w:space="0" w:color="000000"/>
            </w:tcBorders>
          </w:tcPr>
          <w:p w14:paraId="60D942CB" w14:textId="77777777" w:rsidR="00E56613" w:rsidRPr="00E56613" w:rsidRDefault="00E56613" w:rsidP="00E56613">
            <w:pPr>
              <w:spacing w:before="0" w:beforeAutospacing="0" w:after="0" w:afterAutospacing="0" w:line="240" w:lineRule="auto"/>
              <w:rPr>
                <w:rFonts w:ascii="David" w:eastAsia="Times New Roman" w:hAnsi="David" w:cs="David"/>
                <w:sz w:val="20"/>
                <w:szCs w:val="20"/>
              </w:rPr>
            </w:pPr>
            <w:r w:rsidRPr="00E56613">
              <w:rPr>
                <w:rFonts w:ascii="David" w:eastAsia="Times New Roman" w:hAnsi="David" w:cs="David"/>
                <w:sz w:val="20"/>
                <w:szCs w:val="20"/>
                <w:rtl/>
              </w:rPr>
              <w:t>סה"כ</w:t>
            </w:r>
          </w:p>
        </w:tc>
        <w:tc>
          <w:tcPr>
            <w:tcW w:w="881" w:type="dxa"/>
            <w:tcBorders>
              <w:top w:val="nil"/>
              <w:left w:val="nil"/>
              <w:bottom w:val="single" w:sz="8" w:space="0" w:color="auto"/>
              <w:right w:val="single" w:sz="8" w:space="0" w:color="auto"/>
            </w:tcBorders>
          </w:tcPr>
          <w:p w14:paraId="09E455C4"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100.00%</w:t>
            </w:r>
          </w:p>
        </w:tc>
        <w:tc>
          <w:tcPr>
            <w:tcW w:w="9340" w:type="dxa"/>
            <w:gridSpan w:val="12"/>
            <w:noWrap/>
            <w:vAlign w:val="bottom"/>
          </w:tcPr>
          <w:p w14:paraId="17BB08E3"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p>
        </w:tc>
      </w:tr>
    </w:tbl>
    <w:p w14:paraId="1A2E658D" w14:textId="77777777" w:rsidR="00E56613" w:rsidRPr="00E56613" w:rsidRDefault="00E56613" w:rsidP="00E56613">
      <w:pPr>
        <w:spacing w:before="0" w:beforeAutospacing="0" w:after="0" w:afterAutospacing="0" w:line="240" w:lineRule="auto"/>
        <w:ind w:left="2220" w:hanging="2020"/>
        <w:jc w:val="both"/>
        <w:rPr>
          <w:rFonts w:ascii="David" w:eastAsia="Times New Roman" w:hAnsi="David" w:cs="David"/>
          <w:snapToGrid w:val="0"/>
          <w:sz w:val="24"/>
          <w:szCs w:val="24"/>
        </w:rPr>
      </w:pPr>
    </w:p>
    <w:p w14:paraId="00FA9763" w14:textId="77777777" w:rsidR="00E56613" w:rsidRPr="00E56613" w:rsidRDefault="00E56613" w:rsidP="00E56613">
      <w:pPr>
        <w:spacing w:before="0" w:beforeAutospacing="0" w:after="0" w:afterAutospacing="0" w:line="240" w:lineRule="auto"/>
        <w:ind w:left="2220" w:hanging="2020"/>
        <w:jc w:val="both"/>
        <w:rPr>
          <w:rFonts w:ascii="David" w:eastAsia="Times New Roman" w:hAnsi="David" w:cs="David"/>
          <w:snapToGrid w:val="0"/>
          <w:sz w:val="24"/>
          <w:szCs w:val="24"/>
          <w:rtl/>
        </w:rPr>
      </w:pPr>
      <w:r w:rsidRPr="00E56613">
        <w:rPr>
          <w:rFonts w:ascii="David" w:eastAsia="Times New Roman" w:hAnsi="David" w:cs="David"/>
          <w:snapToGrid w:val="0"/>
          <w:sz w:val="24"/>
          <w:szCs w:val="24"/>
          <w:rtl/>
        </w:rPr>
        <w:br w:type="page"/>
      </w:r>
    </w:p>
    <w:tbl>
      <w:tblPr>
        <w:bidiVisual/>
        <w:tblW w:w="13342" w:type="dxa"/>
        <w:jc w:val="center"/>
        <w:tblLook w:val="0000" w:firstRow="0" w:lastRow="0" w:firstColumn="0" w:lastColumn="0" w:noHBand="0" w:noVBand="0"/>
      </w:tblPr>
      <w:tblGrid>
        <w:gridCol w:w="1973"/>
        <w:gridCol w:w="2500"/>
        <w:gridCol w:w="1040"/>
        <w:gridCol w:w="1109"/>
        <w:gridCol w:w="960"/>
        <w:gridCol w:w="960"/>
        <w:gridCol w:w="960"/>
        <w:gridCol w:w="960"/>
        <w:gridCol w:w="960"/>
        <w:gridCol w:w="960"/>
        <w:gridCol w:w="960"/>
      </w:tblGrid>
      <w:tr w:rsidR="00E56613" w:rsidRPr="00E56613" w14:paraId="77B34B9D" w14:textId="77777777" w:rsidTr="00E56613">
        <w:trPr>
          <w:trHeight w:val="570"/>
          <w:jc w:val="center"/>
        </w:trPr>
        <w:tc>
          <w:tcPr>
            <w:tcW w:w="13342" w:type="dxa"/>
            <w:gridSpan w:val="11"/>
            <w:tcBorders>
              <w:top w:val="single" w:sz="4" w:space="0" w:color="auto"/>
              <w:left w:val="single" w:sz="4" w:space="0" w:color="auto"/>
              <w:bottom w:val="single" w:sz="4" w:space="0" w:color="auto"/>
              <w:right w:val="single" w:sz="4" w:space="0" w:color="auto"/>
            </w:tcBorders>
            <w:noWrap/>
            <w:vAlign w:val="center"/>
          </w:tcPr>
          <w:p w14:paraId="288E572E" w14:textId="77777777" w:rsidR="00E56613" w:rsidRPr="00E56613" w:rsidRDefault="00E56613" w:rsidP="00E56613">
            <w:pPr>
              <w:spacing w:before="0" w:beforeAutospacing="0" w:after="0" w:afterAutospacing="0" w:line="240" w:lineRule="auto"/>
              <w:ind w:left="281"/>
              <w:jc w:val="center"/>
              <w:rPr>
                <w:rFonts w:ascii="David" w:eastAsia="Times New Roman" w:hAnsi="David" w:cs="David"/>
                <w:b/>
                <w:bCs/>
                <w:sz w:val="24"/>
                <w:szCs w:val="24"/>
                <w:u w:val="single"/>
              </w:rPr>
            </w:pPr>
            <w:r w:rsidRPr="00E56613">
              <w:rPr>
                <w:rFonts w:ascii="David" w:eastAsia="Times New Roman" w:hAnsi="David" w:cs="David"/>
                <w:b/>
                <w:bCs/>
                <w:sz w:val="24"/>
                <w:szCs w:val="24"/>
                <w:u w:val="single"/>
                <w:rtl/>
              </w:rPr>
              <w:t>מערכות ציבוריות בבניין (חלוקה מוצעת - לבנ</w:t>
            </w:r>
            <w:r w:rsidR="00865F43">
              <w:rPr>
                <w:rFonts w:ascii="David" w:eastAsia="Times New Roman" w:hAnsi="David" w:cs="David" w:hint="cs"/>
                <w:b/>
                <w:bCs/>
                <w:sz w:val="24"/>
                <w:szCs w:val="24"/>
                <w:u w:val="single"/>
                <w:rtl/>
              </w:rPr>
              <w:t>י</w:t>
            </w:r>
            <w:r w:rsidRPr="00E56613">
              <w:rPr>
                <w:rFonts w:ascii="David" w:eastAsia="Times New Roman" w:hAnsi="David" w:cs="David"/>
                <w:b/>
                <w:bCs/>
                <w:sz w:val="24"/>
                <w:szCs w:val="24"/>
                <w:u w:val="single"/>
                <w:rtl/>
              </w:rPr>
              <w:t>ין 7 קומות יש להתאים לאופי פרויקט)</w:t>
            </w:r>
          </w:p>
        </w:tc>
      </w:tr>
      <w:tr w:rsidR="00E56613" w:rsidRPr="00E56613" w14:paraId="311AABD5" w14:textId="77777777" w:rsidTr="00E56613">
        <w:trPr>
          <w:trHeight w:val="270"/>
          <w:jc w:val="center"/>
        </w:trPr>
        <w:tc>
          <w:tcPr>
            <w:tcW w:w="4473" w:type="dxa"/>
            <w:gridSpan w:val="2"/>
            <w:tcBorders>
              <w:top w:val="single" w:sz="4" w:space="0" w:color="auto"/>
              <w:left w:val="single" w:sz="8" w:space="0" w:color="auto"/>
              <w:bottom w:val="single" w:sz="8" w:space="0" w:color="auto"/>
              <w:right w:val="single" w:sz="8" w:space="0" w:color="000000"/>
            </w:tcBorders>
            <w:noWrap/>
            <w:vAlign w:val="bottom"/>
          </w:tcPr>
          <w:p w14:paraId="3468AB74" w14:textId="77777777" w:rsidR="00E56613" w:rsidRPr="00E56613" w:rsidRDefault="00E56613" w:rsidP="00E56613">
            <w:pPr>
              <w:spacing w:before="0" w:beforeAutospacing="0" w:after="0" w:afterAutospacing="0" w:line="240" w:lineRule="auto"/>
              <w:ind w:left="281"/>
              <w:jc w:val="center"/>
              <w:rPr>
                <w:rFonts w:ascii="David" w:eastAsia="Times New Roman" w:hAnsi="David" w:cs="David"/>
                <w:b/>
                <w:bCs/>
                <w:sz w:val="20"/>
                <w:szCs w:val="20"/>
              </w:rPr>
            </w:pPr>
            <w:r w:rsidRPr="00E56613">
              <w:rPr>
                <w:rFonts w:ascii="David" w:eastAsia="Times New Roman" w:hAnsi="David" w:cs="David"/>
                <w:b/>
                <w:bCs/>
                <w:sz w:val="20"/>
                <w:szCs w:val="20"/>
                <w:rtl/>
              </w:rPr>
              <w:t>חלוקת משנה</w:t>
            </w:r>
          </w:p>
        </w:tc>
        <w:tc>
          <w:tcPr>
            <w:tcW w:w="1040" w:type="dxa"/>
            <w:tcBorders>
              <w:top w:val="single" w:sz="4" w:space="0" w:color="auto"/>
              <w:left w:val="nil"/>
              <w:bottom w:val="single" w:sz="8" w:space="0" w:color="auto"/>
              <w:right w:val="single" w:sz="8" w:space="0" w:color="auto"/>
            </w:tcBorders>
            <w:noWrap/>
            <w:vAlign w:val="bottom"/>
          </w:tcPr>
          <w:p w14:paraId="2E86421B" w14:textId="77777777" w:rsidR="00E56613" w:rsidRPr="00E56613" w:rsidRDefault="00E56613" w:rsidP="00E56613">
            <w:pPr>
              <w:spacing w:before="0" w:beforeAutospacing="0" w:after="0" w:afterAutospacing="0" w:line="240" w:lineRule="auto"/>
              <w:ind w:left="281"/>
              <w:jc w:val="center"/>
              <w:rPr>
                <w:rFonts w:ascii="David" w:eastAsia="Times New Roman" w:hAnsi="David" w:cs="David"/>
                <w:b/>
                <w:bCs/>
                <w:sz w:val="20"/>
                <w:szCs w:val="20"/>
              </w:rPr>
            </w:pPr>
            <w:r w:rsidRPr="00E56613">
              <w:rPr>
                <w:rFonts w:ascii="David" w:eastAsia="Times New Roman" w:hAnsi="David" w:cs="David"/>
                <w:b/>
                <w:bCs/>
                <w:sz w:val="20"/>
                <w:szCs w:val="20"/>
                <w:rtl/>
              </w:rPr>
              <w:t>אחוז לסעיף</w:t>
            </w:r>
          </w:p>
        </w:tc>
        <w:tc>
          <w:tcPr>
            <w:tcW w:w="1109" w:type="dxa"/>
            <w:tcBorders>
              <w:top w:val="single" w:sz="4" w:space="0" w:color="auto"/>
              <w:left w:val="nil"/>
              <w:bottom w:val="single" w:sz="8" w:space="0" w:color="auto"/>
              <w:right w:val="single" w:sz="8" w:space="0" w:color="auto"/>
            </w:tcBorders>
            <w:noWrap/>
            <w:vAlign w:val="bottom"/>
          </w:tcPr>
          <w:p w14:paraId="6FA2CBCA" w14:textId="77777777" w:rsidR="00E56613" w:rsidRPr="00E56613" w:rsidRDefault="00E56613" w:rsidP="00E56613">
            <w:pPr>
              <w:spacing w:before="0" w:beforeAutospacing="0" w:after="0" w:afterAutospacing="0" w:line="240" w:lineRule="auto"/>
              <w:ind w:left="281"/>
              <w:jc w:val="center"/>
              <w:rPr>
                <w:rFonts w:ascii="David" w:eastAsia="Times New Roman" w:hAnsi="David" w:cs="David"/>
                <w:b/>
                <w:bCs/>
                <w:sz w:val="20"/>
                <w:szCs w:val="20"/>
              </w:rPr>
            </w:pPr>
            <w:r w:rsidRPr="00E56613">
              <w:rPr>
                <w:rFonts w:ascii="David" w:eastAsia="Times New Roman" w:hAnsi="David" w:cs="David"/>
                <w:b/>
                <w:bCs/>
                <w:sz w:val="20"/>
                <w:szCs w:val="20"/>
                <w:rtl/>
              </w:rPr>
              <w:t>ניקוד לסעיף</w:t>
            </w:r>
          </w:p>
        </w:tc>
        <w:tc>
          <w:tcPr>
            <w:tcW w:w="960" w:type="dxa"/>
            <w:tcBorders>
              <w:top w:val="single" w:sz="4" w:space="0" w:color="auto"/>
              <w:left w:val="single" w:sz="8" w:space="0" w:color="auto"/>
              <w:bottom w:val="nil"/>
              <w:right w:val="single" w:sz="4" w:space="0" w:color="auto"/>
            </w:tcBorders>
            <w:vAlign w:val="center"/>
          </w:tcPr>
          <w:p w14:paraId="5370F73F" w14:textId="77777777" w:rsidR="00E56613" w:rsidRPr="00E56613" w:rsidRDefault="00E56613" w:rsidP="00E56613">
            <w:pPr>
              <w:spacing w:before="0" w:beforeAutospacing="0" w:after="0" w:afterAutospacing="0" w:line="240" w:lineRule="auto"/>
              <w:ind w:left="281"/>
              <w:rPr>
                <w:rFonts w:ascii="David" w:eastAsia="Times New Roman" w:hAnsi="David" w:cs="David"/>
                <w:b/>
                <w:bCs/>
                <w:sz w:val="20"/>
                <w:szCs w:val="20"/>
              </w:rPr>
            </w:pPr>
            <w:r w:rsidRPr="00E56613">
              <w:rPr>
                <w:rFonts w:ascii="David" w:eastAsia="Times New Roman" w:hAnsi="David" w:cs="David"/>
                <w:b/>
                <w:bCs/>
                <w:sz w:val="20"/>
                <w:szCs w:val="20"/>
                <w:rtl/>
              </w:rPr>
              <w:t>קומה 1</w:t>
            </w:r>
          </w:p>
        </w:tc>
        <w:tc>
          <w:tcPr>
            <w:tcW w:w="960" w:type="dxa"/>
            <w:tcBorders>
              <w:top w:val="single" w:sz="4" w:space="0" w:color="auto"/>
              <w:left w:val="single" w:sz="4" w:space="0" w:color="auto"/>
              <w:bottom w:val="nil"/>
              <w:right w:val="single" w:sz="4" w:space="0" w:color="auto"/>
            </w:tcBorders>
            <w:vAlign w:val="center"/>
          </w:tcPr>
          <w:p w14:paraId="2FCA1743" w14:textId="77777777" w:rsidR="00E56613" w:rsidRPr="00E56613" w:rsidRDefault="00E56613" w:rsidP="00E56613">
            <w:pPr>
              <w:spacing w:before="0" w:beforeAutospacing="0" w:after="0" w:afterAutospacing="0" w:line="240" w:lineRule="auto"/>
              <w:ind w:left="281"/>
              <w:rPr>
                <w:rFonts w:ascii="David" w:eastAsia="Times New Roman" w:hAnsi="David" w:cs="David"/>
                <w:b/>
                <w:bCs/>
                <w:sz w:val="20"/>
                <w:szCs w:val="20"/>
              </w:rPr>
            </w:pPr>
            <w:r w:rsidRPr="00E56613">
              <w:rPr>
                <w:rFonts w:ascii="David" w:eastAsia="Times New Roman" w:hAnsi="David" w:cs="David"/>
                <w:b/>
                <w:bCs/>
                <w:sz w:val="20"/>
                <w:szCs w:val="20"/>
                <w:rtl/>
              </w:rPr>
              <w:t>קומה 2</w:t>
            </w:r>
          </w:p>
        </w:tc>
        <w:tc>
          <w:tcPr>
            <w:tcW w:w="960" w:type="dxa"/>
            <w:tcBorders>
              <w:top w:val="single" w:sz="4" w:space="0" w:color="auto"/>
              <w:left w:val="single" w:sz="4" w:space="0" w:color="auto"/>
              <w:bottom w:val="nil"/>
              <w:right w:val="single" w:sz="4" w:space="0" w:color="auto"/>
            </w:tcBorders>
            <w:vAlign w:val="center"/>
          </w:tcPr>
          <w:p w14:paraId="76EB23FA" w14:textId="77777777" w:rsidR="00E56613" w:rsidRPr="00E56613" w:rsidRDefault="00E56613" w:rsidP="00E56613">
            <w:pPr>
              <w:spacing w:before="0" w:beforeAutospacing="0" w:after="0" w:afterAutospacing="0" w:line="240" w:lineRule="auto"/>
              <w:ind w:left="281"/>
              <w:rPr>
                <w:rFonts w:ascii="David" w:eastAsia="Times New Roman" w:hAnsi="David" w:cs="David"/>
                <w:b/>
                <w:bCs/>
                <w:sz w:val="20"/>
                <w:szCs w:val="20"/>
              </w:rPr>
            </w:pPr>
            <w:r w:rsidRPr="00E56613">
              <w:rPr>
                <w:rFonts w:ascii="David" w:eastAsia="Times New Roman" w:hAnsi="David" w:cs="David"/>
                <w:b/>
                <w:bCs/>
                <w:sz w:val="20"/>
                <w:szCs w:val="20"/>
                <w:rtl/>
              </w:rPr>
              <w:t>קומה 3</w:t>
            </w:r>
          </w:p>
        </w:tc>
        <w:tc>
          <w:tcPr>
            <w:tcW w:w="960" w:type="dxa"/>
            <w:tcBorders>
              <w:top w:val="single" w:sz="4" w:space="0" w:color="auto"/>
              <w:left w:val="single" w:sz="4" w:space="0" w:color="auto"/>
              <w:bottom w:val="nil"/>
              <w:right w:val="single" w:sz="4" w:space="0" w:color="auto"/>
            </w:tcBorders>
            <w:vAlign w:val="center"/>
          </w:tcPr>
          <w:p w14:paraId="35D02854" w14:textId="77777777" w:rsidR="00E56613" w:rsidRPr="00E56613" w:rsidRDefault="00E56613" w:rsidP="00E56613">
            <w:pPr>
              <w:spacing w:before="0" w:beforeAutospacing="0" w:after="0" w:afterAutospacing="0" w:line="240" w:lineRule="auto"/>
              <w:ind w:left="281"/>
              <w:rPr>
                <w:rFonts w:ascii="David" w:eastAsia="Times New Roman" w:hAnsi="David" w:cs="David"/>
                <w:b/>
                <w:bCs/>
                <w:sz w:val="20"/>
                <w:szCs w:val="20"/>
              </w:rPr>
            </w:pPr>
            <w:r w:rsidRPr="00E56613">
              <w:rPr>
                <w:rFonts w:ascii="David" w:eastAsia="Times New Roman" w:hAnsi="David" w:cs="David"/>
                <w:b/>
                <w:bCs/>
                <w:sz w:val="20"/>
                <w:szCs w:val="20"/>
                <w:rtl/>
              </w:rPr>
              <w:t>קומה 4</w:t>
            </w:r>
          </w:p>
        </w:tc>
        <w:tc>
          <w:tcPr>
            <w:tcW w:w="960" w:type="dxa"/>
            <w:tcBorders>
              <w:top w:val="single" w:sz="4" w:space="0" w:color="auto"/>
              <w:left w:val="single" w:sz="4" w:space="0" w:color="auto"/>
              <w:bottom w:val="nil"/>
              <w:right w:val="single" w:sz="4" w:space="0" w:color="auto"/>
            </w:tcBorders>
            <w:vAlign w:val="center"/>
          </w:tcPr>
          <w:p w14:paraId="0DA7F7C2" w14:textId="77777777" w:rsidR="00E56613" w:rsidRPr="00E56613" w:rsidRDefault="00E56613" w:rsidP="00E56613">
            <w:pPr>
              <w:spacing w:before="0" w:beforeAutospacing="0" w:after="0" w:afterAutospacing="0" w:line="240" w:lineRule="auto"/>
              <w:ind w:left="281"/>
              <w:rPr>
                <w:rFonts w:ascii="David" w:eastAsia="Times New Roman" w:hAnsi="David" w:cs="David"/>
                <w:b/>
                <w:bCs/>
                <w:sz w:val="20"/>
                <w:szCs w:val="20"/>
              </w:rPr>
            </w:pPr>
            <w:r w:rsidRPr="00E56613">
              <w:rPr>
                <w:rFonts w:ascii="David" w:eastAsia="Times New Roman" w:hAnsi="David" w:cs="David"/>
                <w:b/>
                <w:bCs/>
                <w:sz w:val="20"/>
                <w:szCs w:val="20"/>
                <w:rtl/>
              </w:rPr>
              <w:t>קומה 5</w:t>
            </w:r>
          </w:p>
        </w:tc>
        <w:tc>
          <w:tcPr>
            <w:tcW w:w="960" w:type="dxa"/>
            <w:tcBorders>
              <w:top w:val="single" w:sz="4" w:space="0" w:color="auto"/>
              <w:left w:val="single" w:sz="4" w:space="0" w:color="auto"/>
              <w:bottom w:val="nil"/>
              <w:right w:val="single" w:sz="4" w:space="0" w:color="auto"/>
            </w:tcBorders>
            <w:vAlign w:val="center"/>
          </w:tcPr>
          <w:p w14:paraId="7FD88DC3" w14:textId="77777777" w:rsidR="00E56613" w:rsidRPr="00E56613" w:rsidRDefault="00E56613" w:rsidP="00E56613">
            <w:pPr>
              <w:spacing w:before="0" w:beforeAutospacing="0" w:after="0" w:afterAutospacing="0" w:line="240" w:lineRule="auto"/>
              <w:ind w:left="281"/>
              <w:rPr>
                <w:rFonts w:ascii="David" w:eastAsia="Times New Roman" w:hAnsi="David" w:cs="David"/>
                <w:b/>
                <w:bCs/>
                <w:sz w:val="20"/>
                <w:szCs w:val="20"/>
              </w:rPr>
            </w:pPr>
            <w:r w:rsidRPr="00E56613">
              <w:rPr>
                <w:rFonts w:ascii="David" w:eastAsia="Times New Roman" w:hAnsi="David" w:cs="David"/>
                <w:b/>
                <w:bCs/>
                <w:sz w:val="20"/>
                <w:szCs w:val="20"/>
                <w:rtl/>
              </w:rPr>
              <w:t>קומה 6</w:t>
            </w:r>
          </w:p>
        </w:tc>
        <w:tc>
          <w:tcPr>
            <w:tcW w:w="960" w:type="dxa"/>
            <w:tcBorders>
              <w:top w:val="single" w:sz="4" w:space="0" w:color="auto"/>
              <w:left w:val="single" w:sz="4" w:space="0" w:color="auto"/>
              <w:bottom w:val="nil"/>
              <w:right w:val="single" w:sz="8" w:space="0" w:color="auto"/>
            </w:tcBorders>
            <w:vAlign w:val="center"/>
          </w:tcPr>
          <w:p w14:paraId="31C36C33" w14:textId="77777777" w:rsidR="00E56613" w:rsidRPr="00E56613" w:rsidRDefault="00E56613" w:rsidP="00E56613">
            <w:pPr>
              <w:spacing w:before="0" w:beforeAutospacing="0" w:after="0" w:afterAutospacing="0" w:line="240" w:lineRule="auto"/>
              <w:ind w:left="281"/>
              <w:rPr>
                <w:rFonts w:ascii="David" w:eastAsia="Times New Roman" w:hAnsi="David" w:cs="David"/>
                <w:b/>
                <w:bCs/>
                <w:sz w:val="20"/>
                <w:szCs w:val="20"/>
              </w:rPr>
            </w:pPr>
            <w:r w:rsidRPr="00E56613">
              <w:rPr>
                <w:rFonts w:ascii="David" w:eastAsia="Times New Roman" w:hAnsi="David" w:cs="David"/>
                <w:b/>
                <w:bCs/>
                <w:sz w:val="20"/>
                <w:szCs w:val="20"/>
                <w:rtl/>
              </w:rPr>
              <w:t>קומה 7</w:t>
            </w:r>
          </w:p>
        </w:tc>
      </w:tr>
      <w:tr w:rsidR="00E56613" w:rsidRPr="00E56613" w14:paraId="07CB3D8F" w14:textId="77777777" w:rsidTr="00E56613">
        <w:trPr>
          <w:trHeight w:val="255"/>
          <w:jc w:val="center"/>
        </w:trPr>
        <w:tc>
          <w:tcPr>
            <w:tcW w:w="1973" w:type="dxa"/>
            <w:vMerge w:val="restart"/>
            <w:tcBorders>
              <w:top w:val="nil"/>
              <w:left w:val="single" w:sz="8" w:space="0" w:color="auto"/>
              <w:bottom w:val="single" w:sz="4" w:space="0" w:color="000000"/>
              <w:right w:val="single" w:sz="8" w:space="0" w:color="auto"/>
            </w:tcBorders>
            <w:noWrap/>
            <w:vAlign w:val="center"/>
          </w:tcPr>
          <w:p w14:paraId="673ED2E8" w14:textId="77777777" w:rsidR="00E56613" w:rsidRPr="00E56613" w:rsidRDefault="00E56613" w:rsidP="00E56613">
            <w:pPr>
              <w:spacing w:before="0" w:beforeAutospacing="0" w:after="0" w:afterAutospacing="0" w:line="240" w:lineRule="auto"/>
              <w:ind w:left="281"/>
              <w:jc w:val="center"/>
              <w:rPr>
                <w:rFonts w:ascii="David" w:eastAsia="Times New Roman" w:hAnsi="David" w:cs="David"/>
                <w:b/>
                <w:bCs/>
                <w:sz w:val="20"/>
                <w:szCs w:val="20"/>
                <w:u w:val="single"/>
              </w:rPr>
            </w:pPr>
            <w:r w:rsidRPr="00E56613">
              <w:rPr>
                <w:rFonts w:ascii="David" w:eastAsia="Times New Roman" w:hAnsi="David" w:cs="David"/>
                <w:b/>
                <w:bCs/>
                <w:sz w:val="20"/>
                <w:szCs w:val="20"/>
                <w:u w:val="single"/>
                <w:rtl/>
              </w:rPr>
              <w:t>חשמל: (15%)</w:t>
            </w:r>
          </w:p>
        </w:tc>
        <w:tc>
          <w:tcPr>
            <w:tcW w:w="2500" w:type="dxa"/>
            <w:tcBorders>
              <w:top w:val="single" w:sz="4" w:space="0" w:color="auto"/>
              <w:left w:val="nil"/>
              <w:bottom w:val="nil"/>
              <w:right w:val="single" w:sz="4" w:space="0" w:color="auto"/>
            </w:tcBorders>
            <w:noWrap/>
            <w:vAlign w:val="bottom"/>
          </w:tcPr>
          <w:p w14:paraId="702E07E3" w14:textId="77777777" w:rsidR="00E56613" w:rsidRPr="00E56613" w:rsidRDefault="00E56613" w:rsidP="00E56613">
            <w:pPr>
              <w:spacing w:before="0" w:beforeAutospacing="0" w:after="0" w:afterAutospacing="0" w:line="240" w:lineRule="auto"/>
              <w:ind w:left="281"/>
              <w:rPr>
                <w:rFonts w:ascii="David" w:eastAsia="Times New Roman" w:hAnsi="David" w:cs="David"/>
                <w:sz w:val="20"/>
                <w:szCs w:val="20"/>
              </w:rPr>
            </w:pPr>
            <w:r w:rsidRPr="00E56613">
              <w:rPr>
                <w:rFonts w:ascii="David" w:eastAsia="Times New Roman" w:hAnsi="David" w:cs="David"/>
                <w:sz w:val="20"/>
                <w:szCs w:val="20"/>
                <w:rtl/>
              </w:rPr>
              <w:t>צנרת ורטיקלית+חיווט- 8%</w:t>
            </w:r>
          </w:p>
        </w:tc>
        <w:tc>
          <w:tcPr>
            <w:tcW w:w="1040" w:type="dxa"/>
            <w:tcBorders>
              <w:top w:val="single" w:sz="4" w:space="0" w:color="auto"/>
              <w:left w:val="nil"/>
              <w:bottom w:val="nil"/>
              <w:right w:val="nil"/>
            </w:tcBorders>
            <w:noWrap/>
            <w:vAlign w:val="bottom"/>
          </w:tcPr>
          <w:p w14:paraId="30F1881A" w14:textId="77777777" w:rsidR="00E56613" w:rsidRPr="00E56613" w:rsidRDefault="00E56613" w:rsidP="00E56613">
            <w:pPr>
              <w:bidi w:val="0"/>
              <w:spacing w:before="0" w:beforeAutospacing="0" w:after="0" w:afterAutospacing="0" w:line="240" w:lineRule="auto"/>
              <w:ind w:left="281"/>
              <w:jc w:val="right"/>
              <w:rPr>
                <w:rFonts w:ascii="David" w:eastAsia="Times New Roman" w:hAnsi="David" w:cs="David"/>
                <w:sz w:val="20"/>
                <w:szCs w:val="20"/>
              </w:rPr>
            </w:pPr>
            <w:r w:rsidRPr="00E56613">
              <w:rPr>
                <w:rFonts w:ascii="David" w:eastAsia="Times New Roman" w:hAnsi="David" w:cs="David"/>
                <w:sz w:val="20"/>
                <w:szCs w:val="20"/>
              </w:rPr>
              <w:t>8%</w:t>
            </w:r>
          </w:p>
        </w:tc>
        <w:tc>
          <w:tcPr>
            <w:tcW w:w="1109" w:type="dxa"/>
            <w:tcBorders>
              <w:top w:val="single" w:sz="4" w:space="0" w:color="auto"/>
              <w:left w:val="single" w:sz="4" w:space="0" w:color="auto"/>
              <w:bottom w:val="nil"/>
              <w:right w:val="single" w:sz="8" w:space="0" w:color="auto"/>
            </w:tcBorders>
            <w:noWrap/>
            <w:vAlign w:val="bottom"/>
          </w:tcPr>
          <w:p w14:paraId="3CFF1201" w14:textId="77777777" w:rsidR="00E56613" w:rsidRPr="00E56613" w:rsidRDefault="00E56613" w:rsidP="00E56613">
            <w:pPr>
              <w:bidi w:val="0"/>
              <w:spacing w:before="0" w:beforeAutospacing="0" w:after="0" w:afterAutospacing="0" w:line="240" w:lineRule="auto"/>
              <w:ind w:left="281"/>
              <w:jc w:val="right"/>
              <w:rPr>
                <w:rFonts w:ascii="David" w:eastAsia="Times New Roman" w:hAnsi="David" w:cs="David"/>
                <w:sz w:val="20"/>
                <w:szCs w:val="20"/>
              </w:rPr>
            </w:pPr>
            <w:r w:rsidRPr="00E56613">
              <w:rPr>
                <w:rFonts w:ascii="David" w:eastAsia="Times New Roman" w:hAnsi="David" w:cs="David"/>
                <w:sz w:val="20"/>
                <w:szCs w:val="20"/>
              </w:rPr>
              <w:t>1.143</w:t>
            </w:r>
          </w:p>
        </w:tc>
        <w:tc>
          <w:tcPr>
            <w:tcW w:w="960" w:type="dxa"/>
            <w:tcBorders>
              <w:top w:val="single" w:sz="4" w:space="0" w:color="auto"/>
              <w:left w:val="single" w:sz="8" w:space="0" w:color="auto"/>
              <w:bottom w:val="single" w:sz="4" w:space="0" w:color="auto"/>
              <w:right w:val="single" w:sz="4" w:space="0" w:color="auto"/>
            </w:tcBorders>
            <w:noWrap/>
            <w:vAlign w:val="bottom"/>
          </w:tcPr>
          <w:p w14:paraId="206291EC" w14:textId="77777777" w:rsidR="00E56613" w:rsidRPr="00E56613" w:rsidRDefault="00E56613" w:rsidP="00E56613">
            <w:pPr>
              <w:bidi w:val="0"/>
              <w:spacing w:before="0" w:beforeAutospacing="0" w:after="0" w:afterAutospacing="0" w:line="240" w:lineRule="auto"/>
              <w:ind w:left="281"/>
              <w:jc w:val="right"/>
              <w:rPr>
                <w:rFonts w:ascii="David" w:eastAsia="Times New Roman" w:hAnsi="David" w:cs="David"/>
                <w:sz w:val="20"/>
                <w:szCs w:val="20"/>
              </w:rPr>
            </w:pPr>
            <w:r w:rsidRPr="00E56613">
              <w:rPr>
                <w:rFonts w:ascii="David" w:eastAsia="Times New Roman" w:hAnsi="David" w:cs="David"/>
                <w:sz w:val="20"/>
                <w:szCs w:val="20"/>
              </w:rPr>
              <w:t>1.00</w:t>
            </w:r>
          </w:p>
        </w:tc>
        <w:tc>
          <w:tcPr>
            <w:tcW w:w="960" w:type="dxa"/>
            <w:tcBorders>
              <w:top w:val="single" w:sz="4" w:space="0" w:color="auto"/>
              <w:left w:val="single" w:sz="4" w:space="0" w:color="auto"/>
              <w:bottom w:val="single" w:sz="4" w:space="0" w:color="auto"/>
              <w:right w:val="single" w:sz="4" w:space="0" w:color="auto"/>
            </w:tcBorders>
            <w:noWrap/>
            <w:vAlign w:val="bottom"/>
          </w:tcPr>
          <w:p w14:paraId="0084D13F" w14:textId="77777777" w:rsidR="00E56613" w:rsidRPr="00E56613" w:rsidRDefault="00E56613" w:rsidP="00E56613">
            <w:pPr>
              <w:bidi w:val="0"/>
              <w:spacing w:before="0" w:beforeAutospacing="0" w:after="0" w:afterAutospacing="0" w:line="240" w:lineRule="auto"/>
              <w:ind w:left="281"/>
              <w:jc w:val="right"/>
              <w:rPr>
                <w:rFonts w:ascii="David" w:eastAsia="Times New Roman" w:hAnsi="David" w:cs="David"/>
                <w:sz w:val="20"/>
                <w:szCs w:val="20"/>
              </w:rPr>
            </w:pPr>
            <w:r w:rsidRPr="00E56613">
              <w:rPr>
                <w:rFonts w:ascii="David" w:eastAsia="Times New Roman" w:hAnsi="David" w:cs="David"/>
                <w:sz w:val="20"/>
                <w:szCs w:val="20"/>
              </w:rPr>
              <w:t>1.00</w:t>
            </w:r>
          </w:p>
        </w:tc>
        <w:tc>
          <w:tcPr>
            <w:tcW w:w="960" w:type="dxa"/>
            <w:tcBorders>
              <w:top w:val="single" w:sz="4" w:space="0" w:color="auto"/>
              <w:left w:val="single" w:sz="4" w:space="0" w:color="auto"/>
              <w:bottom w:val="single" w:sz="4" w:space="0" w:color="auto"/>
              <w:right w:val="single" w:sz="4" w:space="0" w:color="auto"/>
            </w:tcBorders>
            <w:noWrap/>
            <w:vAlign w:val="bottom"/>
          </w:tcPr>
          <w:p w14:paraId="025C0E72" w14:textId="77777777" w:rsidR="00E56613" w:rsidRPr="00E56613" w:rsidRDefault="00E56613" w:rsidP="00E56613">
            <w:pPr>
              <w:bidi w:val="0"/>
              <w:spacing w:before="0" w:beforeAutospacing="0" w:after="0" w:afterAutospacing="0" w:line="240" w:lineRule="auto"/>
              <w:ind w:left="281"/>
              <w:jc w:val="right"/>
              <w:rPr>
                <w:rFonts w:ascii="David" w:eastAsia="Times New Roman" w:hAnsi="David" w:cs="David"/>
                <w:sz w:val="20"/>
                <w:szCs w:val="20"/>
              </w:rPr>
            </w:pPr>
            <w:r w:rsidRPr="00E56613">
              <w:rPr>
                <w:rFonts w:ascii="David" w:eastAsia="Times New Roman" w:hAnsi="David" w:cs="David"/>
                <w:sz w:val="20"/>
                <w:szCs w:val="20"/>
              </w:rPr>
              <w:t>1.00</w:t>
            </w:r>
          </w:p>
        </w:tc>
        <w:tc>
          <w:tcPr>
            <w:tcW w:w="960" w:type="dxa"/>
            <w:tcBorders>
              <w:top w:val="single" w:sz="4" w:space="0" w:color="auto"/>
              <w:left w:val="single" w:sz="4" w:space="0" w:color="auto"/>
              <w:bottom w:val="single" w:sz="4" w:space="0" w:color="auto"/>
              <w:right w:val="single" w:sz="4" w:space="0" w:color="auto"/>
            </w:tcBorders>
            <w:noWrap/>
            <w:vAlign w:val="bottom"/>
          </w:tcPr>
          <w:p w14:paraId="20A2D381" w14:textId="77777777" w:rsidR="00E56613" w:rsidRPr="00E56613" w:rsidRDefault="00E56613" w:rsidP="00E56613">
            <w:pPr>
              <w:bidi w:val="0"/>
              <w:spacing w:before="0" w:beforeAutospacing="0" w:after="0" w:afterAutospacing="0" w:line="240" w:lineRule="auto"/>
              <w:ind w:left="281"/>
              <w:jc w:val="right"/>
              <w:rPr>
                <w:rFonts w:ascii="David" w:eastAsia="Times New Roman" w:hAnsi="David" w:cs="David"/>
                <w:sz w:val="20"/>
                <w:szCs w:val="20"/>
              </w:rPr>
            </w:pPr>
            <w:r w:rsidRPr="00E56613">
              <w:rPr>
                <w:rFonts w:ascii="David" w:eastAsia="Times New Roman" w:hAnsi="David" w:cs="David"/>
                <w:sz w:val="20"/>
                <w:szCs w:val="20"/>
              </w:rPr>
              <w:t>1.00</w:t>
            </w:r>
          </w:p>
        </w:tc>
        <w:tc>
          <w:tcPr>
            <w:tcW w:w="960" w:type="dxa"/>
            <w:tcBorders>
              <w:top w:val="single" w:sz="4" w:space="0" w:color="auto"/>
              <w:left w:val="single" w:sz="4" w:space="0" w:color="auto"/>
              <w:bottom w:val="single" w:sz="4" w:space="0" w:color="auto"/>
              <w:right w:val="single" w:sz="4" w:space="0" w:color="auto"/>
            </w:tcBorders>
            <w:noWrap/>
            <w:vAlign w:val="bottom"/>
          </w:tcPr>
          <w:p w14:paraId="2198C1A9" w14:textId="77777777" w:rsidR="00E56613" w:rsidRPr="00E56613" w:rsidRDefault="00E56613" w:rsidP="00E56613">
            <w:pPr>
              <w:bidi w:val="0"/>
              <w:spacing w:before="0" w:beforeAutospacing="0" w:after="0" w:afterAutospacing="0" w:line="240" w:lineRule="auto"/>
              <w:ind w:left="281"/>
              <w:jc w:val="right"/>
              <w:rPr>
                <w:rFonts w:ascii="David" w:eastAsia="Times New Roman" w:hAnsi="David" w:cs="David"/>
                <w:sz w:val="20"/>
                <w:szCs w:val="20"/>
              </w:rPr>
            </w:pPr>
            <w:r w:rsidRPr="00E56613">
              <w:rPr>
                <w:rFonts w:ascii="David" w:eastAsia="Times New Roman" w:hAnsi="David" w:cs="David"/>
                <w:sz w:val="20"/>
                <w:szCs w:val="20"/>
              </w:rPr>
              <w:t>1.00</w:t>
            </w:r>
          </w:p>
        </w:tc>
        <w:tc>
          <w:tcPr>
            <w:tcW w:w="960" w:type="dxa"/>
            <w:tcBorders>
              <w:top w:val="single" w:sz="4" w:space="0" w:color="auto"/>
              <w:left w:val="single" w:sz="4" w:space="0" w:color="auto"/>
              <w:bottom w:val="single" w:sz="4" w:space="0" w:color="auto"/>
              <w:right w:val="single" w:sz="4" w:space="0" w:color="auto"/>
            </w:tcBorders>
            <w:noWrap/>
            <w:vAlign w:val="bottom"/>
          </w:tcPr>
          <w:p w14:paraId="7C4A27A7" w14:textId="77777777" w:rsidR="00E56613" w:rsidRPr="00E56613" w:rsidRDefault="00E56613" w:rsidP="00E56613">
            <w:pPr>
              <w:bidi w:val="0"/>
              <w:spacing w:before="0" w:beforeAutospacing="0" w:after="0" w:afterAutospacing="0" w:line="240" w:lineRule="auto"/>
              <w:ind w:left="281"/>
              <w:jc w:val="right"/>
              <w:rPr>
                <w:rFonts w:ascii="David" w:eastAsia="Times New Roman" w:hAnsi="David" w:cs="David"/>
                <w:sz w:val="20"/>
                <w:szCs w:val="20"/>
              </w:rPr>
            </w:pPr>
            <w:r w:rsidRPr="00E56613">
              <w:rPr>
                <w:rFonts w:ascii="David" w:eastAsia="Times New Roman" w:hAnsi="David" w:cs="David"/>
                <w:sz w:val="20"/>
                <w:szCs w:val="20"/>
              </w:rPr>
              <w:t>1.00</w:t>
            </w:r>
          </w:p>
        </w:tc>
        <w:tc>
          <w:tcPr>
            <w:tcW w:w="960" w:type="dxa"/>
            <w:tcBorders>
              <w:top w:val="single" w:sz="4" w:space="0" w:color="auto"/>
              <w:left w:val="single" w:sz="4" w:space="0" w:color="auto"/>
              <w:bottom w:val="single" w:sz="4" w:space="0" w:color="auto"/>
              <w:right w:val="single" w:sz="8" w:space="0" w:color="auto"/>
            </w:tcBorders>
            <w:noWrap/>
            <w:vAlign w:val="bottom"/>
          </w:tcPr>
          <w:p w14:paraId="43E01D27" w14:textId="77777777" w:rsidR="00E56613" w:rsidRPr="00E56613" w:rsidRDefault="00E56613" w:rsidP="00E56613">
            <w:pPr>
              <w:bidi w:val="0"/>
              <w:spacing w:before="0" w:beforeAutospacing="0" w:after="0" w:afterAutospacing="0" w:line="240" w:lineRule="auto"/>
              <w:ind w:left="281"/>
              <w:jc w:val="right"/>
              <w:rPr>
                <w:rFonts w:ascii="David" w:eastAsia="Times New Roman" w:hAnsi="David" w:cs="David"/>
                <w:sz w:val="20"/>
                <w:szCs w:val="20"/>
              </w:rPr>
            </w:pPr>
            <w:r w:rsidRPr="00E56613">
              <w:rPr>
                <w:rFonts w:ascii="David" w:eastAsia="Times New Roman" w:hAnsi="David" w:cs="David"/>
                <w:sz w:val="20"/>
                <w:szCs w:val="20"/>
              </w:rPr>
              <w:t>1.00</w:t>
            </w:r>
          </w:p>
        </w:tc>
      </w:tr>
      <w:tr w:rsidR="00E56613" w:rsidRPr="00E56613" w14:paraId="121E607C" w14:textId="77777777" w:rsidTr="00E56613">
        <w:trPr>
          <w:trHeight w:val="255"/>
          <w:jc w:val="center"/>
        </w:trPr>
        <w:tc>
          <w:tcPr>
            <w:tcW w:w="0" w:type="auto"/>
            <w:vMerge/>
            <w:tcBorders>
              <w:top w:val="nil"/>
              <w:left w:val="single" w:sz="8" w:space="0" w:color="auto"/>
              <w:bottom w:val="single" w:sz="4" w:space="0" w:color="000000"/>
              <w:right w:val="single" w:sz="8" w:space="0" w:color="auto"/>
            </w:tcBorders>
            <w:vAlign w:val="center"/>
          </w:tcPr>
          <w:p w14:paraId="1B054901" w14:textId="77777777" w:rsidR="00E56613" w:rsidRPr="00E56613" w:rsidRDefault="00E56613" w:rsidP="00E56613">
            <w:pPr>
              <w:bidi w:val="0"/>
              <w:spacing w:before="0" w:beforeAutospacing="0" w:after="0" w:afterAutospacing="0" w:line="240" w:lineRule="auto"/>
              <w:rPr>
                <w:rFonts w:ascii="David" w:eastAsia="Times New Roman" w:hAnsi="David" w:cs="David"/>
                <w:b/>
                <w:bCs/>
                <w:sz w:val="20"/>
                <w:szCs w:val="20"/>
                <w:u w:val="single"/>
              </w:rPr>
            </w:pPr>
          </w:p>
        </w:tc>
        <w:tc>
          <w:tcPr>
            <w:tcW w:w="2500" w:type="dxa"/>
            <w:tcBorders>
              <w:top w:val="single" w:sz="4" w:space="0" w:color="auto"/>
              <w:left w:val="nil"/>
              <w:bottom w:val="nil"/>
              <w:right w:val="single" w:sz="4" w:space="0" w:color="auto"/>
            </w:tcBorders>
            <w:noWrap/>
            <w:vAlign w:val="bottom"/>
          </w:tcPr>
          <w:p w14:paraId="34CE6BBA" w14:textId="77777777" w:rsidR="00E56613" w:rsidRPr="00E56613" w:rsidRDefault="00E56613" w:rsidP="00E56613">
            <w:pPr>
              <w:spacing w:before="0" w:beforeAutospacing="0" w:after="0" w:afterAutospacing="0" w:line="240" w:lineRule="auto"/>
              <w:ind w:left="281"/>
              <w:rPr>
                <w:rFonts w:ascii="David" w:eastAsia="Times New Roman" w:hAnsi="David" w:cs="David"/>
                <w:sz w:val="20"/>
                <w:szCs w:val="20"/>
              </w:rPr>
            </w:pPr>
            <w:r w:rsidRPr="00E56613">
              <w:rPr>
                <w:rFonts w:ascii="David" w:eastAsia="Times New Roman" w:hAnsi="David" w:cs="David"/>
                <w:sz w:val="20"/>
                <w:szCs w:val="20"/>
                <w:rtl/>
              </w:rPr>
              <w:t>צ.חשמל+מתח נמוך אופקי_3%</w:t>
            </w:r>
          </w:p>
        </w:tc>
        <w:tc>
          <w:tcPr>
            <w:tcW w:w="1040" w:type="dxa"/>
            <w:tcBorders>
              <w:top w:val="single" w:sz="4" w:space="0" w:color="auto"/>
              <w:left w:val="nil"/>
              <w:bottom w:val="nil"/>
              <w:right w:val="nil"/>
            </w:tcBorders>
            <w:noWrap/>
            <w:vAlign w:val="bottom"/>
          </w:tcPr>
          <w:p w14:paraId="6E079988" w14:textId="77777777" w:rsidR="00E56613" w:rsidRPr="00E56613" w:rsidRDefault="00E56613" w:rsidP="00E56613">
            <w:pPr>
              <w:bidi w:val="0"/>
              <w:spacing w:before="0" w:beforeAutospacing="0" w:after="0" w:afterAutospacing="0" w:line="240" w:lineRule="auto"/>
              <w:ind w:left="281"/>
              <w:jc w:val="right"/>
              <w:rPr>
                <w:rFonts w:ascii="David" w:eastAsia="Times New Roman" w:hAnsi="David" w:cs="David"/>
                <w:sz w:val="20"/>
                <w:szCs w:val="20"/>
              </w:rPr>
            </w:pPr>
            <w:r w:rsidRPr="00E56613">
              <w:rPr>
                <w:rFonts w:ascii="David" w:eastAsia="Times New Roman" w:hAnsi="David" w:cs="David"/>
                <w:sz w:val="20"/>
                <w:szCs w:val="20"/>
              </w:rPr>
              <w:t>3%</w:t>
            </w:r>
          </w:p>
        </w:tc>
        <w:tc>
          <w:tcPr>
            <w:tcW w:w="1109" w:type="dxa"/>
            <w:tcBorders>
              <w:top w:val="single" w:sz="4" w:space="0" w:color="auto"/>
              <w:left w:val="single" w:sz="4" w:space="0" w:color="auto"/>
              <w:bottom w:val="nil"/>
              <w:right w:val="single" w:sz="8" w:space="0" w:color="auto"/>
            </w:tcBorders>
            <w:noWrap/>
            <w:vAlign w:val="bottom"/>
          </w:tcPr>
          <w:p w14:paraId="3499E3E1" w14:textId="77777777" w:rsidR="00E56613" w:rsidRPr="00E56613" w:rsidRDefault="00E56613" w:rsidP="00E56613">
            <w:pPr>
              <w:bidi w:val="0"/>
              <w:spacing w:before="0" w:beforeAutospacing="0" w:after="0" w:afterAutospacing="0" w:line="240" w:lineRule="auto"/>
              <w:ind w:left="281"/>
              <w:jc w:val="right"/>
              <w:rPr>
                <w:rFonts w:ascii="David" w:eastAsia="Times New Roman" w:hAnsi="David" w:cs="David"/>
                <w:sz w:val="20"/>
                <w:szCs w:val="20"/>
              </w:rPr>
            </w:pPr>
            <w:r w:rsidRPr="00E56613">
              <w:rPr>
                <w:rFonts w:ascii="David" w:eastAsia="Times New Roman" w:hAnsi="David" w:cs="David"/>
                <w:sz w:val="20"/>
                <w:szCs w:val="20"/>
              </w:rPr>
              <w:t>0.429</w:t>
            </w:r>
          </w:p>
        </w:tc>
        <w:tc>
          <w:tcPr>
            <w:tcW w:w="960" w:type="dxa"/>
            <w:tcBorders>
              <w:top w:val="nil"/>
              <w:left w:val="single" w:sz="8" w:space="0" w:color="auto"/>
              <w:bottom w:val="single" w:sz="4" w:space="0" w:color="auto"/>
              <w:right w:val="single" w:sz="4" w:space="0" w:color="auto"/>
            </w:tcBorders>
            <w:noWrap/>
            <w:vAlign w:val="bottom"/>
          </w:tcPr>
          <w:p w14:paraId="0EC7F0C1" w14:textId="77777777" w:rsidR="00E56613" w:rsidRPr="00E56613" w:rsidRDefault="00E56613" w:rsidP="00E56613">
            <w:pPr>
              <w:bidi w:val="0"/>
              <w:spacing w:before="0" w:beforeAutospacing="0" w:after="0" w:afterAutospacing="0" w:line="240" w:lineRule="auto"/>
              <w:ind w:left="281"/>
              <w:jc w:val="right"/>
              <w:rPr>
                <w:rFonts w:ascii="David" w:eastAsia="Times New Roman" w:hAnsi="David" w:cs="David"/>
                <w:sz w:val="20"/>
                <w:szCs w:val="20"/>
              </w:rPr>
            </w:pPr>
            <w:r w:rsidRPr="00E56613">
              <w:rPr>
                <w:rFonts w:ascii="David" w:eastAsia="Times New Roman" w:hAnsi="David" w:cs="David"/>
                <w:sz w:val="20"/>
                <w:szCs w:val="20"/>
              </w:rPr>
              <w:t>1.00</w:t>
            </w:r>
          </w:p>
        </w:tc>
        <w:tc>
          <w:tcPr>
            <w:tcW w:w="960" w:type="dxa"/>
            <w:tcBorders>
              <w:top w:val="nil"/>
              <w:left w:val="single" w:sz="4" w:space="0" w:color="auto"/>
              <w:bottom w:val="single" w:sz="4" w:space="0" w:color="auto"/>
              <w:right w:val="single" w:sz="4" w:space="0" w:color="auto"/>
            </w:tcBorders>
            <w:noWrap/>
            <w:vAlign w:val="bottom"/>
          </w:tcPr>
          <w:p w14:paraId="276BD091" w14:textId="77777777" w:rsidR="00E56613" w:rsidRPr="00E56613" w:rsidRDefault="00E56613" w:rsidP="00E56613">
            <w:pPr>
              <w:bidi w:val="0"/>
              <w:spacing w:before="0" w:beforeAutospacing="0" w:after="0" w:afterAutospacing="0" w:line="240" w:lineRule="auto"/>
              <w:ind w:left="281"/>
              <w:jc w:val="right"/>
              <w:rPr>
                <w:rFonts w:ascii="David" w:eastAsia="Times New Roman" w:hAnsi="David" w:cs="David"/>
                <w:sz w:val="20"/>
                <w:szCs w:val="20"/>
              </w:rPr>
            </w:pPr>
            <w:r w:rsidRPr="00E56613">
              <w:rPr>
                <w:rFonts w:ascii="David" w:eastAsia="Times New Roman" w:hAnsi="David" w:cs="David"/>
                <w:sz w:val="20"/>
                <w:szCs w:val="20"/>
              </w:rPr>
              <w:t>1.00</w:t>
            </w:r>
          </w:p>
        </w:tc>
        <w:tc>
          <w:tcPr>
            <w:tcW w:w="960" w:type="dxa"/>
            <w:tcBorders>
              <w:top w:val="nil"/>
              <w:left w:val="single" w:sz="4" w:space="0" w:color="auto"/>
              <w:bottom w:val="single" w:sz="4" w:space="0" w:color="auto"/>
              <w:right w:val="single" w:sz="4" w:space="0" w:color="auto"/>
            </w:tcBorders>
            <w:noWrap/>
            <w:vAlign w:val="bottom"/>
          </w:tcPr>
          <w:p w14:paraId="6E2D03D8" w14:textId="77777777" w:rsidR="00E56613" w:rsidRPr="00E56613" w:rsidRDefault="00E56613" w:rsidP="00E56613">
            <w:pPr>
              <w:bidi w:val="0"/>
              <w:spacing w:before="0" w:beforeAutospacing="0" w:after="0" w:afterAutospacing="0" w:line="240" w:lineRule="auto"/>
              <w:ind w:left="281"/>
              <w:jc w:val="right"/>
              <w:rPr>
                <w:rFonts w:ascii="David" w:eastAsia="Times New Roman" w:hAnsi="David" w:cs="David"/>
                <w:sz w:val="20"/>
                <w:szCs w:val="20"/>
              </w:rPr>
            </w:pPr>
            <w:r w:rsidRPr="00E56613">
              <w:rPr>
                <w:rFonts w:ascii="David" w:eastAsia="Times New Roman" w:hAnsi="David" w:cs="David"/>
                <w:sz w:val="20"/>
                <w:szCs w:val="20"/>
              </w:rPr>
              <w:t>1.00</w:t>
            </w:r>
          </w:p>
        </w:tc>
        <w:tc>
          <w:tcPr>
            <w:tcW w:w="960" w:type="dxa"/>
            <w:tcBorders>
              <w:top w:val="nil"/>
              <w:left w:val="single" w:sz="4" w:space="0" w:color="auto"/>
              <w:bottom w:val="single" w:sz="4" w:space="0" w:color="auto"/>
              <w:right w:val="single" w:sz="4" w:space="0" w:color="auto"/>
            </w:tcBorders>
            <w:noWrap/>
            <w:vAlign w:val="bottom"/>
          </w:tcPr>
          <w:p w14:paraId="4FF96603" w14:textId="77777777" w:rsidR="00E56613" w:rsidRPr="00E56613" w:rsidRDefault="00E56613" w:rsidP="00E56613">
            <w:pPr>
              <w:bidi w:val="0"/>
              <w:spacing w:before="0" w:beforeAutospacing="0" w:after="0" w:afterAutospacing="0" w:line="240" w:lineRule="auto"/>
              <w:ind w:left="281"/>
              <w:jc w:val="right"/>
              <w:rPr>
                <w:rFonts w:ascii="David" w:eastAsia="Times New Roman" w:hAnsi="David" w:cs="David"/>
                <w:sz w:val="20"/>
                <w:szCs w:val="20"/>
              </w:rPr>
            </w:pPr>
            <w:r w:rsidRPr="00E56613">
              <w:rPr>
                <w:rFonts w:ascii="David" w:eastAsia="Times New Roman" w:hAnsi="David" w:cs="David"/>
                <w:sz w:val="20"/>
                <w:szCs w:val="20"/>
              </w:rPr>
              <w:t>1.00</w:t>
            </w:r>
          </w:p>
        </w:tc>
        <w:tc>
          <w:tcPr>
            <w:tcW w:w="960" w:type="dxa"/>
            <w:tcBorders>
              <w:top w:val="nil"/>
              <w:left w:val="single" w:sz="4" w:space="0" w:color="auto"/>
              <w:bottom w:val="single" w:sz="4" w:space="0" w:color="auto"/>
              <w:right w:val="single" w:sz="4" w:space="0" w:color="auto"/>
            </w:tcBorders>
            <w:noWrap/>
            <w:vAlign w:val="bottom"/>
          </w:tcPr>
          <w:p w14:paraId="2DCB5456" w14:textId="77777777" w:rsidR="00E56613" w:rsidRPr="00E56613" w:rsidRDefault="00E56613" w:rsidP="00E56613">
            <w:pPr>
              <w:bidi w:val="0"/>
              <w:spacing w:before="0" w:beforeAutospacing="0" w:after="0" w:afterAutospacing="0" w:line="240" w:lineRule="auto"/>
              <w:ind w:left="281"/>
              <w:jc w:val="right"/>
              <w:rPr>
                <w:rFonts w:ascii="David" w:eastAsia="Times New Roman" w:hAnsi="David" w:cs="David"/>
                <w:sz w:val="20"/>
                <w:szCs w:val="20"/>
              </w:rPr>
            </w:pPr>
            <w:r w:rsidRPr="00E56613">
              <w:rPr>
                <w:rFonts w:ascii="David" w:eastAsia="Times New Roman" w:hAnsi="David" w:cs="David"/>
                <w:sz w:val="20"/>
                <w:szCs w:val="20"/>
              </w:rPr>
              <w:t>1.00</w:t>
            </w:r>
          </w:p>
        </w:tc>
        <w:tc>
          <w:tcPr>
            <w:tcW w:w="960" w:type="dxa"/>
            <w:tcBorders>
              <w:top w:val="nil"/>
              <w:left w:val="single" w:sz="4" w:space="0" w:color="auto"/>
              <w:bottom w:val="single" w:sz="4" w:space="0" w:color="auto"/>
              <w:right w:val="single" w:sz="4" w:space="0" w:color="auto"/>
            </w:tcBorders>
            <w:noWrap/>
            <w:vAlign w:val="bottom"/>
          </w:tcPr>
          <w:p w14:paraId="6C6F3983" w14:textId="77777777" w:rsidR="00E56613" w:rsidRPr="00E56613" w:rsidRDefault="00E56613" w:rsidP="00E56613">
            <w:pPr>
              <w:bidi w:val="0"/>
              <w:spacing w:before="0" w:beforeAutospacing="0" w:after="0" w:afterAutospacing="0" w:line="240" w:lineRule="auto"/>
              <w:ind w:left="281"/>
              <w:jc w:val="right"/>
              <w:rPr>
                <w:rFonts w:ascii="David" w:eastAsia="Times New Roman" w:hAnsi="David" w:cs="David"/>
                <w:sz w:val="20"/>
                <w:szCs w:val="20"/>
              </w:rPr>
            </w:pPr>
            <w:r w:rsidRPr="00E56613">
              <w:rPr>
                <w:rFonts w:ascii="David" w:eastAsia="Times New Roman" w:hAnsi="David" w:cs="David"/>
                <w:sz w:val="20"/>
                <w:szCs w:val="20"/>
              </w:rPr>
              <w:t>1.00</w:t>
            </w:r>
          </w:p>
        </w:tc>
        <w:tc>
          <w:tcPr>
            <w:tcW w:w="960" w:type="dxa"/>
            <w:tcBorders>
              <w:top w:val="nil"/>
              <w:left w:val="single" w:sz="4" w:space="0" w:color="auto"/>
              <w:bottom w:val="single" w:sz="4" w:space="0" w:color="auto"/>
              <w:right w:val="single" w:sz="8" w:space="0" w:color="auto"/>
            </w:tcBorders>
            <w:noWrap/>
            <w:vAlign w:val="bottom"/>
          </w:tcPr>
          <w:p w14:paraId="01FE415E" w14:textId="77777777" w:rsidR="00E56613" w:rsidRPr="00E56613" w:rsidRDefault="00E56613" w:rsidP="00E56613">
            <w:pPr>
              <w:bidi w:val="0"/>
              <w:spacing w:before="0" w:beforeAutospacing="0" w:after="0" w:afterAutospacing="0" w:line="240" w:lineRule="auto"/>
              <w:ind w:left="281"/>
              <w:jc w:val="right"/>
              <w:rPr>
                <w:rFonts w:ascii="David" w:eastAsia="Times New Roman" w:hAnsi="David" w:cs="David"/>
                <w:sz w:val="20"/>
                <w:szCs w:val="20"/>
              </w:rPr>
            </w:pPr>
            <w:r w:rsidRPr="00E56613">
              <w:rPr>
                <w:rFonts w:ascii="David" w:eastAsia="Times New Roman" w:hAnsi="David" w:cs="David"/>
                <w:sz w:val="20"/>
                <w:szCs w:val="20"/>
              </w:rPr>
              <w:t>1.00</w:t>
            </w:r>
          </w:p>
        </w:tc>
      </w:tr>
      <w:tr w:rsidR="00E56613" w:rsidRPr="00E56613" w14:paraId="2B14ECBA" w14:textId="77777777" w:rsidTr="00E56613">
        <w:trPr>
          <w:trHeight w:val="255"/>
          <w:jc w:val="center"/>
        </w:trPr>
        <w:tc>
          <w:tcPr>
            <w:tcW w:w="0" w:type="auto"/>
            <w:vMerge/>
            <w:tcBorders>
              <w:top w:val="nil"/>
              <w:left w:val="single" w:sz="8" w:space="0" w:color="auto"/>
              <w:bottom w:val="single" w:sz="4" w:space="0" w:color="000000"/>
              <w:right w:val="single" w:sz="8" w:space="0" w:color="auto"/>
            </w:tcBorders>
            <w:vAlign w:val="center"/>
          </w:tcPr>
          <w:p w14:paraId="32682468" w14:textId="77777777" w:rsidR="00E56613" w:rsidRPr="00E56613" w:rsidRDefault="00E56613" w:rsidP="00E56613">
            <w:pPr>
              <w:bidi w:val="0"/>
              <w:spacing w:before="0" w:beforeAutospacing="0" w:after="0" w:afterAutospacing="0" w:line="240" w:lineRule="auto"/>
              <w:rPr>
                <w:rFonts w:ascii="David" w:eastAsia="Times New Roman" w:hAnsi="David" w:cs="David"/>
                <w:b/>
                <w:bCs/>
                <w:sz w:val="20"/>
                <w:szCs w:val="20"/>
                <w:u w:val="single"/>
              </w:rPr>
            </w:pPr>
          </w:p>
        </w:tc>
        <w:tc>
          <w:tcPr>
            <w:tcW w:w="2500" w:type="dxa"/>
            <w:tcBorders>
              <w:top w:val="single" w:sz="4" w:space="0" w:color="auto"/>
              <w:left w:val="nil"/>
              <w:bottom w:val="nil"/>
              <w:right w:val="single" w:sz="4" w:space="0" w:color="auto"/>
            </w:tcBorders>
            <w:noWrap/>
            <w:vAlign w:val="bottom"/>
          </w:tcPr>
          <w:p w14:paraId="60496C77" w14:textId="77777777" w:rsidR="00E56613" w:rsidRPr="00E56613" w:rsidRDefault="00E56613" w:rsidP="00E56613">
            <w:pPr>
              <w:spacing w:before="0" w:beforeAutospacing="0" w:after="0" w:afterAutospacing="0" w:line="240" w:lineRule="auto"/>
              <w:ind w:left="281"/>
              <w:rPr>
                <w:rFonts w:ascii="David" w:eastAsia="Times New Roman" w:hAnsi="David" w:cs="David"/>
                <w:sz w:val="20"/>
                <w:szCs w:val="20"/>
              </w:rPr>
            </w:pPr>
            <w:r w:rsidRPr="00E56613">
              <w:rPr>
                <w:rFonts w:ascii="David" w:eastAsia="Times New Roman" w:hAnsi="David" w:cs="David"/>
                <w:sz w:val="20"/>
                <w:szCs w:val="20"/>
                <w:rtl/>
              </w:rPr>
              <w:t>גופי תאורה - 1%</w:t>
            </w:r>
          </w:p>
        </w:tc>
        <w:tc>
          <w:tcPr>
            <w:tcW w:w="1040" w:type="dxa"/>
            <w:tcBorders>
              <w:top w:val="single" w:sz="4" w:space="0" w:color="auto"/>
              <w:left w:val="nil"/>
              <w:bottom w:val="nil"/>
              <w:right w:val="nil"/>
            </w:tcBorders>
            <w:noWrap/>
            <w:vAlign w:val="bottom"/>
          </w:tcPr>
          <w:p w14:paraId="7BD30464" w14:textId="77777777" w:rsidR="00E56613" w:rsidRPr="00E56613" w:rsidRDefault="00E56613" w:rsidP="00E56613">
            <w:pPr>
              <w:bidi w:val="0"/>
              <w:spacing w:before="0" w:beforeAutospacing="0" w:after="0" w:afterAutospacing="0" w:line="240" w:lineRule="auto"/>
              <w:ind w:left="281"/>
              <w:jc w:val="right"/>
              <w:rPr>
                <w:rFonts w:ascii="David" w:eastAsia="Times New Roman" w:hAnsi="David" w:cs="David"/>
                <w:sz w:val="20"/>
                <w:szCs w:val="20"/>
              </w:rPr>
            </w:pPr>
            <w:r w:rsidRPr="00E56613">
              <w:rPr>
                <w:rFonts w:ascii="David" w:eastAsia="Times New Roman" w:hAnsi="David" w:cs="David"/>
                <w:sz w:val="20"/>
                <w:szCs w:val="20"/>
              </w:rPr>
              <w:t>1%</w:t>
            </w:r>
          </w:p>
        </w:tc>
        <w:tc>
          <w:tcPr>
            <w:tcW w:w="1109" w:type="dxa"/>
            <w:tcBorders>
              <w:top w:val="single" w:sz="4" w:space="0" w:color="auto"/>
              <w:left w:val="single" w:sz="4" w:space="0" w:color="auto"/>
              <w:bottom w:val="nil"/>
              <w:right w:val="single" w:sz="8" w:space="0" w:color="auto"/>
            </w:tcBorders>
            <w:noWrap/>
            <w:vAlign w:val="bottom"/>
          </w:tcPr>
          <w:p w14:paraId="695C777F" w14:textId="77777777" w:rsidR="00E56613" w:rsidRPr="00E56613" w:rsidRDefault="00E56613" w:rsidP="00E56613">
            <w:pPr>
              <w:bidi w:val="0"/>
              <w:spacing w:before="0" w:beforeAutospacing="0" w:after="0" w:afterAutospacing="0" w:line="240" w:lineRule="auto"/>
              <w:ind w:left="281"/>
              <w:jc w:val="right"/>
              <w:rPr>
                <w:rFonts w:ascii="David" w:eastAsia="Times New Roman" w:hAnsi="David" w:cs="David"/>
                <w:sz w:val="20"/>
                <w:szCs w:val="20"/>
              </w:rPr>
            </w:pPr>
            <w:r w:rsidRPr="00E56613">
              <w:rPr>
                <w:rFonts w:ascii="David" w:eastAsia="Times New Roman" w:hAnsi="David" w:cs="David"/>
                <w:sz w:val="20"/>
                <w:szCs w:val="20"/>
              </w:rPr>
              <w:t>0.143</w:t>
            </w:r>
          </w:p>
        </w:tc>
        <w:tc>
          <w:tcPr>
            <w:tcW w:w="960" w:type="dxa"/>
            <w:tcBorders>
              <w:top w:val="nil"/>
              <w:left w:val="single" w:sz="8" w:space="0" w:color="auto"/>
              <w:bottom w:val="single" w:sz="4" w:space="0" w:color="auto"/>
              <w:right w:val="single" w:sz="4" w:space="0" w:color="auto"/>
            </w:tcBorders>
            <w:noWrap/>
            <w:vAlign w:val="bottom"/>
          </w:tcPr>
          <w:p w14:paraId="1B61370E" w14:textId="77777777" w:rsidR="00E56613" w:rsidRPr="00E56613" w:rsidRDefault="00E56613" w:rsidP="00E56613">
            <w:pPr>
              <w:bidi w:val="0"/>
              <w:spacing w:before="0" w:beforeAutospacing="0" w:after="0" w:afterAutospacing="0" w:line="240" w:lineRule="auto"/>
              <w:ind w:left="281"/>
              <w:jc w:val="right"/>
              <w:rPr>
                <w:rFonts w:ascii="David" w:eastAsia="Times New Roman" w:hAnsi="David" w:cs="David"/>
                <w:sz w:val="20"/>
                <w:szCs w:val="20"/>
              </w:rPr>
            </w:pPr>
            <w:r w:rsidRPr="00E56613">
              <w:rPr>
                <w:rFonts w:ascii="David" w:eastAsia="Times New Roman" w:hAnsi="David" w:cs="David"/>
                <w:sz w:val="20"/>
                <w:szCs w:val="20"/>
              </w:rPr>
              <w:t>0.00</w:t>
            </w:r>
          </w:p>
        </w:tc>
        <w:tc>
          <w:tcPr>
            <w:tcW w:w="960" w:type="dxa"/>
            <w:tcBorders>
              <w:top w:val="nil"/>
              <w:left w:val="single" w:sz="4" w:space="0" w:color="auto"/>
              <w:bottom w:val="single" w:sz="4" w:space="0" w:color="auto"/>
              <w:right w:val="single" w:sz="4" w:space="0" w:color="auto"/>
            </w:tcBorders>
            <w:noWrap/>
            <w:vAlign w:val="bottom"/>
          </w:tcPr>
          <w:p w14:paraId="7B89C77C" w14:textId="77777777" w:rsidR="00E56613" w:rsidRPr="00E56613" w:rsidRDefault="00E56613" w:rsidP="00E56613">
            <w:pPr>
              <w:bidi w:val="0"/>
              <w:spacing w:before="0" w:beforeAutospacing="0" w:after="0" w:afterAutospacing="0" w:line="240" w:lineRule="auto"/>
              <w:ind w:left="281"/>
              <w:jc w:val="right"/>
              <w:rPr>
                <w:rFonts w:ascii="David" w:eastAsia="Times New Roman" w:hAnsi="David" w:cs="David"/>
                <w:sz w:val="20"/>
                <w:szCs w:val="20"/>
              </w:rPr>
            </w:pPr>
            <w:r w:rsidRPr="00E56613">
              <w:rPr>
                <w:rFonts w:ascii="David" w:eastAsia="Times New Roman" w:hAnsi="David" w:cs="David"/>
                <w:sz w:val="20"/>
                <w:szCs w:val="20"/>
              </w:rPr>
              <w:t>0.00</w:t>
            </w:r>
          </w:p>
        </w:tc>
        <w:tc>
          <w:tcPr>
            <w:tcW w:w="960" w:type="dxa"/>
            <w:tcBorders>
              <w:top w:val="nil"/>
              <w:left w:val="single" w:sz="4" w:space="0" w:color="auto"/>
              <w:bottom w:val="single" w:sz="4" w:space="0" w:color="auto"/>
              <w:right w:val="single" w:sz="4" w:space="0" w:color="auto"/>
            </w:tcBorders>
            <w:noWrap/>
            <w:vAlign w:val="bottom"/>
          </w:tcPr>
          <w:p w14:paraId="6FB6D11C" w14:textId="77777777" w:rsidR="00E56613" w:rsidRPr="00E56613" w:rsidRDefault="00E56613" w:rsidP="00E56613">
            <w:pPr>
              <w:bidi w:val="0"/>
              <w:spacing w:before="0" w:beforeAutospacing="0" w:after="0" w:afterAutospacing="0" w:line="240" w:lineRule="auto"/>
              <w:ind w:left="281"/>
              <w:jc w:val="right"/>
              <w:rPr>
                <w:rFonts w:ascii="David" w:eastAsia="Times New Roman" w:hAnsi="David" w:cs="David"/>
                <w:sz w:val="20"/>
                <w:szCs w:val="20"/>
              </w:rPr>
            </w:pPr>
            <w:r w:rsidRPr="00E56613">
              <w:rPr>
                <w:rFonts w:ascii="David" w:eastAsia="Times New Roman" w:hAnsi="David" w:cs="David"/>
                <w:sz w:val="20"/>
                <w:szCs w:val="20"/>
              </w:rPr>
              <w:t>0.00</w:t>
            </w:r>
          </w:p>
        </w:tc>
        <w:tc>
          <w:tcPr>
            <w:tcW w:w="960" w:type="dxa"/>
            <w:tcBorders>
              <w:top w:val="nil"/>
              <w:left w:val="single" w:sz="4" w:space="0" w:color="auto"/>
              <w:bottom w:val="single" w:sz="4" w:space="0" w:color="auto"/>
              <w:right w:val="single" w:sz="4" w:space="0" w:color="auto"/>
            </w:tcBorders>
            <w:noWrap/>
            <w:vAlign w:val="bottom"/>
          </w:tcPr>
          <w:p w14:paraId="5381231F" w14:textId="77777777" w:rsidR="00E56613" w:rsidRPr="00E56613" w:rsidRDefault="00E56613" w:rsidP="00E56613">
            <w:pPr>
              <w:bidi w:val="0"/>
              <w:spacing w:before="0" w:beforeAutospacing="0" w:after="0" w:afterAutospacing="0" w:line="240" w:lineRule="auto"/>
              <w:ind w:left="281"/>
              <w:jc w:val="right"/>
              <w:rPr>
                <w:rFonts w:ascii="David" w:eastAsia="Times New Roman" w:hAnsi="David" w:cs="David"/>
                <w:sz w:val="20"/>
                <w:szCs w:val="20"/>
              </w:rPr>
            </w:pPr>
            <w:r w:rsidRPr="00E56613">
              <w:rPr>
                <w:rFonts w:ascii="David" w:eastAsia="Times New Roman" w:hAnsi="David" w:cs="David"/>
                <w:sz w:val="20"/>
                <w:szCs w:val="20"/>
              </w:rPr>
              <w:t>0.00</w:t>
            </w:r>
          </w:p>
        </w:tc>
        <w:tc>
          <w:tcPr>
            <w:tcW w:w="960" w:type="dxa"/>
            <w:tcBorders>
              <w:top w:val="nil"/>
              <w:left w:val="single" w:sz="4" w:space="0" w:color="auto"/>
              <w:bottom w:val="single" w:sz="4" w:space="0" w:color="auto"/>
              <w:right w:val="single" w:sz="4" w:space="0" w:color="auto"/>
            </w:tcBorders>
            <w:noWrap/>
            <w:vAlign w:val="bottom"/>
          </w:tcPr>
          <w:p w14:paraId="1C2D3128" w14:textId="77777777" w:rsidR="00E56613" w:rsidRPr="00E56613" w:rsidRDefault="00E56613" w:rsidP="00E56613">
            <w:pPr>
              <w:bidi w:val="0"/>
              <w:spacing w:before="0" w:beforeAutospacing="0" w:after="0" w:afterAutospacing="0" w:line="240" w:lineRule="auto"/>
              <w:ind w:left="281"/>
              <w:jc w:val="right"/>
              <w:rPr>
                <w:rFonts w:ascii="David" w:eastAsia="Times New Roman" w:hAnsi="David" w:cs="David"/>
                <w:sz w:val="20"/>
                <w:szCs w:val="20"/>
              </w:rPr>
            </w:pPr>
            <w:r w:rsidRPr="00E56613">
              <w:rPr>
                <w:rFonts w:ascii="David" w:eastAsia="Times New Roman" w:hAnsi="David" w:cs="David"/>
                <w:sz w:val="20"/>
                <w:szCs w:val="20"/>
              </w:rPr>
              <w:t>0.00</w:t>
            </w:r>
          </w:p>
        </w:tc>
        <w:tc>
          <w:tcPr>
            <w:tcW w:w="960" w:type="dxa"/>
            <w:tcBorders>
              <w:top w:val="nil"/>
              <w:left w:val="single" w:sz="4" w:space="0" w:color="auto"/>
              <w:bottom w:val="single" w:sz="4" w:space="0" w:color="auto"/>
              <w:right w:val="single" w:sz="4" w:space="0" w:color="auto"/>
            </w:tcBorders>
            <w:noWrap/>
            <w:vAlign w:val="bottom"/>
          </w:tcPr>
          <w:p w14:paraId="0CC39DA8" w14:textId="77777777" w:rsidR="00E56613" w:rsidRPr="00E56613" w:rsidRDefault="00E56613" w:rsidP="00E56613">
            <w:pPr>
              <w:bidi w:val="0"/>
              <w:spacing w:before="0" w:beforeAutospacing="0" w:after="0" w:afterAutospacing="0" w:line="240" w:lineRule="auto"/>
              <w:ind w:left="281"/>
              <w:jc w:val="right"/>
              <w:rPr>
                <w:rFonts w:ascii="David" w:eastAsia="Times New Roman" w:hAnsi="David" w:cs="David"/>
                <w:sz w:val="20"/>
                <w:szCs w:val="20"/>
              </w:rPr>
            </w:pPr>
            <w:r w:rsidRPr="00E56613">
              <w:rPr>
                <w:rFonts w:ascii="David" w:eastAsia="Times New Roman" w:hAnsi="David" w:cs="David"/>
                <w:sz w:val="20"/>
                <w:szCs w:val="20"/>
              </w:rPr>
              <w:t>0.00</w:t>
            </w:r>
          </w:p>
        </w:tc>
        <w:tc>
          <w:tcPr>
            <w:tcW w:w="960" w:type="dxa"/>
            <w:tcBorders>
              <w:top w:val="nil"/>
              <w:left w:val="single" w:sz="4" w:space="0" w:color="auto"/>
              <w:bottom w:val="single" w:sz="4" w:space="0" w:color="auto"/>
              <w:right w:val="single" w:sz="8" w:space="0" w:color="auto"/>
            </w:tcBorders>
            <w:noWrap/>
            <w:vAlign w:val="bottom"/>
          </w:tcPr>
          <w:p w14:paraId="4783EC81" w14:textId="77777777" w:rsidR="00E56613" w:rsidRPr="00E56613" w:rsidRDefault="00E56613" w:rsidP="00E56613">
            <w:pPr>
              <w:bidi w:val="0"/>
              <w:spacing w:before="0" w:beforeAutospacing="0" w:after="0" w:afterAutospacing="0" w:line="240" w:lineRule="auto"/>
              <w:ind w:left="281"/>
              <w:jc w:val="right"/>
              <w:rPr>
                <w:rFonts w:ascii="David" w:eastAsia="Times New Roman" w:hAnsi="David" w:cs="David"/>
                <w:sz w:val="20"/>
                <w:szCs w:val="20"/>
              </w:rPr>
            </w:pPr>
            <w:r w:rsidRPr="00E56613">
              <w:rPr>
                <w:rFonts w:ascii="David" w:eastAsia="Times New Roman" w:hAnsi="David" w:cs="David"/>
                <w:sz w:val="20"/>
                <w:szCs w:val="20"/>
              </w:rPr>
              <w:t>0.00</w:t>
            </w:r>
          </w:p>
        </w:tc>
      </w:tr>
      <w:tr w:rsidR="00E56613" w:rsidRPr="00E56613" w14:paraId="33DB5976" w14:textId="77777777" w:rsidTr="00E56613">
        <w:trPr>
          <w:trHeight w:val="255"/>
          <w:jc w:val="center"/>
        </w:trPr>
        <w:tc>
          <w:tcPr>
            <w:tcW w:w="0" w:type="auto"/>
            <w:vMerge/>
            <w:tcBorders>
              <w:top w:val="nil"/>
              <w:left w:val="single" w:sz="8" w:space="0" w:color="auto"/>
              <w:bottom w:val="single" w:sz="4" w:space="0" w:color="000000"/>
              <w:right w:val="single" w:sz="8" w:space="0" w:color="auto"/>
            </w:tcBorders>
            <w:vAlign w:val="center"/>
          </w:tcPr>
          <w:p w14:paraId="5CCA6992" w14:textId="77777777" w:rsidR="00E56613" w:rsidRPr="00E56613" w:rsidRDefault="00E56613" w:rsidP="00E56613">
            <w:pPr>
              <w:bidi w:val="0"/>
              <w:spacing w:before="0" w:beforeAutospacing="0" w:after="0" w:afterAutospacing="0" w:line="240" w:lineRule="auto"/>
              <w:rPr>
                <w:rFonts w:ascii="David" w:eastAsia="Times New Roman" w:hAnsi="David" w:cs="David"/>
                <w:b/>
                <w:bCs/>
                <w:sz w:val="20"/>
                <w:szCs w:val="20"/>
                <w:u w:val="single"/>
              </w:rPr>
            </w:pPr>
          </w:p>
        </w:tc>
        <w:tc>
          <w:tcPr>
            <w:tcW w:w="2500" w:type="dxa"/>
            <w:tcBorders>
              <w:top w:val="single" w:sz="4" w:space="0" w:color="auto"/>
              <w:left w:val="nil"/>
              <w:bottom w:val="nil"/>
              <w:right w:val="single" w:sz="4" w:space="0" w:color="auto"/>
            </w:tcBorders>
            <w:noWrap/>
            <w:vAlign w:val="bottom"/>
          </w:tcPr>
          <w:p w14:paraId="5C40E340" w14:textId="77777777" w:rsidR="00E56613" w:rsidRPr="00E56613" w:rsidRDefault="00E56613" w:rsidP="00E56613">
            <w:pPr>
              <w:spacing w:before="0" w:beforeAutospacing="0" w:after="0" w:afterAutospacing="0" w:line="240" w:lineRule="auto"/>
              <w:ind w:left="281"/>
              <w:rPr>
                <w:rFonts w:ascii="David" w:eastAsia="Times New Roman" w:hAnsi="David" w:cs="David"/>
                <w:sz w:val="20"/>
                <w:szCs w:val="20"/>
              </w:rPr>
            </w:pPr>
            <w:r w:rsidRPr="00E56613">
              <w:rPr>
                <w:rFonts w:ascii="David" w:eastAsia="Times New Roman" w:hAnsi="David" w:cs="David"/>
                <w:sz w:val="20"/>
                <w:szCs w:val="20"/>
                <w:rtl/>
              </w:rPr>
              <w:t>לוחות ציבוריים- 2%</w:t>
            </w:r>
          </w:p>
        </w:tc>
        <w:tc>
          <w:tcPr>
            <w:tcW w:w="1040" w:type="dxa"/>
            <w:tcBorders>
              <w:top w:val="single" w:sz="4" w:space="0" w:color="auto"/>
              <w:left w:val="nil"/>
              <w:bottom w:val="nil"/>
              <w:right w:val="nil"/>
            </w:tcBorders>
            <w:noWrap/>
            <w:vAlign w:val="bottom"/>
          </w:tcPr>
          <w:p w14:paraId="405AE697" w14:textId="77777777" w:rsidR="00E56613" w:rsidRPr="00E56613" w:rsidRDefault="00E56613" w:rsidP="00E56613">
            <w:pPr>
              <w:bidi w:val="0"/>
              <w:spacing w:before="0" w:beforeAutospacing="0" w:after="0" w:afterAutospacing="0" w:line="240" w:lineRule="auto"/>
              <w:ind w:left="281"/>
              <w:jc w:val="right"/>
              <w:rPr>
                <w:rFonts w:ascii="David" w:eastAsia="Times New Roman" w:hAnsi="David" w:cs="David"/>
                <w:sz w:val="20"/>
                <w:szCs w:val="20"/>
              </w:rPr>
            </w:pPr>
            <w:r w:rsidRPr="00E56613">
              <w:rPr>
                <w:rFonts w:ascii="David" w:eastAsia="Times New Roman" w:hAnsi="David" w:cs="David"/>
                <w:sz w:val="20"/>
                <w:szCs w:val="20"/>
              </w:rPr>
              <w:t>2%</w:t>
            </w:r>
          </w:p>
        </w:tc>
        <w:tc>
          <w:tcPr>
            <w:tcW w:w="1109" w:type="dxa"/>
            <w:tcBorders>
              <w:top w:val="single" w:sz="4" w:space="0" w:color="auto"/>
              <w:left w:val="single" w:sz="4" w:space="0" w:color="auto"/>
              <w:bottom w:val="nil"/>
              <w:right w:val="single" w:sz="8" w:space="0" w:color="auto"/>
            </w:tcBorders>
            <w:noWrap/>
            <w:vAlign w:val="bottom"/>
          </w:tcPr>
          <w:p w14:paraId="7A4D0E9C" w14:textId="77777777" w:rsidR="00E56613" w:rsidRPr="00E56613" w:rsidRDefault="00E56613" w:rsidP="00E56613">
            <w:pPr>
              <w:bidi w:val="0"/>
              <w:spacing w:before="0" w:beforeAutospacing="0" w:after="0" w:afterAutospacing="0" w:line="240" w:lineRule="auto"/>
              <w:ind w:left="281"/>
              <w:jc w:val="right"/>
              <w:rPr>
                <w:rFonts w:ascii="David" w:eastAsia="Times New Roman" w:hAnsi="David" w:cs="David"/>
                <w:sz w:val="20"/>
                <w:szCs w:val="20"/>
              </w:rPr>
            </w:pPr>
            <w:r w:rsidRPr="00E56613">
              <w:rPr>
                <w:rFonts w:ascii="David" w:eastAsia="Times New Roman" w:hAnsi="David" w:cs="David"/>
                <w:sz w:val="20"/>
                <w:szCs w:val="20"/>
              </w:rPr>
              <w:t>0.286</w:t>
            </w:r>
          </w:p>
        </w:tc>
        <w:tc>
          <w:tcPr>
            <w:tcW w:w="960" w:type="dxa"/>
            <w:tcBorders>
              <w:top w:val="nil"/>
              <w:left w:val="single" w:sz="8" w:space="0" w:color="auto"/>
              <w:bottom w:val="single" w:sz="4" w:space="0" w:color="auto"/>
              <w:right w:val="single" w:sz="4" w:space="0" w:color="auto"/>
            </w:tcBorders>
            <w:noWrap/>
            <w:vAlign w:val="bottom"/>
          </w:tcPr>
          <w:p w14:paraId="79367C1E" w14:textId="77777777" w:rsidR="00E56613" w:rsidRPr="00E56613" w:rsidRDefault="00E56613" w:rsidP="00E56613">
            <w:pPr>
              <w:bidi w:val="0"/>
              <w:spacing w:before="0" w:beforeAutospacing="0" w:after="0" w:afterAutospacing="0" w:line="240" w:lineRule="auto"/>
              <w:ind w:left="281"/>
              <w:jc w:val="right"/>
              <w:rPr>
                <w:rFonts w:ascii="David" w:eastAsia="Times New Roman" w:hAnsi="David" w:cs="David"/>
                <w:sz w:val="20"/>
                <w:szCs w:val="20"/>
              </w:rPr>
            </w:pPr>
            <w:r w:rsidRPr="00E56613">
              <w:rPr>
                <w:rFonts w:ascii="David" w:eastAsia="Times New Roman" w:hAnsi="David" w:cs="David"/>
                <w:sz w:val="20"/>
                <w:szCs w:val="20"/>
              </w:rPr>
              <w:t>0.10</w:t>
            </w:r>
          </w:p>
        </w:tc>
        <w:tc>
          <w:tcPr>
            <w:tcW w:w="960" w:type="dxa"/>
            <w:tcBorders>
              <w:top w:val="nil"/>
              <w:left w:val="single" w:sz="4" w:space="0" w:color="auto"/>
              <w:bottom w:val="single" w:sz="4" w:space="0" w:color="auto"/>
              <w:right w:val="single" w:sz="4" w:space="0" w:color="auto"/>
            </w:tcBorders>
            <w:noWrap/>
            <w:vAlign w:val="bottom"/>
          </w:tcPr>
          <w:p w14:paraId="3A447812" w14:textId="77777777" w:rsidR="00E56613" w:rsidRPr="00E56613" w:rsidRDefault="00E56613" w:rsidP="00E56613">
            <w:pPr>
              <w:bidi w:val="0"/>
              <w:spacing w:before="0" w:beforeAutospacing="0" w:after="0" w:afterAutospacing="0" w:line="240" w:lineRule="auto"/>
              <w:ind w:left="281"/>
              <w:jc w:val="right"/>
              <w:rPr>
                <w:rFonts w:ascii="David" w:eastAsia="Times New Roman" w:hAnsi="David" w:cs="David"/>
                <w:sz w:val="20"/>
                <w:szCs w:val="20"/>
              </w:rPr>
            </w:pPr>
            <w:r w:rsidRPr="00E56613">
              <w:rPr>
                <w:rFonts w:ascii="David" w:eastAsia="Times New Roman" w:hAnsi="David" w:cs="David"/>
                <w:sz w:val="20"/>
                <w:szCs w:val="20"/>
              </w:rPr>
              <w:t>0.10</w:t>
            </w:r>
          </w:p>
        </w:tc>
        <w:tc>
          <w:tcPr>
            <w:tcW w:w="960" w:type="dxa"/>
            <w:tcBorders>
              <w:top w:val="nil"/>
              <w:left w:val="single" w:sz="4" w:space="0" w:color="auto"/>
              <w:bottom w:val="single" w:sz="4" w:space="0" w:color="auto"/>
              <w:right w:val="single" w:sz="4" w:space="0" w:color="auto"/>
            </w:tcBorders>
            <w:noWrap/>
            <w:vAlign w:val="bottom"/>
          </w:tcPr>
          <w:p w14:paraId="6FBF170A" w14:textId="77777777" w:rsidR="00E56613" w:rsidRPr="00E56613" w:rsidRDefault="00E56613" w:rsidP="00E56613">
            <w:pPr>
              <w:bidi w:val="0"/>
              <w:spacing w:before="0" w:beforeAutospacing="0" w:after="0" w:afterAutospacing="0" w:line="240" w:lineRule="auto"/>
              <w:ind w:left="281"/>
              <w:jc w:val="right"/>
              <w:rPr>
                <w:rFonts w:ascii="David" w:eastAsia="Times New Roman" w:hAnsi="David" w:cs="David"/>
                <w:sz w:val="20"/>
                <w:szCs w:val="20"/>
              </w:rPr>
            </w:pPr>
            <w:r w:rsidRPr="00E56613">
              <w:rPr>
                <w:rFonts w:ascii="David" w:eastAsia="Times New Roman" w:hAnsi="David" w:cs="David"/>
                <w:sz w:val="20"/>
                <w:szCs w:val="20"/>
              </w:rPr>
              <w:t>0.10</w:t>
            </w:r>
          </w:p>
        </w:tc>
        <w:tc>
          <w:tcPr>
            <w:tcW w:w="960" w:type="dxa"/>
            <w:tcBorders>
              <w:top w:val="nil"/>
              <w:left w:val="single" w:sz="4" w:space="0" w:color="auto"/>
              <w:bottom w:val="single" w:sz="4" w:space="0" w:color="auto"/>
              <w:right w:val="single" w:sz="4" w:space="0" w:color="auto"/>
            </w:tcBorders>
            <w:noWrap/>
            <w:vAlign w:val="bottom"/>
          </w:tcPr>
          <w:p w14:paraId="10E3C5EF" w14:textId="77777777" w:rsidR="00E56613" w:rsidRPr="00E56613" w:rsidRDefault="00E56613" w:rsidP="00E56613">
            <w:pPr>
              <w:bidi w:val="0"/>
              <w:spacing w:before="0" w:beforeAutospacing="0" w:after="0" w:afterAutospacing="0" w:line="240" w:lineRule="auto"/>
              <w:ind w:left="281"/>
              <w:jc w:val="right"/>
              <w:rPr>
                <w:rFonts w:ascii="David" w:eastAsia="Times New Roman" w:hAnsi="David" w:cs="David"/>
                <w:sz w:val="20"/>
                <w:szCs w:val="20"/>
              </w:rPr>
            </w:pPr>
            <w:r w:rsidRPr="00E56613">
              <w:rPr>
                <w:rFonts w:ascii="David" w:eastAsia="Times New Roman" w:hAnsi="David" w:cs="David"/>
                <w:sz w:val="20"/>
                <w:szCs w:val="20"/>
              </w:rPr>
              <w:t>0.10</w:t>
            </w:r>
          </w:p>
        </w:tc>
        <w:tc>
          <w:tcPr>
            <w:tcW w:w="960" w:type="dxa"/>
            <w:tcBorders>
              <w:top w:val="nil"/>
              <w:left w:val="single" w:sz="4" w:space="0" w:color="auto"/>
              <w:bottom w:val="single" w:sz="4" w:space="0" w:color="auto"/>
              <w:right w:val="single" w:sz="4" w:space="0" w:color="auto"/>
            </w:tcBorders>
            <w:noWrap/>
            <w:vAlign w:val="bottom"/>
          </w:tcPr>
          <w:p w14:paraId="0D2D1980" w14:textId="77777777" w:rsidR="00E56613" w:rsidRPr="00E56613" w:rsidRDefault="00E56613" w:rsidP="00E56613">
            <w:pPr>
              <w:bidi w:val="0"/>
              <w:spacing w:before="0" w:beforeAutospacing="0" w:after="0" w:afterAutospacing="0" w:line="240" w:lineRule="auto"/>
              <w:ind w:left="281"/>
              <w:jc w:val="right"/>
              <w:rPr>
                <w:rFonts w:ascii="David" w:eastAsia="Times New Roman" w:hAnsi="David" w:cs="David"/>
                <w:sz w:val="20"/>
                <w:szCs w:val="20"/>
              </w:rPr>
            </w:pPr>
            <w:r w:rsidRPr="00E56613">
              <w:rPr>
                <w:rFonts w:ascii="David" w:eastAsia="Times New Roman" w:hAnsi="David" w:cs="David"/>
                <w:sz w:val="20"/>
                <w:szCs w:val="20"/>
              </w:rPr>
              <w:t>0.10</w:t>
            </w:r>
          </w:p>
        </w:tc>
        <w:tc>
          <w:tcPr>
            <w:tcW w:w="960" w:type="dxa"/>
            <w:tcBorders>
              <w:top w:val="nil"/>
              <w:left w:val="single" w:sz="4" w:space="0" w:color="auto"/>
              <w:bottom w:val="single" w:sz="4" w:space="0" w:color="auto"/>
              <w:right w:val="single" w:sz="4" w:space="0" w:color="auto"/>
            </w:tcBorders>
            <w:noWrap/>
            <w:vAlign w:val="bottom"/>
          </w:tcPr>
          <w:p w14:paraId="1637F568" w14:textId="77777777" w:rsidR="00E56613" w:rsidRPr="00E56613" w:rsidRDefault="00E56613" w:rsidP="00E56613">
            <w:pPr>
              <w:bidi w:val="0"/>
              <w:spacing w:before="0" w:beforeAutospacing="0" w:after="0" w:afterAutospacing="0" w:line="240" w:lineRule="auto"/>
              <w:ind w:left="281"/>
              <w:jc w:val="right"/>
              <w:rPr>
                <w:rFonts w:ascii="David" w:eastAsia="Times New Roman" w:hAnsi="David" w:cs="David"/>
                <w:sz w:val="20"/>
                <w:szCs w:val="20"/>
              </w:rPr>
            </w:pPr>
            <w:r w:rsidRPr="00E56613">
              <w:rPr>
                <w:rFonts w:ascii="David" w:eastAsia="Times New Roman" w:hAnsi="David" w:cs="David"/>
                <w:sz w:val="20"/>
                <w:szCs w:val="20"/>
              </w:rPr>
              <w:t>0.10</w:t>
            </w:r>
          </w:p>
        </w:tc>
        <w:tc>
          <w:tcPr>
            <w:tcW w:w="960" w:type="dxa"/>
            <w:tcBorders>
              <w:top w:val="nil"/>
              <w:left w:val="single" w:sz="4" w:space="0" w:color="auto"/>
              <w:bottom w:val="single" w:sz="4" w:space="0" w:color="auto"/>
              <w:right w:val="single" w:sz="8" w:space="0" w:color="auto"/>
            </w:tcBorders>
            <w:noWrap/>
            <w:vAlign w:val="bottom"/>
          </w:tcPr>
          <w:p w14:paraId="7BCE4934" w14:textId="77777777" w:rsidR="00E56613" w:rsidRPr="00E56613" w:rsidRDefault="00E56613" w:rsidP="00E56613">
            <w:pPr>
              <w:bidi w:val="0"/>
              <w:spacing w:before="0" w:beforeAutospacing="0" w:after="0" w:afterAutospacing="0" w:line="240" w:lineRule="auto"/>
              <w:ind w:left="281"/>
              <w:jc w:val="right"/>
              <w:rPr>
                <w:rFonts w:ascii="David" w:eastAsia="Times New Roman" w:hAnsi="David" w:cs="David"/>
                <w:sz w:val="20"/>
                <w:szCs w:val="20"/>
              </w:rPr>
            </w:pPr>
            <w:r w:rsidRPr="00E56613">
              <w:rPr>
                <w:rFonts w:ascii="David" w:eastAsia="Times New Roman" w:hAnsi="David" w:cs="David"/>
                <w:sz w:val="20"/>
                <w:szCs w:val="20"/>
              </w:rPr>
              <w:t>0.10</w:t>
            </w:r>
          </w:p>
        </w:tc>
      </w:tr>
      <w:tr w:rsidR="00E56613" w:rsidRPr="00E56613" w14:paraId="14F78859" w14:textId="77777777" w:rsidTr="00E56613">
        <w:trPr>
          <w:trHeight w:val="255"/>
          <w:jc w:val="center"/>
        </w:trPr>
        <w:tc>
          <w:tcPr>
            <w:tcW w:w="0" w:type="auto"/>
            <w:vMerge/>
            <w:tcBorders>
              <w:top w:val="nil"/>
              <w:left w:val="single" w:sz="8" w:space="0" w:color="auto"/>
              <w:bottom w:val="single" w:sz="4" w:space="0" w:color="000000"/>
              <w:right w:val="single" w:sz="8" w:space="0" w:color="auto"/>
            </w:tcBorders>
            <w:vAlign w:val="center"/>
          </w:tcPr>
          <w:p w14:paraId="0103CA3B" w14:textId="77777777" w:rsidR="00E56613" w:rsidRPr="00E56613" w:rsidRDefault="00E56613" w:rsidP="00E56613">
            <w:pPr>
              <w:bidi w:val="0"/>
              <w:spacing w:before="0" w:beforeAutospacing="0" w:after="0" w:afterAutospacing="0" w:line="240" w:lineRule="auto"/>
              <w:rPr>
                <w:rFonts w:ascii="David" w:eastAsia="Times New Roman" w:hAnsi="David" w:cs="David"/>
                <w:b/>
                <w:bCs/>
                <w:sz w:val="20"/>
                <w:szCs w:val="20"/>
                <w:u w:val="single"/>
              </w:rPr>
            </w:pPr>
          </w:p>
        </w:tc>
        <w:tc>
          <w:tcPr>
            <w:tcW w:w="2500" w:type="dxa"/>
            <w:tcBorders>
              <w:top w:val="single" w:sz="4" w:space="0" w:color="auto"/>
              <w:left w:val="nil"/>
              <w:bottom w:val="nil"/>
              <w:right w:val="single" w:sz="4" w:space="0" w:color="auto"/>
            </w:tcBorders>
            <w:noWrap/>
            <w:vAlign w:val="bottom"/>
          </w:tcPr>
          <w:p w14:paraId="0971DC0E" w14:textId="77777777" w:rsidR="00E56613" w:rsidRPr="00E56613" w:rsidRDefault="00E56613" w:rsidP="00E56613">
            <w:pPr>
              <w:spacing w:before="0" w:beforeAutospacing="0" w:after="0" w:afterAutospacing="0" w:line="240" w:lineRule="auto"/>
              <w:ind w:left="281"/>
              <w:rPr>
                <w:rFonts w:ascii="David" w:eastAsia="Times New Roman" w:hAnsi="David" w:cs="David"/>
                <w:sz w:val="20"/>
                <w:szCs w:val="20"/>
              </w:rPr>
            </w:pPr>
            <w:r w:rsidRPr="00E56613">
              <w:rPr>
                <w:rFonts w:ascii="David" w:eastAsia="Times New Roman" w:hAnsi="David" w:cs="David"/>
                <w:sz w:val="20"/>
                <w:szCs w:val="20"/>
                <w:rtl/>
              </w:rPr>
              <w:t>אביזרי קצה מתח נמוך- 1%</w:t>
            </w:r>
          </w:p>
        </w:tc>
        <w:tc>
          <w:tcPr>
            <w:tcW w:w="1040" w:type="dxa"/>
            <w:tcBorders>
              <w:top w:val="single" w:sz="4" w:space="0" w:color="auto"/>
              <w:left w:val="nil"/>
              <w:bottom w:val="nil"/>
              <w:right w:val="nil"/>
            </w:tcBorders>
            <w:noWrap/>
            <w:vAlign w:val="bottom"/>
          </w:tcPr>
          <w:p w14:paraId="7013B56A" w14:textId="77777777" w:rsidR="00E56613" w:rsidRPr="00E56613" w:rsidRDefault="00E56613" w:rsidP="00E56613">
            <w:pPr>
              <w:bidi w:val="0"/>
              <w:spacing w:before="0" w:beforeAutospacing="0" w:after="0" w:afterAutospacing="0" w:line="240" w:lineRule="auto"/>
              <w:ind w:left="281"/>
              <w:jc w:val="right"/>
              <w:rPr>
                <w:rFonts w:ascii="David" w:eastAsia="Times New Roman" w:hAnsi="David" w:cs="David"/>
                <w:sz w:val="20"/>
                <w:szCs w:val="20"/>
              </w:rPr>
            </w:pPr>
            <w:r w:rsidRPr="00E56613">
              <w:rPr>
                <w:rFonts w:ascii="David" w:eastAsia="Times New Roman" w:hAnsi="David" w:cs="David"/>
                <w:sz w:val="20"/>
                <w:szCs w:val="20"/>
              </w:rPr>
              <w:t>1%</w:t>
            </w:r>
          </w:p>
        </w:tc>
        <w:tc>
          <w:tcPr>
            <w:tcW w:w="1109" w:type="dxa"/>
            <w:tcBorders>
              <w:top w:val="single" w:sz="4" w:space="0" w:color="auto"/>
              <w:left w:val="single" w:sz="4" w:space="0" w:color="auto"/>
              <w:bottom w:val="nil"/>
              <w:right w:val="single" w:sz="8" w:space="0" w:color="auto"/>
            </w:tcBorders>
            <w:noWrap/>
            <w:vAlign w:val="bottom"/>
          </w:tcPr>
          <w:p w14:paraId="3F238EEB" w14:textId="77777777" w:rsidR="00E56613" w:rsidRPr="00E56613" w:rsidRDefault="00E56613" w:rsidP="00E56613">
            <w:pPr>
              <w:bidi w:val="0"/>
              <w:spacing w:before="0" w:beforeAutospacing="0" w:after="0" w:afterAutospacing="0" w:line="240" w:lineRule="auto"/>
              <w:ind w:left="281"/>
              <w:jc w:val="right"/>
              <w:rPr>
                <w:rFonts w:ascii="David" w:eastAsia="Times New Roman" w:hAnsi="David" w:cs="David"/>
                <w:sz w:val="20"/>
                <w:szCs w:val="20"/>
              </w:rPr>
            </w:pPr>
            <w:r w:rsidRPr="00E56613">
              <w:rPr>
                <w:rFonts w:ascii="David" w:eastAsia="Times New Roman" w:hAnsi="David" w:cs="David"/>
                <w:sz w:val="20"/>
                <w:szCs w:val="20"/>
              </w:rPr>
              <w:t>0.143</w:t>
            </w:r>
          </w:p>
        </w:tc>
        <w:tc>
          <w:tcPr>
            <w:tcW w:w="960" w:type="dxa"/>
            <w:tcBorders>
              <w:top w:val="nil"/>
              <w:left w:val="single" w:sz="8" w:space="0" w:color="auto"/>
              <w:bottom w:val="single" w:sz="4" w:space="0" w:color="auto"/>
              <w:right w:val="single" w:sz="4" w:space="0" w:color="auto"/>
            </w:tcBorders>
            <w:noWrap/>
            <w:vAlign w:val="bottom"/>
          </w:tcPr>
          <w:p w14:paraId="522EA2B7" w14:textId="77777777" w:rsidR="00E56613" w:rsidRPr="00E56613" w:rsidRDefault="00E56613" w:rsidP="00E56613">
            <w:pPr>
              <w:bidi w:val="0"/>
              <w:spacing w:before="0" w:beforeAutospacing="0" w:after="0" w:afterAutospacing="0" w:line="240" w:lineRule="auto"/>
              <w:ind w:left="281"/>
              <w:jc w:val="right"/>
              <w:rPr>
                <w:rFonts w:ascii="David" w:eastAsia="Times New Roman" w:hAnsi="David" w:cs="David"/>
                <w:sz w:val="20"/>
                <w:szCs w:val="20"/>
              </w:rPr>
            </w:pPr>
            <w:r w:rsidRPr="00E56613">
              <w:rPr>
                <w:rFonts w:ascii="David" w:eastAsia="Times New Roman" w:hAnsi="David" w:cs="David"/>
                <w:sz w:val="20"/>
                <w:szCs w:val="20"/>
              </w:rPr>
              <w:t>1.00</w:t>
            </w:r>
          </w:p>
        </w:tc>
        <w:tc>
          <w:tcPr>
            <w:tcW w:w="960" w:type="dxa"/>
            <w:tcBorders>
              <w:top w:val="nil"/>
              <w:left w:val="single" w:sz="4" w:space="0" w:color="auto"/>
              <w:bottom w:val="single" w:sz="4" w:space="0" w:color="auto"/>
              <w:right w:val="single" w:sz="4" w:space="0" w:color="auto"/>
            </w:tcBorders>
            <w:noWrap/>
            <w:vAlign w:val="bottom"/>
          </w:tcPr>
          <w:p w14:paraId="62251C0C" w14:textId="77777777" w:rsidR="00E56613" w:rsidRPr="00E56613" w:rsidRDefault="00E56613" w:rsidP="00E56613">
            <w:pPr>
              <w:bidi w:val="0"/>
              <w:spacing w:before="0" w:beforeAutospacing="0" w:after="0" w:afterAutospacing="0" w:line="240" w:lineRule="auto"/>
              <w:ind w:left="281"/>
              <w:jc w:val="right"/>
              <w:rPr>
                <w:rFonts w:ascii="David" w:eastAsia="Times New Roman" w:hAnsi="David" w:cs="David"/>
                <w:sz w:val="20"/>
                <w:szCs w:val="20"/>
              </w:rPr>
            </w:pPr>
            <w:r w:rsidRPr="00E56613">
              <w:rPr>
                <w:rFonts w:ascii="David" w:eastAsia="Times New Roman" w:hAnsi="David" w:cs="David"/>
                <w:sz w:val="20"/>
                <w:szCs w:val="20"/>
              </w:rPr>
              <w:t>1.00</w:t>
            </w:r>
          </w:p>
        </w:tc>
        <w:tc>
          <w:tcPr>
            <w:tcW w:w="960" w:type="dxa"/>
            <w:tcBorders>
              <w:top w:val="nil"/>
              <w:left w:val="single" w:sz="4" w:space="0" w:color="auto"/>
              <w:bottom w:val="single" w:sz="4" w:space="0" w:color="auto"/>
              <w:right w:val="single" w:sz="4" w:space="0" w:color="auto"/>
            </w:tcBorders>
            <w:noWrap/>
            <w:vAlign w:val="bottom"/>
          </w:tcPr>
          <w:p w14:paraId="44B1E2D5" w14:textId="77777777" w:rsidR="00E56613" w:rsidRPr="00E56613" w:rsidRDefault="00E56613" w:rsidP="00E56613">
            <w:pPr>
              <w:bidi w:val="0"/>
              <w:spacing w:before="0" w:beforeAutospacing="0" w:after="0" w:afterAutospacing="0" w:line="240" w:lineRule="auto"/>
              <w:ind w:left="281"/>
              <w:jc w:val="right"/>
              <w:rPr>
                <w:rFonts w:ascii="David" w:eastAsia="Times New Roman" w:hAnsi="David" w:cs="David"/>
                <w:sz w:val="20"/>
                <w:szCs w:val="20"/>
              </w:rPr>
            </w:pPr>
            <w:r w:rsidRPr="00E56613">
              <w:rPr>
                <w:rFonts w:ascii="David" w:eastAsia="Times New Roman" w:hAnsi="David" w:cs="David"/>
                <w:sz w:val="20"/>
                <w:szCs w:val="20"/>
              </w:rPr>
              <w:t>1.00</w:t>
            </w:r>
          </w:p>
        </w:tc>
        <w:tc>
          <w:tcPr>
            <w:tcW w:w="960" w:type="dxa"/>
            <w:tcBorders>
              <w:top w:val="nil"/>
              <w:left w:val="single" w:sz="4" w:space="0" w:color="auto"/>
              <w:bottom w:val="single" w:sz="4" w:space="0" w:color="auto"/>
              <w:right w:val="single" w:sz="4" w:space="0" w:color="auto"/>
            </w:tcBorders>
            <w:noWrap/>
            <w:vAlign w:val="bottom"/>
          </w:tcPr>
          <w:p w14:paraId="7757E37C" w14:textId="77777777" w:rsidR="00E56613" w:rsidRPr="00E56613" w:rsidRDefault="00E56613" w:rsidP="00E56613">
            <w:pPr>
              <w:bidi w:val="0"/>
              <w:spacing w:before="0" w:beforeAutospacing="0" w:after="0" w:afterAutospacing="0" w:line="240" w:lineRule="auto"/>
              <w:ind w:left="281"/>
              <w:jc w:val="right"/>
              <w:rPr>
                <w:rFonts w:ascii="David" w:eastAsia="Times New Roman" w:hAnsi="David" w:cs="David"/>
                <w:sz w:val="20"/>
                <w:szCs w:val="20"/>
              </w:rPr>
            </w:pPr>
            <w:r w:rsidRPr="00E56613">
              <w:rPr>
                <w:rFonts w:ascii="David" w:eastAsia="Times New Roman" w:hAnsi="David" w:cs="David"/>
                <w:sz w:val="20"/>
                <w:szCs w:val="20"/>
              </w:rPr>
              <w:t>1.00</w:t>
            </w:r>
          </w:p>
        </w:tc>
        <w:tc>
          <w:tcPr>
            <w:tcW w:w="960" w:type="dxa"/>
            <w:tcBorders>
              <w:top w:val="nil"/>
              <w:left w:val="single" w:sz="4" w:space="0" w:color="auto"/>
              <w:bottom w:val="single" w:sz="4" w:space="0" w:color="auto"/>
              <w:right w:val="single" w:sz="4" w:space="0" w:color="auto"/>
            </w:tcBorders>
            <w:noWrap/>
            <w:vAlign w:val="bottom"/>
          </w:tcPr>
          <w:p w14:paraId="01BF11A6" w14:textId="77777777" w:rsidR="00E56613" w:rsidRPr="00E56613" w:rsidRDefault="00E56613" w:rsidP="00E56613">
            <w:pPr>
              <w:bidi w:val="0"/>
              <w:spacing w:before="0" w:beforeAutospacing="0" w:after="0" w:afterAutospacing="0" w:line="240" w:lineRule="auto"/>
              <w:ind w:left="281"/>
              <w:jc w:val="right"/>
              <w:rPr>
                <w:rFonts w:ascii="David" w:eastAsia="Times New Roman" w:hAnsi="David" w:cs="David"/>
                <w:sz w:val="20"/>
                <w:szCs w:val="20"/>
              </w:rPr>
            </w:pPr>
            <w:r w:rsidRPr="00E56613">
              <w:rPr>
                <w:rFonts w:ascii="David" w:eastAsia="Times New Roman" w:hAnsi="David" w:cs="David"/>
                <w:sz w:val="20"/>
                <w:szCs w:val="20"/>
              </w:rPr>
              <w:t>1.00</w:t>
            </w:r>
          </w:p>
        </w:tc>
        <w:tc>
          <w:tcPr>
            <w:tcW w:w="960" w:type="dxa"/>
            <w:tcBorders>
              <w:top w:val="nil"/>
              <w:left w:val="single" w:sz="4" w:space="0" w:color="auto"/>
              <w:bottom w:val="single" w:sz="4" w:space="0" w:color="auto"/>
              <w:right w:val="single" w:sz="4" w:space="0" w:color="auto"/>
            </w:tcBorders>
            <w:noWrap/>
            <w:vAlign w:val="bottom"/>
          </w:tcPr>
          <w:p w14:paraId="1A14BBB0" w14:textId="77777777" w:rsidR="00E56613" w:rsidRPr="00E56613" w:rsidRDefault="00E56613" w:rsidP="00E56613">
            <w:pPr>
              <w:bidi w:val="0"/>
              <w:spacing w:before="0" w:beforeAutospacing="0" w:after="0" w:afterAutospacing="0" w:line="240" w:lineRule="auto"/>
              <w:ind w:left="281"/>
              <w:jc w:val="right"/>
              <w:rPr>
                <w:rFonts w:ascii="David" w:eastAsia="Times New Roman" w:hAnsi="David" w:cs="David"/>
                <w:sz w:val="20"/>
                <w:szCs w:val="20"/>
              </w:rPr>
            </w:pPr>
            <w:r w:rsidRPr="00E56613">
              <w:rPr>
                <w:rFonts w:ascii="David" w:eastAsia="Times New Roman" w:hAnsi="David" w:cs="David"/>
                <w:sz w:val="20"/>
                <w:szCs w:val="20"/>
              </w:rPr>
              <w:t>1.00</w:t>
            </w:r>
          </w:p>
        </w:tc>
        <w:tc>
          <w:tcPr>
            <w:tcW w:w="960" w:type="dxa"/>
            <w:tcBorders>
              <w:top w:val="nil"/>
              <w:left w:val="single" w:sz="4" w:space="0" w:color="auto"/>
              <w:bottom w:val="single" w:sz="4" w:space="0" w:color="auto"/>
              <w:right w:val="single" w:sz="8" w:space="0" w:color="auto"/>
            </w:tcBorders>
            <w:noWrap/>
            <w:vAlign w:val="bottom"/>
          </w:tcPr>
          <w:p w14:paraId="28711320" w14:textId="77777777" w:rsidR="00E56613" w:rsidRPr="00E56613" w:rsidRDefault="00E56613" w:rsidP="00E56613">
            <w:pPr>
              <w:bidi w:val="0"/>
              <w:spacing w:before="0" w:beforeAutospacing="0" w:after="0" w:afterAutospacing="0" w:line="240" w:lineRule="auto"/>
              <w:ind w:left="281"/>
              <w:jc w:val="right"/>
              <w:rPr>
                <w:rFonts w:ascii="David" w:eastAsia="Times New Roman" w:hAnsi="David" w:cs="David"/>
                <w:sz w:val="20"/>
                <w:szCs w:val="20"/>
              </w:rPr>
            </w:pPr>
            <w:r w:rsidRPr="00E56613">
              <w:rPr>
                <w:rFonts w:ascii="David" w:eastAsia="Times New Roman" w:hAnsi="David" w:cs="David"/>
                <w:sz w:val="20"/>
                <w:szCs w:val="20"/>
              </w:rPr>
              <w:t>1.00</w:t>
            </w:r>
          </w:p>
        </w:tc>
      </w:tr>
      <w:tr w:rsidR="00E56613" w:rsidRPr="00E56613" w14:paraId="1FAE2906" w14:textId="77777777" w:rsidTr="00E56613">
        <w:trPr>
          <w:trHeight w:val="255"/>
          <w:jc w:val="center"/>
        </w:trPr>
        <w:tc>
          <w:tcPr>
            <w:tcW w:w="1973" w:type="dxa"/>
            <w:vMerge w:val="restart"/>
            <w:tcBorders>
              <w:top w:val="nil"/>
              <w:left w:val="single" w:sz="8" w:space="0" w:color="auto"/>
              <w:bottom w:val="single" w:sz="4" w:space="0" w:color="000000"/>
              <w:right w:val="single" w:sz="8" w:space="0" w:color="auto"/>
            </w:tcBorders>
            <w:noWrap/>
            <w:vAlign w:val="center"/>
          </w:tcPr>
          <w:p w14:paraId="77366A03" w14:textId="77777777" w:rsidR="00E56613" w:rsidRPr="00E56613" w:rsidRDefault="00E56613" w:rsidP="00E56613">
            <w:pPr>
              <w:spacing w:before="0" w:beforeAutospacing="0" w:after="0" w:afterAutospacing="0" w:line="240" w:lineRule="auto"/>
              <w:ind w:left="281"/>
              <w:jc w:val="center"/>
              <w:rPr>
                <w:rFonts w:ascii="David" w:eastAsia="Times New Roman" w:hAnsi="David" w:cs="David"/>
                <w:b/>
                <w:bCs/>
                <w:sz w:val="20"/>
                <w:szCs w:val="20"/>
                <w:u w:val="single"/>
              </w:rPr>
            </w:pPr>
            <w:r w:rsidRPr="00E56613">
              <w:rPr>
                <w:rFonts w:ascii="David" w:eastAsia="Times New Roman" w:hAnsi="David" w:cs="David"/>
                <w:b/>
                <w:bCs/>
                <w:sz w:val="20"/>
                <w:szCs w:val="20"/>
                <w:u w:val="single"/>
                <w:rtl/>
              </w:rPr>
              <w:t>אוורור: (5%)</w:t>
            </w:r>
          </w:p>
        </w:tc>
        <w:tc>
          <w:tcPr>
            <w:tcW w:w="2500" w:type="dxa"/>
            <w:tcBorders>
              <w:top w:val="single" w:sz="4" w:space="0" w:color="auto"/>
              <w:left w:val="nil"/>
              <w:bottom w:val="nil"/>
              <w:right w:val="single" w:sz="4" w:space="0" w:color="auto"/>
            </w:tcBorders>
            <w:noWrap/>
            <w:vAlign w:val="bottom"/>
          </w:tcPr>
          <w:p w14:paraId="7D8DF151" w14:textId="77777777" w:rsidR="00E56613" w:rsidRPr="00E56613" w:rsidRDefault="00E56613" w:rsidP="00E56613">
            <w:pPr>
              <w:spacing w:before="0" w:beforeAutospacing="0" w:after="0" w:afterAutospacing="0" w:line="240" w:lineRule="auto"/>
              <w:ind w:left="281"/>
              <w:rPr>
                <w:rFonts w:ascii="David" w:eastAsia="Times New Roman" w:hAnsi="David" w:cs="David"/>
                <w:sz w:val="20"/>
                <w:szCs w:val="20"/>
              </w:rPr>
            </w:pPr>
            <w:r w:rsidRPr="00E56613">
              <w:rPr>
                <w:rFonts w:ascii="David" w:eastAsia="Times New Roman" w:hAnsi="David" w:cs="David"/>
                <w:sz w:val="20"/>
                <w:szCs w:val="20"/>
                <w:rtl/>
              </w:rPr>
              <w:t>גרילי מ"א ואוורור - 2%</w:t>
            </w:r>
          </w:p>
        </w:tc>
        <w:tc>
          <w:tcPr>
            <w:tcW w:w="1040" w:type="dxa"/>
            <w:tcBorders>
              <w:top w:val="single" w:sz="4" w:space="0" w:color="auto"/>
              <w:left w:val="nil"/>
              <w:bottom w:val="nil"/>
              <w:right w:val="nil"/>
            </w:tcBorders>
            <w:noWrap/>
            <w:vAlign w:val="bottom"/>
          </w:tcPr>
          <w:p w14:paraId="496FB6EC" w14:textId="77777777" w:rsidR="00E56613" w:rsidRPr="00E56613" w:rsidRDefault="00E56613" w:rsidP="00E56613">
            <w:pPr>
              <w:bidi w:val="0"/>
              <w:spacing w:before="0" w:beforeAutospacing="0" w:after="0" w:afterAutospacing="0" w:line="240" w:lineRule="auto"/>
              <w:ind w:left="281"/>
              <w:jc w:val="right"/>
              <w:rPr>
                <w:rFonts w:ascii="David" w:eastAsia="Times New Roman" w:hAnsi="David" w:cs="David"/>
                <w:sz w:val="20"/>
                <w:szCs w:val="20"/>
              </w:rPr>
            </w:pPr>
            <w:r w:rsidRPr="00E56613">
              <w:rPr>
                <w:rFonts w:ascii="David" w:eastAsia="Times New Roman" w:hAnsi="David" w:cs="David"/>
                <w:sz w:val="20"/>
                <w:szCs w:val="20"/>
              </w:rPr>
              <w:t>2%</w:t>
            </w:r>
          </w:p>
        </w:tc>
        <w:tc>
          <w:tcPr>
            <w:tcW w:w="1109" w:type="dxa"/>
            <w:tcBorders>
              <w:top w:val="single" w:sz="4" w:space="0" w:color="auto"/>
              <w:left w:val="single" w:sz="4" w:space="0" w:color="auto"/>
              <w:bottom w:val="nil"/>
              <w:right w:val="single" w:sz="8" w:space="0" w:color="auto"/>
            </w:tcBorders>
            <w:noWrap/>
            <w:vAlign w:val="bottom"/>
          </w:tcPr>
          <w:p w14:paraId="5DC9575F" w14:textId="77777777" w:rsidR="00E56613" w:rsidRPr="00E56613" w:rsidRDefault="00E56613" w:rsidP="00E56613">
            <w:pPr>
              <w:bidi w:val="0"/>
              <w:spacing w:before="0" w:beforeAutospacing="0" w:after="0" w:afterAutospacing="0" w:line="240" w:lineRule="auto"/>
              <w:ind w:left="281"/>
              <w:jc w:val="right"/>
              <w:rPr>
                <w:rFonts w:ascii="David" w:eastAsia="Times New Roman" w:hAnsi="David" w:cs="David"/>
                <w:sz w:val="20"/>
                <w:szCs w:val="20"/>
              </w:rPr>
            </w:pPr>
            <w:r w:rsidRPr="00E56613">
              <w:rPr>
                <w:rFonts w:ascii="David" w:eastAsia="Times New Roman" w:hAnsi="David" w:cs="David"/>
                <w:sz w:val="20"/>
                <w:szCs w:val="20"/>
              </w:rPr>
              <w:t>0.286</w:t>
            </w:r>
          </w:p>
        </w:tc>
        <w:tc>
          <w:tcPr>
            <w:tcW w:w="960" w:type="dxa"/>
            <w:tcBorders>
              <w:top w:val="nil"/>
              <w:left w:val="single" w:sz="8" w:space="0" w:color="auto"/>
              <w:bottom w:val="single" w:sz="4" w:space="0" w:color="auto"/>
              <w:right w:val="single" w:sz="4" w:space="0" w:color="auto"/>
            </w:tcBorders>
            <w:noWrap/>
            <w:vAlign w:val="bottom"/>
          </w:tcPr>
          <w:p w14:paraId="1029B6F9" w14:textId="77777777" w:rsidR="00E56613" w:rsidRPr="00E56613" w:rsidRDefault="00E56613" w:rsidP="00E56613">
            <w:pPr>
              <w:bidi w:val="0"/>
              <w:spacing w:before="0" w:beforeAutospacing="0" w:after="0" w:afterAutospacing="0" w:line="240" w:lineRule="auto"/>
              <w:ind w:left="281"/>
              <w:jc w:val="right"/>
              <w:rPr>
                <w:rFonts w:ascii="David" w:eastAsia="Times New Roman" w:hAnsi="David" w:cs="David"/>
                <w:sz w:val="20"/>
                <w:szCs w:val="20"/>
              </w:rPr>
            </w:pPr>
            <w:r w:rsidRPr="00E56613">
              <w:rPr>
                <w:rFonts w:ascii="David" w:eastAsia="Times New Roman" w:hAnsi="David" w:cs="David"/>
                <w:sz w:val="20"/>
                <w:szCs w:val="20"/>
              </w:rPr>
              <w:t>1.00</w:t>
            </w:r>
          </w:p>
        </w:tc>
        <w:tc>
          <w:tcPr>
            <w:tcW w:w="960" w:type="dxa"/>
            <w:tcBorders>
              <w:top w:val="nil"/>
              <w:left w:val="single" w:sz="4" w:space="0" w:color="auto"/>
              <w:bottom w:val="single" w:sz="4" w:space="0" w:color="auto"/>
              <w:right w:val="single" w:sz="4" w:space="0" w:color="auto"/>
            </w:tcBorders>
            <w:noWrap/>
            <w:vAlign w:val="bottom"/>
          </w:tcPr>
          <w:p w14:paraId="2B5D31AB" w14:textId="77777777" w:rsidR="00E56613" w:rsidRPr="00E56613" w:rsidRDefault="00E56613" w:rsidP="00E56613">
            <w:pPr>
              <w:bidi w:val="0"/>
              <w:spacing w:before="0" w:beforeAutospacing="0" w:after="0" w:afterAutospacing="0" w:line="240" w:lineRule="auto"/>
              <w:ind w:left="281"/>
              <w:jc w:val="right"/>
              <w:rPr>
                <w:rFonts w:ascii="David" w:eastAsia="Times New Roman" w:hAnsi="David" w:cs="David"/>
                <w:sz w:val="20"/>
                <w:szCs w:val="20"/>
              </w:rPr>
            </w:pPr>
            <w:r w:rsidRPr="00E56613">
              <w:rPr>
                <w:rFonts w:ascii="David" w:eastAsia="Times New Roman" w:hAnsi="David" w:cs="David"/>
                <w:sz w:val="20"/>
                <w:szCs w:val="20"/>
              </w:rPr>
              <w:t>1.00</w:t>
            </w:r>
          </w:p>
        </w:tc>
        <w:tc>
          <w:tcPr>
            <w:tcW w:w="960" w:type="dxa"/>
            <w:tcBorders>
              <w:top w:val="nil"/>
              <w:left w:val="single" w:sz="4" w:space="0" w:color="auto"/>
              <w:bottom w:val="single" w:sz="4" w:space="0" w:color="auto"/>
              <w:right w:val="single" w:sz="4" w:space="0" w:color="auto"/>
            </w:tcBorders>
            <w:noWrap/>
            <w:vAlign w:val="bottom"/>
          </w:tcPr>
          <w:p w14:paraId="31474457" w14:textId="77777777" w:rsidR="00E56613" w:rsidRPr="00E56613" w:rsidRDefault="00E56613" w:rsidP="00E56613">
            <w:pPr>
              <w:bidi w:val="0"/>
              <w:spacing w:before="0" w:beforeAutospacing="0" w:after="0" w:afterAutospacing="0" w:line="240" w:lineRule="auto"/>
              <w:ind w:left="281"/>
              <w:jc w:val="right"/>
              <w:rPr>
                <w:rFonts w:ascii="David" w:eastAsia="Times New Roman" w:hAnsi="David" w:cs="David"/>
                <w:sz w:val="20"/>
                <w:szCs w:val="20"/>
              </w:rPr>
            </w:pPr>
            <w:r w:rsidRPr="00E56613">
              <w:rPr>
                <w:rFonts w:ascii="David" w:eastAsia="Times New Roman" w:hAnsi="David" w:cs="David"/>
                <w:sz w:val="20"/>
                <w:szCs w:val="20"/>
              </w:rPr>
              <w:t>1.00</w:t>
            </w:r>
          </w:p>
        </w:tc>
        <w:tc>
          <w:tcPr>
            <w:tcW w:w="960" w:type="dxa"/>
            <w:tcBorders>
              <w:top w:val="nil"/>
              <w:left w:val="single" w:sz="4" w:space="0" w:color="auto"/>
              <w:bottom w:val="single" w:sz="4" w:space="0" w:color="auto"/>
              <w:right w:val="single" w:sz="4" w:space="0" w:color="auto"/>
            </w:tcBorders>
            <w:noWrap/>
            <w:vAlign w:val="bottom"/>
          </w:tcPr>
          <w:p w14:paraId="16158191" w14:textId="77777777" w:rsidR="00E56613" w:rsidRPr="00E56613" w:rsidRDefault="00E56613" w:rsidP="00E56613">
            <w:pPr>
              <w:bidi w:val="0"/>
              <w:spacing w:before="0" w:beforeAutospacing="0" w:after="0" w:afterAutospacing="0" w:line="240" w:lineRule="auto"/>
              <w:ind w:left="281"/>
              <w:jc w:val="right"/>
              <w:rPr>
                <w:rFonts w:ascii="David" w:eastAsia="Times New Roman" w:hAnsi="David" w:cs="David"/>
                <w:sz w:val="20"/>
                <w:szCs w:val="20"/>
              </w:rPr>
            </w:pPr>
            <w:r w:rsidRPr="00E56613">
              <w:rPr>
                <w:rFonts w:ascii="David" w:eastAsia="Times New Roman" w:hAnsi="David" w:cs="David"/>
                <w:sz w:val="20"/>
                <w:szCs w:val="20"/>
              </w:rPr>
              <w:t>1.00</w:t>
            </w:r>
          </w:p>
        </w:tc>
        <w:tc>
          <w:tcPr>
            <w:tcW w:w="960" w:type="dxa"/>
            <w:tcBorders>
              <w:top w:val="nil"/>
              <w:left w:val="single" w:sz="4" w:space="0" w:color="auto"/>
              <w:bottom w:val="single" w:sz="4" w:space="0" w:color="auto"/>
              <w:right w:val="single" w:sz="4" w:space="0" w:color="auto"/>
            </w:tcBorders>
            <w:noWrap/>
            <w:vAlign w:val="bottom"/>
          </w:tcPr>
          <w:p w14:paraId="521867D9" w14:textId="77777777" w:rsidR="00E56613" w:rsidRPr="00E56613" w:rsidRDefault="00E56613" w:rsidP="00E56613">
            <w:pPr>
              <w:bidi w:val="0"/>
              <w:spacing w:before="0" w:beforeAutospacing="0" w:after="0" w:afterAutospacing="0" w:line="240" w:lineRule="auto"/>
              <w:ind w:left="281"/>
              <w:jc w:val="right"/>
              <w:rPr>
                <w:rFonts w:ascii="David" w:eastAsia="Times New Roman" w:hAnsi="David" w:cs="David"/>
                <w:sz w:val="20"/>
                <w:szCs w:val="20"/>
              </w:rPr>
            </w:pPr>
            <w:r w:rsidRPr="00E56613">
              <w:rPr>
                <w:rFonts w:ascii="David" w:eastAsia="Times New Roman" w:hAnsi="David" w:cs="David"/>
                <w:sz w:val="20"/>
                <w:szCs w:val="20"/>
              </w:rPr>
              <w:t>1.00</w:t>
            </w:r>
          </w:p>
        </w:tc>
        <w:tc>
          <w:tcPr>
            <w:tcW w:w="960" w:type="dxa"/>
            <w:tcBorders>
              <w:top w:val="nil"/>
              <w:left w:val="single" w:sz="4" w:space="0" w:color="auto"/>
              <w:bottom w:val="single" w:sz="4" w:space="0" w:color="auto"/>
              <w:right w:val="single" w:sz="4" w:space="0" w:color="auto"/>
            </w:tcBorders>
            <w:noWrap/>
            <w:vAlign w:val="bottom"/>
          </w:tcPr>
          <w:p w14:paraId="0D54D750" w14:textId="77777777" w:rsidR="00E56613" w:rsidRPr="00E56613" w:rsidRDefault="00E56613" w:rsidP="00E56613">
            <w:pPr>
              <w:bidi w:val="0"/>
              <w:spacing w:before="0" w:beforeAutospacing="0" w:after="0" w:afterAutospacing="0" w:line="240" w:lineRule="auto"/>
              <w:ind w:left="281"/>
              <w:jc w:val="right"/>
              <w:rPr>
                <w:rFonts w:ascii="David" w:eastAsia="Times New Roman" w:hAnsi="David" w:cs="David"/>
                <w:sz w:val="20"/>
                <w:szCs w:val="20"/>
              </w:rPr>
            </w:pPr>
            <w:r w:rsidRPr="00E56613">
              <w:rPr>
                <w:rFonts w:ascii="David" w:eastAsia="Times New Roman" w:hAnsi="David" w:cs="David"/>
                <w:sz w:val="20"/>
                <w:szCs w:val="20"/>
              </w:rPr>
              <w:t>1.00</w:t>
            </w:r>
          </w:p>
        </w:tc>
        <w:tc>
          <w:tcPr>
            <w:tcW w:w="960" w:type="dxa"/>
            <w:tcBorders>
              <w:top w:val="nil"/>
              <w:left w:val="single" w:sz="4" w:space="0" w:color="auto"/>
              <w:bottom w:val="single" w:sz="4" w:space="0" w:color="auto"/>
              <w:right w:val="single" w:sz="8" w:space="0" w:color="auto"/>
            </w:tcBorders>
            <w:noWrap/>
            <w:vAlign w:val="bottom"/>
          </w:tcPr>
          <w:p w14:paraId="0AD4C59F" w14:textId="77777777" w:rsidR="00E56613" w:rsidRPr="00E56613" w:rsidRDefault="00E56613" w:rsidP="00E56613">
            <w:pPr>
              <w:bidi w:val="0"/>
              <w:spacing w:before="0" w:beforeAutospacing="0" w:after="0" w:afterAutospacing="0" w:line="240" w:lineRule="auto"/>
              <w:ind w:left="281"/>
              <w:jc w:val="right"/>
              <w:rPr>
                <w:rFonts w:ascii="David" w:eastAsia="Times New Roman" w:hAnsi="David" w:cs="David"/>
                <w:sz w:val="20"/>
                <w:szCs w:val="20"/>
              </w:rPr>
            </w:pPr>
            <w:r w:rsidRPr="00E56613">
              <w:rPr>
                <w:rFonts w:ascii="David" w:eastAsia="Times New Roman" w:hAnsi="David" w:cs="David"/>
                <w:sz w:val="20"/>
                <w:szCs w:val="20"/>
              </w:rPr>
              <w:t>1.00</w:t>
            </w:r>
          </w:p>
        </w:tc>
      </w:tr>
      <w:tr w:rsidR="00E56613" w:rsidRPr="00E56613" w14:paraId="63C3C451" w14:textId="77777777" w:rsidTr="00E56613">
        <w:trPr>
          <w:trHeight w:val="255"/>
          <w:jc w:val="center"/>
        </w:trPr>
        <w:tc>
          <w:tcPr>
            <w:tcW w:w="0" w:type="auto"/>
            <w:vMerge/>
            <w:tcBorders>
              <w:top w:val="nil"/>
              <w:left w:val="single" w:sz="8" w:space="0" w:color="auto"/>
              <w:bottom w:val="single" w:sz="4" w:space="0" w:color="000000"/>
              <w:right w:val="single" w:sz="8" w:space="0" w:color="auto"/>
            </w:tcBorders>
            <w:vAlign w:val="center"/>
          </w:tcPr>
          <w:p w14:paraId="776890DC" w14:textId="77777777" w:rsidR="00E56613" w:rsidRPr="00E56613" w:rsidRDefault="00E56613" w:rsidP="00E56613">
            <w:pPr>
              <w:bidi w:val="0"/>
              <w:spacing w:before="0" w:beforeAutospacing="0" w:after="0" w:afterAutospacing="0" w:line="240" w:lineRule="auto"/>
              <w:rPr>
                <w:rFonts w:ascii="David" w:eastAsia="Times New Roman" w:hAnsi="David" w:cs="David"/>
                <w:b/>
                <w:bCs/>
                <w:sz w:val="20"/>
                <w:szCs w:val="20"/>
                <w:u w:val="single"/>
              </w:rPr>
            </w:pPr>
          </w:p>
        </w:tc>
        <w:tc>
          <w:tcPr>
            <w:tcW w:w="2500" w:type="dxa"/>
            <w:tcBorders>
              <w:top w:val="single" w:sz="4" w:space="0" w:color="auto"/>
              <w:left w:val="nil"/>
              <w:bottom w:val="nil"/>
              <w:right w:val="single" w:sz="4" w:space="0" w:color="auto"/>
            </w:tcBorders>
            <w:noWrap/>
            <w:vAlign w:val="bottom"/>
          </w:tcPr>
          <w:p w14:paraId="018A4548" w14:textId="77777777" w:rsidR="00E56613" w:rsidRPr="00E56613" w:rsidRDefault="00E56613" w:rsidP="00E56613">
            <w:pPr>
              <w:spacing w:before="0" w:beforeAutospacing="0" w:after="0" w:afterAutospacing="0" w:line="240" w:lineRule="auto"/>
              <w:ind w:left="281"/>
              <w:rPr>
                <w:rFonts w:ascii="David" w:eastAsia="Times New Roman" w:hAnsi="David" w:cs="David"/>
                <w:sz w:val="20"/>
                <w:szCs w:val="20"/>
              </w:rPr>
            </w:pPr>
            <w:r w:rsidRPr="00E56613">
              <w:rPr>
                <w:rFonts w:ascii="David" w:eastAsia="Times New Roman" w:hAnsi="David" w:cs="David"/>
                <w:sz w:val="20"/>
                <w:szCs w:val="20"/>
                <w:rtl/>
              </w:rPr>
              <w:t>דיחוס+מפוחים 3%</w:t>
            </w:r>
          </w:p>
        </w:tc>
        <w:tc>
          <w:tcPr>
            <w:tcW w:w="1040" w:type="dxa"/>
            <w:tcBorders>
              <w:top w:val="single" w:sz="4" w:space="0" w:color="auto"/>
              <w:left w:val="nil"/>
              <w:bottom w:val="nil"/>
              <w:right w:val="nil"/>
            </w:tcBorders>
            <w:noWrap/>
            <w:vAlign w:val="bottom"/>
          </w:tcPr>
          <w:p w14:paraId="30908A4A" w14:textId="77777777" w:rsidR="00E56613" w:rsidRPr="00E56613" w:rsidRDefault="00E56613" w:rsidP="00E56613">
            <w:pPr>
              <w:bidi w:val="0"/>
              <w:spacing w:before="0" w:beforeAutospacing="0" w:after="0" w:afterAutospacing="0" w:line="240" w:lineRule="auto"/>
              <w:ind w:left="281"/>
              <w:jc w:val="right"/>
              <w:rPr>
                <w:rFonts w:ascii="David" w:eastAsia="Times New Roman" w:hAnsi="David" w:cs="David"/>
                <w:sz w:val="20"/>
                <w:szCs w:val="20"/>
              </w:rPr>
            </w:pPr>
            <w:r w:rsidRPr="00E56613">
              <w:rPr>
                <w:rFonts w:ascii="David" w:eastAsia="Times New Roman" w:hAnsi="David" w:cs="David"/>
                <w:sz w:val="20"/>
                <w:szCs w:val="20"/>
              </w:rPr>
              <w:t>3%</w:t>
            </w:r>
          </w:p>
        </w:tc>
        <w:tc>
          <w:tcPr>
            <w:tcW w:w="1109" w:type="dxa"/>
            <w:tcBorders>
              <w:top w:val="single" w:sz="4" w:space="0" w:color="auto"/>
              <w:left w:val="single" w:sz="4" w:space="0" w:color="auto"/>
              <w:bottom w:val="nil"/>
              <w:right w:val="single" w:sz="8" w:space="0" w:color="auto"/>
            </w:tcBorders>
            <w:noWrap/>
            <w:vAlign w:val="bottom"/>
          </w:tcPr>
          <w:p w14:paraId="3415F607" w14:textId="77777777" w:rsidR="00E56613" w:rsidRPr="00E56613" w:rsidRDefault="00E56613" w:rsidP="00E56613">
            <w:pPr>
              <w:bidi w:val="0"/>
              <w:spacing w:before="0" w:beforeAutospacing="0" w:after="0" w:afterAutospacing="0" w:line="240" w:lineRule="auto"/>
              <w:ind w:left="281"/>
              <w:jc w:val="right"/>
              <w:rPr>
                <w:rFonts w:ascii="David" w:eastAsia="Times New Roman" w:hAnsi="David" w:cs="David"/>
                <w:sz w:val="20"/>
                <w:szCs w:val="20"/>
              </w:rPr>
            </w:pPr>
            <w:r w:rsidRPr="00E56613">
              <w:rPr>
                <w:rFonts w:ascii="David" w:eastAsia="Times New Roman" w:hAnsi="David" w:cs="David"/>
                <w:sz w:val="20"/>
                <w:szCs w:val="20"/>
              </w:rPr>
              <w:t>0.429</w:t>
            </w:r>
          </w:p>
        </w:tc>
        <w:tc>
          <w:tcPr>
            <w:tcW w:w="960" w:type="dxa"/>
            <w:tcBorders>
              <w:top w:val="nil"/>
              <w:left w:val="single" w:sz="8" w:space="0" w:color="auto"/>
              <w:bottom w:val="single" w:sz="4" w:space="0" w:color="auto"/>
              <w:right w:val="single" w:sz="4" w:space="0" w:color="auto"/>
            </w:tcBorders>
            <w:noWrap/>
            <w:vAlign w:val="bottom"/>
          </w:tcPr>
          <w:p w14:paraId="498C31E9" w14:textId="77777777" w:rsidR="00E56613" w:rsidRPr="00E56613" w:rsidRDefault="00E56613" w:rsidP="00E56613">
            <w:pPr>
              <w:bidi w:val="0"/>
              <w:spacing w:before="0" w:beforeAutospacing="0" w:after="0" w:afterAutospacing="0" w:line="240" w:lineRule="auto"/>
              <w:ind w:left="281"/>
              <w:jc w:val="right"/>
              <w:rPr>
                <w:rFonts w:ascii="David" w:eastAsia="Times New Roman" w:hAnsi="David" w:cs="David"/>
                <w:sz w:val="20"/>
                <w:szCs w:val="20"/>
              </w:rPr>
            </w:pPr>
            <w:r w:rsidRPr="00E56613">
              <w:rPr>
                <w:rFonts w:ascii="David" w:eastAsia="Times New Roman" w:hAnsi="David" w:cs="David"/>
                <w:sz w:val="20"/>
                <w:szCs w:val="20"/>
              </w:rPr>
              <w:t>1.00</w:t>
            </w:r>
          </w:p>
        </w:tc>
        <w:tc>
          <w:tcPr>
            <w:tcW w:w="960" w:type="dxa"/>
            <w:tcBorders>
              <w:top w:val="nil"/>
              <w:left w:val="single" w:sz="4" w:space="0" w:color="auto"/>
              <w:bottom w:val="single" w:sz="4" w:space="0" w:color="auto"/>
              <w:right w:val="single" w:sz="4" w:space="0" w:color="auto"/>
            </w:tcBorders>
            <w:noWrap/>
            <w:vAlign w:val="bottom"/>
          </w:tcPr>
          <w:p w14:paraId="2263A528" w14:textId="77777777" w:rsidR="00E56613" w:rsidRPr="00E56613" w:rsidRDefault="00E56613" w:rsidP="00E56613">
            <w:pPr>
              <w:bidi w:val="0"/>
              <w:spacing w:before="0" w:beforeAutospacing="0" w:after="0" w:afterAutospacing="0" w:line="240" w:lineRule="auto"/>
              <w:ind w:left="281"/>
              <w:jc w:val="right"/>
              <w:rPr>
                <w:rFonts w:ascii="David" w:eastAsia="Times New Roman" w:hAnsi="David" w:cs="David"/>
                <w:sz w:val="20"/>
                <w:szCs w:val="20"/>
              </w:rPr>
            </w:pPr>
            <w:r w:rsidRPr="00E56613">
              <w:rPr>
                <w:rFonts w:ascii="David" w:eastAsia="Times New Roman" w:hAnsi="David" w:cs="David"/>
                <w:sz w:val="20"/>
                <w:szCs w:val="20"/>
              </w:rPr>
              <w:t>1.00</w:t>
            </w:r>
          </w:p>
        </w:tc>
        <w:tc>
          <w:tcPr>
            <w:tcW w:w="960" w:type="dxa"/>
            <w:tcBorders>
              <w:top w:val="nil"/>
              <w:left w:val="single" w:sz="4" w:space="0" w:color="auto"/>
              <w:bottom w:val="single" w:sz="4" w:space="0" w:color="auto"/>
              <w:right w:val="single" w:sz="4" w:space="0" w:color="auto"/>
            </w:tcBorders>
            <w:noWrap/>
            <w:vAlign w:val="bottom"/>
          </w:tcPr>
          <w:p w14:paraId="63C3A1BB" w14:textId="77777777" w:rsidR="00E56613" w:rsidRPr="00E56613" w:rsidRDefault="00E56613" w:rsidP="00E56613">
            <w:pPr>
              <w:bidi w:val="0"/>
              <w:spacing w:before="0" w:beforeAutospacing="0" w:after="0" w:afterAutospacing="0" w:line="240" w:lineRule="auto"/>
              <w:ind w:left="281"/>
              <w:jc w:val="right"/>
              <w:rPr>
                <w:rFonts w:ascii="David" w:eastAsia="Times New Roman" w:hAnsi="David" w:cs="David"/>
                <w:sz w:val="20"/>
                <w:szCs w:val="20"/>
              </w:rPr>
            </w:pPr>
            <w:r w:rsidRPr="00E56613">
              <w:rPr>
                <w:rFonts w:ascii="David" w:eastAsia="Times New Roman" w:hAnsi="David" w:cs="David"/>
                <w:sz w:val="20"/>
                <w:szCs w:val="20"/>
              </w:rPr>
              <w:t>1.00</w:t>
            </w:r>
          </w:p>
        </w:tc>
        <w:tc>
          <w:tcPr>
            <w:tcW w:w="960" w:type="dxa"/>
            <w:tcBorders>
              <w:top w:val="nil"/>
              <w:left w:val="single" w:sz="4" w:space="0" w:color="auto"/>
              <w:bottom w:val="single" w:sz="4" w:space="0" w:color="auto"/>
              <w:right w:val="single" w:sz="4" w:space="0" w:color="auto"/>
            </w:tcBorders>
            <w:noWrap/>
            <w:vAlign w:val="bottom"/>
          </w:tcPr>
          <w:p w14:paraId="63207798" w14:textId="77777777" w:rsidR="00E56613" w:rsidRPr="00E56613" w:rsidRDefault="00E56613" w:rsidP="00E56613">
            <w:pPr>
              <w:bidi w:val="0"/>
              <w:spacing w:before="0" w:beforeAutospacing="0" w:after="0" w:afterAutospacing="0" w:line="240" w:lineRule="auto"/>
              <w:ind w:left="281"/>
              <w:jc w:val="right"/>
              <w:rPr>
                <w:rFonts w:ascii="David" w:eastAsia="Times New Roman" w:hAnsi="David" w:cs="David"/>
                <w:sz w:val="20"/>
                <w:szCs w:val="20"/>
              </w:rPr>
            </w:pPr>
            <w:r w:rsidRPr="00E56613">
              <w:rPr>
                <w:rFonts w:ascii="David" w:eastAsia="Times New Roman" w:hAnsi="David" w:cs="David"/>
                <w:sz w:val="20"/>
                <w:szCs w:val="20"/>
              </w:rPr>
              <w:t>1.00</w:t>
            </w:r>
          </w:p>
        </w:tc>
        <w:tc>
          <w:tcPr>
            <w:tcW w:w="960" w:type="dxa"/>
            <w:tcBorders>
              <w:top w:val="nil"/>
              <w:left w:val="single" w:sz="4" w:space="0" w:color="auto"/>
              <w:bottom w:val="single" w:sz="4" w:space="0" w:color="auto"/>
              <w:right w:val="single" w:sz="4" w:space="0" w:color="auto"/>
            </w:tcBorders>
            <w:noWrap/>
            <w:vAlign w:val="bottom"/>
          </w:tcPr>
          <w:p w14:paraId="6F98FB4D" w14:textId="77777777" w:rsidR="00E56613" w:rsidRPr="00E56613" w:rsidRDefault="00E56613" w:rsidP="00E56613">
            <w:pPr>
              <w:bidi w:val="0"/>
              <w:spacing w:before="0" w:beforeAutospacing="0" w:after="0" w:afterAutospacing="0" w:line="240" w:lineRule="auto"/>
              <w:ind w:left="281"/>
              <w:jc w:val="right"/>
              <w:rPr>
                <w:rFonts w:ascii="David" w:eastAsia="Times New Roman" w:hAnsi="David" w:cs="David"/>
                <w:sz w:val="20"/>
                <w:szCs w:val="20"/>
              </w:rPr>
            </w:pPr>
            <w:r w:rsidRPr="00E56613">
              <w:rPr>
                <w:rFonts w:ascii="David" w:eastAsia="Times New Roman" w:hAnsi="David" w:cs="David"/>
                <w:sz w:val="20"/>
                <w:szCs w:val="20"/>
              </w:rPr>
              <w:t>1.00</w:t>
            </w:r>
          </w:p>
        </w:tc>
        <w:tc>
          <w:tcPr>
            <w:tcW w:w="960" w:type="dxa"/>
            <w:tcBorders>
              <w:top w:val="nil"/>
              <w:left w:val="single" w:sz="4" w:space="0" w:color="auto"/>
              <w:bottom w:val="single" w:sz="4" w:space="0" w:color="auto"/>
              <w:right w:val="single" w:sz="4" w:space="0" w:color="auto"/>
            </w:tcBorders>
            <w:noWrap/>
            <w:vAlign w:val="bottom"/>
          </w:tcPr>
          <w:p w14:paraId="5AEDA731" w14:textId="77777777" w:rsidR="00E56613" w:rsidRPr="00E56613" w:rsidRDefault="00E56613" w:rsidP="00E56613">
            <w:pPr>
              <w:bidi w:val="0"/>
              <w:spacing w:before="0" w:beforeAutospacing="0" w:after="0" w:afterAutospacing="0" w:line="240" w:lineRule="auto"/>
              <w:ind w:left="281"/>
              <w:jc w:val="right"/>
              <w:rPr>
                <w:rFonts w:ascii="David" w:eastAsia="Times New Roman" w:hAnsi="David" w:cs="David"/>
                <w:sz w:val="20"/>
                <w:szCs w:val="20"/>
              </w:rPr>
            </w:pPr>
            <w:r w:rsidRPr="00E56613">
              <w:rPr>
                <w:rFonts w:ascii="David" w:eastAsia="Times New Roman" w:hAnsi="David" w:cs="David"/>
                <w:sz w:val="20"/>
                <w:szCs w:val="20"/>
              </w:rPr>
              <w:t>1.00</w:t>
            </w:r>
          </w:p>
        </w:tc>
        <w:tc>
          <w:tcPr>
            <w:tcW w:w="960" w:type="dxa"/>
            <w:tcBorders>
              <w:top w:val="nil"/>
              <w:left w:val="single" w:sz="4" w:space="0" w:color="auto"/>
              <w:bottom w:val="single" w:sz="4" w:space="0" w:color="auto"/>
              <w:right w:val="single" w:sz="8" w:space="0" w:color="auto"/>
            </w:tcBorders>
            <w:noWrap/>
            <w:vAlign w:val="bottom"/>
          </w:tcPr>
          <w:p w14:paraId="6A33E421" w14:textId="77777777" w:rsidR="00E56613" w:rsidRPr="00E56613" w:rsidRDefault="00E56613" w:rsidP="00E56613">
            <w:pPr>
              <w:bidi w:val="0"/>
              <w:spacing w:before="0" w:beforeAutospacing="0" w:after="0" w:afterAutospacing="0" w:line="240" w:lineRule="auto"/>
              <w:ind w:left="281"/>
              <w:jc w:val="right"/>
              <w:rPr>
                <w:rFonts w:ascii="David" w:eastAsia="Times New Roman" w:hAnsi="David" w:cs="David"/>
                <w:sz w:val="20"/>
                <w:szCs w:val="20"/>
              </w:rPr>
            </w:pPr>
            <w:r w:rsidRPr="00E56613">
              <w:rPr>
                <w:rFonts w:ascii="David" w:eastAsia="Times New Roman" w:hAnsi="David" w:cs="David"/>
                <w:sz w:val="20"/>
                <w:szCs w:val="20"/>
              </w:rPr>
              <w:t>1.00</w:t>
            </w:r>
          </w:p>
        </w:tc>
      </w:tr>
      <w:tr w:rsidR="00E56613" w:rsidRPr="00E56613" w14:paraId="15771B87" w14:textId="77777777" w:rsidTr="00E56613">
        <w:trPr>
          <w:trHeight w:val="255"/>
          <w:jc w:val="center"/>
        </w:trPr>
        <w:tc>
          <w:tcPr>
            <w:tcW w:w="1973" w:type="dxa"/>
            <w:vMerge w:val="restart"/>
            <w:tcBorders>
              <w:top w:val="nil"/>
              <w:left w:val="single" w:sz="8" w:space="0" w:color="auto"/>
              <w:bottom w:val="single" w:sz="4" w:space="0" w:color="000000"/>
              <w:right w:val="single" w:sz="8" w:space="0" w:color="auto"/>
            </w:tcBorders>
            <w:noWrap/>
            <w:vAlign w:val="center"/>
          </w:tcPr>
          <w:p w14:paraId="684F3AB4" w14:textId="77777777" w:rsidR="00E56613" w:rsidRPr="00E56613" w:rsidRDefault="00E56613" w:rsidP="00E56613">
            <w:pPr>
              <w:spacing w:before="0" w:beforeAutospacing="0" w:after="0" w:afterAutospacing="0" w:line="240" w:lineRule="auto"/>
              <w:ind w:left="281"/>
              <w:jc w:val="center"/>
              <w:rPr>
                <w:rFonts w:ascii="David" w:eastAsia="Times New Roman" w:hAnsi="David" w:cs="David"/>
                <w:b/>
                <w:bCs/>
                <w:sz w:val="20"/>
                <w:szCs w:val="20"/>
                <w:u w:val="single"/>
              </w:rPr>
            </w:pPr>
            <w:r w:rsidRPr="00E56613">
              <w:rPr>
                <w:rFonts w:ascii="David" w:eastAsia="Times New Roman" w:hAnsi="David" w:cs="David"/>
                <w:b/>
                <w:bCs/>
                <w:sz w:val="20"/>
                <w:szCs w:val="20"/>
                <w:u w:val="single"/>
                <w:rtl/>
              </w:rPr>
              <w:t>אינסטלציה:(57%)</w:t>
            </w:r>
          </w:p>
        </w:tc>
        <w:tc>
          <w:tcPr>
            <w:tcW w:w="2500" w:type="dxa"/>
            <w:tcBorders>
              <w:top w:val="single" w:sz="4" w:space="0" w:color="auto"/>
              <w:left w:val="nil"/>
              <w:bottom w:val="nil"/>
              <w:right w:val="single" w:sz="4" w:space="0" w:color="auto"/>
            </w:tcBorders>
            <w:noWrap/>
            <w:vAlign w:val="bottom"/>
          </w:tcPr>
          <w:p w14:paraId="428BFF14" w14:textId="77777777" w:rsidR="00E56613" w:rsidRPr="00E56613" w:rsidRDefault="00E56613" w:rsidP="00E56613">
            <w:pPr>
              <w:spacing w:before="0" w:beforeAutospacing="0" w:after="0" w:afterAutospacing="0" w:line="240" w:lineRule="auto"/>
              <w:ind w:left="281"/>
              <w:rPr>
                <w:rFonts w:ascii="David" w:eastAsia="Times New Roman" w:hAnsi="David" w:cs="David"/>
                <w:sz w:val="20"/>
                <w:szCs w:val="20"/>
              </w:rPr>
            </w:pPr>
            <w:r w:rsidRPr="00E56613">
              <w:rPr>
                <w:rFonts w:ascii="David" w:eastAsia="Times New Roman" w:hAnsi="David" w:cs="David"/>
                <w:sz w:val="20"/>
                <w:szCs w:val="20"/>
                <w:rtl/>
              </w:rPr>
              <w:t>אינסטלציה-צ.וורטיקלית- 43%</w:t>
            </w:r>
          </w:p>
        </w:tc>
        <w:tc>
          <w:tcPr>
            <w:tcW w:w="1040" w:type="dxa"/>
            <w:tcBorders>
              <w:top w:val="single" w:sz="4" w:space="0" w:color="auto"/>
              <w:left w:val="nil"/>
              <w:bottom w:val="nil"/>
              <w:right w:val="nil"/>
            </w:tcBorders>
            <w:noWrap/>
            <w:vAlign w:val="bottom"/>
          </w:tcPr>
          <w:p w14:paraId="0FC58D7E" w14:textId="77777777" w:rsidR="00E56613" w:rsidRPr="00E56613" w:rsidRDefault="00E56613" w:rsidP="00E56613">
            <w:pPr>
              <w:bidi w:val="0"/>
              <w:spacing w:before="0" w:beforeAutospacing="0" w:after="0" w:afterAutospacing="0" w:line="240" w:lineRule="auto"/>
              <w:ind w:left="281"/>
              <w:jc w:val="right"/>
              <w:rPr>
                <w:rFonts w:ascii="David" w:eastAsia="Times New Roman" w:hAnsi="David" w:cs="David"/>
                <w:sz w:val="20"/>
                <w:szCs w:val="20"/>
              </w:rPr>
            </w:pPr>
            <w:r w:rsidRPr="00E56613">
              <w:rPr>
                <w:rFonts w:ascii="David" w:eastAsia="Times New Roman" w:hAnsi="David" w:cs="David"/>
                <w:sz w:val="20"/>
                <w:szCs w:val="20"/>
              </w:rPr>
              <w:t>43%</w:t>
            </w:r>
          </w:p>
        </w:tc>
        <w:tc>
          <w:tcPr>
            <w:tcW w:w="1109" w:type="dxa"/>
            <w:tcBorders>
              <w:top w:val="single" w:sz="4" w:space="0" w:color="auto"/>
              <w:left w:val="single" w:sz="4" w:space="0" w:color="auto"/>
              <w:bottom w:val="nil"/>
              <w:right w:val="single" w:sz="8" w:space="0" w:color="auto"/>
            </w:tcBorders>
            <w:noWrap/>
            <w:vAlign w:val="bottom"/>
          </w:tcPr>
          <w:p w14:paraId="28D1CB7B" w14:textId="77777777" w:rsidR="00E56613" w:rsidRPr="00E56613" w:rsidRDefault="00E56613" w:rsidP="00E56613">
            <w:pPr>
              <w:bidi w:val="0"/>
              <w:spacing w:before="0" w:beforeAutospacing="0" w:after="0" w:afterAutospacing="0" w:line="240" w:lineRule="auto"/>
              <w:ind w:left="281"/>
              <w:jc w:val="right"/>
              <w:rPr>
                <w:rFonts w:ascii="David" w:eastAsia="Times New Roman" w:hAnsi="David" w:cs="David"/>
                <w:sz w:val="20"/>
                <w:szCs w:val="20"/>
              </w:rPr>
            </w:pPr>
            <w:r w:rsidRPr="00E56613">
              <w:rPr>
                <w:rFonts w:ascii="David" w:eastAsia="Times New Roman" w:hAnsi="David" w:cs="David"/>
                <w:sz w:val="20"/>
                <w:szCs w:val="20"/>
              </w:rPr>
              <w:t>6.143</w:t>
            </w:r>
          </w:p>
        </w:tc>
        <w:tc>
          <w:tcPr>
            <w:tcW w:w="960" w:type="dxa"/>
            <w:tcBorders>
              <w:top w:val="nil"/>
              <w:left w:val="single" w:sz="8" w:space="0" w:color="auto"/>
              <w:bottom w:val="single" w:sz="4" w:space="0" w:color="auto"/>
              <w:right w:val="single" w:sz="4" w:space="0" w:color="auto"/>
            </w:tcBorders>
            <w:noWrap/>
            <w:vAlign w:val="bottom"/>
          </w:tcPr>
          <w:p w14:paraId="1377E3B6" w14:textId="77777777" w:rsidR="00E56613" w:rsidRPr="00E56613" w:rsidRDefault="00E56613" w:rsidP="00E56613">
            <w:pPr>
              <w:bidi w:val="0"/>
              <w:spacing w:before="0" w:beforeAutospacing="0" w:after="0" w:afterAutospacing="0" w:line="240" w:lineRule="auto"/>
              <w:ind w:left="281"/>
              <w:jc w:val="right"/>
              <w:rPr>
                <w:rFonts w:ascii="David" w:eastAsia="Times New Roman" w:hAnsi="David" w:cs="David"/>
                <w:sz w:val="20"/>
                <w:szCs w:val="20"/>
              </w:rPr>
            </w:pPr>
            <w:r w:rsidRPr="00E56613">
              <w:rPr>
                <w:rFonts w:ascii="David" w:eastAsia="Times New Roman" w:hAnsi="David" w:cs="David"/>
                <w:sz w:val="20"/>
                <w:szCs w:val="20"/>
              </w:rPr>
              <w:t>1.00</w:t>
            </w:r>
          </w:p>
        </w:tc>
        <w:tc>
          <w:tcPr>
            <w:tcW w:w="960" w:type="dxa"/>
            <w:tcBorders>
              <w:top w:val="nil"/>
              <w:left w:val="single" w:sz="4" w:space="0" w:color="auto"/>
              <w:bottom w:val="single" w:sz="4" w:space="0" w:color="auto"/>
              <w:right w:val="single" w:sz="4" w:space="0" w:color="auto"/>
            </w:tcBorders>
            <w:noWrap/>
            <w:vAlign w:val="bottom"/>
          </w:tcPr>
          <w:p w14:paraId="79676F2B" w14:textId="77777777" w:rsidR="00E56613" w:rsidRPr="00E56613" w:rsidRDefault="00E56613" w:rsidP="00E56613">
            <w:pPr>
              <w:bidi w:val="0"/>
              <w:spacing w:before="0" w:beforeAutospacing="0" w:after="0" w:afterAutospacing="0" w:line="240" w:lineRule="auto"/>
              <w:ind w:left="281"/>
              <w:jc w:val="right"/>
              <w:rPr>
                <w:rFonts w:ascii="David" w:eastAsia="Times New Roman" w:hAnsi="David" w:cs="David"/>
                <w:sz w:val="20"/>
                <w:szCs w:val="20"/>
              </w:rPr>
            </w:pPr>
            <w:r w:rsidRPr="00E56613">
              <w:rPr>
                <w:rFonts w:ascii="David" w:eastAsia="Times New Roman" w:hAnsi="David" w:cs="David"/>
                <w:sz w:val="20"/>
                <w:szCs w:val="20"/>
              </w:rPr>
              <w:t>1.00</w:t>
            </w:r>
          </w:p>
        </w:tc>
        <w:tc>
          <w:tcPr>
            <w:tcW w:w="960" w:type="dxa"/>
            <w:tcBorders>
              <w:top w:val="nil"/>
              <w:left w:val="single" w:sz="4" w:space="0" w:color="auto"/>
              <w:bottom w:val="single" w:sz="4" w:space="0" w:color="auto"/>
              <w:right w:val="single" w:sz="4" w:space="0" w:color="auto"/>
            </w:tcBorders>
            <w:noWrap/>
            <w:vAlign w:val="bottom"/>
          </w:tcPr>
          <w:p w14:paraId="1020AB5A" w14:textId="77777777" w:rsidR="00E56613" w:rsidRPr="00E56613" w:rsidRDefault="00E56613" w:rsidP="00E56613">
            <w:pPr>
              <w:bidi w:val="0"/>
              <w:spacing w:before="0" w:beforeAutospacing="0" w:after="0" w:afterAutospacing="0" w:line="240" w:lineRule="auto"/>
              <w:ind w:left="281"/>
              <w:jc w:val="right"/>
              <w:rPr>
                <w:rFonts w:ascii="David" w:eastAsia="Times New Roman" w:hAnsi="David" w:cs="David"/>
                <w:sz w:val="20"/>
                <w:szCs w:val="20"/>
              </w:rPr>
            </w:pPr>
            <w:r w:rsidRPr="00E56613">
              <w:rPr>
                <w:rFonts w:ascii="David" w:eastAsia="Times New Roman" w:hAnsi="David" w:cs="David"/>
                <w:sz w:val="20"/>
                <w:szCs w:val="20"/>
              </w:rPr>
              <w:t>1.00</w:t>
            </w:r>
          </w:p>
        </w:tc>
        <w:tc>
          <w:tcPr>
            <w:tcW w:w="960" w:type="dxa"/>
            <w:tcBorders>
              <w:top w:val="nil"/>
              <w:left w:val="single" w:sz="4" w:space="0" w:color="auto"/>
              <w:bottom w:val="single" w:sz="4" w:space="0" w:color="auto"/>
              <w:right w:val="single" w:sz="4" w:space="0" w:color="auto"/>
            </w:tcBorders>
            <w:noWrap/>
            <w:vAlign w:val="bottom"/>
          </w:tcPr>
          <w:p w14:paraId="505A505F" w14:textId="77777777" w:rsidR="00E56613" w:rsidRPr="00E56613" w:rsidRDefault="00E56613" w:rsidP="00E56613">
            <w:pPr>
              <w:bidi w:val="0"/>
              <w:spacing w:before="0" w:beforeAutospacing="0" w:after="0" w:afterAutospacing="0" w:line="240" w:lineRule="auto"/>
              <w:ind w:left="281"/>
              <w:jc w:val="right"/>
              <w:rPr>
                <w:rFonts w:ascii="David" w:eastAsia="Times New Roman" w:hAnsi="David" w:cs="David"/>
                <w:sz w:val="20"/>
                <w:szCs w:val="20"/>
              </w:rPr>
            </w:pPr>
            <w:r w:rsidRPr="00E56613">
              <w:rPr>
                <w:rFonts w:ascii="David" w:eastAsia="Times New Roman" w:hAnsi="David" w:cs="David"/>
                <w:sz w:val="20"/>
                <w:szCs w:val="20"/>
              </w:rPr>
              <w:t>1.00</w:t>
            </w:r>
          </w:p>
        </w:tc>
        <w:tc>
          <w:tcPr>
            <w:tcW w:w="960" w:type="dxa"/>
            <w:tcBorders>
              <w:top w:val="nil"/>
              <w:left w:val="single" w:sz="4" w:space="0" w:color="auto"/>
              <w:bottom w:val="single" w:sz="4" w:space="0" w:color="auto"/>
              <w:right w:val="single" w:sz="4" w:space="0" w:color="auto"/>
            </w:tcBorders>
            <w:noWrap/>
            <w:vAlign w:val="bottom"/>
          </w:tcPr>
          <w:p w14:paraId="33CA1A97" w14:textId="77777777" w:rsidR="00E56613" w:rsidRPr="00E56613" w:rsidRDefault="00E56613" w:rsidP="00E56613">
            <w:pPr>
              <w:bidi w:val="0"/>
              <w:spacing w:before="0" w:beforeAutospacing="0" w:after="0" w:afterAutospacing="0" w:line="240" w:lineRule="auto"/>
              <w:ind w:left="281"/>
              <w:jc w:val="right"/>
              <w:rPr>
                <w:rFonts w:ascii="David" w:eastAsia="Times New Roman" w:hAnsi="David" w:cs="David"/>
                <w:sz w:val="20"/>
                <w:szCs w:val="20"/>
              </w:rPr>
            </w:pPr>
            <w:r w:rsidRPr="00E56613">
              <w:rPr>
                <w:rFonts w:ascii="David" w:eastAsia="Times New Roman" w:hAnsi="David" w:cs="David"/>
                <w:sz w:val="20"/>
                <w:szCs w:val="20"/>
              </w:rPr>
              <w:t>1.00</w:t>
            </w:r>
          </w:p>
        </w:tc>
        <w:tc>
          <w:tcPr>
            <w:tcW w:w="960" w:type="dxa"/>
            <w:tcBorders>
              <w:top w:val="nil"/>
              <w:left w:val="single" w:sz="4" w:space="0" w:color="auto"/>
              <w:bottom w:val="single" w:sz="4" w:space="0" w:color="auto"/>
              <w:right w:val="single" w:sz="4" w:space="0" w:color="auto"/>
            </w:tcBorders>
            <w:noWrap/>
            <w:vAlign w:val="bottom"/>
          </w:tcPr>
          <w:p w14:paraId="6B6AD0AB" w14:textId="77777777" w:rsidR="00E56613" w:rsidRPr="00E56613" w:rsidRDefault="00E56613" w:rsidP="00E56613">
            <w:pPr>
              <w:bidi w:val="0"/>
              <w:spacing w:before="0" w:beforeAutospacing="0" w:after="0" w:afterAutospacing="0" w:line="240" w:lineRule="auto"/>
              <w:ind w:left="281"/>
              <w:jc w:val="right"/>
              <w:rPr>
                <w:rFonts w:ascii="David" w:eastAsia="Times New Roman" w:hAnsi="David" w:cs="David"/>
                <w:sz w:val="20"/>
                <w:szCs w:val="20"/>
              </w:rPr>
            </w:pPr>
            <w:r w:rsidRPr="00E56613">
              <w:rPr>
                <w:rFonts w:ascii="David" w:eastAsia="Times New Roman" w:hAnsi="David" w:cs="David"/>
                <w:sz w:val="20"/>
                <w:szCs w:val="20"/>
              </w:rPr>
              <w:t>1.00</w:t>
            </w:r>
          </w:p>
        </w:tc>
        <w:tc>
          <w:tcPr>
            <w:tcW w:w="960" w:type="dxa"/>
            <w:tcBorders>
              <w:top w:val="nil"/>
              <w:left w:val="single" w:sz="4" w:space="0" w:color="auto"/>
              <w:bottom w:val="single" w:sz="4" w:space="0" w:color="auto"/>
              <w:right w:val="single" w:sz="8" w:space="0" w:color="auto"/>
            </w:tcBorders>
            <w:noWrap/>
            <w:vAlign w:val="bottom"/>
          </w:tcPr>
          <w:p w14:paraId="7BD42AB3" w14:textId="77777777" w:rsidR="00E56613" w:rsidRPr="00E56613" w:rsidRDefault="00E56613" w:rsidP="00E56613">
            <w:pPr>
              <w:bidi w:val="0"/>
              <w:spacing w:before="0" w:beforeAutospacing="0" w:after="0" w:afterAutospacing="0" w:line="240" w:lineRule="auto"/>
              <w:ind w:left="281"/>
              <w:jc w:val="right"/>
              <w:rPr>
                <w:rFonts w:ascii="David" w:eastAsia="Times New Roman" w:hAnsi="David" w:cs="David"/>
                <w:sz w:val="20"/>
                <w:szCs w:val="20"/>
              </w:rPr>
            </w:pPr>
            <w:r w:rsidRPr="00E56613">
              <w:rPr>
                <w:rFonts w:ascii="David" w:eastAsia="Times New Roman" w:hAnsi="David" w:cs="David"/>
                <w:sz w:val="20"/>
                <w:szCs w:val="20"/>
              </w:rPr>
              <w:t>1.00</w:t>
            </w:r>
          </w:p>
        </w:tc>
      </w:tr>
      <w:tr w:rsidR="00E56613" w:rsidRPr="00E56613" w14:paraId="47F16643" w14:textId="77777777" w:rsidTr="00E56613">
        <w:trPr>
          <w:trHeight w:val="255"/>
          <w:jc w:val="center"/>
        </w:trPr>
        <w:tc>
          <w:tcPr>
            <w:tcW w:w="0" w:type="auto"/>
            <w:vMerge/>
            <w:tcBorders>
              <w:top w:val="nil"/>
              <w:left w:val="single" w:sz="8" w:space="0" w:color="auto"/>
              <w:bottom w:val="single" w:sz="4" w:space="0" w:color="000000"/>
              <w:right w:val="single" w:sz="8" w:space="0" w:color="auto"/>
            </w:tcBorders>
            <w:vAlign w:val="center"/>
          </w:tcPr>
          <w:p w14:paraId="1567BF52" w14:textId="77777777" w:rsidR="00E56613" w:rsidRPr="00E56613" w:rsidRDefault="00E56613" w:rsidP="00E56613">
            <w:pPr>
              <w:bidi w:val="0"/>
              <w:spacing w:before="0" w:beforeAutospacing="0" w:after="0" w:afterAutospacing="0" w:line="240" w:lineRule="auto"/>
              <w:rPr>
                <w:rFonts w:ascii="David" w:eastAsia="Times New Roman" w:hAnsi="David" w:cs="David"/>
                <w:b/>
                <w:bCs/>
                <w:sz w:val="20"/>
                <w:szCs w:val="20"/>
                <w:u w:val="single"/>
              </w:rPr>
            </w:pPr>
          </w:p>
        </w:tc>
        <w:tc>
          <w:tcPr>
            <w:tcW w:w="2500" w:type="dxa"/>
            <w:tcBorders>
              <w:top w:val="single" w:sz="4" w:space="0" w:color="auto"/>
              <w:left w:val="nil"/>
              <w:bottom w:val="single" w:sz="4" w:space="0" w:color="auto"/>
              <w:right w:val="single" w:sz="4" w:space="0" w:color="auto"/>
            </w:tcBorders>
            <w:noWrap/>
            <w:vAlign w:val="bottom"/>
          </w:tcPr>
          <w:p w14:paraId="482365E2" w14:textId="77777777" w:rsidR="00E56613" w:rsidRPr="00E56613" w:rsidRDefault="00E56613" w:rsidP="00E56613">
            <w:pPr>
              <w:spacing w:before="0" w:beforeAutospacing="0" w:after="0" w:afterAutospacing="0" w:line="240" w:lineRule="auto"/>
              <w:ind w:left="281"/>
              <w:rPr>
                <w:rFonts w:ascii="David" w:eastAsia="Times New Roman" w:hAnsi="David" w:cs="David"/>
                <w:sz w:val="20"/>
                <w:szCs w:val="20"/>
              </w:rPr>
            </w:pPr>
            <w:r w:rsidRPr="00E56613">
              <w:rPr>
                <w:rFonts w:ascii="David" w:eastAsia="Times New Roman" w:hAnsi="David" w:cs="David"/>
                <w:sz w:val="20"/>
                <w:szCs w:val="20"/>
                <w:rtl/>
              </w:rPr>
              <w:t>הכנה למונים דירתיים- 1%</w:t>
            </w:r>
          </w:p>
        </w:tc>
        <w:tc>
          <w:tcPr>
            <w:tcW w:w="1040" w:type="dxa"/>
            <w:tcBorders>
              <w:top w:val="single" w:sz="4" w:space="0" w:color="auto"/>
              <w:left w:val="nil"/>
              <w:bottom w:val="single" w:sz="4" w:space="0" w:color="auto"/>
              <w:right w:val="nil"/>
            </w:tcBorders>
            <w:noWrap/>
            <w:vAlign w:val="bottom"/>
          </w:tcPr>
          <w:p w14:paraId="110878AE" w14:textId="77777777" w:rsidR="00E56613" w:rsidRPr="00E56613" w:rsidRDefault="00E56613" w:rsidP="00E56613">
            <w:pPr>
              <w:bidi w:val="0"/>
              <w:spacing w:before="0" w:beforeAutospacing="0" w:after="0" w:afterAutospacing="0" w:line="240" w:lineRule="auto"/>
              <w:ind w:left="281"/>
              <w:jc w:val="right"/>
              <w:rPr>
                <w:rFonts w:ascii="David" w:eastAsia="Times New Roman" w:hAnsi="David" w:cs="David"/>
                <w:sz w:val="20"/>
                <w:szCs w:val="20"/>
              </w:rPr>
            </w:pPr>
            <w:r w:rsidRPr="00E56613">
              <w:rPr>
                <w:rFonts w:ascii="David" w:eastAsia="Times New Roman" w:hAnsi="David" w:cs="David"/>
                <w:sz w:val="20"/>
                <w:szCs w:val="20"/>
              </w:rPr>
              <w:t>1%</w:t>
            </w:r>
          </w:p>
        </w:tc>
        <w:tc>
          <w:tcPr>
            <w:tcW w:w="1109" w:type="dxa"/>
            <w:tcBorders>
              <w:top w:val="single" w:sz="4" w:space="0" w:color="auto"/>
              <w:left w:val="single" w:sz="4" w:space="0" w:color="auto"/>
              <w:bottom w:val="nil"/>
              <w:right w:val="single" w:sz="8" w:space="0" w:color="auto"/>
            </w:tcBorders>
            <w:noWrap/>
            <w:vAlign w:val="bottom"/>
          </w:tcPr>
          <w:p w14:paraId="0D0A5C11" w14:textId="77777777" w:rsidR="00E56613" w:rsidRPr="00E56613" w:rsidRDefault="00E56613" w:rsidP="00E56613">
            <w:pPr>
              <w:bidi w:val="0"/>
              <w:spacing w:before="0" w:beforeAutospacing="0" w:after="0" w:afterAutospacing="0" w:line="240" w:lineRule="auto"/>
              <w:ind w:left="281"/>
              <w:jc w:val="right"/>
              <w:rPr>
                <w:rFonts w:ascii="David" w:eastAsia="Times New Roman" w:hAnsi="David" w:cs="David"/>
                <w:sz w:val="20"/>
                <w:szCs w:val="20"/>
              </w:rPr>
            </w:pPr>
            <w:r w:rsidRPr="00E56613">
              <w:rPr>
                <w:rFonts w:ascii="David" w:eastAsia="Times New Roman" w:hAnsi="David" w:cs="David"/>
                <w:sz w:val="20"/>
                <w:szCs w:val="20"/>
              </w:rPr>
              <w:t>0.143</w:t>
            </w:r>
          </w:p>
        </w:tc>
        <w:tc>
          <w:tcPr>
            <w:tcW w:w="960" w:type="dxa"/>
            <w:tcBorders>
              <w:top w:val="nil"/>
              <w:left w:val="single" w:sz="8" w:space="0" w:color="auto"/>
              <w:bottom w:val="single" w:sz="4" w:space="0" w:color="auto"/>
              <w:right w:val="single" w:sz="4" w:space="0" w:color="auto"/>
            </w:tcBorders>
            <w:noWrap/>
            <w:vAlign w:val="bottom"/>
          </w:tcPr>
          <w:p w14:paraId="617ABC22" w14:textId="77777777" w:rsidR="00E56613" w:rsidRPr="00E56613" w:rsidRDefault="00E56613" w:rsidP="00E56613">
            <w:pPr>
              <w:bidi w:val="0"/>
              <w:spacing w:before="0" w:beforeAutospacing="0" w:after="0" w:afterAutospacing="0" w:line="240" w:lineRule="auto"/>
              <w:ind w:left="281"/>
              <w:jc w:val="right"/>
              <w:rPr>
                <w:rFonts w:ascii="David" w:eastAsia="Times New Roman" w:hAnsi="David" w:cs="David"/>
                <w:sz w:val="20"/>
                <w:szCs w:val="20"/>
              </w:rPr>
            </w:pPr>
            <w:r w:rsidRPr="00E56613">
              <w:rPr>
                <w:rFonts w:ascii="David" w:eastAsia="Times New Roman" w:hAnsi="David" w:cs="David"/>
                <w:sz w:val="20"/>
                <w:szCs w:val="20"/>
              </w:rPr>
              <w:t>1.00</w:t>
            </w:r>
          </w:p>
        </w:tc>
        <w:tc>
          <w:tcPr>
            <w:tcW w:w="960" w:type="dxa"/>
            <w:tcBorders>
              <w:top w:val="nil"/>
              <w:left w:val="single" w:sz="4" w:space="0" w:color="auto"/>
              <w:bottom w:val="single" w:sz="4" w:space="0" w:color="auto"/>
              <w:right w:val="single" w:sz="4" w:space="0" w:color="auto"/>
            </w:tcBorders>
            <w:noWrap/>
            <w:vAlign w:val="bottom"/>
          </w:tcPr>
          <w:p w14:paraId="3C905AE3" w14:textId="77777777" w:rsidR="00E56613" w:rsidRPr="00E56613" w:rsidRDefault="00E56613" w:rsidP="00E56613">
            <w:pPr>
              <w:bidi w:val="0"/>
              <w:spacing w:before="0" w:beforeAutospacing="0" w:after="0" w:afterAutospacing="0" w:line="240" w:lineRule="auto"/>
              <w:ind w:left="281"/>
              <w:jc w:val="right"/>
              <w:rPr>
                <w:rFonts w:ascii="David" w:eastAsia="Times New Roman" w:hAnsi="David" w:cs="David"/>
                <w:sz w:val="20"/>
                <w:szCs w:val="20"/>
              </w:rPr>
            </w:pPr>
            <w:r w:rsidRPr="00E56613">
              <w:rPr>
                <w:rFonts w:ascii="David" w:eastAsia="Times New Roman" w:hAnsi="David" w:cs="David"/>
                <w:sz w:val="20"/>
                <w:szCs w:val="20"/>
              </w:rPr>
              <w:t>1.00</w:t>
            </w:r>
          </w:p>
        </w:tc>
        <w:tc>
          <w:tcPr>
            <w:tcW w:w="960" w:type="dxa"/>
            <w:tcBorders>
              <w:top w:val="nil"/>
              <w:left w:val="single" w:sz="4" w:space="0" w:color="auto"/>
              <w:bottom w:val="single" w:sz="4" w:space="0" w:color="auto"/>
              <w:right w:val="single" w:sz="4" w:space="0" w:color="auto"/>
            </w:tcBorders>
            <w:noWrap/>
            <w:vAlign w:val="bottom"/>
          </w:tcPr>
          <w:p w14:paraId="08FB9DF2" w14:textId="77777777" w:rsidR="00E56613" w:rsidRPr="00E56613" w:rsidRDefault="00E56613" w:rsidP="00E56613">
            <w:pPr>
              <w:bidi w:val="0"/>
              <w:spacing w:before="0" w:beforeAutospacing="0" w:after="0" w:afterAutospacing="0" w:line="240" w:lineRule="auto"/>
              <w:ind w:left="281"/>
              <w:jc w:val="right"/>
              <w:rPr>
                <w:rFonts w:ascii="David" w:eastAsia="Times New Roman" w:hAnsi="David" w:cs="David"/>
                <w:sz w:val="20"/>
                <w:szCs w:val="20"/>
              </w:rPr>
            </w:pPr>
            <w:r w:rsidRPr="00E56613">
              <w:rPr>
                <w:rFonts w:ascii="David" w:eastAsia="Times New Roman" w:hAnsi="David" w:cs="David"/>
                <w:sz w:val="20"/>
                <w:szCs w:val="20"/>
              </w:rPr>
              <w:t>1.00</w:t>
            </w:r>
          </w:p>
        </w:tc>
        <w:tc>
          <w:tcPr>
            <w:tcW w:w="960" w:type="dxa"/>
            <w:tcBorders>
              <w:top w:val="nil"/>
              <w:left w:val="single" w:sz="4" w:space="0" w:color="auto"/>
              <w:bottom w:val="single" w:sz="4" w:space="0" w:color="auto"/>
              <w:right w:val="single" w:sz="4" w:space="0" w:color="auto"/>
            </w:tcBorders>
            <w:noWrap/>
            <w:vAlign w:val="bottom"/>
          </w:tcPr>
          <w:p w14:paraId="37E6FA79" w14:textId="77777777" w:rsidR="00E56613" w:rsidRPr="00E56613" w:rsidRDefault="00E56613" w:rsidP="00E56613">
            <w:pPr>
              <w:bidi w:val="0"/>
              <w:spacing w:before="0" w:beforeAutospacing="0" w:after="0" w:afterAutospacing="0" w:line="240" w:lineRule="auto"/>
              <w:ind w:left="281"/>
              <w:jc w:val="right"/>
              <w:rPr>
                <w:rFonts w:ascii="David" w:eastAsia="Times New Roman" w:hAnsi="David" w:cs="David"/>
                <w:sz w:val="20"/>
                <w:szCs w:val="20"/>
              </w:rPr>
            </w:pPr>
            <w:r w:rsidRPr="00E56613">
              <w:rPr>
                <w:rFonts w:ascii="David" w:eastAsia="Times New Roman" w:hAnsi="David" w:cs="David"/>
                <w:sz w:val="20"/>
                <w:szCs w:val="20"/>
              </w:rPr>
              <w:t>1.00</w:t>
            </w:r>
          </w:p>
        </w:tc>
        <w:tc>
          <w:tcPr>
            <w:tcW w:w="960" w:type="dxa"/>
            <w:tcBorders>
              <w:top w:val="nil"/>
              <w:left w:val="single" w:sz="4" w:space="0" w:color="auto"/>
              <w:bottom w:val="single" w:sz="4" w:space="0" w:color="auto"/>
              <w:right w:val="single" w:sz="4" w:space="0" w:color="auto"/>
            </w:tcBorders>
            <w:noWrap/>
            <w:vAlign w:val="bottom"/>
          </w:tcPr>
          <w:p w14:paraId="3323B838" w14:textId="77777777" w:rsidR="00E56613" w:rsidRPr="00E56613" w:rsidRDefault="00E56613" w:rsidP="00E56613">
            <w:pPr>
              <w:bidi w:val="0"/>
              <w:spacing w:before="0" w:beforeAutospacing="0" w:after="0" w:afterAutospacing="0" w:line="240" w:lineRule="auto"/>
              <w:ind w:left="281"/>
              <w:jc w:val="right"/>
              <w:rPr>
                <w:rFonts w:ascii="David" w:eastAsia="Times New Roman" w:hAnsi="David" w:cs="David"/>
                <w:sz w:val="20"/>
                <w:szCs w:val="20"/>
              </w:rPr>
            </w:pPr>
            <w:r w:rsidRPr="00E56613">
              <w:rPr>
                <w:rFonts w:ascii="David" w:eastAsia="Times New Roman" w:hAnsi="David" w:cs="David"/>
                <w:sz w:val="20"/>
                <w:szCs w:val="20"/>
              </w:rPr>
              <w:t>1.00</w:t>
            </w:r>
          </w:p>
        </w:tc>
        <w:tc>
          <w:tcPr>
            <w:tcW w:w="960" w:type="dxa"/>
            <w:tcBorders>
              <w:top w:val="nil"/>
              <w:left w:val="single" w:sz="4" w:space="0" w:color="auto"/>
              <w:bottom w:val="single" w:sz="4" w:space="0" w:color="auto"/>
              <w:right w:val="single" w:sz="4" w:space="0" w:color="auto"/>
            </w:tcBorders>
            <w:noWrap/>
            <w:vAlign w:val="bottom"/>
          </w:tcPr>
          <w:p w14:paraId="7C5F0206" w14:textId="77777777" w:rsidR="00E56613" w:rsidRPr="00E56613" w:rsidRDefault="00E56613" w:rsidP="00E56613">
            <w:pPr>
              <w:bidi w:val="0"/>
              <w:spacing w:before="0" w:beforeAutospacing="0" w:after="0" w:afterAutospacing="0" w:line="240" w:lineRule="auto"/>
              <w:ind w:left="281"/>
              <w:jc w:val="right"/>
              <w:rPr>
                <w:rFonts w:ascii="David" w:eastAsia="Times New Roman" w:hAnsi="David" w:cs="David"/>
                <w:sz w:val="20"/>
                <w:szCs w:val="20"/>
              </w:rPr>
            </w:pPr>
            <w:r w:rsidRPr="00E56613">
              <w:rPr>
                <w:rFonts w:ascii="David" w:eastAsia="Times New Roman" w:hAnsi="David" w:cs="David"/>
                <w:sz w:val="20"/>
                <w:szCs w:val="20"/>
              </w:rPr>
              <w:t>1.00</w:t>
            </w:r>
          </w:p>
        </w:tc>
        <w:tc>
          <w:tcPr>
            <w:tcW w:w="960" w:type="dxa"/>
            <w:tcBorders>
              <w:top w:val="nil"/>
              <w:left w:val="single" w:sz="4" w:space="0" w:color="auto"/>
              <w:bottom w:val="single" w:sz="4" w:space="0" w:color="auto"/>
              <w:right w:val="single" w:sz="8" w:space="0" w:color="auto"/>
            </w:tcBorders>
            <w:noWrap/>
            <w:vAlign w:val="bottom"/>
          </w:tcPr>
          <w:p w14:paraId="63DD9D88" w14:textId="77777777" w:rsidR="00E56613" w:rsidRPr="00E56613" w:rsidRDefault="00E56613" w:rsidP="00E56613">
            <w:pPr>
              <w:bidi w:val="0"/>
              <w:spacing w:before="0" w:beforeAutospacing="0" w:after="0" w:afterAutospacing="0" w:line="240" w:lineRule="auto"/>
              <w:ind w:left="281"/>
              <w:jc w:val="right"/>
              <w:rPr>
                <w:rFonts w:ascii="David" w:eastAsia="Times New Roman" w:hAnsi="David" w:cs="David"/>
                <w:sz w:val="20"/>
                <w:szCs w:val="20"/>
              </w:rPr>
            </w:pPr>
            <w:r w:rsidRPr="00E56613">
              <w:rPr>
                <w:rFonts w:ascii="David" w:eastAsia="Times New Roman" w:hAnsi="David" w:cs="David"/>
                <w:sz w:val="20"/>
                <w:szCs w:val="20"/>
              </w:rPr>
              <w:t>1.00</w:t>
            </w:r>
          </w:p>
        </w:tc>
      </w:tr>
      <w:tr w:rsidR="00E56613" w:rsidRPr="00E56613" w14:paraId="4E98DAE8" w14:textId="77777777" w:rsidTr="00E56613">
        <w:trPr>
          <w:trHeight w:val="255"/>
          <w:jc w:val="center"/>
        </w:trPr>
        <w:tc>
          <w:tcPr>
            <w:tcW w:w="0" w:type="auto"/>
            <w:vMerge/>
            <w:tcBorders>
              <w:top w:val="nil"/>
              <w:left w:val="single" w:sz="8" w:space="0" w:color="auto"/>
              <w:bottom w:val="single" w:sz="4" w:space="0" w:color="000000"/>
              <w:right w:val="single" w:sz="8" w:space="0" w:color="auto"/>
            </w:tcBorders>
            <w:vAlign w:val="center"/>
          </w:tcPr>
          <w:p w14:paraId="12ECFBD9" w14:textId="77777777" w:rsidR="00E56613" w:rsidRPr="00E56613" w:rsidRDefault="00E56613" w:rsidP="00E56613">
            <w:pPr>
              <w:bidi w:val="0"/>
              <w:spacing w:before="0" w:beforeAutospacing="0" w:after="0" w:afterAutospacing="0" w:line="240" w:lineRule="auto"/>
              <w:rPr>
                <w:rFonts w:ascii="David" w:eastAsia="Times New Roman" w:hAnsi="David" w:cs="David"/>
                <w:b/>
                <w:bCs/>
                <w:sz w:val="20"/>
                <w:szCs w:val="20"/>
                <w:u w:val="single"/>
              </w:rPr>
            </w:pPr>
          </w:p>
        </w:tc>
        <w:tc>
          <w:tcPr>
            <w:tcW w:w="2500" w:type="dxa"/>
            <w:tcBorders>
              <w:top w:val="nil"/>
              <w:left w:val="nil"/>
              <w:bottom w:val="single" w:sz="4" w:space="0" w:color="auto"/>
              <w:right w:val="single" w:sz="4" w:space="0" w:color="auto"/>
            </w:tcBorders>
            <w:noWrap/>
            <w:vAlign w:val="bottom"/>
          </w:tcPr>
          <w:p w14:paraId="28866FB4" w14:textId="77777777" w:rsidR="00E56613" w:rsidRPr="00E56613" w:rsidRDefault="00E56613" w:rsidP="00E56613">
            <w:pPr>
              <w:spacing w:before="0" w:beforeAutospacing="0" w:after="0" w:afterAutospacing="0" w:line="240" w:lineRule="auto"/>
              <w:ind w:left="281"/>
              <w:rPr>
                <w:rFonts w:ascii="David" w:eastAsia="Times New Roman" w:hAnsi="David" w:cs="David"/>
                <w:sz w:val="20"/>
                <w:szCs w:val="20"/>
              </w:rPr>
            </w:pPr>
            <w:r w:rsidRPr="00E56613">
              <w:rPr>
                <w:rFonts w:ascii="David" w:eastAsia="Times New Roman" w:hAnsi="David" w:cs="David"/>
                <w:sz w:val="20"/>
                <w:szCs w:val="20"/>
                <w:rtl/>
              </w:rPr>
              <w:t>מתזים 6%</w:t>
            </w:r>
          </w:p>
        </w:tc>
        <w:tc>
          <w:tcPr>
            <w:tcW w:w="1040" w:type="dxa"/>
            <w:tcBorders>
              <w:top w:val="nil"/>
              <w:left w:val="nil"/>
              <w:bottom w:val="single" w:sz="4" w:space="0" w:color="auto"/>
              <w:right w:val="nil"/>
            </w:tcBorders>
            <w:noWrap/>
            <w:vAlign w:val="bottom"/>
          </w:tcPr>
          <w:p w14:paraId="487804E3" w14:textId="77777777" w:rsidR="00E56613" w:rsidRPr="00E56613" w:rsidRDefault="00E56613" w:rsidP="00E56613">
            <w:pPr>
              <w:bidi w:val="0"/>
              <w:spacing w:before="0" w:beforeAutospacing="0" w:after="0" w:afterAutospacing="0" w:line="240" w:lineRule="auto"/>
              <w:ind w:left="281"/>
              <w:jc w:val="right"/>
              <w:rPr>
                <w:rFonts w:ascii="David" w:eastAsia="Times New Roman" w:hAnsi="David" w:cs="David"/>
                <w:sz w:val="20"/>
                <w:szCs w:val="20"/>
              </w:rPr>
            </w:pPr>
            <w:r w:rsidRPr="00E56613">
              <w:rPr>
                <w:rFonts w:ascii="David" w:eastAsia="Times New Roman" w:hAnsi="David" w:cs="David"/>
                <w:sz w:val="20"/>
                <w:szCs w:val="20"/>
              </w:rPr>
              <w:t>6%</w:t>
            </w:r>
          </w:p>
        </w:tc>
        <w:tc>
          <w:tcPr>
            <w:tcW w:w="1109" w:type="dxa"/>
            <w:tcBorders>
              <w:top w:val="single" w:sz="4" w:space="0" w:color="auto"/>
              <w:left w:val="single" w:sz="4" w:space="0" w:color="auto"/>
              <w:bottom w:val="nil"/>
              <w:right w:val="single" w:sz="8" w:space="0" w:color="auto"/>
            </w:tcBorders>
            <w:noWrap/>
            <w:vAlign w:val="bottom"/>
          </w:tcPr>
          <w:p w14:paraId="3F6050A8" w14:textId="77777777" w:rsidR="00E56613" w:rsidRPr="00E56613" w:rsidRDefault="00E56613" w:rsidP="00E56613">
            <w:pPr>
              <w:bidi w:val="0"/>
              <w:spacing w:before="0" w:beforeAutospacing="0" w:after="0" w:afterAutospacing="0" w:line="240" w:lineRule="auto"/>
              <w:ind w:left="281"/>
              <w:jc w:val="right"/>
              <w:rPr>
                <w:rFonts w:ascii="David" w:eastAsia="Times New Roman" w:hAnsi="David" w:cs="David"/>
                <w:sz w:val="20"/>
                <w:szCs w:val="20"/>
              </w:rPr>
            </w:pPr>
            <w:r w:rsidRPr="00E56613">
              <w:rPr>
                <w:rFonts w:ascii="David" w:eastAsia="Times New Roman" w:hAnsi="David" w:cs="David"/>
                <w:sz w:val="20"/>
                <w:szCs w:val="20"/>
              </w:rPr>
              <w:t>0.857</w:t>
            </w:r>
          </w:p>
        </w:tc>
        <w:tc>
          <w:tcPr>
            <w:tcW w:w="960" w:type="dxa"/>
            <w:tcBorders>
              <w:top w:val="nil"/>
              <w:left w:val="single" w:sz="8" w:space="0" w:color="auto"/>
              <w:bottom w:val="single" w:sz="4" w:space="0" w:color="auto"/>
              <w:right w:val="single" w:sz="4" w:space="0" w:color="auto"/>
            </w:tcBorders>
            <w:noWrap/>
            <w:vAlign w:val="bottom"/>
          </w:tcPr>
          <w:p w14:paraId="6D030EDA" w14:textId="77777777" w:rsidR="00E56613" w:rsidRPr="00E56613" w:rsidRDefault="00E56613" w:rsidP="00E56613">
            <w:pPr>
              <w:bidi w:val="0"/>
              <w:spacing w:before="0" w:beforeAutospacing="0" w:after="0" w:afterAutospacing="0" w:line="240" w:lineRule="auto"/>
              <w:ind w:left="281"/>
              <w:jc w:val="right"/>
              <w:rPr>
                <w:rFonts w:ascii="David" w:eastAsia="Times New Roman" w:hAnsi="David" w:cs="David"/>
                <w:sz w:val="20"/>
                <w:szCs w:val="20"/>
              </w:rPr>
            </w:pPr>
            <w:r w:rsidRPr="00E56613">
              <w:rPr>
                <w:rFonts w:ascii="David" w:eastAsia="Times New Roman" w:hAnsi="David" w:cs="David"/>
                <w:sz w:val="20"/>
                <w:szCs w:val="20"/>
              </w:rPr>
              <w:t>1.00</w:t>
            </w:r>
          </w:p>
        </w:tc>
        <w:tc>
          <w:tcPr>
            <w:tcW w:w="960" w:type="dxa"/>
            <w:tcBorders>
              <w:top w:val="nil"/>
              <w:left w:val="single" w:sz="4" w:space="0" w:color="auto"/>
              <w:bottom w:val="single" w:sz="4" w:space="0" w:color="auto"/>
              <w:right w:val="single" w:sz="4" w:space="0" w:color="auto"/>
            </w:tcBorders>
            <w:noWrap/>
            <w:vAlign w:val="bottom"/>
          </w:tcPr>
          <w:p w14:paraId="295DA886" w14:textId="77777777" w:rsidR="00E56613" w:rsidRPr="00E56613" w:rsidRDefault="00E56613" w:rsidP="00E56613">
            <w:pPr>
              <w:bidi w:val="0"/>
              <w:spacing w:before="0" w:beforeAutospacing="0" w:after="0" w:afterAutospacing="0" w:line="240" w:lineRule="auto"/>
              <w:ind w:left="281"/>
              <w:jc w:val="right"/>
              <w:rPr>
                <w:rFonts w:ascii="David" w:eastAsia="Times New Roman" w:hAnsi="David" w:cs="David"/>
                <w:sz w:val="20"/>
                <w:szCs w:val="20"/>
              </w:rPr>
            </w:pPr>
            <w:r w:rsidRPr="00E56613">
              <w:rPr>
                <w:rFonts w:ascii="David" w:eastAsia="Times New Roman" w:hAnsi="David" w:cs="David"/>
                <w:sz w:val="20"/>
                <w:szCs w:val="20"/>
              </w:rPr>
              <w:t>1.00</w:t>
            </w:r>
          </w:p>
        </w:tc>
        <w:tc>
          <w:tcPr>
            <w:tcW w:w="960" w:type="dxa"/>
            <w:tcBorders>
              <w:top w:val="nil"/>
              <w:left w:val="single" w:sz="4" w:space="0" w:color="auto"/>
              <w:bottom w:val="single" w:sz="4" w:space="0" w:color="auto"/>
              <w:right w:val="single" w:sz="4" w:space="0" w:color="auto"/>
            </w:tcBorders>
            <w:noWrap/>
            <w:vAlign w:val="bottom"/>
          </w:tcPr>
          <w:p w14:paraId="0916E2BE" w14:textId="77777777" w:rsidR="00E56613" w:rsidRPr="00E56613" w:rsidRDefault="00E56613" w:rsidP="00E56613">
            <w:pPr>
              <w:bidi w:val="0"/>
              <w:spacing w:before="0" w:beforeAutospacing="0" w:after="0" w:afterAutospacing="0" w:line="240" w:lineRule="auto"/>
              <w:ind w:left="281"/>
              <w:jc w:val="right"/>
              <w:rPr>
                <w:rFonts w:ascii="David" w:eastAsia="Times New Roman" w:hAnsi="David" w:cs="David"/>
                <w:sz w:val="20"/>
                <w:szCs w:val="20"/>
              </w:rPr>
            </w:pPr>
            <w:r w:rsidRPr="00E56613">
              <w:rPr>
                <w:rFonts w:ascii="David" w:eastAsia="Times New Roman" w:hAnsi="David" w:cs="David"/>
                <w:sz w:val="20"/>
                <w:szCs w:val="20"/>
              </w:rPr>
              <w:t>1.00</w:t>
            </w:r>
          </w:p>
        </w:tc>
        <w:tc>
          <w:tcPr>
            <w:tcW w:w="960" w:type="dxa"/>
            <w:tcBorders>
              <w:top w:val="nil"/>
              <w:left w:val="single" w:sz="4" w:space="0" w:color="auto"/>
              <w:bottom w:val="single" w:sz="4" w:space="0" w:color="auto"/>
              <w:right w:val="single" w:sz="4" w:space="0" w:color="auto"/>
            </w:tcBorders>
            <w:noWrap/>
            <w:vAlign w:val="bottom"/>
          </w:tcPr>
          <w:p w14:paraId="4E054021" w14:textId="77777777" w:rsidR="00E56613" w:rsidRPr="00E56613" w:rsidRDefault="00E56613" w:rsidP="00E56613">
            <w:pPr>
              <w:bidi w:val="0"/>
              <w:spacing w:before="0" w:beforeAutospacing="0" w:after="0" w:afterAutospacing="0" w:line="240" w:lineRule="auto"/>
              <w:ind w:left="281"/>
              <w:jc w:val="right"/>
              <w:rPr>
                <w:rFonts w:ascii="David" w:eastAsia="Times New Roman" w:hAnsi="David" w:cs="David"/>
                <w:sz w:val="20"/>
                <w:szCs w:val="20"/>
              </w:rPr>
            </w:pPr>
            <w:r w:rsidRPr="00E56613">
              <w:rPr>
                <w:rFonts w:ascii="David" w:eastAsia="Times New Roman" w:hAnsi="David" w:cs="David"/>
                <w:sz w:val="20"/>
                <w:szCs w:val="20"/>
              </w:rPr>
              <w:t>1.00</w:t>
            </w:r>
          </w:p>
        </w:tc>
        <w:tc>
          <w:tcPr>
            <w:tcW w:w="960" w:type="dxa"/>
            <w:tcBorders>
              <w:top w:val="nil"/>
              <w:left w:val="single" w:sz="4" w:space="0" w:color="auto"/>
              <w:bottom w:val="single" w:sz="4" w:space="0" w:color="auto"/>
              <w:right w:val="single" w:sz="4" w:space="0" w:color="auto"/>
            </w:tcBorders>
            <w:noWrap/>
            <w:vAlign w:val="bottom"/>
          </w:tcPr>
          <w:p w14:paraId="3A7A192A" w14:textId="77777777" w:rsidR="00E56613" w:rsidRPr="00E56613" w:rsidRDefault="00E56613" w:rsidP="00E56613">
            <w:pPr>
              <w:bidi w:val="0"/>
              <w:spacing w:before="0" w:beforeAutospacing="0" w:after="0" w:afterAutospacing="0" w:line="240" w:lineRule="auto"/>
              <w:ind w:left="281"/>
              <w:jc w:val="right"/>
              <w:rPr>
                <w:rFonts w:ascii="David" w:eastAsia="Times New Roman" w:hAnsi="David" w:cs="David"/>
                <w:sz w:val="20"/>
                <w:szCs w:val="20"/>
              </w:rPr>
            </w:pPr>
            <w:r w:rsidRPr="00E56613">
              <w:rPr>
                <w:rFonts w:ascii="David" w:eastAsia="Times New Roman" w:hAnsi="David" w:cs="David"/>
                <w:sz w:val="20"/>
                <w:szCs w:val="20"/>
              </w:rPr>
              <w:t>1.00</w:t>
            </w:r>
          </w:p>
        </w:tc>
        <w:tc>
          <w:tcPr>
            <w:tcW w:w="960" w:type="dxa"/>
            <w:tcBorders>
              <w:top w:val="nil"/>
              <w:left w:val="single" w:sz="4" w:space="0" w:color="auto"/>
              <w:bottom w:val="single" w:sz="4" w:space="0" w:color="auto"/>
              <w:right w:val="single" w:sz="4" w:space="0" w:color="auto"/>
            </w:tcBorders>
            <w:noWrap/>
            <w:vAlign w:val="bottom"/>
          </w:tcPr>
          <w:p w14:paraId="79243EAA" w14:textId="77777777" w:rsidR="00E56613" w:rsidRPr="00E56613" w:rsidRDefault="00E56613" w:rsidP="00E56613">
            <w:pPr>
              <w:bidi w:val="0"/>
              <w:spacing w:before="0" w:beforeAutospacing="0" w:after="0" w:afterAutospacing="0" w:line="240" w:lineRule="auto"/>
              <w:ind w:left="281"/>
              <w:jc w:val="right"/>
              <w:rPr>
                <w:rFonts w:ascii="David" w:eastAsia="Times New Roman" w:hAnsi="David" w:cs="David"/>
                <w:sz w:val="20"/>
                <w:szCs w:val="20"/>
              </w:rPr>
            </w:pPr>
            <w:r w:rsidRPr="00E56613">
              <w:rPr>
                <w:rFonts w:ascii="David" w:eastAsia="Times New Roman" w:hAnsi="David" w:cs="David"/>
                <w:sz w:val="20"/>
                <w:szCs w:val="20"/>
              </w:rPr>
              <w:t>1.00</w:t>
            </w:r>
          </w:p>
        </w:tc>
        <w:tc>
          <w:tcPr>
            <w:tcW w:w="960" w:type="dxa"/>
            <w:tcBorders>
              <w:top w:val="nil"/>
              <w:left w:val="single" w:sz="4" w:space="0" w:color="auto"/>
              <w:bottom w:val="single" w:sz="4" w:space="0" w:color="auto"/>
              <w:right w:val="single" w:sz="8" w:space="0" w:color="auto"/>
            </w:tcBorders>
            <w:noWrap/>
            <w:vAlign w:val="bottom"/>
          </w:tcPr>
          <w:p w14:paraId="7E84FADD" w14:textId="77777777" w:rsidR="00E56613" w:rsidRPr="00E56613" w:rsidRDefault="00E56613" w:rsidP="00E56613">
            <w:pPr>
              <w:bidi w:val="0"/>
              <w:spacing w:before="0" w:beforeAutospacing="0" w:after="0" w:afterAutospacing="0" w:line="240" w:lineRule="auto"/>
              <w:ind w:left="281"/>
              <w:jc w:val="right"/>
              <w:rPr>
                <w:rFonts w:ascii="David" w:eastAsia="Times New Roman" w:hAnsi="David" w:cs="David"/>
                <w:sz w:val="20"/>
                <w:szCs w:val="20"/>
              </w:rPr>
            </w:pPr>
            <w:r w:rsidRPr="00E56613">
              <w:rPr>
                <w:rFonts w:ascii="David" w:eastAsia="Times New Roman" w:hAnsi="David" w:cs="David"/>
                <w:sz w:val="20"/>
                <w:szCs w:val="20"/>
              </w:rPr>
              <w:t>1.00</w:t>
            </w:r>
          </w:p>
        </w:tc>
      </w:tr>
      <w:tr w:rsidR="00E56613" w:rsidRPr="00E56613" w14:paraId="31009D9D" w14:textId="77777777" w:rsidTr="00E56613">
        <w:trPr>
          <w:trHeight w:val="255"/>
          <w:jc w:val="center"/>
        </w:trPr>
        <w:tc>
          <w:tcPr>
            <w:tcW w:w="0" w:type="auto"/>
            <w:vMerge/>
            <w:tcBorders>
              <w:top w:val="nil"/>
              <w:left w:val="single" w:sz="8" w:space="0" w:color="auto"/>
              <w:bottom w:val="single" w:sz="4" w:space="0" w:color="000000"/>
              <w:right w:val="single" w:sz="8" w:space="0" w:color="auto"/>
            </w:tcBorders>
            <w:vAlign w:val="center"/>
          </w:tcPr>
          <w:p w14:paraId="5912E267" w14:textId="77777777" w:rsidR="00E56613" w:rsidRPr="00E56613" w:rsidRDefault="00E56613" w:rsidP="00E56613">
            <w:pPr>
              <w:bidi w:val="0"/>
              <w:spacing w:before="0" w:beforeAutospacing="0" w:after="0" w:afterAutospacing="0" w:line="240" w:lineRule="auto"/>
              <w:rPr>
                <w:rFonts w:ascii="David" w:eastAsia="Times New Roman" w:hAnsi="David" w:cs="David"/>
                <w:b/>
                <w:bCs/>
                <w:sz w:val="20"/>
                <w:szCs w:val="20"/>
                <w:u w:val="single"/>
              </w:rPr>
            </w:pPr>
          </w:p>
        </w:tc>
        <w:tc>
          <w:tcPr>
            <w:tcW w:w="2500" w:type="dxa"/>
            <w:tcBorders>
              <w:top w:val="nil"/>
              <w:left w:val="nil"/>
              <w:bottom w:val="single" w:sz="4" w:space="0" w:color="auto"/>
              <w:right w:val="single" w:sz="4" w:space="0" w:color="auto"/>
            </w:tcBorders>
            <w:noWrap/>
            <w:vAlign w:val="bottom"/>
          </w:tcPr>
          <w:p w14:paraId="44846761" w14:textId="77777777" w:rsidR="00E56613" w:rsidRPr="00E56613" w:rsidRDefault="00E56613" w:rsidP="00E56613">
            <w:pPr>
              <w:spacing w:before="0" w:beforeAutospacing="0" w:after="0" w:afterAutospacing="0" w:line="240" w:lineRule="auto"/>
              <w:ind w:left="281"/>
              <w:rPr>
                <w:rFonts w:ascii="David" w:eastAsia="Times New Roman" w:hAnsi="David" w:cs="David"/>
                <w:sz w:val="20"/>
                <w:szCs w:val="20"/>
              </w:rPr>
            </w:pPr>
            <w:r w:rsidRPr="00E56613">
              <w:rPr>
                <w:rFonts w:ascii="David" w:eastAsia="Times New Roman" w:hAnsi="David" w:cs="David"/>
                <w:sz w:val="20"/>
                <w:szCs w:val="20"/>
                <w:rtl/>
              </w:rPr>
              <w:t>התאמה למתזים _ 1%</w:t>
            </w:r>
          </w:p>
        </w:tc>
        <w:tc>
          <w:tcPr>
            <w:tcW w:w="1040" w:type="dxa"/>
            <w:tcBorders>
              <w:top w:val="nil"/>
              <w:left w:val="nil"/>
              <w:bottom w:val="single" w:sz="4" w:space="0" w:color="auto"/>
              <w:right w:val="nil"/>
            </w:tcBorders>
            <w:noWrap/>
            <w:vAlign w:val="bottom"/>
          </w:tcPr>
          <w:p w14:paraId="267EC58A" w14:textId="77777777" w:rsidR="00E56613" w:rsidRPr="00E56613" w:rsidRDefault="00E56613" w:rsidP="00E56613">
            <w:pPr>
              <w:bidi w:val="0"/>
              <w:spacing w:before="0" w:beforeAutospacing="0" w:after="0" w:afterAutospacing="0" w:line="240" w:lineRule="auto"/>
              <w:ind w:left="281"/>
              <w:jc w:val="right"/>
              <w:rPr>
                <w:rFonts w:ascii="David" w:eastAsia="Times New Roman" w:hAnsi="David" w:cs="David"/>
                <w:sz w:val="20"/>
                <w:szCs w:val="20"/>
              </w:rPr>
            </w:pPr>
            <w:r w:rsidRPr="00E56613">
              <w:rPr>
                <w:rFonts w:ascii="David" w:eastAsia="Times New Roman" w:hAnsi="David" w:cs="David"/>
                <w:sz w:val="20"/>
                <w:szCs w:val="20"/>
              </w:rPr>
              <w:t>1%</w:t>
            </w:r>
          </w:p>
        </w:tc>
        <w:tc>
          <w:tcPr>
            <w:tcW w:w="1109" w:type="dxa"/>
            <w:tcBorders>
              <w:top w:val="single" w:sz="4" w:space="0" w:color="auto"/>
              <w:left w:val="single" w:sz="4" w:space="0" w:color="auto"/>
              <w:bottom w:val="nil"/>
              <w:right w:val="single" w:sz="8" w:space="0" w:color="auto"/>
            </w:tcBorders>
            <w:noWrap/>
            <w:vAlign w:val="bottom"/>
          </w:tcPr>
          <w:p w14:paraId="686CF5AE" w14:textId="77777777" w:rsidR="00E56613" w:rsidRPr="00E56613" w:rsidRDefault="00E56613" w:rsidP="00E56613">
            <w:pPr>
              <w:bidi w:val="0"/>
              <w:spacing w:before="0" w:beforeAutospacing="0" w:after="0" w:afterAutospacing="0" w:line="240" w:lineRule="auto"/>
              <w:ind w:left="281"/>
              <w:jc w:val="right"/>
              <w:rPr>
                <w:rFonts w:ascii="David" w:eastAsia="Times New Roman" w:hAnsi="David" w:cs="David"/>
                <w:sz w:val="20"/>
                <w:szCs w:val="20"/>
              </w:rPr>
            </w:pPr>
            <w:r w:rsidRPr="00E56613">
              <w:rPr>
                <w:rFonts w:ascii="David" w:eastAsia="Times New Roman" w:hAnsi="David" w:cs="David"/>
                <w:sz w:val="20"/>
                <w:szCs w:val="20"/>
              </w:rPr>
              <w:t>0.143</w:t>
            </w:r>
          </w:p>
        </w:tc>
        <w:tc>
          <w:tcPr>
            <w:tcW w:w="960" w:type="dxa"/>
            <w:tcBorders>
              <w:top w:val="nil"/>
              <w:left w:val="single" w:sz="8" w:space="0" w:color="auto"/>
              <w:bottom w:val="single" w:sz="4" w:space="0" w:color="auto"/>
              <w:right w:val="single" w:sz="4" w:space="0" w:color="auto"/>
            </w:tcBorders>
            <w:noWrap/>
            <w:vAlign w:val="bottom"/>
          </w:tcPr>
          <w:p w14:paraId="3719F70B" w14:textId="77777777" w:rsidR="00E56613" w:rsidRPr="00E56613" w:rsidRDefault="00E56613" w:rsidP="00E56613">
            <w:pPr>
              <w:bidi w:val="0"/>
              <w:spacing w:before="0" w:beforeAutospacing="0" w:after="0" w:afterAutospacing="0" w:line="240" w:lineRule="auto"/>
              <w:ind w:left="281"/>
              <w:jc w:val="right"/>
              <w:rPr>
                <w:rFonts w:ascii="David" w:eastAsia="Times New Roman" w:hAnsi="David" w:cs="David"/>
                <w:sz w:val="20"/>
                <w:szCs w:val="20"/>
              </w:rPr>
            </w:pPr>
            <w:r w:rsidRPr="00E56613">
              <w:rPr>
                <w:rFonts w:ascii="David" w:eastAsia="Times New Roman" w:hAnsi="David" w:cs="David"/>
                <w:sz w:val="20"/>
                <w:szCs w:val="20"/>
              </w:rPr>
              <w:t>1.00</w:t>
            </w:r>
          </w:p>
        </w:tc>
        <w:tc>
          <w:tcPr>
            <w:tcW w:w="960" w:type="dxa"/>
            <w:tcBorders>
              <w:top w:val="nil"/>
              <w:left w:val="single" w:sz="4" w:space="0" w:color="auto"/>
              <w:bottom w:val="single" w:sz="4" w:space="0" w:color="auto"/>
              <w:right w:val="single" w:sz="4" w:space="0" w:color="auto"/>
            </w:tcBorders>
            <w:noWrap/>
            <w:vAlign w:val="bottom"/>
          </w:tcPr>
          <w:p w14:paraId="7A272ADF" w14:textId="77777777" w:rsidR="00E56613" w:rsidRPr="00E56613" w:rsidRDefault="00E56613" w:rsidP="00E56613">
            <w:pPr>
              <w:bidi w:val="0"/>
              <w:spacing w:before="0" w:beforeAutospacing="0" w:after="0" w:afterAutospacing="0" w:line="240" w:lineRule="auto"/>
              <w:ind w:left="281"/>
              <w:jc w:val="right"/>
              <w:rPr>
                <w:rFonts w:ascii="David" w:eastAsia="Times New Roman" w:hAnsi="David" w:cs="David"/>
                <w:sz w:val="20"/>
                <w:szCs w:val="20"/>
              </w:rPr>
            </w:pPr>
            <w:r w:rsidRPr="00E56613">
              <w:rPr>
                <w:rFonts w:ascii="David" w:eastAsia="Times New Roman" w:hAnsi="David" w:cs="David"/>
                <w:sz w:val="20"/>
                <w:szCs w:val="20"/>
              </w:rPr>
              <w:t>1.00</w:t>
            </w:r>
          </w:p>
        </w:tc>
        <w:tc>
          <w:tcPr>
            <w:tcW w:w="960" w:type="dxa"/>
            <w:tcBorders>
              <w:top w:val="nil"/>
              <w:left w:val="single" w:sz="4" w:space="0" w:color="auto"/>
              <w:bottom w:val="single" w:sz="4" w:space="0" w:color="auto"/>
              <w:right w:val="single" w:sz="4" w:space="0" w:color="auto"/>
            </w:tcBorders>
            <w:noWrap/>
            <w:vAlign w:val="bottom"/>
          </w:tcPr>
          <w:p w14:paraId="4BA4B0F6" w14:textId="77777777" w:rsidR="00E56613" w:rsidRPr="00E56613" w:rsidRDefault="00E56613" w:rsidP="00E56613">
            <w:pPr>
              <w:bidi w:val="0"/>
              <w:spacing w:before="0" w:beforeAutospacing="0" w:after="0" w:afterAutospacing="0" w:line="240" w:lineRule="auto"/>
              <w:ind w:left="281"/>
              <w:jc w:val="right"/>
              <w:rPr>
                <w:rFonts w:ascii="David" w:eastAsia="Times New Roman" w:hAnsi="David" w:cs="David"/>
                <w:sz w:val="20"/>
                <w:szCs w:val="20"/>
              </w:rPr>
            </w:pPr>
            <w:r w:rsidRPr="00E56613">
              <w:rPr>
                <w:rFonts w:ascii="David" w:eastAsia="Times New Roman" w:hAnsi="David" w:cs="David"/>
                <w:sz w:val="20"/>
                <w:szCs w:val="20"/>
              </w:rPr>
              <w:t>1.00</w:t>
            </w:r>
          </w:p>
        </w:tc>
        <w:tc>
          <w:tcPr>
            <w:tcW w:w="960" w:type="dxa"/>
            <w:tcBorders>
              <w:top w:val="nil"/>
              <w:left w:val="single" w:sz="4" w:space="0" w:color="auto"/>
              <w:bottom w:val="single" w:sz="4" w:space="0" w:color="auto"/>
              <w:right w:val="single" w:sz="4" w:space="0" w:color="auto"/>
            </w:tcBorders>
            <w:noWrap/>
            <w:vAlign w:val="bottom"/>
          </w:tcPr>
          <w:p w14:paraId="0825A244" w14:textId="77777777" w:rsidR="00E56613" w:rsidRPr="00E56613" w:rsidRDefault="00E56613" w:rsidP="00E56613">
            <w:pPr>
              <w:bidi w:val="0"/>
              <w:spacing w:before="0" w:beforeAutospacing="0" w:after="0" w:afterAutospacing="0" w:line="240" w:lineRule="auto"/>
              <w:ind w:left="281"/>
              <w:jc w:val="right"/>
              <w:rPr>
                <w:rFonts w:ascii="David" w:eastAsia="Times New Roman" w:hAnsi="David" w:cs="David"/>
                <w:sz w:val="20"/>
                <w:szCs w:val="20"/>
              </w:rPr>
            </w:pPr>
            <w:r w:rsidRPr="00E56613">
              <w:rPr>
                <w:rFonts w:ascii="David" w:eastAsia="Times New Roman" w:hAnsi="David" w:cs="David"/>
                <w:sz w:val="20"/>
                <w:szCs w:val="20"/>
              </w:rPr>
              <w:t>1.00</w:t>
            </w:r>
          </w:p>
        </w:tc>
        <w:tc>
          <w:tcPr>
            <w:tcW w:w="960" w:type="dxa"/>
            <w:tcBorders>
              <w:top w:val="nil"/>
              <w:left w:val="single" w:sz="4" w:space="0" w:color="auto"/>
              <w:bottom w:val="single" w:sz="4" w:space="0" w:color="auto"/>
              <w:right w:val="single" w:sz="4" w:space="0" w:color="auto"/>
            </w:tcBorders>
            <w:noWrap/>
            <w:vAlign w:val="bottom"/>
          </w:tcPr>
          <w:p w14:paraId="26CEB677" w14:textId="77777777" w:rsidR="00E56613" w:rsidRPr="00E56613" w:rsidRDefault="00E56613" w:rsidP="00E56613">
            <w:pPr>
              <w:bidi w:val="0"/>
              <w:spacing w:before="0" w:beforeAutospacing="0" w:after="0" w:afterAutospacing="0" w:line="240" w:lineRule="auto"/>
              <w:ind w:left="281"/>
              <w:jc w:val="right"/>
              <w:rPr>
                <w:rFonts w:ascii="David" w:eastAsia="Times New Roman" w:hAnsi="David" w:cs="David"/>
                <w:sz w:val="20"/>
                <w:szCs w:val="20"/>
              </w:rPr>
            </w:pPr>
            <w:r w:rsidRPr="00E56613">
              <w:rPr>
                <w:rFonts w:ascii="David" w:eastAsia="Times New Roman" w:hAnsi="David" w:cs="David"/>
                <w:sz w:val="20"/>
                <w:szCs w:val="20"/>
              </w:rPr>
              <w:t>1.00</w:t>
            </w:r>
          </w:p>
        </w:tc>
        <w:tc>
          <w:tcPr>
            <w:tcW w:w="960" w:type="dxa"/>
            <w:tcBorders>
              <w:top w:val="nil"/>
              <w:left w:val="single" w:sz="4" w:space="0" w:color="auto"/>
              <w:bottom w:val="single" w:sz="4" w:space="0" w:color="auto"/>
              <w:right w:val="single" w:sz="4" w:space="0" w:color="auto"/>
            </w:tcBorders>
            <w:noWrap/>
            <w:vAlign w:val="bottom"/>
          </w:tcPr>
          <w:p w14:paraId="633AA9B4" w14:textId="77777777" w:rsidR="00E56613" w:rsidRPr="00E56613" w:rsidRDefault="00E56613" w:rsidP="00E56613">
            <w:pPr>
              <w:bidi w:val="0"/>
              <w:spacing w:before="0" w:beforeAutospacing="0" w:after="0" w:afterAutospacing="0" w:line="240" w:lineRule="auto"/>
              <w:ind w:left="281"/>
              <w:jc w:val="right"/>
              <w:rPr>
                <w:rFonts w:ascii="David" w:eastAsia="Times New Roman" w:hAnsi="David" w:cs="David"/>
                <w:sz w:val="20"/>
                <w:szCs w:val="20"/>
              </w:rPr>
            </w:pPr>
            <w:r w:rsidRPr="00E56613">
              <w:rPr>
                <w:rFonts w:ascii="David" w:eastAsia="Times New Roman" w:hAnsi="David" w:cs="David"/>
                <w:sz w:val="20"/>
                <w:szCs w:val="20"/>
              </w:rPr>
              <w:t>1.00</w:t>
            </w:r>
          </w:p>
        </w:tc>
        <w:tc>
          <w:tcPr>
            <w:tcW w:w="960" w:type="dxa"/>
            <w:tcBorders>
              <w:top w:val="nil"/>
              <w:left w:val="single" w:sz="4" w:space="0" w:color="auto"/>
              <w:bottom w:val="single" w:sz="4" w:space="0" w:color="auto"/>
              <w:right w:val="single" w:sz="8" w:space="0" w:color="auto"/>
            </w:tcBorders>
            <w:noWrap/>
            <w:vAlign w:val="bottom"/>
          </w:tcPr>
          <w:p w14:paraId="5C8D3A40" w14:textId="77777777" w:rsidR="00E56613" w:rsidRPr="00E56613" w:rsidRDefault="00E56613" w:rsidP="00E56613">
            <w:pPr>
              <w:bidi w:val="0"/>
              <w:spacing w:before="0" w:beforeAutospacing="0" w:after="0" w:afterAutospacing="0" w:line="240" w:lineRule="auto"/>
              <w:ind w:left="281"/>
              <w:jc w:val="right"/>
              <w:rPr>
                <w:rFonts w:ascii="David" w:eastAsia="Times New Roman" w:hAnsi="David" w:cs="David"/>
                <w:sz w:val="20"/>
                <w:szCs w:val="20"/>
              </w:rPr>
            </w:pPr>
            <w:r w:rsidRPr="00E56613">
              <w:rPr>
                <w:rFonts w:ascii="David" w:eastAsia="Times New Roman" w:hAnsi="David" w:cs="David"/>
                <w:sz w:val="20"/>
                <w:szCs w:val="20"/>
              </w:rPr>
              <w:t>1.00</w:t>
            </w:r>
          </w:p>
        </w:tc>
      </w:tr>
      <w:tr w:rsidR="00E56613" w:rsidRPr="00E56613" w14:paraId="6269FE46" w14:textId="77777777" w:rsidTr="00E56613">
        <w:trPr>
          <w:trHeight w:val="255"/>
          <w:jc w:val="center"/>
        </w:trPr>
        <w:tc>
          <w:tcPr>
            <w:tcW w:w="0" w:type="auto"/>
            <w:vMerge/>
            <w:tcBorders>
              <w:top w:val="nil"/>
              <w:left w:val="single" w:sz="8" w:space="0" w:color="auto"/>
              <w:bottom w:val="single" w:sz="4" w:space="0" w:color="000000"/>
              <w:right w:val="single" w:sz="8" w:space="0" w:color="auto"/>
            </w:tcBorders>
            <w:vAlign w:val="center"/>
          </w:tcPr>
          <w:p w14:paraId="7FAB6D3E" w14:textId="77777777" w:rsidR="00E56613" w:rsidRPr="00E56613" w:rsidRDefault="00E56613" w:rsidP="00E56613">
            <w:pPr>
              <w:bidi w:val="0"/>
              <w:spacing w:before="0" w:beforeAutospacing="0" w:after="0" w:afterAutospacing="0" w:line="240" w:lineRule="auto"/>
              <w:rPr>
                <w:rFonts w:ascii="David" w:eastAsia="Times New Roman" w:hAnsi="David" w:cs="David"/>
                <w:b/>
                <w:bCs/>
                <w:sz w:val="20"/>
                <w:szCs w:val="20"/>
                <w:u w:val="single"/>
              </w:rPr>
            </w:pPr>
          </w:p>
        </w:tc>
        <w:tc>
          <w:tcPr>
            <w:tcW w:w="2500" w:type="dxa"/>
            <w:tcBorders>
              <w:top w:val="nil"/>
              <w:left w:val="nil"/>
              <w:bottom w:val="single" w:sz="4" w:space="0" w:color="auto"/>
              <w:right w:val="single" w:sz="4" w:space="0" w:color="auto"/>
            </w:tcBorders>
            <w:noWrap/>
            <w:vAlign w:val="bottom"/>
          </w:tcPr>
          <w:p w14:paraId="6E8AE23A" w14:textId="77777777" w:rsidR="00E56613" w:rsidRPr="00E56613" w:rsidRDefault="00E56613" w:rsidP="00E56613">
            <w:pPr>
              <w:spacing w:before="0" w:beforeAutospacing="0" w:after="0" w:afterAutospacing="0" w:line="240" w:lineRule="auto"/>
              <w:ind w:left="281"/>
              <w:rPr>
                <w:rFonts w:ascii="David" w:eastAsia="Times New Roman" w:hAnsi="David" w:cs="David"/>
                <w:sz w:val="20"/>
                <w:szCs w:val="20"/>
              </w:rPr>
            </w:pPr>
            <w:r w:rsidRPr="00E56613">
              <w:rPr>
                <w:rFonts w:ascii="David" w:eastAsia="Times New Roman" w:hAnsi="David" w:cs="David"/>
                <w:sz w:val="20"/>
                <w:szCs w:val="20"/>
                <w:rtl/>
              </w:rPr>
              <w:t>חדר משאבות - 6%</w:t>
            </w:r>
          </w:p>
        </w:tc>
        <w:tc>
          <w:tcPr>
            <w:tcW w:w="1040" w:type="dxa"/>
            <w:tcBorders>
              <w:top w:val="nil"/>
              <w:left w:val="nil"/>
              <w:bottom w:val="single" w:sz="4" w:space="0" w:color="auto"/>
              <w:right w:val="nil"/>
            </w:tcBorders>
            <w:noWrap/>
            <w:vAlign w:val="bottom"/>
          </w:tcPr>
          <w:p w14:paraId="6115AAE7" w14:textId="77777777" w:rsidR="00E56613" w:rsidRPr="00E56613" w:rsidRDefault="00E56613" w:rsidP="00E56613">
            <w:pPr>
              <w:bidi w:val="0"/>
              <w:spacing w:before="0" w:beforeAutospacing="0" w:after="0" w:afterAutospacing="0" w:line="240" w:lineRule="auto"/>
              <w:ind w:left="281"/>
              <w:jc w:val="right"/>
              <w:rPr>
                <w:rFonts w:ascii="David" w:eastAsia="Times New Roman" w:hAnsi="David" w:cs="David"/>
                <w:sz w:val="20"/>
                <w:szCs w:val="20"/>
              </w:rPr>
            </w:pPr>
            <w:r w:rsidRPr="00E56613">
              <w:rPr>
                <w:rFonts w:ascii="David" w:eastAsia="Times New Roman" w:hAnsi="David" w:cs="David"/>
                <w:sz w:val="20"/>
                <w:szCs w:val="20"/>
              </w:rPr>
              <w:t>6%</w:t>
            </w:r>
          </w:p>
        </w:tc>
        <w:tc>
          <w:tcPr>
            <w:tcW w:w="1109" w:type="dxa"/>
            <w:tcBorders>
              <w:top w:val="single" w:sz="4" w:space="0" w:color="auto"/>
              <w:left w:val="single" w:sz="4" w:space="0" w:color="auto"/>
              <w:bottom w:val="nil"/>
              <w:right w:val="single" w:sz="8" w:space="0" w:color="auto"/>
            </w:tcBorders>
            <w:noWrap/>
            <w:vAlign w:val="bottom"/>
          </w:tcPr>
          <w:p w14:paraId="174A460C" w14:textId="77777777" w:rsidR="00E56613" w:rsidRPr="00E56613" w:rsidRDefault="00E56613" w:rsidP="00E56613">
            <w:pPr>
              <w:bidi w:val="0"/>
              <w:spacing w:before="0" w:beforeAutospacing="0" w:after="0" w:afterAutospacing="0" w:line="240" w:lineRule="auto"/>
              <w:ind w:left="281"/>
              <w:jc w:val="right"/>
              <w:rPr>
                <w:rFonts w:ascii="David" w:eastAsia="Times New Roman" w:hAnsi="David" w:cs="David"/>
                <w:sz w:val="20"/>
                <w:szCs w:val="20"/>
              </w:rPr>
            </w:pPr>
            <w:r w:rsidRPr="00E56613">
              <w:rPr>
                <w:rFonts w:ascii="David" w:eastAsia="Times New Roman" w:hAnsi="David" w:cs="David"/>
                <w:sz w:val="20"/>
                <w:szCs w:val="20"/>
              </w:rPr>
              <w:t>0.857</w:t>
            </w:r>
          </w:p>
        </w:tc>
        <w:tc>
          <w:tcPr>
            <w:tcW w:w="960" w:type="dxa"/>
            <w:tcBorders>
              <w:top w:val="nil"/>
              <w:left w:val="single" w:sz="8" w:space="0" w:color="auto"/>
              <w:bottom w:val="single" w:sz="4" w:space="0" w:color="auto"/>
              <w:right w:val="single" w:sz="4" w:space="0" w:color="auto"/>
            </w:tcBorders>
            <w:noWrap/>
            <w:vAlign w:val="bottom"/>
          </w:tcPr>
          <w:p w14:paraId="176E03F1" w14:textId="77777777" w:rsidR="00E56613" w:rsidRPr="00E56613" w:rsidRDefault="00E56613" w:rsidP="00E56613">
            <w:pPr>
              <w:bidi w:val="0"/>
              <w:spacing w:before="0" w:beforeAutospacing="0" w:after="0" w:afterAutospacing="0" w:line="240" w:lineRule="auto"/>
              <w:ind w:left="281"/>
              <w:jc w:val="right"/>
              <w:rPr>
                <w:rFonts w:ascii="David" w:eastAsia="Times New Roman" w:hAnsi="David" w:cs="David"/>
                <w:sz w:val="20"/>
                <w:szCs w:val="20"/>
              </w:rPr>
            </w:pPr>
            <w:r w:rsidRPr="00E56613">
              <w:rPr>
                <w:rFonts w:ascii="David" w:eastAsia="Times New Roman" w:hAnsi="David" w:cs="David"/>
                <w:sz w:val="20"/>
                <w:szCs w:val="20"/>
              </w:rPr>
              <w:t>0.30</w:t>
            </w:r>
          </w:p>
        </w:tc>
        <w:tc>
          <w:tcPr>
            <w:tcW w:w="960" w:type="dxa"/>
            <w:tcBorders>
              <w:top w:val="nil"/>
              <w:left w:val="single" w:sz="4" w:space="0" w:color="auto"/>
              <w:bottom w:val="single" w:sz="4" w:space="0" w:color="auto"/>
              <w:right w:val="single" w:sz="4" w:space="0" w:color="auto"/>
            </w:tcBorders>
            <w:noWrap/>
            <w:vAlign w:val="bottom"/>
          </w:tcPr>
          <w:p w14:paraId="7299F643" w14:textId="77777777" w:rsidR="00E56613" w:rsidRPr="00E56613" w:rsidRDefault="00E56613" w:rsidP="00E56613">
            <w:pPr>
              <w:bidi w:val="0"/>
              <w:spacing w:before="0" w:beforeAutospacing="0" w:after="0" w:afterAutospacing="0" w:line="240" w:lineRule="auto"/>
              <w:ind w:left="281"/>
              <w:jc w:val="right"/>
              <w:rPr>
                <w:rFonts w:ascii="David" w:eastAsia="Times New Roman" w:hAnsi="David" w:cs="David"/>
                <w:sz w:val="20"/>
                <w:szCs w:val="20"/>
              </w:rPr>
            </w:pPr>
            <w:r w:rsidRPr="00E56613">
              <w:rPr>
                <w:rFonts w:ascii="David" w:eastAsia="Times New Roman" w:hAnsi="David" w:cs="David"/>
                <w:sz w:val="20"/>
                <w:szCs w:val="20"/>
              </w:rPr>
              <w:t>0.30</w:t>
            </w:r>
          </w:p>
        </w:tc>
        <w:tc>
          <w:tcPr>
            <w:tcW w:w="960" w:type="dxa"/>
            <w:tcBorders>
              <w:top w:val="nil"/>
              <w:left w:val="single" w:sz="4" w:space="0" w:color="auto"/>
              <w:bottom w:val="single" w:sz="4" w:space="0" w:color="auto"/>
              <w:right w:val="single" w:sz="4" w:space="0" w:color="auto"/>
            </w:tcBorders>
            <w:noWrap/>
            <w:vAlign w:val="bottom"/>
          </w:tcPr>
          <w:p w14:paraId="17894DA5" w14:textId="77777777" w:rsidR="00E56613" w:rsidRPr="00E56613" w:rsidRDefault="00E56613" w:rsidP="00E56613">
            <w:pPr>
              <w:bidi w:val="0"/>
              <w:spacing w:before="0" w:beforeAutospacing="0" w:after="0" w:afterAutospacing="0" w:line="240" w:lineRule="auto"/>
              <w:ind w:left="281"/>
              <w:jc w:val="right"/>
              <w:rPr>
                <w:rFonts w:ascii="David" w:eastAsia="Times New Roman" w:hAnsi="David" w:cs="David"/>
                <w:sz w:val="20"/>
                <w:szCs w:val="20"/>
              </w:rPr>
            </w:pPr>
            <w:r w:rsidRPr="00E56613">
              <w:rPr>
                <w:rFonts w:ascii="David" w:eastAsia="Times New Roman" w:hAnsi="David" w:cs="David"/>
                <w:sz w:val="20"/>
                <w:szCs w:val="20"/>
              </w:rPr>
              <w:t>0.30</w:t>
            </w:r>
          </w:p>
        </w:tc>
        <w:tc>
          <w:tcPr>
            <w:tcW w:w="960" w:type="dxa"/>
            <w:tcBorders>
              <w:top w:val="nil"/>
              <w:left w:val="single" w:sz="4" w:space="0" w:color="auto"/>
              <w:bottom w:val="single" w:sz="4" w:space="0" w:color="auto"/>
              <w:right w:val="single" w:sz="4" w:space="0" w:color="auto"/>
            </w:tcBorders>
            <w:noWrap/>
            <w:vAlign w:val="bottom"/>
          </w:tcPr>
          <w:p w14:paraId="09747C99" w14:textId="77777777" w:rsidR="00E56613" w:rsidRPr="00E56613" w:rsidRDefault="00E56613" w:rsidP="00E56613">
            <w:pPr>
              <w:bidi w:val="0"/>
              <w:spacing w:before="0" w:beforeAutospacing="0" w:after="0" w:afterAutospacing="0" w:line="240" w:lineRule="auto"/>
              <w:ind w:left="281"/>
              <w:jc w:val="right"/>
              <w:rPr>
                <w:rFonts w:ascii="David" w:eastAsia="Times New Roman" w:hAnsi="David" w:cs="David"/>
                <w:sz w:val="20"/>
                <w:szCs w:val="20"/>
              </w:rPr>
            </w:pPr>
            <w:r w:rsidRPr="00E56613">
              <w:rPr>
                <w:rFonts w:ascii="David" w:eastAsia="Times New Roman" w:hAnsi="David" w:cs="David"/>
                <w:sz w:val="20"/>
                <w:szCs w:val="20"/>
              </w:rPr>
              <w:t>0.30</w:t>
            </w:r>
          </w:p>
        </w:tc>
        <w:tc>
          <w:tcPr>
            <w:tcW w:w="960" w:type="dxa"/>
            <w:tcBorders>
              <w:top w:val="nil"/>
              <w:left w:val="single" w:sz="4" w:space="0" w:color="auto"/>
              <w:bottom w:val="single" w:sz="4" w:space="0" w:color="auto"/>
              <w:right w:val="single" w:sz="4" w:space="0" w:color="auto"/>
            </w:tcBorders>
            <w:noWrap/>
            <w:vAlign w:val="bottom"/>
          </w:tcPr>
          <w:p w14:paraId="54DCC243" w14:textId="77777777" w:rsidR="00E56613" w:rsidRPr="00E56613" w:rsidRDefault="00E56613" w:rsidP="00E56613">
            <w:pPr>
              <w:bidi w:val="0"/>
              <w:spacing w:before="0" w:beforeAutospacing="0" w:after="0" w:afterAutospacing="0" w:line="240" w:lineRule="auto"/>
              <w:ind w:left="281"/>
              <w:jc w:val="right"/>
              <w:rPr>
                <w:rFonts w:ascii="David" w:eastAsia="Times New Roman" w:hAnsi="David" w:cs="David"/>
                <w:sz w:val="20"/>
                <w:szCs w:val="20"/>
              </w:rPr>
            </w:pPr>
            <w:r w:rsidRPr="00E56613">
              <w:rPr>
                <w:rFonts w:ascii="David" w:eastAsia="Times New Roman" w:hAnsi="David" w:cs="David"/>
                <w:sz w:val="20"/>
                <w:szCs w:val="20"/>
              </w:rPr>
              <w:t>0.30</w:t>
            </w:r>
          </w:p>
        </w:tc>
        <w:tc>
          <w:tcPr>
            <w:tcW w:w="960" w:type="dxa"/>
            <w:tcBorders>
              <w:top w:val="nil"/>
              <w:left w:val="single" w:sz="4" w:space="0" w:color="auto"/>
              <w:bottom w:val="single" w:sz="4" w:space="0" w:color="auto"/>
              <w:right w:val="single" w:sz="4" w:space="0" w:color="auto"/>
            </w:tcBorders>
            <w:noWrap/>
            <w:vAlign w:val="bottom"/>
          </w:tcPr>
          <w:p w14:paraId="34156586" w14:textId="77777777" w:rsidR="00E56613" w:rsidRPr="00E56613" w:rsidRDefault="00E56613" w:rsidP="00E56613">
            <w:pPr>
              <w:bidi w:val="0"/>
              <w:spacing w:before="0" w:beforeAutospacing="0" w:after="0" w:afterAutospacing="0" w:line="240" w:lineRule="auto"/>
              <w:ind w:left="281"/>
              <w:jc w:val="right"/>
              <w:rPr>
                <w:rFonts w:ascii="David" w:eastAsia="Times New Roman" w:hAnsi="David" w:cs="David"/>
                <w:sz w:val="20"/>
                <w:szCs w:val="20"/>
              </w:rPr>
            </w:pPr>
            <w:r w:rsidRPr="00E56613">
              <w:rPr>
                <w:rFonts w:ascii="David" w:eastAsia="Times New Roman" w:hAnsi="David" w:cs="David"/>
                <w:sz w:val="20"/>
                <w:szCs w:val="20"/>
              </w:rPr>
              <w:t>0.30</w:t>
            </w:r>
          </w:p>
        </w:tc>
        <w:tc>
          <w:tcPr>
            <w:tcW w:w="960" w:type="dxa"/>
            <w:tcBorders>
              <w:top w:val="nil"/>
              <w:left w:val="single" w:sz="4" w:space="0" w:color="auto"/>
              <w:bottom w:val="single" w:sz="4" w:space="0" w:color="auto"/>
              <w:right w:val="single" w:sz="8" w:space="0" w:color="auto"/>
            </w:tcBorders>
            <w:noWrap/>
            <w:vAlign w:val="bottom"/>
          </w:tcPr>
          <w:p w14:paraId="33E48FB6" w14:textId="77777777" w:rsidR="00E56613" w:rsidRPr="00E56613" w:rsidRDefault="00E56613" w:rsidP="00E56613">
            <w:pPr>
              <w:bidi w:val="0"/>
              <w:spacing w:before="0" w:beforeAutospacing="0" w:after="0" w:afterAutospacing="0" w:line="240" w:lineRule="auto"/>
              <w:ind w:left="281"/>
              <w:jc w:val="right"/>
              <w:rPr>
                <w:rFonts w:ascii="David" w:eastAsia="Times New Roman" w:hAnsi="David" w:cs="David"/>
                <w:sz w:val="20"/>
                <w:szCs w:val="20"/>
              </w:rPr>
            </w:pPr>
            <w:r w:rsidRPr="00E56613">
              <w:rPr>
                <w:rFonts w:ascii="David" w:eastAsia="Times New Roman" w:hAnsi="David" w:cs="David"/>
                <w:sz w:val="20"/>
                <w:szCs w:val="20"/>
              </w:rPr>
              <w:t>0.30</w:t>
            </w:r>
          </w:p>
        </w:tc>
      </w:tr>
      <w:tr w:rsidR="00E56613" w:rsidRPr="00E56613" w14:paraId="249CD6D0" w14:textId="77777777" w:rsidTr="00E56613">
        <w:trPr>
          <w:trHeight w:val="255"/>
          <w:jc w:val="center"/>
        </w:trPr>
        <w:tc>
          <w:tcPr>
            <w:tcW w:w="1973" w:type="dxa"/>
            <w:vMerge w:val="restart"/>
            <w:tcBorders>
              <w:top w:val="nil"/>
              <w:left w:val="single" w:sz="8" w:space="0" w:color="auto"/>
              <w:bottom w:val="single" w:sz="8" w:space="0" w:color="000000"/>
              <w:right w:val="single" w:sz="8" w:space="0" w:color="auto"/>
            </w:tcBorders>
            <w:noWrap/>
            <w:vAlign w:val="center"/>
          </w:tcPr>
          <w:p w14:paraId="174CB65F" w14:textId="77777777" w:rsidR="00E56613" w:rsidRPr="00E56613" w:rsidRDefault="00E56613" w:rsidP="00E56613">
            <w:pPr>
              <w:spacing w:before="0" w:beforeAutospacing="0" w:after="0" w:afterAutospacing="0" w:line="240" w:lineRule="auto"/>
              <w:ind w:left="281"/>
              <w:jc w:val="center"/>
              <w:rPr>
                <w:rFonts w:ascii="David" w:eastAsia="Times New Roman" w:hAnsi="David" w:cs="David"/>
                <w:b/>
                <w:bCs/>
                <w:sz w:val="20"/>
                <w:szCs w:val="20"/>
                <w:u w:val="single"/>
              </w:rPr>
            </w:pPr>
            <w:r w:rsidRPr="00E56613">
              <w:rPr>
                <w:rFonts w:ascii="David" w:eastAsia="Times New Roman" w:hAnsi="David" w:cs="David"/>
                <w:b/>
                <w:bCs/>
                <w:sz w:val="20"/>
                <w:szCs w:val="20"/>
                <w:u w:val="single"/>
                <w:rtl/>
              </w:rPr>
              <w:t>תברואה: (23%)</w:t>
            </w:r>
          </w:p>
        </w:tc>
        <w:tc>
          <w:tcPr>
            <w:tcW w:w="2500" w:type="dxa"/>
            <w:tcBorders>
              <w:top w:val="nil"/>
              <w:left w:val="nil"/>
              <w:bottom w:val="single" w:sz="4" w:space="0" w:color="auto"/>
              <w:right w:val="single" w:sz="4" w:space="0" w:color="auto"/>
            </w:tcBorders>
            <w:noWrap/>
            <w:vAlign w:val="bottom"/>
          </w:tcPr>
          <w:p w14:paraId="74FD2669" w14:textId="77777777" w:rsidR="00E56613" w:rsidRPr="00E56613" w:rsidRDefault="00E56613" w:rsidP="00E56613">
            <w:pPr>
              <w:spacing w:before="0" w:beforeAutospacing="0" w:after="0" w:afterAutospacing="0" w:line="240" w:lineRule="auto"/>
              <w:ind w:left="281"/>
              <w:rPr>
                <w:rFonts w:ascii="David" w:eastAsia="Times New Roman" w:hAnsi="David" w:cs="David"/>
                <w:sz w:val="20"/>
                <w:szCs w:val="20"/>
              </w:rPr>
            </w:pPr>
            <w:r w:rsidRPr="00E56613">
              <w:rPr>
                <w:rFonts w:ascii="David" w:eastAsia="Times New Roman" w:hAnsi="David" w:cs="David"/>
                <w:sz w:val="20"/>
                <w:szCs w:val="20"/>
                <w:rtl/>
              </w:rPr>
              <w:t>דחסן אשפה 2%</w:t>
            </w:r>
          </w:p>
        </w:tc>
        <w:tc>
          <w:tcPr>
            <w:tcW w:w="1040" w:type="dxa"/>
            <w:noWrap/>
            <w:vAlign w:val="bottom"/>
          </w:tcPr>
          <w:p w14:paraId="2EB78A6C" w14:textId="77777777" w:rsidR="00E56613" w:rsidRPr="00E56613" w:rsidRDefault="00E56613" w:rsidP="00E56613">
            <w:pPr>
              <w:bidi w:val="0"/>
              <w:spacing w:before="0" w:beforeAutospacing="0" w:after="0" w:afterAutospacing="0" w:line="240" w:lineRule="auto"/>
              <w:ind w:left="281"/>
              <w:jc w:val="right"/>
              <w:rPr>
                <w:rFonts w:ascii="David" w:eastAsia="Times New Roman" w:hAnsi="David" w:cs="David"/>
                <w:sz w:val="20"/>
                <w:szCs w:val="20"/>
              </w:rPr>
            </w:pPr>
            <w:r w:rsidRPr="00E56613">
              <w:rPr>
                <w:rFonts w:ascii="David" w:eastAsia="Times New Roman" w:hAnsi="David" w:cs="David"/>
                <w:sz w:val="20"/>
                <w:szCs w:val="20"/>
              </w:rPr>
              <w:t>2%</w:t>
            </w:r>
          </w:p>
        </w:tc>
        <w:tc>
          <w:tcPr>
            <w:tcW w:w="1109" w:type="dxa"/>
            <w:tcBorders>
              <w:top w:val="single" w:sz="4" w:space="0" w:color="auto"/>
              <w:left w:val="single" w:sz="4" w:space="0" w:color="auto"/>
              <w:bottom w:val="nil"/>
              <w:right w:val="single" w:sz="8" w:space="0" w:color="auto"/>
            </w:tcBorders>
            <w:noWrap/>
            <w:vAlign w:val="bottom"/>
          </w:tcPr>
          <w:p w14:paraId="524629E0" w14:textId="77777777" w:rsidR="00E56613" w:rsidRPr="00E56613" w:rsidRDefault="00E56613" w:rsidP="00E56613">
            <w:pPr>
              <w:bidi w:val="0"/>
              <w:spacing w:before="0" w:beforeAutospacing="0" w:after="0" w:afterAutospacing="0" w:line="240" w:lineRule="auto"/>
              <w:ind w:left="281"/>
              <w:jc w:val="right"/>
              <w:rPr>
                <w:rFonts w:ascii="David" w:eastAsia="Times New Roman" w:hAnsi="David" w:cs="David"/>
                <w:sz w:val="20"/>
                <w:szCs w:val="20"/>
              </w:rPr>
            </w:pPr>
            <w:r w:rsidRPr="00E56613">
              <w:rPr>
                <w:rFonts w:ascii="David" w:eastAsia="Times New Roman" w:hAnsi="David" w:cs="David"/>
                <w:sz w:val="20"/>
                <w:szCs w:val="20"/>
              </w:rPr>
              <w:t>0.286</w:t>
            </w:r>
          </w:p>
        </w:tc>
        <w:tc>
          <w:tcPr>
            <w:tcW w:w="960" w:type="dxa"/>
            <w:tcBorders>
              <w:top w:val="nil"/>
              <w:left w:val="single" w:sz="8" w:space="0" w:color="auto"/>
              <w:bottom w:val="single" w:sz="4" w:space="0" w:color="auto"/>
              <w:right w:val="single" w:sz="4" w:space="0" w:color="auto"/>
            </w:tcBorders>
            <w:noWrap/>
            <w:vAlign w:val="bottom"/>
          </w:tcPr>
          <w:p w14:paraId="68C14BA4" w14:textId="77777777" w:rsidR="00E56613" w:rsidRPr="00E56613" w:rsidRDefault="00E56613" w:rsidP="00E56613">
            <w:pPr>
              <w:bidi w:val="0"/>
              <w:spacing w:before="0" w:beforeAutospacing="0" w:after="0" w:afterAutospacing="0" w:line="240" w:lineRule="auto"/>
              <w:ind w:left="281"/>
              <w:jc w:val="right"/>
              <w:rPr>
                <w:rFonts w:ascii="David" w:eastAsia="Times New Roman" w:hAnsi="David" w:cs="David"/>
                <w:sz w:val="20"/>
                <w:szCs w:val="20"/>
              </w:rPr>
            </w:pPr>
            <w:r w:rsidRPr="00E56613">
              <w:rPr>
                <w:rFonts w:ascii="David" w:eastAsia="Times New Roman" w:hAnsi="David" w:cs="David"/>
                <w:sz w:val="20"/>
                <w:szCs w:val="20"/>
              </w:rPr>
              <w:t>0.10</w:t>
            </w:r>
          </w:p>
        </w:tc>
        <w:tc>
          <w:tcPr>
            <w:tcW w:w="960" w:type="dxa"/>
            <w:tcBorders>
              <w:top w:val="nil"/>
              <w:left w:val="single" w:sz="4" w:space="0" w:color="auto"/>
              <w:bottom w:val="single" w:sz="4" w:space="0" w:color="auto"/>
              <w:right w:val="single" w:sz="4" w:space="0" w:color="auto"/>
            </w:tcBorders>
            <w:noWrap/>
            <w:vAlign w:val="bottom"/>
          </w:tcPr>
          <w:p w14:paraId="5A7FC78A" w14:textId="77777777" w:rsidR="00E56613" w:rsidRPr="00E56613" w:rsidRDefault="00E56613" w:rsidP="00E56613">
            <w:pPr>
              <w:bidi w:val="0"/>
              <w:spacing w:before="0" w:beforeAutospacing="0" w:after="0" w:afterAutospacing="0" w:line="240" w:lineRule="auto"/>
              <w:ind w:left="281"/>
              <w:jc w:val="right"/>
              <w:rPr>
                <w:rFonts w:ascii="David" w:eastAsia="Times New Roman" w:hAnsi="David" w:cs="David"/>
                <w:sz w:val="20"/>
                <w:szCs w:val="20"/>
              </w:rPr>
            </w:pPr>
            <w:r w:rsidRPr="00E56613">
              <w:rPr>
                <w:rFonts w:ascii="David" w:eastAsia="Times New Roman" w:hAnsi="David" w:cs="David"/>
                <w:sz w:val="20"/>
                <w:szCs w:val="20"/>
              </w:rPr>
              <w:t>0.10</w:t>
            </w:r>
          </w:p>
        </w:tc>
        <w:tc>
          <w:tcPr>
            <w:tcW w:w="960" w:type="dxa"/>
            <w:tcBorders>
              <w:top w:val="nil"/>
              <w:left w:val="single" w:sz="4" w:space="0" w:color="auto"/>
              <w:bottom w:val="single" w:sz="4" w:space="0" w:color="auto"/>
              <w:right w:val="single" w:sz="4" w:space="0" w:color="auto"/>
            </w:tcBorders>
            <w:noWrap/>
            <w:vAlign w:val="bottom"/>
          </w:tcPr>
          <w:p w14:paraId="7316E7B9" w14:textId="77777777" w:rsidR="00E56613" w:rsidRPr="00E56613" w:rsidRDefault="00E56613" w:rsidP="00E56613">
            <w:pPr>
              <w:bidi w:val="0"/>
              <w:spacing w:before="0" w:beforeAutospacing="0" w:after="0" w:afterAutospacing="0" w:line="240" w:lineRule="auto"/>
              <w:ind w:left="281"/>
              <w:jc w:val="right"/>
              <w:rPr>
                <w:rFonts w:ascii="David" w:eastAsia="Times New Roman" w:hAnsi="David" w:cs="David"/>
                <w:sz w:val="20"/>
                <w:szCs w:val="20"/>
              </w:rPr>
            </w:pPr>
            <w:r w:rsidRPr="00E56613">
              <w:rPr>
                <w:rFonts w:ascii="David" w:eastAsia="Times New Roman" w:hAnsi="David" w:cs="David"/>
                <w:sz w:val="20"/>
                <w:szCs w:val="20"/>
              </w:rPr>
              <w:t>0.10</w:t>
            </w:r>
          </w:p>
        </w:tc>
        <w:tc>
          <w:tcPr>
            <w:tcW w:w="960" w:type="dxa"/>
            <w:tcBorders>
              <w:top w:val="nil"/>
              <w:left w:val="single" w:sz="4" w:space="0" w:color="auto"/>
              <w:bottom w:val="single" w:sz="4" w:space="0" w:color="auto"/>
              <w:right w:val="single" w:sz="4" w:space="0" w:color="auto"/>
            </w:tcBorders>
            <w:noWrap/>
            <w:vAlign w:val="bottom"/>
          </w:tcPr>
          <w:p w14:paraId="50C4A84E" w14:textId="77777777" w:rsidR="00E56613" w:rsidRPr="00E56613" w:rsidRDefault="00E56613" w:rsidP="00E56613">
            <w:pPr>
              <w:bidi w:val="0"/>
              <w:spacing w:before="0" w:beforeAutospacing="0" w:after="0" w:afterAutospacing="0" w:line="240" w:lineRule="auto"/>
              <w:ind w:left="281"/>
              <w:jc w:val="right"/>
              <w:rPr>
                <w:rFonts w:ascii="David" w:eastAsia="Times New Roman" w:hAnsi="David" w:cs="David"/>
                <w:sz w:val="20"/>
                <w:szCs w:val="20"/>
              </w:rPr>
            </w:pPr>
            <w:r w:rsidRPr="00E56613">
              <w:rPr>
                <w:rFonts w:ascii="David" w:eastAsia="Times New Roman" w:hAnsi="David" w:cs="David"/>
                <w:sz w:val="20"/>
                <w:szCs w:val="20"/>
              </w:rPr>
              <w:t>0.10</w:t>
            </w:r>
          </w:p>
        </w:tc>
        <w:tc>
          <w:tcPr>
            <w:tcW w:w="960" w:type="dxa"/>
            <w:tcBorders>
              <w:top w:val="nil"/>
              <w:left w:val="single" w:sz="4" w:space="0" w:color="auto"/>
              <w:bottom w:val="single" w:sz="4" w:space="0" w:color="auto"/>
              <w:right w:val="single" w:sz="4" w:space="0" w:color="auto"/>
            </w:tcBorders>
            <w:noWrap/>
            <w:vAlign w:val="bottom"/>
          </w:tcPr>
          <w:p w14:paraId="23799B2B" w14:textId="77777777" w:rsidR="00E56613" w:rsidRPr="00E56613" w:rsidRDefault="00E56613" w:rsidP="00E56613">
            <w:pPr>
              <w:bidi w:val="0"/>
              <w:spacing w:before="0" w:beforeAutospacing="0" w:after="0" w:afterAutospacing="0" w:line="240" w:lineRule="auto"/>
              <w:ind w:left="281"/>
              <w:jc w:val="right"/>
              <w:rPr>
                <w:rFonts w:ascii="David" w:eastAsia="Times New Roman" w:hAnsi="David" w:cs="David"/>
                <w:sz w:val="20"/>
                <w:szCs w:val="20"/>
              </w:rPr>
            </w:pPr>
            <w:r w:rsidRPr="00E56613">
              <w:rPr>
                <w:rFonts w:ascii="David" w:eastAsia="Times New Roman" w:hAnsi="David" w:cs="David"/>
                <w:sz w:val="20"/>
                <w:szCs w:val="20"/>
              </w:rPr>
              <w:t>0.10</w:t>
            </w:r>
          </w:p>
        </w:tc>
        <w:tc>
          <w:tcPr>
            <w:tcW w:w="960" w:type="dxa"/>
            <w:tcBorders>
              <w:top w:val="nil"/>
              <w:left w:val="single" w:sz="4" w:space="0" w:color="auto"/>
              <w:bottom w:val="single" w:sz="4" w:space="0" w:color="auto"/>
              <w:right w:val="single" w:sz="4" w:space="0" w:color="auto"/>
            </w:tcBorders>
            <w:noWrap/>
            <w:vAlign w:val="bottom"/>
          </w:tcPr>
          <w:p w14:paraId="0B428A81" w14:textId="77777777" w:rsidR="00E56613" w:rsidRPr="00E56613" w:rsidRDefault="00E56613" w:rsidP="00E56613">
            <w:pPr>
              <w:bidi w:val="0"/>
              <w:spacing w:before="0" w:beforeAutospacing="0" w:after="0" w:afterAutospacing="0" w:line="240" w:lineRule="auto"/>
              <w:ind w:left="281"/>
              <w:jc w:val="right"/>
              <w:rPr>
                <w:rFonts w:ascii="David" w:eastAsia="Times New Roman" w:hAnsi="David" w:cs="David"/>
                <w:sz w:val="20"/>
                <w:szCs w:val="20"/>
              </w:rPr>
            </w:pPr>
            <w:r w:rsidRPr="00E56613">
              <w:rPr>
                <w:rFonts w:ascii="David" w:eastAsia="Times New Roman" w:hAnsi="David" w:cs="David"/>
                <w:sz w:val="20"/>
                <w:szCs w:val="20"/>
              </w:rPr>
              <w:t>0.10</w:t>
            </w:r>
          </w:p>
        </w:tc>
        <w:tc>
          <w:tcPr>
            <w:tcW w:w="960" w:type="dxa"/>
            <w:tcBorders>
              <w:top w:val="nil"/>
              <w:left w:val="single" w:sz="4" w:space="0" w:color="auto"/>
              <w:bottom w:val="single" w:sz="4" w:space="0" w:color="auto"/>
              <w:right w:val="single" w:sz="8" w:space="0" w:color="auto"/>
            </w:tcBorders>
            <w:noWrap/>
            <w:vAlign w:val="bottom"/>
          </w:tcPr>
          <w:p w14:paraId="12C82E17" w14:textId="77777777" w:rsidR="00E56613" w:rsidRPr="00E56613" w:rsidRDefault="00E56613" w:rsidP="00E56613">
            <w:pPr>
              <w:bidi w:val="0"/>
              <w:spacing w:before="0" w:beforeAutospacing="0" w:after="0" w:afterAutospacing="0" w:line="240" w:lineRule="auto"/>
              <w:ind w:left="281"/>
              <w:jc w:val="right"/>
              <w:rPr>
                <w:rFonts w:ascii="David" w:eastAsia="Times New Roman" w:hAnsi="David" w:cs="David"/>
                <w:sz w:val="20"/>
                <w:szCs w:val="20"/>
              </w:rPr>
            </w:pPr>
            <w:r w:rsidRPr="00E56613">
              <w:rPr>
                <w:rFonts w:ascii="David" w:eastAsia="Times New Roman" w:hAnsi="David" w:cs="David"/>
                <w:sz w:val="20"/>
                <w:szCs w:val="20"/>
              </w:rPr>
              <w:t>0.10</w:t>
            </w:r>
          </w:p>
        </w:tc>
      </w:tr>
      <w:tr w:rsidR="00E56613" w:rsidRPr="00E56613" w14:paraId="7AEB6A3E" w14:textId="77777777" w:rsidTr="00E56613">
        <w:trPr>
          <w:trHeight w:val="270"/>
          <w:jc w:val="center"/>
        </w:trPr>
        <w:tc>
          <w:tcPr>
            <w:tcW w:w="0" w:type="auto"/>
            <w:vMerge/>
            <w:tcBorders>
              <w:top w:val="nil"/>
              <w:left w:val="single" w:sz="8" w:space="0" w:color="auto"/>
              <w:bottom w:val="single" w:sz="8" w:space="0" w:color="000000"/>
              <w:right w:val="single" w:sz="8" w:space="0" w:color="auto"/>
            </w:tcBorders>
            <w:vAlign w:val="center"/>
          </w:tcPr>
          <w:p w14:paraId="2FE9B4B8" w14:textId="77777777" w:rsidR="00E56613" w:rsidRPr="00E56613" w:rsidRDefault="00E56613" w:rsidP="00E56613">
            <w:pPr>
              <w:bidi w:val="0"/>
              <w:spacing w:before="0" w:beforeAutospacing="0" w:after="0" w:afterAutospacing="0" w:line="240" w:lineRule="auto"/>
              <w:rPr>
                <w:rFonts w:ascii="David" w:eastAsia="Times New Roman" w:hAnsi="David" w:cs="David"/>
                <w:b/>
                <w:bCs/>
                <w:sz w:val="20"/>
                <w:szCs w:val="20"/>
                <w:u w:val="single"/>
              </w:rPr>
            </w:pPr>
          </w:p>
        </w:tc>
        <w:tc>
          <w:tcPr>
            <w:tcW w:w="2500" w:type="dxa"/>
            <w:tcBorders>
              <w:top w:val="nil"/>
              <w:left w:val="nil"/>
              <w:bottom w:val="single" w:sz="8" w:space="0" w:color="auto"/>
              <w:right w:val="single" w:sz="4" w:space="0" w:color="auto"/>
            </w:tcBorders>
            <w:noWrap/>
            <w:vAlign w:val="bottom"/>
          </w:tcPr>
          <w:p w14:paraId="33C6B170" w14:textId="77777777" w:rsidR="00E56613" w:rsidRPr="00E56613" w:rsidRDefault="00E56613" w:rsidP="00E56613">
            <w:pPr>
              <w:spacing w:before="0" w:beforeAutospacing="0" w:after="0" w:afterAutospacing="0" w:line="240" w:lineRule="auto"/>
              <w:ind w:left="281"/>
              <w:rPr>
                <w:rFonts w:ascii="David" w:eastAsia="Times New Roman" w:hAnsi="David" w:cs="David"/>
                <w:sz w:val="20"/>
                <w:szCs w:val="20"/>
              </w:rPr>
            </w:pPr>
            <w:r w:rsidRPr="00E56613">
              <w:rPr>
                <w:rFonts w:ascii="David" w:eastAsia="Times New Roman" w:hAnsi="David" w:cs="David"/>
                <w:sz w:val="20"/>
                <w:szCs w:val="20"/>
                <w:rtl/>
              </w:rPr>
              <w:t>שרוול אשפה- 21%</w:t>
            </w:r>
          </w:p>
        </w:tc>
        <w:tc>
          <w:tcPr>
            <w:tcW w:w="1040" w:type="dxa"/>
            <w:tcBorders>
              <w:top w:val="single" w:sz="4" w:space="0" w:color="auto"/>
              <w:left w:val="nil"/>
              <w:bottom w:val="single" w:sz="8" w:space="0" w:color="auto"/>
              <w:right w:val="nil"/>
            </w:tcBorders>
            <w:noWrap/>
            <w:vAlign w:val="bottom"/>
          </w:tcPr>
          <w:p w14:paraId="6891F12C" w14:textId="77777777" w:rsidR="00E56613" w:rsidRPr="00E56613" w:rsidRDefault="00E56613" w:rsidP="00E56613">
            <w:pPr>
              <w:bidi w:val="0"/>
              <w:spacing w:before="0" w:beforeAutospacing="0" w:after="0" w:afterAutospacing="0" w:line="240" w:lineRule="auto"/>
              <w:ind w:left="281"/>
              <w:jc w:val="right"/>
              <w:rPr>
                <w:rFonts w:ascii="David" w:eastAsia="Times New Roman" w:hAnsi="David" w:cs="David"/>
                <w:sz w:val="20"/>
                <w:szCs w:val="20"/>
              </w:rPr>
            </w:pPr>
            <w:r w:rsidRPr="00E56613">
              <w:rPr>
                <w:rFonts w:ascii="David" w:eastAsia="Times New Roman" w:hAnsi="David" w:cs="David"/>
                <w:sz w:val="20"/>
                <w:szCs w:val="20"/>
              </w:rPr>
              <w:t>21%</w:t>
            </w:r>
          </w:p>
        </w:tc>
        <w:tc>
          <w:tcPr>
            <w:tcW w:w="1109" w:type="dxa"/>
            <w:tcBorders>
              <w:top w:val="single" w:sz="4" w:space="0" w:color="auto"/>
              <w:left w:val="single" w:sz="4" w:space="0" w:color="auto"/>
              <w:bottom w:val="single" w:sz="8" w:space="0" w:color="auto"/>
              <w:right w:val="single" w:sz="8" w:space="0" w:color="auto"/>
            </w:tcBorders>
            <w:noWrap/>
            <w:vAlign w:val="bottom"/>
          </w:tcPr>
          <w:p w14:paraId="41DE1CDF" w14:textId="77777777" w:rsidR="00E56613" w:rsidRPr="00E56613" w:rsidRDefault="00E56613" w:rsidP="00E56613">
            <w:pPr>
              <w:bidi w:val="0"/>
              <w:spacing w:before="0" w:beforeAutospacing="0" w:after="0" w:afterAutospacing="0" w:line="240" w:lineRule="auto"/>
              <w:ind w:left="281"/>
              <w:jc w:val="right"/>
              <w:rPr>
                <w:rFonts w:ascii="David" w:eastAsia="Times New Roman" w:hAnsi="David" w:cs="David"/>
                <w:sz w:val="20"/>
                <w:szCs w:val="20"/>
              </w:rPr>
            </w:pPr>
            <w:r w:rsidRPr="00E56613">
              <w:rPr>
                <w:rFonts w:ascii="David" w:eastAsia="Times New Roman" w:hAnsi="David" w:cs="David"/>
                <w:sz w:val="20"/>
                <w:szCs w:val="20"/>
              </w:rPr>
              <w:t>3.000</w:t>
            </w:r>
          </w:p>
        </w:tc>
        <w:tc>
          <w:tcPr>
            <w:tcW w:w="960" w:type="dxa"/>
            <w:tcBorders>
              <w:top w:val="nil"/>
              <w:left w:val="single" w:sz="8" w:space="0" w:color="auto"/>
              <w:bottom w:val="single" w:sz="8" w:space="0" w:color="auto"/>
              <w:right w:val="single" w:sz="4" w:space="0" w:color="auto"/>
            </w:tcBorders>
            <w:noWrap/>
            <w:vAlign w:val="bottom"/>
          </w:tcPr>
          <w:p w14:paraId="01066278" w14:textId="77777777" w:rsidR="00E56613" w:rsidRPr="00E56613" w:rsidRDefault="00E56613" w:rsidP="00E56613">
            <w:pPr>
              <w:bidi w:val="0"/>
              <w:spacing w:before="0" w:beforeAutospacing="0" w:after="0" w:afterAutospacing="0" w:line="240" w:lineRule="auto"/>
              <w:ind w:left="281"/>
              <w:jc w:val="right"/>
              <w:rPr>
                <w:rFonts w:ascii="David" w:eastAsia="Times New Roman" w:hAnsi="David" w:cs="David"/>
                <w:sz w:val="20"/>
                <w:szCs w:val="20"/>
              </w:rPr>
            </w:pPr>
            <w:r w:rsidRPr="00E56613">
              <w:rPr>
                <w:rFonts w:ascii="David" w:eastAsia="Times New Roman" w:hAnsi="David" w:cs="David"/>
                <w:sz w:val="20"/>
                <w:szCs w:val="20"/>
              </w:rPr>
              <w:t>0.90</w:t>
            </w:r>
          </w:p>
        </w:tc>
        <w:tc>
          <w:tcPr>
            <w:tcW w:w="960" w:type="dxa"/>
            <w:tcBorders>
              <w:top w:val="nil"/>
              <w:left w:val="single" w:sz="4" w:space="0" w:color="auto"/>
              <w:bottom w:val="single" w:sz="8" w:space="0" w:color="auto"/>
              <w:right w:val="single" w:sz="4" w:space="0" w:color="auto"/>
            </w:tcBorders>
            <w:noWrap/>
            <w:vAlign w:val="bottom"/>
          </w:tcPr>
          <w:p w14:paraId="6CFC45B2" w14:textId="77777777" w:rsidR="00E56613" w:rsidRPr="00E56613" w:rsidRDefault="00E56613" w:rsidP="00E56613">
            <w:pPr>
              <w:bidi w:val="0"/>
              <w:spacing w:before="0" w:beforeAutospacing="0" w:after="0" w:afterAutospacing="0" w:line="240" w:lineRule="auto"/>
              <w:ind w:left="281"/>
              <w:jc w:val="right"/>
              <w:rPr>
                <w:rFonts w:ascii="David" w:eastAsia="Times New Roman" w:hAnsi="David" w:cs="David"/>
                <w:sz w:val="20"/>
                <w:szCs w:val="20"/>
              </w:rPr>
            </w:pPr>
            <w:r w:rsidRPr="00E56613">
              <w:rPr>
                <w:rFonts w:ascii="David" w:eastAsia="Times New Roman" w:hAnsi="David" w:cs="David"/>
                <w:sz w:val="20"/>
                <w:szCs w:val="20"/>
              </w:rPr>
              <w:t>0.90</w:t>
            </w:r>
          </w:p>
        </w:tc>
        <w:tc>
          <w:tcPr>
            <w:tcW w:w="960" w:type="dxa"/>
            <w:tcBorders>
              <w:top w:val="nil"/>
              <w:left w:val="single" w:sz="4" w:space="0" w:color="auto"/>
              <w:bottom w:val="single" w:sz="8" w:space="0" w:color="auto"/>
              <w:right w:val="single" w:sz="4" w:space="0" w:color="auto"/>
            </w:tcBorders>
            <w:noWrap/>
            <w:vAlign w:val="bottom"/>
          </w:tcPr>
          <w:p w14:paraId="250AAF09" w14:textId="77777777" w:rsidR="00E56613" w:rsidRPr="00E56613" w:rsidRDefault="00E56613" w:rsidP="00E56613">
            <w:pPr>
              <w:bidi w:val="0"/>
              <w:spacing w:before="0" w:beforeAutospacing="0" w:after="0" w:afterAutospacing="0" w:line="240" w:lineRule="auto"/>
              <w:ind w:left="281"/>
              <w:jc w:val="right"/>
              <w:rPr>
                <w:rFonts w:ascii="David" w:eastAsia="Times New Roman" w:hAnsi="David" w:cs="David"/>
                <w:sz w:val="20"/>
                <w:szCs w:val="20"/>
              </w:rPr>
            </w:pPr>
            <w:r w:rsidRPr="00E56613">
              <w:rPr>
                <w:rFonts w:ascii="David" w:eastAsia="Times New Roman" w:hAnsi="David" w:cs="David"/>
                <w:sz w:val="20"/>
                <w:szCs w:val="20"/>
              </w:rPr>
              <w:t>0.90</w:t>
            </w:r>
          </w:p>
        </w:tc>
        <w:tc>
          <w:tcPr>
            <w:tcW w:w="960" w:type="dxa"/>
            <w:tcBorders>
              <w:top w:val="nil"/>
              <w:left w:val="single" w:sz="4" w:space="0" w:color="auto"/>
              <w:bottom w:val="single" w:sz="8" w:space="0" w:color="auto"/>
              <w:right w:val="single" w:sz="4" w:space="0" w:color="auto"/>
            </w:tcBorders>
            <w:noWrap/>
            <w:vAlign w:val="bottom"/>
          </w:tcPr>
          <w:p w14:paraId="25E9A48B" w14:textId="77777777" w:rsidR="00E56613" w:rsidRPr="00E56613" w:rsidRDefault="00E56613" w:rsidP="00E56613">
            <w:pPr>
              <w:bidi w:val="0"/>
              <w:spacing w:before="0" w:beforeAutospacing="0" w:after="0" w:afterAutospacing="0" w:line="240" w:lineRule="auto"/>
              <w:ind w:left="281"/>
              <w:jc w:val="right"/>
              <w:rPr>
                <w:rFonts w:ascii="David" w:eastAsia="Times New Roman" w:hAnsi="David" w:cs="David"/>
                <w:sz w:val="20"/>
                <w:szCs w:val="20"/>
              </w:rPr>
            </w:pPr>
            <w:r w:rsidRPr="00E56613">
              <w:rPr>
                <w:rFonts w:ascii="David" w:eastAsia="Times New Roman" w:hAnsi="David" w:cs="David"/>
                <w:sz w:val="20"/>
                <w:szCs w:val="20"/>
              </w:rPr>
              <w:t>0.90</w:t>
            </w:r>
          </w:p>
        </w:tc>
        <w:tc>
          <w:tcPr>
            <w:tcW w:w="960" w:type="dxa"/>
            <w:tcBorders>
              <w:top w:val="nil"/>
              <w:left w:val="single" w:sz="4" w:space="0" w:color="auto"/>
              <w:bottom w:val="single" w:sz="8" w:space="0" w:color="auto"/>
              <w:right w:val="single" w:sz="4" w:space="0" w:color="auto"/>
            </w:tcBorders>
            <w:noWrap/>
            <w:vAlign w:val="bottom"/>
          </w:tcPr>
          <w:p w14:paraId="0F5A2BC9" w14:textId="77777777" w:rsidR="00E56613" w:rsidRPr="00E56613" w:rsidRDefault="00E56613" w:rsidP="00E56613">
            <w:pPr>
              <w:bidi w:val="0"/>
              <w:spacing w:before="0" w:beforeAutospacing="0" w:after="0" w:afterAutospacing="0" w:line="240" w:lineRule="auto"/>
              <w:ind w:left="281"/>
              <w:jc w:val="right"/>
              <w:rPr>
                <w:rFonts w:ascii="David" w:eastAsia="Times New Roman" w:hAnsi="David" w:cs="David"/>
                <w:sz w:val="20"/>
                <w:szCs w:val="20"/>
              </w:rPr>
            </w:pPr>
            <w:r w:rsidRPr="00E56613">
              <w:rPr>
                <w:rFonts w:ascii="David" w:eastAsia="Times New Roman" w:hAnsi="David" w:cs="David"/>
                <w:sz w:val="20"/>
                <w:szCs w:val="20"/>
              </w:rPr>
              <w:t>0.90</w:t>
            </w:r>
          </w:p>
        </w:tc>
        <w:tc>
          <w:tcPr>
            <w:tcW w:w="960" w:type="dxa"/>
            <w:tcBorders>
              <w:top w:val="nil"/>
              <w:left w:val="single" w:sz="4" w:space="0" w:color="auto"/>
              <w:bottom w:val="single" w:sz="8" w:space="0" w:color="auto"/>
              <w:right w:val="single" w:sz="4" w:space="0" w:color="auto"/>
            </w:tcBorders>
            <w:noWrap/>
            <w:vAlign w:val="bottom"/>
          </w:tcPr>
          <w:p w14:paraId="114E75D8" w14:textId="77777777" w:rsidR="00E56613" w:rsidRPr="00E56613" w:rsidRDefault="00E56613" w:rsidP="00E56613">
            <w:pPr>
              <w:bidi w:val="0"/>
              <w:spacing w:before="0" w:beforeAutospacing="0" w:after="0" w:afterAutospacing="0" w:line="240" w:lineRule="auto"/>
              <w:ind w:left="281"/>
              <w:jc w:val="right"/>
              <w:rPr>
                <w:rFonts w:ascii="David" w:eastAsia="Times New Roman" w:hAnsi="David" w:cs="David"/>
                <w:sz w:val="20"/>
                <w:szCs w:val="20"/>
              </w:rPr>
            </w:pPr>
            <w:r w:rsidRPr="00E56613">
              <w:rPr>
                <w:rFonts w:ascii="David" w:eastAsia="Times New Roman" w:hAnsi="David" w:cs="David"/>
                <w:sz w:val="20"/>
                <w:szCs w:val="20"/>
              </w:rPr>
              <w:t>0.90</w:t>
            </w:r>
          </w:p>
        </w:tc>
        <w:tc>
          <w:tcPr>
            <w:tcW w:w="960" w:type="dxa"/>
            <w:tcBorders>
              <w:top w:val="nil"/>
              <w:left w:val="single" w:sz="4" w:space="0" w:color="auto"/>
              <w:bottom w:val="single" w:sz="8" w:space="0" w:color="auto"/>
              <w:right w:val="single" w:sz="8" w:space="0" w:color="auto"/>
            </w:tcBorders>
            <w:noWrap/>
            <w:vAlign w:val="bottom"/>
          </w:tcPr>
          <w:p w14:paraId="0A0B9F50" w14:textId="77777777" w:rsidR="00E56613" w:rsidRPr="00E56613" w:rsidRDefault="00E56613" w:rsidP="00E56613">
            <w:pPr>
              <w:bidi w:val="0"/>
              <w:spacing w:before="0" w:beforeAutospacing="0" w:after="0" w:afterAutospacing="0" w:line="240" w:lineRule="auto"/>
              <w:ind w:left="281"/>
              <w:jc w:val="right"/>
              <w:rPr>
                <w:rFonts w:ascii="David" w:eastAsia="Times New Roman" w:hAnsi="David" w:cs="David"/>
                <w:sz w:val="20"/>
                <w:szCs w:val="20"/>
              </w:rPr>
            </w:pPr>
            <w:r w:rsidRPr="00E56613">
              <w:rPr>
                <w:rFonts w:ascii="David" w:eastAsia="Times New Roman" w:hAnsi="David" w:cs="David"/>
                <w:sz w:val="20"/>
                <w:szCs w:val="20"/>
              </w:rPr>
              <w:t>0.90</w:t>
            </w:r>
          </w:p>
        </w:tc>
      </w:tr>
      <w:tr w:rsidR="00E56613" w:rsidRPr="00E56613" w14:paraId="150C923F" w14:textId="77777777" w:rsidTr="00E56613">
        <w:trPr>
          <w:trHeight w:val="270"/>
          <w:jc w:val="center"/>
        </w:trPr>
        <w:tc>
          <w:tcPr>
            <w:tcW w:w="1973" w:type="dxa"/>
            <w:tcBorders>
              <w:top w:val="nil"/>
              <w:left w:val="single" w:sz="8" w:space="0" w:color="auto"/>
              <w:bottom w:val="single" w:sz="8" w:space="0" w:color="auto"/>
              <w:right w:val="single" w:sz="8" w:space="0" w:color="auto"/>
            </w:tcBorders>
            <w:noWrap/>
            <w:vAlign w:val="bottom"/>
          </w:tcPr>
          <w:p w14:paraId="3457D6D8" w14:textId="77777777" w:rsidR="00E56613" w:rsidRPr="00E56613" w:rsidRDefault="00E56613" w:rsidP="00E56613">
            <w:pPr>
              <w:bidi w:val="0"/>
              <w:spacing w:before="0" w:beforeAutospacing="0" w:after="0" w:afterAutospacing="0" w:line="240" w:lineRule="auto"/>
              <w:ind w:left="281"/>
              <w:rPr>
                <w:rFonts w:ascii="David" w:eastAsia="Times New Roman" w:hAnsi="David" w:cs="David"/>
                <w:sz w:val="20"/>
                <w:szCs w:val="20"/>
              </w:rPr>
            </w:pPr>
            <w:r w:rsidRPr="00E56613">
              <w:rPr>
                <w:rFonts w:ascii="David" w:eastAsia="Times New Roman" w:hAnsi="David" w:cs="David"/>
                <w:sz w:val="20"/>
                <w:szCs w:val="20"/>
              </w:rPr>
              <w:t> </w:t>
            </w:r>
          </w:p>
        </w:tc>
        <w:tc>
          <w:tcPr>
            <w:tcW w:w="2500" w:type="dxa"/>
            <w:tcBorders>
              <w:top w:val="nil"/>
              <w:left w:val="nil"/>
              <w:bottom w:val="single" w:sz="8" w:space="0" w:color="auto"/>
              <w:right w:val="single" w:sz="4" w:space="0" w:color="auto"/>
            </w:tcBorders>
            <w:noWrap/>
            <w:vAlign w:val="bottom"/>
          </w:tcPr>
          <w:p w14:paraId="28D9DBEF" w14:textId="77777777" w:rsidR="00E56613" w:rsidRPr="00E56613" w:rsidRDefault="00E56613" w:rsidP="00E56613">
            <w:pPr>
              <w:spacing w:before="0" w:beforeAutospacing="0" w:after="0" w:afterAutospacing="0" w:line="240" w:lineRule="auto"/>
              <w:ind w:left="281"/>
              <w:rPr>
                <w:rFonts w:ascii="David" w:eastAsia="Times New Roman" w:hAnsi="David" w:cs="David"/>
                <w:b/>
                <w:bCs/>
                <w:sz w:val="20"/>
                <w:szCs w:val="20"/>
              </w:rPr>
            </w:pPr>
            <w:r w:rsidRPr="00E56613">
              <w:rPr>
                <w:rFonts w:ascii="David" w:eastAsia="Times New Roman" w:hAnsi="David" w:cs="David"/>
                <w:b/>
                <w:bCs/>
                <w:sz w:val="20"/>
                <w:szCs w:val="20"/>
                <w:rtl/>
              </w:rPr>
              <w:t>סה"כ</w:t>
            </w:r>
          </w:p>
        </w:tc>
        <w:tc>
          <w:tcPr>
            <w:tcW w:w="1040" w:type="dxa"/>
            <w:tcBorders>
              <w:top w:val="nil"/>
              <w:left w:val="nil"/>
              <w:bottom w:val="single" w:sz="8" w:space="0" w:color="auto"/>
              <w:right w:val="nil"/>
            </w:tcBorders>
            <w:noWrap/>
            <w:vAlign w:val="bottom"/>
          </w:tcPr>
          <w:p w14:paraId="48D733E5" w14:textId="77777777" w:rsidR="00E56613" w:rsidRPr="00E56613" w:rsidRDefault="00E56613" w:rsidP="00E56613">
            <w:pPr>
              <w:bidi w:val="0"/>
              <w:spacing w:before="0" w:beforeAutospacing="0" w:after="0" w:afterAutospacing="0" w:line="240" w:lineRule="auto"/>
              <w:ind w:left="281"/>
              <w:jc w:val="right"/>
              <w:rPr>
                <w:rFonts w:ascii="David" w:eastAsia="Times New Roman" w:hAnsi="David" w:cs="David"/>
                <w:b/>
                <w:bCs/>
                <w:sz w:val="20"/>
                <w:szCs w:val="20"/>
              </w:rPr>
            </w:pPr>
            <w:r w:rsidRPr="00E56613">
              <w:rPr>
                <w:rFonts w:ascii="David" w:eastAsia="Times New Roman" w:hAnsi="David" w:cs="David"/>
                <w:b/>
                <w:bCs/>
                <w:sz w:val="20"/>
                <w:szCs w:val="20"/>
              </w:rPr>
              <w:t>100%</w:t>
            </w:r>
          </w:p>
        </w:tc>
        <w:tc>
          <w:tcPr>
            <w:tcW w:w="1109" w:type="dxa"/>
            <w:tcBorders>
              <w:top w:val="nil"/>
              <w:left w:val="single" w:sz="4" w:space="0" w:color="auto"/>
              <w:bottom w:val="single" w:sz="8" w:space="0" w:color="auto"/>
              <w:right w:val="single" w:sz="8" w:space="0" w:color="auto"/>
            </w:tcBorders>
            <w:noWrap/>
            <w:vAlign w:val="bottom"/>
          </w:tcPr>
          <w:p w14:paraId="02EEAA64" w14:textId="77777777" w:rsidR="00E56613" w:rsidRPr="00E56613" w:rsidRDefault="00E56613" w:rsidP="00E56613">
            <w:pPr>
              <w:bidi w:val="0"/>
              <w:spacing w:before="0" w:beforeAutospacing="0" w:after="0" w:afterAutospacing="0" w:line="240" w:lineRule="auto"/>
              <w:ind w:left="281"/>
              <w:jc w:val="right"/>
              <w:rPr>
                <w:rFonts w:ascii="David" w:eastAsia="Times New Roman" w:hAnsi="David" w:cs="David"/>
                <w:b/>
                <w:bCs/>
                <w:sz w:val="20"/>
                <w:szCs w:val="20"/>
              </w:rPr>
            </w:pPr>
            <w:r w:rsidRPr="00E56613">
              <w:rPr>
                <w:rFonts w:ascii="David" w:eastAsia="Times New Roman" w:hAnsi="David" w:cs="David"/>
                <w:b/>
                <w:bCs/>
                <w:sz w:val="20"/>
                <w:szCs w:val="20"/>
              </w:rPr>
              <w:t>14.286</w:t>
            </w:r>
          </w:p>
        </w:tc>
        <w:tc>
          <w:tcPr>
            <w:tcW w:w="960" w:type="dxa"/>
            <w:tcBorders>
              <w:top w:val="nil"/>
              <w:left w:val="single" w:sz="8" w:space="0" w:color="auto"/>
              <w:bottom w:val="single" w:sz="8" w:space="0" w:color="auto"/>
              <w:right w:val="single" w:sz="4" w:space="0" w:color="auto"/>
            </w:tcBorders>
            <w:noWrap/>
            <w:vAlign w:val="bottom"/>
          </w:tcPr>
          <w:p w14:paraId="190B7BC6" w14:textId="77777777" w:rsidR="00E56613" w:rsidRPr="00E56613" w:rsidRDefault="00E56613" w:rsidP="00E56613">
            <w:pPr>
              <w:bidi w:val="0"/>
              <w:spacing w:before="0" w:beforeAutospacing="0" w:after="0" w:afterAutospacing="0" w:line="240" w:lineRule="auto"/>
              <w:ind w:left="281"/>
              <w:jc w:val="right"/>
              <w:rPr>
                <w:rFonts w:ascii="David" w:eastAsia="Times New Roman" w:hAnsi="David" w:cs="David"/>
                <w:b/>
                <w:bCs/>
                <w:sz w:val="20"/>
                <w:szCs w:val="20"/>
              </w:rPr>
            </w:pPr>
            <w:r w:rsidRPr="00E56613">
              <w:rPr>
                <w:rFonts w:ascii="David" w:eastAsia="Times New Roman" w:hAnsi="David" w:cs="David"/>
                <w:b/>
                <w:bCs/>
                <w:sz w:val="20"/>
                <w:szCs w:val="20"/>
              </w:rPr>
              <w:t>89%</w:t>
            </w:r>
          </w:p>
        </w:tc>
        <w:tc>
          <w:tcPr>
            <w:tcW w:w="960" w:type="dxa"/>
            <w:tcBorders>
              <w:top w:val="nil"/>
              <w:left w:val="single" w:sz="8" w:space="0" w:color="auto"/>
              <w:bottom w:val="single" w:sz="8" w:space="0" w:color="auto"/>
              <w:right w:val="single" w:sz="4" w:space="0" w:color="auto"/>
            </w:tcBorders>
            <w:noWrap/>
            <w:vAlign w:val="bottom"/>
          </w:tcPr>
          <w:p w14:paraId="68980C4F" w14:textId="77777777" w:rsidR="00E56613" w:rsidRPr="00E56613" w:rsidRDefault="00E56613" w:rsidP="00E56613">
            <w:pPr>
              <w:bidi w:val="0"/>
              <w:spacing w:before="0" w:beforeAutospacing="0" w:after="0" w:afterAutospacing="0" w:line="240" w:lineRule="auto"/>
              <w:ind w:left="281"/>
              <w:jc w:val="right"/>
              <w:rPr>
                <w:rFonts w:ascii="David" w:eastAsia="Times New Roman" w:hAnsi="David" w:cs="David"/>
                <w:b/>
                <w:bCs/>
                <w:sz w:val="20"/>
                <w:szCs w:val="20"/>
              </w:rPr>
            </w:pPr>
            <w:r w:rsidRPr="00E56613">
              <w:rPr>
                <w:rFonts w:ascii="David" w:eastAsia="Times New Roman" w:hAnsi="David" w:cs="David"/>
                <w:b/>
                <w:bCs/>
                <w:sz w:val="20"/>
                <w:szCs w:val="20"/>
              </w:rPr>
              <w:t>89%</w:t>
            </w:r>
          </w:p>
        </w:tc>
        <w:tc>
          <w:tcPr>
            <w:tcW w:w="960" w:type="dxa"/>
            <w:tcBorders>
              <w:top w:val="nil"/>
              <w:left w:val="single" w:sz="8" w:space="0" w:color="auto"/>
              <w:bottom w:val="single" w:sz="8" w:space="0" w:color="auto"/>
              <w:right w:val="single" w:sz="4" w:space="0" w:color="auto"/>
            </w:tcBorders>
            <w:noWrap/>
            <w:vAlign w:val="bottom"/>
          </w:tcPr>
          <w:p w14:paraId="2C1D1814" w14:textId="77777777" w:rsidR="00E56613" w:rsidRPr="00E56613" w:rsidRDefault="00E56613" w:rsidP="00E56613">
            <w:pPr>
              <w:bidi w:val="0"/>
              <w:spacing w:before="0" w:beforeAutospacing="0" w:after="0" w:afterAutospacing="0" w:line="240" w:lineRule="auto"/>
              <w:ind w:left="281"/>
              <w:jc w:val="right"/>
              <w:rPr>
                <w:rFonts w:ascii="David" w:eastAsia="Times New Roman" w:hAnsi="David" w:cs="David"/>
                <w:b/>
                <w:bCs/>
                <w:sz w:val="20"/>
                <w:szCs w:val="20"/>
              </w:rPr>
            </w:pPr>
            <w:r w:rsidRPr="00E56613">
              <w:rPr>
                <w:rFonts w:ascii="David" w:eastAsia="Times New Roman" w:hAnsi="David" w:cs="David"/>
                <w:b/>
                <w:bCs/>
                <w:sz w:val="20"/>
                <w:szCs w:val="20"/>
              </w:rPr>
              <w:t>89%</w:t>
            </w:r>
          </w:p>
        </w:tc>
        <w:tc>
          <w:tcPr>
            <w:tcW w:w="960" w:type="dxa"/>
            <w:tcBorders>
              <w:top w:val="nil"/>
              <w:left w:val="single" w:sz="8" w:space="0" w:color="auto"/>
              <w:bottom w:val="single" w:sz="8" w:space="0" w:color="auto"/>
              <w:right w:val="single" w:sz="4" w:space="0" w:color="auto"/>
            </w:tcBorders>
            <w:noWrap/>
            <w:vAlign w:val="bottom"/>
          </w:tcPr>
          <w:p w14:paraId="733187E3" w14:textId="77777777" w:rsidR="00E56613" w:rsidRPr="00E56613" w:rsidRDefault="00E56613" w:rsidP="00E56613">
            <w:pPr>
              <w:bidi w:val="0"/>
              <w:spacing w:before="0" w:beforeAutospacing="0" w:after="0" w:afterAutospacing="0" w:line="240" w:lineRule="auto"/>
              <w:ind w:left="281"/>
              <w:jc w:val="right"/>
              <w:rPr>
                <w:rFonts w:ascii="David" w:eastAsia="Times New Roman" w:hAnsi="David" w:cs="David"/>
                <w:b/>
                <w:bCs/>
                <w:sz w:val="20"/>
                <w:szCs w:val="20"/>
              </w:rPr>
            </w:pPr>
            <w:r w:rsidRPr="00E56613">
              <w:rPr>
                <w:rFonts w:ascii="David" w:eastAsia="Times New Roman" w:hAnsi="David" w:cs="David"/>
                <w:b/>
                <w:bCs/>
                <w:sz w:val="20"/>
                <w:szCs w:val="20"/>
              </w:rPr>
              <w:t>89%</w:t>
            </w:r>
          </w:p>
        </w:tc>
        <w:tc>
          <w:tcPr>
            <w:tcW w:w="960" w:type="dxa"/>
            <w:tcBorders>
              <w:top w:val="nil"/>
              <w:left w:val="single" w:sz="8" w:space="0" w:color="auto"/>
              <w:bottom w:val="single" w:sz="8" w:space="0" w:color="auto"/>
              <w:right w:val="single" w:sz="4" w:space="0" w:color="auto"/>
            </w:tcBorders>
            <w:noWrap/>
            <w:vAlign w:val="bottom"/>
          </w:tcPr>
          <w:p w14:paraId="4E36FA63" w14:textId="77777777" w:rsidR="00E56613" w:rsidRPr="00E56613" w:rsidRDefault="00E56613" w:rsidP="00E56613">
            <w:pPr>
              <w:bidi w:val="0"/>
              <w:spacing w:before="0" w:beforeAutospacing="0" w:after="0" w:afterAutospacing="0" w:line="240" w:lineRule="auto"/>
              <w:ind w:left="281"/>
              <w:jc w:val="right"/>
              <w:rPr>
                <w:rFonts w:ascii="David" w:eastAsia="Times New Roman" w:hAnsi="David" w:cs="David"/>
                <w:b/>
                <w:bCs/>
                <w:sz w:val="20"/>
                <w:szCs w:val="20"/>
              </w:rPr>
            </w:pPr>
            <w:r w:rsidRPr="00E56613">
              <w:rPr>
                <w:rFonts w:ascii="David" w:eastAsia="Times New Roman" w:hAnsi="David" w:cs="David"/>
                <w:b/>
                <w:bCs/>
                <w:sz w:val="20"/>
                <w:szCs w:val="20"/>
              </w:rPr>
              <w:t>89%</w:t>
            </w:r>
          </w:p>
        </w:tc>
        <w:tc>
          <w:tcPr>
            <w:tcW w:w="960" w:type="dxa"/>
            <w:tcBorders>
              <w:top w:val="nil"/>
              <w:left w:val="single" w:sz="8" w:space="0" w:color="auto"/>
              <w:bottom w:val="single" w:sz="8" w:space="0" w:color="auto"/>
              <w:right w:val="single" w:sz="4" w:space="0" w:color="auto"/>
            </w:tcBorders>
            <w:noWrap/>
            <w:vAlign w:val="bottom"/>
          </w:tcPr>
          <w:p w14:paraId="2E308999" w14:textId="77777777" w:rsidR="00E56613" w:rsidRPr="00E56613" w:rsidRDefault="00E56613" w:rsidP="00E56613">
            <w:pPr>
              <w:bidi w:val="0"/>
              <w:spacing w:before="0" w:beforeAutospacing="0" w:after="0" w:afterAutospacing="0" w:line="240" w:lineRule="auto"/>
              <w:ind w:left="281"/>
              <w:jc w:val="right"/>
              <w:rPr>
                <w:rFonts w:ascii="David" w:eastAsia="Times New Roman" w:hAnsi="David" w:cs="David"/>
                <w:b/>
                <w:bCs/>
                <w:sz w:val="20"/>
                <w:szCs w:val="20"/>
              </w:rPr>
            </w:pPr>
            <w:r w:rsidRPr="00E56613">
              <w:rPr>
                <w:rFonts w:ascii="David" w:eastAsia="Times New Roman" w:hAnsi="David" w:cs="David"/>
                <w:b/>
                <w:bCs/>
                <w:sz w:val="20"/>
                <w:szCs w:val="20"/>
              </w:rPr>
              <w:t>89%</w:t>
            </w:r>
          </w:p>
        </w:tc>
        <w:tc>
          <w:tcPr>
            <w:tcW w:w="960" w:type="dxa"/>
            <w:tcBorders>
              <w:top w:val="nil"/>
              <w:left w:val="single" w:sz="8" w:space="0" w:color="auto"/>
              <w:bottom w:val="single" w:sz="8" w:space="0" w:color="auto"/>
              <w:right w:val="single" w:sz="8" w:space="0" w:color="auto"/>
            </w:tcBorders>
            <w:noWrap/>
            <w:vAlign w:val="bottom"/>
          </w:tcPr>
          <w:p w14:paraId="171B8010" w14:textId="77777777" w:rsidR="00E56613" w:rsidRPr="00E56613" w:rsidRDefault="00E56613" w:rsidP="00E56613">
            <w:pPr>
              <w:bidi w:val="0"/>
              <w:spacing w:before="0" w:beforeAutospacing="0" w:after="0" w:afterAutospacing="0" w:line="240" w:lineRule="auto"/>
              <w:ind w:left="281"/>
              <w:jc w:val="right"/>
              <w:rPr>
                <w:rFonts w:ascii="David" w:eastAsia="Times New Roman" w:hAnsi="David" w:cs="David"/>
                <w:b/>
                <w:bCs/>
                <w:sz w:val="20"/>
                <w:szCs w:val="20"/>
              </w:rPr>
            </w:pPr>
            <w:r w:rsidRPr="00E56613">
              <w:rPr>
                <w:rFonts w:ascii="David" w:eastAsia="Times New Roman" w:hAnsi="David" w:cs="David"/>
                <w:b/>
                <w:bCs/>
                <w:sz w:val="20"/>
                <w:szCs w:val="20"/>
              </w:rPr>
              <w:t>89%</w:t>
            </w:r>
          </w:p>
        </w:tc>
      </w:tr>
      <w:tr w:rsidR="00E56613" w:rsidRPr="00E56613" w14:paraId="7C3FA840" w14:textId="77777777" w:rsidTr="00E56613">
        <w:trPr>
          <w:trHeight w:val="270"/>
          <w:jc w:val="center"/>
        </w:trPr>
        <w:tc>
          <w:tcPr>
            <w:tcW w:w="13342" w:type="dxa"/>
            <w:gridSpan w:val="11"/>
            <w:noWrap/>
            <w:vAlign w:val="bottom"/>
          </w:tcPr>
          <w:p w14:paraId="1E5349B7" w14:textId="77777777" w:rsidR="00E56613" w:rsidRPr="00E56613" w:rsidRDefault="00E56613" w:rsidP="00E56613">
            <w:pPr>
              <w:bidi w:val="0"/>
              <w:spacing w:before="0" w:beforeAutospacing="0" w:after="0" w:afterAutospacing="0" w:line="240" w:lineRule="auto"/>
              <w:ind w:left="281"/>
              <w:rPr>
                <w:rFonts w:ascii="David" w:eastAsia="Times New Roman" w:hAnsi="David" w:cs="David"/>
                <w:sz w:val="20"/>
                <w:szCs w:val="20"/>
              </w:rPr>
            </w:pPr>
          </w:p>
        </w:tc>
      </w:tr>
      <w:tr w:rsidR="00E56613" w:rsidRPr="00E56613" w14:paraId="3CFA65BC" w14:textId="77777777" w:rsidTr="00E56613">
        <w:trPr>
          <w:trHeight w:val="270"/>
          <w:jc w:val="center"/>
        </w:trPr>
        <w:tc>
          <w:tcPr>
            <w:tcW w:w="1973" w:type="dxa"/>
            <w:tcBorders>
              <w:top w:val="single" w:sz="8" w:space="0" w:color="auto"/>
              <w:left w:val="single" w:sz="8" w:space="0" w:color="auto"/>
              <w:bottom w:val="single" w:sz="8" w:space="0" w:color="auto"/>
              <w:right w:val="single" w:sz="4" w:space="0" w:color="auto"/>
            </w:tcBorders>
            <w:noWrap/>
            <w:vAlign w:val="bottom"/>
          </w:tcPr>
          <w:p w14:paraId="312696FD" w14:textId="77777777" w:rsidR="00E56613" w:rsidRPr="00E56613" w:rsidRDefault="00E56613" w:rsidP="00E56613">
            <w:pPr>
              <w:spacing w:before="0" w:beforeAutospacing="0" w:after="0" w:afterAutospacing="0" w:line="240" w:lineRule="auto"/>
              <w:ind w:left="281"/>
              <w:rPr>
                <w:rFonts w:ascii="David" w:eastAsia="Times New Roman" w:hAnsi="David" w:cs="David"/>
                <w:b/>
                <w:bCs/>
                <w:sz w:val="20"/>
                <w:szCs w:val="20"/>
              </w:rPr>
            </w:pPr>
            <w:r w:rsidRPr="00E56613">
              <w:rPr>
                <w:rFonts w:ascii="David" w:eastAsia="Times New Roman" w:hAnsi="David" w:cs="David"/>
                <w:b/>
                <w:bCs/>
                <w:sz w:val="20"/>
                <w:szCs w:val="20"/>
                <w:rtl/>
              </w:rPr>
              <w:t>מס' קומות</w:t>
            </w:r>
          </w:p>
        </w:tc>
        <w:tc>
          <w:tcPr>
            <w:tcW w:w="2500" w:type="dxa"/>
            <w:tcBorders>
              <w:top w:val="single" w:sz="8" w:space="0" w:color="auto"/>
              <w:left w:val="single" w:sz="4" w:space="0" w:color="auto"/>
              <w:bottom w:val="single" w:sz="8" w:space="0" w:color="auto"/>
              <w:right w:val="single" w:sz="8" w:space="0" w:color="auto"/>
            </w:tcBorders>
            <w:noWrap/>
            <w:vAlign w:val="bottom"/>
          </w:tcPr>
          <w:p w14:paraId="307B2594" w14:textId="77777777" w:rsidR="00E56613" w:rsidRPr="00E56613" w:rsidRDefault="00E56613" w:rsidP="00E56613">
            <w:pPr>
              <w:bidi w:val="0"/>
              <w:spacing w:before="0" w:beforeAutospacing="0" w:after="0" w:afterAutospacing="0" w:line="240" w:lineRule="auto"/>
              <w:ind w:left="281"/>
              <w:jc w:val="right"/>
              <w:rPr>
                <w:rFonts w:ascii="David" w:eastAsia="Times New Roman" w:hAnsi="David" w:cs="David"/>
                <w:b/>
                <w:bCs/>
                <w:sz w:val="20"/>
                <w:szCs w:val="20"/>
              </w:rPr>
            </w:pPr>
            <w:r w:rsidRPr="00E56613">
              <w:rPr>
                <w:rFonts w:ascii="David" w:eastAsia="Times New Roman" w:hAnsi="David" w:cs="David"/>
                <w:b/>
                <w:bCs/>
                <w:sz w:val="20"/>
                <w:szCs w:val="20"/>
              </w:rPr>
              <w:t>7</w:t>
            </w:r>
          </w:p>
        </w:tc>
        <w:tc>
          <w:tcPr>
            <w:tcW w:w="8869" w:type="dxa"/>
            <w:gridSpan w:val="9"/>
            <w:noWrap/>
            <w:vAlign w:val="bottom"/>
          </w:tcPr>
          <w:p w14:paraId="7F5D650B" w14:textId="77777777" w:rsidR="00E56613" w:rsidRPr="00E56613" w:rsidRDefault="00E56613" w:rsidP="00E56613">
            <w:pPr>
              <w:bidi w:val="0"/>
              <w:spacing w:before="0" w:beforeAutospacing="0" w:after="0" w:afterAutospacing="0" w:line="240" w:lineRule="auto"/>
              <w:ind w:left="281"/>
              <w:rPr>
                <w:rFonts w:ascii="David" w:eastAsia="Times New Roman" w:hAnsi="David" w:cs="David"/>
                <w:sz w:val="20"/>
                <w:szCs w:val="20"/>
              </w:rPr>
            </w:pPr>
          </w:p>
        </w:tc>
      </w:tr>
      <w:tr w:rsidR="00E56613" w:rsidRPr="00E56613" w14:paraId="282FC994" w14:textId="77777777" w:rsidTr="00E56613">
        <w:trPr>
          <w:trHeight w:val="255"/>
          <w:jc w:val="center"/>
        </w:trPr>
        <w:tc>
          <w:tcPr>
            <w:tcW w:w="13342" w:type="dxa"/>
            <w:gridSpan w:val="11"/>
            <w:noWrap/>
            <w:vAlign w:val="bottom"/>
          </w:tcPr>
          <w:p w14:paraId="6D1DB82F" w14:textId="77777777" w:rsidR="00E56613" w:rsidRPr="00E56613" w:rsidRDefault="00E56613" w:rsidP="00E56613">
            <w:pPr>
              <w:bidi w:val="0"/>
              <w:spacing w:before="0" w:beforeAutospacing="0" w:after="0" w:afterAutospacing="0" w:line="240" w:lineRule="auto"/>
              <w:ind w:left="281"/>
              <w:rPr>
                <w:rFonts w:ascii="David" w:eastAsia="Times New Roman" w:hAnsi="David" w:cs="David"/>
                <w:sz w:val="20"/>
                <w:szCs w:val="20"/>
              </w:rPr>
            </w:pPr>
          </w:p>
        </w:tc>
      </w:tr>
      <w:tr w:rsidR="00E56613" w:rsidRPr="00E56613" w14:paraId="72DA8A1F" w14:textId="77777777" w:rsidTr="00E56613">
        <w:trPr>
          <w:trHeight w:val="570"/>
          <w:jc w:val="center"/>
        </w:trPr>
        <w:tc>
          <w:tcPr>
            <w:tcW w:w="13342" w:type="dxa"/>
            <w:gridSpan w:val="11"/>
            <w:vAlign w:val="bottom"/>
          </w:tcPr>
          <w:p w14:paraId="4C54F8D3" w14:textId="77777777" w:rsidR="00E56613" w:rsidRPr="00E56613" w:rsidRDefault="00E56613" w:rsidP="00E56613">
            <w:pPr>
              <w:spacing w:before="0" w:beforeAutospacing="0" w:after="0" w:afterAutospacing="0" w:line="240" w:lineRule="auto"/>
              <w:ind w:left="281"/>
              <w:rPr>
                <w:rFonts w:ascii="David" w:eastAsia="Times New Roman" w:hAnsi="David" w:cs="David"/>
                <w:b/>
                <w:bCs/>
                <w:sz w:val="20"/>
                <w:szCs w:val="20"/>
              </w:rPr>
            </w:pPr>
            <w:r w:rsidRPr="00E56613">
              <w:rPr>
                <w:rFonts w:ascii="David" w:eastAsia="Times New Roman" w:hAnsi="David" w:cs="David"/>
                <w:b/>
                <w:bCs/>
                <w:sz w:val="20"/>
                <w:szCs w:val="20"/>
                <w:rtl/>
              </w:rPr>
              <w:t xml:space="preserve">אחוז לסעיף - </w:t>
            </w:r>
            <w:r w:rsidRPr="00E56613">
              <w:rPr>
                <w:rFonts w:ascii="David" w:eastAsia="Times New Roman" w:hAnsi="David" w:cs="David"/>
                <w:sz w:val="20"/>
                <w:szCs w:val="20"/>
                <w:rtl/>
              </w:rPr>
              <w:t>עמודה זו מבטאת את האחוז של תת הסעיף לקומה אחת. סה"כ  9.091 הינו הניקוד שמקבלת קומת מגורים אחת המכילה את המרכיבים של המערכות הציבוריות המועמסות לקומה.</w:t>
            </w:r>
          </w:p>
        </w:tc>
      </w:tr>
      <w:tr w:rsidR="00E56613" w:rsidRPr="00E56613" w14:paraId="06BDDD2D" w14:textId="77777777" w:rsidTr="00E56613">
        <w:trPr>
          <w:trHeight w:val="255"/>
          <w:jc w:val="center"/>
        </w:trPr>
        <w:tc>
          <w:tcPr>
            <w:tcW w:w="13342" w:type="dxa"/>
            <w:gridSpan w:val="11"/>
            <w:noWrap/>
            <w:vAlign w:val="bottom"/>
          </w:tcPr>
          <w:p w14:paraId="44F1AE70" w14:textId="77777777" w:rsidR="00E56613" w:rsidRPr="00E56613" w:rsidRDefault="00E56613" w:rsidP="00E56613">
            <w:pPr>
              <w:bidi w:val="0"/>
              <w:spacing w:before="0" w:beforeAutospacing="0" w:after="0" w:afterAutospacing="0" w:line="240" w:lineRule="auto"/>
              <w:ind w:left="281"/>
              <w:jc w:val="center"/>
              <w:rPr>
                <w:rFonts w:ascii="David" w:eastAsia="Times New Roman" w:hAnsi="David" w:cs="David"/>
                <w:sz w:val="20"/>
                <w:szCs w:val="20"/>
              </w:rPr>
            </w:pPr>
            <w:r w:rsidRPr="00E56613">
              <w:rPr>
                <w:rFonts w:ascii="David" w:eastAsia="Times New Roman" w:hAnsi="David" w:cs="David"/>
                <w:sz w:val="20"/>
                <w:szCs w:val="20"/>
                <w:rtl/>
              </w:rPr>
              <w:t>לצורך חישוב ערך הקומה לסעיף "מערכות ציבוריות" יש להכפיל את % התקדמות כל מלאכה בניקוד תת הסעיף שלה, ולסכום את כל המלאכות.</w:t>
            </w:r>
          </w:p>
        </w:tc>
      </w:tr>
    </w:tbl>
    <w:p w14:paraId="3CDABCB2" w14:textId="77777777" w:rsidR="00E56613" w:rsidRPr="00E56613" w:rsidRDefault="00E56613" w:rsidP="00E56613">
      <w:pPr>
        <w:bidi w:val="0"/>
        <w:spacing w:before="0" w:beforeAutospacing="0" w:after="0" w:afterAutospacing="0" w:line="240" w:lineRule="auto"/>
        <w:rPr>
          <w:rFonts w:ascii="David" w:eastAsia="Times New Roman" w:hAnsi="David" w:cs="David"/>
          <w:b/>
          <w:bCs/>
          <w:snapToGrid w:val="0"/>
          <w:sz w:val="24"/>
          <w:szCs w:val="24"/>
          <w:u w:val="single"/>
          <w:rtl/>
        </w:rPr>
        <w:sectPr w:rsidR="00E56613" w:rsidRPr="00E56613">
          <w:pgSz w:w="16838" w:h="11906" w:orient="landscape"/>
          <w:pgMar w:top="1797" w:right="1440" w:bottom="1797" w:left="1276" w:header="720" w:footer="720" w:gutter="0"/>
          <w:cols w:space="720"/>
          <w:bidi/>
          <w:rtlGutter/>
        </w:sectPr>
      </w:pPr>
    </w:p>
    <w:p w14:paraId="2E85DF18" w14:textId="77777777" w:rsidR="00E56613" w:rsidRPr="00E56613" w:rsidRDefault="00E56613" w:rsidP="00E56613">
      <w:pPr>
        <w:spacing w:before="0" w:beforeAutospacing="0" w:after="0" w:afterAutospacing="0" w:line="240" w:lineRule="auto"/>
        <w:jc w:val="center"/>
        <w:rPr>
          <w:rFonts w:ascii="David" w:eastAsia="Times New Roman" w:hAnsi="David" w:cs="David"/>
          <w:b/>
          <w:bCs/>
          <w:snapToGrid w:val="0"/>
          <w:sz w:val="24"/>
          <w:szCs w:val="24"/>
          <w:u w:val="single"/>
          <w:rtl/>
        </w:rPr>
      </w:pPr>
      <w:r w:rsidRPr="00E56613">
        <w:rPr>
          <w:rFonts w:ascii="David" w:eastAsia="Times New Roman" w:hAnsi="David" w:cs="David"/>
          <w:b/>
          <w:bCs/>
          <w:snapToGrid w:val="0"/>
          <w:sz w:val="24"/>
          <w:szCs w:val="24"/>
          <w:u w:val="single"/>
          <w:rtl/>
        </w:rPr>
        <w:t xml:space="preserve">נספח 3.1.12 </w:t>
      </w:r>
    </w:p>
    <w:p w14:paraId="60CC5ACF" w14:textId="77777777" w:rsidR="00E56613" w:rsidRPr="00E56613" w:rsidRDefault="00E56613" w:rsidP="00E56613">
      <w:pPr>
        <w:spacing w:before="0" w:beforeAutospacing="0" w:after="0" w:afterAutospacing="0" w:line="240" w:lineRule="auto"/>
        <w:jc w:val="center"/>
        <w:rPr>
          <w:rFonts w:ascii="David" w:eastAsia="Times New Roman" w:hAnsi="David" w:cs="David"/>
          <w:snapToGrid w:val="0"/>
          <w:sz w:val="24"/>
          <w:szCs w:val="24"/>
          <w:rtl/>
        </w:rPr>
      </w:pPr>
      <w:r w:rsidRPr="00E56613">
        <w:rPr>
          <w:rFonts w:ascii="David" w:eastAsia="Times New Roman" w:hAnsi="David" w:cs="David"/>
          <w:b/>
          <w:bCs/>
          <w:snapToGrid w:val="0"/>
          <w:sz w:val="24"/>
          <w:szCs w:val="24"/>
          <w:u w:val="single"/>
          <w:rtl/>
        </w:rPr>
        <w:t>נוסח ערבות בנקאית לפי סעיף 9</w:t>
      </w:r>
    </w:p>
    <w:p w14:paraId="1AC48ECB" w14:textId="77777777" w:rsidR="00E56613" w:rsidRPr="00E56613" w:rsidRDefault="00E56613" w:rsidP="00E56613">
      <w:pPr>
        <w:spacing w:before="0" w:beforeAutospacing="0" w:after="0" w:afterAutospacing="0" w:line="240" w:lineRule="auto"/>
        <w:ind w:left="5680" w:hanging="5440"/>
        <w:jc w:val="center"/>
        <w:rPr>
          <w:rFonts w:ascii="David" w:eastAsia="Times New Roman" w:hAnsi="David" w:cs="David"/>
          <w:snapToGrid w:val="0"/>
          <w:sz w:val="24"/>
          <w:szCs w:val="24"/>
          <w:rtl/>
        </w:rPr>
      </w:pPr>
    </w:p>
    <w:p w14:paraId="01A6C230" w14:textId="77777777" w:rsidR="00E56613" w:rsidRPr="00E56613" w:rsidRDefault="00E56613" w:rsidP="00E56613">
      <w:pPr>
        <w:spacing w:before="0" w:beforeAutospacing="0" w:after="0" w:afterAutospacing="0" w:line="240" w:lineRule="auto"/>
        <w:ind w:left="180"/>
        <w:jc w:val="both"/>
        <w:rPr>
          <w:rFonts w:ascii="David" w:eastAsia="Times New Roman" w:hAnsi="David" w:cs="David"/>
          <w:snapToGrid w:val="0"/>
          <w:sz w:val="24"/>
          <w:szCs w:val="24"/>
          <w:rtl/>
        </w:rPr>
      </w:pPr>
    </w:p>
    <w:p w14:paraId="75746701" w14:textId="77777777" w:rsidR="00E56613" w:rsidRPr="00E56613" w:rsidRDefault="00E56613" w:rsidP="00E56613">
      <w:pPr>
        <w:spacing w:before="0" w:beforeAutospacing="0" w:after="0" w:afterAutospacing="0" w:line="240" w:lineRule="auto"/>
        <w:ind w:left="180"/>
        <w:jc w:val="both"/>
        <w:rPr>
          <w:rFonts w:ascii="David" w:eastAsia="Times New Roman" w:hAnsi="David" w:cs="David"/>
          <w:snapToGrid w:val="0"/>
          <w:sz w:val="24"/>
          <w:szCs w:val="24"/>
          <w:rtl/>
        </w:rPr>
      </w:pPr>
    </w:p>
    <w:p w14:paraId="0DA07AB8" w14:textId="77777777" w:rsidR="00E56613" w:rsidRPr="00E56613" w:rsidRDefault="00E56613" w:rsidP="00E56613">
      <w:pPr>
        <w:spacing w:before="0" w:beforeAutospacing="0" w:after="0" w:afterAutospacing="0" w:line="240" w:lineRule="auto"/>
        <w:ind w:left="180"/>
        <w:jc w:val="both"/>
        <w:rPr>
          <w:rFonts w:ascii="David" w:eastAsia="Times New Roman" w:hAnsi="David" w:cs="David"/>
          <w:snapToGrid w:val="0"/>
          <w:color w:val="000000"/>
          <w:sz w:val="24"/>
          <w:szCs w:val="24"/>
          <w:rtl/>
        </w:rPr>
      </w:pPr>
      <w:r w:rsidRPr="00E56613">
        <w:rPr>
          <w:rFonts w:ascii="David" w:eastAsia="Times New Roman" w:hAnsi="David" w:cs="David"/>
          <w:snapToGrid w:val="0"/>
          <w:sz w:val="24"/>
          <w:szCs w:val="24"/>
          <w:rtl/>
        </w:rPr>
        <w:t>לכבוד :</w:t>
      </w:r>
      <w:r w:rsidRPr="00E56613">
        <w:rPr>
          <w:rFonts w:ascii="David" w:eastAsia="Times New Roman" w:hAnsi="David" w:cs="David"/>
          <w:snapToGrid w:val="0"/>
          <w:color w:val="000000"/>
          <w:sz w:val="24"/>
          <w:szCs w:val="24"/>
          <w:rtl/>
        </w:rPr>
        <w:tab/>
      </w:r>
    </w:p>
    <w:sdt>
      <w:sdtPr>
        <w:rPr>
          <w:rFonts w:ascii="Times New Roman" w:eastAsia="Times New Roman" w:hAnsi="Times New Roman" w:cs="David"/>
          <w:color w:val="008000"/>
          <w:sz w:val="24"/>
          <w:szCs w:val="24"/>
          <w:rtl/>
          <w:lang w:eastAsia="he-IL"/>
        </w:rPr>
        <w:alias w:val="צד א בחוזה"/>
        <w:tag w:val="cntTzadA"/>
        <w:id w:val="-827822700"/>
        <w:placeholder>
          <w:docPart w:val="5344B542B5754B0A999DA98E451F844B"/>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TzadA[1]" w:storeItemID="{81709D4C-33DC-48CC-AC7E-130A245806EE}"/>
        <w:text w:multiLine="1"/>
      </w:sdtPr>
      <w:sdtEndPr/>
      <w:sdtContent>
        <w:p w14:paraId="60908C54" w14:textId="77777777" w:rsidR="00865F43" w:rsidRDefault="00865F43" w:rsidP="00865F43">
          <w:pPr>
            <w:widowControl w:val="0"/>
            <w:spacing w:before="0" w:beforeAutospacing="0" w:after="0" w:afterAutospacing="0" w:line="240" w:lineRule="auto"/>
            <w:jc w:val="both"/>
          </w:pPr>
          <w:r w:rsidRPr="001551B5">
            <w:rPr>
              <w:rStyle w:val="a8"/>
              <w:color w:val="00B0F0"/>
              <w:rtl/>
            </w:rPr>
            <w:t>[צד א בחוזה]</w:t>
          </w:r>
        </w:p>
      </w:sdtContent>
    </w:sdt>
    <w:p w14:paraId="24646828" w14:textId="77777777" w:rsidR="00E56613" w:rsidRPr="00E56613" w:rsidRDefault="00E56613" w:rsidP="00E56613">
      <w:pPr>
        <w:spacing w:before="0" w:beforeAutospacing="0" w:after="0" w:afterAutospacing="0" w:line="240" w:lineRule="auto"/>
        <w:ind w:left="180"/>
        <w:jc w:val="both"/>
        <w:rPr>
          <w:rFonts w:ascii="David" w:eastAsia="Times New Roman" w:hAnsi="David" w:cs="David"/>
          <w:snapToGrid w:val="0"/>
          <w:sz w:val="24"/>
          <w:szCs w:val="24"/>
          <w:rtl/>
        </w:rPr>
      </w:pPr>
      <w:r w:rsidRPr="00E56613">
        <w:rPr>
          <w:rFonts w:ascii="David" w:eastAsia="Times New Roman" w:hAnsi="David" w:cs="David"/>
          <w:snapToGrid w:val="0"/>
          <w:color w:val="000000"/>
          <w:sz w:val="24"/>
          <w:szCs w:val="24"/>
          <w:rtl/>
        </w:rPr>
        <w:br/>
      </w:r>
      <w:r w:rsidRPr="00E56613">
        <w:rPr>
          <w:rFonts w:ascii="David" w:eastAsia="Times New Roman" w:hAnsi="David" w:cs="David"/>
          <w:snapToGrid w:val="0"/>
          <w:sz w:val="24"/>
          <w:szCs w:val="24"/>
          <w:rtl/>
        </w:rPr>
        <w:t>ג.א.נ.,</w:t>
      </w:r>
    </w:p>
    <w:p w14:paraId="3AFC80C0" w14:textId="77777777" w:rsidR="00E56613" w:rsidRPr="00E56613" w:rsidRDefault="00E56613" w:rsidP="00E56613">
      <w:pPr>
        <w:spacing w:before="0" w:beforeAutospacing="0" w:after="0" w:afterAutospacing="0" w:line="240" w:lineRule="auto"/>
        <w:ind w:left="180"/>
        <w:jc w:val="center"/>
        <w:rPr>
          <w:rFonts w:ascii="David" w:eastAsia="Times New Roman" w:hAnsi="David" w:cs="David"/>
          <w:b/>
          <w:bCs/>
          <w:snapToGrid w:val="0"/>
          <w:sz w:val="24"/>
          <w:szCs w:val="24"/>
          <w:u w:val="single"/>
          <w:rtl/>
        </w:rPr>
      </w:pPr>
      <w:r w:rsidRPr="00E56613">
        <w:rPr>
          <w:rFonts w:ascii="David" w:eastAsia="Times New Roman" w:hAnsi="David" w:cs="David"/>
          <w:b/>
          <w:bCs/>
          <w:snapToGrid w:val="0"/>
          <w:sz w:val="24"/>
          <w:szCs w:val="24"/>
          <w:u w:val="single"/>
          <w:rtl/>
        </w:rPr>
        <w:t>כתב ערבות</w:t>
      </w:r>
    </w:p>
    <w:p w14:paraId="03E424C3" w14:textId="77777777" w:rsidR="00E56613" w:rsidRPr="00E56613" w:rsidRDefault="00E56613" w:rsidP="00E56613">
      <w:pPr>
        <w:spacing w:before="0" w:beforeAutospacing="0" w:after="0" w:afterAutospacing="0" w:line="240" w:lineRule="auto"/>
        <w:ind w:left="180"/>
        <w:jc w:val="both"/>
        <w:rPr>
          <w:rFonts w:ascii="David" w:eastAsia="Times New Roman" w:hAnsi="David" w:cs="David"/>
          <w:snapToGrid w:val="0"/>
          <w:sz w:val="24"/>
          <w:szCs w:val="24"/>
          <w:rtl/>
        </w:rPr>
      </w:pPr>
    </w:p>
    <w:p w14:paraId="62630C9A" w14:textId="77777777" w:rsidR="00E56613" w:rsidRPr="00E56613" w:rsidRDefault="00E56613" w:rsidP="00865F43">
      <w:pPr>
        <w:spacing w:before="0" w:beforeAutospacing="0" w:after="0" w:afterAutospacing="0" w:line="240" w:lineRule="auto"/>
        <w:ind w:left="180"/>
        <w:jc w:val="both"/>
        <w:rPr>
          <w:rFonts w:ascii="David" w:eastAsia="Times New Roman" w:hAnsi="David" w:cs="David"/>
          <w:snapToGrid w:val="0"/>
          <w:sz w:val="24"/>
          <w:szCs w:val="24"/>
          <w:rtl/>
        </w:rPr>
      </w:pPr>
      <w:r w:rsidRPr="00E56613">
        <w:rPr>
          <w:rFonts w:ascii="David" w:eastAsia="Times New Roman" w:hAnsi="David" w:cs="David"/>
          <w:snapToGrid w:val="0"/>
          <w:sz w:val="24"/>
          <w:szCs w:val="24"/>
          <w:rtl/>
        </w:rPr>
        <w:t xml:space="preserve">לפי בקשת </w:t>
      </w:r>
      <w:sdt>
        <w:sdtPr>
          <w:rPr>
            <w:rFonts w:ascii="Times New Roman" w:eastAsia="Times New Roman" w:hAnsi="Times New Roman" w:cs="David"/>
            <w:color w:val="008000"/>
            <w:sz w:val="24"/>
            <w:szCs w:val="24"/>
            <w:rtl/>
            <w:lang w:eastAsia="he-IL"/>
          </w:rPr>
          <w:alias w:val="שם ספק"/>
          <w:tag w:val="cntSupllierName"/>
          <w:id w:val="-1468043177"/>
          <w:placeholder>
            <w:docPart w:val="5C3164E7696A4878A25903C84FD32A7B"/>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rPr>
            <w:rFonts w:hint="cs"/>
          </w:rPr>
        </w:sdtEndPr>
        <w:sdtContent>
          <w:r w:rsidR="00865F43" w:rsidRPr="00EF442B">
            <w:rPr>
              <w:rStyle w:val="a8"/>
              <w:color w:val="00B0F0"/>
              <w:rtl/>
            </w:rPr>
            <w:t>[שם ספק]</w:t>
          </w:r>
        </w:sdtContent>
      </w:sdt>
      <w:r w:rsidR="00865F43" w:rsidRPr="00E56613">
        <w:rPr>
          <w:rFonts w:ascii="David" w:eastAsia="Times New Roman" w:hAnsi="David" w:cs="David"/>
          <w:snapToGrid w:val="0"/>
          <w:sz w:val="24"/>
          <w:szCs w:val="24"/>
          <w:rtl/>
        </w:rPr>
        <w:t xml:space="preserve"> </w:t>
      </w:r>
      <w:r w:rsidRPr="00E56613">
        <w:rPr>
          <w:rFonts w:ascii="David" w:eastAsia="Times New Roman" w:hAnsi="David" w:cs="David"/>
          <w:snapToGrid w:val="0"/>
          <w:sz w:val="24"/>
          <w:szCs w:val="24"/>
          <w:rtl/>
        </w:rPr>
        <w:t>(להלן - "</w:t>
      </w:r>
      <w:r w:rsidRPr="00E56613">
        <w:rPr>
          <w:rFonts w:ascii="David" w:eastAsia="Times New Roman" w:hAnsi="David" w:cs="David"/>
          <w:b/>
          <w:bCs/>
          <w:snapToGrid w:val="0"/>
          <w:sz w:val="24"/>
          <w:szCs w:val="24"/>
          <w:rtl/>
        </w:rPr>
        <w:t>הקבלן</w:t>
      </w:r>
      <w:r w:rsidRPr="00E56613">
        <w:rPr>
          <w:rFonts w:ascii="David" w:eastAsia="Times New Roman" w:hAnsi="David" w:cs="David"/>
          <w:snapToGrid w:val="0"/>
          <w:sz w:val="24"/>
          <w:szCs w:val="24"/>
          <w:rtl/>
        </w:rPr>
        <w:t xml:space="preserve">") הרינו מתחייבים ואחראים כלפיכם ביחד עבור הקבלן לתשלום כל סכום בגבול סך של </w:t>
      </w:r>
      <w:r w:rsidRPr="00E56613">
        <w:rPr>
          <w:rFonts w:ascii="David" w:eastAsia="Times New Roman" w:hAnsi="David" w:cs="David"/>
          <w:snapToGrid w:val="0"/>
          <w:sz w:val="24"/>
          <w:szCs w:val="24"/>
          <w:u w:val="single"/>
          <w:rtl/>
        </w:rPr>
        <w:t xml:space="preserve">                   </w:t>
      </w:r>
      <w:r w:rsidRPr="00E56613">
        <w:rPr>
          <w:rFonts w:ascii="David" w:eastAsia="Times New Roman" w:hAnsi="David" w:cs="David"/>
          <w:snapToGrid w:val="0"/>
          <w:sz w:val="24"/>
          <w:szCs w:val="24"/>
          <w:rtl/>
        </w:rPr>
        <w:t xml:space="preserve">ש"ח כשסכום זה צמוד במלואו למדד תשומות הבניה למגורים (להלן- "המדד") כשהמדד הבסיסי הוא </w:t>
      </w:r>
      <w:r w:rsidRPr="00E56613">
        <w:rPr>
          <w:rFonts w:ascii="David" w:eastAsia="Times New Roman" w:hAnsi="David" w:cs="David"/>
          <w:snapToGrid w:val="0"/>
          <w:sz w:val="24"/>
          <w:szCs w:val="24"/>
          <w:u w:val="single"/>
          <w:rtl/>
        </w:rPr>
        <w:t xml:space="preserve">          </w:t>
      </w:r>
      <w:r w:rsidRPr="00E56613">
        <w:rPr>
          <w:rFonts w:ascii="David" w:eastAsia="Times New Roman" w:hAnsi="David" w:cs="David"/>
          <w:snapToGrid w:val="0"/>
          <w:sz w:val="24"/>
          <w:szCs w:val="24"/>
          <w:rtl/>
        </w:rPr>
        <w:t xml:space="preserve"> (להלן - "סכום הערבות").</w:t>
      </w:r>
    </w:p>
    <w:p w14:paraId="0CE75FE4" w14:textId="77777777" w:rsidR="00E56613" w:rsidRPr="00E56613" w:rsidRDefault="00E56613" w:rsidP="00E56613">
      <w:pPr>
        <w:spacing w:before="0" w:beforeAutospacing="0" w:after="0" w:afterAutospacing="0" w:line="240" w:lineRule="auto"/>
        <w:ind w:left="180"/>
        <w:jc w:val="both"/>
        <w:rPr>
          <w:rFonts w:ascii="David" w:eastAsia="Times New Roman" w:hAnsi="David" w:cs="David"/>
          <w:snapToGrid w:val="0"/>
          <w:sz w:val="24"/>
          <w:szCs w:val="24"/>
          <w:rtl/>
        </w:rPr>
      </w:pPr>
    </w:p>
    <w:p w14:paraId="23566F8B" w14:textId="77777777" w:rsidR="00E56613" w:rsidRPr="00E56613" w:rsidRDefault="00E56613" w:rsidP="00E56613">
      <w:pPr>
        <w:spacing w:before="0" w:beforeAutospacing="0" w:after="0" w:afterAutospacing="0" w:line="240" w:lineRule="auto"/>
        <w:ind w:left="180"/>
        <w:jc w:val="both"/>
        <w:rPr>
          <w:rFonts w:ascii="David" w:eastAsia="Times New Roman" w:hAnsi="David" w:cs="David"/>
          <w:snapToGrid w:val="0"/>
          <w:sz w:val="24"/>
          <w:szCs w:val="24"/>
          <w:rtl/>
        </w:rPr>
      </w:pPr>
      <w:r w:rsidRPr="00E56613">
        <w:rPr>
          <w:rFonts w:ascii="David" w:eastAsia="Times New Roman" w:hAnsi="David" w:cs="David"/>
          <w:snapToGrid w:val="0"/>
          <w:sz w:val="24"/>
          <w:szCs w:val="24"/>
          <w:rtl/>
        </w:rPr>
        <w:t>אתם תהיו זכאים לדרוש מאתנו יחד תשלום סכום הערבות בשלמות או לדרוש מאתנו מפעם לפעם סכומים על חשבון סכום הערבות ובמקרה זה לאחר כל תשלום, תישאר הערבות בתוקפה לגבי יתרת סכום הערבות, ובלבד שסך כל דרישותיכם לא יעלה על סכום הערבות.</w:t>
      </w:r>
    </w:p>
    <w:p w14:paraId="4601E670" w14:textId="77777777" w:rsidR="00E56613" w:rsidRPr="00E56613" w:rsidRDefault="00E56613" w:rsidP="00E56613">
      <w:pPr>
        <w:spacing w:before="0" w:beforeAutospacing="0" w:after="0" w:afterAutospacing="0" w:line="240" w:lineRule="auto"/>
        <w:ind w:left="180"/>
        <w:jc w:val="both"/>
        <w:rPr>
          <w:rFonts w:ascii="David" w:eastAsia="Times New Roman" w:hAnsi="David" w:cs="David"/>
          <w:snapToGrid w:val="0"/>
          <w:sz w:val="24"/>
          <w:szCs w:val="24"/>
          <w:rtl/>
        </w:rPr>
      </w:pPr>
    </w:p>
    <w:p w14:paraId="51F22057" w14:textId="77777777" w:rsidR="00E56613" w:rsidRPr="00E56613" w:rsidRDefault="00E56613" w:rsidP="00E56613">
      <w:pPr>
        <w:spacing w:before="0" w:beforeAutospacing="0" w:after="0" w:afterAutospacing="0" w:line="240" w:lineRule="auto"/>
        <w:ind w:left="180"/>
        <w:jc w:val="both"/>
        <w:rPr>
          <w:rFonts w:ascii="David" w:eastAsia="Times New Roman" w:hAnsi="David" w:cs="David"/>
          <w:snapToGrid w:val="0"/>
          <w:sz w:val="24"/>
          <w:szCs w:val="24"/>
          <w:rtl/>
        </w:rPr>
      </w:pPr>
      <w:r w:rsidRPr="00E56613">
        <w:rPr>
          <w:rFonts w:ascii="David" w:eastAsia="Times New Roman" w:hAnsi="David" w:cs="David"/>
          <w:snapToGrid w:val="0"/>
          <w:sz w:val="24"/>
          <w:szCs w:val="24"/>
          <w:rtl/>
        </w:rPr>
        <w:t>הננו מתחייבים לשלם לכם כל סכום שיידרש על ידכם בגבול סכום הערבות תוך 3 ימים מקבלת דרישה ראשונה בכתב שלכם ו/או של מי מכם ומבלי שיהיה עליכם לבסס או להוכיח דרישה זו.</w:t>
      </w:r>
    </w:p>
    <w:p w14:paraId="50CF98A6" w14:textId="77777777" w:rsidR="00E56613" w:rsidRPr="00E56613" w:rsidRDefault="00E56613" w:rsidP="00E56613">
      <w:pPr>
        <w:spacing w:before="0" w:beforeAutospacing="0" w:after="0" w:afterAutospacing="0" w:line="240" w:lineRule="auto"/>
        <w:ind w:left="180"/>
        <w:jc w:val="both"/>
        <w:rPr>
          <w:rFonts w:ascii="David" w:eastAsia="Times New Roman" w:hAnsi="David" w:cs="David"/>
          <w:snapToGrid w:val="0"/>
          <w:sz w:val="24"/>
          <w:szCs w:val="24"/>
          <w:rtl/>
        </w:rPr>
      </w:pPr>
    </w:p>
    <w:p w14:paraId="471FF97D" w14:textId="77777777" w:rsidR="00E56613" w:rsidRPr="00E56613" w:rsidRDefault="00E56613" w:rsidP="00E56613">
      <w:pPr>
        <w:spacing w:before="0" w:beforeAutospacing="0" w:after="0" w:afterAutospacing="0" w:line="240" w:lineRule="auto"/>
        <w:ind w:left="180"/>
        <w:jc w:val="both"/>
        <w:rPr>
          <w:rFonts w:ascii="David" w:eastAsia="Times New Roman" w:hAnsi="David" w:cs="David"/>
          <w:snapToGrid w:val="0"/>
          <w:sz w:val="24"/>
          <w:szCs w:val="24"/>
          <w:rtl/>
        </w:rPr>
      </w:pPr>
      <w:r w:rsidRPr="00E56613">
        <w:rPr>
          <w:rFonts w:ascii="David" w:eastAsia="Times New Roman" w:hAnsi="David" w:cs="David"/>
          <w:snapToGrid w:val="0"/>
          <w:sz w:val="24"/>
          <w:szCs w:val="24"/>
          <w:rtl/>
        </w:rPr>
        <w:t>כל סכום שישולם מכוח ערבותנו זו, יגדל בשיעור השווה לשיעור העלייה במדד האחרון אשר יהא ידוע בעת ביצוע כל תשלום לזכותכם, לעומת שערו הבסיסי של המדד הנקוב לעיל.</w:t>
      </w:r>
    </w:p>
    <w:p w14:paraId="30B2FA71" w14:textId="77777777" w:rsidR="00E56613" w:rsidRPr="00E56613" w:rsidRDefault="00E56613" w:rsidP="00E56613">
      <w:pPr>
        <w:spacing w:before="0" w:beforeAutospacing="0" w:after="0" w:afterAutospacing="0" w:line="240" w:lineRule="auto"/>
        <w:ind w:left="180"/>
        <w:jc w:val="both"/>
        <w:rPr>
          <w:rFonts w:ascii="David" w:eastAsia="Times New Roman" w:hAnsi="David" w:cs="David"/>
          <w:snapToGrid w:val="0"/>
          <w:sz w:val="24"/>
          <w:szCs w:val="24"/>
          <w:rtl/>
        </w:rPr>
      </w:pPr>
    </w:p>
    <w:p w14:paraId="5D3E8635" w14:textId="77777777" w:rsidR="00E56613" w:rsidRPr="00E56613" w:rsidRDefault="00E56613" w:rsidP="00E56613">
      <w:pPr>
        <w:spacing w:before="0" w:beforeAutospacing="0" w:after="0" w:afterAutospacing="0" w:line="240" w:lineRule="auto"/>
        <w:ind w:left="180"/>
        <w:jc w:val="both"/>
        <w:rPr>
          <w:rFonts w:ascii="David" w:eastAsia="Times New Roman" w:hAnsi="David" w:cs="David"/>
          <w:snapToGrid w:val="0"/>
          <w:sz w:val="24"/>
          <w:szCs w:val="24"/>
          <w:rtl/>
        </w:rPr>
      </w:pPr>
      <w:r w:rsidRPr="00E56613">
        <w:rPr>
          <w:rFonts w:ascii="David" w:eastAsia="Times New Roman" w:hAnsi="David" w:cs="David"/>
          <w:snapToGrid w:val="0"/>
          <w:sz w:val="24"/>
          <w:szCs w:val="24"/>
          <w:rtl/>
        </w:rPr>
        <w:t>אנו לא נהיה רשאים לבטל הערבות ו/או להימנע מתשלום עפ"י כתב ערבות זה מכל סיבה שהיא. הננו מוותרים בזה במפורש ומראש על כל טענה לרבות כל ברירה המוענקת לקבלן עפ"י דין.</w:t>
      </w:r>
    </w:p>
    <w:p w14:paraId="42AF9232" w14:textId="77777777" w:rsidR="00E56613" w:rsidRPr="00E56613" w:rsidRDefault="00E56613" w:rsidP="00E56613">
      <w:pPr>
        <w:spacing w:before="0" w:beforeAutospacing="0" w:after="0" w:afterAutospacing="0" w:line="240" w:lineRule="auto"/>
        <w:ind w:left="180"/>
        <w:jc w:val="both"/>
        <w:rPr>
          <w:rFonts w:ascii="David" w:eastAsia="Times New Roman" w:hAnsi="David" w:cs="David"/>
          <w:snapToGrid w:val="0"/>
          <w:sz w:val="24"/>
          <w:szCs w:val="24"/>
          <w:rtl/>
        </w:rPr>
      </w:pPr>
    </w:p>
    <w:p w14:paraId="64885411" w14:textId="77777777" w:rsidR="00E56613" w:rsidRPr="00E56613" w:rsidRDefault="00E56613" w:rsidP="00E56613">
      <w:pPr>
        <w:spacing w:before="0" w:beforeAutospacing="0" w:after="0" w:afterAutospacing="0" w:line="240" w:lineRule="auto"/>
        <w:ind w:left="180"/>
        <w:jc w:val="both"/>
        <w:rPr>
          <w:rFonts w:ascii="David" w:eastAsia="Times New Roman" w:hAnsi="David" w:cs="David"/>
          <w:snapToGrid w:val="0"/>
          <w:sz w:val="24"/>
          <w:szCs w:val="24"/>
          <w:rtl/>
        </w:rPr>
      </w:pPr>
      <w:r w:rsidRPr="00E56613">
        <w:rPr>
          <w:rFonts w:ascii="David" w:eastAsia="Times New Roman" w:hAnsi="David" w:cs="David"/>
          <w:snapToGrid w:val="0"/>
          <w:sz w:val="24"/>
          <w:szCs w:val="24"/>
          <w:rtl/>
        </w:rPr>
        <w:t>ערבות זו בלתי חוזרת ובלתי מותנית.</w:t>
      </w:r>
    </w:p>
    <w:p w14:paraId="5D0DEA17" w14:textId="77777777" w:rsidR="00E56613" w:rsidRPr="00E56613" w:rsidRDefault="00E56613" w:rsidP="00E56613">
      <w:pPr>
        <w:spacing w:before="0" w:beforeAutospacing="0" w:after="0" w:afterAutospacing="0" w:line="240" w:lineRule="auto"/>
        <w:ind w:left="180"/>
        <w:jc w:val="both"/>
        <w:rPr>
          <w:rFonts w:ascii="David" w:eastAsia="Times New Roman" w:hAnsi="David" w:cs="David"/>
          <w:snapToGrid w:val="0"/>
          <w:sz w:val="24"/>
          <w:szCs w:val="24"/>
          <w:rtl/>
        </w:rPr>
      </w:pPr>
    </w:p>
    <w:p w14:paraId="79DA4CFE" w14:textId="77777777" w:rsidR="00E56613" w:rsidRPr="00E56613" w:rsidRDefault="00E56613" w:rsidP="00E56613">
      <w:pPr>
        <w:spacing w:before="0" w:beforeAutospacing="0" w:after="0" w:afterAutospacing="0" w:line="240" w:lineRule="auto"/>
        <w:ind w:left="180"/>
        <w:jc w:val="both"/>
        <w:rPr>
          <w:rFonts w:ascii="David" w:eastAsia="Times New Roman" w:hAnsi="David" w:cs="David"/>
          <w:snapToGrid w:val="0"/>
          <w:sz w:val="24"/>
          <w:szCs w:val="24"/>
          <w:rtl/>
        </w:rPr>
      </w:pPr>
      <w:r w:rsidRPr="00E56613">
        <w:rPr>
          <w:rFonts w:ascii="David" w:eastAsia="Times New Roman" w:hAnsi="David" w:cs="David"/>
          <w:snapToGrid w:val="0"/>
          <w:sz w:val="24"/>
          <w:szCs w:val="24"/>
          <w:rtl/>
        </w:rPr>
        <w:t xml:space="preserve">ערבות זו תהיה בתוקף עד ליום </w:t>
      </w:r>
      <w:r w:rsidRPr="00E56613">
        <w:rPr>
          <w:rFonts w:ascii="David" w:eastAsia="Times New Roman" w:hAnsi="David" w:cs="David"/>
          <w:snapToGrid w:val="0"/>
          <w:sz w:val="24"/>
          <w:szCs w:val="24"/>
          <w:u w:val="single"/>
          <w:rtl/>
        </w:rPr>
        <w:t xml:space="preserve">                   </w:t>
      </w:r>
      <w:r w:rsidRPr="00E56613">
        <w:rPr>
          <w:rFonts w:ascii="David" w:eastAsia="Times New Roman" w:hAnsi="David" w:cs="David"/>
          <w:snapToGrid w:val="0"/>
          <w:sz w:val="24"/>
          <w:szCs w:val="24"/>
          <w:rtl/>
        </w:rPr>
        <w:t>שעה 12.00 ועד בכלל וכל דרישה על פיה חייבת להימסר לנו לא יאוחר מאשר במועד הנ"ל.</w:t>
      </w:r>
    </w:p>
    <w:p w14:paraId="46C8A7E8" w14:textId="77777777" w:rsidR="00E56613" w:rsidRPr="00E56613" w:rsidRDefault="00E56613" w:rsidP="00E56613">
      <w:pPr>
        <w:spacing w:before="0" w:beforeAutospacing="0" w:after="0" w:afterAutospacing="0" w:line="240" w:lineRule="auto"/>
        <w:ind w:left="180"/>
        <w:jc w:val="both"/>
        <w:rPr>
          <w:rFonts w:ascii="David" w:eastAsia="Times New Roman" w:hAnsi="David" w:cs="David"/>
          <w:snapToGrid w:val="0"/>
          <w:sz w:val="24"/>
          <w:szCs w:val="24"/>
          <w:rtl/>
        </w:rPr>
      </w:pPr>
    </w:p>
    <w:p w14:paraId="1ADE3E09" w14:textId="77777777" w:rsidR="00E56613" w:rsidRPr="00E56613" w:rsidRDefault="00E56613" w:rsidP="00E56613">
      <w:pPr>
        <w:spacing w:before="0" w:beforeAutospacing="0" w:after="0" w:afterAutospacing="0" w:line="240" w:lineRule="auto"/>
        <w:ind w:left="180"/>
        <w:jc w:val="both"/>
        <w:rPr>
          <w:rFonts w:ascii="David" w:eastAsia="Times New Roman" w:hAnsi="David" w:cs="David"/>
          <w:snapToGrid w:val="0"/>
          <w:sz w:val="24"/>
          <w:szCs w:val="24"/>
          <w:rtl/>
        </w:rPr>
      </w:pPr>
    </w:p>
    <w:p w14:paraId="5AFE8F13" w14:textId="77777777" w:rsidR="00E56613" w:rsidRPr="00E56613" w:rsidRDefault="00E56613" w:rsidP="00E56613">
      <w:pPr>
        <w:tabs>
          <w:tab w:val="center" w:pos="2540"/>
          <w:tab w:val="right" w:pos="5600"/>
        </w:tabs>
        <w:spacing w:before="0" w:beforeAutospacing="0" w:after="0" w:afterAutospacing="0" w:line="240" w:lineRule="auto"/>
        <w:ind w:left="240"/>
        <w:jc w:val="center"/>
        <w:rPr>
          <w:rFonts w:ascii="David" w:eastAsia="Times New Roman" w:hAnsi="David" w:cs="David"/>
          <w:snapToGrid w:val="0"/>
          <w:color w:val="000000"/>
          <w:sz w:val="24"/>
          <w:szCs w:val="24"/>
          <w:rtl/>
        </w:rPr>
      </w:pPr>
      <w:r w:rsidRPr="00E56613">
        <w:rPr>
          <w:rFonts w:ascii="David" w:eastAsia="Times New Roman" w:hAnsi="David" w:cs="David"/>
          <w:snapToGrid w:val="0"/>
          <w:color w:val="000000"/>
          <w:sz w:val="24"/>
          <w:szCs w:val="24"/>
          <w:rtl/>
        </w:rPr>
        <w:tab/>
      </w:r>
    </w:p>
    <w:p w14:paraId="72C3A165" w14:textId="77777777" w:rsidR="00E56613" w:rsidRPr="00E56613" w:rsidRDefault="00E56613" w:rsidP="00E56613">
      <w:pPr>
        <w:tabs>
          <w:tab w:val="center" w:pos="2540"/>
          <w:tab w:val="right" w:pos="5600"/>
        </w:tabs>
        <w:spacing w:before="0" w:beforeAutospacing="0" w:after="0" w:afterAutospacing="0" w:line="240" w:lineRule="auto"/>
        <w:ind w:left="240"/>
        <w:jc w:val="center"/>
        <w:rPr>
          <w:rFonts w:ascii="David" w:eastAsia="Times New Roman" w:hAnsi="David" w:cs="David"/>
          <w:snapToGrid w:val="0"/>
          <w:color w:val="000000"/>
          <w:sz w:val="24"/>
          <w:szCs w:val="24"/>
          <w:rtl/>
        </w:rPr>
      </w:pPr>
    </w:p>
    <w:p w14:paraId="56138332" w14:textId="77777777" w:rsidR="00E56613" w:rsidRPr="00E56613" w:rsidRDefault="00E56613" w:rsidP="00E56613">
      <w:pPr>
        <w:tabs>
          <w:tab w:val="center" w:pos="2540"/>
          <w:tab w:val="right" w:pos="5600"/>
        </w:tabs>
        <w:spacing w:before="0" w:beforeAutospacing="0" w:after="0" w:afterAutospacing="0" w:line="240" w:lineRule="auto"/>
        <w:ind w:left="240"/>
        <w:jc w:val="center"/>
        <w:rPr>
          <w:rFonts w:ascii="David" w:eastAsia="Times New Roman" w:hAnsi="David" w:cs="David"/>
          <w:snapToGrid w:val="0"/>
          <w:color w:val="000000"/>
          <w:sz w:val="24"/>
          <w:szCs w:val="24"/>
          <w:rtl/>
        </w:rPr>
      </w:pPr>
    </w:p>
    <w:p w14:paraId="459CF765" w14:textId="77777777" w:rsidR="00E56613" w:rsidRPr="00E56613" w:rsidRDefault="00E56613" w:rsidP="00E56613">
      <w:pPr>
        <w:tabs>
          <w:tab w:val="center" w:pos="2540"/>
          <w:tab w:val="right" w:pos="5600"/>
        </w:tabs>
        <w:spacing w:before="0" w:beforeAutospacing="0" w:after="0" w:afterAutospacing="0" w:line="240" w:lineRule="auto"/>
        <w:ind w:left="240"/>
        <w:jc w:val="center"/>
        <w:rPr>
          <w:rFonts w:ascii="David" w:eastAsia="Times New Roman" w:hAnsi="David" w:cs="David"/>
          <w:snapToGrid w:val="0"/>
          <w:color w:val="000000"/>
          <w:sz w:val="24"/>
          <w:szCs w:val="24"/>
          <w:rtl/>
        </w:rPr>
      </w:pPr>
      <w:r w:rsidRPr="00E56613">
        <w:rPr>
          <w:rFonts w:ascii="David" w:eastAsia="Times New Roman" w:hAnsi="David" w:cs="David"/>
          <w:noProof/>
          <w:sz w:val="26"/>
          <w:szCs w:val="26"/>
          <w:rtl/>
        </w:rPr>
        <mc:AlternateContent>
          <mc:Choice Requires="wps">
            <w:drawing>
              <wp:anchor distT="0" distB="0" distL="114300" distR="114300" simplePos="0" relativeHeight="251643904" behindDoc="0" locked="0" layoutInCell="1" allowOverlap="1" wp14:anchorId="5ADA4C78" wp14:editId="03B48D03">
                <wp:simplePos x="0" y="0"/>
                <wp:positionH relativeFrom="column">
                  <wp:posOffset>1882140</wp:posOffset>
                </wp:positionH>
                <wp:positionV relativeFrom="paragraph">
                  <wp:posOffset>137160</wp:posOffset>
                </wp:positionV>
                <wp:extent cx="1371600" cy="0"/>
                <wp:effectExtent l="10160" t="12700" r="8890" b="6350"/>
                <wp:wrapNone/>
                <wp:docPr id="29" name="מחבר ישר 2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3716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B98E288" id="מחבר ישר 29" o:spid="_x0000_s1026" style="position:absolute;left:0;text-align:left;z-index:2516439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48.2pt,10.8pt" to="256.2pt,10.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"/>
            </w:pict>
          </mc:Fallback>
        </mc:AlternateContent>
      </w:r>
    </w:p>
    <w:p w14:paraId="31CBBC8D" w14:textId="77777777" w:rsidR="00E56613" w:rsidRPr="00E56613" w:rsidRDefault="00E56613" w:rsidP="00E56613">
      <w:pPr>
        <w:tabs>
          <w:tab w:val="center" w:pos="2540"/>
          <w:tab w:val="right" w:pos="5600"/>
        </w:tabs>
        <w:spacing w:before="0" w:beforeAutospacing="0" w:after="0" w:afterAutospacing="0" w:line="240" w:lineRule="auto"/>
        <w:ind w:left="240"/>
        <w:jc w:val="center"/>
        <w:rPr>
          <w:rFonts w:ascii="David" w:eastAsia="Times New Roman" w:hAnsi="David" w:cs="David"/>
          <w:snapToGrid w:val="0"/>
          <w:sz w:val="24"/>
          <w:szCs w:val="14"/>
          <w:rtl/>
        </w:rPr>
      </w:pPr>
    </w:p>
    <w:p w14:paraId="700D4569" w14:textId="77777777" w:rsidR="00E56613" w:rsidRPr="00E56613" w:rsidRDefault="00E56613" w:rsidP="00E56613">
      <w:pPr>
        <w:tabs>
          <w:tab w:val="center" w:pos="2540"/>
          <w:tab w:val="right" w:pos="5600"/>
        </w:tabs>
        <w:spacing w:before="0" w:beforeAutospacing="0" w:after="0" w:afterAutospacing="0" w:line="240" w:lineRule="auto"/>
        <w:ind w:left="240"/>
        <w:jc w:val="center"/>
        <w:rPr>
          <w:rFonts w:ascii="David" w:eastAsia="Times New Roman" w:hAnsi="David" w:cs="David"/>
          <w:snapToGrid w:val="0"/>
          <w:sz w:val="24"/>
          <w:szCs w:val="24"/>
          <w:u w:val="single"/>
          <w:rtl/>
        </w:rPr>
      </w:pPr>
      <w:r w:rsidRPr="00E56613">
        <w:rPr>
          <w:rFonts w:ascii="David" w:eastAsia="Times New Roman" w:hAnsi="David" w:cs="David"/>
          <w:snapToGrid w:val="0"/>
          <w:sz w:val="24"/>
          <w:szCs w:val="24"/>
          <w:rtl/>
        </w:rPr>
        <w:t>בנק</w:t>
      </w:r>
    </w:p>
    <w:p w14:paraId="482CC554" w14:textId="77777777" w:rsidR="00E56613" w:rsidRPr="00E56613" w:rsidRDefault="00E56613" w:rsidP="00E56613">
      <w:pPr>
        <w:tabs>
          <w:tab w:val="center" w:pos="2540"/>
          <w:tab w:val="right" w:pos="5600"/>
        </w:tabs>
        <w:spacing w:before="0" w:beforeAutospacing="0" w:after="0" w:afterAutospacing="0" w:line="360" w:lineRule="auto"/>
        <w:ind w:left="240"/>
        <w:jc w:val="center"/>
        <w:rPr>
          <w:rFonts w:ascii="David" w:eastAsia="Times New Roman" w:hAnsi="David" w:cs="David"/>
          <w:snapToGrid w:val="0"/>
          <w:sz w:val="24"/>
          <w:szCs w:val="24"/>
          <w:u w:val="single"/>
          <w:rtl/>
        </w:rPr>
      </w:pPr>
    </w:p>
    <w:p w14:paraId="789B0ED7" w14:textId="77777777" w:rsidR="00E56613" w:rsidRPr="00E56613" w:rsidRDefault="00E56613" w:rsidP="00E56613">
      <w:pPr>
        <w:tabs>
          <w:tab w:val="center" w:pos="2540"/>
          <w:tab w:val="right" w:pos="5600"/>
        </w:tabs>
        <w:spacing w:before="0" w:beforeAutospacing="0" w:after="0" w:afterAutospacing="0" w:line="360" w:lineRule="auto"/>
        <w:ind w:left="240"/>
        <w:jc w:val="center"/>
        <w:rPr>
          <w:rFonts w:ascii="David" w:eastAsia="Times New Roman" w:hAnsi="David" w:cs="David"/>
          <w:snapToGrid w:val="0"/>
          <w:sz w:val="24"/>
          <w:szCs w:val="24"/>
          <w:rtl/>
        </w:rPr>
      </w:pPr>
      <w:r w:rsidRPr="00E56613">
        <w:rPr>
          <w:rFonts w:ascii="David" w:eastAsia="Times New Roman" w:hAnsi="David" w:cs="David"/>
          <w:snapToGrid w:val="0"/>
          <w:sz w:val="24"/>
          <w:szCs w:val="24"/>
          <w:rtl/>
        </w:rPr>
        <w:br w:type="page"/>
      </w:r>
    </w:p>
    <w:p w14:paraId="6F953A73" w14:textId="77777777" w:rsidR="00E56613" w:rsidRPr="00E56613" w:rsidRDefault="00E56613" w:rsidP="00E56613">
      <w:pPr>
        <w:spacing w:before="0" w:beforeAutospacing="0" w:after="0" w:afterAutospacing="0" w:line="240" w:lineRule="auto"/>
        <w:ind w:left="2220" w:hanging="2020"/>
        <w:jc w:val="center"/>
        <w:rPr>
          <w:rFonts w:ascii="David" w:eastAsia="Times New Roman" w:hAnsi="David" w:cs="David"/>
          <w:b/>
          <w:bCs/>
          <w:snapToGrid w:val="0"/>
          <w:sz w:val="24"/>
          <w:szCs w:val="24"/>
          <w:u w:val="single"/>
          <w:rtl/>
        </w:rPr>
      </w:pPr>
      <w:r w:rsidRPr="00E56613">
        <w:rPr>
          <w:rFonts w:ascii="David" w:eastAsia="Times New Roman" w:hAnsi="David" w:cs="David"/>
          <w:b/>
          <w:bCs/>
          <w:snapToGrid w:val="0"/>
          <w:sz w:val="24"/>
          <w:szCs w:val="24"/>
          <w:u w:val="single"/>
          <w:rtl/>
        </w:rPr>
        <w:t xml:space="preserve">נספח 3.1.13 </w:t>
      </w:r>
    </w:p>
    <w:p w14:paraId="4AF040CB" w14:textId="77777777" w:rsidR="00E56613" w:rsidRPr="00E56613" w:rsidRDefault="00E56613" w:rsidP="00E56613">
      <w:pPr>
        <w:spacing w:before="0" w:beforeAutospacing="0" w:after="0" w:afterAutospacing="0" w:line="240" w:lineRule="auto"/>
        <w:ind w:left="2220" w:hanging="2020"/>
        <w:jc w:val="center"/>
        <w:rPr>
          <w:rFonts w:ascii="David" w:eastAsia="Times New Roman" w:hAnsi="David" w:cs="David"/>
          <w:snapToGrid w:val="0"/>
          <w:sz w:val="24"/>
          <w:szCs w:val="24"/>
          <w:rtl/>
        </w:rPr>
      </w:pPr>
      <w:r w:rsidRPr="00E56613">
        <w:rPr>
          <w:rFonts w:ascii="David" w:eastAsia="Times New Roman" w:hAnsi="David" w:cs="David"/>
          <w:b/>
          <w:bCs/>
          <w:snapToGrid w:val="0"/>
          <w:sz w:val="24"/>
          <w:szCs w:val="24"/>
          <w:u w:val="single"/>
          <w:rtl/>
        </w:rPr>
        <w:t>דוגמא לנוסח החוזה המשולש</w:t>
      </w:r>
    </w:p>
    <w:p w14:paraId="7DF27EB0" w14:textId="77777777" w:rsidR="00E56613" w:rsidRPr="00E56613" w:rsidRDefault="00E56613" w:rsidP="00E56613">
      <w:pPr>
        <w:spacing w:before="0" w:beforeAutospacing="0" w:after="0" w:afterAutospacing="0" w:line="240" w:lineRule="auto"/>
        <w:ind w:left="2220" w:hanging="2020"/>
        <w:jc w:val="center"/>
        <w:rPr>
          <w:rFonts w:ascii="David" w:eastAsia="Times New Roman" w:hAnsi="David" w:cs="David"/>
          <w:snapToGrid w:val="0"/>
          <w:sz w:val="24"/>
          <w:szCs w:val="24"/>
          <w:rtl/>
        </w:rPr>
      </w:pPr>
    </w:p>
    <w:p w14:paraId="5AF32910" w14:textId="77777777" w:rsidR="00E56613" w:rsidRPr="00E56613" w:rsidRDefault="00E56613" w:rsidP="00E56613">
      <w:pPr>
        <w:spacing w:before="0" w:beforeAutospacing="0" w:after="0" w:afterAutospacing="0" w:line="240" w:lineRule="auto"/>
        <w:ind w:left="2220" w:hanging="2020"/>
        <w:jc w:val="center"/>
        <w:rPr>
          <w:rFonts w:ascii="David" w:eastAsia="Times New Roman" w:hAnsi="David" w:cs="David"/>
          <w:snapToGrid w:val="0"/>
          <w:sz w:val="24"/>
          <w:szCs w:val="24"/>
          <w:rtl/>
        </w:rPr>
      </w:pPr>
    </w:p>
    <w:p w14:paraId="3D7B1FDB" w14:textId="77777777" w:rsidR="00E56613" w:rsidRPr="00E56613" w:rsidRDefault="00E56613" w:rsidP="00E56613">
      <w:pPr>
        <w:spacing w:before="0" w:beforeAutospacing="0" w:after="0" w:afterAutospacing="0" w:line="240" w:lineRule="auto"/>
        <w:ind w:left="2220" w:hanging="2020"/>
        <w:jc w:val="center"/>
        <w:rPr>
          <w:rFonts w:ascii="David" w:eastAsia="Times New Roman" w:hAnsi="David" w:cs="David"/>
          <w:snapToGrid w:val="0"/>
          <w:sz w:val="24"/>
          <w:szCs w:val="24"/>
          <w:rtl/>
        </w:rPr>
      </w:pPr>
      <w:r w:rsidRPr="00E56613">
        <w:rPr>
          <w:rFonts w:ascii="David" w:eastAsia="Times New Roman" w:hAnsi="David" w:cs="David"/>
          <w:b/>
          <w:bCs/>
          <w:snapToGrid w:val="0"/>
          <w:sz w:val="24"/>
          <w:szCs w:val="24"/>
          <w:u w:val="single"/>
          <w:rtl/>
        </w:rPr>
        <w:t xml:space="preserve"> ח  ו  ז  ה </w:t>
      </w:r>
    </w:p>
    <w:p w14:paraId="3781F49E" w14:textId="77777777" w:rsidR="00E56613" w:rsidRPr="00E56613" w:rsidRDefault="00E56613" w:rsidP="00E56613">
      <w:pPr>
        <w:tabs>
          <w:tab w:val="right" w:pos="5580"/>
          <w:tab w:val="right" w:pos="6140"/>
        </w:tabs>
        <w:spacing w:before="0" w:beforeAutospacing="0" w:after="0" w:afterAutospacing="0" w:line="240" w:lineRule="auto"/>
        <w:ind w:left="5680" w:hanging="5440"/>
        <w:rPr>
          <w:rFonts w:ascii="David" w:eastAsia="Times New Roman" w:hAnsi="David" w:cs="David"/>
          <w:snapToGrid w:val="0"/>
          <w:sz w:val="24"/>
          <w:szCs w:val="24"/>
          <w:rtl/>
        </w:rPr>
      </w:pPr>
    </w:p>
    <w:p w14:paraId="0F9225FF" w14:textId="77777777" w:rsidR="00E56613" w:rsidRPr="00E56613" w:rsidRDefault="00E56613" w:rsidP="00E56613">
      <w:pPr>
        <w:tabs>
          <w:tab w:val="right" w:pos="5580"/>
          <w:tab w:val="right" w:pos="6140"/>
        </w:tabs>
        <w:spacing w:before="0" w:beforeAutospacing="0" w:after="0" w:afterAutospacing="0" w:line="240" w:lineRule="auto"/>
        <w:ind w:left="5680" w:hanging="5440"/>
        <w:rPr>
          <w:rFonts w:ascii="David" w:eastAsia="Times New Roman" w:hAnsi="David" w:cs="David"/>
          <w:snapToGrid w:val="0"/>
          <w:sz w:val="24"/>
          <w:szCs w:val="24"/>
          <w:rtl/>
        </w:rPr>
      </w:pPr>
    </w:p>
    <w:p w14:paraId="74C85DE2" w14:textId="77777777" w:rsidR="00E56613" w:rsidRPr="00E56613" w:rsidRDefault="00E56613" w:rsidP="00E56613">
      <w:pPr>
        <w:spacing w:before="0" w:beforeAutospacing="0" w:after="0" w:afterAutospacing="0" w:line="240" w:lineRule="auto"/>
        <w:ind w:left="2220" w:hanging="2020"/>
        <w:jc w:val="center"/>
        <w:rPr>
          <w:rFonts w:ascii="David" w:eastAsia="Times New Roman" w:hAnsi="David" w:cs="David"/>
          <w:snapToGrid w:val="0"/>
          <w:sz w:val="24"/>
          <w:szCs w:val="24"/>
          <w:rtl/>
        </w:rPr>
      </w:pPr>
      <w:r w:rsidRPr="00E56613">
        <w:rPr>
          <w:rFonts w:ascii="David" w:eastAsia="Times New Roman" w:hAnsi="David" w:cs="David"/>
          <w:snapToGrid w:val="0"/>
          <w:sz w:val="24"/>
          <w:szCs w:val="24"/>
          <w:rtl/>
        </w:rPr>
        <w:t>שנערך ונחתם ביום</w:t>
      </w:r>
      <w:r w:rsidRPr="00E56613">
        <w:rPr>
          <w:rFonts w:ascii="David" w:eastAsia="Times New Roman" w:hAnsi="David" w:cs="David"/>
          <w:snapToGrid w:val="0"/>
          <w:sz w:val="24"/>
          <w:szCs w:val="24"/>
          <w:u w:val="single"/>
          <w:rtl/>
        </w:rPr>
        <w:t xml:space="preserve">          </w:t>
      </w:r>
      <w:r w:rsidRPr="00E56613">
        <w:rPr>
          <w:rFonts w:ascii="David" w:eastAsia="Times New Roman" w:hAnsi="David" w:cs="David"/>
          <w:snapToGrid w:val="0"/>
          <w:sz w:val="24"/>
          <w:szCs w:val="24"/>
          <w:rtl/>
        </w:rPr>
        <w:t xml:space="preserve">בחודש </w:t>
      </w:r>
      <w:r w:rsidRPr="00E56613">
        <w:rPr>
          <w:rFonts w:ascii="David" w:eastAsia="Times New Roman" w:hAnsi="David" w:cs="David"/>
          <w:snapToGrid w:val="0"/>
          <w:sz w:val="24"/>
          <w:szCs w:val="24"/>
          <w:u w:val="single"/>
          <w:rtl/>
        </w:rPr>
        <w:t xml:space="preserve">                 </w:t>
      </w:r>
      <w:r w:rsidRPr="00E56613">
        <w:rPr>
          <w:rFonts w:ascii="David" w:eastAsia="Times New Roman" w:hAnsi="David" w:cs="David"/>
          <w:snapToGrid w:val="0"/>
          <w:sz w:val="24"/>
          <w:szCs w:val="24"/>
          <w:rtl/>
        </w:rPr>
        <w:t>שנת</w:t>
      </w:r>
      <w:r w:rsidRPr="00E56613">
        <w:rPr>
          <w:rFonts w:ascii="David" w:eastAsia="Times New Roman" w:hAnsi="David" w:cs="David"/>
          <w:snapToGrid w:val="0"/>
          <w:sz w:val="24"/>
          <w:szCs w:val="24"/>
          <w:u w:val="single"/>
          <w:rtl/>
        </w:rPr>
        <w:t xml:space="preserve">          </w:t>
      </w:r>
    </w:p>
    <w:p w14:paraId="45C6946C" w14:textId="77777777" w:rsidR="00E56613" w:rsidRPr="00E56613" w:rsidRDefault="00E56613" w:rsidP="00E56613">
      <w:pPr>
        <w:tabs>
          <w:tab w:val="right" w:pos="5580"/>
          <w:tab w:val="right" w:pos="6140"/>
        </w:tabs>
        <w:spacing w:before="0" w:beforeAutospacing="0" w:after="0" w:afterAutospacing="0" w:line="240" w:lineRule="auto"/>
        <w:ind w:left="5680" w:hanging="5440"/>
        <w:rPr>
          <w:rFonts w:ascii="David" w:eastAsia="Times New Roman" w:hAnsi="David" w:cs="David"/>
          <w:snapToGrid w:val="0"/>
          <w:sz w:val="24"/>
          <w:szCs w:val="24"/>
          <w:rtl/>
        </w:rPr>
      </w:pPr>
    </w:p>
    <w:p w14:paraId="6E38CDAC" w14:textId="77777777" w:rsidR="00E56613" w:rsidRPr="00E56613" w:rsidRDefault="00E56613" w:rsidP="00E56613">
      <w:pPr>
        <w:tabs>
          <w:tab w:val="right" w:pos="5580"/>
          <w:tab w:val="right" w:pos="6140"/>
        </w:tabs>
        <w:spacing w:before="0" w:beforeAutospacing="0" w:after="0" w:afterAutospacing="0" w:line="240" w:lineRule="auto"/>
        <w:ind w:left="5680" w:hanging="5440"/>
        <w:rPr>
          <w:rFonts w:ascii="David" w:eastAsia="Times New Roman" w:hAnsi="David" w:cs="David"/>
          <w:snapToGrid w:val="0"/>
          <w:sz w:val="24"/>
          <w:szCs w:val="24"/>
          <w:rtl/>
        </w:rPr>
      </w:pPr>
    </w:p>
    <w:p w14:paraId="1437228B" w14:textId="77777777" w:rsidR="00E56613" w:rsidRPr="00E56613" w:rsidRDefault="00E56613" w:rsidP="00E56613">
      <w:pPr>
        <w:spacing w:before="0" w:beforeAutospacing="0" w:after="0" w:afterAutospacing="0" w:line="240" w:lineRule="auto"/>
        <w:ind w:left="2220" w:hanging="2020"/>
        <w:jc w:val="center"/>
        <w:rPr>
          <w:rFonts w:ascii="David" w:eastAsia="Times New Roman" w:hAnsi="David" w:cs="David"/>
          <w:snapToGrid w:val="0"/>
          <w:sz w:val="24"/>
          <w:szCs w:val="24"/>
          <w:rtl/>
        </w:rPr>
      </w:pPr>
      <w:r w:rsidRPr="00E56613">
        <w:rPr>
          <w:rFonts w:ascii="David" w:eastAsia="Times New Roman" w:hAnsi="David" w:cs="David"/>
          <w:b/>
          <w:bCs/>
          <w:snapToGrid w:val="0"/>
          <w:sz w:val="24"/>
          <w:szCs w:val="24"/>
          <w:rtl/>
        </w:rPr>
        <w:t xml:space="preserve">ב  י  ן </w:t>
      </w:r>
    </w:p>
    <w:p w14:paraId="2234E712" w14:textId="77777777" w:rsidR="00E56613" w:rsidRPr="00E56613" w:rsidRDefault="00E56613" w:rsidP="00E56613">
      <w:pPr>
        <w:tabs>
          <w:tab w:val="right" w:pos="5580"/>
          <w:tab w:val="right" w:pos="6140"/>
        </w:tabs>
        <w:spacing w:before="0" w:beforeAutospacing="0" w:after="0" w:afterAutospacing="0" w:line="240" w:lineRule="auto"/>
        <w:ind w:left="5680" w:hanging="5440"/>
        <w:rPr>
          <w:rFonts w:ascii="David" w:eastAsia="Times New Roman" w:hAnsi="David" w:cs="David"/>
          <w:snapToGrid w:val="0"/>
          <w:sz w:val="24"/>
          <w:szCs w:val="24"/>
          <w:rtl/>
        </w:rPr>
      </w:pPr>
    </w:p>
    <w:p w14:paraId="62915655" w14:textId="77777777" w:rsidR="00E56613" w:rsidRPr="00E56613" w:rsidRDefault="00E56613" w:rsidP="00E56613">
      <w:pPr>
        <w:tabs>
          <w:tab w:val="right" w:pos="5580"/>
          <w:tab w:val="right" w:pos="6140"/>
        </w:tabs>
        <w:spacing w:before="0" w:beforeAutospacing="0" w:after="0" w:afterAutospacing="0" w:line="240" w:lineRule="auto"/>
        <w:ind w:left="5680" w:hanging="5440"/>
        <w:rPr>
          <w:rFonts w:ascii="David" w:eastAsia="Times New Roman" w:hAnsi="David" w:cs="David"/>
          <w:snapToGrid w:val="0"/>
          <w:sz w:val="24"/>
          <w:szCs w:val="24"/>
          <w:rtl/>
        </w:rPr>
      </w:pPr>
    </w:p>
    <w:p w14:paraId="7CA9EEF0" w14:textId="77777777" w:rsidR="00E56613" w:rsidRPr="00E56613" w:rsidRDefault="00E56613" w:rsidP="00E56613">
      <w:pPr>
        <w:spacing w:before="0" w:beforeAutospacing="0" w:after="0" w:afterAutospacing="0" w:line="240" w:lineRule="auto"/>
        <w:ind w:left="2220" w:hanging="2020"/>
        <w:jc w:val="center"/>
        <w:rPr>
          <w:rFonts w:ascii="David" w:eastAsia="Times New Roman" w:hAnsi="David" w:cs="David"/>
          <w:snapToGrid w:val="0"/>
          <w:sz w:val="24"/>
          <w:szCs w:val="24"/>
          <w:rtl/>
        </w:rPr>
      </w:pPr>
      <w:r w:rsidRPr="00E56613">
        <w:rPr>
          <w:rFonts w:ascii="David" w:eastAsia="Times New Roman" w:hAnsi="David" w:cs="David"/>
          <w:snapToGrid w:val="0"/>
          <w:sz w:val="24"/>
          <w:szCs w:val="24"/>
          <w:rtl/>
        </w:rPr>
        <w:t>------------בע"מ (להלן - "המזמין") מצד אחד;</w:t>
      </w:r>
    </w:p>
    <w:p w14:paraId="1E407B41" w14:textId="77777777" w:rsidR="00E56613" w:rsidRPr="00E56613" w:rsidRDefault="00E56613" w:rsidP="00E56613">
      <w:pPr>
        <w:spacing w:before="0" w:beforeAutospacing="0" w:after="0" w:afterAutospacing="0" w:line="240" w:lineRule="auto"/>
        <w:ind w:left="2220" w:hanging="2020"/>
        <w:jc w:val="center"/>
        <w:rPr>
          <w:rFonts w:ascii="David" w:eastAsia="Times New Roman" w:hAnsi="David" w:cs="David"/>
          <w:snapToGrid w:val="0"/>
          <w:sz w:val="24"/>
          <w:szCs w:val="24"/>
          <w:rtl/>
        </w:rPr>
      </w:pPr>
    </w:p>
    <w:p w14:paraId="2AC52F14" w14:textId="77777777" w:rsidR="00E56613" w:rsidRPr="00E56613" w:rsidRDefault="00E56613" w:rsidP="00E56613">
      <w:pPr>
        <w:spacing w:before="0" w:beforeAutospacing="0" w:after="0" w:afterAutospacing="0" w:line="240" w:lineRule="auto"/>
        <w:ind w:left="2220" w:hanging="2020"/>
        <w:jc w:val="center"/>
        <w:rPr>
          <w:rFonts w:ascii="David" w:eastAsia="Times New Roman" w:hAnsi="David" w:cs="David"/>
          <w:snapToGrid w:val="0"/>
          <w:sz w:val="24"/>
          <w:szCs w:val="24"/>
          <w:rtl/>
        </w:rPr>
      </w:pPr>
    </w:p>
    <w:p w14:paraId="69ABCA29" w14:textId="77777777" w:rsidR="00E56613" w:rsidRPr="00E56613" w:rsidRDefault="00E56613" w:rsidP="00E56613">
      <w:pPr>
        <w:spacing w:before="0" w:beforeAutospacing="0" w:after="0" w:afterAutospacing="0" w:line="240" w:lineRule="auto"/>
        <w:ind w:left="2220" w:hanging="2020"/>
        <w:jc w:val="center"/>
        <w:rPr>
          <w:rFonts w:ascii="David" w:eastAsia="Times New Roman" w:hAnsi="David" w:cs="David"/>
          <w:snapToGrid w:val="0"/>
          <w:sz w:val="24"/>
          <w:szCs w:val="24"/>
          <w:rtl/>
        </w:rPr>
      </w:pPr>
      <w:r w:rsidRPr="00E56613">
        <w:rPr>
          <w:rFonts w:ascii="David" w:eastAsia="Times New Roman" w:hAnsi="David" w:cs="David"/>
          <w:b/>
          <w:bCs/>
          <w:snapToGrid w:val="0"/>
          <w:sz w:val="24"/>
          <w:szCs w:val="24"/>
          <w:rtl/>
        </w:rPr>
        <w:t>ל ב י ן</w:t>
      </w:r>
    </w:p>
    <w:p w14:paraId="7E777410" w14:textId="77777777" w:rsidR="00E56613" w:rsidRPr="00E56613" w:rsidRDefault="00E56613" w:rsidP="00E56613">
      <w:pPr>
        <w:spacing w:before="0" w:beforeAutospacing="0" w:after="0" w:afterAutospacing="0" w:line="240" w:lineRule="auto"/>
        <w:ind w:left="2220" w:hanging="2020"/>
        <w:jc w:val="center"/>
        <w:rPr>
          <w:rFonts w:ascii="David" w:eastAsia="Times New Roman" w:hAnsi="David" w:cs="David"/>
          <w:snapToGrid w:val="0"/>
          <w:sz w:val="24"/>
          <w:szCs w:val="24"/>
          <w:rtl/>
        </w:rPr>
      </w:pPr>
    </w:p>
    <w:p w14:paraId="47AC7C9A" w14:textId="77777777" w:rsidR="00E56613" w:rsidRPr="00E56613" w:rsidRDefault="00E56613" w:rsidP="00E56613">
      <w:pPr>
        <w:spacing w:before="0" w:beforeAutospacing="0" w:after="0" w:afterAutospacing="0" w:line="240" w:lineRule="auto"/>
        <w:ind w:left="2220" w:hanging="2020"/>
        <w:jc w:val="center"/>
        <w:rPr>
          <w:rFonts w:ascii="David" w:eastAsia="Times New Roman" w:hAnsi="David" w:cs="David"/>
          <w:snapToGrid w:val="0"/>
          <w:sz w:val="24"/>
          <w:szCs w:val="24"/>
          <w:rtl/>
        </w:rPr>
      </w:pPr>
    </w:p>
    <w:p w14:paraId="3F350446" w14:textId="77777777" w:rsidR="00E56613" w:rsidRPr="00E56613" w:rsidRDefault="00E56613" w:rsidP="00E56613">
      <w:pPr>
        <w:spacing w:before="0" w:beforeAutospacing="0" w:after="0" w:afterAutospacing="0" w:line="240" w:lineRule="auto"/>
        <w:ind w:left="2220" w:hanging="2020"/>
        <w:jc w:val="center"/>
        <w:rPr>
          <w:rFonts w:ascii="David" w:eastAsia="Times New Roman" w:hAnsi="David" w:cs="David"/>
          <w:snapToGrid w:val="0"/>
          <w:sz w:val="24"/>
          <w:szCs w:val="24"/>
          <w:rtl/>
        </w:rPr>
      </w:pPr>
      <w:r w:rsidRPr="00E56613">
        <w:rPr>
          <w:rFonts w:ascii="David" w:eastAsia="Times New Roman" w:hAnsi="David" w:cs="David"/>
          <w:snapToGrid w:val="0"/>
          <w:sz w:val="24"/>
          <w:szCs w:val="24"/>
          <w:rtl/>
        </w:rPr>
        <w:t>---------------(להלן - "הקבלן הראשי") מצד שני;</w:t>
      </w:r>
    </w:p>
    <w:p w14:paraId="6FF1D395" w14:textId="77777777" w:rsidR="00E56613" w:rsidRPr="00E56613" w:rsidRDefault="00E56613" w:rsidP="00E56613">
      <w:pPr>
        <w:spacing w:before="0" w:beforeAutospacing="0" w:after="0" w:afterAutospacing="0" w:line="240" w:lineRule="auto"/>
        <w:ind w:left="2220" w:hanging="2020"/>
        <w:jc w:val="center"/>
        <w:rPr>
          <w:rFonts w:ascii="David" w:eastAsia="Times New Roman" w:hAnsi="David" w:cs="David"/>
          <w:snapToGrid w:val="0"/>
          <w:sz w:val="24"/>
          <w:szCs w:val="24"/>
          <w:rtl/>
        </w:rPr>
      </w:pPr>
    </w:p>
    <w:p w14:paraId="2B4EF962" w14:textId="77777777" w:rsidR="00E56613" w:rsidRPr="00E56613" w:rsidRDefault="00E56613" w:rsidP="00E56613">
      <w:pPr>
        <w:spacing w:before="0" w:beforeAutospacing="0" w:after="0" w:afterAutospacing="0" w:line="240" w:lineRule="auto"/>
        <w:ind w:left="2220" w:hanging="2020"/>
        <w:jc w:val="center"/>
        <w:rPr>
          <w:rFonts w:ascii="David" w:eastAsia="Times New Roman" w:hAnsi="David" w:cs="David"/>
          <w:snapToGrid w:val="0"/>
          <w:sz w:val="24"/>
          <w:szCs w:val="24"/>
          <w:rtl/>
        </w:rPr>
      </w:pPr>
    </w:p>
    <w:p w14:paraId="0FC200FE" w14:textId="77777777" w:rsidR="00E56613" w:rsidRPr="00E56613" w:rsidRDefault="00E56613" w:rsidP="00E56613">
      <w:pPr>
        <w:spacing w:before="0" w:beforeAutospacing="0" w:after="0" w:afterAutospacing="0" w:line="240" w:lineRule="auto"/>
        <w:ind w:left="2220" w:hanging="2020"/>
        <w:jc w:val="center"/>
        <w:rPr>
          <w:rFonts w:ascii="David" w:eastAsia="Times New Roman" w:hAnsi="David" w:cs="David"/>
          <w:snapToGrid w:val="0"/>
          <w:sz w:val="24"/>
          <w:szCs w:val="24"/>
          <w:rtl/>
        </w:rPr>
      </w:pPr>
      <w:r w:rsidRPr="00E56613">
        <w:rPr>
          <w:rFonts w:ascii="David" w:eastAsia="Times New Roman" w:hAnsi="David" w:cs="David"/>
          <w:b/>
          <w:bCs/>
          <w:snapToGrid w:val="0"/>
          <w:sz w:val="24"/>
          <w:szCs w:val="24"/>
          <w:rtl/>
        </w:rPr>
        <w:t xml:space="preserve">ל ב י ן </w:t>
      </w:r>
    </w:p>
    <w:p w14:paraId="20ACC254" w14:textId="77777777" w:rsidR="00E56613" w:rsidRPr="00E56613" w:rsidRDefault="00E56613" w:rsidP="00E56613">
      <w:pPr>
        <w:spacing w:before="0" w:beforeAutospacing="0" w:after="0" w:afterAutospacing="0" w:line="240" w:lineRule="auto"/>
        <w:ind w:left="2220" w:hanging="2020"/>
        <w:jc w:val="center"/>
        <w:rPr>
          <w:rFonts w:ascii="David" w:eastAsia="Times New Roman" w:hAnsi="David" w:cs="David"/>
          <w:snapToGrid w:val="0"/>
          <w:sz w:val="24"/>
          <w:szCs w:val="24"/>
          <w:rtl/>
        </w:rPr>
      </w:pPr>
    </w:p>
    <w:p w14:paraId="1EA7D0E2" w14:textId="77777777" w:rsidR="00E56613" w:rsidRPr="00E56613" w:rsidRDefault="00E56613" w:rsidP="00E56613">
      <w:pPr>
        <w:spacing w:before="0" w:beforeAutospacing="0" w:after="0" w:afterAutospacing="0" w:line="240" w:lineRule="auto"/>
        <w:ind w:left="2220" w:hanging="2020"/>
        <w:jc w:val="center"/>
        <w:rPr>
          <w:rFonts w:ascii="David" w:eastAsia="Times New Roman" w:hAnsi="David" w:cs="David"/>
          <w:snapToGrid w:val="0"/>
          <w:sz w:val="24"/>
          <w:szCs w:val="24"/>
          <w:rtl/>
        </w:rPr>
      </w:pPr>
    </w:p>
    <w:p w14:paraId="270522B4" w14:textId="77777777" w:rsidR="00E56613" w:rsidRPr="00E56613" w:rsidRDefault="00E56613" w:rsidP="00E56613">
      <w:pPr>
        <w:spacing w:before="0" w:beforeAutospacing="0" w:after="0" w:afterAutospacing="0" w:line="240" w:lineRule="auto"/>
        <w:ind w:left="2220" w:hanging="2020"/>
        <w:jc w:val="center"/>
        <w:rPr>
          <w:rFonts w:ascii="David" w:eastAsia="Times New Roman" w:hAnsi="David" w:cs="David"/>
          <w:snapToGrid w:val="0"/>
          <w:sz w:val="24"/>
          <w:szCs w:val="24"/>
          <w:rtl/>
        </w:rPr>
      </w:pPr>
      <w:r w:rsidRPr="00E56613">
        <w:rPr>
          <w:rFonts w:ascii="David" w:eastAsia="Times New Roman" w:hAnsi="David" w:cs="David"/>
          <w:snapToGrid w:val="0"/>
          <w:sz w:val="24"/>
          <w:szCs w:val="24"/>
          <w:rtl/>
        </w:rPr>
        <w:t>--------------(להלן - "הקבלן המיוחד") מצד שלישי.</w:t>
      </w:r>
    </w:p>
    <w:p w14:paraId="0B111A80" w14:textId="77777777" w:rsidR="00E56613" w:rsidRPr="00E56613" w:rsidRDefault="00E56613" w:rsidP="00E56613">
      <w:pPr>
        <w:tabs>
          <w:tab w:val="right" w:pos="5580"/>
          <w:tab w:val="right" w:pos="6140"/>
        </w:tabs>
        <w:spacing w:before="0" w:beforeAutospacing="0" w:after="0" w:afterAutospacing="0" w:line="240" w:lineRule="auto"/>
        <w:ind w:left="5680" w:hanging="5440"/>
        <w:rPr>
          <w:rFonts w:ascii="David" w:eastAsia="Times New Roman" w:hAnsi="David" w:cs="David"/>
          <w:snapToGrid w:val="0"/>
          <w:sz w:val="24"/>
          <w:szCs w:val="24"/>
          <w:rtl/>
        </w:rPr>
      </w:pPr>
    </w:p>
    <w:p w14:paraId="2A326270" w14:textId="77777777" w:rsidR="00E56613" w:rsidRPr="00865F43" w:rsidRDefault="00E56613" w:rsidP="00E56613">
      <w:pPr>
        <w:tabs>
          <w:tab w:val="right" w:pos="5580"/>
          <w:tab w:val="right" w:pos="6140"/>
        </w:tabs>
        <w:spacing w:before="0" w:beforeAutospacing="0" w:after="0" w:afterAutospacing="0" w:line="360" w:lineRule="auto"/>
        <w:ind w:left="5680" w:hanging="5440"/>
        <w:rPr>
          <w:rFonts w:ascii="David" w:eastAsia="Times New Roman" w:hAnsi="David" w:cs="David"/>
          <w:snapToGrid w:val="0"/>
          <w:sz w:val="24"/>
          <w:szCs w:val="24"/>
          <w:rtl/>
        </w:rPr>
      </w:pPr>
    </w:p>
    <w:p w14:paraId="69F73688" w14:textId="77777777" w:rsidR="00E56613" w:rsidRPr="00865F43" w:rsidRDefault="00E56613" w:rsidP="00865F43">
      <w:pPr>
        <w:spacing w:before="0" w:beforeAutospacing="0" w:after="0" w:afterAutospacing="0" w:line="240" w:lineRule="auto"/>
        <w:ind w:left="1180" w:hanging="940"/>
        <w:jc w:val="both"/>
        <w:rPr>
          <w:rFonts w:ascii="David" w:eastAsia="Times New Roman" w:hAnsi="David" w:cs="David"/>
          <w:snapToGrid w:val="0"/>
          <w:sz w:val="24"/>
          <w:szCs w:val="24"/>
          <w:rtl/>
        </w:rPr>
      </w:pPr>
      <w:r w:rsidRPr="00865F43">
        <w:rPr>
          <w:rFonts w:ascii="David" w:eastAsia="Times New Roman" w:hAnsi="David" w:cs="David"/>
          <w:b/>
          <w:bCs/>
          <w:snapToGrid w:val="0"/>
          <w:sz w:val="24"/>
          <w:szCs w:val="24"/>
          <w:rtl/>
        </w:rPr>
        <w:t>הואיל</w:t>
      </w:r>
      <w:r w:rsidRPr="00865F43">
        <w:rPr>
          <w:rFonts w:ascii="David" w:eastAsia="Times New Roman" w:hAnsi="David" w:cs="David"/>
          <w:snapToGrid w:val="0"/>
          <w:sz w:val="24"/>
          <w:szCs w:val="24"/>
          <w:rtl/>
        </w:rPr>
        <w:tab/>
        <w:t xml:space="preserve">וביום </w:t>
      </w:r>
      <w:r w:rsidR="00865F43" w:rsidRPr="00865F43">
        <w:rPr>
          <w:rFonts w:ascii="David" w:eastAsia="Times New Roman" w:hAnsi="David" w:cs="David" w:hint="cs"/>
          <w:snapToGrid w:val="0"/>
          <w:sz w:val="24"/>
          <w:szCs w:val="24"/>
          <w:rtl/>
        </w:rPr>
        <w:t>__________________</w:t>
      </w:r>
      <w:r w:rsidRPr="00865F43">
        <w:rPr>
          <w:rFonts w:ascii="David" w:eastAsia="Times New Roman" w:hAnsi="David" w:cs="David"/>
          <w:snapToGrid w:val="0"/>
          <w:sz w:val="24"/>
          <w:szCs w:val="24"/>
          <w:rtl/>
        </w:rPr>
        <w:t xml:space="preserve"> נחתם חוזה בין המזמין ובין הקבלן הראשי (להלן -"החוזה הראשי") בדבר בצוע עבודות </w:t>
      </w:r>
      <w:r w:rsidR="00865F43" w:rsidRPr="00865F43">
        <w:rPr>
          <w:rFonts w:ascii="David" w:eastAsia="Times New Roman" w:hAnsi="David" w:cs="David" w:hint="cs"/>
          <w:snapToGrid w:val="0"/>
          <w:sz w:val="24"/>
          <w:szCs w:val="24"/>
          <w:rtl/>
        </w:rPr>
        <w:t>______________</w:t>
      </w:r>
      <w:r w:rsidRPr="00865F43">
        <w:rPr>
          <w:rFonts w:ascii="David" w:eastAsia="Times New Roman" w:hAnsi="David" w:cs="David"/>
          <w:snapToGrid w:val="0"/>
          <w:sz w:val="24"/>
          <w:szCs w:val="24"/>
          <w:rtl/>
        </w:rPr>
        <w:t xml:space="preserve"> (להלן - "המבנה");</w:t>
      </w:r>
    </w:p>
    <w:p w14:paraId="4BF3E30F" w14:textId="77777777" w:rsidR="00E56613" w:rsidRPr="00E56613" w:rsidRDefault="00E56613" w:rsidP="00E56613">
      <w:pPr>
        <w:spacing w:before="0" w:beforeAutospacing="0" w:after="0" w:afterAutospacing="0" w:line="240" w:lineRule="auto"/>
        <w:ind w:left="1180" w:hanging="940"/>
        <w:jc w:val="both"/>
        <w:rPr>
          <w:rFonts w:ascii="David" w:eastAsia="Times New Roman" w:hAnsi="David" w:cs="David"/>
          <w:snapToGrid w:val="0"/>
          <w:sz w:val="24"/>
          <w:szCs w:val="24"/>
          <w:rtl/>
        </w:rPr>
      </w:pPr>
    </w:p>
    <w:p w14:paraId="665AA69D" w14:textId="77777777" w:rsidR="00E56613" w:rsidRPr="00E56613" w:rsidRDefault="00E56613" w:rsidP="00865F43">
      <w:pPr>
        <w:spacing w:before="0" w:beforeAutospacing="0" w:after="0" w:afterAutospacing="0" w:line="240" w:lineRule="auto"/>
        <w:ind w:left="1180" w:hanging="940"/>
        <w:jc w:val="both"/>
        <w:rPr>
          <w:rFonts w:ascii="David" w:eastAsia="Times New Roman" w:hAnsi="David" w:cs="David"/>
          <w:snapToGrid w:val="0"/>
          <w:sz w:val="24"/>
          <w:szCs w:val="24"/>
          <w:rtl/>
        </w:rPr>
      </w:pPr>
      <w:r w:rsidRPr="00E56613">
        <w:rPr>
          <w:rFonts w:ascii="David" w:eastAsia="Times New Roman" w:hAnsi="David" w:cs="David"/>
          <w:b/>
          <w:bCs/>
          <w:snapToGrid w:val="0"/>
          <w:sz w:val="24"/>
          <w:szCs w:val="24"/>
          <w:rtl/>
        </w:rPr>
        <w:t>והואיל</w:t>
      </w:r>
      <w:r w:rsidRPr="00E56613">
        <w:rPr>
          <w:rFonts w:ascii="David" w:eastAsia="Times New Roman" w:hAnsi="David" w:cs="David"/>
          <w:snapToGrid w:val="0"/>
          <w:color w:val="000000"/>
          <w:sz w:val="24"/>
          <w:szCs w:val="24"/>
          <w:rtl/>
        </w:rPr>
        <w:tab/>
      </w:r>
      <w:r w:rsidRPr="00E56613">
        <w:rPr>
          <w:rFonts w:ascii="David" w:eastAsia="Times New Roman" w:hAnsi="David" w:cs="David"/>
          <w:snapToGrid w:val="0"/>
          <w:sz w:val="24"/>
          <w:szCs w:val="24"/>
          <w:rtl/>
        </w:rPr>
        <w:t>וביום</w:t>
      </w:r>
      <w:r w:rsidR="00865F43">
        <w:rPr>
          <w:rFonts w:ascii="David" w:eastAsia="Times New Roman" w:hAnsi="David" w:cs="David" w:hint="cs"/>
          <w:snapToGrid w:val="0"/>
          <w:sz w:val="24"/>
          <w:szCs w:val="24"/>
          <w:rtl/>
        </w:rPr>
        <w:t xml:space="preserve">____________ </w:t>
      </w:r>
      <w:r w:rsidRPr="00E56613">
        <w:rPr>
          <w:rFonts w:ascii="David" w:eastAsia="Times New Roman" w:hAnsi="David" w:cs="David"/>
          <w:snapToGrid w:val="0"/>
          <w:sz w:val="24"/>
          <w:szCs w:val="24"/>
          <w:rtl/>
        </w:rPr>
        <w:t xml:space="preserve">נחתם חוזה בין המזמין ובין הקבלן המיוחד (להלן "חוזה המערכת"), בדבר בצוע עבודות </w:t>
      </w:r>
      <w:r w:rsidRPr="00E56613">
        <w:rPr>
          <w:rFonts w:ascii="David" w:eastAsia="Times New Roman" w:hAnsi="David" w:cs="David"/>
          <w:snapToGrid w:val="0"/>
          <w:sz w:val="24"/>
          <w:szCs w:val="24"/>
          <w:u w:val="single"/>
          <w:rtl/>
        </w:rPr>
        <w:t xml:space="preserve">                              </w:t>
      </w:r>
      <w:r w:rsidRPr="00E56613">
        <w:rPr>
          <w:rFonts w:ascii="David" w:eastAsia="Times New Roman" w:hAnsi="David" w:cs="David"/>
          <w:snapToGrid w:val="0"/>
          <w:sz w:val="24"/>
          <w:szCs w:val="24"/>
          <w:rtl/>
        </w:rPr>
        <w:t>.</w:t>
      </w:r>
    </w:p>
    <w:p w14:paraId="3EB6D204" w14:textId="77777777" w:rsidR="00E56613" w:rsidRPr="00E56613" w:rsidRDefault="00E56613" w:rsidP="00E56613">
      <w:pPr>
        <w:spacing w:before="0" w:beforeAutospacing="0" w:after="0" w:afterAutospacing="0" w:line="240" w:lineRule="auto"/>
        <w:ind w:left="1180" w:hanging="940"/>
        <w:jc w:val="both"/>
        <w:rPr>
          <w:rFonts w:ascii="David" w:eastAsia="Times New Roman" w:hAnsi="David" w:cs="David"/>
          <w:snapToGrid w:val="0"/>
          <w:sz w:val="24"/>
          <w:szCs w:val="24"/>
          <w:rtl/>
        </w:rPr>
      </w:pPr>
    </w:p>
    <w:p w14:paraId="06A3BC66" w14:textId="77777777" w:rsidR="00E56613" w:rsidRPr="00E56613" w:rsidRDefault="00E56613" w:rsidP="00E56613">
      <w:pPr>
        <w:spacing w:before="0" w:beforeAutospacing="0" w:after="0" w:afterAutospacing="0" w:line="240" w:lineRule="auto"/>
        <w:ind w:left="1180" w:hanging="940"/>
        <w:jc w:val="both"/>
        <w:rPr>
          <w:rFonts w:ascii="David" w:eastAsia="Times New Roman" w:hAnsi="David" w:cs="David"/>
          <w:snapToGrid w:val="0"/>
          <w:sz w:val="24"/>
          <w:szCs w:val="24"/>
          <w:rtl/>
        </w:rPr>
      </w:pPr>
      <w:r w:rsidRPr="00E56613">
        <w:rPr>
          <w:rFonts w:ascii="David" w:eastAsia="Times New Roman" w:hAnsi="David" w:cs="David"/>
          <w:b/>
          <w:bCs/>
          <w:snapToGrid w:val="0"/>
          <w:sz w:val="24"/>
          <w:szCs w:val="24"/>
          <w:rtl/>
        </w:rPr>
        <w:t>והואיל</w:t>
      </w:r>
      <w:r w:rsidRPr="00E56613">
        <w:rPr>
          <w:rFonts w:ascii="David" w:eastAsia="Times New Roman" w:hAnsi="David" w:cs="David"/>
          <w:snapToGrid w:val="0"/>
          <w:color w:val="000000"/>
          <w:sz w:val="24"/>
          <w:szCs w:val="24"/>
          <w:rtl/>
        </w:rPr>
        <w:tab/>
      </w:r>
      <w:r w:rsidRPr="00E56613">
        <w:rPr>
          <w:rFonts w:ascii="David" w:eastAsia="Times New Roman" w:hAnsi="David" w:cs="David"/>
          <w:snapToGrid w:val="0"/>
          <w:sz w:val="24"/>
          <w:szCs w:val="24"/>
          <w:rtl/>
        </w:rPr>
        <w:t>והצדדים מסכימים כי כל החובות והזכויות של המזמין לפי חוזה המערכת יוסבו לקבלן הראשי, בכפוף למותנה להלן;</w:t>
      </w:r>
    </w:p>
    <w:p w14:paraId="527F3978" w14:textId="77777777" w:rsidR="00E56613" w:rsidRPr="00E56613" w:rsidRDefault="00E56613" w:rsidP="00E56613">
      <w:pPr>
        <w:spacing w:before="0" w:beforeAutospacing="0" w:after="0" w:afterAutospacing="0" w:line="240" w:lineRule="auto"/>
        <w:ind w:left="1180" w:hanging="940"/>
        <w:jc w:val="both"/>
        <w:rPr>
          <w:rFonts w:ascii="David" w:eastAsia="Times New Roman" w:hAnsi="David" w:cs="David"/>
          <w:snapToGrid w:val="0"/>
          <w:sz w:val="24"/>
          <w:szCs w:val="24"/>
          <w:rtl/>
        </w:rPr>
      </w:pPr>
    </w:p>
    <w:p w14:paraId="75CC9512" w14:textId="77777777" w:rsidR="00E56613" w:rsidRPr="00E56613" w:rsidRDefault="00E56613" w:rsidP="00E56613">
      <w:pPr>
        <w:tabs>
          <w:tab w:val="right" w:pos="5580"/>
          <w:tab w:val="right" w:pos="6140"/>
        </w:tabs>
        <w:spacing w:before="0" w:beforeAutospacing="0" w:after="0" w:afterAutospacing="0" w:line="240" w:lineRule="auto"/>
        <w:ind w:left="5680" w:hanging="5440"/>
        <w:rPr>
          <w:rFonts w:ascii="David" w:eastAsia="Times New Roman" w:hAnsi="David" w:cs="David"/>
          <w:snapToGrid w:val="0"/>
          <w:sz w:val="24"/>
          <w:szCs w:val="24"/>
          <w:rtl/>
        </w:rPr>
      </w:pPr>
      <w:r w:rsidRPr="00E56613">
        <w:rPr>
          <w:rFonts w:ascii="David" w:eastAsia="Times New Roman" w:hAnsi="David" w:cs="David"/>
          <w:b/>
          <w:bCs/>
          <w:snapToGrid w:val="0"/>
          <w:sz w:val="24"/>
          <w:szCs w:val="24"/>
          <w:rtl/>
        </w:rPr>
        <w:t>אי  לכך הוסכם  והוצהר  בין  הצדדים  כדלקמן:</w:t>
      </w:r>
    </w:p>
    <w:p w14:paraId="447FC3A2" w14:textId="77777777" w:rsidR="00E56613" w:rsidRPr="00E56613" w:rsidRDefault="00E56613" w:rsidP="00E56613">
      <w:pPr>
        <w:tabs>
          <w:tab w:val="right" w:pos="5580"/>
          <w:tab w:val="right" w:pos="6140"/>
        </w:tabs>
        <w:spacing w:before="0" w:beforeAutospacing="0" w:after="0" w:afterAutospacing="0" w:line="360" w:lineRule="auto"/>
        <w:ind w:left="5680" w:hanging="5440"/>
        <w:rPr>
          <w:rFonts w:ascii="David" w:eastAsia="Times New Roman" w:hAnsi="David" w:cs="David"/>
          <w:snapToGrid w:val="0"/>
          <w:sz w:val="24"/>
          <w:szCs w:val="24"/>
          <w:rtl/>
        </w:rPr>
      </w:pPr>
      <w:r w:rsidRPr="00E56613">
        <w:rPr>
          <w:rFonts w:ascii="David" w:eastAsia="Times New Roman" w:hAnsi="David" w:cs="David"/>
          <w:snapToGrid w:val="0"/>
          <w:sz w:val="24"/>
          <w:szCs w:val="24"/>
          <w:rtl/>
        </w:rPr>
        <w:t xml:space="preserve"> </w:t>
      </w:r>
    </w:p>
    <w:p w14:paraId="7480ED7F" w14:textId="77777777" w:rsidR="00E56613" w:rsidRPr="00E56613" w:rsidRDefault="00E56613" w:rsidP="00E56613">
      <w:pPr>
        <w:tabs>
          <w:tab w:val="right" w:pos="5580"/>
          <w:tab w:val="right" w:pos="6140"/>
        </w:tabs>
        <w:spacing w:before="0" w:beforeAutospacing="0" w:after="0" w:afterAutospacing="0" w:line="240" w:lineRule="auto"/>
        <w:ind w:left="5680" w:hanging="5440"/>
        <w:rPr>
          <w:rFonts w:ascii="David" w:eastAsia="Times New Roman" w:hAnsi="David" w:cs="David"/>
          <w:snapToGrid w:val="0"/>
          <w:sz w:val="24"/>
          <w:szCs w:val="24"/>
          <w:rtl/>
        </w:rPr>
      </w:pPr>
    </w:p>
    <w:p w14:paraId="11242490" w14:textId="77777777" w:rsidR="00E56613" w:rsidRPr="00E56613" w:rsidRDefault="00E56613" w:rsidP="00E56613">
      <w:pPr>
        <w:spacing w:before="0" w:beforeAutospacing="0" w:after="0" w:afterAutospacing="0" w:line="240" w:lineRule="auto"/>
        <w:ind w:left="1480" w:hanging="660"/>
        <w:jc w:val="both"/>
        <w:rPr>
          <w:rFonts w:ascii="David" w:eastAsia="Times New Roman" w:hAnsi="David" w:cs="David"/>
          <w:snapToGrid w:val="0"/>
          <w:sz w:val="24"/>
          <w:szCs w:val="24"/>
          <w:rtl/>
        </w:rPr>
      </w:pPr>
      <w:r w:rsidRPr="00E56613">
        <w:rPr>
          <w:rFonts w:ascii="David" w:eastAsia="Times New Roman" w:hAnsi="David" w:cs="David"/>
          <w:snapToGrid w:val="0"/>
          <w:sz w:val="24"/>
          <w:szCs w:val="24"/>
          <w:rtl/>
        </w:rPr>
        <w:t>1.</w:t>
      </w:r>
      <w:r w:rsidRPr="00E56613">
        <w:rPr>
          <w:rFonts w:ascii="David" w:eastAsia="Times New Roman" w:hAnsi="David" w:cs="David"/>
          <w:snapToGrid w:val="0"/>
          <w:color w:val="000000"/>
          <w:sz w:val="24"/>
          <w:szCs w:val="24"/>
          <w:rtl/>
        </w:rPr>
        <w:tab/>
      </w:r>
      <w:r w:rsidRPr="00E56613">
        <w:rPr>
          <w:rFonts w:ascii="David" w:eastAsia="Times New Roman" w:hAnsi="David" w:cs="David"/>
          <w:snapToGrid w:val="0"/>
          <w:sz w:val="24"/>
          <w:szCs w:val="24"/>
          <w:rtl/>
        </w:rPr>
        <w:t>המבוא לחוזה זה מהווה חלק בלתי נפרד ממנו.</w:t>
      </w:r>
    </w:p>
    <w:p w14:paraId="329B72DE" w14:textId="77777777" w:rsidR="00E56613" w:rsidRPr="00E56613" w:rsidRDefault="00E56613" w:rsidP="00E56613">
      <w:pPr>
        <w:spacing w:before="0" w:beforeAutospacing="0" w:after="0" w:afterAutospacing="0" w:line="240" w:lineRule="auto"/>
        <w:ind w:left="1480" w:hanging="660"/>
        <w:jc w:val="both"/>
        <w:rPr>
          <w:rFonts w:ascii="David" w:eastAsia="Times New Roman" w:hAnsi="David" w:cs="David"/>
          <w:snapToGrid w:val="0"/>
          <w:sz w:val="24"/>
          <w:szCs w:val="24"/>
          <w:rtl/>
        </w:rPr>
      </w:pPr>
    </w:p>
    <w:p w14:paraId="10927E3A" w14:textId="77777777" w:rsidR="00E56613" w:rsidRPr="00E56613" w:rsidRDefault="00E56613" w:rsidP="00E56613">
      <w:pPr>
        <w:spacing w:before="0" w:beforeAutospacing="0" w:after="0" w:afterAutospacing="0" w:line="240" w:lineRule="auto"/>
        <w:ind w:left="1480" w:hanging="660"/>
        <w:jc w:val="both"/>
        <w:rPr>
          <w:rFonts w:ascii="David" w:eastAsia="Times New Roman" w:hAnsi="David" w:cs="David"/>
          <w:snapToGrid w:val="0"/>
          <w:sz w:val="24"/>
          <w:szCs w:val="24"/>
          <w:rtl/>
        </w:rPr>
      </w:pPr>
      <w:r w:rsidRPr="00E56613">
        <w:rPr>
          <w:rFonts w:ascii="David" w:eastAsia="Times New Roman" w:hAnsi="David" w:cs="David"/>
          <w:snapToGrid w:val="0"/>
          <w:sz w:val="24"/>
          <w:szCs w:val="24"/>
          <w:rtl/>
        </w:rPr>
        <w:t>2.</w:t>
      </w:r>
      <w:r w:rsidRPr="00E56613">
        <w:rPr>
          <w:rFonts w:ascii="David" w:eastAsia="Times New Roman" w:hAnsi="David" w:cs="David"/>
          <w:snapToGrid w:val="0"/>
          <w:color w:val="000000"/>
          <w:sz w:val="24"/>
          <w:szCs w:val="24"/>
          <w:rtl/>
        </w:rPr>
        <w:tab/>
      </w:r>
      <w:r w:rsidRPr="00E56613">
        <w:rPr>
          <w:rFonts w:ascii="David" w:eastAsia="Times New Roman" w:hAnsi="David" w:cs="David"/>
          <w:snapToGrid w:val="0"/>
          <w:sz w:val="24"/>
          <w:szCs w:val="24"/>
          <w:rtl/>
        </w:rPr>
        <w:t>עם חתימת חוזה זה יהיה הקבלן המיוחד לקבלן משנה של הקבלן הראשי, יחולו  הוראות סעיף 12 לחוזה הראשי בכפוף למותנה במפורש בחוזה זה, וכל החובות והזכויות של המזמין לפי חוזה המערכת יועברו אל הקבלן הראשי בכפיפות לאמור להלן.</w:t>
      </w:r>
    </w:p>
    <w:p w14:paraId="5F0126CC" w14:textId="77777777" w:rsidR="00E56613" w:rsidRPr="00E56613" w:rsidRDefault="00E56613" w:rsidP="00E56613">
      <w:pPr>
        <w:spacing w:before="0" w:beforeAutospacing="0" w:after="0" w:afterAutospacing="0" w:line="240" w:lineRule="auto"/>
        <w:ind w:left="1480" w:hanging="660"/>
        <w:jc w:val="both"/>
        <w:rPr>
          <w:rFonts w:ascii="David" w:eastAsia="Times New Roman" w:hAnsi="David" w:cs="David"/>
          <w:snapToGrid w:val="0"/>
          <w:sz w:val="24"/>
          <w:szCs w:val="24"/>
          <w:rtl/>
        </w:rPr>
      </w:pPr>
    </w:p>
    <w:p w14:paraId="4A3A54FF" w14:textId="77777777" w:rsidR="00E56613" w:rsidRPr="00E56613" w:rsidRDefault="00E56613" w:rsidP="00E56613">
      <w:pPr>
        <w:spacing w:before="0" w:beforeAutospacing="0" w:after="0" w:afterAutospacing="0" w:line="240" w:lineRule="auto"/>
        <w:ind w:left="1480" w:hanging="660"/>
        <w:jc w:val="both"/>
        <w:rPr>
          <w:rFonts w:ascii="David" w:eastAsia="Times New Roman" w:hAnsi="David" w:cs="David"/>
          <w:snapToGrid w:val="0"/>
          <w:sz w:val="24"/>
          <w:szCs w:val="24"/>
          <w:rtl/>
        </w:rPr>
      </w:pPr>
      <w:r w:rsidRPr="00E56613">
        <w:rPr>
          <w:rFonts w:ascii="David" w:eastAsia="Times New Roman" w:hAnsi="David" w:cs="David"/>
          <w:snapToGrid w:val="0"/>
          <w:sz w:val="24"/>
          <w:szCs w:val="24"/>
          <w:rtl/>
        </w:rPr>
        <w:t>3.</w:t>
      </w:r>
      <w:r w:rsidRPr="00E56613">
        <w:rPr>
          <w:rFonts w:ascii="David" w:eastAsia="Times New Roman" w:hAnsi="David" w:cs="David"/>
          <w:snapToGrid w:val="0"/>
          <w:color w:val="000000"/>
          <w:sz w:val="24"/>
          <w:szCs w:val="24"/>
          <w:rtl/>
        </w:rPr>
        <w:tab/>
      </w:r>
      <w:r w:rsidRPr="00E56613">
        <w:rPr>
          <w:rFonts w:ascii="David" w:eastAsia="Times New Roman" w:hAnsi="David" w:cs="David"/>
          <w:snapToGrid w:val="0"/>
          <w:sz w:val="24"/>
          <w:szCs w:val="24"/>
          <w:rtl/>
        </w:rPr>
        <w:t>לא תשמע כל טענה ע"י הקבלן הראשי או/וגם ע"י הקבלן המיוחד כלפי המזמין לגבי העסקתם או/וגם ההתקשרות אתם וכל הנובע מכך.</w:t>
      </w:r>
    </w:p>
    <w:p w14:paraId="3ADBA243" w14:textId="77777777" w:rsidR="00E56613" w:rsidRPr="00E56613" w:rsidRDefault="00E56613" w:rsidP="00E56613">
      <w:pPr>
        <w:spacing w:before="0" w:beforeAutospacing="0" w:after="0" w:afterAutospacing="0" w:line="240" w:lineRule="auto"/>
        <w:ind w:left="1480" w:hanging="660"/>
        <w:jc w:val="both"/>
        <w:rPr>
          <w:rFonts w:ascii="David" w:eastAsia="Times New Roman" w:hAnsi="David" w:cs="David"/>
          <w:snapToGrid w:val="0"/>
          <w:sz w:val="24"/>
          <w:szCs w:val="24"/>
          <w:rtl/>
        </w:rPr>
      </w:pPr>
    </w:p>
    <w:p w14:paraId="16ECC633" w14:textId="77777777" w:rsidR="00E56613" w:rsidRPr="00E56613" w:rsidRDefault="00E56613" w:rsidP="00E56613">
      <w:pPr>
        <w:spacing w:before="0" w:beforeAutospacing="0" w:after="0" w:afterAutospacing="0" w:line="240" w:lineRule="auto"/>
        <w:ind w:left="1480" w:hanging="660"/>
        <w:jc w:val="both"/>
        <w:rPr>
          <w:rFonts w:ascii="David" w:eastAsia="Times New Roman" w:hAnsi="David" w:cs="David"/>
          <w:snapToGrid w:val="0"/>
          <w:sz w:val="24"/>
          <w:szCs w:val="24"/>
          <w:rtl/>
        </w:rPr>
      </w:pPr>
      <w:r w:rsidRPr="00E56613">
        <w:rPr>
          <w:rFonts w:ascii="David" w:eastAsia="Times New Roman" w:hAnsi="David" w:cs="David"/>
          <w:snapToGrid w:val="0"/>
          <w:sz w:val="24"/>
          <w:szCs w:val="24"/>
          <w:rtl/>
        </w:rPr>
        <w:t>4.</w:t>
      </w:r>
      <w:r w:rsidRPr="00E56613">
        <w:rPr>
          <w:rFonts w:ascii="David" w:eastAsia="Times New Roman" w:hAnsi="David" w:cs="David"/>
          <w:snapToGrid w:val="0"/>
          <w:color w:val="000000"/>
          <w:sz w:val="24"/>
          <w:szCs w:val="24"/>
          <w:rtl/>
        </w:rPr>
        <w:tab/>
      </w:r>
      <w:r w:rsidRPr="00E56613">
        <w:rPr>
          <w:rFonts w:ascii="David" w:eastAsia="Times New Roman" w:hAnsi="David" w:cs="David"/>
          <w:snapToGrid w:val="0"/>
          <w:sz w:val="24"/>
          <w:szCs w:val="24"/>
          <w:rtl/>
        </w:rPr>
        <w:t>למרות האמור בסעיף 2 לעיל, התשלום לקבלן המיוחד יעשה ע"י המזמין וכל ערבות שתנתן לפי הוראות חוזה המערכת תוצא לטובת המזמין בלבד.</w:t>
      </w:r>
    </w:p>
    <w:p w14:paraId="147C4E8C" w14:textId="77777777" w:rsidR="00E56613" w:rsidRPr="00E56613" w:rsidRDefault="00E56613" w:rsidP="00E56613">
      <w:pPr>
        <w:spacing w:before="0" w:beforeAutospacing="0" w:after="0" w:afterAutospacing="0" w:line="240" w:lineRule="auto"/>
        <w:ind w:left="1480" w:hanging="660"/>
        <w:jc w:val="both"/>
        <w:rPr>
          <w:rFonts w:ascii="David" w:eastAsia="Times New Roman" w:hAnsi="David" w:cs="David"/>
          <w:snapToGrid w:val="0"/>
          <w:sz w:val="24"/>
          <w:szCs w:val="24"/>
          <w:rtl/>
        </w:rPr>
      </w:pPr>
    </w:p>
    <w:p w14:paraId="7FDE174A" w14:textId="77777777" w:rsidR="00E56613" w:rsidRPr="00E56613" w:rsidRDefault="00E56613" w:rsidP="00E56613">
      <w:pPr>
        <w:spacing w:before="0" w:beforeAutospacing="0" w:after="0" w:afterAutospacing="0" w:line="240" w:lineRule="auto"/>
        <w:ind w:left="1480" w:hanging="660"/>
        <w:jc w:val="both"/>
        <w:rPr>
          <w:rFonts w:ascii="David" w:eastAsia="Times New Roman" w:hAnsi="David" w:cs="David"/>
          <w:snapToGrid w:val="0"/>
          <w:sz w:val="24"/>
          <w:szCs w:val="24"/>
          <w:rtl/>
        </w:rPr>
      </w:pPr>
      <w:r w:rsidRPr="00E56613">
        <w:rPr>
          <w:rFonts w:ascii="David" w:eastAsia="Times New Roman" w:hAnsi="David" w:cs="David"/>
          <w:snapToGrid w:val="0"/>
          <w:sz w:val="24"/>
          <w:szCs w:val="24"/>
          <w:rtl/>
        </w:rPr>
        <w:t>5.</w:t>
      </w:r>
      <w:r w:rsidRPr="00E56613">
        <w:rPr>
          <w:rFonts w:ascii="David" w:eastAsia="Times New Roman" w:hAnsi="David" w:cs="David"/>
          <w:snapToGrid w:val="0"/>
          <w:color w:val="000000"/>
          <w:sz w:val="24"/>
          <w:szCs w:val="24"/>
          <w:rtl/>
        </w:rPr>
        <w:tab/>
      </w:r>
      <w:r w:rsidRPr="00E56613">
        <w:rPr>
          <w:rFonts w:ascii="David" w:eastAsia="Times New Roman" w:hAnsi="David" w:cs="David"/>
          <w:snapToGrid w:val="0"/>
          <w:sz w:val="24"/>
          <w:szCs w:val="24"/>
          <w:rtl/>
        </w:rPr>
        <w:t>הוצאות ביול חוזה זה יחולו על כל הצדדים בחלקים שווים.</w:t>
      </w:r>
    </w:p>
    <w:p w14:paraId="06306833" w14:textId="77777777" w:rsidR="00E56613" w:rsidRPr="00E56613" w:rsidRDefault="00E56613" w:rsidP="00E56613">
      <w:pPr>
        <w:spacing w:before="0" w:beforeAutospacing="0" w:after="0" w:afterAutospacing="0" w:line="240" w:lineRule="auto"/>
        <w:ind w:left="1480" w:hanging="660"/>
        <w:jc w:val="both"/>
        <w:rPr>
          <w:rFonts w:ascii="David" w:eastAsia="Times New Roman" w:hAnsi="David" w:cs="David"/>
          <w:snapToGrid w:val="0"/>
          <w:sz w:val="24"/>
          <w:szCs w:val="24"/>
          <w:rtl/>
        </w:rPr>
      </w:pPr>
    </w:p>
    <w:p w14:paraId="0A1A18D0" w14:textId="77777777" w:rsidR="00E56613" w:rsidRPr="00E56613" w:rsidRDefault="00E56613" w:rsidP="00E56613">
      <w:pPr>
        <w:spacing w:before="0" w:beforeAutospacing="0" w:after="0" w:afterAutospacing="0" w:line="240" w:lineRule="auto"/>
        <w:ind w:left="1480" w:hanging="660"/>
        <w:jc w:val="both"/>
        <w:rPr>
          <w:rFonts w:ascii="David" w:eastAsia="Times New Roman" w:hAnsi="David" w:cs="David"/>
          <w:snapToGrid w:val="0"/>
          <w:sz w:val="24"/>
          <w:szCs w:val="24"/>
          <w:rtl/>
        </w:rPr>
      </w:pPr>
      <w:r w:rsidRPr="00E56613">
        <w:rPr>
          <w:rFonts w:ascii="David" w:eastAsia="Times New Roman" w:hAnsi="David" w:cs="David"/>
          <w:snapToGrid w:val="0"/>
          <w:sz w:val="24"/>
          <w:szCs w:val="24"/>
          <w:rtl/>
        </w:rPr>
        <w:t>6.</w:t>
      </w:r>
      <w:r w:rsidRPr="00E56613">
        <w:rPr>
          <w:rFonts w:ascii="David" w:eastAsia="Times New Roman" w:hAnsi="David" w:cs="David"/>
          <w:snapToGrid w:val="0"/>
          <w:color w:val="000000"/>
          <w:sz w:val="24"/>
          <w:szCs w:val="24"/>
          <w:rtl/>
        </w:rPr>
        <w:tab/>
      </w:r>
      <w:r w:rsidRPr="00E56613">
        <w:rPr>
          <w:rFonts w:ascii="David" w:eastAsia="Times New Roman" w:hAnsi="David" w:cs="David"/>
          <w:snapToGrid w:val="0"/>
          <w:sz w:val="24"/>
          <w:szCs w:val="24"/>
          <w:rtl/>
        </w:rPr>
        <w:t>נספח 3.1.13 לחוזה הראשי (התניות מיוחדות בפוליסה) מהווה חלק בלתי נפרד מחוזה זה, והקבלן המיוחד מתחייב למלא אחר כל האמור בו בדייקנות.</w:t>
      </w:r>
    </w:p>
    <w:p w14:paraId="2636A474" w14:textId="77777777" w:rsidR="00E56613" w:rsidRPr="00E56613" w:rsidRDefault="00E56613" w:rsidP="00E56613">
      <w:pPr>
        <w:spacing w:before="0" w:beforeAutospacing="0" w:after="0" w:afterAutospacing="0" w:line="240" w:lineRule="auto"/>
        <w:ind w:left="1480" w:hanging="660"/>
        <w:jc w:val="both"/>
        <w:rPr>
          <w:rFonts w:ascii="David" w:eastAsia="Times New Roman" w:hAnsi="David" w:cs="David"/>
          <w:snapToGrid w:val="0"/>
          <w:sz w:val="24"/>
          <w:szCs w:val="24"/>
          <w:rtl/>
        </w:rPr>
      </w:pPr>
    </w:p>
    <w:p w14:paraId="194FB528" w14:textId="77777777" w:rsidR="00E56613" w:rsidRPr="00E56613" w:rsidRDefault="00E56613" w:rsidP="00E56613">
      <w:pPr>
        <w:spacing w:before="0" w:beforeAutospacing="0" w:after="0" w:afterAutospacing="0" w:line="240" w:lineRule="auto"/>
        <w:ind w:left="1480" w:hanging="660"/>
        <w:jc w:val="both"/>
        <w:rPr>
          <w:rFonts w:ascii="David" w:eastAsia="Times New Roman" w:hAnsi="David" w:cs="David"/>
          <w:snapToGrid w:val="0"/>
          <w:sz w:val="24"/>
          <w:szCs w:val="24"/>
          <w:rtl/>
        </w:rPr>
      </w:pPr>
      <w:r w:rsidRPr="00E56613">
        <w:rPr>
          <w:rFonts w:ascii="David" w:eastAsia="Times New Roman" w:hAnsi="David" w:cs="David"/>
          <w:snapToGrid w:val="0"/>
          <w:sz w:val="24"/>
          <w:szCs w:val="24"/>
          <w:rtl/>
        </w:rPr>
        <w:t>7.</w:t>
      </w:r>
      <w:r w:rsidRPr="00E56613">
        <w:rPr>
          <w:rFonts w:ascii="David" w:eastAsia="Times New Roman" w:hAnsi="David" w:cs="David"/>
          <w:snapToGrid w:val="0"/>
          <w:color w:val="000000"/>
          <w:sz w:val="24"/>
          <w:szCs w:val="24"/>
          <w:rtl/>
        </w:rPr>
        <w:tab/>
      </w:r>
      <w:r w:rsidRPr="00E56613">
        <w:rPr>
          <w:rFonts w:ascii="David" w:eastAsia="Times New Roman" w:hAnsi="David" w:cs="David"/>
          <w:snapToGrid w:val="0"/>
          <w:sz w:val="24"/>
          <w:szCs w:val="24"/>
          <w:rtl/>
        </w:rPr>
        <w:t>כתובות הצדדים הן:-</w:t>
      </w:r>
    </w:p>
    <w:p w14:paraId="21E59028" w14:textId="77777777" w:rsidR="00E56613" w:rsidRPr="00E56613" w:rsidRDefault="00E56613" w:rsidP="00E56613">
      <w:pPr>
        <w:spacing w:before="0" w:beforeAutospacing="0" w:after="0" w:afterAutospacing="0" w:line="240" w:lineRule="auto"/>
        <w:ind w:left="1480" w:hanging="660"/>
        <w:jc w:val="both"/>
        <w:rPr>
          <w:rFonts w:ascii="David" w:eastAsia="Times New Roman" w:hAnsi="David" w:cs="David"/>
          <w:snapToGrid w:val="0"/>
          <w:sz w:val="24"/>
          <w:szCs w:val="24"/>
          <w:rtl/>
        </w:rPr>
      </w:pPr>
    </w:p>
    <w:p w14:paraId="7ED81316" w14:textId="77777777" w:rsidR="00E56613" w:rsidRPr="00E56613" w:rsidRDefault="00E56613" w:rsidP="00E56613">
      <w:pPr>
        <w:spacing w:before="0" w:beforeAutospacing="0" w:after="0" w:afterAutospacing="0" w:line="240" w:lineRule="auto"/>
        <w:ind w:left="1480" w:hanging="660"/>
        <w:jc w:val="both"/>
        <w:rPr>
          <w:rFonts w:ascii="David" w:eastAsia="Times New Roman" w:hAnsi="David" w:cs="David"/>
          <w:snapToGrid w:val="0"/>
          <w:sz w:val="24"/>
          <w:szCs w:val="24"/>
          <w:rtl/>
        </w:rPr>
      </w:pPr>
      <w:r w:rsidRPr="00E56613">
        <w:rPr>
          <w:rFonts w:ascii="David" w:eastAsia="Times New Roman" w:hAnsi="David" w:cs="David"/>
          <w:snapToGrid w:val="0"/>
          <w:color w:val="000000"/>
          <w:sz w:val="24"/>
          <w:szCs w:val="24"/>
          <w:rtl/>
        </w:rPr>
        <w:tab/>
      </w:r>
      <w:r w:rsidRPr="00E56613">
        <w:rPr>
          <w:rFonts w:ascii="David" w:eastAsia="Times New Roman" w:hAnsi="David" w:cs="David"/>
          <w:snapToGrid w:val="0"/>
          <w:sz w:val="24"/>
          <w:szCs w:val="24"/>
          <w:rtl/>
        </w:rPr>
        <w:t>המזמין - כמפורט במבוא לעיל.</w:t>
      </w:r>
    </w:p>
    <w:p w14:paraId="42613AEA" w14:textId="77777777" w:rsidR="00E56613" w:rsidRPr="00E56613" w:rsidRDefault="00E56613" w:rsidP="00E56613">
      <w:pPr>
        <w:spacing w:before="0" w:beforeAutospacing="0" w:after="0" w:afterAutospacing="0" w:line="240" w:lineRule="auto"/>
        <w:ind w:left="1480" w:hanging="660"/>
        <w:jc w:val="both"/>
        <w:rPr>
          <w:rFonts w:ascii="David" w:eastAsia="Times New Roman" w:hAnsi="David" w:cs="David"/>
          <w:snapToGrid w:val="0"/>
          <w:sz w:val="24"/>
          <w:szCs w:val="24"/>
          <w:rtl/>
        </w:rPr>
      </w:pPr>
    </w:p>
    <w:p w14:paraId="271DE9AB" w14:textId="77777777" w:rsidR="00E56613" w:rsidRPr="00E56613" w:rsidRDefault="00E56613" w:rsidP="00E56613">
      <w:pPr>
        <w:spacing w:before="0" w:beforeAutospacing="0" w:after="0" w:afterAutospacing="0" w:line="240" w:lineRule="auto"/>
        <w:ind w:left="1480" w:hanging="660"/>
        <w:jc w:val="both"/>
        <w:rPr>
          <w:rFonts w:ascii="David" w:eastAsia="Times New Roman" w:hAnsi="David" w:cs="David"/>
          <w:snapToGrid w:val="0"/>
          <w:sz w:val="24"/>
          <w:szCs w:val="24"/>
          <w:rtl/>
        </w:rPr>
      </w:pPr>
      <w:r w:rsidRPr="00E56613">
        <w:rPr>
          <w:rFonts w:ascii="David" w:eastAsia="Times New Roman" w:hAnsi="David" w:cs="David"/>
          <w:snapToGrid w:val="0"/>
          <w:color w:val="000000"/>
          <w:sz w:val="24"/>
          <w:szCs w:val="24"/>
          <w:rtl/>
        </w:rPr>
        <w:tab/>
      </w:r>
      <w:r w:rsidRPr="00E56613">
        <w:rPr>
          <w:rFonts w:ascii="David" w:eastAsia="Times New Roman" w:hAnsi="David" w:cs="David"/>
          <w:snapToGrid w:val="0"/>
          <w:sz w:val="24"/>
          <w:szCs w:val="24"/>
          <w:rtl/>
        </w:rPr>
        <w:t>הקבלן -</w:t>
      </w:r>
    </w:p>
    <w:p w14:paraId="419A039D" w14:textId="77777777" w:rsidR="00E56613" w:rsidRPr="00E56613" w:rsidRDefault="00E56613" w:rsidP="00E56613">
      <w:pPr>
        <w:spacing w:before="0" w:beforeAutospacing="0" w:after="0" w:afterAutospacing="0" w:line="240" w:lineRule="auto"/>
        <w:ind w:left="1480" w:hanging="660"/>
        <w:jc w:val="both"/>
        <w:rPr>
          <w:rFonts w:ascii="David" w:eastAsia="Times New Roman" w:hAnsi="David" w:cs="David"/>
          <w:snapToGrid w:val="0"/>
          <w:sz w:val="24"/>
          <w:szCs w:val="24"/>
          <w:rtl/>
        </w:rPr>
      </w:pPr>
    </w:p>
    <w:p w14:paraId="4C89643E" w14:textId="77777777" w:rsidR="00E56613" w:rsidRPr="00E56613" w:rsidRDefault="00E56613" w:rsidP="00E56613">
      <w:pPr>
        <w:spacing w:before="0" w:beforeAutospacing="0" w:after="0" w:afterAutospacing="0" w:line="240" w:lineRule="auto"/>
        <w:ind w:left="1480" w:hanging="660"/>
        <w:jc w:val="both"/>
        <w:rPr>
          <w:rFonts w:ascii="David" w:eastAsia="Times New Roman" w:hAnsi="David" w:cs="David"/>
          <w:snapToGrid w:val="0"/>
          <w:sz w:val="24"/>
          <w:szCs w:val="24"/>
          <w:rtl/>
        </w:rPr>
      </w:pPr>
      <w:r w:rsidRPr="00E56613">
        <w:rPr>
          <w:rFonts w:ascii="David" w:eastAsia="Times New Roman" w:hAnsi="David" w:cs="David"/>
          <w:snapToGrid w:val="0"/>
          <w:color w:val="000000"/>
          <w:sz w:val="24"/>
          <w:szCs w:val="24"/>
          <w:rtl/>
        </w:rPr>
        <w:tab/>
      </w:r>
      <w:r w:rsidRPr="00E56613">
        <w:rPr>
          <w:rFonts w:ascii="David" w:eastAsia="Times New Roman" w:hAnsi="David" w:cs="David"/>
          <w:snapToGrid w:val="0"/>
          <w:sz w:val="24"/>
          <w:szCs w:val="24"/>
          <w:rtl/>
        </w:rPr>
        <w:t>הקבלן המיוחד -</w:t>
      </w:r>
    </w:p>
    <w:p w14:paraId="4DD77FEE" w14:textId="77777777" w:rsidR="00E56613" w:rsidRPr="00E56613" w:rsidRDefault="00E56613" w:rsidP="00E56613">
      <w:pPr>
        <w:tabs>
          <w:tab w:val="right" w:pos="8180"/>
        </w:tabs>
        <w:spacing w:before="0" w:beforeAutospacing="0" w:after="0" w:afterAutospacing="0" w:line="240" w:lineRule="auto"/>
        <w:ind w:left="1560" w:hanging="1320"/>
        <w:jc w:val="both"/>
        <w:rPr>
          <w:rFonts w:ascii="David" w:eastAsia="Times New Roman" w:hAnsi="David" w:cs="David"/>
          <w:snapToGrid w:val="0"/>
          <w:sz w:val="24"/>
          <w:szCs w:val="24"/>
          <w:rtl/>
        </w:rPr>
      </w:pPr>
    </w:p>
    <w:p w14:paraId="5F53AC65" w14:textId="77777777" w:rsidR="00E56613" w:rsidRPr="00E56613" w:rsidRDefault="00E56613" w:rsidP="00E56613">
      <w:pPr>
        <w:spacing w:before="0" w:beforeAutospacing="0" w:after="0" w:afterAutospacing="0" w:line="240" w:lineRule="auto"/>
        <w:ind w:left="1480" w:hanging="660"/>
        <w:jc w:val="both"/>
        <w:rPr>
          <w:rFonts w:ascii="David" w:eastAsia="Times New Roman" w:hAnsi="David" w:cs="David"/>
          <w:b/>
          <w:bCs/>
          <w:snapToGrid w:val="0"/>
          <w:sz w:val="24"/>
          <w:szCs w:val="24"/>
          <w:rtl/>
        </w:rPr>
      </w:pPr>
    </w:p>
    <w:p w14:paraId="28097DDA" w14:textId="77777777" w:rsidR="00E56613" w:rsidRPr="00E56613" w:rsidRDefault="00E56613" w:rsidP="00E56613">
      <w:pPr>
        <w:spacing w:before="0" w:beforeAutospacing="0" w:after="0" w:afterAutospacing="0" w:line="240" w:lineRule="auto"/>
        <w:ind w:left="1480" w:hanging="660"/>
        <w:jc w:val="both"/>
        <w:rPr>
          <w:rFonts w:ascii="David" w:eastAsia="Times New Roman" w:hAnsi="David" w:cs="David"/>
          <w:b/>
          <w:bCs/>
          <w:snapToGrid w:val="0"/>
          <w:sz w:val="24"/>
          <w:szCs w:val="24"/>
          <w:rtl/>
        </w:rPr>
      </w:pPr>
    </w:p>
    <w:p w14:paraId="0F2DE1E6" w14:textId="77777777" w:rsidR="00E56613" w:rsidRPr="00E56613" w:rsidRDefault="00E56613" w:rsidP="00E56613">
      <w:pPr>
        <w:spacing w:before="0" w:beforeAutospacing="0" w:after="0" w:afterAutospacing="0" w:line="240" w:lineRule="auto"/>
        <w:ind w:left="1480" w:hanging="660"/>
        <w:jc w:val="both"/>
        <w:rPr>
          <w:rFonts w:ascii="David" w:eastAsia="Times New Roman" w:hAnsi="David" w:cs="David"/>
          <w:b/>
          <w:bCs/>
          <w:snapToGrid w:val="0"/>
          <w:sz w:val="24"/>
          <w:szCs w:val="24"/>
          <w:rtl/>
        </w:rPr>
      </w:pPr>
    </w:p>
    <w:p w14:paraId="6E3FF5E4" w14:textId="77777777" w:rsidR="00E56613" w:rsidRPr="00E56613" w:rsidRDefault="00E56613" w:rsidP="00E56613">
      <w:pPr>
        <w:spacing w:before="0" w:beforeAutospacing="0" w:after="0" w:afterAutospacing="0" w:line="240" w:lineRule="auto"/>
        <w:ind w:left="1480" w:hanging="660"/>
        <w:jc w:val="both"/>
        <w:rPr>
          <w:rFonts w:ascii="David" w:eastAsia="Times New Roman" w:hAnsi="David" w:cs="David"/>
          <w:b/>
          <w:bCs/>
          <w:snapToGrid w:val="0"/>
          <w:sz w:val="24"/>
          <w:szCs w:val="24"/>
          <w:rtl/>
        </w:rPr>
      </w:pPr>
      <w:r w:rsidRPr="00E56613">
        <w:rPr>
          <w:rFonts w:ascii="David" w:eastAsia="Times New Roman" w:hAnsi="David" w:cs="David"/>
          <w:b/>
          <w:bCs/>
          <w:snapToGrid w:val="0"/>
          <w:sz w:val="24"/>
          <w:szCs w:val="24"/>
          <w:rtl/>
        </w:rPr>
        <w:t xml:space="preserve">ולראיה  באו  הצדדים  על  החתום  במקום  ובתאריך  דלעיל: </w:t>
      </w:r>
    </w:p>
    <w:p w14:paraId="26C914A8" w14:textId="77777777" w:rsidR="00E56613" w:rsidRPr="00E56613" w:rsidRDefault="00E56613" w:rsidP="00E56613">
      <w:pPr>
        <w:tabs>
          <w:tab w:val="right" w:pos="5580"/>
          <w:tab w:val="right" w:pos="6140"/>
        </w:tabs>
        <w:spacing w:before="0" w:beforeAutospacing="0" w:after="0" w:afterAutospacing="0" w:line="240" w:lineRule="auto"/>
        <w:ind w:left="5680" w:hanging="5440"/>
        <w:rPr>
          <w:rFonts w:ascii="David" w:eastAsia="Times New Roman" w:hAnsi="David" w:cs="David"/>
          <w:snapToGrid w:val="0"/>
          <w:sz w:val="24"/>
          <w:szCs w:val="24"/>
        </w:rPr>
      </w:pPr>
    </w:p>
    <w:p w14:paraId="0B2A2902" w14:textId="77777777" w:rsidR="00E56613" w:rsidRPr="00E56613" w:rsidRDefault="00E56613" w:rsidP="00E56613">
      <w:pPr>
        <w:tabs>
          <w:tab w:val="right" w:pos="5580"/>
          <w:tab w:val="right" w:pos="6140"/>
        </w:tabs>
        <w:spacing w:before="0" w:beforeAutospacing="0" w:after="0" w:afterAutospacing="0" w:line="240" w:lineRule="auto"/>
        <w:ind w:left="5680" w:hanging="5440"/>
        <w:rPr>
          <w:rFonts w:ascii="David" w:eastAsia="Times New Roman" w:hAnsi="David" w:cs="David"/>
          <w:snapToGrid w:val="0"/>
          <w:sz w:val="24"/>
          <w:szCs w:val="24"/>
          <w:rtl/>
        </w:rPr>
      </w:pPr>
    </w:p>
    <w:p w14:paraId="6B73D923" w14:textId="77777777" w:rsidR="00E56613" w:rsidRPr="00E56613" w:rsidRDefault="00E56613" w:rsidP="00E56613">
      <w:pPr>
        <w:tabs>
          <w:tab w:val="right" w:pos="5580"/>
          <w:tab w:val="right" w:pos="6140"/>
        </w:tabs>
        <w:spacing w:before="0" w:beforeAutospacing="0" w:after="0" w:afterAutospacing="0" w:line="240" w:lineRule="auto"/>
        <w:ind w:left="5680" w:hanging="5440"/>
        <w:rPr>
          <w:rFonts w:ascii="David" w:eastAsia="Times New Roman" w:hAnsi="David" w:cs="David"/>
          <w:snapToGrid w:val="0"/>
          <w:sz w:val="24"/>
          <w:szCs w:val="24"/>
          <w:rtl/>
        </w:rPr>
      </w:pPr>
    </w:p>
    <w:p w14:paraId="565E0262" w14:textId="77777777" w:rsidR="00E56613" w:rsidRPr="00E56613" w:rsidRDefault="00E56613" w:rsidP="00E56613">
      <w:pPr>
        <w:tabs>
          <w:tab w:val="right" w:pos="5580"/>
          <w:tab w:val="right" w:pos="6140"/>
        </w:tabs>
        <w:spacing w:before="0" w:beforeAutospacing="0" w:after="0" w:afterAutospacing="0" w:line="240" w:lineRule="auto"/>
        <w:ind w:left="5680" w:hanging="5440"/>
        <w:rPr>
          <w:rFonts w:ascii="David" w:eastAsia="Times New Roman" w:hAnsi="David" w:cs="David"/>
          <w:snapToGrid w:val="0"/>
          <w:sz w:val="24"/>
          <w:szCs w:val="24"/>
          <w:rtl/>
        </w:rPr>
      </w:pPr>
    </w:p>
    <w:p w14:paraId="6F8E4E61" w14:textId="77777777" w:rsidR="00E56613" w:rsidRPr="00E56613" w:rsidRDefault="00E56613" w:rsidP="00E56613">
      <w:pPr>
        <w:tabs>
          <w:tab w:val="center" w:pos="3209"/>
          <w:tab w:val="right" w:pos="7036"/>
        </w:tabs>
        <w:spacing w:before="0" w:beforeAutospacing="0" w:after="0" w:afterAutospacing="0" w:line="240" w:lineRule="auto"/>
        <w:jc w:val="both"/>
        <w:rPr>
          <w:rFonts w:ascii="David" w:eastAsia="Times New Roman" w:hAnsi="David" w:cs="David"/>
          <w:snapToGrid w:val="0"/>
          <w:sz w:val="24"/>
          <w:szCs w:val="24"/>
          <w:rtl/>
        </w:rPr>
      </w:pPr>
      <w:r w:rsidRPr="00E56613">
        <w:rPr>
          <w:rFonts w:ascii="David" w:eastAsia="Times New Roman" w:hAnsi="David" w:cs="David"/>
          <w:snapToGrid w:val="0"/>
          <w:sz w:val="24"/>
          <w:szCs w:val="24"/>
          <w:rtl/>
        </w:rPr>
        <w:t xml:space="preserve">_____________  </w:t>
      </w:r>
      <w:r w:rsidRPr="00E56613">
        <w:rPr>
          <w:rFonts w:ascii="David" w:eastAsia="Times New Roman" w:hAnsi="David" w:cs="David"/>
          <w:snapToGrid w:val="0"/>
          <w:sz w:val="24"/>
          <w:szCs w:val="24"/>
          <w:rtl/>
        </w:rPr>
        <w:tab/>
        <w:t>_______________</w:t>
      </w:r>
      <w:r w:rsidRPr="00E56613">
        <w:rPr>
          <w:rFonts w:ascii="David" w:eastAsia="Times New Roman" w:hAnsi="David" w:cs="David"/>
          <w:snapToGrid w:val="0"/>
          <w:sz w:val="24"/>
          <w:szCs w:val="24"/>
          <w:rtl/>
        </w:rPr>
        <w:tab/>
        <w:t>________________</w:t>
      </w:r>
    </w:p>
    <w:p w14:paraId="4161C4D7" w14:textId="77777777" w:rsidR="00E56613" w:rsidRPr="00E56613" w:rsidRDefault="00E56613" w:rsidP="00E56613">
      <w:pPr>
        <w:tabs>
          <w:tab w:val="center" w:pos="2540"/>
          <w:tab w:val="right" w:pos="5600"/>
        </w:tabs>
        <w:spacing w:before="0" w:beforeAutospacing="0" w:after="0" w:afterAutospacing="0" w:line="240" w:lineRule="auto"/>
        <w:jc w:val="both"/>
        <w:rPr>
          <w:rFonts w:ascii="David" w:eastAsia="Times New Roman" w:hAnsi="David" w:cs="David"/>
          <w:snapToGrid w:val="0"/>
          <w:sz w:val="24"/>
          <w:szCs w:val="24"/>
          <w:rtl/>
        </w:rPr>
      </w:pPr>
      <w:r w:rsidRPr="00E56613">
        <w:rPr>
          <w:rFonts w:ascii="David" w:eastAsia="Times New Roman" w:hAnsi="David" w:cs="David"/>
          <w:snapToGrid w:val="0"/>
          <w:sz w:val="24"/>
          <w:szCs w:val="24"/>
          <w:rtl/>
        </w:rPr>
        <w:t xml:space="preserve">     ה מ ז מ י ן           </w:t>
      </w:r>
      <w:r w:rsidRPr="00E56613">
        <w:rPr>
          <w:rFonts w:ascii="David" w:eastAsia="Times New Roman" w:hAnsi="David" w:cs="David"/>
          <w:snapToGrid w:val="0"/>
          <w:color w:val="000000"/>
          <w:sz w:val="24"/>
          <w:szCs w:val="24"/>
          <w:rtl/>
        </w:rPr>
        <w:tab/>
      </w:r>
      <w:r w:rsidRPr="00E56613">
        <w:rPr>
          <w:rFonts w:ascii="David" w:eastAsia="Times New Roman" w:hAnsi="David" w:cs="David"/>
          <w:snapToGrid w:val="0"/>
          <w:sz w:val="24"/>
          <w:szCs w:val="24"/>
          <w:rtl/>
        </w:rPr>
        <w:t xml:space="preserve">                הקבלן הראשי     </w:t>
      </w:r>
      <w:r w:rsidRPr="00E56613">
        <w:rPr>
          <w:rFonts w:ascii="David" w:eastAsia="Times New Roman" w:hAnsi="David" w:cs="David"/>
          <w:snapToGrid w:val="0"/>
          <w:color w:val="000000"/>
          <w:sz w:val="24"/>
          <w:szCs w:val="24"/>
          <w:rtl/>
        </w:rPr>
        <w:tab/>
      </w:r>
      <w:r w:rsidRPr="00E56613">
        <w:rPr>
          <w:rFonts w:ascii="David" w:eastAsia="Times New Roman" w:hAnsi="David" w:cs="David"/>
          <w:snapToGrid w:val="0"/>
          <w:sz w:val="24"/>
          <w:szCs w:val="24"/>
          <w:rtl/>
        </w:rPr>
        <w:t xml:space="preserve">                        הקבלן המיוחד           </w:t>
      </w:r>
    </w:p>
    <w:p w14:paraId="5EC951A2" w14:textId="77777777" w:rsidR="00E56613" w:rsidRPr="00E56613" w:rsidRDefault="00E56613" w:rsidP="00E56613">
      <w:pPr>
        <w:spacing w:before="0" w:beforeAutospacing="0" w:after="0" w:afterAutospacing="0" w:line="360" w:lineRule="auto"/>
        <w:jc w:val="center"/>
        <w:rPr>
          <w:rFonts w:ascii="David" w:eastAsia="Times New Roman" w:hAnsi="David" w:cs="David"/>
          <w:b/>
          <w:bCs/>
          <w:sz w:val="26"/>
          <w:szCs w:val="26"/>
          <w:u w:val="single"/>
          <w:rtl/>
        </w:rPr>
      </w:pPr>
      <w:r w:rsidRPr="00E56613">
        <w:rPr>
          <w:rFonts w:ascii="David" w:eastAsia="Times New Roman" w:hAnsi="David" w:cs="David"/>
          <w:snapToGrid w:val="0"/>
          <w:sz w:val="24"/>
          <w:szCs w:val="24"/>
          <w:rtl/>
        </w:rPr>
        <w:br w:type="page"/>
      </w:r>
      <w:r w:rsidRPr="00E56613">
        <w:rPr>
          <w:rFonts w:ascii="David" w:eastAsia="Times New Roman" w:hAnsi="David" w:cs="David"/>
          <w:b/>
          <w:bCs/>
          <w:sz w:val="26"/>
          <w:szCs w:val="26"/>
          <w:u w:val="single"/>
          <w:rtl/>
        </w:rPr>
        <w:t>נספח 3.1.14</w:t>
      </w:r>
    </w:p>
    <w:p w14:paraId="6C4D9269" w14:textId="77777777" w:rsidR="00E56613" w:rsidRPr="00E56613" w:rsidRDefault="00E56613" w:rsidP="00E56613">
      <w:pPr>
        <w:widowControl w:val="0"/>
        <w:spacing w:before="0" w:beforeAutospacing="0" w:after="0" w:afterAutospacing="0" w:line="240" w:lineRule="auto"/>
        <w:jc w:val="center"/>
        <w:rPr>
          <w:rFonts w:ascii="David" w:eastAsia="Times New Roman" w:hAnsi="David" w:cs="David"/>
          <w:b/>
          <w:bCs/>
          <w:sz w:val="26"/>
          <w:szCs w:val="26"/>
          <w:u w:val="single"/>
        </w:rPr>
      </w:pPr>
    </w:p>
    <w:p w14:paraId="76F6A8D2" w14:textId="77777777" w:rsidR="00E56613" w:rsidRPr="00E56613" w:rsidRDefault="00E56613" w:rsidP="00E56613">
      <w:pPr>
        <w:widowControl w:val="0"/>
        <w:spacing w:before="0" w:beforeAutospacing="0" w:after="0" w:afterAutospacing="0" w:line="240" w:lineRule="auto"/>
        <w:jc w:val="center"/>
        <w:rPr>
          <w:rFonts w:ascii="David" w:eastAsia="Times New Roman" w:hAnsi="David" w:cs="David"/>
          <w:b/>
          <w:bCs/>
          <w:sz w:val="26"/>
          <w:szCs w:val="26"/>
          <w:u w:val="single"/>
        </w:rPr>
      </w:pPr>
      <w:r w:rsidRPr="00E56613">
        <w:rPr>
          <w:rFonts w:ascii="David" w:eastAsia="Times New Roman" w:hAnsi="David" w:cs="David"/>
          <w:b/>
          <w:bCs/>
          <w:sz w:val="26"/>
          <w:szCs w:val="26"/>
          <w:u w:val="single"/>
          <w:rtl/>
        </w:rPr>
        <w:t>אישור ביטוח</w:t>
      </w:r>
    </w:p>
    <w:p w14:paraId="6FB78908" w14:textId="77777777" w:rsidR="00E56613" w:rsidRPr="00E56613" w:rsidRDefault="00E56613" w:rsidP="00E56613">
      <w:pPr>
        <w:widowControl w:val="0"/>
        <w:spacing w:before="0" w:beforeAutospacing="0" w:after="0" w:afterAutospacing="0" w:line="240" w:lineRule="auto"/>
        <w:rPr>
          <w:rFonts w:ascii="David" w:eastAsia="Times New Roman" w:hAnsi="David" w:cs="David"/>
          <w:snapToGrid w:val="0"/>
          <w:sz w:val="23"/>
          <w:szCs w:val="23"/>
          <w:rtl/>
        </w:rPr>
      </w:pPr>
    </w:p>
    <w:p w14:paraId="6F10E4C6" w14:textId="77777777" w:rsidR="00E56613" w:rsidRPr="00E56613" w:rsidRDefault="00E56613" w:rsidP="00E56613">
      <w:pPr>
        <w:tabs>
          <w:tab w:val="right" w:pos="1860"/>
          <w:tab w:val="right" w:pos="5180"/>
          <w:tab w:val="right" w:pos="5900"/>
        </w:tabs>
        <w:autoSpaceDE w:val="0"/>
        <w:autoSpaceDN w:val="0"/>
        <w:adjustRightInd w:val="0"/>
        <w:spacing w:before="0" w:beforeAutospacing="0" w:after="0" w:afterAutospacing="0" w:line="360" w:lineRule="auto"/>
        <w:jc w:val="right"/>
        <w:rPr>
          <w:rFonts w:ascii="David" w:eastAsia="Times New Roman" w:hAnsi="David" w:cs="David"/>
          <w:spacing w:val="10"/>
          <w:sz w:val="24"/>
          <w:szCs w:val="24"/>
          <w:rtl/>
        </w:rPr>
      </w:pPr>
    </w:p>
    <w:p w14:paraId="76257D48" w14:textId="77777777" w:rsidR="00E56613" w:rsidRPr="00967621" w:rsidRDefault="00E56613" w:rsidP="00865F43">
      <w:pPr>
        <w:tabs>
          <w:tab w:val="right" w:pos="1860"/>
          <w:tab w:val="right" w:pos="5180"/>
          <w:tab w:val="right" w:pos="5900"/>
        </w:tabs>
        <w:autoSpaceDE w:val="0"/>
        <w:autoSpaceDN w:val="0"/>
        <w:adjustRightInd w:val="0"/>
        <w:spacing w:before="0" w:beforeAutospacing="0" w:after="0" w:afterAutospacing="0" w:line="360" w:lineRule="auto"/>
        <w:jc w:val="right"/>
        <w:rPr>
          <w:rFonts w:ascii="David" w:eastAsia="Times New Roman" w:hAnsi="David" w:cs="David"/>
          <w:spacing w:val="10"/>
          <w:sz w:val="24"/>
          <w:szCs w:val="24"/>
          <w:rtl/>
        </w:rPr>
      </w:pPr>
      <w:r w:rsidRPr="00967621">
        <w:rPr>
          <w:rFonts w:ascii="David" w:eastAsia="Times New Roman" w:hAnsi="David" w:cs="David"/>
          <w:spacing w:val="10"/>
          <w:sz w:val="24"/>
          <w:szCs w:val="24"/>
          <w:rtl/>
        </w:rPr>
        <w:t xml:space="preserve">תאריך </w:t>
      </w:r>
      <w:r w:rsidR="00865F43" w:rsidRPr="00967621">
        <w:rPr>
          <w:rFonts w:ascii="David" w:eastAsia="Times New Roman" w:hAnsi="David" w:cs="David" w:hint="cs"/>
          <w:b/>
          <w:bCs/>
          <w:snapToGrid w:val="0"/>
          <w:sz w:val="24"/>
          <w:szCs w:val="24"/>
          <w:rtl/>
        </w:rPr>
        <w:t>_______________</w:t>
      </w:r>
    </w:p>
    <w:p w14:paraId="17442F04" w14:textId="77777777" w:rsidR="00E56613" w:rsidRPr="00967621" w:rsidRDefault="00E56613" w:rsidP="00E56613">
      <w:pPr>
        <w:tabs>
          <w:tab w:val="right" w:pos="1860"/>
          <w:tab w:val="right" w:pos="5180"/>
          <w:tab w:val="right" w:pos="5900"/>
        </w:tabs>
        <w:autoSpaceDE w:val="0"/>
        <w:autoSpaceDN w:val="0"/>
        <w:adjustRightInd w:val="0"/>
        <w:spacing w:before="0" w:beforeAutospacing="0" w:after="0" w:afterAutospacing="0" w:line="360" w:lineRule="auto"/>
        <w:jc w:val="both"/>
        <w:rPr>
          <w:rFonts w:ascii="David" w:eastAsia="Times New Roman" w:hAnsi="David" w:cs="David"/>
          <w:spacing w:val="10"/>
          <w:sz w:val="24"/>
          <w:szCs w:val="24"/>
          <w:rtl/>
        </w:rPr>
      </w:pPr>
      <w:r w:rsidRPr="00967621">
        <w:rPr>
          <w:rFonts w:ascii="David" w:eastAsia="Times New Roman" w:hAnsi="David" w:cs="David"/>
          <w:spacing w:val="10"/>
          <w:sz w:val="24"/>
          <w:szCs w:val="24"/>
          <w:rtl/>
        </w:rPr>
        <w:t>לכבוד</w:t>
      </w:r>
    </w:p>
    <w:sdt>
      <w:sdtPr>
        <w:rPr>
          <w:rFonts w:ascii="Times New Roman" w:eastAsia="Times New Roman" w:hAnsi="Times New Roman" w:cs="David"/>
          <w:color w:val="008000"/>
          <w:sz w:val="24"/>
          <w:szCs w:val="24"/>
          <w:rtl/>
          <w:lang w:eastAsia="he-IL"/>
        </w:rPr>
        <w:alias w:val="צד א בחוזה"/>
        <w:tag w:val="cntTzadA"/>
        <w:id w:val="393937882"/>
        <w:placeholder>
          <w:docPart w:val="5431D8318DE54E3881313518975AE2E8"/>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TzadA[1]" w:storeItemID="{81709D4C-33DC-48CC-AC7E-130A245806EE}"/>
        <w:text w:multiLine="1"/>
      </w:sdtPr>
      <w:sdtEndPr/>
      <w:sdtContent>
        <w:p w14:paraId="2DCC69AC" w14:textId="77777777" w:rsidR="00865F43" w:rsidRDefault="00865F43" w:rsidP="00865F43">
          <w:pPr>
            <w:widowControl w:val="0"/>
            <w:spacing w:before="0" w:beforeAutospacing="0" w:after="0" w:afterAutospacing="0" w:line="240" w:lineRule="auto"/>
            <w:jc w:val="both"/>
            <w:rPr>
              <w:rFonts w:ascii="Times New Roman" w:eastAsia="Times New Roman" w:hAnsi="Times New Roman" w:cs="David"/>
              <w:color w:val="008000"/>
              <w:sz w:val="24"/>
              <w:szCs w:val="24"/>
              <w:rtl/>
              <w:lang w:eastAsia="he-IL"/>
            </w:rPr>
          </w:pPr>
          <w:r w:rsidRPr="001551B5">
            <w:rPr>
              <w:rStyle w:val="a8"/>
              <w:color w:val="00B0F0"/>
              <w:rtl/>
            </w:rPr>
            <w:t>[צד א בחוזה]</w:t>
          </w:r>
        </w:p>
      </w:sdtContent>
    </w:sdt>
    <w:p w14:paraId="15FEAE53" w14:textId="77777777" w:rsidR="00E56613" w:rsidRPr="00E56613" w:rsidRDefault="00E56613" w:rsidP="00E56613">
      <w:pPr>
        <w:tabs>
          <w:tab w:val="right" w:pos="1860"/>
          <w:tab w:val="right" w:pos="6160"/>
          <w:tab w:val="right" w:pos="6720"/>
        </w:tabs>
        <w:autoSpaceDE w:val="0"/>
        <w:autoSpaceDN w:val="0"/>
        <w:adjustRightInd w:val="0"/>
        <w:spacing w:before="0" w:beforeAutospacing="0" w:after="0" w:afterAutospacing="0" w:line="360" w:lineRule="auto"/>
        <w:jc w:val="both"/>
        <w:rPr>
          <w:rFonts w:ascii="David" w:eastAsia="Times New Roman" w:hAnsi="David" w:cs="David"/>
          <w:spacing w:val="10"/>
          <w:sz w:val="24"/>
          <w:szCs w:val="24"/>
          <w:rtl/>
        </w:rPr>
      </w:pPr>
    </w:p>
    <w:p w14:paraId="66725A86" w14:textId="77777777" w:rsidR="00E56613" w:rsidRPr="00E56613" w:rsidRDefault="00E56613" w:rsidP="00E56613">
      <w:pPr>
        <w:tabs>
          <w:tab w:val="right" w:pos="1860"/>
          <w:tab w:val="right" w:pos="6160"/>
          <w:tab w:val="right" w:pos="6720"/>
        </w:tabs>
        <w:autoSpaceDE w:val="0"/>
        <w:autoSpaceDN w:val="0"/>
        <w:adjustRightInd w:val="0"/>
        <w:spacing w:before="0" w:beforeAutospacing="0" w:after="0" w:afterAutospacing="0" w:line="360" w:lineRule="auto"/>
        <w:jc w:val="both"/>
        <w:rPr>
          <w:rFonts w:ascii="David" w:eastAsia="Times New Roman" w:hAnsi="David" w:cs="David"/>
          <w:spacing w:val="10"/>
          <w:sz w:val="24"/>
          <w:szCs w:val="24"/>
          <w:rtl/>
        </w:rPr>
      </w:pPr>
      <w:r w:rsidRPr="00E56613">
        <w:rPr>
          <w:rFonts w:ascii="David" w:eastAsia="Times New Roman" w:hAnsi="David" w:cs="David"/>
          <w:spacing w:val="10"/>
          <w:sz w:val="24"/>
          <w:szCs w:val="24"/>
          <w:rtl/>
        </w:rPr>
        <w:t>א.ג.נ.,</w:t>
      </w:r>
    </w:p>
    <w:p w14:paraId="4C07C59C" w14:textId="77777777" w:rsidR="00E56613" w:rsidRPr="00E56613" w:rsidRDefault="00E56613" w:rsidP="00E56613">
      <w:pPr>
        <w:tabs>
          <w:tab w:val="left" w:pos="1080"/>
        </w:tabs>
        <w:spacing w:before="0" w:beforeAutospacing="0" w:after="0" w:afterAutospacing="0" w:line="240" w:lineRule="auto"/>
        <w:ind w:left="1080" w:hanging="540"/>
        <w:rPr>
          <w:rFonts w:ascii="David" w:eastAsia="Times New Roman" w:hAnsi="David" w:cs="David"/>
          <w:sz w:val="24"/>
          <w:szCs w:val="24"/>
          <w:rtl/>
        </w:rPr>
      </w:pPr>
    </w:p>
    <w:p w14:paraId="6134BFF8" w14:textId="62DB44EC" w:rsidR="00E56613" w:rsidRPr="00CC5444" w:rsidRDefault="00E56613" w:rsidP="00CC5444">
      <w:pPr>
        <w:widowControl w:val="0"/>
        <w:spacing w:before="0" w:beforeAutospacing="0" w:after="0" w:afterAutospacing="0" w:line="240" w:lineRule="auto"/>
        <w:ind w:left="1484" w:right="540" w:hanging="720"/>
        <w:jc w:val="both"/>
        <w:rPr>
          <w:rFonts w:ascii="David" w:eastAsia="Times New Roman" w:hAnsi="David" w:cs="David"/>
          <w:b/>
          <w:bCs/>
          <w:snapToGrid w:val="0"/>
          <w:sz w:val="24"/>
          <w:szCs w:val="24"/>
          <w:rtl/>
        </w:rPr>
      </w:pPr>
      <w:r w:rsidRPr="00E56613">
        <w:rPr>
          <w:rFonts w:ascii="David" w:eastAsia="Times New Roman" w:hAnsi="David" w:cs="David"/>
          <w:sz w:val="24"/>
          <w:szCs w:val="24"/>
          <w:rtl/>
        </w:rPr>
        <w:t>הנדון:</w:t>
      </w:r>
      <w:r w:rsidRPr="00E56613">
        <w:rPr>
          <w:rFonts w:ascii="David" w:eastAsia="Times New Roman" w:hAnsi="David" w:cs="David"/>
          <w:sz w:val="24"/>
          <w:szCs w:val="24"/>
          <w:rtl/>
        </w:rPr>
        <w:tab/>
        <w:t xml:space="preserve"> מבוטחנו </w:t>
      </w:r>
      <w:sdt>
        <w:sdtPr>
          <w:rPr>
            <w:rFonts w:ascii="David" w:eastAsia="Times New Roman" w:hAnsi="David" w:cs="David"/>
            <w:b/>
            <w:bCs/>
            <w:snapToGrid w:val="0"/>
            <w:color w:val="0000FF"/>
            <w:sz w:val="24"/>
            <w:szCs w:val="24"/>
            <w:rtl/>
          </w:rPr>
          <w:alias w:val="שם ספק"/>
          <w:tag w:val="cntSupllierName"/>
          <w:id w:val="797566196"/>
          <w:placeholder>
            <w:docPart w:val="5F13FBDB1EBD43ACB65AF88CD2CD9AA4"/>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sdtContent>
          <w:r w:rsidR="00CC5444" w:rsidRPr="00CC5444">
            <w:rPr>
              <w:rStyle w:val="a8"/>
              <w:color w:val="00B0F0"/>
              <w:rtl/>
            </w:rPr>
            <w:t>[שם ספק]</w:t>
          </w:r>
        </w:sdtContent>
      </w:sdt>
      <w:r w:rsidRPr="00E56613">
        <w:rPr>
          <w:rFonts w:ascii="David" w:eastAsia="Times New Roman" w:hAnsi="David" w:cs="David"/>
          <w:b/>
          <w:bCs/>
          <w:snapToGrid w:val="0"/>
          <w:sz w:val="24"/>
          <w:szCs w:val="24"/>
          <w:rtl/>
        </w:rPr>
        <w:t xml:space="preserve">  (להלן: "הקבלן") אישור עריכת פוליסות ביטוח לרבות בקשר להסכם מיום </w:t>
      </w:r>
      <w:sdt>
        <w:sdtPr>
          <w:rPr>
            <w:rFonts w:ascii="David" w:eastAsia="Times New Roman" w:hAnsi="David" w:cs="David"/>
            <w:b/>
            <w:bCs/>
            <w:snapToGrid w:val="0"/>
            <w:color w:val="0000FF"/>
            <w:sz w:val="24"/>
            <w:szCs w:val="24"/>
            <w:rtl/>
          </w:rPr>
          <w:alias w:val="תאריך חתימת חוזה"/>
          <w:tag w:val="cntSignDate"/>
          <w:id w:val="508411846"/>
          <w:placeholder>
            <w:docPart w:val="E0316F75536F4E68B51B142CC8245398"/>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ignDate[1]" w:storeItemID="{81709D4C-33DC-48CC-AC7E-130A245806EE}"/>
          <w:date>
            <w:dateFormat w:val="dd/MM/yyyy"/>
            <w:lid w:val="he-IL"/>
            <w:storeMappedDataAs w:val="dateTime"/>
            <w:calendar w:val="gregorian"/>
          </w:date>
        </w:sdtPr>
        <w:sdtEndPr/>
        <w:sdtContent>
          <w:r w:rsidR="00CC5444" w:rsidRPr="00CC5444">
            <w:rPr>
              <w:rStyle w:val="a8"/>
              <w:color w:val="00B0F0"/>
              <w:rtl/>
            </w:rPr>
            <w:t>[תאריך חתימת חוזה]</w:t>
          </w:r>
        </w:sdtContent>
      </w:sdt>
      <w:r w:rsidRPr="00E56613">
        <w:rPr>
          <w:rFonts w:ascii="David" w:eastAsia="Times New Roman" w:hAnsi="David" w:cs="David"/>
          <w:b/>
          <w:bCs/>
          <w:snapToGrid w:val="0"/>
          <w:sz w:val="24"/>
          <w:szCs w:val="24"/>
          <w:rtl/>
        </w:rPr>
        <w:t xml:space="preserve"> בין </w:t>
      </w:r>
      <w:r w:rsidRPr="00CC5444">
        <w:rPr>
          <w:rFonts w:ascii="David" w:eastAsia="Times New Roman" w:hAnsi="David" w:cs="David"/>
          <w:b/>
          <w:bCs/>
          <w:snapToGrid w:val="0"/>
          <w:sz w:val="24"/>
          <w:szCs w:val="24"/>
          <w:rtl/>
        </w:rPr>
        <w:t xml:space="preserve">המזמין לבין הקבלן לביצוע עבודות בפרויקט </w:t>
      </w:r>
      <w:sdt>
        <w:sdtPr>
          <w:rPr>
            <w:rFonts w:ascii="David" w:eastAsia="Times New Roman" w:hAnsi="David" w:cs="David"/>
            <w:b/>
            <w:bCs/>
            <w:snapToGrid w:val="0"/>
            <w:sz w:val="24"/>
            <w:szCs w:val="24"/>
            <w:rtl/>
          </w:rPr>
          <w:alias w:val="שם הפרויקט"/>
          <w:tag w:val="cntProjectName"/>
          <w:id w:val="1682694022"/>
          <w:placeholder>
            <w:docPart w:val="DD64D30360784CE18C0DE2F2A5933F82"/>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ProjectName[1]" w:storeItemID="{81709D4C-33DC-48CC-AC7E-130A245806EE}"/>
          <w:text/>
        </w:sdtPr>
        <w:sdtEndPr>
          <w:rPr>
            <w:color w:val="0000FF"/>
          </w:rPr>
        </w:sdtEndPr>
        <w:sdtContent>
          <w:ins w:id="645" w:author="Meryl Etman" w:date="2021-08-11T15:39:00Z">
            <w:r w:rsidR="00CE4703">
              <w:rPr>
                <w:rFonts w:ascii="David" w:eastAsia="Times New Roman" w:hAnsi="David" w:cs="David"/>
                <w:b/>
                <w:bCs/>
                <w:snapToGrid w:val="0"/>
                <w:sz w:val="24"/>
                <w:szCs w:val="24"/>
                <w:rtl/>
              </w:rPr>
              <w:t>סביוני גבעת שמואל - מגרשים 1001, 1005</w:t>
            </w:r>
          </w:ins>
        </w:sdtContent>
      </w:sdt>
      <w:r w:rsidRPr="00CC5444">
        <w:rPr>
          <w:rFonts w:ascii="David" w:eastAsia="Times New Roman" w:hAnsi="David" w:cs="David"/>
          <w:b/>
          <w:bCs/>
          <w:snapToGrid w:val="0"/>
          <w:color w:val="0000FF"/>
          <w:sz w:val="24"/>
          <w:szCs w:val="24"/>
          <w:rtl/>
        </w:rPr>
        <w:t xml:space="preserve"> </w:t>
      </w:r>
      <w:r w:rsidR="00CC5444" w:rsidRPr="00CC5444">
        <w:rPr>
          <w:rFonts w:ascii="David" w:eastAsia="Times New Roman" w:hAnsi="David" w:cs="David" w:hint="cs"/>
          <w:b/>
          <w:bCs/>
          <w:snapToGrid w:val="0"/>
          <w:sz w:val="24"/>
          <w:szCs w:val="24"/>
          <w:rtl/>
        </w:rPr>
        <w:t xml:space="preserve">באתר </w:t>
      </w:r>
      <w:sdt>
        <w:sdtPr>
          <w:rPr>
            <w:rFonts w:ascii="David" w:eastAsia="Times New Roman" w:hAnsi="David" w:cs="David" w:hint="cs"/>
            <w:b/>
            <w:bCs/>
            <w:snapToGrid w:val="0"/>
            <w:sz w:val="24"/>
            <w:szCs w:val="24"/>
            <w:rtl/>
          </w:rPr>
          <w:alias w:val="שם אתר"/>
          <w:tag w:val="cntSite"/>
          <w:id w:val="901564698"/>
          <w:placeholder>
            <w:docPart w:val="9BBB0B8800A3423F8318E5743E6E5377"/>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ite[1]" w:storeItemID="{81709D4C-33DC-48CC-AC7E-130A245806EE}"/>
          <w:text/>
        </w:sdtPr>
        <w:sdtEndPr/>
        <w:sdtContent>
          <w:ins w:id="646" w:author="Meryl Etman" w:date="2021-08-11T15:39:00Z">
            <w:r w:rsidR="00CE4703">
              <w:rPr>
                <w:rFonts w:ascii="David" w:eastAsia="Times New Roman" w:hAnsi="David" w:cs="David" w:hint="cs"/>
                <w:b/>
                <w:bCs/>
                <w:snapToGrid w:val="0"/>
                <w:sz w:val="24"/>
                <w:szCs w:val="24"/>
                <w:rtl/>
              </w:rPr>
              <w:t>גבעת שמואל</w:t>
            </w:r>
          </w:ins>
        </w:sdtContent>
      </w:sdt>
      <w:r w:rsidRPr="00CC5444">
        <w:rPr>
          <w:rFonts w:ascii="David" w:eastAsia="Times New Roman" w:hAnsi="David" w:cs="David"/>
          <w:b/>
          <w:bCs/>
          <w:snapToGrid w:val="0"/>
          <w:sz w:val="24"/>
          <w:szCs w:val="24"/>
          <w:rtl/>
        </w:rPr>
        <w:t>(להלן: "העבודות", "האתר", ו/או "ההסכם", בהתאמה, לפי העניין)</w:t>
      </w:r>
    </w:p>
    <w:p w14:paraId="3FB5862E" w14:textId="77777777" w:rsidR="00E56613" w:rsidRPr="00E56613" w:rsidRDefault="00E56613" w:rsidP="00E56613">
      <w:pPr>
        <w:spacing w:before="0" w:beforeAutospacing="0" w:after="0" w:afterAutospacing="0" w:line="240" w:lineRule="auto"/>
        <w:ind w:left="3600" w:right="180" w:hanging="900"/>
        <w:rPr>
          <w:rFonts w:ascii="David" w:eastAsia="Times New Roman" w:hAnsi="David" w:cs="David"/>
          <w:sz w:val="24"/>
          <w:szCs w:val="24"/>
          <w:rtl/>
        </w:rPr>
      </w:pPr>
    </w:p>
    <w:p w14:paraId="31E95A91" w14:textId="77777777" w:rsidR="00E56613" w:rsidRPr="00E56613" w:rsidRDefault="00E56613" w:rsidP="00E56613">
      <w:pPr>
        <w:widowControl w:val="0"/>
        <w:spacing w:before="0" w:beforeAutospacing="0" w:after="0" w:afterAutospacing="0" w:line="360" w:lineRule="auto"/>
        <w:ind w:firstLine="1627"/>
        <w:jc w:val="both"/>
        <w:rPr>
          <w:rFonts w:ascii="David" w:eastAsia="Times New Roman" w:hAnsi="David" w:cs="David"/>
          <w:sz w:val="24"/>
          <w:szCs w:val="24"/>
          <w:rtl/>
        </w:rPr>
      </w:pPr>
    </w:p>
    <w:p w14:paraId="60444DEE" w14:textId="77777777" w:rsidR="00E56613" w:rsidRPr="00E56613" w:rsidRDefault="00E56613" w:rsidP="00E56613">
      <w:pPr>
        <w:spacing w:before="0" w:beforeAutospacing="0" w:after="0" w:afterAutospacing="0" w:line="360" w:lineRule="auto"/>
        <w:jc w:val="both"/>
        <w:rPr>
          <w:rFonts w:ascii="David" w:eastAsia="Times New Roman" w:hAnsi="David" w:cs="David"/>
          <w:sz w:val="24"/>
          <w:szCs w:val="24"/>
          <w:rtl/>
        </w:rPr>
      </w:pPr>
      <w:r w:rsidRPr="00E56613">
        <w:rPr>
          <w:rFonts w:ascii="David" w:eastAsia="Times New Roman" w:hAnsi="David" w:cs="David"/>
          <w:sz w:val="24"/>
          <w:szCs w:val="24"/>
          <w:rtl/>
        </w:rPr>
        <w:t>הננו מאשרים בזאת כי ערכנו על שם הקבלן את הביטוחים כמפורט להלן, בגין פעילותו, לרבות בקשר לעבודות:-</w:t>
      </w:r>
    </w:p>
    <w:p w14:paraId="376E9AD3" w14:textId="77777777" w:rsidR="00E56613" w:rsidRPr="00E56613" w:rsidRDefault="00E56613" w:rsidP="00E56613">
      <w:pPr>
        <w:spacing w:before="0" w:beforeAutospacing="0" w:after="0" w:afterAutospacing="0" w:line="360" w:lineRule="auto"/>
        <w:jc w:val="both"/>
        <w:rPr>
          <w:rFonts w:ascii="David" w:eastAsia="Times New Roman" w:hAnsi="David" w:cs="David"/>
          <w:sz w:val="24"/>
          <w:szCs w:val="24"/>
          <w:rtl/>
        </w:rPr>
      </w:pPr>
    </w:p>
    <w:p w14:paraId="293651B1" w14:textId="77777777" w:rsidR="00E56613" w:rsidRPr="00E56613" w:rsidRDefault="00E56613" w:rsidP="00E56613">
      <w:pPr>
        <w:spacing w:before="0" w:beforeAutospacing="0" w:after="0" w:afterAutospacing="0" w:line="360" w:lineRule="auto"/>
        <w:ind w:left="710" w:hanging="710"/>
        <w:jc w:val="both"/>
        <w:rPr>
          <w:rFonts w:ascii="David" w:eastAsia="Times New Roman" w:hAnsi="David" w:cs="David"/>
          <w:sz w:val="24"/>
          <w:szCs w:val="24"/>
          <w:rtl/>
        </w:rPr>
      </w:pPr>
      <w:r w:rsidRPr="00E56613">
        <w:rPr>
          <w:rFonts w:ascii="David" w:eastAsia="Times New Roman" w:hAnsi="David" w:cs="David"/>
          <w:sz w:val="24"/>
          <w:szCs w:val="24"/>
          <w:rtl/>
        </w:rPr>
        <w:t>1.</w:t>
      </w:r>
      <w:r w:rsidRPr="00E56613">
        <w:rPr>
          <w:rFonts w:ascii="David" w:eastAsia="Times New Roman" w:hAnsi="David" w:cs="David"/>
          <w:sz w:val="24"/>
          <w:szCs w:val="24"/>
          <w:rtl/>
        </w:rPr>
        <w:tab/>
      </w:r>
      <w:r w:rsidRPr="00E56613">
        <w:rPr>
          <w:rFonts w:ascii="David" w:eastAsia="Times New Roman" w:hAnsi="David" w:cs="David"/>
          <w:sz w:val="24"/>
          <w:szCs w:val="24"/>
          <w:u w:val="single"/>
          <w:rtl/>
        </w:rPr>
        <w:t>ביטוח "אש מורחב"</w:t>
      </w:r>
      <w:r w:rsidRPr="00E56613">
        <w:rPr>
          <w:rFonts w:ascii="David" w:eastAsia="Times New Roman" w:hAnsi="David" w:cs="David"/>
          <w:sz w:val="24"/>
          <w:szCs w:val="24"/>
          <w:rtl/>
        </w:rPr>
        <w:t xml:space="preserve"> המכסה במלוא ערך כינון את כל הרכוש, ציוד ומתקנים המובאים לאתר ו/או המשמשים לצורך ביצוע העבודות (אשר אינם מהווים חלק מהעבודות), כנגד הסיכונים המבוטחים בביטוח "אש מורחב" לרבות אש, התפוצצות, רעידת אדמה, סערה, סופה, שיטפון, נזקי מים, התנגשות, פריצה ונזק בזדון. הביטוח כולל ויתור על זכות התחלוף כלפי המזמין ו/או הבאים מטעמו וכן כלפי יתר הקבלנים ו/או היועצים ו/או כל גורם אחר הקשור לביצוע העבודות (להלן: </w:t>
      </w:r>
      <w:r w:rsidRPr="00E56613">
        <w:rPr>
          <w:rFonts w:ascii="David" w:eastAsia="Times New Roman" w:hAnsi="David" w:cs="David"/>
          <w:b/>
          <w:bCs/>
          <w:sz w:val="24"/>
          <w:szCs w:val="24"/>
          <w:rtl/>
        </w:rPr>
        <w:t>"הגורמים האחרים"</w:t>
      </w:r>
      <w:r w:rsidRPr="00E56613">
        <w:rPr>
          <w:rFonts w:ascii="David" w:eastAsia="Times New Roman" w:hAnsi="David" w:cs="David"/>
          <w:sz w:val="24"/>
          <w:szCs w:val="24"/>
          <w:rtl/>
        </w:rPr>
        <w:t>) אשר בביטוחי הגורמים האחרים נכלל ויתור מקביל כלפי הקבלן, ובלבד שהויתור על זכות התחלוף כאמור לא יחול לטובת אדם שגרם לנזק בזדון.</w:t>
      </w:r>
    </w:p>
    <w:p w14:paraId="23E8C041" w14:textId="77777777" w:rsidR="00E56613" w:rsidRPr="00E56613" w:rsidRDefault="00E56613" w:rsidP="00E56613">
      <w:pPr>
        <w:spacing w:before="0" w:beforeAutospacing="0" w:after="0" w:afterAutospacing="0" w:line="360" w:lineRule="auto"/>
        <w:ind w:left="730"/>
        <w:jc w:val="both"/>
        <w:rPr>
          <w:rFonts w:ascii="David" w:eastAsia="Times New Roman" w:hAnsi="David" w:cs="David"/>
          <w:sz w:val="24"/>
          <w:szCs w:val="24"/>
          <w:rtl/>
        </w:rPr>
      </w:pPr>
    </w:p>
    <w:p w14:paraId="332445FF" w14:textId="77777777" w:rsidR="00E56613" w:rsidRPr="00E56613" w:rsidRDefault="00E56613" w:rsidP="00E56613">
      <w:pPr>
        <w:spacing w:before="0" w:beforeAutospacing="0" w:after="0" w:afterAutospacing="0" w:line="360" w:lineRule="auto"/>
        <w:ind w:firstLine="720"/>
        <w:jc w:val="both"/>
        <w:rPr>
          <w:rFonts w:ascii="David" w:eastAsia="Times New Roman" w:hAnsi="David" w:cs="David"/>
          <w:sz w:val="24"/>
          <w:szCs w:val="24"/>
          <w:rtl/>
        </w:rPr>
      </w:pPr>
      <w:r w:rsidRPr="00E56613">
        <w:rPr>
          <w:rFonts w:ascii="David" w:eastAsia="Times New Roman" w:hAnsi="David" w:cs="David"/>
          <w:sz w:val="24"/>
          <w:szCs w:val="24"/>
          <w:u w:val="single"/>
          <w:rtl/>
        </w:rPr>
        <w:t>תקופת הביטוח</w:t>
      </w:r>
      <w:r w:rsidRPr="00E56613">
        <w:rPr>
          <w:rFonts w:ascii="David" w:eastAsia="Times New Roman" w:hAnsi="David" w:cs="David"/>
          <w:sz w:val="24"/>
          <w:szCs w:val="24"/>
          <w:rtl/>
        </w:rPr>
        <w:t>: החל מיום __________ ועד ליום __________.</w:t>
      </w:r>
    </w:p>
    <w:p w14:paraId="119E0CF3" w14:textId="77777777" w:rsidR="00E56613" w:rsidRPr="00E56613" w:rsidRDefault="00E56613" w:rsidP="00E56613">
      <w:pPr>
        <w:spacing w:before="0" w:beforeAutospacing="0" w:after="0" w:afterAutospacing="0" w:line="360" w:lineRule="auto"/>
        <w:ind w:left="730"/>
        <w:jc w:val="both"/>
        <w:rPr>
          <w:rFonts w:ascii="David" w:eastAsia="Times New Roman" w:hAnsi="David" w:cs="David"/>
          <w:sz w:val="24"/>
          <w:szCs w:val="24"/>
          <w:rtl/>
        </w:rPr>
      </w:pPr>
    </w:p>
    <w:p w14:paraId="77637A6D" w14:textId="77777777" w:rsidR="00E56613" w:rsidRPr="00E56613" w:rsidRDefault="00E56613" w:rsidP="00E56613">
      <w:pPr>
        <w:spacing w:before="0" w:beforeAutospacing="0" w:after="0" w:afterAutospacing="0" w:line="360" w:lineRule="auto"/>
        <w:ind w:left="710" w:hanging="710"/>
        <w:jc w:val="both"/>
        <w:rPr>
          <w:rFonts w:ascii="David" w:eastAsia="Times New Roman" w:hAnsi="David" w:cs="David"/>
          <w:sz w:val="24"/>
          <w:szCs w:val="24"/>
          <w:rtl/>
        </w:rPr>
      </w:pPr>
      <w:r w:rsidRPr="00E56613">
        <w:rPr>
          <w:rFonts w:ascii="David" w:eastAsia="Times New Roman" w:hAnsi="David" w:cs="David"/>
          <w:sz w:val="24"/>
          <w:szCs w:val="24"/>
          <w:rtl/>
        </w:rPr>
        <w:t>2.</w:t>
      </w:r>
      <w:r w:rsidRPr="00E56613">
        <w:rPr>
          <w:rFonts w:ascii="David" w:eastAsia="Times New Roman" w:hAnsi="David" w:cs="David"/>
          <w:sz w:val="24"/>
          <w:szCs w:val="24"/>
          <w:rtl/>
        </w:rPr>
        <w:tab/>
      </w:r>
      <w:r w:rsidRPr="00E56613">
        <w:rPr>
          <w:rFonts w:ascii="David" w:eastAsia="Times New Roman" w:hAnsi="David" w:cs="David"/>
          <w:sz w:val="24"/>
          <w:szCs w:val="24"/>
          <w:u w:val="single"/>
          <w:rtl/>
        </w:rPr>
        <w:t>ביטוח ציוד מכני הנדסי</w:t>
      </w:r>
      <w:r w:rsidRPr="00E56613">
        <w:rPr>
          <w:rFonts w:ascii="David" w:eastAsia="Times New Roman" w:hAnsi="David" w:cs="David"/>
          <w:sz w:val="24"/>
          <w:szCs w:val="24"/>
          <w:rtl/>
        </w:rPr>
        <w:t xml:space="preserve"> לכל הציוד המכני ההנדסי המובא לאתר ו/או המשמש לצורך ביצוע העבודות, כולל כיסוי להוצאות גרירה והעברה. הביטוח כולל ויתור על זכות התחלוף כלפי המזמין ו/או הבאים מטעמו וכן כלפי הגורמים האחרים אשר בביטוחי הגורמים האחרים נכלל ויתור מקביל כלפי הקבלן, ובלבד שהויתור על זכות התחלוף כאמור לא יחול לטובת אדם שגרם לנזק בזדון.</w:t>
      </w:r>
    </w:p>
    <w:p w14:paraId="3E5C919F" w14:textId="77777777" w:rsidR="00E56613" w:rsidRPr="00E56613" w:rsidRDefault="00E56613" w:rsidP="00E56613">
      <w:pPr>
        <w:spacing w:before="0" w:beforeAutospacing="0" w:after="0" w:afterAutospacing="0" w:line="360" w:lineRule="auto"/>
        <w:jc w:val="both"/>
        <w:rPr>
          <w:rFonts w:ascii="David" w:eastAsia="Times New Roman" w:hAnsi="David" w:cs="David"/>
          <w:sz w:val="24"/>
          <w:szCs w:val="24"/>
          <w:rtl/>
        </w:rPr>
      </w:pPr>
    </w:p>
    <w:p w14:paraId="004B5B81" w14:textId="77777777" w:rsidR="00E56613" w:rsidRPr="00E56613" w:rsidRDefault="00E56613" w:rsidP="00E56613">
      <w:pPr>
        <w:spacing w:before="0" w:beforeAutospacing="0" w:after="0" w:afterAutospacing="0" w:line="360" w:lineRule="auto"/>
        <w:ind w:firstLine="720"/>
        <w:jc w:val="both"/>
        <w:rPr>
          <w:rFonts w:ascii="David" w:eastAsia="Times New Roman" w:hAnsi="David" w:cs="David"/>
          <w:sz w:val="24"/>
          <w:szCs w:val="24"/>
          <w:rtl/>
        </w:rPr>
      </w:pPr>
      <w:r w:rsidRPr="00E56613">
        <w:rPr>
          <w:rFonts w:ascii="David" w:eastAsia="Times New Roman" w:hAnsi="David" w:cs="David"/>
          <w:sz w:val="24"/>
          <w:szCs w:val="24"/>
          <w:u w:val="single"/>
          <w:rtl/>
        </w:rPr>
        <w:t>תקופת הביטוח</w:t>
      </w:r>
      <w:r w:rsidRPr="00E56613">
        <w:rPr>
          <w:rFonts w:ascii="David" w:eastAsia="Times New Roman" w:hAnsi="David" w:cs="David"/>
          <w:sz w:val="24"/>
          <w:szCs w:val="24"/>
          <w:rtl/>
        </w:rPr>
        <w:t>: החל מיום __________ ועד ליום __________.</w:t>
      </w:r>
    </w:p>
    <w:p w14:paraId="66021610" w14:textId="77777777" w:rsidR="00E56613" w:rsidRPr="00E56613" w:rsidRDefault="00E56613" w:rsidP="00E56613">
      <w:pPr>
        <w:spacing w:before="0" w:beforeAutospacing="0" w:after="0" w:afterAutospacing="0" w:line="360" w:lineRule="auto"/>
        <w:jc w:val="both"/>
        <w:rPr>
          <w:rFonts w:ascii="David" w:eastAsia="Times New Roman" w:hAnsi="David" w:cs="David"/>
          <w:sz w:val="24"/>
          <w:szCs w:val="24"/>
          <w:rtl/>
        </w:rPr>
      </w:pPr>
    </w:p>
    <w:p w14:paraId="79155879" w14:textId="77777777" w:rsidR="00E56613" w:rsidRPr="00E56613" w:rsidRDefault="00E56613" w:rsidP="00E56613">
      <w:pPr>
        <w:keepNext/>
        <w:spacing w:before="0" w:beforeAutospacing="0" w:after="0" w:afterAutospacing="0" w:line="360" w:lineRule="auto"/>
        <w:ind w:left="720" w:hanging="720"/>
        <w:outlineLvl w:val="0"/>
        <w:rPr>
          <w:rFonts w:ascii="David" w:eastAsia="Times New Roman" w:hAnsi="David" w:cs="David"/>
          <w:b/>
          <w:bCs/>
          <w:sz w:val="24"/>
          <w:szCs w:val="24"/>
          <w:rtl/>
        </w:rPr>
      </w:pPr>
      <w:r w:rsidRPr="00E56613">
        <w:rPr>
          <w:rFonts w:ascii="David" w:eastAsia="Times New Roman" w:hAnsi="David" w:cs="David"/>
          <w:sz w:val="24"/>
          <w:szCs w:val="24"/>
          <w:rtl/>
        </w:rPr>
        <w:t>3.</w:t>
      </w:r>
      <w:r w:rsidRPr="00E56613">
        <w:rPr>
          <w:rFonts w:ascii="David" w:eastAsia="Times New Roman" w:hAnsi="David" w:cs="David"/>
          <w:b/>
          <w:bCs/>
          <w:sz w:val="24"/>
          <w:szCs w:val="24"/>
          <w:rtl/>
        </w:rPr>
        <w:tab/>
      </w:r>
      <w:r w:rsidRPr="00E56613">
        <w:rPr>
          <w:rFonts w:ascii="David" w:eastAsia="Times New Roman" w:hAnsi="David" w:cs="David"/>
          <w:sz w:val="24"/>
          <w:szCs w:val="24"/>
          <w:u w:val="single"/>
          <w:rtl/>
        </w:rPr>
        <w:t>ביטוח אחריות מקצועית</w:t>
      </w:r>
      <w:r w:rsidRPr="00E56613">
        <w:rPr>
          <w:rFonts w:ascii="David" w:eastAsia="Times New Roman" w:hAnsi="David" w:cs="David"/>
          <w:sz w:val="24"/>
          <w:szCs w:val="24"/>
          <w:rtl/>
        </w:rPr>
        <w:t xml:space="preserve"> לכיסוי אחריותו של הקבלן על פי דין בגין אובדן ו/או נזק שייגרמו לכל אדם ו/או גוף כלשהו (לרבות במפורש המזמין), כתוצאה ממעשה ו/או מחדל מקצועי של הקבלן ו/או מי מטעמו לרבות טעות ו/או השמטה בקשר עם ביצוע העבודות, בגבולות אחריות בסך של 6,000,000 ₪ למקרה ובמצטבר לתקופת ביטוח שנתית. הביטוח אינו כולל כל סייג בדבר אובדן שימוש או עיכוב בעקבות מקרה ביטוח, אובדן מסמכים, הפרת סודיות ואי יושר של עובדים. </w:t>
      </w:r>
    </w:p>
    <w:p w14:paraId="42F0216D" w14:textId="77777777" w:rsidR="00E56613" w:rsidRPr="00E56613" w:rsidRDefault="00E56613" w:rsidP="00E56613">
      <w:pPr>
        <w:tabs>
          <w:tab w:val="left" w:pos="8306"/>
        </w:tabs>
        <w:spacing w:before="0" w:beforeAutospacing="0" w:after="0" w:afterAutospacing="0" w:line="240" w:lineRule="auto"/>
        <w:ind w:left="720"/>
        <w:jc w:val="both"/>
        <w:rPr>
          <w:rFonts w:ascii="David" w:eastAsia="Times New Roman" w:hAnsi="David" w:cs="David"/>
          <w:sz w:val="24"/>
          <w:szCs w:val="24"/>
          <w:rtl/>
        </w:rPr>
      </w:pPr>
      <w:r w:rsidRPr="00E56613">
        <w:rPr>
          <w:rFonts w:ascii="David" w:eastAsia="Times New Roman" w:hAnsi="David" w:cs="David"/>
          <w:sz w:val="24"/>
          <w:szCs w:val="24"/>
          <w:rtl/>
        </w:rPr>
        <w:t>הביטוח הינו בעל תחולה רטרואקטיבית מיום תחילת ביצוע העבודות, אף אם ביצוען החל בטרם נחתם ההסכם אך לא לפני התאריך: ____________, וכולל תקופת גילוי מורחבת של 12 חודשים לפחות.</w:t>
      </w:r>
    </w:p>
    <w:p w14:paraId="113F3C06" w14:textId="77777777" w:rsidR="00E56613" w:rsidRPr="00E56613" w:rsidRDefault="00E56613" w:rsidP="00E56613">
      <w:pPr>
        <w:tabs>
          <w:tab w:val="left" w:pos="8306"/>
        </w:tabs>
        <w:spacing w:before="0" w:beforeAutospacing="0" w:after="0" w:afterAutospacing="0" w:line="240" w:lineRule="auto"/>
        <w:ind w:left="720"/>
        <w:jc w:val="center"/>
        <w:rPr>
          <w:rFonts w:ascii="David" w:eastAsia="Times New Roman" w:hAnsi="David" w:cs="David"/>
          <w:sz w:val="24"/>
          <w:szCs w:val="24"/>
          <w:rtl/>
        </w:rPr>
      </w:pPr>
    </w:p>
    <w:p w14:paraId="41EE7B76" w14:textId="77777777" w:rsidR="00E56613" w:rsidRPr="00E56613" w:rsidRDefault="00E56613" w:rsidP="00E56613">
      <w:pPr>
        <w:tabs>
          <w:tab w:val="left" w:pos="8306"/>
        </w:tabs>
        <w:spacing w:before="0" w:beforeAutospacing="0" w:after="0" w:afterAutospacing="0" w:line="240" w:lineRule="auto"/>
        <w:ind w:left="720"/>
        <w:jc w:val="both"/>
        <w:rPr>
          <w:rFonts w:ascii="David" w:eastAsia="Times New Roman" w:hAnsi="David" w:cs="David"/>
          <w:sz w:val="24"/>
          <w:szCs w:val="24"/>
          <w:rtl/>
        </w:rPr>
      </w:pPr>
    </w:p>
    <w:p w14:paraId="75032A11" w14:textId="77777777" w:rsidR="00E56613" w:rsidRPr="00E56613" w:rsidRDefault="00E56613" w:rsidP="00E56613">
      <w:pPr>
        <w:tabs>
          <w:tab w:val="left" w:pos="8306"/>
        </w:tabs>
        <w:spacing w:before="0" w:beforeAutospacing="0" w:after="0" w:afterAutospacing="0" w:line="240" w:lineRule="auto"/>
        <w:ind w:left="720"/>
        <w:jc w:val="both"/>
        <w:rPr>
          <w:rFonts w:ascii="David" w:eastAsia="Times New Roman" w:hAnsi="David" w:cs="David"/>
          <w:sz w:val="24"/>
          <w:szCs w:val="24"/>
          <w:rtl/>
        </w:rPr>
      </w:pPr>
      <w:r w:rsidRPr="00E56613">
        <w:rPr>
          <w:rFonts w:ascii="David" w:eastAsia="Times New Roman" w:hAnsi="David" w:cs="David"/>
          <w:sz w:val="24"/>
          <w:szCs w:val="24"/>
          <w:rtl/>
        </w:rPr>
        <w:t>הביטוח מורחב לשפות את המזמין בגין אחריותו למעשי ו/או מחדלי הקבלן, בכפוף לסעיף אחריות צולבת לפיו ייחשב הביטוח כאילו נערך בנפרד עבור כל אחד מיחידי המבוטח. ואולם, מובהר כי הפוליסה אינה מכסה את אחריותו המקצועית של המזמין כלפי הקבלן.</w:t>
      </w:r>
    </w:p>
    <w:p w14:paraId="1571C3F7" w14:textId="77777777" w:rsidR="00E56613" w:rsidRPr="00E56613" w:rsidRDefault="00E56613" w:rsidP="00E56613">
      <w:pPr>
        <w:spacing w:before="0" w:beforeAutospacing="0" w:after="0" w:afterAutospacing="0" w:line="360" w:lineRule="auto"/>
        <w:jc w:val="both"/>
        <w:rPr>
          <w:rFonts w:ascii="David" w:eastAsia="Times New Roman" w:hAnsi="David" w:cs="David"/>
          <w:sz w:val="24"/>
          <w:szCs w:val="24"/>
          <w:rtl/>
        </w:rPr>
      </w:pPr>
    </w:p>
    <w:p w14:paraId="4877A2E3" w14:textId="77777777" w:rsidR="00E56613" w:rsidRPr="00E56613" w:rsidRDefault="00E56613" w:rsidP="00E56613">
      <w:pPr>
        <w:spacing w:before="0" w:beforeAutospacing="0" w:after="0" w:afterAutospacing="0" w:line="360" w:lineRule="auto"/>
        <w:ind w:firstLine="720"/>
        <w:jc w:val="both"/>
        <w:rPr>
          <w:rFonts w:ascii="David" w:eastAsia="Times New Roman" w:hAnsi="David" w:cs="David"/>
          <w:sz w:val="24"/>
          <w:szCs w:val="24"/>
          <w:rtl/>
        </w:rPr>
      </w:pPr>
      <w:r w:rsidRPr="00E56613">
        <w:rPr>
          <w:rFonts w:ascii="David" w:eastAsia="Times New Roman" w:hAnsi="David" w:cs="David"/>
          <w:sz w:val="24"/>
          <w:szCs w:val="24"/>
          <w:u w:val="single"/>
          <w:rtl/>
        </w:rPr>
        <w:t>תקופת הביטוח</w:t>
      </w:r>
      <w:r w:rsidRPr="00E56613">
        <w:rPr>
          <w:rFonts w:ascii="David" w:eastAsia="Times New Roman" w:hAnsi="David" w:cs="David"/>
          <w:sz w:val="24"/>
          <w:szCs w:val="24"/>
          <w:rtl/>
        </w:rPr>
        <w:t>: החל מיום __________ ועד ליום __________.</w:t>
      </w:r>
    </w:p>
    <w:p w14:paraId="30B0B53C" w14:textId="77777777" w:rsidR="00E56613" w:rsidRPr="00E56613" w:rsidRDefault="00E56613" w:rsidP="00E56613">
      <w:pPr>
        <w:spacing w:before="0" w:beforeAutospacing="0" w:after="0" w:afterAutospacing="0" w:line="360" w:lineRule="auto"/>
        <w:jc w:val="both"/>
        <w:rPr>
          <w:rFonts w:ascii="David" w:eastAsia="Times New Roman" w:hAnsi="David" w:cs="David"/>
          <w:sz w:val="24"/>
          <w:szCs w:val="24"/>
          <w:rtl/>
        </w:rPr>
      </w:pPr>
    </w:p>
    <w:p w14:paraId="06257F50" w14:textId="77777777" w:rsidR="00E56613" w:rsidRPr="00E56613" w:rsidRDefault="00E56613" w:rsidP="00E56613">
      <w:pPr>
        <w:keepNext/>
        <w:spacing w:before="0" w:beforeAutospacing="0" w:after="0" w:afterAutospacing="0" w:line="360" w:lineRule="auto"/>
        <w:ind w:left="720" w:hanging="720"/>
        <w:outlineLvl w:val="0"/>
        <w:rPr>
          <w:rFonts w:ascii="David" w:eastAsia="Times New Roman" w:hAnsi="David" w:cs="David"/>
          <w:b/>
          <w:bCs/>
          <w:sz w:val="24"/>
          <w:szCs w:val="24"/>
          <w:rtl/>
        </w:rPr>
      </w:pPr>
      <w:r w:rsidRPr="00E56613">
        <w:rPr>
          <w:rFonts w:ascii="David" w:eastAsia="Times New Roman" w:hAnsi="David" w:cs="David"/>
          <w:sz w:val="24"/>
          <w:szCs w:val="24"/>
          <w:rtl/>
        </w:rPr>
        <w:t>4.</w:t>
      </w:r>
      <w:r w:rsidRPr="00E56613">
        <w:rPr>
          <w:rFonts w:ascii="David" w:eastAsia="Times New Roman" w:hAnsi="David" w:cs="David"/>
          <w:b/>
          <w:bCs/>
          <w:sz w:val="24"/>
          <w:szCs w:val="24"/>
          <w:rtl/>
        </w:rPr>
        <w:tab/>
      </w:r>
      <w:r w:rsidRPr="00E56613">
        <w:rPr>
          <w:rFonts w:ascii="David" w:eastAsia="Times New Roman" w:hAnsi="David" w:cs="David"/>
          <w:sz w:val="24"/>
          <w:szCs w:val="24"/>
          <w:u w:val="single"/>
          <w:rtl/>
        </w:rPr>
        <w:t>ביטוח אחריות המוצר</w:t>
      </w:r>
      <w:r w:rsidRPr="00E56613">
        <w:rPr>
          <w:rFonts w:ascii="David" w:eastAsia="Times New Roman" w:hAnsi="David" w:cs="David"/>
          <w:b/>
          <w:bCs/>
          <w:sz w:val="24"/>
          <w:szCs w:val="24"/>
          <w:rtl/>
        </w:rPr>
        <w:t xml:space="preserve"> </w:t>
      </w:r>
      <w:r w:rsidRPr="00E56613">
        <w:rPr>
          <w:rFonts w:ascii="David" w:eastAsia="Times New Roman" w:hAnsi="David" w:cs="David"/>
          <w:sz w:val="24"/>
          <w:szCs w:val="24"/>
          <w:rtl/>
        </w:rPr>
        <w:t>לכיסוי אחריותו של הקבלן על פי דין בגין אובדן ו/או נזק העלולים להיגרם לגופו ו/או לרכושו של כל אדם ו/או גוף כלשהו (לרבות במפורש המזמין) עקב מוצרים שסופקו למזמין לרבות במפורש העבודות לאחר מסירתן ו/או חלק מהן למזמין, בגבולות אחריות בסך של 16,000,000 ₪ למקרה ובמצטבר לתקופת ביטוח שנתית.</w:t>
      </w:r>
      <w:r w:rsidRPr="00E56613">
        <w:rPr>
          <w:rFonts w:ascii="David" w:eastAsia="Times New Roman" w:hAnsi="David" w:cs="David"/>
          <w:b/>
          <w:bCs/>
          <w:sz w:val="24"/>
          <w:szCs w:val="24"/>
          <w:rtl/>
        </w:rPr>
        <w:t xml:space="preserve"> </w:t>
      </w:r>
    </w:p>
    <w:p w14:paraId="6791E299" w14:textId="77777777" w:rsidR="00E56613" w:rsidRPr="00E56613" w:rsidRDefault="00E56613" w:rsidP="00E56613">
      <w:pPr>
        <w:keepNext/>
        <w:spacing w:before="0" w:beforeAutospacing="0" w:after="0" w:afterAutospacing="0" w:line="360" w:lineRule="auto"/>
        <w:jc w:val="center"/>
        <w:outlineLvl w:val="0"/>
        <w:rPr>
          <w:rFonts w:ascii="David" w:eastAsia="Times New Roman" w:hAnsi="David" w:cs="David"/>
          <w:b/>
          <w:bCs/>
          <w:sz w:val="24"/>
          <w:szCs w:val="24"/>
          <w:rtl/>
        </w:rPr>
      </w:pPr>
    </w:p>
    <w:p w14:paraId="62AEECCF" w14:textId="77777777" w:rsidR="00E56613" w:rsidRPr="00E56613" w:rsidRDefault="00E56613" w:rsidP="00E56613">
      <w:pPr>
        <w:tabs>
          <w:tab w:val="left" w:pos="7880"/>
        </w:tabs>
        <w:spacing w:before="0" w:beforeAutospacing="0" w:after="0" w:afterAutospacing="0" w:line="240" w:lineRule="auto"/>
        <w:ind w:left="720"/>
        <w:jc w:val="both"/>
        <w:rPr>
          <w:rFonts w:ascii="David" w:eastAsia="Times New Roman" w:hAnsi="David" w:cs="David"/>
          <w:sz w:val="24"/>
          <w:szCs w:val="24"/>
          <w:rtl/>
        </w:rPr>
      </w:pPr>
      <w:r w:rsidRPr="00E56613">
        <w:rPr>
          <w:rFonts w:ascii="David" w:eastAsia="Times New Roman" w:hAnsi="David" w:cs="David"/>
          <w:sz w:val="24"/>
          <w:szCs w:val="24"/>
          <w:rtl/>
        </w:rPr>
        <w:t xml:space="preserve">הביטוח הינו בעל תחולה רטרואקטיבית ממועד תחילת ביצוע העבודות, אך לא לפני התאריך: ________________ וכולל תקופת גילוי מורחבת שלא תפחת מ-12 חודשים. </w:t>
      </w:r>
    </w:p>
    <w:p w14:paraId="6BBFAA3F" w14:textId="77777777" w:rsidR="00E56613" w:rsidRPr="00E56613" w:rsidRDefault="00E56613" w:rsidP="00E56613">
      <w:pPr>
        <w:tabs>
          <w:tab w:val="left" w:pos="7880"/>
        </w:tabs>
        <w:spacing w:before="0" w:beforeAutospacing="0" w:after="0" w:afterAutospacing="0" w:line="240" w:lineRule="auto"/>
        <w:ind w:left="720"/>
        <w:jc w:val="both"/>
        <w:rPr>
          <w:rFonts w:ascii="David" w:eastAsia="Times New Roman" w:hAnsi="David" w:cs="David"/>
          <w:sz w:val="24"/>
          <w:szCs w:val="24"/>
          <w:rtl/>
        </w:rPr>
      </w:pPr>
    </w:p>
    <w:p w14:paraId="32F3260D" w14:textId="77777777" w:rsidR="00E56613" w:rsidRPr="00E56613" w:rsidRDefault="00E56613" w:rsidP="00E56613">
      <w:pPr>
        <w:tabs>
          <w:tab w:val="left" w:pos="7880"/>
        </w:tabs>
        <w:spacing w:before="0" w:beforeAutospacing="0" w:after="0" w:afterAutospacing="0" w:line="240" w:lineRule="auto"/>
        <w:ind w:left="720"/>
        <w:jc w:val="both"/>
        <w:rPr>
          <w:rFonts w:ascii="David" w:eastAsia="Times New Roman" w:hAnsi="David" w:cs="David"/>
          <w:sz w:val="24"/>
          <w:szCs w:val="24"/>
          <w:rtl/>
        </w:rPr>
      </w:pPr>
      <w:r w:rsidRPr="00E56613">
        <w:rPr>
          <w:rFonts w:ascii="David" w:eastAsia="Times New Roman" w:hAnsi="David" w:cs="David"/>
          <w:sz w:val="24"/>
          <w:szCs w:val="24"/>
          <w:rtl/>
        </w:rPr>
        <w:t>הביטוח מורחב לכלול את המזמין כמבוטח נוסף לעניין אחריותו הנובעת מאחריות הקבלן עקב העבודות, בכפוף לסעיף אחריות צולבת.</w:t>
      </w:r>
    </w:p>
    <w:p w14:paraId="3507A19B" w14:textId="77777777" w:rsidR="00E56613" w:rsidRPr="00E56613" w:rsidRDefault="00E56613" w:rsidP="00E56613">
      <w:pPr>
        <w:spacing w:before="0" w:beforeAutospacing="0" w:after="0" w:afterAutospacing="0" w:line="360" w:lineRule="auto"/>
        <w:jc w:val="both"/>
        <w:rPr>
          <w:rFonts w:ascii="David" w:eastAsia="Times New Roman" w:hAnsi="David" w:cs="David"/>
          <w:sz w:val="24"/>
          <w:szCs w:val="24"/>
          <w:rtl/>
        </w:rPr>
      </w:pPr>
    </w:p>
    <w:p w14:paraId="00CF8BD5" w14:textId="77777777" w:rsidR="00E56613" w:rsidRPr="00E56613" w:rsidRDefault="00E56613" w:rsidP="00E56613">
      <w:pPr>
        <w:spacing w:before="0" w:beforeAutospacing="0" w:after="0" w:afterAutospacing="0" w:line="360" w:lineRule="auto"/>
        <w:ind w:firstLine="720"/>
        <w:jc w:val="both"/>
        <w:rPr>
          <w:rFonts w:ascii="David" w:eastAsia="Times New Roman" w:hAnsi="David" w:cs="David"/>
          <w:sz w:val="24"/>
          <w:szCs w:val="24"/>
          <w:rtl/>
        </w:rPr>
      </w:pPr>
      <w:r w:rsidRPr="00E56613">
        <w:rPr>
          <w:rFonts w:ascii="David" w:eastAsia="Times New Roman" w:hAnsi="David" w:cs="David"/>
          <w:sz w:val="24"/>
          <w:szCs w:val="24"/>
          <w:u w:val="single"/>
          <w:rtl/>
        </w:rPr>
        <w:t>תקופת הביטוח</w:t>
      </w:r>
      <w:r w:rsidRPr="00E56613">
        <w:rPr>
          <w:rFonts w:ascii="David" w:eastAsia="Times New Roman" w:hAnsi="David" w:cs="David"/>
          <w:sz w:val="24"/>
          <w:szCs w:val="24"/>
          <w:rtl/>
        </w:rPr>
        <w:t>: החל מיום __________ ועד ליום __________.</w:t>
      </w:r>
    </w:p>
    <w:p w14:paraId="353419A9" w14:textId="77777777" w:rsidR="00E56613" w:rsidRPr="00E56613" w:rsidRDefault="00E56613" w:rsidP="00E56613">
      <w:pPr>
        <w:spacing w:before="0" w:beforeAutospacing="0" w:after="0" w:afterAutospacing="0" w:line="360" w:lineRule="auto"/>
        <w:jc w:val="both"/>
        <w:rPr>
          <w:rFonts w:ascii="David" w:eastAsia="Times New Roman" w:hAnsi="David" w:cs="David"/>
          <w:sz w:val="24"/>
          <w:szCs w:val="24"/>
          <w:rtl/>
        </w:rPr>
      </w:pPr>
    </w:p>
    <w:p w14:paraId="2AC9337A" w14:textId="77777777" w:rsidR="00E56613" w:rsidRPr="00E56613" w:rsidRDefault="00E56613" w:rsidP="00E56613">
      <w:pPr>
        <w:keepNext/>
        <w:spacing w:before="0" w:beforeAutospacing="0" w:after="0" w:afterAutospacing="0" w:line="360" w:lineRule="auto"/>
        <w:ind w:left="1440" w:hanging="720"/>
        <w:jc w:val="center"/>
        <w:outlineLvl w:val="0"/>
        <w:rPr>
          <w:rFonts w:ascii="David" w:eastAsia="Times New Roman" w:hAnsi="David" w:cs="David"/>
          <w:b/>
          <w:bCs/>
          <w:sz w:val="24"/>
          <w:szCs w:val="24"/>
          <w:rtl/>
        </w:rPr>
      </w:pPr>
    </w:p>
    <w:p w14:paraId="03C88E74" w14:textId="77777777" w:rsidR="00E56613" w:rsidRPr="00E56613" w:rsidRDefault="00E56613" w:rsidP="00E56613">
      <w:pPr>
        <w:spacing w:before="0" w:beforeAutospacing="0" w:after="0" w:afterAutospacing="0" w:line="360" w:lineRule="auto"/>
        <w:jc w:val="both"/>
        <w:rPr>
          <w:rFonts w:ascii="David" w:eastAsia="Times New Roman" w:hAnsi="David" w:cs="David"/>
          <w:b/>
          <w:bCs/>
          <w:sz w:val="24"/>
          <w:szCs w:val="24"/>
          <w:rtl/>
        </w:rPr>
      </w:pPr>
      <w:r w:rsidRPr="00E56613">
        <w:rPr>
          <w:rFonts w:ascii="David" w:eastAsia="Times New Roman" w:hAnsi="David" w:cs="David"/>
          <w:b/>
          <w:bCs/>
          <w:sz w:val="24"/>
          <w:szCs w:val="24"/>
          <w:u w:val="single"/>
          <w:rtl/>
        </w:rPr>
        <w:t>כללי לכל הפוליסות</w:t>
      </w:r>
      <w:r w:rsidRPr="00E56613">
        <w:rPr>
          <w:rFonts w:ascii="David" w:eastAsia="Times New Roman" w:hAnsi="David" w:cs="David"/>
          <w:b/>
          <w:bCs/>
          <w:sz w:val="24"/>
          <w:szCs w:val="24"/>
          <w:rtl/>
        </w:rPr>
        <w:t xml:space="preserve"> – </w:t>
      </w:r>
    </w:p>
    <w:p w14:paraId="400D99AC" w14:textId="77777777" w:rsidR="00E56613" w:rsidRPr="00E56613" w:rsidRDefault="00E56613" w:rsidP="00152923">
      <w:pPr>
        <w:spacing w:before="0" w:beforeAutospacing="0" w:after="0" w:afterAutospacing="0" w:line="360" w:lineRule="auto"/>
        <w:ind w:right="-142"/>
        <w:jc w:val="both"/>
        <w:rPr>
          <w:rFonts w:ascii="David" w:eastAsia="Times New Roman" w:hAnsi="David" w:cs="David"/>
          <w:sz w:val="24"/>
          <w:szCs w:val="24"/>
          <w:rtl/>
        </w:rPr>
      </w:pPr>
    </w:p>
    <w:p w14:paraId="64CD2D0B" w14:textId="77777777" w:rsidR="00E56613" w:rsidRPr="00E56613" w:rsidRDefault="00E56613" w:rsidP="00152923">
      <w:pPr>
        <w:numPr>
          <w:ilvl w:val="0"/>
          <w:numId w:val="1"/>
        </w:numPr>
        <w:spacing w:before="0" w:beforeAutospacing="0" w:after="0" w:afterAutospacing="0" w:line="240" w:lineRule="auto"/>
        <w:ind w:right="-142"/>
        <w:jc w:val="both"/>
        <w:rPr>
          <w:rFonts w:ascii="David" w:eastAsia="Times New Roman" w:hAnsi="David" w:cs="David"/>
          <w:sz w:val="24"/>
          <w:szCs w:val="24"/>
          <w:rtl/>
        </w:rPr>
      </w:pPr>
      <w:r w:rsidRPr="00E56613">
        <w:rPr>
          <w:rFonts w:ascii="David" w:eastAsia="Times New Roman" w:hAnsi="David" w:cs="David"/>
          <w:sz w:val="24"/>
          <w:szCs w:val="24"/>
          <w:rtl/>
        </w:rPr>
        <w:t>"המזמין" לצורך הביטוחים דלעיל הינו לרבות חברת אם ו/או חברות בנות ו/או חברות שלובות ו/או קשורות ו/או כל חברה בקבוצת "אפריקה-ישראל" ו/או עובדיהם ו/או מנהליהם.</w:t>
      </w:r>
    </w:p>
    <w:p w14:paraId="2E45E127" w14:textId="77777777" w:rsidR="00E56613" w:rsidRPr="00E56613" w:rsidRDefault="00E56613" w:rsidP="00152923">
      <w:pPr>
        <w:spacing w:before="0" w:beforeAutospacing="0" w:after="0" w:afterAutospacing="0" w:line="360" w:lineRule="auto"/>
        <w:ind w:right="-142"/>
        <w:jc w:val="both"/>
        <w:rPr>
          <w:rFonts w:ascii="David" w:eastAsia="Times New Roman" w:hAnsi="David" w:cs="David"/>
          <w:sz w:val="24"/>
          <w:szCs w:val="24"/>
        </w:rPr>
      </w:pPr>
    </w:p>
    <w:p w14:paraId="49DB6D0F" w14:textId="77777777" w:rsidR="00E56613" w:rsidRPr="00E56613" w:rsidRDefault="00E56613" w:rsidP="00152923">
      <w:pPr>
        <w:numPr>
          <w:ilvl w:val="0"/>
          <w:numId w:val="1"/>
        </w:numPr>
        <w:spacing w:before="0" w:beforeAutospacing="0" w:after="0" w:afterAutospacing="0" w:line="240" w:lineRule="auto"/>
        <w:ind w:right="-142"/>
        <w:jc w:val="both"/>
        <w:rPr>
          <w:rFonts w:ascii="David" w:eastAsia="Times New Roman" w:hAnsi="David" w:cs="David"/>
          <w:sz w:val="24"/>
          <w:szCs w:val="24"/>
          <w:rtl/>
        </w:rPr>
      </w:pPr>
      <w:r w:rsidRPr="00E56613">
        <w:rPr>
          <w:rFonts w:ascii="David" w:eastAsia="Times New Roman" w:hAnsi="David" w:cs="David"/>
          <w:sz w:val="24"/>
          <w:szCs w:val="24"/>
          <w:rtl/>
        </w:rPr>
        <w:t>נוסח הפוליסות (למעט אחריות מקצועית) לא יפחת מהנוסח הידוע כביט במהדורה הרלוונטית לעת עריכת הביטוח. מבלי לגרוע מכל הרחבה ו/או הוראה מפורשת ו/או ספציפית המפורטת לעיל מובהר, למען הסר ספק, כי כל הרחבה ו/או הוראה מפורשת ו/או ספציפית כזאת, גוברת.</w:t>
      </w:r>
    </w:p>
    <w:p w14:paraId="01F3B4C4" w14:textId="77777777" w:rsidR="00E56613" w:rsidRPr="00E56613" w:rsidRDefault="00E56613" w:rsidP="00152923">
      <w:pPr>
        <w:spacing w:before="0" w:beforeAutospacing="0" w:after="0" w:afterAutospacing="0" w:line="360" w:lineRule="auto"/>
        <w:ind w:right="-142"/>
        <w:jc w:val="both"/>
        <w:rPr>
          <w:rFonts w:ascii="David" w:eastAsia="Times New Roman" w:hAnsi="David" w:cs="David"/>
          <w:sz w:val="24"/>
          <w:szCs w:val="24"/>
          <w:rtl/>
        </w:rPr>
      </w:pPr>
    </w:p>
    <w:p w14:paraId="7D6A6E49" w14:textId="77777777" w:rsidR="00E56613" w:rsidRPr="00E56613" w:rsidRDefault="00E56613" w:rsidP="00152923">
      <w:pPr>
        <w:numPr>
          <w:ilvl w:val="0"/>
          <w:numId w:val="1"/>
        </w:numPr>
        <w:spacing w:before="0" w:beforeAutospacing="0" w:after="0" w:afterAutospacing="0" w:line="240" w:lineRule="auto"/>
        <w:ind w:right="-142"/>
        <w:jc w:val="both"/>
        <w:rPr>
          <w:rFonts w:ascii="David" w:eastAsia="Times New Roman" w:hAnsi="David" w:cs="David"/>
          <w:sz w:val="24"/>
          <w:szCs w:val="24"/>
        </w:rPr>
      </w:pPr>
      <w:r w:rsidRPr="00E56613">
        <w:rPr>
          <w:rFonts w:ascii="David" w:eastAsia="Times New Roman" w:hAnsi="David" w:cs="David"/>
          <w:sz w:val="24"/>
          <w:szCs w:val="24"/>
          <w:rtl/>
        </w:rPr>
        <w:t>הננו מאשרים כי ידוע לנו שהאחריות לתשלום פרמיות הביטוח והשתתפות עצמית חלה על המתכנן בלבד, ובשום מקרה לא על אפ"י.</w:t>
      </w:r>
    </w:p>
    <w:p w14:paraId="7715D15E" w14:textId="77777777" w:rsidR="00E56613" w:rsidRPr="00E56613" w:rsidRDefault="00E56613" w:rsidP="00152923">
      <w:pPr>
        <w:spacing w:before="0" w:beforeAutospacing="0" w:after="0" w:afterAutospacing="0" w:line="360" w:lineRule="auto"/>
        <w:ind w:left="720" w:right="-142"/>
        <w:jc w:val="both"/>
        <w:rPr>
          <w:rFonts w:ascii="David" w:eastAsia="Times New Roman" w:hAnsi="David" w:cs="David"/>
          <w:sz w:val="24"/>
          <w:szCs w:val="24"/>
          <w:rtl/>
        </w:rPr>
      </w:pPr>
    </w:p>
    <w:p w14:paraId="1B0DF4D1" w14:textId="77777777" w:rsidR="00E56613" w:rsidRPr="00E56613" w:rsidRDefault="00E56613" w:rsidP="00152923">
      <w:pPr>
        <w:numPr>
          <w:ilvl w:val="0"/>
          <w:numId w:val="1"/>
        </w:numPr>
        <w:spacing w:before="0" w:beforeAutospacing="0" w:after="0" w:afterAutospacing="0" w:line="360" w:lineRule="auto"/>
        <w:ind w:right="-142"/>
        <w:jc w:val="both"/>
        <w:rPr>
          <w:rFonts w:ascii="David" w:eastAsia="Times New Roman" w:hAnsi="David" w:cs="David"/>
          <w:sz w:val="24"/>
          <w:szCs w:val="24"/>
          <w:rtl/>
        </w:rPr>
      </w:pPr>
      <w:r w:rsidRPr="00E56613">
        <w:rPr>
          <w:rFonts w:ascii="David" w:eastAsia="Times New Roman" w:hAnsi="David" w:cs="David"/>
          <w:sz w:val="24"/>
          <w:szCs w:val="24"/>
          <w:rtl/>
        </w:rPr>
        <w:t>הפרת תנאי הפוליסות על ידי הקבלן בתום לב לא תפגע בזכויות המזמין על פיהן.</w:t>
      </w:r>
    </w:p>
    <w:p w14:paraId="0175BE89" w14:textId="77777777" w:rsidR="00E56613" w:rsidRPr="00E56613" w:rsidRDefault="00E56613" w:rsidP="00152923">
      <w:pPr>
        <w:spacing w:before="0" w:beforeAutospacing="0" w:after="0" w:afterAutospacing="0" w:line="360" w:lineRule="auto"/>
        <w:ind w:right="-142"/>
        <w:jc w:val="both"/>
        <w:rPr>
          <w:rFonts w:ascii="David" w:eastAsia="Times New Roman" w:hAnsi="David" w:cs="David"/>
          <w:sz w:val="24"/>
          <w:szCs w:val="24"/>
          <w:rtl/>
        </w:rPr>
      </w:pPr>
    </w:p>
    <w:p w14:paraId="1D1B419F" w14:textId="77777777" w:rsidR="00E56613" w:rsidRPr="00E56613" w:rsidRDefault="00E56613" w:rsidP="00152923">
      <w:pPr>
        <w:numPr>
          <w:ilvl w:val="0"/>
          <w:numId w:val="1"/>
        </w:numPr>
        <w:spacing w:before="0" w:beforeAutospacing="0" w:after="0" w:afterAutospacing="0" w:line="240" w:lineRule="auto"/>
        <w:ind w:right="-142"/>
        <w:jc w:val="both"/>
        <w:rPr>
          <w:rFonts w:ascii="David" w:eastAsia="Times New Roman" w:hAnsi="David" w:cs="David"/>
          <w:sz w:val="24"/>
          <w:szCs w:val="24"/>
        </w:rPr>
      </w:pPr>
      <w:r w:rsidRPr="00E56613">
        <w:rPr>
          <w:rFonts w:ascii="David" w:eastAsia="Times New Roman" w:hAnsi="David" w:cs="David"/>
          <w:sz w:val="24"/>
          <w:szCs w:val="24"/>
          <w:rtl/>
        </w:rPr>
        <w:t>הננו מאשרים כי כל הביטוחים הנ"ל הינם ראשוניים וקודמים לכל ביטוח הנערך על ידי אפ"י ו/או לטובתה, ואנו מוותרים על כל טענה ו/או דרישה ו/או תביעה בדבר שיתוף ביטוחי אפ"י.</w:t>
      </w:r>
    </w:p>
    <w:p w14:paraId="39B13EEA" w14:textId="77777777" w:rsidR="00E56613" w:rsidRPr="00E56613" w:rsidRDefault="00E56613" w:rsidP="00152923">
      <w:pPr>
        <w:spacing w:before="0" w:beforeAutospacing="0" w:after="0" w:afterAutospacing="0" w:line="360" w:lineRule="auto"/>
        <w:ind w:left="720" w:right="-142"/>
        <w:jc w:val="both"/>
        <w:rPr>
          <w:rFonts w:ascii="David" w:eastAsia="Times New Roman" w:hAnsi="David" w:cs="David"/>
          <w:sz w:val="24"/>
          <w:szCs w:val="24"/>
          <w:rtl/>
        </w:rPr>
      </w:pPr>
    </w:p>
    <w:p w14:paraId="5FC7674B" w14:textId="77777777" w:rsidR="00E56613" w:rsidRPr="00E56613" w:rsidRDefault="00E56613" w:rsidP="00152923">
      <w:pPr>
        <w:numPr>
          <w:ilvl w:val="0"/>
          <w:numId w:val="1"/>
        </w:numPr>
        <w:spacing w:before="0" w:beforeAutospacing="0" w:after="0" w:afterAutospacing="0" w:line="240" w:lineRule="auto"/>
        <w:ind w:right="-142"/>
        <w:jc w:val="both"/>
        <w:rPr>
          <w:rFonts w:ascii="David" w:eastAsia="Times New Roman" w:hAnsi="David" w:cs="David"/>
          <w:sz w:val="24"/>
          <w:szCs w:val="24"/>
        </w:rPr>
      </w:pPr>
      <w:r w:rsidRPr="00E56613">
        <w:rPr>
          <w:rFonts w:ascii="David" w:eastAsia="Times New Roman" w:hAnsi="David" w:cs="David"/>
          <w:sz w:val="24"/>
          <w:szCs w:val="24"/>
          <w:rtl/>
        </w:rPr>
        <w:t>הפוליסות כוללות ויתור על זכות התחלוף כלפי אפ"י, עובדיה ומנהליה, ובלבד שהויתור על זכות התחלוף כאמור לא יחול לטובת מי שגרם לנזק בזדון.</w:t>
      </w:r>
    </w:p>
    <w:p w14:paraId="7FD286F4" w14:textId="77777777" w:rsidR="00E56613" w:rsidRPr="00E56613" w:rsidRDefault="00E56613" w:rsidP="00E56613">
      <w:pPr>
        <w:spacing w:before="0" w:beforeAutospacing="0" w:after="0" w:afterAutospacing="0" w:line="360" w:lineRule="auto"/>
        <w:jc w:val="both"/>
        <w:rPr>
          <w:rFonts w:ascii="David" w:eastAsia="Times New Roman" w:hAnsi="David" w:cs="David"/>
          <w:sz w:val="24"/>
          <w:szCs w:val="24"/>
          <w:rtl/>
        </w:rPr>
      </w:pPr>
    </w:p>
    <w:p w14:paraId="4A902F42" w14:textId="77777777" w:rsidR="00E56613" w:rsidRPr="00E56613" w:rsidRDefault="00E56613" w:rsidP="00152923">
      <w:pPr>
        <w:numPr>
          <w:ilvl w:val="0"/>
          <w:numId w:val="1"/>
        </w:numPr>
        <w:spacing w:before="0" w:beforeAutospacing="0" w:after="0" w:afterAutospacing="0" w:line="240" w:lineRule="auto"/>
        <w:ind w:right="-142"/>
        <w:jc w:val="both"/>
        <w:rPr>
          <w:rFonts w:ascii="David" w:eastAsia="Times New Roman" w:hAnsi="David" w:cs="David"/>
          <w:sz w:val="24"/>
          <w:szCs w:val="24"/>
          <w:rtl/>
        </w:rPr>
      </w:pPr>
      <w:r w:rsidRPr="00E56613">
        <w:rPr>
          <w:rFonts w:ascii="David" w:eastAsia="Times New Roman" w:hAnsi="David" w:cs="David"/>
          <w:sz w:val="24"/>
          <w:szCs w:val="24"/>
          <w:rtl/>
        </w:rPr>
        <w:t>הננו מתחייבים כי הביטוחים הנ"ל לא יבוטלו ולא יצומצמו במשך תקופת הביטוח, אלא בהודעה מראש של 60 יום לאפ"י, בכתב, בדואר רשום.</w:t>
      </w:r>
    </w:p>
    <w:p w14:paraId="1871D11E" w14:textId="77777777" w:rsidR="00E56613" w:rsidRPr="00E56613" w:rsidRDefault="00E56613" w:rsidP="00E56613">
      <w:pPr>
        <w:spacing w:before="0" w:beforeAutospacing="0" w:after="0" w:afterAutospacing="0" w:line="360" w:lineRule="auto"/>
        <w:jc w:val="both"/>
        <w:rPr>
          <w:rFonts w:ascii="David" w:eastAsia="Times New Roman" w:hAnsi="David" w:cs="David"/>
          <w:sz w:val="24"/>
          <w:szCs w:val="24"/>
          <w:rtl/>
        </w:rPr>
      </w:pPr>
    </w:p>
    <w:p w14:paraId="61703314" w14:textId="77777777" w:rsidR="00E56613" w:rsidRPr="00E56613" w:rsidRDefault="00E56613" w:rsidP="00E56613">
      <w:pPr>
        <w:spacing w:before="0" w:beforeAutospacing="0" w:after="0" w:afterAutospacing="0" w:line="360" w:lineRule="auto"/>
        <w:jc w:val="both"/>
        <w:rPr>
          <w:rFonts w:ascii="David" w:eastAsia="Times New Roman" w:hAnsi="David" w:cs="David"/>
          <w:sz w:val="24"/>
          <w:szCs w:val="24"/>
          <w:rtl/>
        </w:rPr>
      </w:pPr>
    </w:p>
    <w:p w14:paraId="28647589" w14:textId="77777777" w:rsidR="00E56613" w:rsidRPr="00E56613" w:rsidRDefault="00E56613" w:rsidP="00E56613">
      <w:pPr>
        <w:spacing w:before="0" w:beforeAutospacing="0" w:after="0" w:afterAutospacing="0" w:line="360" w:lineRule="auto"/>
        <w:jc w:val="both"/>
        <w:rPr>
          <w:rFonts w:ascii="David" w:eastAsia="Times New Roman" w:hAnsi="David" w:cs="David"/>
          <w:sz w:val="24"/>
          <w:szCs w:val="24"/>
          <w:rtl/>
        </w:rPr>
      </w:pPr>
      <w:r w:rsidRPr="00E56613">
        <w:rPr>
          <w:rFonts w:ascii="David" w:eastAsia="Times New Roman" w:hAnsi="David" w:cs="David"/>
          <w:bCs/>
          <w:sz w:val="24"/>
          <w:szCs w:val="24"/>
          <w:rtl/>
        </w:rPr>
        <w:t>אישורנו זה הינו בכפוף לתנאי פוליסות הביטוח המקוריות ולסייגיהן, עד כמה שלא שונו על פי האמור באישור זה.</w:t>
      </w:r>
    </w:p>
    <w:p w14:paraId="30FDD87F" w14:textId="77777777" w:rsidR="00E56613" w:rsidRPr="00E56613" w:rsidRDefault="00E56613" w:rsidP="00E56613">
      <w:pPr>
        <w:spacing w:before="0" w:beforeAutospacing="0" w:after="0" w:afterAutospacing="0" w:line="360" w:lineRule="auto"/>
        <w:jc w:val="both"/>
        <w:rPr>
          <w:rFonts w:ascii="David" w:eastAsia="Times New Roman" w:hAnsi="David" w:cs="David"/>
          <w:sz w:val="24"/>
          <w:szCs w:val="24"/>
          <w:rtl/>
        </w:rPr>
      </w:pPr>
    </w:p>
    <w:p w14:paraId="15673DCE" w14:textId="77777777" w:rsidR="00E56613" w:rsidRPr="00E56613" w:rsidRDefault="00E56613" w:rsidP="00E56613">
      <w:pPr>
        <w:spacing w:before="0" w:beforeAutospacing="0" w:after="0" w:afterAutospacing="0" w:line="360" w:lineRule="auto"/>
        <w:jc w:val="both"/>
        <w:rPr>
          <w:rFonts w:ascii="David" w:eastAsia="Times New Roman" w:hAnsi="David" w:cs="David"/>
          <w:sz w:val="24"/>
          <w:szCs w:val="24"/>
          <w:rtl/>
        </w:rPr>
      </w:pPr>
    </w:p>
    <w:p w14:paraId="34BACE1F" w14:textId="77777777" w:rsidR="00E56613" w:rsidRPr="00E56613" w:rsidRDefault="00E56613" w:rsidP="00E56613">
      <w:pPr>
        <w:spacing w:before="0" w:beforeAutospacing="0" w:after="0" w:afterAutospacing="0" w:line="360" w:lineRule="auto"/>
        <w:jc w:val="both"/>
        <w:rPr>
          <w:rFonts w:ascii="David" w:eastAsia="Times New Roman" w:hAnsi="David" w:cs="David"/>
          <w:sz w:val="24"/>
          <w:szCs w:val="24"/>
          <w:rtl/>
        </w:rPr>
      </w:pPr>
    </w:p>
    <w:p w14:paraId="7D823D45" w14:textId="77777777" w:rsidR="00E56613" w:rsidRPr="00E56613" w:rsidRDefault="00E56613" w:rsidP="00E56613">
      <w:pPr>
        <w:spacing w:before="0" w:beforeAutospacing="0" w:after="0" w:afterAutospacing="0" w:line="360" w:lineRule="auto"/>
        <w:jc w:val="both"/>
        <w:rPr>
          <w:rFonts w:ascii="David" w:eastAsia="Times New Roman" w:hAnsi="David" w:cs="David"/>
          <w:sz w:val="24"/>
          <w:szCs w:val="24"/>
          <w:rtl/>
        </w:rPr>
      </w:pPr>
    </w:p>
    <w:p w14:paraId="0875813F" w14:textId="77777777" w:rsidR="00E56613" w:rsidRPr="00E56613" w:rsidRDefault="00E56613" w:rsidP="00E56613">
      <w:pPr>
        <w:spacing w:before="0" w:beforeAutospacing="0" w:after="0" w:afterAutospacing="0" w:line="360" w:lineRule="auto"/>
        <w:jc w:val="both"/>
        <w:rPr>
          <w:rFonts w:ascii="David" w:eastAsia="Times New Roman" w:hAnsi="David" w:cs="David"/>
          <w:sz w:val="24"/>
          <w:szCs w:val="24"/>
          <w:rtl/>
        </w:rPr>
      </w:pPr>
    </w:p>
    <w:p w14:paraId="1EEC070F" w14:textId="77777777" w:rsidR="00E56613" w:rsidRPr="00E56613" w:rsidRDefault="00E56613" w:rsidP="00E56613">
      <w:pPr>
        <w:spacing w:before="0" w:beforeAutospacing="0" w:after="0" w:afterAutospacing="0" w:line="360" w:lineRule="auto"/>
        <w:jc w:val="both"/>
        <w:rPr>
          <w:rFonts w:ascii="David" w:eastAsia="Times New Roman" w:hAnsi="David" w:cs="David"/>
          <w:sz w:val="24"/>
          <w:szCs w:val="24"/>
          <w:rtl/>
        </w:rPr>
      </w:pPr>
    </w:p>
    <w:p w14:paraId="5FD794A0" w14:textId="77777777" w:rsidR="00E56613" w:rsidRPr="00E56613" w:rsidRDefault="00E56613" w:rsidP="00E56613">
      <w:pPr>
        <w:spacing w:before="0" w:beforeAutospacing="0" w:after="0" w:afterAutospacing="0" w:line="360" w:lineRule="auto"/>
        <w:jc w:val="both"/>
        <w:rPr>
          <w:rFonts w:ascii="David" w:eastAsia="Times New Roman" w:hAnsi="David" w:cs="David"/>
          <w:sz w:val="24"/>
          <w:szCs w:val="24"/>
          <w:rtl/>
        </w:rPr>
      </w:pPr>
    </w:p>
    <w:p w14:paraId="6C6DB795" w14:textId="77777777" w:rsidR="00E56613" w:rsidRPr="00E56613" w:rsidRDefault="00E56613" w:rsidP="00E56613">
      <w:pPr>
        <w:spacing w:before="0" w:beforeAutospacing="0" w:after="0" w:afterAutospacing="0" w:line="360" w:lineRule="auto"/>
        <w:jc w:val="both"/>
        <w:rPr>
          <w:rFonts w:ascii="David" w:eastAsia="Times New Roman" w:hAnsi="David" w:cs="David"/>
          <w:sz w:val="24"/>
          <w:szCs w:val="24"/>
          <w:rtl/>
        </w:rPr>
      </w:pPr>
    </w:p>
    <w:p w14:paraId="4828B9D4" w14:textId="77777777" w:rsidR="00E56613" w:rsidRPr="00E56613" w:rsidRDefault="00E56613" w:rsidP="00E56613">
      <w:pPr>
        <w:spacing w:before="0" w:beforeAutospacing="0" w:after="0" w:afterAutospacing="0" w:line="360" w:lineRule="auto"/>
        <w:jc w:val="both"/>
        <w:rPr>
          <w:rFonts w:ascii="David" w:eastAsia="Times New Roman" w:hAnsi="David" w:cs="David"/>
          <w:sz w:val="24"/>
          <w:szCs w:val="24"/>
          <w:rtl/>
        </w:rPr>
      </w:pPr>
    </w:p>
    <w:p w14:paraId="5D6DC6AA" w14:textId="77777777" w:rsidR="00E56613" w:rsidRPr="00E56613" w:rsidRDefault="00E56613" w:rsidP="00E56613">
      <w:pPr>
        <w:spacing w:before="0" w:beforeAutospacing="0" w:after="0" w:afterAutospacing="0" w:line="360" w:lineRule="auto"/>
        <w:jc w:val="both"/>
        <w:rPr>
          <w:rFonts w:ascii="David" w:eastAsia="Times New Roman" w:hAnsi="David" w:cs="David"/>
          <w:sz w:val="24"/>
          <w:szCs w:val="24"/>
          <w:rtl/>
        </w:rPr>
      </w:pPr>
    </w:p>
    <w:p w14:paraId="576B60FE" w14:textId="77777777" w:rsidR="00E56613" w:rsidRPr="00E56613" w:rsidRDefault="00E56613" w:rsidP="00E56613">
      <w:pPr>
        <w:bidi w:val="0"/>
        <w:spacing w:before="0" w:beforeAutospacing="0" w:after="0" w:afterAutospacing="0" w:line="360" w:lineRule="auto"/>
        <w:jc w:val="both"/>
        <w:rPr>
          <w:rFonts w:ascii="David" w:eastAsia="Times New Roman" w:hAnsi="David" w:cs="David"/>
          <w:sz w:val="24"/>
          <w:szCs w:val="24"/>
        </w:rPr>
      </w:pPr>
    </w:p>
    <w:p w14:paraId="4D74C611" w14:textId="77777777" w:rsidR="00E56613" w:rsidRPr="00E56613" w:rsidRDefault="00E56613" w:rsidP="00E56613">
      <w:pPr>
        <w:spacing w:before="0" w:beforeAutospacing="0" w:after="0" w:afterAutospacing="0" w:line="360" w:lineRule="auto"/>
        <w:jc w:val="both"/>
        <w:rPr>
          <w:rFonts w:ascii="David" w:eastAsia="Times New Roman" w:hAnsi="David" w:cs="David"/>
          <w:sz w:val="24"/>
          <w:szCs w:val="24"/>
        </w:rPr>
      </w:pPr>
      <w:r w:rsidRPr="00E56613">
        <w:rPr>
          <w:rFonts w:ascii="David" w:eastAsia="Times New Roman" w:hAnsi="David" w:cs="David"/>
          <w:sz w:val="24"/>
          <w:szCs w:val="24"/>
          <w:rtl/>
        </w:rPr>
        <w:t>______________</w:t>
      </w:r>
      <w:r w:rsidRPr="00E56613">
        <w:rPr>
          <w:rFonts w:ascii="David" w:eastAsia="Times New Roman" w:hAnsi="David" w:cs="David"/>
          <w:sz w:val="24"/>
          <w:szCs w:val="24"/>
          <w:rtl/>
        </w:rPr>
        <w:tab/>
        <w:t>______________</w:t>
      </w:r>
      <w:r w:rsidRPr="00E56613">
        <w:rPr>
          <w:rFonts w:ascii="David" w:eastAsia="Times New Roman" w:hAnsi="David" w:cs="David"/>
          <w:sz w:val="24"/>
          <w:szCs w:val="24"/>
          <w:rtl/>
        </w:rPr>
        <w:tab/>
        <w:t>______________</w:t>
      </w:r>
      <w:r w:rsidRPr="00E56613">
        <w:rPr>
          <w:rFonts w:ascii="David" w:eastAsia="Times New Roman" w:hAnsi="David" w:cs="David"/>
          <w:sz w:val="24"/>
          <w:szCs w:val="24"/>
          <w:rtl/>
        </w:rPr>
        <w:tab/>
        <w:t>______________</w:t>
      </w:r>
    </w:p>
    <w:p w14:paraId="13DF5332" w14:textId="77777777" w:rsidR="00E56613" w:rsidRPr="00E56613" w:rsidRDefault="00E56613" w:rsidP="00E56613">
      <w:pPr>
        <w:spacing w:before="0" w:beforeAutospacing="0" w:after="0" w:afterAutospacing="0" w:line="360" w:lineRule="auto"/>
        <w:jc w:val="both"/>
        <w:rPr>
          <w:rFonts w:ascii="David" w:eastAsia="Times New Roman" w:hAnsi="David" w:cs="David"/>
          <w:sz w:val="24"/>
          <w:szCs w:val="24"/>
          <w:rtl/>
        </w:rPr>
      </w:pPr>
      <w:r w:rsidRPr="00E56613">
        <w:rPr>
          <w:rFonts w:ascii="David" w:eastAsia="Times New Roman" w:hAnsi="David" w:cs="David"/>
          <w:sz w:val="24"/>
          <w:szCs w:val="24"/>
          <w:rtl/>
        </w:rPr>
        <w:t>(חותמת המבטח)</w:t>
      </w:r>
      <w:r w:rsidRPr="00E56613">
        <w:rPr>
          <w:rFonts w:ascii="David" w:eastAsia="Times New Roman" w:hAnsi="David" w:cs="David"/>
          <w:sz w:val="24"/>
          <w:szCs w:val="24"/>
          <w:rtl/>
        </w:rPr>
        <w:tab/>
        <w:t>(חתימת המבטח)</w:t>
      </w:r>
      <w:r w:rsidRPr="00E56613">
        <w:rPr>
          <w:rFonts w:ascii="David" w:eastAsia="Times New Roman" w:hAnsi="David" w:cs="David"/>
          <w:sz w:val="24"/>
          <w:szCs w:val="24"/>
          <w:rtl/>
        </w:rPr>
        <w:tab/>
        <w:t>(שם החותם)</w:t>
      </w:r>
      <w:r w:rsidRPr="00E56613">
        <w:rPr>
          <w:rFonts w:ascii="David" w:eastAsia="Times New Roman" w:hAnsi="David" w:cs="David"/>
          <w:sz w:val="24"/>
          <w:szCs w:val="24"/>
          <w:rtl/>
        </w:rPr>
        <w:tab/>
      </w:r>
      <w:r w:rsidRPr="00E56613">
        <w:rPr>
          <w:rFonts w:ascii="David" w:eastAsia="Times New Roman" w:hAnsi="David" w:cs="David"/>
          <w:sz w:val="24"/>
          <w:szCs w:val="24"/>
          <w:rtl/>
        </w:rPr>
        <w:tab/>
        <w:t xml:space="preserve">(תפקיד החותם) </w:t>
      </w:r>
    </w:p>
    <w:p w14:paraId="7987508B" w14:textId="77777777" w:rsidR="00E56613" w:rsidRPr="00E56613" w:rsidRDefault="00E56613" w:rsidP="00E56613">
      <w:pPr>
        <w:spacing w:before="0" w:beforeAutospacing="0" w:after="0" w:afterAutospacing="0" w:line="360" w:lineRule="auto"/>
        <w:jc w:val="both"/>
        <w:rPr>
          <w:rFonts w:ascii="David" w:eastAsia="Times New Roman" w:hAnsi="David" w:cs="David"/>
          <w:sz w:val="24"/>
          <w:szCs w:val="24"/>
          <w:rtl/>
        </w:rPr>
      </w:pPr>
    </w:p>
    <w:p w14:paraId="5729EB37" w14:textId="77777777" w:rsidR="00E56613" w:rsidRPr="00E56613" w:rsidRDefault="00E56613" w:rsidP="00E56613">
      <w:pPr>
        <w:spacing w:before="0" w:beforeAutospacing="0" w:after="0" w:afterAutospacing="0" w:line="360" w:lineRule="auto"/>
        <w:jc w:val="both"/>
        <w:rPr>
          <w:rFonts w:ascii="David" w:eastAsia="Times New Roman" w:hAnsi="David" w:cs="David"/>
          <w:sz w:val="24"/>
          <w:szCs w:val="24"/>
          <w:rtl/>
        </w:rPr>
      </w:pPr>
    </w:p>
    <w:p w14:paraId="7E318D98" w14:textId="77777777" w:rsidR="00E56613" w:rsidRPr="00E56613" w:rsidRDefault="00E56613" w:rsidP="00E56613">
      <w:pPr>
        <w:spacing w:before="0" w:beforeAutospacing="0" w:after="0" w:afterAutospacing="0" w:line="360" w:lineRule="auto"/>
        <w:jc w:val="both"/>
        <w:rPr>
          <w:rFonts w:ascii="David" w:eastAsia="Times New Roman" w:hAnsi="David" w:cs="David"/>
          <w:sz w:val="24"/>
          <w:szCs w:val="24"/>
          <w:rtl/>
        </w:rPr>
      </w:pPr>
    </w:p>
    <w:p w14:paraId="4E1200A5" w14:textId="77777777" w:rsidR="00E56613" w:rsidRPr="00E56613" w:rsidRDefault="00E56613" w:rsidP="00E56613">
      <w:pPr>
        <w:spacing w:before="0" w:beforeAutospacing="0" w:after="0" w:afterAutospacing="0" w:line="360" w:lineRule="auto"/>
        <w:jc w:val="center"/>
        <w:rPr>
          <w:rFonts w:ascii="David" w:eastAsia="Times New Roman" w:hAnsi="David" w:cs="David"/>
          <w:b/>
          <w:bCs/>
          <w:sz w:val="24"/>
          <w:szCs w:val="24"/>
          <w:u w:val="single"/>
          <w:rtl/>
        </w:rPr>
      </w:pPr>
      <w:r w:rsidRPr="00E56613">
        <w:rPr>
          <w:rFonts w:ascii="David" w:eastAsia="Times New Roman" w:hAnsi="David" w:cs="David"/>
          <w:b/>
          <w:bCs/>
          <w:sz w:val="25"/>
          <w:szCs w:val="25"/>
          <w:u w:val="single"/>
          <w:rtl/>
        </w:rPr>
        <w:br w:type="page"/>
      </w:r>
      <w:r w:rsidRPr="00E56613">
        <w:rPr>
          <w:rFonts w:ascii="David" w:eastAsia="Times New Roman" w:hAnsi="David" w:cs="David"/>
          <w:b/>
          <w:bCs/>
          <w:sz w:val="24"/>
          <w:szCs w:val="24"/>
          <w:u w:val="single"/>
          <w:rtl/>
        </w:rPr>
        <w:t>נספח 3.1.15</w:t>
      </w:r>
    </w:p>
    <w:p w14:paraId="23AFA0AC" w14:textId="77777777" w:rsidR="00152923" w:rsidRPr="00152923" w:rsidRDefault="00152923" w:rsidP="00152923">
      <w:pPr>
        <w:pStyle w:val="ac"/>
        <w:rPr>
          <w:rFonts w:ascii="David" w:eastAsia="Calibri" w:hAnsi="David"/>
          <w:b/>
          <w:sz w:val="24"/>
          <w:szCs w:val="24"/>
          <w:rtl/>
        </w:rPr>
      </w:pPr>
      <w:r w:rsidRPr="00152923">
        <w:rPr>
          <w:rFonts w:ascii="David" w:eastAsia="Calibri" w:hAnsi="David"/>
          <w:b/>
          <w:sz w:val="24"/>
          <w:szCs w:val="24"/>
          <w:rtl/>
        </w:rPr>
        <w:t xml:space="preserve">הסכם נטילת ייצוג </w:t>
      </w:r>
    </w:p>
    <w:p w14:paraId="23B39B16" w14:textId="77777777" w:rsidR="00152923" w:rsidRPr="00152923" w:rsidRDefault="00152923" w:rsidP="00152923">
      <w:pPr>
        <w:spacing w:before="0" w:beforeAutospacing="0" w:after="0" w:afterAutospacing="0" w:line="360" w:lineRule="auto"/>
        <w:jc w:val="center"/>
        <w:rPr>
          <w:rFonts w:ascii="David" w:eastAsia="Calibri" w:hAnsi="David" w:cs="David"/>
          <w:b/>
          <w:bCs/>
          <w:sz w:val="24"/>
          <w:szCs w:val="24"/>
          <w:u w:val="single"/>
        </w:rPr>
      </w:pPr>
    </w:p>
    <w:p w14:paraId="3C51621A" w14:textId="77777777" w:rsidR="00152923" w:rsidRPr="00152923" w:rsidRDefault="00152923" w:rsidP="00152923">
      <w:pPr>
        <w:bidi w:val="0"/>
        <w:spacing w:before="0" w:beforeAutospacing="0" w:after="0" w:afterAutospacing="0" w:line="240" w:lineRule="auto"/>
        <w:jc w:val="center"/>
        <w:rPr>
          <w:rFonts w:ascii="David" w:eastAsia="Calibri" w:hAnsi="David" w:cs="David"/>
          <w:snapToGrid w:val="0"/>
          <w:sz w:val="24"/>
          <w:szCs w:val="24"/>
          <w:rtl/>
        </w:rPr>
      </w:pPr>
      <w:r w:rsidRPr="00152923">
        <w:rPr>
          <w:rFonts w:ascii="David" w:eastAsia="Calibri" w:hAnsi="David" w:cs="David"/>
          <w:snapToGrid w:val="0"/>
          <w:sz w:val="24"/>
          <w:szCs w:val="24"/>
          <w:rtl/>
        </w:rPr>
        <w:t>   נספח ___  להסכם שנחתם ביום __ לחודש _____ שנת ________</w:t>
      </w:r>
    </w:p>
    <w:p w14:paraId="192D4163" w14:textId="77777777" w:rsidR="00152923" w:rsidRPr="00152923" w:rsidRDefault="00152923" w:rsidP="00152923">
      <w:pPr>
        <w:spacing w:before="0" w:beforeAutospacing="0" w:after="0" w:afterAutospacing="0" w:line="240" w:lineRule="auto"/>
        <w:rPr>
          <w:rFonts w:ascii="David" w:eastAsia="Calibri" w:hAnsi="David" w:cs="David"/>
          <w:b/>
          <w:bCs/>
          <w:sz w:val="24"/>
          <w:szCs w:val="24"/>
        </w:rPr>
      </w:pPr>
    </w:p>
    <w:p w14:paraId="78322071" w14:textId="77777777" w:rsidR="00152923" w:rsidRPr="00152923" w:rsidRDefault="00152923" w:rsidP="007A2B62">
      <w:pPr>
        <w:spacing w:before="0" w:beforeAutospacing="0" w:after="0" w:afterAutospacing="0" w:line="240" w:lineRule="auto"/>
        <w:ind w:left="1040" w:right="426" w:hanging="520"/>
        <w:rPr>
          <w:rFonts w:ascii="David" w:eastAsia="Calibri" w:hAnsi="David" w:cs="David"/>
          <w:snapToGrid w:val="0"/>
          <w:sz w:val="24"/>
          <w:szCs w:val="24"/>
          <w:rtl/>
        </w:rPr>
      </w:pPr>
      <w:r w:rsidRPr="00152923">
        <w:rPr>
          <w:rFonts w:ascii="David" w:eastAsia="Calibri" w:hAnsi="David" w:cs="David"/>
          <w:snapToGrid w:val="0"/>
          <w:sz w:val="24"/>
          <w:szCs w:val="24"/>
          <w:rtl/>
        </w:rPr>
        <w:t>בין:</w:t>
      </w:r>
      <w:r w:rsidRPr="00152923">
        <w:rPr>
          <w:rFonts w:ascii="David" w:eastAsia="Calibri" w:hAnsi="David" w:cs="David"/>
          <w:sz w:val="24"/>
          <w:szCs w:val="24"/>
          <w:rtl/>
        </w:rPr>
        <w:t xml:space="preserve">                      </w:t>
      </w:r>
      <w:sdt>
        <w:sdtPr>
          <w:rPr>
            <w:rFonts w:ascii="David" w:eastAsia="Times New Roman" w:hAnsi="David" w:cs="David"/>
            <w:b/>
            <w:bCs/>
            <w:snapToGrid w:val="0"/>
            <w:sz w:val="24"/>
            <w:szCs w:val="24"/>
            <w:rtl/>
          </w:rPr>
          <w:alias w:val="צד א בחוזה"/>
          <w:tag w:val="cntTzadA"/>
          <w:id w:val="-279730240"/>
          <w:placeholder>
            <w:docPart w:val="5C033AE97F764B5898EF3E0D1DFB9684"/>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TzadA[1]" w:storeItemID="{81709D4C-33DC-48CC-AC7E-130A245806EE}"/>
          <w:text w:multiLine="1"/>
        </w:sdtPr>
        <w:sdtEndPr/>
        <w:sdtContent>
          <w:r w:rsidR="007A2B62" w:rsidRPr="00CC5444">
            <w:rPr>
              <w:rStyle w:val="a8"/>
              <w:color w:val="00B0F0"/>
              <w:rtl/>
            </w:rPr>
            <w:t>[צד א בחוזה]</w:t>
          </w:r>
        </w:sdtContent>
      </w:sdt>
    </w:p>
    <w:p w14:paraId="36139912" w14:textId="77777777" w:rsidR="00152923" w:rsidRPr="00152923" w:rsidRDefault="00152923" w:rsidP="00152923">
      <w:pPr>
        <w:spacing w:before="0" w:beforeAutospacing="0" w:after="120" w:afterAutospacing="0" w:line="240" w:lineRule="auto"/>
        <w:ind w:left="2680" w:right="426" w:hanging="520"/>
        <w:rPr>
          <w:rFonts w:ascii="David" w:eastAsia="Calibri" w:hAnsi="David" w:cs="David"/>
          <w:snapToGrid w:val="0"/>
          <w:sz w:val="24"/>
          <w:szCs w:val="24"/>
          <w:rtl/>
        </w:rPr>
      </w:pPr>
      <w:r w:rsidRPr="00152923">
        <w:rPr>
          <w:rFonts w:ascii="David" w:eastAsia="Calibri" w:hAnsi="David" w:cs="David"/>
          <w:snapToGrid w:val="0"/>
          <w:sz w:val="24"/>
          <w:szCs w:val="24"/>
          <w:rtl/>
        </w:rPr>
        <w:t> (להלן: "</w:t>
      </w:r>
      <w:r w:rsidRPr="00152923">
        <w:rPr>
          <w:rFonts w:ascii="David" w:eastAsia="Calibri" w:hAnsi="David" w:cs="David"/>
          <w:b/>
          <w:bCs/>
          <w:snapToGrid w:val="0"/>
          <w:sz w:val="24"/>
          <w:szCs w:val="24"/>
          <w:rtl/>
        </w:rPr>
        <w:t>היזם</w:t>
      </w:r>
      <w:r w:rsidRPr="00152923">
        <w:rPr>
          <w:rFonts w:ascii="David" w:eastAsia="Calibri" w:hAnsi="David" w:cs="David"/>
          <w:snapToGrid w:val="0"/>
          <w:sz w:val="24"/>
          <w:szCs w:val="24"/>
          <w:rtl/>
        </w:rPr>
        <w:t>")</w:t>
      </w:r>
    </w:p>
    <w:p w14:paraId="28E4117F" w14:textId="77777777" w:rsidR="00152923" w:rsidRPr="00152923" w:rsidRDefault="00152923" w:rsidP="00152923">
      <w:pPr>
        <w:spacing w:before="0" w:beforeAutospacing="0" w:after="120" w:afterAutospacing="0" w:line="240" w:lineRule="auto"/>
        <w:ind w:left="2682" w:right="425" w:hanging="522"/>
        <w:rPr>
          <w:rFonts w:ascii="David" w:eastAsia="Calibri" w:hAnsi="David" w:cs="David"/>
          <w:b/>
          <w:bCs/>
          <w:snapToGrid w:val="0"/>
          <w:sz w:val="24"/>
          <w:szCs w:val="24"/>
        </w:rPr>
      </w:pPr>
    </w:p>
    <w:p w14:paraId="507FF354" w14:textId="77777777" w:rsidR="00152923" w:rsidRPr="00152923" w:rsidRDefault="00152923" w:rsidP="00152923">
      <w:pPr>
        <w:spacing w:before="0" w:beforeAutospacing="0" w:after="0" w:afterAutospacing="0" w:line="240" w:lineRule="auto"/>
        <w:ind w:left="520" w:right="426"/>
        <w:rPr>
          <w:rFonts w:ascii="David" w:eastAsia="Calibri" w:hAnsi="David" w:cs="David"/>
          <w:snapToGrid w:val="0"/>
          <w:sz w:val="24"/>
          <w:szCs w:val="24"/>
          <w:rtl/>
        </w:rPr>
      </w:pPr>
      <w:r w:rsidRPr="00152923">
        <w:rPr>
          <w:rFonts w:ascii="David" w:eastAsia="Calibri" w:hAnsi="David" w:cs="David"/>
          <w:snapToGrid w:val="0"/>
          <w:sz w:val="24"/>
          <w:szCs w:val="24"/>
          <w:rtl/>
        </w:rPr>
        <w:t xml:space="preserve">לבין:                    </w:t>
      </w:r>
      <w:r w:rsidRPr="00152923">
        <w:rPr>
          <w:rFonts w:ascii="David" w:eastAsia="Calibri" w:hAnsi="David" w:cs="David"/>
          <w:b/>
          <w:bCs/>
          <w:snapToGrid w:val="0"/>
          <w:sz w:val="24"/>
          <w:szCs w:val="24"/>
          <w:rtl/>
        </w:rPr>
        <w:t>_</w:t>
      </w:r>
      <w:r w:rsidR="00EF43A0" w:rsidRPr="00EF43A0">
        <w:rPr>
          <w:rFonts w:ascii="David" w:eastAsia="Times New Roman" w:hAnsi="David" w:cs="David"/>
          <w:b/>
          <w:bCs/>
          <w:snapToGrid w:val="0"/>
          <w:sz w:val="24"/>
          <w:szCs w:val="24"/>
          <w:rtl/>
        </w:rPr>
        <w:t xml:space="preserve"> </w:t>
      </w:r>
      <w:sdt>
        <w:sdtPr>
          <w:rPr>
            <w:rFonts w:ascii="David" w:eastAsia="Times New Roman" w:hAnsi="David" w:cs="David"/>
            <w:b/>
            <w:bCs/>
            <w:snapToGrid w:val="0"/>
            <w:sz w:val="24"/>
            <w:szCs w:val="24"/>
            <w:rtl/>
          </w:rPr>
          <w:alias w:val="שם ספק"/>
          <w:tag w:val="cntSupllierName"/>
          <w:id w:val="671689254"/>
          <w:placeholder>
            <w:docPart w:val="E28D06DF83794209807D477F2B690109"/>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sdtContent>
          <w:r w:rsidR="00EF43A0" w:rsidRPr="00CC5444">
            <w:rPr>
              <w:rStyle w:val="a8"/>
              <w:color w:val="00B0F0"/>
              <w:u w:val="single"/>
              <w:rtl/>
            </w:rPr>
            <w:t>[שם ספק]</w:t>
          </w:r>
        </w:sdtContent>
      </w:sdt>
      <w:r w:rsidR="00EF43A0" w:rsidRPr="00152923">
        <w:rPr>
          <w:rFonts w:ascii="David" w:eastAsia="Calibri" w:hAnsi="David" w:cs="David"/>
          <w:b/>
          <w:bCs/>
          <w:snapToGrid w:val="0"/>
          <w:sz w:val="24"/>
          <w:szCs w:val="24"/>
          <w:rtl/>
        </w:rPr>
        <w:t xml:space="preserve"> </w:t>
      </w:r>
      <w:r w:rsidRPr="00152923">
        <w:rPr>
          <w:rFonts w:ascii="David" w:eastAsia="Calibri" w:hAnsi="David" w:cs="David"/>
          <w:b/>
          <w:bCs/>
          <w:snapToGrid w:val="0"/>
          <w:sz w:val="24"/>
          <w:szCs w:val="24"/>
          <w:rtl/>
        </w:rPr>
        <w:t>______________________</w:t>
      </w:r>
    </w:p>
    <w:p w14:paraId="57A6AE36" w14:textId="77777777" w:rsidR="00152923" w:rsidRPr="00152923" w:rsidRDefault="00152923" w:rsidP="00152923">
      <w:pPr>
        <w:spacing w:before="0" w:beforeAutospacing="0" w:after="0" w:afterAutospacing="0" w:line="240" w:lineRule="auto"/>
        <w:ind w:left="1780" w:right="426" w:firstLine="200"/>
        <w:rPr>
          <w:rFonts w:ascii="David" w:eastAsia="Calibri" w:hAnsi="David" w:cs="David"/>
          <w:snapToGrid w:val="0"/>
          <w:sz w:val="24"/>
          <w:szCs w:val="24"/>
          <w:rtl/>
        </w:rPr>
      </w:pPr>
      <w:r w:rsidRPr="00152923">
        <w:rPr>
          <w:rFonts w:ascii="David" w:eastAsia="Calibri" w:hAnsi="David" w:cs="David"/>
          <w:snapToGrid w:val="0"/>
          <w:sz w:val="24"/>
          <w:szCs w:val="24"/>
          <w:rtl/>
        </w:rPr>
        <w:t>   (להלן: "</w:t>
      </w:r>
      <w:r w:rsidRPr="00152923">
        <w:rPr>
          <w:rFonts w:ascii="David" w:eastAsia="Calibri" w:hAnsi="David" w:cs="David"/>
          <w:b/>
          <w:bCs/>
          <w:snapToGrid w:val="0"/>
          <w:sz w:val="24"/>
          <w:szCs w:val="24"/>
          <w:rtl/>
        </w:rPr>
        <w:t>______</w:t>
      </w:r>
      <w:r w:rsidRPr="00152923">
        <w:rPr>
          <w:rFonts w:ascii="David" w:eastAsia="Calibri" w:hAnsi="David" w:cs="David"/>
          <w:snapToGrid w:val="0"/>
          <w:sz w:val="24"/>
          <w:szCs w:val="24"/>
          <w:rtl/>
        </w:rPr>
        <w:t xml:space="preserve">" או </w:t>
      </w:r>
      <w:r w:rsidRPr="00152923">
        <w:rPr>
          <w:rFonts w:ascii="David" w:eastAsia="Calibri" w:hAnsi="David" w:cs="David"/>
          <w:b/>
          <w:bCs/>
          <w:snapToGrid w:val="0"/>
          <w:sz w:val="24"/>
          <w:szCs w:val="24"/>
          <w:rtl/>
        </w:rPr>
        <w:t>"הקבלן"</w:t>
      </w:r>
      <w:r w:rsidRPr="00152923">
        <w:rPr>
          <w:rFonts w:ascii="David" w:eastAsia="Calibri" w:hAnsi="David" w:cs="David"/>
          <w:snapToGrid w:val="0"/>
          <w:sz w:val="24"/>
          <w:szCs w:val="24"/>
          <w:rtl/>
        </w:rPr>
        <w:t>)</w:t>
      </w:r>
    </w:p>
    <w:p w14:paraId="30763F82" w14:textId="77777777" w:rsidR="00152923" w:rsidRPr="00152923" w:rsidRDefault="00152923" w:rsidP="00152923">
      <w:pPr>
        <w:bidi w:val="0"/>
        <w:spacing w:before="0" w:beforeAutospacing="0" w:after="0" w:afterAutospacing="0" w:line="240" w:lineRule="auto"/>
        <w:ind w:right="426"/>
        <w:rPr>
          <w:rFonts w:ascii="David" w:eastAsia="Calibri" w:hAnsi="David" w:cs="David"/>
          <w:sz w:val="24"/>
          <w:szCs w:val="24"/>
          <w:rtl/>
        </w:rPr>
      </w:pPr>
    </w:p>
    <w:p w14:paraId="436F3BAA" w14:textId="5A00E6F5" w:rsidR="00152923" w:rsidRPr="00152923" w:rsidRDefault="00152923" w:rsidP="00EF43A0">
      <w:pPr>
        <w:spacing w:before="0" w:beforeAutospacing="0" w:after="360" w:afterAutospacing="0" w:line="240" w:lineRule="auto"/>
        <w:ind w:left="1980" w:right="426" w:hanging="1440"/>
        <w:rPr>
          <w:rFonts w:ascii="David" w:eastAsia="Calibri" w:hAnsi="David" w:cs="David"/>
          <w:b/>
          <w:bCs/>
          <w:sz w:val="24"/>
          <w:szCs w:val="24"/>
          <w:rtl/>
        </w:rPr>
      </w:pPr>
      <w:r w:rsidRPr="00152923">
        <w:rPr>
          <w:rFonts w:ascii="David" w:eastAsia="Calibri" w:hAnsi="David" w:cs="David"/>
          <w:b/>
          <w:bCs/>
          <w:sz w:val="24"/>
          <w:szCs w:val="24"/>
          <w:rtl/>
        </w:rPr>
        <w:t>הואיל:</w:t>
      </w:r>
      <w:r w:rsidRPr="00152923">
        <w:rPr>
          <w:rFonts w:ascii="David" w:eastAsia="Calibri" w:hAnsi="David" w:cs="David"/>
          <w:sz w:val="24"/>
          <w:szCs w:val="24"/>
          <w:rtl/>
        </w:rPr>
        <w:t xml:space="preserve">              ובין הקבלן לבין אפריקה ישראל מגורים בע"מ נחתם ביום </w:t>
      </w:r>
      <w:sdt>
        <w:sdtPr>
          <w:rPr>
            <w:rFonts w:ascii="David" w:eastAsia="Times New Roman" w:hAnsi="David" w:cs="David"/>
            <w:sz w:val="24"/>
            <w:szCs w:val="24"/>
            <w:rtl/>
          </w:rPr>
          <w:alias w:val="תאריך חתימת חוזה"/>
          <w:tag w:val="cntSignDate"/>
          <w:id w:val="-578208071"/>
          <w:placeholder>
            <w:docPart w:val="4324F122FCAB41A7B87D7E3BE7911978"/>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ignDate[1]" w:storeItemID="{81709D4C-33DC-48CC-AC7E-130A245806EE}"/>
          <w:date>
            <w:dateFormat w:val="dd/MM/yyyy"/>
            <w:lid w:val="he-IL"/>
            <w:storeMappedDataAs w:val="dateTime"/>
            <w:calendar w:val="gregorian"/>
          </w:date>
        </w:sdtPr>
        <w:sdtEndPr/>
        <w:sdtContent>
          <w:r w:rsidR="00EF43A0" w:rsidRPr="00CC5444">
            <w:rPr>
              <w:rStyle w:val="a8"/>
              <w:color w:val="00B0F0"/>
              <w:rtl/>
            </w:rPr>
            <w:t>[תאריך חתימת חוזה]</w:t>
          </w:r>
        </w:sdtContent>
      </w:sdt>
      <w:r w:rsidRPr="00152923">
        <w:rPr>
          <w:rFonts w:ascii="David" w:eastAsia="Calibri" w:hAnsi="David" w:cs="David"/>
          <w:sz w:val="24"/>
          <w:szCs w:val="24"/>
          <w:rtl/>
        </w:rPr>
        <w:t xml:space="preserve"> חוזה עבודה בפרויקט </w:t>
      </w:r>
      <w:sdt>
        <w:sdtPr>
          <w:rPr>
            <w:rFonts w:ascii="David" w:eastAsia="Times New Roman" w:hAnsi="David" w:cs="David"/>
            <w:sz w:val="24"/>
            <w:szCs w:val="24"/>
            <w:rtl/>
          </w:rPr>
          <w:alias w:val="שם הפרויקט"/>
          <w:tag w:val="cntProjectName"/>
          <w:id w:val="-1970269864"/>
          <w:placeholder>
            <w:docPart w:val="935EC7787E0C453F94479C06A81314B9"/>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ProjectName[1]" w:storeItemID="{81709D4C-33DC-48CC-AC7E-130A245806EE}"/>
          <w:text/>
        </w:sdtPr>
        <w:sdtEndPr/>
        <w:sdtContent>
          <w:ins w:id="647" w:author="Meryl Etman" w:date="2021-08-11T15:39:00Z">
            <w:r w:rsidR="00CE4703">
              <w:rPr>
                <w:rFonts w:ascii="David" w:eastAsia="Times New Roman" w:hAnsi="David" w:cs="David"/>
                <w:sz w:val="24"/>
                <w:szCs w:val="24"/>
                <w:rtl/>
              </w:rPr>
              <w:t>סביוני גבעת שמואל - מגרשים 1001, 1005</w:t>
            </w:r>
          </w:ins>
        </w:sdtContent>
      </w:sdt>
      <w:r w:rsidR="00EF43A0" w:rsidRPr="00152923" w:rsidDel="00EF43A0">
        <w:rPr>
          <w:rFonts w:ascii="David" w:eastAsia="Calibri" w:hAnsi="David" w:cs="David"/>
          <w:sz w:val="24"/>
          <w:szCs w:val="24"/>
          <w:rtl/>
        </w:rPr>
        <w:t xml:space="preserve"> </w:t>
      </w:r>
      <w:r w:rsidRPr="00152923">
        <w:rPr>
          <w:rFonts w:ascii="David" w:eastAsia="Calibri" w:hAnsi="David" w:cs="David"/>
          <w:snapToGrid w:val="0"/>
          <w:sz w:val="24"/>
          <w:szCs w:val="24"/>
          <w:rtl/>
        </w:rPr>
        <w:t>(להלן: "</w:t>
      </w:r>
      <w:r w:rsidRPr="00152923">
        <w:rPr>
          <w:rFonts w:ascii="David" w:eastAsia="Calibri" w:hAnsi="David" w:cs="David"/>
          <w:b/>
          <w:bCs/>
          <w:snapToGrid w:val="0"/>
          <w:sz w:val="24"/>
          <w:szCs w:val="24"/>
          <w:rtl/>
        </w:rPr>
        <w:t>חוזה העבודה</w:t>
      </w:r>
      <w:r w:rsidRPr="00152923">
        <w:rPr>
          <w:rFonts w:ascii="David" w:eastAsia="Calibri" w:hAnsi="David" w:cs="David"/>
          <w:snapToGrid w:val="0"/>
          <w:sz w:val="24"/>
          <w:szCs w:val="24"/>
          <w:rtl/>
        </w:rPr>
        <w:t>" ו- "</w:t>
      </w:r>
      <w:r w:rsidRPr="00152923">
        <w:rPr>
          <w:rFonts w:ascii="David" w:eastAsia="Calibri" w:hAnsi="David" w:cs="David"/>
          <w:b/>
          <w:bCs/>
          <w:snapToGrid w:val="0"/>
          <w:sz w:val="24"/>
          <w:szCs w:val="24"/>
          <w:rtl/>
        </w:rPr>
        <w:t>הפרויקט</w:t>
      </w:r>
      <w:r w:rsidRPr="00152923">
        <w:rPr>
          <w:rFonts w:ascii="David" w:eastAsia="Calibri" w:hAnsi="David" w:cs="David"/>
          <w:snapToGrid w:val="0"/>
          <w:sz w:val="24"/>
          <w:szCs w:val="24"/>
          <w:rtl/>
        </w:rPr>
        <w:t>" - בהתאמה);</w:t>
      </w:r>
    </w:p>
    <w:p w14:paraId="1D50AFA4" w14:textId="77777777" w:rsidR="00152923" w:rsidRPr="00152923" w:rsidRDefault="00152923" w:rsidP="00152923">
      <w:pPr>
        <w:spacing w:before="0" w:beforeAutospacing="0" w:after="360" w:afterAutospacing="0" w:line="240" w:lineRule="auto"/>
        <w:ind w:left="1980" w:right="426" w:hanging="1440"/>
        <w:rPr>
          <w:rFonts w:ascii="David" w:eastAsia="Calibri" w:hAnsi="David" w:cs="David"/>
          <w:b/>
          <w:bCs/>
          <w:sz w:val="24"/>
          <w:szCs w:val="24"/>
          <w:rtl/>
        </w:rPr>
      </w:pPr>
      <w:r w:rsidRPr="00152923">
        <w:rPr>
          <w:rFonts w:ascii="David" w:eastAsia="Calibri" w:hAnsi="David" w:cs="David"/>
          <w:b/>
          <w:bCs/>
          <w:sz w:val="24"/>
          <w:szCs w:val="24"/>
          <w:rtl/>
        </w:rPr>
        <w:t>הואיל:</w:t>
      </w:r>
      <w:r w:rsidRPr="00152923">
        <w:rPr>
          <w:rFonts w:ascii="David" w:eastAsia="Calibri" w:hAnsi="David" w:cs="David"/>
          <w:sz w:val="24"/>
          <w:szCs w:val="24"/>
          <w:rtl/>
        </w:rPr>
        <w:t xml:space="preserve">              ובמסגרת חוזה העבודה הגדירו הצדדים, כי הקבלן יהא אחראי לכל ליקוי שיתגלה שמקורו בליקוי ביצוע בפרויקט לרבות לעניין שיפוי ו/או פיצוי ו/או התגוננות כנגד כל תביעה שתוגש כנגד היזם בגין ליקוי כאמור; </w:t>
      </w:r>
    </w:p>
    <w:p w14:paraId="3B6EF9F9" w14:textId="77777777" w:rsidR="00152923" w:rsidRPr="00152923" w:rsidRDefault="00152923" w:rsidP="00152923">
      <w:pPr>
        <w:spacing w:before="0" w:beforeAutospacing="0" w:after="0" w:afterAutospacing="0" w:line="240" w:lineRule="auto"/>
        <w:ind w:left="1980" w:right="426" w:hanging="1440"/>
        <w:rPr>
          <w:rFonts w:ascii="David" w:eastAsia="Calibri" w:hAnsi="David" w:cs="David"/>
          <w:sz w:val="24"/>
          <w:szCs w:val="24"/>
          <w:rtl/>
        </w:rPr>
      </w:pPr>
      <w:r w:rsidRPr="00152923">
        <w:rPr>
          <w:rFonts w:ascii="David" w:eastAsia="Calibri" w:hAnsi="David" w:cs="David"/>
          <w:b/>
          <w:bCs/>
          <w:sz w:val="24"/>
          <w:szCs w:val="24"/>
          <w:rtl/>
        </w:rPr>
        <w:t xml:space="preserve">והואיל:             </w:t>
      </w:r>
      <w:r w:rsidRPr="00152923">
        <w:rPr>
          <w:rFonts w:ascii="David" w:eastAsia="Calibri" w:hAnsi="David" w:cs="David"/>
          <w:sz w:val="24"/>
          <w:szCs w:val="24"/>
          <w:rtl/>
        </w:rPr>
        <w:t>וברצון הצדדים (בין היתר, משיקולי נגישות למידע, יעילות ניהול ההגנה בתיק וחסכון בהוצאות) להסדיר את הטיפול המשפטי בכל תביעה שתוגש שעניינה בליקויים ביצועיים אשר באחריות הקבלן;</w:t>
      </w:r>
    </w:p>
    <w:p w14:paraId="2B78A5AB" w14:textId="77777777" w:rsidR="00152923" w:rsidRPr="00152923" w:rsidRDefault="00152923" w:rsidP="00152923">
      <w:pPr>
        <w:spacing w:before="0" w:beforeAutospacing="0" w:after="0" w:afterAutospacing="0" w:line="240" w:lineRule="auto"/>
        <w:ind w:left="1980" w:right="426" w:hanging="1440"/>
        <w:rPr>
          <w:rFonts w:ascii="David" w:eastAsia="Calibri" w:hAnsi="David" w:cs="David"/>
          <w:sz w:val="24"/>
          <w:szCs w:val="24"/>
          <w:rtl/>
        </w:rPr>
      </w:pPr>
    </w:p>
    <w:p w14:paraId="4E784D4A" w14:textId="77777777" w:rsidR="00152923" w:rsidRPr="00152923" w:rsidRDefault="00152923" w:rsidP="00152923">
      <w:pPr>
        <w:keepNext/>
        <w:bidi w:val="0"/>
        <w:spacing w:before="0" w:beforeAutospacing="0" w:after="0" w:afterAutospacing="0" w:line="240" w:lineRule="auto"/>
        <w:ind w:left="483" w:right="426" w:hanging="425"/>
        <w:jc w:val="both"/>
        <w:outlineLvl w:val="2"/>
        <w:rPr>
          <w:rFonts w:ascii="David" w:eastAsia="Times New Roman" w:hAnsi="David" w:cs="David"/>
          <w:b/>
          <w:bCs/>
          <w:sz w:val="24"/>
          <w:szCs w:val="24"/>
          <w:u w:val="single"/>
          <w:rtl/>
        </w:rPr>
      </w:pPr>
    </w:p>
    <w:p w14:paraId="7839E440" w14:textId="77777777" w:rsidR="00152923" w:rsidRPr="00152923" w:rsidRDefault="00152923" w:rsidP="00152923">
      <w:pPr>
        <w:keepNext/>
        <w:spacing w:before="0" w:beforeAutospacing="0" w:after="0" w:afterAutospacing="0" w:line="360" w:lineRule="auto"/>
        <w:ind w:right="426"/>
        <w:jc w:val="center"/>
        <w:outlineLvl w:val="0"/>
        <w:rPr>
          <w:rFonts w:ascii="David" w:eastAsia="Times New Roman" w:hAnsi="David" w:cs="David"/>
          <w:b/>
          <w:bCs/>
          <w:kern w:val="36"/>
          <w:sz w:val="24"/>
          <w:szCs w:val="24"/>
          <w:u w:val="single"/>
          <w:rtl/>
        </w:rPr>
      </w:pPr>
      <w:r w:rsidRPr="00152923">
        <w:rPr>
          <w:rFonts w:ascii="David" w:eastAsia="Times New Roman" w:hAnsi="David" w:cs="David"/>
          <w:b/>
          <w:bCs/>
          <w:kern w:val="36"/>
          <w:sz w:val="24"/>
          <w:szCs w:val="24"/>
          <w:u w:val="single"/>
          <w:rtl/>
        </w:rPr>
        <w:t>לפיכך, הוסכם, הוצהר והותנה בין הצדדים כדלקמן:</w:t>
      </w:r>
    </w:p>
    <w:p w14:paraId="5FF65951" w14:textId="77777777" w:rsidR="00152923" w:rsidRPr="00152923" w:rsidRDefault="00152923" w:rsidP="00152923">
      <w:pPr>
        <w:bidi w:val="0"/>
        <w:spacing w:before="0" w:beforeAutospacing="0" w:after="0" w:afterAutospacing="0" w:line="240" w:lineRule="auto"/>
        <w:rPr>
          <w:rFonts w:ascii="David" w:eastAsia="Calibri" w:hAnsi="David" w:cs="David"/>
          <w:sz w:val="24"/>
          <w:szCs w:val="24"/>
          <w:rtl/>
        </w:rPr>
      </w:pPr>
    </w:p>
    <w:p w14:paraId="08CD7230" w14:textId="77777777" w:rsidR="00152923" w:rsidRPr="00152923" w:rsidRDefault="00152923" w:rsidP="00152923">
      <w:pPr>
        <w:tabs>
          <w:tab w:val="num" w:pos="1107"/>
        </w:tabs>
        <w:spacing w:before="0" w:beforeAutospacing="0" w:after="240" w:afterAutospacing="0" w:line="240" w:lineRule="auto"/>
        <w:ind w:left="1106" w:right="425" w:hanging="567"/>
        <w:jc w:val="both"/>
        <w:rPr>
          <w:rFonts w:ascii="David" w:eastAsia="Calibri" w:hAnsi="David" w:cs="David"/>
          <w:snapToGrid w:val="0"/>
          <w:sz w:val="24"/>
          <w:szCs w:val="24"/>
          <w:rtl/>
          <w:lang w:eastAsia="he-IL"/>
        </w:rPr>
      </w:pPr>
      <w:r w:rsidRPr="00152923">
        <w:rPr>
          <w:rFonts w:ascii="David" w:eastAsia="Calibri" w:hAnsi="David" w:cs="David"/>
          <w:snapToGrid w:val="0"/>
          <w:sz w:val="24"/>
          <w:szCs w:val="24"/>
          <w:rtl/>
          <w:lang w:eastAsia="he-IL"/>
        </w:rPr>
        <w:t>הקבלן ייטול על עצמו את הייצוג המשפטי בתביעה שבנדון ו/או בכל הכרוך והנובע ממנה.</w:t>
      </w:r>
    </w:p>
    <w:p w14:paraId="4CA25548" w14:textId="77777777" w:rsidR="00152923" w:rsidRPr="00152923" w:rsidRDefault="00152923" w:rsidP="00152923">
      <w:pPr>
        <w:tabs>
          <w:tab w:val="num" w:pos="1107"/>
        </w:tabs>
        <w:spacing w:before="0" w:beforeAutospacing="0" w:after="240" w:afterAutospacing="0" w:line="240" w:lineRule="auto"/>
        <w:ind w:left="1106" w:right="425" w:hanging="567"/>
        <w:jc w:val="both"/>
        <w:rPr>
          <w:rFonts w:ascii="David" w:eastAsia="Calibri" w:hAnsi="David" w:cs="David"/>
          <w:snapToGrid w:val="0"/>
          <w:sz w:val="24"/>
          <w:szCs w:val="24"/>
          <w:rtl/>
          <w:lang w:eastAsia="he-IL"/>
        </w:rPr>
      </w:pPr>
      <w:r w:rsidRPr="00152923">
        <w:rPr>
          <w:rFonts w:ascii="David" w:eastAsia="Calibri" w:hAnsi="David" w:cs="David"/>
          <w:snapToGrid w:val="0"/>
          <w:sz w:val="24"/>
          <w:szCs w:val="24"/>
          <w:rtl/>
          <w:lang w:eastAsia="he-IL"/>
        </w:rPr>
        <w:t>הקבלן יישא בעלויות הכרוכות בייצוג המשפטי בתביעה, לרבות בערכאות ערעור, אם וככל שיתקיים הליך של ערעור, כאשר העתק מכל כתבי בי-הדין הרלוונטיים יועברו ליזם.</w:t>
      </w:r>
    </w:p>
    <w:p w14:paraId="0AAE8DB1" w14:textId="77777777" w:rsidR="00152923" w:rsidRPr="00152923" w:rsidRDefault="00152923" w:rsidP="00152923">
      <w:pPr>
        <w:tabs>
          <w:tab w:val="num" w:pos="1107"/>
        </w:tabs>
        <w:spacing w:before="0" w:beforeAutospacing="0" w:after="240" w:afterAutospacing="0" w:line="240" w:lineRule="auto"/>
        <w:ind w:left="1106" w:right="425" w:hanging="567"/>
        <w:jc w:val="both"/>
        <w:rPr>
          <w:rFonts w:ascii="David" w:eastAsia="Calibri" w:hAnsi="David" w:cs="David"/>
          <w:b/>
          <w:bCs/>
          <w:snapToGrid w:val="0"/>
          <w:sz w:val="24"/>
          <w:szCs w:val="24"/>
          <w:rtl/>
          <w:lang w:eastAsia="he-IL"/>
        </w:rPr>
      </w:pPr>
      <w:r w:rsidRPr="00152923">
        <w:rPr>
          <w:rFonts w:ascii="David" w:eastAsia="Calibri" w:hAnsi="David" w:cs="David"/>
          <w:snapToGrid w:val="0"/>
          <w:sz w:val="24"/>
          <w:szCs w:val="24"/>
          <w:rtl/>
          <w:lang w:eastAsia="he-IL"/>
        </w:rPr>
        <w:t xml:space="preserve">היזם יושיט לקבלן ולבאי כוחו כל סיוע ועזרה שיתבקשו על ידם, ככל שיוכלו, לרבות מסירת מסמכים, חתימה על תצהירים ומסירת עדות, וכמו כן הגעה לדיונים בביהמ"ש ככל וכפי שיידרש בנסיבות העניין. אנשי הקשר מטעם אפ"י מגורים בקשר לתביעה הינם עוה"ד ממשרד עו"ד וקסלר ברגמן ושות'. </w:t>
      </w:r>
    </w:p>
    <w:p w14:paraId="657E6D4E" w14:textId="77777777" w:rsidR="00152923" w:rsidRPr="00152923" w:rsidRDefault="00152923" w:rsidP="00152923">
      <w:pPr>
        <w:tabs>
          <w:tab w:val="num" w:pos="1107"/>
        </w:tabs>
        <w:spacing w:before="0" w:beforeAutospacing="0" w:after="240" w:afterAutospacing="0" w:line="240" w:lineRule="auto"/>
        <w:ind w:left="1106" w:right="425" w:hanging="567"/>
        <w:jc w:val="both"/>
        <w:rPr>
          <w:rFonts w:ascii="David" w:eastAsia="Calibri" w:hAnsi="David" w:cs="David"/>
          <w:sz w:val="24"/>
          <w:szCs w:val="24"/>
          <w:rtl/>
          <w:lang w:eastAsia="he-IL"/>
        </w:rPr>
      </w:pPr>
      <w:r w:rsidRPr="00152923">
        <w:rPr>
          <w:rFonts w:ascii="David" w:eastAsia="Calibri" w:hAnsi="David" w:cs="David"/>
          <w:sz w:val="24"/>
          <w:szCs w:val="24"/>
          <w:rtl/>
          <w:lang w:eastAsia="he-IL"/>
        </w:rPr>
        <w:t xml:space="preserve">הקבלן יישא בכל סכום שיפסק במסגרת התביעה, </w:t>
      </w:r>
      <w:r w:rsidRPr="00152923">
        <w:rPr>
          <w:rFonts w:ascii="David" w:eastAsia="Calibri" w:hAnsi="David" w:cs="David"/>
          <w:snapToGrid w:val="0"/>
          <w:sz w:val="24"/>
          <w:szCs w:val="24"/>
          <w:rtl/>
          <w:lang w:eastAsia="he-IL"/>
        </w:rPr>
        <w:t>אם וככל שיפסק</w:t>
      </w:r>
      <w:r w:rsidRPr="00152923">
        <w:rPr>
          <w:rFonts w:ascii="David" w:eastAsia="Calibri" w:hAnsi="David" w:cs="David"/>
          <w:sz w:val="24"/>
          <w:szCs w:val="24"/>
          <w:rtl/>
          <w:lang w:eastAsia="he-IL"/>
        </w:rPr>
        <w:t xml:space="preserve">, אם על דרך הפשרה ואם במסגרת פסק דין סופי, שענייננו שיפוי ו/או פיצוי התובע בגין ליקויים המהווים ליקויי ביצוע ושמקורם בעבודה על ידו או על ידי מי מטעמו, והכל בכפוף להוראות חוזה העבודה בין הקבלן לבין היזם.  </w:t>
      </w:r>
    </w:p>
    <w:p w14:paraId="3E343768" w14:textId="77777777" w:rsidR="00152923" w:rsidRPr="00152923" w:rsidRDefault="00152923" w:rsidP="00152923">
      <w:pPr>
        <w:tabs>
          <w:tab w:val="num" w:pos="1107"/>
        </w:tabs>
        <w:spacing w:before="0" w:beforeAutospacing="0" w:after="240" w:afterAutospacing="0" w:line="240" w:lineRule="auto"/>
        <w:ind w:left="1106" w:right="425" w:hanging="567"/>
        <w:jc w:val="both"/>
        <w:rPr>
          <w:rFonts w:ascii="David" w:eastAsia="Calibri" w:hAnsi="David" w:cs="David"/>
          <w:sz w:val="24"/>
          <w:szCs w:val="24"/>
          <w:rtl/>
          <w:lang w:eastAsia="he-IL"/>
        </w:rPr>
      </w:pPr>
      <w:r w:rsidRPr="00152923">
        <w:rPr>
          <w:rFonts w:ascii="David" w:eastAsia="Calibri" w:hAnsi="David" w:cs="David"/>
          <w:snapToGrid w:val="0"/>
          <w:sz w:val="24"/>
          <w:szCs w:val="24"/>
          <w:rtl/>
          <w:lang w:eastAsia="he-IL"/>
        </w:rPr>
        <w:t xml:space="preserve">היזם </w:t>
      </w:r>
      <w:r w:rsidRPr="00152923">
        <w:rPr>
          <w:rFonts w:ascii="David" w:eastAsia="Calibri" w:hAnsi="David" w:cs="David"/>
          <w:sz w:val="24"/>
          <w:szCs w:val="24"/>
          <w:rtl/>
          <w:lang w:eastAsia="he-IL"/>
        </w:rPr>
        <w:t xml:space="preserve">יישא, בכל סכום שיפסק לתובעים במסגרת התביעה, אם וככל שיפסק, אם על דרך הפשרה ואם במסגרת פסק דין סופי, שעניינו שיפוי ו/או פיצוי התובעים בגין ליקויים </w:t>
      </w:r>
      <w:r w:rsidRPr="00152923">
        <w:rPr>
          <w:rFonts w:ascii="David" w:eastAsia="Calibri" w:hAnsi="David" w:cs="David"/>
          <w:b/>
          <w:bCs/>
          <w:sz w:val="24"/>
          <w:szCs w:val="24"/>
          <w:rtl/>
          <w:lang w:eastAsia="he-IL"/>
        </w:rPr>
        <w:t>שאינם</w:t>
      </w:r>
      <w:r w:rsidRPr="00152923">
        <w:rPr>
          <w:rFonts w:ascii="David" w:eastAsia="Calibri" w:hAnsi="David" w:cs="David"/>
          <w:sz w:val="24"/>
          <w:szCs w:val="24"/>
          <w:rtl/>
          <w:lang w:eastAsia="he-IL"/>
        </w:rPr>
        <w:t xml:space="preserve"> נובעים מנושאים שבאחריות הקבלן, שמקורם בהתחייבות היזם ו/או מי מטעמו ו/או נושאים תכנוניים שאינם באחריות הקבלן, ובלבד שסכומים אלו הושגו בידיעתו של היזם ובאישורו ככל שמדובר בפשרה. הקבלן יפנה לגורם המוסמך מטעם היזם, כאמור בסעיף 3 לעיל, בנוגע לליקויים כאמור, על מנת לקבל את עמדתו ואישורו</w:t>
      </w:r>
      <w:r w:rsidRPr="00152923">
        <w:rPr>
          <w:rFonts w:ascii="David" w:eastAsia="Calibri" w:hAnsi="David" w:cs="David"/>
          <w:sz w:val="24"/>
          <w:szCs w:val="24"/>
          <w:lang w:eastAsia="he-IL"/>
        </w:rPr>
        <w:t>.</w:t>
      </w:r>
    </w:p>
    <w:p w14:paraId="743E6419" w14:textId="77777777" w:rsidR="00152923" w:rsidRPr="00152923" w:rsidRDefault="00152923" w:rsidP="00152923">
      <w:pPr>
        <w:tabs>
          <w:tab w:val="num" w:pos="1107"/>
        </w:tabs>
        <w:spacing w:before="0" w:beforeAutospacing="0" w:after="240" w:afterAutospacing="0" w:line="240" w:lineRule="auto"/>
        <w:ind w:left="1106" w:right="425" w:hanging="567"/>
        <w:jc w:val="both"/>
        <w:rPr>
          <w:rFonts w:ascii="David" w:eastAsia="Calibri" w:hAnsi="David" w:cs="David"/>
          <w:sz w:val="24"/>
          <w:szCs w:val="24"/>
          <w:rtl/>
          <w:lang w:eastAsia="he-IL"/>
        </w:rPr>
      </w:pPr>
      <w:r w:rsidRPr="00152923">
        <w:rPr>
          <w:rFonts w:ascii="David" w:eastAsia="Calibri" w:hAnsi="David" w:cs="David"/>
          <w:snapToGrid w:val="0"/>
          <w:sz w:val="24"/>
          <w:szCs w:val="24"/>
          <w:rtl/>
          <w:lang w:eastAsia="he-IL"/>
        </w:rPr>
        <w:t>מבלי לגרוע מן האמור לעיל, מתחייב הקבלן:</w:t>
      </w:r>
    </w:p>
    <w:p w14:paraId="189312B0" w14:textId="77777777" w:rsidR="00152923" w:rsidRPr="00152923" w:rsidRDefault="00152923" w:rsidP="00152923">
      <w:pPr>
        <w:numPr>
          <w:ilvl w:val="1"/>
          <w:numId w:val="21"/>
        </w:numPr>
        <w:spacing w:before="0" w:beforeAutospacing="0" w:after="240" w:afterAutospacing="0" w:line="240" w:lineRule="auto"/>
        <w:ind w:right="426"/>
        <w:jc w:val="both"/>
        <w:rPr>
          <w:rFonts w:ascii="David" w:eastAsia="Calibri" w:hAnsi="David" w:cs="David"/>
          <w:snapToGrid w:val="0"/>
          <w:sz w:val="24"/>
          <w:szCs w:val="24"/>
          <w:rtl/>
          <w:lang w:eastAsia="he-IL"/>
        </w:rPr>
      </w:pPr>
      <w:r w:rsidRPr="00152923">
        <w:rPr>
          <w:rFonts w:ascii="David" w:eastAsia="Calibri" w:hAnsi="David" w:cs="David"/>
          <w:snapToGrid w:val="0"/>
          <w:sz w:val="24"/>
          <w:szCs w:val="24"/>
          <w:rtl/>
          <w:lang w:eastAsia="he-IL"/>
        </w:rPr>
        <w:t xml:space="preserve">כי עותק מכל כתב בי-דין ו/או מסמך יועברו זמן סביר לפני הגשתם לבית המשפט לידי משרד עו"ד וקסלר ברגמן ושות' לצורך קבלת אישור להגשתם. </w:t>
      </w:r>
    </w:p>
    <w:p w14:paraId="5D40AA4D" w14:textId="77777777" w:rsidR="00152923" w:rsidRPr="00152923" w:rsidRDefault="00152923" w:rsidP="00152923">
      <w:pPr>
        <w:numPr>
          <w:ilvl w:val="1"/>
          <w:numId w:val="21"/>
        </w:numPr>
        <w:spacing w:before="0" w:beforeAutospacing="0" w:after="240" w:afterAutospacing="0" w:line="240" w:lineRule="auto"/>
        <w:ind w:right="426"/>
        <w:jc w:val="both"/>
        <w:rPr>
          <w:rFonts w:ascii="David" w:eastAsia="Calibri" w:hAnsi="David" w:cs="David"/>
          <w:snapToGrid w:val="0"/>
          <w:sz w:val="24"/>
          <w:szCs w:val="24"/>
          <w:lang w:eastAsia="he-IL"/>
        </w:rPr>
      </w:pPr>
      <w:r w:rsidRPr="00152923">
        <w:rPr>
          <w:rFonts w:ascii="David" w:eastAsia="Calibri" w:hAnsi="David" w:cs="David"/>
          <w:snapToGrid w:val="0"/>
          <w:sz w:val="24"/>
          <w:szCs w:val="24"/>
          <w:rtl/>
          <w:lang w:eastAsia="he-IL"/>
        </w:rPr>
        <w:t xml:space="preserve">ליידע את היזם באמצעות אנשי הקשר מטעמו כאמור בסעיף 3 לעיל על כל דיון ו/או ישיבת מהו"ת ו/או גישור שנקבע בתיק ולהעביר כל פרוטוקול ו/או מסמך הנוגע לדיון כאמור.  </w:t>
      </w:r>
    </w:p>
    <w:p w14:paraId="14D226F0" w14:textId="77777777" w:rsidR="00152923" w:rsidRPr="00152923" w:rsidRDefault="00152923" w:rsidP="00152923">
      <w:pPr>
        <w:numPr>
          <w:ilvl w:val="1"/>
          <w:numId w:val="21"/>
        </w:numPr>
        <w:spacing w:before="0" w:beforeAutospacing="0" w:after="240" w:afterAutospacing="0" w:line="240" w:lineRule="auto"/>
        <w:ind w:right="426"/>
        <w:jc w:val="both"/>
        <w:rPr>
          <w:rFonts w:ascii="David" w:eastAsia="Calibri" w:hAnsi="David" w:cs="David"/>
          <w:sz w:val="24"/>
          <w:szCs w:val="24"/>
          <w:lang w:eastAsia="he-IL"/>
        </w:rPr>
      </w:pPr>
      <w:r w:rsidRPr="00152923">
        <w:rPr>
          <w:rFonts w:ascii="David" w:eastAsia="Calibri" w:hAnsi="David" w:cs="David"/>
          <w:snapToGrid w:val="0"/>
          <w:sz w:val="24"/>
          <w:szCs w:val="24"/>
          <w:rtl/>
          <w:lang w:eastAsia="he-IL"/>
        </w:rPr>
        <w:t>כי ככל ובמהלך הדיון תעלנה ו/או תועלנה טענות חדשות שלטעמו של הקבלן מקורן בליקויי תכנון ו/או באי עמידה בהתחייבויותיו של היזם כלפי התובעים ו/או מצגי היזם כמוכר הדירה שאינם קשורים בביצוע בניית הדירה, יידע הקבלן את היזם בנוגע לטענות אלו והצדדים יחליטו במשותף כיצד להתגונן בפני טענות אלו (הן בנוגע להמשך הייצוג והן בנוגע להתייחסות לגופן של הטענות).</w:t>
      </w:r>
    </w:p>
    <w:p w14:paraId="5D2C8C4B" w14:textId="77777777" w:rsidR="00152923" w:rsidRPr="00152923" w:rsidRDefault="00152923" w:rsidP="00152923">
      <w:pPr>
        <w:tabs>
          <w:tab w:val="num" w:pos="1107"/>
        </w:tabs>
        <w:spacing w:before="0" w:beforeAutospacing="0" w:after="240" w:afterAutospacing="0" w:line="240" w:lineRule="auto"/>
        <w:ind w:left="1106" w:right="425" w:hanging="567"/>
        <w:jc w:val="both"/>
        <w:rPr>
          <w:rFonts w:ascii="David" w:eastAsia="Calibri" w:hAnsi="David" w:cs="David"/>
          <w:sz w:val="24"/>
          <w:szCs w:val="24"/>
          <w:lang w:eastAsia="he-IL"/>
        </w:rPr>
      </w:pPr>
      <w:r w:rsidRPr="00152923">
        <w:rPr>
          <w:rFonts w:ascii="David" w:eastAsia="Calibri" w:hAnsi="David" w:cs="David"/>
          <w:sz w:val="24"/>
          <w:szCs w:val="24"/>
          <w:rtl/>
          <w:lang w:eastAsia="he-IL"/>
        </w:rPr>
        <w:t>במסגרת</w:t>
      </w:r>
      <w:r w:rsidRPr="00152923">
        <w:rPr>
          <w:rFonts w:ascii="David" w:eastAsia="Calibri" w:hAnsi="David" w:cs="David"/>
          <w:snapToGrid w:val="0"/>
          <w:sz w:val="24"/>
          <w:szCs w:val="24"/>
          <w:rtl/>
          <w:lang w:eastAsia="he-IL"/>
        </w:rPr>
        <w:t xml:space="preserve"> הדיון המשפטי הקבלן ו/או מי מטעמו לא יעלה כל טענה הנוגעת לחלוקת אחריות בינו לבין היזם לרבות בחוות דעת ושאלות שיופנו למומחה מטעם בית המשפט ככל וימונה.</w:t>
      </w:r>
      <w:r w:rsidRPr="00152923">
        <w:rPr>
          <w:rFonts w:ascii="David" w:eastAsia="Calibri" w:hAnsi="David" w:cs="David"/>
          <w:sz w:val="24"/>
          <w:szCs w:val="24"/>
          <w:rtl/>
          <w:lang w:eastAsia="he-IL"/>
        </w:rPr>
        <w:t xml:space="preserve"> למען הספר ספק מובהר, כי ככל שבמסגרת פסק הדין או כל החלטה מטעם בית המשפט תקבע חלוקת אחריות בין היזם לקבלן, אלו לא יחייבו את הצדדים, וחלוקת האחריות ביניהן תהא אך ורק על פי הסיכום המוסכם ביניהן.</w:t>
      </w:r>
    </w:p>
    <w:p w14:paraId="110F018D" w14:textId="77777777" w:rsidR="00152923" w:rsidRPr="00152923" w:rsidRDefault="00152923" w:rsidP="00152923">
      <w:pPr>
        <w:tabs>
          <w:tab w:val="num" w:pos="1107"/>
        </w:tabs>
        <w:spacing w:before="0" w:beforeAutospacing="0" w:after="240" w:afterAutospacing="0" w:line="240" w:lineRule="auto"/>
        <w:ind w:left="1106" w:right="425" w:hanging="567"/>
        <w:jc w:val="both"/>
        <w:rPr>
          <w:rFonts w:ascii="David" w:eastAsia="Calibri" w:hAnsi="David" w:cs="David"/>
          <w:snapToGrid w:val="0"/>
          <w:sz w:val="24"/>
          <w:szCs w:val="24"/>
          <w:lang w:eastAsia="he-IL"/>
        </w:rPr>
      </w:pPr>
      <w:r w:rsidRPr="00152923">
        <w:rPr>
          <w:rFonts w:ascii="David" w:eastAsia="Calibri" w:hAnsi="David" w:cs="David"/>
          <w:snapToGrid w:val="0"/>
          <w:sz w:val="24"/>
          <w:szCs w:val="24"/>
          <w:rtl/>
          <w:lang w:eastAsia="he-IL"/>
        </w:rPr>
        <w:t>במהלך ניהול הדיון המשפטי, יישא הקבלן במלוא העלויות הכרוכות בטיפול בתביעה; השתתפות היזם בעלויות התביעה תעשה רק לאחר הכרעת בית המשפט בתביעה ו/או סיכום פשרה בתיק, ככל שמקור הליקוי הינו באחריות היזם על פי המפורט בהסכם זה לעיל.</w:t>
      </w:r>
    </w:p>
    <w:p w14:paraId="07BB2BB5" w14:textId="77777777" w:rsidR="00152923" w:rsidRPr="00152923" w:rsidRDefault="00152923" w:rsidP="00152923">
      <w:pPr>
        <w:tabs>
          <w:tab w:val="num" w:pos="1107"/>
        </w:tabs>
        <w:spacing w:before="0" w:beforeAutospacing="0" w:after="240" w:afterAutospacing="0" w:line="240" w:lineRule="auto"/>
        <w:ind w:left="1106" w:right="425" w:hanging="567"/>
        <w:jc w:val="both"/>
        <w:rPr>
          <w:rFonts w:ascii="David" w:eastAsia="Calibri" w:hAnsi="David" w:cs="David"/>
          <w:snapToGrid w:val="0"/>
          <w:sz w:val="24"/>
          <w:szCs w:val="24"/>
          <w:rtl/>
          <w:lang w:eastAsia="he-IL"/>
        </w:rPr>
      </w:pPr>
      <w:r w:rsidRPr="00152923">
        <w:rPr>
          <w:rFonts w:ascii="David" w:eastAsia="Calibri" w:hAnsi="David" w:cs="David"/>
          <w:snapToGrid w:val="0"/>
          <w:sz w:val="24"/>
          <w:szCs w:val="24"/>
          <w:rtl/>
          <w:lang w:eastAsia="he-IL"/>
        </w:rPr>
        <w:t xml:space="preserve">כל הסדר או פשרה בתיק יעשו באישור מראש ובכתב של נציגי היזם. </w:t>
      </w:r>
    </w:p>
    <w:p w14:paraId="32887C0C" w14:textId="77777777" w:rsidR="00152923" w:rsidRPr="00152923" w:rsidRDefault="00152923" w:rsidP="00152923">
      <w:pPr>
        <w:tabs>
          <w:tab w:val="num" w:pos="1107"/>
        </w:tabs>
        <w:spacing w:before="0" w:beforeAutospacing="0" w:after="240" w:afterAutospacing="0" w:line="240" w:lineRule="auto"/>
        <w:ind w:left="1106" w:right="425" w:hanging="567"/>
        <w:jc w:val="both"/>
        <w:rPr>
          <w:rFonts w:ascii="David" w:eastAsia="Calibri" w:hAnsi="David" w:cs="David"/>
          <w:snapToGrid w:val="0"/>
          <w:sz w:val="24"/>
          <w:szCs w:val="24"/>
          <w:lang w:eastAsia="he-IL"/>
        </w:rPr>
      </w:pPr>
      <w:r w:rsidRPr="00152923">
        <w:rPr>
          <w:rFonts w:ascii="David" w:eastAsia="Calibri" w:hAnsi="David" w:cs="David"/>
          <w:snapToGrid w:val="0"/>
          <w:sz w:val="24"/>
          <w:szCs w:val="24"/>
          <w:rtl/>
          <w:lang w:eastAsia="he-IL"/>
        </w:rPr>
        <w:t xml:space="preserve">תשלום על ידי מי מהצדדים בקשר עם התביעה יבוצע אך ורק בהתאם להסכם זה. </w:t>
      </w:r>
    </w:p>
    <w:p w14:paraId="390BA22A" w14:textId="77777777" w:rsidR="00EF43A0" w:rsidRDefault="00EF43A0" w:rsidP="00152923">
      <w:pPr>
        <w:keepNext/>
        <w:spacing w:before="0" w:beforeAutospacing="0" w:after="0" w:afterAutospacing="0" w:line="360" w:lineRule="auto"/>
        <w:jc w:val="center"/>
        <w:outlineLvl w:val="0"/>
        <w:rPr>
          <w:rFonts w:ascii="David" w:eastAsia="Times New Roman" w:hAnsi="David" w:cs="David"/>
          <w:b/>
          <w:bCs/>
          <w:kern w:val="36"/>
          <w:sz w:val="24"/>
          <w:szCs w:val="24"/>
          <w:u w:val="single"/>
          <w:rtl/>
        </w:rPr>
      </w:pPr>
    </w:p>
    <w:p w14:paraId="0E58FBE1" w14:textId="77777777" w:rsidR="00152923" w:rsidRDefault="00152923" w:rsidP="00152923">
      <w:pPr>
        <w:keepNext/>
        <w:spacing w:before="0" w:beforeAutospacing="0" w:after="0" w:afterAutospacing="0" w:line="360" w:lineRule="auto"/>
        <w:jc w:val="center"/>
        <w:outlineLvl w:val="0"/>
        <w:rPr>
          <w:rFonts w:ascii="David" w:eastAsia="Times New Roman" w:hAnsi="David" w:cs="David"/>
          <w:b/>
          <w:bCs/>
          <w:kern w:val="36"/>
          <w:sz w:val="24"/>
          <w:szCs w:val="24"/>
          <w:u w:val="single"/>
          <w:rtl/>
        </w:rPr>
      </w:pPr>
      <w:r w:rsidRPr="00152923">
        <w:rPr>
          <w:rFonts w:ascii="David" w:eastAsia="Times New Roman" w:hAnsi="David" w:cs="David"/>
          <w:b/>
          <w:bCs/>
          <w:kern w:val="36"/>
          <w:sz w:val="24"/>
          <w:szCs w:val="24"/>
          <w:u w:val="single"/>
          <w:rtl/>
        </w:rPr>
        <w:t>ולראיה באו הצדדים על החתום:</w:t>
      </w:r>
    </w:p>
    <w:p w14:paraId="06C39952" w14:textId="77777777" w:rsidR="00EF43A0" w:rsidRDefault="00EF43A0" w:rsidP="00152923">
      <w:pPr>
        <w:keepNext/>
        <w:spacing w:before="0" w:beforeAutospacing="0" w:after="0" w:afterAutospacing="0" w:line="360" w:lineRule="auto"/>
        <w:jc w:val="center"/>
        <w:outlineLvl w:val="0"/>
        <w:rPr>
          <w:rFonts w:ascii="David" w:eastAsia="Times New Roman" w:hAnsi="David" w:cs="David"/>
          <w:b/>
          <w:bCs/>
          <w:kern w:val="36"/>
          <w:sz w:val="24"/>
          <w:szCs w:val="24"/>
          <w:u w:val="single"/>
          <w:rtl/>
        </w:rPr>
      </w:pPr>
    </w:p>
    <w:p w14:paraId="18DD8335" w14:textId="77777777" w:rsidR="00EF43A0" w:rsidRDefault="00EF43A0" w:rsidP="00152923">
      <w:pPr>
        <w:keepNext/>
        <w:spacing w:before="0" w:beforeAutospacing="0" w:after="0" w:afterAutospacing="0" w:line="360" w:lineRule="auto"/>
        <w:jc w:val="center"/>
        <w:outlineLvl w:val="0"/>
        <w:rPr>
          <w:rFonts w:ascii="David" w:eastAsia="Times New Roman" w:hAnsi="David" w:cs="David"/>
          <w:b/>
          <w:bCs/>
          <w:kern w:val="36"/>
          <w:sz w:val="24"/>
          <w:szCs w:val="24"/>
          <w:u w:val="single"/>
          <w:rtl/>
        </w:rPr>
      </w:pPr>
    </w:p>
    <w:p w14:paraId="04FF4660" w14:textId="77777777" w:rsidR="00EF43A0" w:rsidRPr="00152923" w:rsidRDefault="00EF43A0" w:rsidP="00152923">
      <w:pPr>
        <w:keepNext/>
        <w:spacing w:before="0" w:beforeAutospacing="0" w:after="0" w:afterAutospacing="0" w:line="360" w:lineRule="auto"/>
        <w:jc w:val="center"/>
        <w:outlineLvl w:val="0"/>
        <w:rPr>
          <w:rFonts w:ascii="David" w:eastAsia="Times New Roman" w:hAnsi="David" w:cs="David"/>
          <w:b/>
          <w:bCs/>
          <w:kern w:val="36"/>
          <w:sz w:val="24"/>
          <w:szCs w:val="24"/>
          <w:u w:val="single"/>
        </w:rPr>
      </w:pPr>
    </w:p>
    <w:p w14:paraId="503B743E" w14:textId="77777777" w:rsidR="00152923" w:rsidRPr="00152923" w:rsidRDefault="00152923" w:rsidP="00152923">
      <w:pPr>
        <w:spacing w:before="0" w:beforeAutospacing="0" w:after="0" w:afterAutospacing="0" w:line="240" w:lineRule="auto"/>
        <w:rPr>
          <w:rFonts w:ascii="David" w:eastAsia="Calibri" w:hAnsi="David" w:cs="David"/>
          <w:snapToGrid w:val="0"/>
          <w:sz w:val="24"/>
          <w:szCs w:val="24"/>
        </w:rPr>
      </w:pPr>
      <w:r w:rsidRPr="00152923">
        <w:rPr>
          <w:rFonts w:ascii="David" w:eastAsia="Calibri" w:hAnsi="David" w:cs="David"/>
          <w:snapToGrid w:val="0"/>
          <w:sz w:val="24"/>
          <w:szCs w:val="24"/>
          <w:rtl/>
        </w:rPr>
        <w:t xml:space="preserve">              </w:t>
      </w:r>
    </w:p>
    <w:tbl>
      <w:tblPr>
        <w:bidiVisual/>
        <w:tblW w:w="9611" w:type="dxa"/>
        <w:tblCellMar>
          <w:left w:w="0" w:type="dxa"/>
          <w:right w:w="0" w:type="dxa"/>
        </w:tblCellMar>
        <w:tblLook w:val="04A0" w:firstRow="1" w:lastRow="0" w:firstColumn="1" w:lastColumn="0" w:noHBand="0" w:noVBand="1"/>
      </w:tblPr>
      <w:tblGrid>
        <w:gridCol w:w="3203"/>
        <w:gridCol w:w="3204"/>
        <w:gridCol w:w="3204"/>
      </w:tblGrid>
      <w:tr w:rsidR="00152923" w:rsidRPr="00152923" w14:paraId="7980B3D3" w14:textId="77777777" w:rsidTr="00152923">
        <w:trPr>
          <w:trHeight w:val="1134"/>
        </w:trPr>
        <w:tc>
          <w:tcPr>
            <w:tcW w:w="3203" w:type="dxa"/>
            <w:tcMar>
              <w:top w:w="0" w:type="dxa"/>
              <w:left w:w="108" w:type="dxa"/>
              <w:bottom w:w="0" w:type="dxa"/>
              <w:right w:w="108" w:type="dxa"/>
            </w:tcMar>
            <w:hideMark/>
          </w:tcPr>
          <w:p w14:paraId="13E73E2D" w14:textId="77777777" w:rsidR="00152923" w:rsidRPr="00152923" w:rsidRDefault="00152923" w:rsidP="00152923">
            <w:pPr>
              <w:spacing w:before="0" w:beforeAutospacing="0" w:after="0" w:afterAutospacing="0" w:line="240" w:lineRule="auto"/>
              <w:jc w:val="center"/>
              <w:rPr>
                <w:rFonts w:ascii="David" w:eastAsia="Calibri" w:hAnsi="David" w:cs="David"/>
                <w:b/>
                <w:bCs/>
                <w:snapToGrid w:val="0"/>
                <w:sz w:val="24"/>
                <w:szCs w:val="24"/>
              </w:rPr>
            </w:pPr>
            <w:r w:rsidRPr="00152923">
              <w:rPr>
                <w:rFonts w:ascii="David" w:eastAsia="Calibri" w:hAnsi="David" w:cs="David"/>
                <w:b/>
                <w:bCs/>
                <w:snapToGrid w:val="0"/>
                <w:sz w:val="24"/>
                <w:szCs w:val="24"/>
                <w:rtl/>
              </w:rPr>
              <w:t>________________________</w:t>
            </w:r>
          </w:p>
          <w:p w14:paraId="2948FB0C" w14:textId="77777777" w:rsidR="00152923" w:rsidRPr="00152923" w:rsidRDefault="00152923" w:rsidP="00152923">
            <w:pPr>
              <w:spacing w:before="0" w:beforeAutospacing="0" w:after="0" w:afterAutospacing="0" w:line="240" w:lineRule="auto"/>
              <w:jc w:val="center"/>
              <w:rPr>
                <w:rFonts w:ascii="David" w:eastAsia="Calibri" w:hAnsi="David" w:cs="David"/>
                <w:b/>
                <w:bCs/>
                <w:snapToGrid w:val="0"/>
                <w:sz w:val="24"/>
                <w:szCs w:val="24"/>
                <w:rtl/>
              </w:rPr>
            </w:pPr>
            <w:r w:rsidRPr="00152923">
              <w:rPr>
                <w:rFonts w:ascii="David" w:eastAsia="Calibri" w:hAnsi="David" w:cs="David"/>
                <w:b/>
                <w:bCs/>
                <w:snapToGrid w:val="0"/>
                <w:sz w:val="24"/>
                <w:szCs w:val="24"/>
                <w:rtl/>
              </w:rPr>
              <w:t xml:space="preserve">אפריקה ישראל מגורים  בע"מ        </w:t>
            </w:r>
          </w:p>
        </w:tc>
        <w:tc>
          <w:tcPr>
            <w:tcW w:w="3204" w:type="dxa"/>
            <w:tcMar>
              <w:top w:w="0" w:type="dxa"/>
              <w:left w:w="108" w:type="dxa"/>
              <w:bottom w:w="0" w:type="dxa"/>
              <w:right w:w="108" w:type="dxa"/>
            </w:tcMar>
          </w:tcPr>
          <w:p w14:paraId="6FD3C5C3" w14:textId="77777777" w:rsidR="00152923" w:rsidRPr="00152923" w:rsidRDefault="00152923" w:rsidP="00152923">
            <w:pPr>
              <w:spacing w:before="0" w:beforeAutospacing="0" w:after="0" w:afterAutospacing="0" w:line="240" w:lineRule="auto"/>
              <w:jc w:val="center"/>
              <w:rPr>
                <w:rFonts w:ascii="David" w:eastAsia="Calibri" w:hAnsi="David" w:cs="David"/>
                <w:b/>
                <w:bCs/>
                <w:snapToGrid w:val="0"/>
                <w:sz w:val="24"/>
                <w:szCs w:val="24"/>
                <w:rtl/>
              </w:rPr>
            </w:pPr>
          </w:p>
        </w:tc>
        <w:tc>
          <w:tcPr>
            <w:tcW w:w="3204" w:type="dxa"/>
            <w:tcMar>
              <w:top w:w="0" w:type="dxa"/>
              <w:left w:w="108" w:type="dxa"/>
              <w:bottom w:w="0" w:type="dxa"/>
              <w:right w:w="108" w:type="dxa"/>
            </w:tcMar>
            <w:hideMark/>
          </w:tcPr>
          <w:p w14:paraId="2A56B1D8" w14:textId="77777777" w:rsidR="00152923" w:rsidRPr="00152923" w:rsidRDefault="00152923" w:rsidP="00152923">
            <w:pPr>
              <w:spacing w:before="0" w:beforeAutospacing="0" w:after="0" w:afterAutospacing="0" w:line="240" w:lineRule="auto"/>
              <w:jc w:val="center"/>
              <w:rPr>
                <w:rFonts w:ascii="David" w:eastAsia="Calibri" w:hAnsi="David" w:cs="David"/>
                <w:b/>
                <w:bCs/>
                <w:snapToGrid w:val="0"/>
                <w:sz w:val="24"/>
                <w:szCs w:val="24"/>
                <w:rtl/>
              </w:rPr>
            </w:pPr>
            <w:r w:rsidRPr="00152923">
              <w:rPr>
                <w:rFonts w:ascii="David" w:eastAsia="Calibri" w:hAnsi="David" w:cs="David"/>
                <w:b/>
                <w:bCs/>
                <w:snapToGrid w:val="0"/>
                <w:sz w:val="24"/>
                <w:szCs w:val="24"/>
                <w:rtl/>
              </w:rPr>
              <w:t>________________________</w:t>
            </w:r>
          </w:p>
          <w:p w14:paraId="5AF16370" w14:textId="77777777" w:rsidR="00152923" w:rsidRPr="00152923" w:rsidRDefault="00152923" w:rsidP="00152923">
            <w:pPr>
              <w:spacing w:before="0" w:beforeAutospacing="0" w:after="0" w:afterAutospacing="0" w:line="240" w:lineRule="auto"/>
              <w:jc w:val="center"/>
              <w:rPr>
                <w:rFonts w:ascii="David" w:eastAsia="Calibri" w:hAnsi="David" w:cs="David"/>
                <w:b/>
                <w:bCs/>
                <w:snapToGrid w:val="0"/>
                <w:sz w:val="24"/>
                <w:szCs w:val="24"/>
              </w:rPr>
            </w:pPr>
            <w:r w:rsidRPr="00152923">
              <w:rPr>
                <w:rFonts w:ascii="David" w:eastAsia="Calibri" w:hAnsi="David" w:cs="David"/>
                <w:b/>
                <w:bCs/>
                <w:snapToGrid w:val="0"/>
                <w:sz w:val="24"/>
                <w:szCs w:val="24"/>
                <w:rtl/>
              </w:rPr>
              <w:t xml:space="preserve">שם הקבלן </w:t>
            </w:r>
          </w:p>
        </w:tc>
      </w:tr>
    </w:tbl>
    <w:p w14:paraId="597F9452" w14:textId="77777777" w:rsidR="00152923" w:rsidRPr="00152923" w:rsidRDefault="00152923" w:rsidP="00152923">
      <w:pPr>
        <w:spacing w:before="0" w:beforeAutospacing="0" w:after="0" w:afterAutospacing="0" w:line="240" w:lineRule="auto"/>
        <w:rPr>
          <w:rFonts w:ascii="Calibri" w:eastAsia="Calibri" w:hAnsi="Calibri" w:cs="Calibri"/>
        </w:rPr>
      </w:pPr>
    </w:p>
    <w:p w14:paraId="0E69F292" w14:textId="77777777" w:rsidR="00152923" w:rsidRDefault="00152923" w:rsidP="00E56613">
      <w:pPr>
        <w:spacing w:before="0" w:beforeAutospacing="0" w:after="0" w:afterAutospacing="0" w:line="360" w:lineRule="auto"/>
        <w:jc w:val="center"/>
        <w:rPr>
          <w:rFonts w:ascii="David" w:eastAsia="Times New Roman" w:hAnsi="David" w:cs="David"/>
          <w:b/>
          <w:bCs/>
          <w:sz w:val="24"/>
          <w:szCs w:val="24"/>
          <w:u w:val="single"/>
          <w:rtl/>
        </w:rPr>
      </w:pPr>
    </w:p>
    <w:p w14:paraId="118B8A48" w14:textId="77777777" w:rsidR="00152923" w:rsidRDefault="00152923" w:rsidP="00E56613">
      <w:pPr>
        <w:spacing w:before="0" w:beforeAutospacing="0" w:after="0" w:afterAutospacing="0" w:line="360" w:lineRule="auto"/>
        <w:jc w:val="center"/>
        <w:rPr>
          <w:rFonts w:ascii="David" w:eastAsia="Times New Roman" w:hAnsi="David" w:cs="David"/>
          <w:b/>
          <w:bCs/>
          <w:sz w:val="24"/>
          <w:szCs w:val="24"/>
          <w:u w:val="single"/>
          <w:rtl/>
        </w:rPr>
      </w:pPr>
    </w:p>
    <w:p w14:paraId="3144AB52" w14:textId="77777777" w:rsidR="00E56613" w:rsidRPr="00E56613" w:rsidRDefault="00E56613" w:rsidP="00E56613">
      <w:pPr>
        <w:spacing w:before="0" w:beforeAutospacing="0" w:after="0" w:afterAutospacing="0" w:line="360" w:lineRule="auto"/>
        <w:ind w:right="1000"/>
        <w:jc w:val="both"/>
        <w:rPr>
          <w:rFonts w:ascii="David" w:eastAsia="Times New Roman" w:hAnsi="David" w:cs="David"/>
          <w:snapToGrid w:val="0"/>
          <w:sz w:val="24"/>
          <w:szCs w:val="24"/>
          <w:rtl/>
        </w:rPr>
      </w:pPr>
    </w:p>
    <w:p w14:paraId="326D475A" w14:textId="77777777" w:rsidR="00E56613" w:rsidRPr="00E56613" w:rsidRDefault="00E56613" w:rsidP="00E56613">
      <w:pPr>
        <w:spacing w:before="0" w:beforeAutospacing="0" w:after="0" w:afterAutospacing="0" w:line="240" w:lineRule="auto"/>
        <w:jc w:val="center"/>
        <w:rPr>
          <w:rFonts w:ascii="David" w:eastAsia="Times New Roman" w:hAnsi="David" w:cs="David"/>
          <w:b/>
          <w:bCs/>
          <w:spacing w:val="10"/>
          <w:sz w:val="24"/>
          <w:szCs w:val="24"/>
          <w:u w:val="single"/>
          <w:rtl/>
        </w:rPr>
      </w:pPr>
    </w:p>
    <w:p w14:paraId="25570404" w14:textId="77777777" w:rsidR="00E56613" w:rsidRPr="00E56613" w:rsidRDefault="00E56613" w:rsidP="00E56613">
      <w:pPr>
        <w:spacing w:before="0" w:beforeAutospacing="0" w:after="0" w:afterAutospacing="0" w:line="240" w:lineRule="auto"/>
        <w:jc w:val="center"/>
        <w:rPr>
          <w:rFonts w:ascii="David" w:eastAsia="Times New Roman" w:hAnsi="David" w:cs="David"/>
          <w:b/>
          <w:bCs/>
          <w:spacing w:val="10"/>
          <w:sz w:val="24"/>
          <w:szCs w:val="24"/>
          <w:u w:val="single"/>
          <w:rtl/>
        </w:rPr>
      </w:pPr>
    </w:p>
    <w:p w14:paraId="1641C966" w14:textId="77777777" w:rsidR="00E56613" w:rsidRPr="00E56613" w:rsidRDefault="00E56613" w:rsidP="00E56613">
      <w:pPr>
        <w:spacing w:before="0" w:beforeAutospacing="0" w:after="0" w:afterAutospacing="0" w:line="240" w:lineRule="auto"/>
        <w:jc w:val="center"/>
        <w:rPr>
          <w:rFonts w:ascii="David" w:eastAsia="Times New Roman" w:hAnsi="David" w:cs="David"/>
          <w:b/>
          <w:bCs/>
          <w:spacing w:val="10"/>
          <w:sz w:val="24"/>
          <w:szCs w:val="24"/>
          <w:u w:val="single"/>
          <w:rtl/>
        </w:rPr>
      </w:pPr>
    </w:p>
    <w:p w14:paraId="74D80D84" w14:textId="77777777" w:rsidR="00E56613" w:rsidRPr="00E56613" w:rsidRDefault="00E56613" w:rsidP="00E56613">
      <w:pPr>
        <w:spacing w:before="0" w:beforeAutospacing="0" w:after="0" w:afterAutospacing="0" w:line="240" w:lineRule="auto"/>
        <w:jc w:val="center"/>
        <w:rPr>
          <w:rFonts w:ascii="David" w:eastAsia="Times New Roman" w:hAnsi="David" w:cs="David"/>
          <w:b/>
          <w:bCs/>
          <w:spacing w:val="10"/>
          <w:sz w:val="24"/>
          <w:szCs w:val="24"/>
          <w:u w:val="single"/>
          <w:rtl/>
        </w:rPr>
      </w:pPr>
    </w:p>
    <w:p w14:paraId="1F8B7B63" w14:textId="77777777" w:rsidR="00E56613" w:rsidRPr="00E56613" w:rsidRDefault="00E56613" w:rsidP="00E56613">
      <w:pPr>
        <w:spacing w:before="0" w:beforeAutospacing="0" w:after="0" w:afterAutospacing="0" w:line="240" w:lineRule="auto"/>
        <w:jc w:val="center"/>
        <w:rPr>
          <w:rFonts w:ascii="David" w:eastAsia="Times New Roman" w:hAnsi="David" w:cs="David"/>
          <w:b/>
          <w:bCs/>
          <w:spacing w:val="10"/>
          <w:sz w:val="24"/>
          <w:szCs w:val="24"/>
          <w:u w:val="single"/>
          <w:rtl/>
        </w:rPr>
      </w:pPr>
    </w:p>
    <w:p w14:paraId="45095750" w14:textId="77777777" w:rsidR="00E56613" w:rsidRPr="00E56613" w:rsidRDefault="00E56613" w:rsidP="00E56613">
      <w:pPr>
        <w:spacing w:before="0" w:beforeAutospacing="0" w:after="0" w:afterAutospacing="0" w:line="240" w:lineRule="auto"/>
        <w:jc w:val="center"/>
        <w:rPr>
          <w:rFonts w:ascii="David" w:eastAsia="Times New Roman" w:hAnsi="David" w:cs="David"/>
          <w:b/>
          <w:bCs/>
          <w:spacing w:val="10"/>
          <w:sz w:val="24"/>
          <w:szCs w:val="24"/>
          <w:u w:val="single"/>
          <w:rtl/>
        </w:rPr>
      </w:pPr>
    </w:p>
    <w:p w14:paraId="12676372" w14:textId="77777777" w:rsidR="00E56613" w:rsidRPr="00E56613" w:rsidRDefault="00E56613" w:rsidP="00E56613">
      <w:pPr>
        <w:widowControl w:val="0"/>
        <w:spacing w:before="0" w:beforeAutospacing="0" w:after="0" w:afterAutospacing="0" w:line="240" w:lineRule="auto"/>
        <w:jc w:val="center"/>
        <w:rPr>
          <w:rFonts w:ascii="David" w:eastAsia="Times New Roman" w:hAnsi="David" w:cs="David"/>
          <w:b/>
          <w:bCs/>
          <w:sz w:val="24"/>
          <w:szCs w:val="24"/>
          <w:u w:val="single"/>
          <w:rtl/>
        </w:rPr>
      </w:pPr>
      <w:r w:rsidRPr="00E56613">
        <w:rPr>
          <w:rFonts w:ascii="David" w:eastAsia="Times New Roman" w:hAnsi="David" w:cs="David"/>
          <w:b/>
          <w:bCs/>
          <w:sz w:val="24"/>
          <w:szCs w:val="24"/>
          <w:u w:val="single"/>
          <w:rtl/>
        </w:rPr>
        <w:br w:type="page"/>
        <w:t xml:space="preserve">נספח 3.1.16  </w:t>
      </w:r>
    </w:p>
    <w:p w14:paraId="235EB58D" w14:textId="77777777" w:rsidR="00E56613" w:rsidRPr="00E56613" w:rsidRDefault="00E56613" w:rsidP="00E56613">
      <w:pPr>
        <w:widowControl w:val="0"/>
        <w:spacing w:before="0" w:beforeAutospacing="0" w:after="0" w:afterAutospacing="0" w:line="240" w:lineRule="auto"/>
        <w:jc w:val="center"/>
        <w:rPr>
          <w:rFonts w:ascii="David" w:eastAsia="Times New Roman" w:hAnsi="David" w:cs="David"/>
          <w:b/>
          <w:bCs/>
          <w:sz w:val="24"/>
          <w:szCs w:val="24"/>
          <w:u w:val="single"/>
          <w:rtl/>
        </w:rPr>
      </w:pPr>
      <w:r w:rsidRPr="00E56613">
        <w:rPr>
          <w:rFonts w:ascii="David" w:eastAsia="Times New Roman" w:hAnsi="David" w:cs="David"/>
          <w:b/>
          <w:bCs/>
          <w:sz w:val="24"/>
          <w:szCs w:val="24"/>
          <w:u w:val="single"/>
          <w:rtl/>
        </w:rPr>
        <w:t>הצהרת הקבלן בדבר היעדר תביעות</w:t>
      </w:r>
    </w:p>
    <w:p w14:paraId="0367B15A" w14:textId="77777777" w:rsidR="00E56613" w:rsidRPr="00E56613" w:rsidRDefault="00E56613" w:rsidP="00E56613">
      <w:pPr>
        <w:widowControl w:val="0"/>
        <w:spacing w:before="0" w:beforeAutospacing="0" w:after="0" w:afterAutospacing="0" w:line="360" w:lineRule="auto"/>
        <w:ind w:left="180"/>
        <w:jc w:val="both"/>
        <w:rPr>
          <w:rFonts w:ascii="David" w:eastAsia="Times New Roman" w:hAnsi="David" w:cs="David"/>
          <w:sz w:val="24"/>
          <w:szCs w:val="24"/>
        </w:rPr>
      </w:pPr>
    </w:p>
    <w:p w14:paraId="3C0B75FA" w14:textId="77777777" w:rsidR="00E56613" w:rsidRPr="00E56613" w:rsidRDefault="00E56613" w:rsidP="00E56613">
      <w:pPr>
        <w:widowControl w:val="0"/>
        <w:spacing w:before="0" w:beforeAutospacing="0" w:after="0" w:afterAutospacing="0" w:line="360" w:lineRule="auto"/>
        <w:ind w:left="180"/>
        <w:jc w:val="both"/>
        <w:rPr>
          <w:rFonts w:ascii="David" w:eastAsia="Times New Roman" w:hAnsi="David" w:cs="David"/>
          <w:sz w:val="24"/>
          <w:szCs w:val="24"/>
          <w:rtl/>
        </w:rPr>
      </w:pPr>
    </w:p>
    <w:p w14:paraId="1EB9DF13" w14:textId="77777777" w:rsidR="00E56613" w:rsidRPr="00E56613" w:rsidRDefault="00E56613" w:rsidP="00E56613">
      <w:pPr>
        <w:widowControl w:val="0"/>
        <w:spacing w:before="0" w:beforeAutospacing="0" w:after="0" w:afterAutospacing="0" w:line="240" w:lineRule="auto"/>
        <w:ind w:left="180"/>
        <w:jc w:val="both"/>
        <w:rPr>
          <w:rFonts w:ascii="David" w:eastAsia="Times New Roman" w:hAnsi="David" w:cs="David"/>
          <w:sz w:val="24"/>
          <w:szCs w:val="24"/>
          <w:rtl/>
        </w:rPr>
      </w:pPr>
      <w:r w:rsidRPr="00E56613">
        <w:rPr>
          <w:rFonts w:ascii="David" w:eastAsia="Times New Roman" w:hAnsi="David" w:cs="David"/>
          <w:sz w:val="24"/>
          <w:szCs w:val="24"/>
          <w:rtl/>
        </w:rPr>
        <w:t>לכבוד</w:t>
      </w:r>
    </w:p>
    <w:sdt>
      <w:sdtPr>
        <w:rPr>
          <w:rFonts w:ascii="David" w:eastAsia="Times New Roman" w:hAnsi="David" w:cs="David"/>
          <w:color w:val="008000"/>
          <w:sz w:val="24"/>
          <w:szCs w:val="24"/>
          <w:rtl/>
        </w:rPr>
        <w:alias w:val="צד א בחוזה"/>
        <w:tag w:val="cntTzadA"/>
        <w:id w:val="-190836866"/>
        <w:placeholder>
          <w:docPart w:val="353AD82A28A24870A6DB2DF489DC3A79"/>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TzadA[1]" w:storeItemID="{81709D4C-33DC-48CC-AC7E-130A245806EE}"/>
        <w:text w:multiLine="1"/>
      </w:sdtPr>
      <w:sdtEndPr/>
      <w:sdtContent>
        <w:p w14:paraId="5BAF9AEA" w14:textId="77777777" w:rsidR="00E56613" w:rsidRPr="00E56613" w:rsidRDefault="00CC5444" w:rsidP="00E56613">
          <w:pPr>
            <w:widowControl w:val="0"/>
            <w:spacing w:before="0" w:beforeAutospacing="0" w:after="0" w:afterAutospacing="0" w:line="240" w:lineRule="auto"/>
            <w:ind w:left="180"/>
            <w:jc w:val="both"/>
            <w:rPr>
              <w:rFonts w:ascii="David" w:eastAsia="Times New Roman" w:hAnsi="David" w:cs="David"/>
              <w:color w:val="008000"/>
              <w:sz w:val="24"/>
              <w:szCs w:val="24"/>
              <w:rtl/>
            </w:rPr>
          </w:pPr>
          <w:r w:rsidRPr="00CC5444">
            <w:rPr>
              <w:rStyle w:val="a8"/>
              <w:color w:val="00B0F0"/>
              <w:rtl/>
            </w:rPr>
            <w:t>[צד א בחוזה]</w:t>
          </w:r>
        </w:p>
      </w:sdtContent>
    </w:sdt>
    <w:p w14:paraId="7AD6F9FE" w14:textId="77777777" w:rsidR="00E56613" w:rsidRPr="00E56613" w:rsidRDefault="00E56613" w:rsidP="00E56613">
      <w:pPr>
        <w:widowControl w:val="0"/>
        <w:spacing w:before="0" w:beforeAutospacing="0" w:after="0" w:afterAutospacing="0" w:line="240" w:lineRule="auto"/>
        <w:ind w:left="180"/>
        <w:jc w:val="both"/>
        <w:rPr>
          <w:rFonts w:ascii="David" w:eastAsia="Times New Roman" w:hAnsi="David" w:cs="David"/>
          <w:sz w:val="24"/>
          <w:szCs w:val="24"/>
          <w:rtl/>
        </w:rPr>
      </w:pPr>
    </w:p>
    <w:p w14:paraId="24417033" w14:textId="77777777" w:rsidR="00E56613" w:rsidRPr="00E56613" w:rsidRDefault="00E56613" w:rsidP="00E56613">
      <w:pPr>
        <w:widowControl w:val="0"/>
        <w:spacing w:before="0" w:beforeAutospacing="0" w:after="0" w:afterAutospacing="0" w:line="240" w:lineRule="auto"/>
        <w:ind w:left="180"/>
        <w:jc w:val="both"/>
        <w:rPr>
          <w:rFonts w:ascii="David" w:eastAsia="Times New Roman" w:hAnsi="David" w:cs="David"/>
          <w:sz w:val="24"/>
          <w:szCs w:val="24"/>
          <w:rtl/>
        </w:rPr>
      </w:pPr>
      <w:r w:rsidRPr="00E56613">
        <w:rPr>
          <w:rFonts w:ascii="David" w:eastAsia="Times New Roman" w:hAnsi="David" w:cs="David"/>
          <w:sz w:val="24"/>
          <w:szCs w:val="24"/>
          <w:rtl/>
        </w:rPr>
        <w:t>ג.א.נ.,</w:t>
      </w:r>
    </w:p>
    <w:p w14:paraId="7D7A0FCB" w14:textId="77777777" w:rsidR="00E56613" w:rsidRPr="00E56613" w:rsidRDefault="00E56613" w:rsidP="00E56613">
      <w:pPr>
        <w:widowControl w:val="0"/>
        <w:spacing w:before="0" w:beforeAutospacing="0" w:after="0" w:afterAutospacing="0" w:line="240" w:lineRule="auto"/>
        <w:ind w:left="180"/>
        <w:jc w:val="both"/>
        <w:rPr>
          <w:rFonts w:ascii="David" w:eastAsia="Times New Roman" w:hAnsi="David" w:cs="David"/>
          <w:sz w:val="24"/>
          <w:szCs w:val="24"/>
          <w:rtl/>
        </w:rPr>
      </w:pPr>
    </w:p>
    <w:p w14:paraId="4EBCD296" w14:textId="67482573" w:rsidR="00E56613" w:rsidRPr="00E56613" w:rsidRDefault="00E56613" w:rsidP="00E56613">
      <w:pPr>
        <w:widowControl w:val="0"/>
        <w:spacing w:before="0" w:beforeAutospacing="0" w:after="0" w:afterAutospacing="0" w:line="240" w:lineRule="auto"/>
        <w:ind w:left="180"/>
        <w:jc w:val="both"/>
        <w:rPr>
          <w:rFonts w:ascii="David" w:eastAsia="Times New Roman" w:hAnsi="David" w:cs="David"/>
          <w:sz w:val="24"/>
          <w:szCs w:val="24"/>
          <w:rtl/>
        </w:rPr>
      </w:pPr>
      <w:r w:rsidRPr="00E56613">
        <w:rPr>
          <w:rFonts w:ascii="David" w:eastAsia="Times New Roman" w:hAnsi="David" w:cs="David"/>
          <w:sz w:val="24"/>
          <w:szCs w:val="24"/>
          <w:rtl/>
        </w:rPr>
        <w:t xml:space="preserve">אנו הח"מ מצהירים בזאת שעם קבלת סך של </w:t>
      </w:r>
      <w:r w:rsidRPr="00E56613">
        <w:rPr>
          <w:rFonts w:ascii="David" w:eastAsia="Times New Roman" w:hAnsi="David" w:cs="David"/>
          <w:sz w:val="24"/>
          <w:szCs w:val="24"/>
          <w:u w:val="single"/>
          <w:rtl/>
        </w:rPr>
        <w:t xml:space="preserve">                </w:t>
      </w:r>
      <w:r w:rsidRPr="00E56613">
        <w:rPr>
          <w:rFonts w:ascii="David" w:eastAsia="Times New Roman" w:hAnsi="David" w:cs="David"/>
          <w:sz w:val="24"/>
          <w:szCs w:val="24"/>
          <w:rtl/>
        </w:rPr>
        <w:t xml:space="preserve"> ש"ח (להלן:"</w:t>
      </w:r>
      <w:r w:rsidRPr="00E56613">
        <w:rPr>
          <w:rFonts w:ascii="David" w:eastAsia="Times New Roman" w:hAnsi="David" w:cs="David"/>
          <w:b/>
          <w:bCs/>
          <w:sz w:val="24"/>
          <w:szCs w:val="24"/>
          <w:rtl/>
        </w:rPr>
        <w:t>היתרה הסופית</w:t>
      </w:r>
      <w:r w:rsidRPr="00E56613">
        <w:rPr>
          <w:rFonts w:ascii="David" w:eastAsia="Times New Roman" w:hAnsi="David" w:cs="David"/>
          <w:sz w:val="24"/>
          <w:szCs w:val="24"/>
          <w:rtl/>
        </w:rPr>
        <w:t xml:space="preserve">"), בניכוי מס במקור ובתוספת מע"מ כדין, המהווה תשלום אחרון של החשבון הסופי הכולל התייקרויות, קיבלנו את מלוא התמורה עבור כל העבודות שביצענו עבורכם באתר </w:t>
      </w:r>
      <w:sdt>
        <w:sdtPr>
          <w:rPr>
            <w:rFonts w:ascii="David" w:eastAsia="Times New Roman" w:hAnsi="David" w:cs="David"/>
            <w:color w:val="008000"/>
            <w:sz w:val="24"/>
            <w:szCs w:val="24"/>
            <w:rtl/>
          </w:rPr>
          <w:alias w:val="שם אתר"/>
          <w:tag w:val="cntSite"/>
          <w:id w:val="1174375349"/>
          <w:placeholder>
            <w:docPart w:val="1DA959507CA64BD1AD9370D04403468A"/>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ite[1]" w:storeItemID="{81709D4C-33DC-48CC-AC7E-130A245806EE}"/>
          <w:text/>
        </w:sdtPr>
        <w:sdtEndPr/>
        <w:sdtContent>
          <w:ins w:id="648" w:author="Meryl Etman" w:date="2021-08-11T15:39:00Z">
            <w:r w:rsidR="00CE4703">
              <w:rPr>
                <w:rFonts w:ascii="David" w:eastAsia="Times New Roman" w:hAnsi="David" w:cs="David"/>
                <w:color w:val="008000"/>
                <w:sz w:val="24"/>
                <w:szCs w:val="24"/>
                <w:rtl/>
              </w:rPr>
              <w:t>גבעת שמואל</w:t>
            </w:r>
          </w:ins>
        </w:sdtContent>
      </w:sdt>
      <w:r w:rsidRPr="00E56613">
        <w:rPr>
          <w:rFonts w:ascii="David" w:eastAsia="Times New Roman" w:hAnsi="David" w:cs="David"/>
          <w:sz w:val="24"/>
          <w:szCs w:val="24"/>
          <w:rtl/>
        </w:rPr>
        <w:t xml:space="preserve"> עפ"י חוזה מיום </w:t>
      </w:r>
      <w:r w:rsidRPr="00E56613">
        <w:rPr>
          <w:rFonts w:ascii="David" w:eastAsia="Times New Roman" w:hAnsi="David" w:cs="David"/>
          <w:color w:val="008000"/>
          <w:sz w:val="24"/>
          <w:szCs w:val="24"/>
        </w:rPr>
        <w:t xml:space="preserve"> </w:t>
      </w:r>
      <w:sdt>
        <w:sdtPr>
          <w:rPr>
            <w:rFonts w:ascii="David" w:eastAsia="Times New Roman" w:hAnsi="David" w:cs="David"/>
            <w:color w:val="008000"/>
            <w:sz w:val="24"/>
            <w:szCs w:val="24"/>
            <w:rtl/>
          </w:rPr>
          <w:alias w:val="תאריך חתימת חוזה"/>
          <w:tag w:val="cntSignDate"/>
          <w:id w:val="-985850874"/>
          <w:placeholder>
            <w:docPart w:val="A9AF9C1D1CEC4B95ABDE6F39AA6F66FE"/>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ignDate[1]" w:storeItemID="{81709D4C-33DC-48CC-AC7E-130A245806EE}"/>
          <w:date>
            <w:dateFormat w:val="dd/MM/yyyy"/>
            <w:lid w:val="he-IL"/>
            <w:storeMappedDataAs w:val="dateTime"/>
            <w:calendar w:val="gregorian"/>
          </w:date>
        </w:sdtPr>
        <w:sdtEndPr/>
        <w:sdtContent>
          <w:r w:rsidR="00CC5444" w:rsidRPr="00CC5444">
            <w:rPr>
              <w:rStyle w:val="a8"/>
              <w:color w:val="00B0F0"/>
              <w:rtl/>
            </w:rPr>
            <w:t>[תאריך חתימת חוזה]</w:t>
          </w:r>
        </w:sdtContent>
      </w:sdt>
      <w:r w:rsidRPr="00E56613">
        <w:rPr>
          <w:rFonts w:ascii="David" w:eastAsia="Times New Roman" w:hAnsi="David" w:cs="David"/>
          <w:sz w:val="24"/>
          <w:szCs w:val="24"/>
          <w:rtl/>
        </w:rPr>
        <w:t xml:space="preserve">או עבור חלקן כמפורט להלן: </w:t>
      </w:r>
    </w:p>
    <w:p w14:paraId="3CE79770" w14:textId="77777777" w:rsidR="00E56613" w:rsidRPr="00E56613" w:rsidRDefault="00E56613" w:rsidP="00E56613">
      <w:pPr>
        <w:widowControl w:val="0"/>
        <w:spacing w:before="0" w:beforeAutospacing="0" w:after="0" w:afterAutospacing="0" w:line="240" w:lineRule="auto"/>
        <w:ind w:left="180"/>
        <w:jc w:val="both"/>
        <w:rPr>
          <w:rFonts w:ascii="David" w:eastAsia="Times New Roman" w:hAnsi="David" w:cs="David"/>
          <w:sz w:val="24"/>
          <w:szCs w:val="24"/>
          <w:rtl/>
        </w:rPr>
      </w:pPr>
      <w:r w:rsidRPr="00E56613">
        <w:rPr>
          <w:rFonts w:ascii="David" w:eastAsia="Times New Roman" w:hAnsi="David" w:cs="David"/>
          <w:sz w:val="24"/>
          <w:szCs w:val="24"/>
          <w:rtl/>
        </w:rPr>
        <w:t>______________________________________________________________________________________________________________________________________</w:t>
      </w:r>
    </w:p>
    <w:p w14:paraId="1BA98074" w14:textId="77777777" w:rsidR="00E56613" w:rsidRPr="00E56613" w:rsidRDefault="00E56613" w:rsidP="00E56613">
      <w:pPr>
        <w:widowControl w:val="0"/>
        <w:spacing w:before="0" w:beforeAutospacing="0" w:after="0" w:afterAutospacing="0" w:line="240" w:lineRule="auto"/>
        <w:ind w:left="180"/>
        <w:jc w:val="both"/>
        <w:rPr>
          <w:rFonts w:ascii="David" w:eastAsia="Times New Roman" w:hAnsi="David" w:cs="David"/>
          <w:sz w:val="24"/>
          <w:szCs w:val="24"/>
          <w:rtl/>
        </w:rPr>
      </w:pPr>
    </w:p>
    <w:p w14:paraId="50B190AC" w14:textId="77777777" w:rsidR="00E56613" w:rsidRPr="00E56613" w:rsidRDefault="00E56613" w:rsidP="00E56613">
      <w:pPr>
        <w:widowControl w:val="0"/>
        <w:spacing w:before="0" w:beforeAutospacing="0" w:after="0" w:afterAutospacing="0" w:line="240" w:lineRule="auto"/>
        <w:ind w:left="180"/>
        <w:jc w:val="both"/>
        <w:rPr>
          <w:rFonts w:ascii="David" w:eastAsia="Times New Roman" w:hAnsi="David" w:cs="David"/>
          <w:sz w:val="24"/>
          <w:szCs w:val="24"/>
          <w:rtl/>
        </w:rPr>
      </w:pPr>
      <w:r w:rsidRPr="00E56613">
        <w:rPr>
          <w:rFonts w:ascii="David" w:eastAsia="Times New Roman" w:hAnsi="David" w:cs="David"/>
          <w:sz w:val="24"/>
          <w:szCs w:val="24"/>
          <w:rtl/>
        </w:rPr>
        <w:t xml:space="preserve">ידוע לנו כי בכפוף להצהרתנו זו לעיל ולהלן, נמנעתם מלקזז מסכום היתרה הסופית, סכומים שלטענתכם, הייתם זכאים לקזז עפ"י החוזה הנ"ל. </w:t>
      </w:r>
    </w:p>
    <w:p w14:paraId="4707E89B" w14:textId="77777777" w:rsidR="00E56613" w:rsidRPr="00E56613" w:rsidRDefault="00E56613" w:rsidP="00E56613">
      <w:pPr>
        <w:widowControl w:val="0"/>
        <w:spacing w:before="0" w:beforeAutospacing="0" w:after="0" w:afterAutospacing="0" w:line="240" w:lineRule="auto"/>
        <w:ind w:left="180"/>
        <w:jc w:val="both"/>
        <w:rPr>
          <w:rFonts w:ascii="David" w:eastAsia="Times New Roman" w:hAnsi="David" w:cs="David"/>
          <w:sz w:val="24"/>
          <w:szCs w:val="24"/>
          <w:rtl/>
        </w:rPr>
      </w:pPr>
      <w:r w:rsidRPr="00E56613">
        <w:rPr>
          <w:rFonts w:ascii="David" w:eastAsia="Times New Roman" w:hAnsi="David" w:cs="David"/>
          <w:sz w:val="24"/>
          <w:szCs w:val="24"/>
          <w:rtl/>
        </w:rPr>
        <w:t>עם קבלת היתרה הסופית דלעיל, אין ולא תהיינה לנו ו/או למי מטעמנו כל תביעות ו/או טענות ו/או דרישות מכל סוג שהוא כלפיכם ו/או כלפי מי מכם ו/או כלפי כל הבאים מכוחכם ו/או כלפי מי מטעמכם ו/או כלפי מאן דהוא אחר בקשר לחוזה הנ"ל ו/או לכל הכרוך בו ו/או הנובע ממנו.</w:t>
      </w:r>
    </w:p>
    <w:p w14:paraId="15735F26" w14:textId="77777777" w:rsidR="00E56613" w:rsidRPr="00E56613" w:rsidRDefault="00E56613" w:rsidP="00E56613">
      <w:pPr>
        <w:widowControl w:val="0"/>
        <w:spacing w:before="0" w:beforeAutospacing="0" w:after="0" w:afterAutospacing="0" w:line="240" w:lineRule="auto"/>
        <w:ind w:left="180"/>
        <w:jc w:val="both"/>
        <w:rPr>
          <w:rFonts w:ascii="David" w:eastAsia="Times New Roman" w:hAnsi="David" w:cs="David"/>
          <w:sz w:val="24"/>
          <w:szCs w:val="24"/>
          <w:rtl/>
        </w:rPr>
      </w:pPr>
    </w:p>
    <w:p w14:paraId="0615EA4F" w14:textId="77777777" w:rsidR="00E56613" w:rsidRPr="00E56613" w:rsidRDefault="00E56613" w:rsidP="00E56613">
      <w:pPr>
        <w:widowControl w:val="0"/>
        <w:spacing w:before="0" w:beforeAutospacing="0" w:after="0" w:afterAutospacing="0" w:line="240" w:lineRule="auto"/>
        <w:ind w:left="180"/>
        <w:jc w:val="both"/>
        <w:rPr>
          <w:rFonts w:ascii="David" w:eastAsia="Times New Roman" w:hAnsi="David" w:cs="David"/>
          <w:sz w:val="24"/>
          <w:szCs w:val="24"/>
          <w:rtl/>
        </w:rPr>
      </w:pPr>
      <w:r w:rsidRPr="00E56613">
        <w:rPr>
          <w:rFonts w:ascii="David" w:eastAsia="Times New Roman" w:hAnsi="David" w:cs="David"/>
          <w:sz w:val="24"/>
          <w:szCs w:val="24"/>
          <w:rtl/>
        </w:rPr>
        <w:t>אנו מצהירים כי בחשבונות שהוגשו על ידינו ואשר אושרו על ידכם, לא נפלה טעות כלשהי, הם מדויקים ומעודכנים, נערכו כיאות ובדרך חשבונאית נכונה ומתאימה.</w:t>
      </w:r>
    </w:p>
    <w:p w14:paraId="11CA8057" w14:textId="77777777" w:rsidR="00E56613" w:rsidRPr="00E56613" w:rsidRDefault="00E56613" w:rsidP="00E56613">
      <w:pPr>
        <w:widowControl w:val="0"/>
        <w:spacing w:before="0" w:beforeAutospacing="0" w:after="0" w:afterAutospacing="0" w:line="240" w:lineRule="auto"/>
        <w:ind w:left="180"/>
        <w:jc w:val="both"/>
        <w:rPr>
          <w:rFonts w:ascii="David" w:eastAsia="Times New Roman" w:hAnsi="David" w:cs="David"/>
          <w:sz w:val="24"/>
          <w:szCs w:val="24"/>
          <w:rtl/>
        </w:rPr>
      </w:pPr>
    </w:p>
    <w:p w14:paraId="20AA4075" w14:textId="77777777" w:rsidR="00E56613" w:rsidRPr="00E56613" w:rsidRDefault="00E56613" w:rsidP="00E56613">
      <w:pPr>
        <w:widowControl w:val="0"/>
        <w:spacing w:before="0" w:beforeAutospacing="0" w:after="0" w:afterAutospacing="0" w:line="240" w:lineRule="auto"/>
        <w:ind w:left="180"/>
        <w:jc w:val="both"/>
        <w:rPr>
          <w:rFonts w:ascii="David" w:eastAsia="Times New Roman" w:hAnsi="David" w:cs="David"/>
          <w:sz w:val="24"/>
          <w:szCs w:val="24"/>
          <w:rtl/>
        </w:rPr>
      </w:pPr>
      <w:r w:rsidRPr="00E56613">
        <w:rPr>
          <w:rFonts w:ascii="David" w:eastAsia="Times New Roman" w:hAnsi="David" w:cs="David"/>
          <w:sz w:val="24"/>
          <w:szCs w:val="24"/>
          <w:rtl/>
        </w:rPr>
        <w:t>ידוע לנו כי אין בהצהרתנו זו כדי לגרוע מכל סעד לו זכאי המזמין על פי החוזה הנ"ל.</w:t>
      </w:r>
    </w:p>
    <w:p w14:paraId="3E777A7B" w14:textId="77777777" w:rsidR="00E56613" w:rsidRPr="00E56613" w:rsidRDefault="00E56613" w:rsidP="00E56613">
      <w:pPr>
        <w:widowControl w:val="0"/>
        <w:spacing w:before="0" w:beforeAutospacing="0" w:after="0" w:afterAutospacing="0" w:line="240" w:lineRule="auto"/>
        <w:ind w:left="180"/>
        <w:jc w:val="both"/>
        <w:rPr>
          <w:rFonts w:ascii="David" w:eastAsia="Times New Roman" w:hAnsi="David" w:cs="David"/>
          <w:sz w:val="24"/>
          <w:szCs w:val="24"/>
          <w:rtl/>
        </w:rPr>
      </w:pPr>
    </w:p>
    <w:p w14:paraId="08A2A072" w14:textId="77777777" w:rsidR="00E56613" w:rsidRPr="00E56613" w:rsidRDefault="00E56613" w:rsidP="00E56613">
      <w:pPr>
        <w:widowControl w:val="0"/>
        <w:spacing w:before="0" w:beforeAutospacing="0" w:after="0" w:afterAutospacing="0" w:line="240" w:lineRule="auto"/>
        <w:ind w:left="180"/>
        <w:jc w:val="both"/>
        <w:rPr>
          <w:rFonts w:ascii="David" w:eastAsia="Times New Roman" w:hAnsi="David" w:cs="David"/>
          <w:b/>
          <w:bCs/>
          <w:sz w:val="24"/>
          <w:szCs w:val="24"/>
          <w:rtl/>
        </w:rPr>
      </w:pPr>
    </w:p>
    <w:p w14:paraId="61F1EE22" w14:textId="77777777" w:rsidR="00E56613" w:rsidRPr="00E56613" w:rsidRDefault="00E56613" w:rsidP="00E56613">
      <w:pPr>
        <w:widowControl w:val="0"/>
        <w:spacing w:before="0" w:beforeAutospacing="0" w:after="0" w:afterAutospacing="0" w:line="240" w:lineRule="auto"/>
        <w:ind w:left="180"/>
        <w:jc w:val="both"/>
        <w:rPr>
          <w:rFonts w:ascii="David" w:eastAsia="Times New Roman" w:hAnsi="David" w:cs="David"/>
          <w:sz w:val="24"/>
          <w:szCs w:val="24"/>
          <w:rtl/>
        </w:rPr>
      </w:pPr>
      <w:r w:rsidRPr="00E56613">
        <w:rPr>
          <w:rFonts w:ascii="David" w:eastAsia="Times New Roman" w:hAnsi="David" w:cs="David"/>
          <w:b/>
          <w:bCs/>
          <w:sz w:val="24"/>
          <w:szCs w:val="24"/>
          <w:rtl/>
        </w:rPr>
        <w:t>ולראיה באנו על החתום:</w:t>
      </w:r>
    </w:p>
    <w:p w14:paraId="19497B73" w14:textId="77777777" w:rsidR="00E56613" w:rsidRPr="00E56613" w:rsidRDefault="00E56613" w:rsidP="00E56613">
      <w:pPr>
        <w:widowControl w:val="0"/>
        <w:spacing w:before="0" w:beforeAutospacing="0" w:after="0" w:afterAutospacing="0" w:line="240" w:lineRule="auto"/>
        <w:ind w:left="180"/>
        <w:jc w:val="both"/>
        <w:rPr>
          <w:rFonts w:ascii="David" w:eastAsia="Times New Roman" w:hAnsi="David" w:cs="David"/>
          <w:sz w:val="24"/>
          <w:szCs w:val="24"/>
          <w:rtl/>
        </w:rPr>
      </w:pPr>
    </w:p>
    <w:p w14:paraId="3311B03D" w14:textId="77777777" w:rsidR="00E56613" w:rsidRPr="00E56613" w:rsidRDefault="00E56613" w:rsidP="00E56613">
      <w:pPr>
        <w:widowControl w:val="0"/>
        <w:spacing w:before="0" w:beforeAutospacing="0" w:after="0" w:afterAutospacing="0" w:line="240" w:lineRule="auto"/>
        <w:ind w:left="180"/>
        <w:jc w:val="both"/>
        <w:rPr>
          <w:rFonts w:ascii="David" w:eastAsia="Times New Roman" w:hAnsi="David" w:cs="David"/>
          <w:sz w:val="24"/>
          <w:szCs w:val="24"/>
          <w:rtl/>
        </w:rPr>
      </w:pPr>
      <w:r w:rsidRPr="00E56613">
        <w:rPr>
          <w:rFonts w:ascii="David" w:eastAsia="Times New Roman" w:hAnsi="David" w:cs="David"/>
          <w:sz w:val="24"/>
          <w:szCs w:val="24"/>
          <w:rtl/>
        </w:rPr>
        <w:t xml:space="preserve">היום </w:t>
      </w:r>
      <w:r w:rsidRPr="00E56613">
        <w:rPr>
          <w:rFonts w:ascii="David" w:eastAsia="Times New Roman" w:hAnsi="David" w:cs="David"/>
          <w:sz w:val="24"/>
          <w:szCs w:val="24"/>
          <w:u w:val="single"/>
          <w:rtl/>
        </w:rPr>
        <w:t xml:space="preserve">             </w:t>
      </w:r>
      <w:r w:rsidRPr="00E56613">
        <w:rPr>
          <w:rFonts w:ascii="David" w:eastAsia="Times New Roman" w:hAnsi="David" w:cs="David"/>
          <w:sz w:val="24"/>
          <w:szCs w:val="24"/>
          <w:rtl/>
        </w:rPr>
        <w:t xml:space="preserve"> לחודש </w:t>
      </w:r>
      <w:r w:rsidRPr="00E56613">
        <w:rPr>
          <w:rFonts w:ascii="David" w:eastAsia="Times New Roman" w:hAnsi="David" w:cs="David"/>
          <w:sz w:val="24"/>
          <w:szCs w:val="24"/>
          <w:u w:val="single"/>
          <w:rtl/>
        </w:rPr>
        <w:t xml:space="preserve">               </w:t>
      </w:r>
      <w:r w:rsidRPr="00E56613">
        <w:rPr>
          <w:rFonts w:ascii="David" w:eastAsia="Times New Roman" w:hAnsi="David" w:cs="David"/>
          <w:sz w:val="24"/>
          <w:szCs w:val="24"/>
          <w:rtl/>
        </w:rPr>
        <w:t xml:space="preserve"> לשנה _________</w:t>
      </w:r>
    </w:p>
    <w:p w14:paraId="48A2D63F" w14:textId="77777777" w:rsidR="00E56613" w:rsidRPr="00E56613" w:rsidRDefault="00E56613" w:rsidP="00E56613">
      <w:pPr>
        <w:widowControl w:val="0"/>
        <w:spacing w:before="0" w:beforeAutospacing="0" w:after="0" w:afterAutospacing="0" w:line="240" w:lineRule="auto"/>
        <w:ind w:left="4435" w:firstLine="671"/>
        <w:jc w:val="both"/>
        <w:rPr>
          <w:rFonts w:ascii="David" w:eastAsia="Times New Roman" w:hAnsi="David" w:cs="David"/>
          <w:sz w:val="24"/>
          <w:szCs w:val="24"/>
          <w:rtl/>
        </w:rPr>
      </w:pPr>
    </w:p>
    <w:p w14:paraId="2A0210AB" w14:textId="77777777" w:rsidR="00E56613" w:rsidRPr="00E56613" w:rsidRDefault="00E56613" w:rsidP="00E56613">
      <w:pPr>
        <w:widowControl w:val="0"/>
        <w:spacing w:before="0" w:beforeAutospacing="0" w:after="0" w:afterAutospacing="0" w:line="240" w:lineRule="auto"/>
        <w:ind w:left="4435" w:hanging="71"/>
        <w:jc w:val="both"/>
        <w:rPr>
          <w:rFonts w:ascii="David" w:eastAsia="Times New Roman" w:hAnsi="David" w:cs="David"/>
          <w:sz w:val="24"/>
          <w:szCs w:val="24"/>
          <w:rtl/>
        </w:rPr>
      </w:pPr>
      <w:r w:rsidRPr="00E56613">
        <w:rPr>
          <w:rFonts w:ascii="David" w:eastAsia="Times New Roman" w:hAnsi="David" w:cs="David"/>
          <w:sz w:val="24"/>
          <w:szCs w:val="24"/>
          <w:rtl/>
        </w:rPr>
        <w:t>חתימה וחותמת הקבלן: _______________</w:t>
      </w:r>
    </w:p>
    <w:p w14:paraId="2C464B89" w14:textId="77777777" w:rsidR="00E56613" w:rsidRPr="00E56613" w:rsidRDefault="00E56613" w:rsidP="00E56613">
      <w:pPr>
        <w:widowControl w:val="0"/>
        <w:spacing w:before="0" w:beforeAutospacing="0" w:after="0" w:afterAutospacing="0" w:line="240" w:lineRule="auto"/>
        <w:ind w:left="180"/>
        <w:jc w:val="both"/>
        <w:rPr>
          <w:rFonts w:ascii="David" w:eastAsia="Times New Roman" w:hAnsi="David" w:cs="David"/>
          <w:b/>
          <w:bCs/>
          <w:sz w:val="24"/>
          <w:szCs w:val="24"/>
          <w:rtl/>
        </w:rPr>
      </w:pPr>
    </w:p>
    <w:p w14:paraId="1FCC9153" w14:textId="77777777" w:rsidR="00E56613" w:rsidRPr="00E56613" w:rsidRDefault="00E56613" w:rsidP="00E56613">
      <w:pPr>
        <w:widowControl w:val="0"/>
        <w:spacing w:before="0" w:beforeAutospacing="0" w:after="0" w:afterAutospacing="0" w:line="240" w:lineRule="auto"/>
        <w:ind w:left="180"/>
        <w:jc w:val="both"/>
        <w:rPr>
          <w:rFonts w:ascii="David" w:eastAsia="Times New Roman" w:hAnsi="David" w:cs="David"/>
          <w:b/>
          <w:bCs/>
          <w:sz w:val="24"/>
          <w:szCs w:val="24"/>
          <w:rtl/>
        </w:rPr>
      </w:pPr>
    </w:p>
    <w:p w14:paraId="05EFECBB" w14:textId="77777777" w:rsidR="00E56613" w:rsidRPr="00E56613" w:rsidRDefault="00E56613" w:rsidP="00E56613">
      <w:pPr>
        <w:widowControl w:val="0"/>
        <w:spacing w:before="0" w:beforeAutospacing="0" w:after="0" w:afterAutospacing="0" w:line="240" w:lineRule="auto"/>
        <w:ind w:left="180"/>
        <w:rPr>
          <w:rFonts w:ascii="David" w:eastAsia="Times New Roman" w:hAnsi="David" w:cs="David"/>
          <w:sz w:val="24"/>
          <w:szCs w:val="24"/>
          <w:rtl/>
        </w:rPr>
      </w:pPr>
      <w:r w:rsidRPr="00E56613">
        <w:rPr>
          <w:rFonts w:ascii="David" w:eastAsia="Times New Roman" w:hAnsi="David" w:cs="David"/>
          <w:b/>
          <w:bCs/>
          <w:sz w:val="24"/>
          <w:szCs w:val="24"/>
          <w:rtl/>
        </w:rPr>
        <w:t>אישור</w:t>
      </w:r>
    </w:p>
    <w:p w14:paraId="605971A9" w14:textId="77777777" w:rsidR="00E56613" w:rsidRPr="00E56613" w:rsidRDefault="00E56613" w:rsidP="00E56613">
      <w:pPr>
        <w:widowControl w:val="0"/>
        <w:spacing w:before="0" w:beforeAutospacing="0" w:after="0" w:afterAutospacing="0" w:line="240" w:lineRule="auto"/>
        <w:ind w:left="180"/>
        <w:rPr>
          <w:rFonts w:ascii="David" w:eastAsia="Times New Roman" w:hAnsi="David" w:cs="David"/>
          <w:sz w:val="24"/>
          <w:szCs w:val="24"/>
          <w:rtl/>
        </w:rPr>
      </w:pPr>
      <w:r w:rsidRPr="00E56613">
        <w:rPr>
          <w:rFonts w:ascii="David" w:eastAsia="Times New Roman" w:hAnsi="David" w:cs="David"/>
          <w:sz w:val="24"/>
          <w:szCs w:val="24"/>
          <w:rtl/>
        </w:rPr>
        <w:t>אני הח"מ ____________________ עו"ד/רו"ח מאשר כי ה"ה _________________שחתימתם בצירוף חותמת _________________ (להלן:"</w:t>
      </w:r>
      <w:r w:rsidRPr="00E56613">
        <w:rPr>
          <w:rFonts w:ascii="David" w:eastAsia="Times New Roman" w:hAnsi="David" w:cs="David"/>
          <w:b/>
          <w:bCs/>
          <w:sz w:val="24"/>
          <w:szCs w:val="24"/>
          <w:rtl/>
        </w:rPr>
        <w:t>החברה</w:t>
      </w:r>
      <w:r w:rsidRPr="00E56613">
        <w:rPr>
          <w:rFonts w:ascii="David" w:eastAsia="Times New Roman" w:hAnsi="David" w:cs="David"/>
          <w:sz w:val="24"/>
          <w:szCs w:val="24"/>
          <w:rtl/>
        </w:rPr>
        <w:t>") ו/או שמה המודפס מחייבת את החברה לכל דבר וענין, חתמו בפני על מסמך זה.</w:t>
      </w:r>
    </w:p>
    <w:p w14:paraId="626A5548" w14:textId="77777777" w:rsidR="00E56613" w:rsidRPr="00E56613" w:rsidRDefault="00E56613" w:rsidP="00E56613">
      <w:pPr>
        <w:widowControl w:val="0"/>
        <w:tabs>
          <w:tab w:val="center" w:pos="2540"/>
          <w:tab w:val="right" w:pos="5600"/>
        </w:tabs>
        <w:spacing w:before="0" w:beforeAutospacing="0" w:after="0" w:afterAutospacing="0" w:line="240" w:lineRule="auto"/>
        <w:ind w:left="240"/>
        <w:rPr>
          <w:rFonts w:ascii="David" w:eastAsia="Times New Roman" w:hAnsi="David" w:cs="David"/>
          <w:sz w:val="24"/>
          <w:szCs w:val="24"/>
          <w:rtl/>
        </w:rPr>
      </w:pPr>
    </w:p>
    <w:p w14:paraId="245692C9" w14:textId="77777777" w:rsidR="00E56613" w:rsidRPr="00E56613" w:rsidRDefault="00E56613" w:rsidP="00E56613">
      <w:pPr>
        <w:widowControl w:val="0"/>
        <w:tabs>
          <w:tab w:val="center" w:pos="1082"/>
        </w:tabs>
        <w:spacing w:before="0" w:beforeAutospacing="0" w:after="0" w:afterAutospacing="0" w:line="240" w:lineRule="auto"/>
        <w:rPr>
          <w:rFonts w:ascii="David" w:eastAsia="Times New Roman" w:hAnsi="David" w:cs="David"/>
          <w:sz w:val="24"/>
          <w:szCs w:val="24"/>
          <w:rtl/>
        </w:rPr>
      </w:pPr>
      <w:r w:rsidRPr="00E56613">
        <w:rPr>
          <w:rFonts w:ascii="David" w:eastAsia="Times New Roman" w:hAnsi="David" w:cs="David"/>
          <w:sz w:val="24"/>
          <w:szCs w:val="24"/>
          <w:rtl/>
        </w:rPr>
        <w:t xml:space="preserve">    תאריך : _______   </w:t>
      </w:r>
      <w:r w:rsidRPr="00E56613">
        <w:rPr>
          <w:rFonts w:ascii="David" w:eastAsia="Times New Roman" w:hAnsi="David" w:cs="David"/>
          <w:sz w:val="24"/>
          <w:szCs w:val="24"/>
          <w:rtl/>
        </w:rPr>
        <w:tab/>
      </w:r>
      <w:r w:rsidRPr="00E56613">
        <w:rPr>
          <w:rFonts w:ascii="David" w:eastAsia="Times New Roman" w:hAnsi="David" w:cs="David"/>
          <w:sz w:val="24"/>
          <w:szCs w:val="24"/>
          <w:rtl/>
        </w:rPr>
        <w:tab/>
      </w:r>
      <w:r w:rsidRPr="00E56613">
        <w:rPr>
          <w:rFonts w:ascii="David" w:eastAsia="Times New Roman" w:hAnsi="David" w:cs="David"/>
          <w:sz w:val="24"/>
          <w:szCs w:val="24"/>
          <w:rtl/>
        </w:rPr>
        <w:tab/>
      </w:r>
      <w:r w:rsidRPr="00E56613">
        <w:rPr>
          <w:rFonts w:ascii="David" w:eastAsia="Times New Roman" w:hAnsi="David" w:cs="David"/>
          <w:sz w:val="24"/>
          <w:szCs w:val="24"/>
          <w:rtl/>
        </w:rPr>
        <w:tab/>
      </w:r>
    </w:p>
    <w:p w14:paraId="2849E484" w14:textId="77777777" w:rsidR="00E56613" w:rsidRPr="00E56613" w:rsidRDefault="00E56613" w:rsidP="00E56613">
      <w:pPr>
        <w:widowControl w:val="0"/>
        <w:tabs>
          <w:tab w:val="center" w:pos="1082"/>
        </w:tabs>
        <w:spacing w:before="0" w:beforeAutospacing="0" w:after="0" w:afterAutospacing="0" w:line="240" w:lineRule="auto"/>
        <w:rPr>
          <w:rFonts w:ascii="David" w:eastAsia="Times New Roman" w:hAnsi="David" w:cs="David"/>
          <w:sz w:val="24"/>
          <w:szCs w:val="24"/>
          <w:rtl/>
        </w:rPr>
      </w:pPr>
      <w:r w:rsidRPr="00E56613">
        <w:rPr>
          <w:rFonts w:ascii="David" w:eastAsia="Times New Roman" w:hAnsi="David" w:cs="David" w:hint="cs"/>
          <w:sz w:val="24"/>
          <w:szCs w:val="24"/>
          <w:rtl/>
        </w:rPr>
        <w:t xml:space="preserve">    </w:t>
      </w:r>
      <w:r w:rsidRPr="00E56613">
        <w:rPr>
          <w:rFonts w:ascii="David" w:eastAsia="Times New Roman" w:hAnsi="David" w:cs="David"/>
          <w:sz w:val="24"/>
          <w:szCs w:val="24"/>
          <w:rtl/>
        </w:rPr>
        <w:t>חתימה וחותמת עו"ד/רו"ח : ______________________</w:t>
      </w:r>
    </w:p>
    <w:p w14:paraId="35D057F9" w14:textId="77777777" w:rsidR="00E56613" w:rsidRPr="00E56613" w:rsidRDefault="00E56613" w:rsidP="00E56613">
      <w:pPr>
        <w:spacing w:before="0" w:beforeAutospacing="0" w:after="0" w:afterAutospacing="0" w:line="360" w:lineRule="auto"/>
        <w:jc w:val="both"/>
        <w:rPr>
          <w:rFonts w:ascii="David" w:eastAsia="Times New Roman" w:hAnsi="David" w:cs="David"/>
          <w:sz w:val="26"/>
          <w:szCs w:val="26"/>
          <w:rtl/>
        </w:rPr>
      </w:pPr>
    </w:p>
    <w:p w14:paraId="14CBB1E5" w14:textId="77777777" w:rsidR="00E56613" w:rsidRPr="00E56613" w:rsidRDefault="00E56613" w:rsidP="00E56613">
      <w:pPr>
        <w:spacing w:before="0" w:beforeAutospacing="0" w:after="0" w:afterAutospacing="0" w:line="240" w:lineRule="auto"/>
        <w:jc w:val="center"/>
        <w:rPr>
          <w:rFonts w:ascii="David" w:eastAsia="Times New Roman" w:hAnsi="David" w:cs="David"/>
          <w:b/>
          <w:bCs/>
          <w:spacing w:val="10"/>
          <w:sz w:val="24"/>
          <w:szCs w:val="24"/>
          <w:u w:val="single"/>
          <w:rtl/>
        </w:rPr>
      </w:pPr>
      <w:r w:rsidRPr="00E56613">
        <w:rPr>
          <w:rFonts w:ascii="David" w:eastAsia="Times New Roman" w:hAnsi="David" w:cs="David"/>
          <w:b/>
          <w:bCs/>
          <w:sz w:val="24"/>
          <w:szCs w:val="24"/>
          <w:u w:val="single"/>
          <w:rtl/>
        </w:rPr>
        <w:br w:type="page"/>
      </w:r>
    </w:p>
    <w:p w14:paraId="657447C6" w14:textId="77777777" w:rsidR="00E56613" w:rsidRPr="00E56613" w:rsidRDefault="00E56613" w:rsidP="00E56613">
      <w:pPr>
        <w:spacing w:before="0" w:beforeAutospacing="0" w:after="0" w:afterAutospacing="0" w:line="240" w:lineRule="auto"/>
        <w:jc w:val="center"/>
        <w:rPr>
          <w:rFonts w:ascii="David" w:eastAsia="Times New Roman" w:hAnsi="David" w:cs="David"/>
          <w:b/>
          <w:bCs/>
          <w:spacing w:val="10"/>
          <w:sz w:val="24"/>
          <w:szCs w:val="24"/>
          <w:u w:val="single"/>
          <w:rtl/>
        </w:rPr>
      </w:pPr>
    </w:p>
    <w:p w14:paraId="38F26FDD" w14:textId="77777777" w:rsidR="00E56613" w:rsidRPr="00E56613" w:rsidRDefault="00E56613" w:rsidP="00E56613">
      <w:pPr>
        <w:spacing w:before="0" w:beforeAutospacing="0" w:after="0" w:afterAutospacing="0" w:line="240" w:lineRule="auto"/>
        <w:jc w:val="center"/>
        <w:rPr>
          <w:rFonts w:ascii="David" w:eastAsia="Times New Roman" w:hAnsi="David" w:cs="David"/>
          <w:b/>
          <w:bCs/>
          <w:spacing w:val="10"/>
          <w:sz w:val="24"/>
          <w:szCs w:val="24"/>
          <w:u w:val="single"/>
          <w:rtl/>
        </w:rPr>
      </w:pPr>
      <w:r w:rsidRPr="00E56613">
        <w:rPr>
          <w:rFonts w:ascii="David" w:eastAsia="Times New Roman" w:hAnsi="David" w:cs="David"/>
          <w:b/>
          <w:bCs/>
          <w:spacing w:val="10"/>
          <w:sz w:val="24"/>
          <w:szCs w:val="24"/>
          <w:u w:val="single"/>
          <w:rtl/>
        </w:rPr>
        <w:t xml:space="preserve">נספח 3.1.17 </w:t>
      </w:r>
    </w:p>
    <w:p w14:paraId="47BA5191" w14:textId="77777777" w:rsidR="00E56613" w:rsidRPr="00E56613" w:rsidRDefault="00E56613" w:rsidP="00E56613">
      <w:pPr>
        <w:spacing w:before="0" w:beforeAutospacing="0" w:after="0" w:afterAutospacing="0" w:line="240" w:lineRule="auto"/>
        <w:jc w:val="center"/>
        <w:rPr>
          <w:rFonts w:ascii="David" w:eastAsia="Times New Roman" w:hAnsi="David" w:cs="David"/>
          <w:b/>
          <w:bCs/>
          <w:spacing w:val="10"/>
          <w:sz w:val="24"/>
          <w:szCs w:val="24"/>
          <w:u w:val="single"/>
          <w:rtl/>
        </w:rPr>
      </w:pPr>
      <w:r w:rsidRPr="00E56613">
        <w:rPr>
          <w:rFonts w:ascii="David" w:eastAsia="Times New Roman" w:hAnsi="David" w:cs="David"/>
          <w:b/>
          <w:bCs/>
          <w:spacing w:val="10"/>
          <w:sz w:val="24"/>
          <w:szCs w:val="24"/>
          <w:u w:val="single"/>
          <w:rtl/>
        </w:rPr>
        <w:t>העתק רישיון הקבלן הרשי – יצורף לחוזה</w:t>
      </w:r>
    </w:p>
    <w:p w14:paraId="51D8112D" w14:textId="77777777" w:rsidR="00E56613" w:rsidRPr="00E56613" w:rsidRDefault="00E56613" w:rsidP="00E56613">
      <w:pPr>
        <w:spacing w:before="0" w:beforeAutospacing="0" w:after="0" w:afterAutospacing="0" w:line="240" w:lineRule="auto"/>
        <w:jc w:val="center"/>
        <w:rPr>
          <w:rFonts w:ascii="David" w:eastAsia="Times New Roman" w:hAnsi="David" w:cs="David"/>
          <w:b/>
          <w:bCs/>
          <w:spacing w:val="10"/>
          <w:sz w:val="24"/>
          <w:szCs w:val="24"/>
          <w:u w:val="single"/>
          <w:rtl/>
        </w:rPr>
      </w:pPr>
    </w:p>
    <w:p w14:paraId="6917BB98" w14:textId="77777777" w:rsidR="00E56613" w:rsidRPr="00E56613" w:rsidRDefault="00E56613" w:rsidP="00E56613">
      <w:pPr>
        <w:spacing w:before="0" w:beforeAutospacing="0" w:after="0" w:afterAutospacing="0" w:line="240" w:lineRule="auto"/>
        <w:jc w:val="center"/>
        <w:rPr>
          <w:rFonts w:ascii="David" w:eastAsia="Times New Roman" w:hAnsi="David" w:cs="David"/>
          <w:b/>
          <w:bCs/>
          <w:spacing w:val="10"/>
          <w:sz w:val="24"/>
          <w:szCs w:val="24"/>
          <w:u w:val="single"/>
          <w:rtl/>
        </w:rPr>
      </w:pPr>
    </w:p>
    <w:p w14:paraId="4E84A4AA" w14:textId="77777777" w:rsidR="00E56613" w:rsidRPr="00E56613" w:rsidRDefault="00E56613" w:rsidP="00E56613">
      <w:pPr>
        <w:spacing w:before="0" w:beforeAutospacing="0" w:after="0" w:afterAutospacing="0" w:line="240" w:lineRule="auto"/>
        <w:jc w:val="center"/>
        <w:rPr>
          <w:rFonts w:ascii="David" w:eastAsia="Times New Roman" w:hAnsi="David" w:cs="David"/>
          <w:b/>
          <w:bCs/>
          <w:spacing w:val="10"/>
          <w:sz w:val="24"/>
          <w:szCs w:val="24"/>
          <w:u w:val="single"/>
          <w:rtl/>
        </w:rPr>
      </w:pPr>
    </w:p>
    <w:p w14:paraId="51ADDD8E" w14:textId="77777777" w:rsidR="00E56613" w:rsidRPr="00E56613" w:rsidRDefault="00E56613" w:rsidP="00E56613">
      <w:pPr>
        <w:spacing w:before="0" w:beforeAutospacing="0" w:after="0" w:afterAutospacing="0" w:line="240" w:lineRule="auto"/>
        <w:jc w:val="center"/>
        <w:rPr>
          <w:rFonts w:ascii="David" w:eastAsia="Times New Roman" w:hAnsi="David" w:cs="David"/>
          <w:b/>
          <w:bCs/>
          <w:spacing w:val="10"/>
          <w:sz w:val="24"/>
          <w:szCs w:val="24"/>
          <w:u w:val="single"/>
          <w:rtl/>
        </w:rPr>
      </w:pPr>
    </w:p>
    <w:p w14:paraId="16197B96" w14:textId="77777777" w:rsidR="00E56613" w:rsidRPr="00E56613" w:rsidRDefault="00E56613" w:rsidP="00E56613">
      <w:pPr>
        <w:spacing w:before="0" w:beforeAutospacing="0" w:after="0" w:afterAutospacing="0" w:line="240" w:lineRule="auto"/>
        <w:jc w:val="center"/>
        <w:rPr>
          <w:rFonts w:ascii="David" w:eastAsia="Times New Roman" w:hAnsi="David" w:cs="David"/>
          <w:b/>
          <w:bCs/>
          <w:spacing w:val="10"/>
          <w:sz w:val="24"/>
          <w:szCs w:val="24"/>
          <w:u w:val="single"/>
          <w:rtl/>
        </w:rPr>
      </w:pPr>
    </w:p>
    <w:p w14:paraId="6AA6EBA7" w14:textId="77777777" w:rsidR="00E56613" w:rsidRPr="00E56613" w:rsidRDefault="00E56613" w:rsidP="00E56613">
      <w:pPr>
        <w:spacing w:before="0" w:beforeAutospacing="0" w:after="0" w:afterAutospacing="0" w:line="240" w:lineRule="auto"/>
        <w:jc w:val="center"/>
        <w:rPr>
          <w:rFonts w:ascii="David" w:eastAsia="Times New Roman" w:hAnsi="David" w:cs="David"/>
          <w:b/>
          <w:bCs/>
          <w:spacing w:val="10"/>
          <w:sz w:val="24"/>
          <w:szCs w:val="24"/>
          <w:u w:val="single"/>
          <w:rtl/>
        </w:rPr>
      </w:pPr>
    </w:p>
    <w:p w14:paraId="20AB4E6C" w14:textId="77777777" w:rsidR="00E56613" w:rsidRPr="00E56613" w:rsidRDefault="00E56613" w:rsidP="00E56613">
      <w:pPr>
        <w:spacing w:before="0" w:beforeAutospacing="0" w:after="0" w:afterAutospacing="0" w:line="240" w:lineRule="auto"/>
        <w:jc w:val="center"/>
        <w:rPr>
          <w:rFonts w:ascii="David" w:eastAsia="Times New Roman" w:hAnsi="David" w:cs="David"/>
          <w:b/>
          <w:bCs/>
          <w:spacing w:val="10"/>
          <w:sz w:val="24"/>
          <w:szCs w:val="24"/>
          <w:u w:val="single"/>
          <w:rtl/>
        </w:rPr>
      </w:pPr>
    </w:p>
    <w:p w14:paraId="66EC3629" w14:textId="77777777" w:rsidR="00E56613" w:rsidRPr="00E56613" w:rsidRDefault="00E56613" w:rsidP="00E56613">
      <w:pPr>
        <w:spacing w:before="0" w:beforeAutospacing="0" w:after="0" w:afterAutospacing="0" w:line="240" w:lineRule="auto"/>
        <w:jc w:val="center"/>
        <w:rPr>
          <w:rFonts w:ascii="David" w:eastAsia="Times New Roman" w:hAnsi="David" w:cs="David"/>
          <w:b/>
          <w:bCs/>
          <w:spacing w:val="10"/>
          <w:sz w:val="24"/>
          <w:szCs w:val="24"/>
          <w:u w:val="single"/>
          <w:rtl/>
        </w:rPr>
      </w:pPr>
    </w:p>
    <w:p w14:paraId="0EE6B430" w14:textId="77777777" w:rsidR="00E56613" w:rsidRPr="00E56613" w:rsidRDefault="00E56613" w:rsidP="00E56613">
      <w:pPr>
        <w:spacing w:before="0" w:beforeAutospacing="0" w:after="0" w:afterAutospacing="0" w:line="240" w:lineRule="auto"/>
        <w:jc w:val="center"/>
        <w:rPr>
          <w:rFonts w:ascii="David" w:eastAsia="Times New Roman" w:hAnsi="David" w:cs="David"/>
          <w:b/>
          <w:bCs/>
          <w:spacing w:val="10"/>
          <w:sz w:val="24"/>
          <w:szCs w:val="24"/>
          <w:u w:val="single"/>
          <w:rtl/>
        </w:rPr>
      </w:pPr>
    </w:p>
    <w:p w14:paraId="439B617D" w14:textId="77777777" w:rsidR="00E56613" w:rsidRPr="00E56613" w:rsidRDefault="00E56613" w:rsidP="00E56613">
      <w:pPr>
        <w:spacing w:before="0" w:beforeAutospacing="0" w:after="0" w:afterAutospacing="0" w:line="240" w:lineRule="auto"/>
        <w:jc w:val="center"/>
        <w:rPr>
          <w:rFonts w:ascii="David" w:eastAsia="Times New Roman" w:hAnsi="David" w:cs="David"/>
          <w:b/>
          <w:bCs/>
          <w:spacing w:val="10"/>
          <w:sz w:val="24"/>
          <w:szCs w:val="24"/>
          <w:u w:val="single"/>
          <w:rtl/>
        </w:rPr>
      </w:pPr>
    </w:p>
    <w:p w14:paraId="3AF7E043" w14:textId="77777777" w:rsidR="00E56613" w:rsidRPr="00E56613" w:rsidRDefault="00E56613" w:rsidP="00E56613">
      <w:pPr>
        <w:spacing w:before="0" w:beforeAutospacing="0" w:after="0" w:afterAutospacing="0" w:line="240" w:lineRule="auto"/>
        <w:jc w:val="center"/>
        <w:rPr>
          <w:rFonts w:ascii="David" w:eastAsia="Times New Roman" w:hAnsi="David" w:cs="David"/>
          <w:b/>
          <w:bCs/>
          <w:spacing w:val="10"/>
          <w:sz w:val="24"/>
          <w:szCs w:val="24"/>
          <w:u w:val="single"/>
          <w:rtl/>
        </w:rPr>
      </w:pPr>
    </w:p>
    <w:p w14:paraId="52633ABD" w14:textId="77777777" w:rsidR="00E56613" w:rsidRPr="00E56613" w:rsidRDefault="00E56613" w:rsidP="00E56613">
      <w:pPr>
        <w:spacing w:before="0" w:beforeAutospacing="0" w:after="0" w:afterAutospacing="0" w:line="240" w:lineRule="auto"/>
        <w:jc w:val="center"/>
        <w:rPr>
          <w:rFonts w:ascii="David" w:eastAsia="Times New Roman" w:hAnsi="David" w:cs="David"/>
          <w:b/>
          <w:bCs/>
          <w:spacing w:val="10"/>
          <w:sz w:val="24"/>
          <w:szCs w:val="24"/>
          <w:u w:val="single"/>
          <w:rtl/>
        </w:rPr>
      </w:pPr>
    </w:p>
    <w:p w14:paraId="43D13AAE" w14:textId="77777777" w:rsidR="00E56613" w:rsidRPr="00E56613" w:rsidRDefault="00E56613" w:rsidP="00E56613">
      <w:pPr>
        <w:spacing w:before="0" w:beforeAutospacing="0" w:after="0" w:afterAutospacing="0" w:line="240" w:lineRule="auto"/>
        <w:jc w:val="center"/>
        <w:rPr>
          <w:rFonts w:ascii="David" w:eastAsia="Times New Roman" w:hAnsi="David" w:cs="David"/>
          <w:b/>
          <w:bCs/>
          <w:spacing w:val="10"/>
          <w:sz w:val="24"/>
          <w:szCs w:val="24"/>
          <w:u w:val="single"/>
          <w:rtl/>
        </w:rPr>
      </w:pPr>
    </w:p>
    <w:p w14:paraId="4CC4ECC4" w14:textId="77777777" w:rsidR="00E56613" w:rsidRPr="00E56613" w:rsidRDefault="00E56613" w:rsidP="00E56613">
      <w:pPr>
        <w:spacing w:before="0" w:beforeAutospacing="0" w:after="0" w:afterAutospacing="0" w:line="240" w:lineRule="auto"/>
        <w:jc w:val="center"/>
        <w:rPr>
          <w:rFonts w:ascii="David" w:eastAsia="Times New Roman" w:hAnsi="David" w:cs="David"/>
          <w:b/>
          <w:bCs/>
          <w:spacing w:val="10"/>
          <w:sz w:val="24"/>
          <w:szCs w:val="24"/>
          <w:u w:val="single"/>
          <w:rtl/>
        </w:rPr>
      </w:pPr>
    </w:p>
    <w:p w14:paraId="39BC06F3" w14:textId="77777777" w:rsidR="00E56613" w:rsidRPr="00E56613" w:rsidRDefault="00E56613" w:rsidP="00E56613">
      <w:pPr>
        <w:spacing w:before="0" w:beforeAutospacing="0" w:after="0" w:afterAutospacing="0" w:line="240" w:lineRule="auto"/>
        <w:jc w:val="center"/>
        <w:rPr>
          <w:rFonts w:ascii="David" w:eastAsia="Times New Roman" w:hAnsi="David" w:cs="David"/>
          <w:b/>
          <w:bCs/>
          <w:spacing w:val="10"/>
          <w:sz w:val="24"/>
          <w:szCs w:val="24"/>
          <w:u w:val="single"/>
          <w:rtl/>
        </w:rPr>
      </w:pPr>
    </w:p>
    <w:p w14:paraId="7D6379C1" w14:textId="77777777" w:rsidR="00E56613" w:rsidRPr="00E56613" w:rsidRDefault="00E56613" w:rsidP="00E56613">
      <w:pPr>
        <w:spacing w:before="0" w:beforeAutospacing="0" w:after="0" w:afterAutospacing="0" w:line="240" w:lineRule="auto"/>
        <w:jc w:val="center"/>
        <w:rPr>
          <w:rFonts w:ascii="David" w:eastAsia="Times New Roman" w:hAnsi="David" w:cs="David"/>
          <w:b/>
          <w:bCs/>
          <w:spacing w:val="10"/>
          <w:sz w:val="24"/>
          <w:szCs w:val="24"/>
          <w:u w:val="single"/>
          <w:rtl/>
        </w:rPr>
      </w:pPr>
    </w:p>
    <w:p w14:paraId="6C42ED60" w14:textId="77777777" w:rsidR="00E56613" w:rsidRPr="00E56613" w:rsidRDefault="00E56613" w:rsidP="00E56613">
      <w:pPr>
        <w:spacing w:before="0" w:beforeAutospacing="0" w:after="0" w:afterAutospacing="0" w:line="240" w:lineRule="auto"/>
        <w:jc w:val="center"/>
        <w:rPr>
          <w:rFonts w:ascii="David" w:eastAsia="Times New Roman" w:hAnsi="David" w:cs="David"/>
          <w:b/>
          <w:bCs/>
          <w:spacing w:val="10"/>
          <w:sz w:val="24"/>
          <w:szCs w:val="24"/>
          <w:u w:val="single"/>
          <w:rtl/>
        </w:rPr>
      </w:pPr>
    </w:p>
    <w:p w14:paraId="5E997D46" w14:textId="77777777" w:rsidR="00E56613" w:rsidRPr="00E56613" w:rsidRDefault="00E56613" w:rsidP="00E56613">
      <w:pPr>
        <w:spacing w:before="0" w:beforeAutospacing="0" w:after="0" w:afterAutospacing="0" w:line="240" w:lineRule="auto"/>
        <w:jc w:val="center"/>
        <w:rPr>
          <w:rFonts w:ascii="David" w:eastAsia="Times New Roman" w:hAnsi="David" w:cs="David"/>
          <w:b/>
          <w:bCs/>
          <w:spacing w:val="10"/>
          <w:sz w:val="24"/>
          <w:szCs w:val="24"/>
          <w:u w:val="single"/>
          <w:rtl/>
        </w:rPr>
      </w:pPr>
    </w:p>
    <w:p w14:paraId="4167DAF2" w14:textId="77777777" w:rsidR="00E56613" w:rsidRPr="00E56613" w:rsidRDefault="00E56613" w:rsidP="00E56613">
      <w:pPr>
        <w:spacing w:before="0" w:beforeAutospacing="0" w:after="0" w:afterAutospacing="0" w:line="240" w:lineRule="auto"/>
        <w:jc w:val="center"/>
        <w:rPr>
          <w:rFonts w:ascii="David" w:eastAsia="Times New Roman" w:hAnsi="David" w:cs="David"/>
          <w:b/>
          <w:bCs/>
          <w:spacing w:val="10"/>
          <w:sz w:val="24"/>
          <w:szCs w:val="24"/>
          <w:u w:val="single"/>
          <w:rtl/>
        </w:rPr>
      </w:pPr>
    </w:p>
    <w:p w14:paraId="48473AB3" w14:textId="77777777" w:rsidR="00E56613" w:rsidRPr="00E56613" w:rsidRDefault="00E56613" w:rsidP="00E56613">
      <w:pPr>
        <w:spacing w:before="0" w:beforeAutospacing="0" w:after="0" w:afterAutospacing="0" w:line="240" w:lineRule="auto"/>
        <w:jc w:val="center"/>
        <w:rPr>
          <w:rFonts w:ascii="David" w:eastAsia="Times New Roman" w:hAnsi="David" w:cs="David"/>
          <w:b/>
          <w:bCs/>
          <w:spacing w:val="10"/>
          <w:sz w:val="24"/>
          <w:szCs w:val="24"/>
          <w:u w:val="single"/>
          <w:rtl/>
        </w:rPr>
      </w:pPr>
    </w:p>
    <w:p w14:paraId="6FA3B520" w14:textId="77777777" w:rsidR="00E56613" w:rsidRPr="00E56613" w:rsidRDefault="00E56613" w:rsidP="00E56613">
      <w:pPr>
        <w:spacing w:before="0" w:beforeAutospacing="0" w:after="0" w:afterAutospacing="0" w:line="240" w:lineRule="auto"/>
        <w:jc w:val="center"/>
        <w:rPr>
          <w:rFonts w:ascii="David" w:eastAsia="Times New Roman" w:hAnsi="David" w:cs="David"/>
          <w:b/>
          <w:bCs/>
          <w:spacing w:val="10"/>
          <w:sz w:val="24"/>
          <w:szCs w:val="24"/>
          <w:u w:val="single"/>
          <w:rtl/>
        </w:rPr>
      </w:pPr>
    </w:p>
    <w:p w14:paraId="76686D21" w14:textId="77777777" w:rsidR="00E56613" w:rsidRPr="00E56613" w:rsidRDefault="00E56613" w:rsidP="00E56613">
      <w:pPr>
        <w:spacing w:before="0" w:beforeAutospacing="0" w:after="0" w:afterAutospacing="0" w:line="240" w:lineRule="auto"/>
        <w:jc w:val="center"/>
        <w:rPr>
          <w:rFonts w:ascii="David" w:eastAsia="Times New Roman" w:hAnsi="David" w:cs="David"/>
          <w:b/>
          <w:bCs/>
          <w:spacing w:val="10"/>
          <w:sz w:val="24"/>
          <w:szCs w:val="24"/>
          <w:u w:val="single"/>
          <w:rtl/>
        </w:rPr>
      </w:pPr>
    </w:p>
    <w:p w14:paraId="1F2F8965" w14:textId="77777777" w:rsidR="00E56613" w:rsidRPr="00E56613" w:rsidRDefault="00E56613" w:rsidP="00E56613">
      <w:pPr>
        <w:spacing w:before="0" w:beforeAutospacing="0" w:after="0" w:afterAutospacing="0" w:line="240" w:lineRule="auto"/>
        <w:jc w:val="center"/>
        <w:rPr>
          <w:rFonts w:ascii="David" w:eastAsia="Times New Roman" w:hAnsi="David" w:cs="David"/>
          <w:b/>
          <w:bCs/>
          <w:spacing w:val="10"/>
          <w:sz w:val="24"/>
          <w:szCs w:val="24"/>
          <w:u w:val="single"/>
          <w:rtl/>
        </w:rPr>
      </w:pPr>
    </w:p>
    <w:p w14:paraId="7DB6ABA6" w14:textId="77777777" w:rsidR="00E56613" w:rsidRPr="00E56613" w:rsidRDefault="00E56613" w:rsidP="00E56613">
      <w:pPr>
        <w:spacing w:before="0" w:beforeAutospacing="0" w:after="0" w:afterAutospacing="0" w:line="240" w:lineRule="auto"/>
        <w:jc w:val="center"/>
        <w:rPr>
          <w:rFonts w:ascii="David" w:eastAsia="Times New Roman" w:hAnsi="David" w:cs="David"/>
          <w:b/>
          <w:bCs/>
          <w:spacing w:val="10"/>
          <w:sz w:val="24"/>
          <w:szCs w:val="24"/>
          <w:u w:val="single"/>
          <w:rtl/>
        </w:rPr>
      </w:pPr>
    </w:p>
    <w:p w14:paraId="63E3F5D7" w14:textId="77777777" w:rsidR="00E56613" w:rsidRPr="00E56613" w:rsidRDefault="00E56613" w:rsidP="00E56613">
      <w:pPr>
        <w:spacing w:before="0" w:beforeAutospacing="0" w:after="0" w:afterAutospacing="0" w:line="240" w:lineRule="auto"/>
        <w:jc w:val="center"/>
        <w:rPr>
          <w:rFonts w:ascii="David" w:eastAsia="Times New Roman" w:hAnsi="David" w:cs="David"/>
          <w:b/>
          <w:bCs/>
          <w:spacing w:val="10"/>
          <w:sz w:val="24"/>
          <w:szCs w:val="24"/>
          <w:u w:val="single"/>
          <w:rtl/>
        </w:rPr>
      </w:pPr>
    </w:p>
    <w:p w14:paraId="3B5B20BB" w14:textId="77777777" w:rsidR="00E56613" w:rsidRPr="00E56613" w:rsidRDefault="00E56613" w:rsidP="00E56613">
      <w:pPr>
        <w:spacing w:before="0" w:beforeAutospacing="0" w:after="0" w:afterAutospacing="0" w:line="240" w:lineRule="auto"/>
        <w:jc w:val="center"/>
        <w:rPr>
          <w:rFonts w:ascii="David" w:eastAsia="Times New Roman" w:hAnsi="David" w:cs="David"/>
          <w:b/>
          <w:bCs/>
          <w:spacing w:val="10"/>
          <w:sz w:val="24"/>
          <w:szCs w:val="24"/>
          <w:u w:val="single"/>
          <w:rtl/>
        </w:rPr>
      </w:pPr>
    </w:p>
    <w:p w14:paraId="320387CB" w14:textId="77777777" w:rsidR="00E56613" w:rsidRPr="00E56613" w:rsidRDefault="00E56613" w:rsidP="00E56613">
      <w:pPr>
        <w:spacing w:before="0" w:beforeAutospacing="0" w:after="0" w:afterAutospacing="0" w:line="240" w:lineRule="auto"/>
        <w:jc w:val="center"/>
        <w:rPr>
          <w:rFonts w:ascii="David" w:eastAsia="Times New Roman" w:hAnsi="David" w:cs="David"/>
          <w:b/>
          <w:bCs/>
          <w:spacing w:val="10"/>
          <w:sz w:val="24"/>
          <w:szCs w:val="24"/>
          <w:u w:val="single"/>
          <w:rtl/>
        </w:rPr>
      </w:pPr>
    </w:p>
    <w:p w14:paraId="4C7D32C3" w14:textId="77777777" w:rsidR="00E56613" w:rsidRPr="00E56613" w:rsidRDefault="00E56613" w:rsidP="00E56613">
      <w:pPr>
        <w:spacing w:before="0" w:beforeAutospacing="0" w:after="0" w:afterAutospacing="0" w:line="240" w:lineRule="auto"/>
        <w:jc w:val="center"/>
        <w:rPr>
          <w:rFonts w:ascii="David" w:eastAsia="Times New Roman" w:hAnsi="David" w:cs="David"/>
          <w:b/>
          <w:bCs/>
          <w:spacing w:val="10"/>
          <w:sz w:val="24"/>
          <w:szCs w:val="24"/>
          <w:u w:val="single"/>
          <w:rtl/>
        </w:rPr>
      </w:pPr>
    </w:p>
    <w:p w14:paraId="7A114FA2" w14:textId="77777777" w:rsidR="00E56613" w:rsidRPr="00E56613" w:rsidRDefault="00E56613" w:rsidP="00E56613">
      <w:pPr>
        <w:spacing w:before="0" w:beforeAutospacing="0" w:after="0" w:afterAutospacing="0" w:line="240" w:lineRule="auto"/>
        <w:jc w:val="center"/>
        <w:rPr>
          <w:rFonts w:ascii="David" w:eastAsia="Times New Roman" w:hAnsi="David" w:cs="David"/>
          <w:b/>
          <w:bCs/>
          <w:spacing w:val="10"/>
          <w:sz w:val="24"/>
          <w:szCs w:val="24"/>
          <w:u w:val="single"/>
          <w:rtl/>
        </w:rPr>
      </w:pPr>
    </w:p>
    <w:p w14:paraId="0528F02B" w14:textId="77777777" w:rsidR="00E56613" w:rsidRPr="00E56613" w:rsidRDefault="00E56613" w:rsidP="00E56613">
      <w:pPr>
        <w:spacing w:before="0" w:beforeAutospacing="0" w:after="0" w:afterAutospacing="0" w:line="240" w:lineRule="auto"/>
        <w:jc w:val="center"/>
        <w:rPr>
          <w:rFonts w:ascii="David" w:eastAsia="Times New Roman" w:hAnsi="David" w:cs="David"/>
          <w:b/>
          <w:bCs/>
          <w:spacing w:val="10"/>
          <w:sz w:val="24"/>
          <w:szCs w:val="24"/>
          <w:u w:val="single"/>
          <w:rtl/>
        </w:rPr>
      </w:pPr>
    </w:p>
    <w:p w14:paraId="0E924DE8" w14:textId="77777777" w:rsidR="00E56613" w:rsidRPr="00E56613" w:rsidRDefault="00E56613" w:rsidP="00E56613">
      <w:pPr>
        <w:spacing w:before="0" w:beforeAutospacing="0" w:after="0" w:afterAutospacing="0" w:line="240" w:lineRule="auto"/>
        <w:jc w:val="center"/>
        <w:rPr>
          <w:rFonts w:ascii="David" w:eastAsia="Times New Roman" w:hAnsi="David" w:cs="David"/>
          <w:b/>
          <w:bCs/>
          <w:spacing w:val="10"/>
          <w:sz w:val="24"/>
          <w:szCs w:val="24"/>
          <w:u w:val="single"/>
          <w:rtl/>
        </w:rPr>
      </w:pPr>
    </w:p>
    <w:p w14:paraId="1DC37E2C" w14:textId="77777777" w:rsidR="00E56613" w:rsidRPr="00E56613" w:rsidRDefault="00E56613" w:rsidP="00E56613">
      <w:pPr>
        <w:spacing w:before="0" w:beforeAutospacing="0" w:after="0" w:afterAutospacing="0" w:line="240" w:lineRule="auto"/>
        <w:jc w:val="center"/>
        <w:rPr>
          <w:rFonts w:ascii="David" w:eastAsia="Times New Roman" w:hAnsi="David" w:cs="David"/>
          <w:b/>
          <w:bCs/>
          <w:spacing w:val="10"/>
          <w:sz w:val="24"/>
          <w:szCs w:val="24"/>
          <w:u w:val="single"/>
          <w:rtl/>
        </w:rPr>
      </w:pPr>
    </w:p>
    <w:p w14:paraId="6FCC1CFF" w14:textId="77777777" w:rsidR="00E56613" w:rsidRPr="00E56613" w:rsidRDefault="00E56613" w:rsidP="00E56613">
      <w:pPr>
        <w:spacing w:before="0" w:beforeAutospacing="0" w:after="0" w:afterAutospacing="0" w:line="240" w:lineRule="auto"/>
        <w:jc w:val="center"/>
        <w:rPr>
          <w:rFonts w:ascii="David" w:eastAsia="Times New Roman" w:hAnsi="David" w:cs="David"/>
          <w:b/>
          <w:bCs/>
          <w:spacing w:val="10"/>
          <w:sz w:val="24"/>
          <w:szCs w:val="24"/>
          <w:u w:val="single"/>
          <w:rtl/>
        </w:rPr>
      </w:pPr>
    </w:p>
    <w:p w14:paraId="048159A0" w14:textId="77777777" w:rsidR="00E56613" w:rsidRPr="00E56613" w:rsidRDefault="00E56613" w:rsidP="00E56613">
      <w:pPr>
        <w:spacing w:before="0" w:beforeAutospacing="0" w:after="0" w:afterAutospacing="0" w:line="240" w:lineRule="auto"/>
        <w:jc w:val="center"/>
        <w:rPr>
          <w:rFonts w:ascii="David" w:eastAsia="Times New Roman" w:hAnsi="David" w:cs="David"/>
          <w:b/>
          <w:bCs/>
          <w:spacing w:val="10"/>
          <w:sz w:val="24"/>
          <w:szCs w:val="24"/>
          <w:u w:val="single"/>
          <w:rtl/>
        </w:rPr>
      </w:pPr>
    </w:p>
    <w:p w14:paraId="715813AF" w14:textId="77777777" w:rsidR="00E56613" w:rsidRPr="00E56613" w:rsidRDefault="00E56613" w:rsidP="00E56613">
      <w:pPr>
        <w:spacing w:before="0" w:beforeAutospacing="0" w:after="0" w:afterAutospacing="0" w:line="240" w:lineRule="auto"/>
        <w:jc w:val="center"/>
        <w:rPr>
          <w:rFonts w:ascii="David" w:eastAsia="Times New Roman" w:hAnsi="David" w:cs="David"/>
          <w:b/>
          <w:bCs/>
          <w:spacing w:val="10"/>
          <w:sz w:val="24"/>
          <w:szCs w:val="24"/>
          <w:u w:val="single"/>
          <w:rtl/>
        </w:rPr>
      </w:pPr>
    </w:p>
    <w:p w14:paraId="5AF80221" w14:textId="77777777" w:rsidR="00E56613" w:rsidRPr="00E56613" w:rsidRDefault="00E56613" w:rsidP="00E56613">
      <w:pPr>
        <w:spacing w:before="0" w:beforeAutospacing="0" w:after="0" w:afterAutospacing="0" w:line="240" w:lineRule="auto"/>
        <w:jc w:val="center"/>
        <w:rPr>
          <w:rFonts w:ascii="David" w:eastAsia="Times New Roman" w:hAnsi="David" w:cs="David"/>
          <w:b/>
          <w:bCs/>
          <w:spacing w:val="10"/>
          <w:sz w:val="24"/>
          <w:szCs w:val="24"/>
          <w:u w:val="single"/>
          <w:rtl/>
        </w:rPr>
      </w:pPr>
    </w:p>
    <w:p w14:paraId="77769902" w14:textId="77777777" w:rsidR="00E56613" w:rsidRPr="00E56613" w:rsidRDefault="00E56613" w:rsidP="00E56613">
      <w:pPr>
        <w:spacing w:before="0" w:beforeAutospacing="0" w:after="0" w:afterAutospacing="0" w:line="240" w:lineRule="auto"/>
        <w:jc w:val="center"/>
        <w:rPr>
          <w:rFonts w:ascii="David" w:eastAsia="Times New Roman" w:hAnsi="David" w:cs="David"/>
          <w:b/>
          <w:bCs/>
          <w:spacing w:val="10"/>
          <w:sz w:val="24"/>
          <w:szCs w:val="24"/>
          <w:u w:val="single"/>
          <w:rtl/>
        </w:rPr>
      </w:pPr>
    </w:p>
    <w:p w14:paraId="1BD8C695" w14:textId="77777777" w:rsidR="00E56613" w:rsidRPr="00E56613" w:rsidRDefault="00E56613" w:rsidP="00E56613">
      <w:pPr>
        <w:spacing w:before="0" w:beforeAutospacing="0" w:after="0" w:afterAutospacing="0" w:line="240" w:lineRule="auto"/>
        <w:jc w:val="center"/>
        <w:rPr>
          <w:rFonts w:ascii="David" w:eastAsia="Times New Roman" w:hAnsi="David" w:cs="David"/>
          <w:b/>
          <w:bCs/>
          <w:spacing w:val="10"/>
          <w:sz w:val="24"/>
          <w:szCs w:val="24"/>
          <w:u w:val="single"/>
          <w:rtl/>
        </w:rPr>
      </w:pPr>
    </w:p>
    <w:p w14:paraId="6647087C" w14:textId="77777777" w:rsidR="00E56613" w:rsidRPr="00E56613" w:rsidRDefault="00E56613" w:rsidP="00E56613">
      <w:pPr>
        <w:spacing w:before="0" w:beforeAutospacing="0" w:after="0" w:afterAutospacing="0" w:line="240" w:lineRule="auto"/>
        <w:jc w:val="center"/>
        <w:rPr>
          <w:rFonts w:ascii="David" w:eastAsia="Times New Roman" w:hAnsi="David" w:cs="David"/>
          <w:b/>
          <w:bCs/>
          <w:spacing w:val="10"/>
          <w:sz w:val="24"/>
          <w:szCs w:val="24"/>
          <w:u w:val="single"/>
          <w:rtl/>
        </w:rPr>
      </w:pPr>
    </w:p>
    <w:p w14:paraId="4E1D6C64" w14:textId="77777777" w:rsidR="00E56613" w:rsidRPr="00E56613" w:rsidRDefault="00E56613" w:rsidP="00E56613">
      <w:pPr>
        <w:spacing w:before="0" w:beforeAutospacing="0" w:after="0" w:afterAutospacing="0" w:line="240" w:lineRule="auto"/>
        <w:jc w:val="center"/>
        <w:rPr>
          <w:rFonts w:ascii="David" w:eastAsia="Times New Roman" w:hAnsi="David" w:cs="David"/>
          <w:b/>
          <w:bCs/>
          <w:spacing w:val="10"/>
          <w:sz w:val="24"/>
          <w:szCs w:val="24"/>
          <w:u w:val="single"/>
          <w:rtl/>
        </w:rPr>
      </w:pPr>
    </w:p>
    <w:p w14:paraId="59D40F05" w14:textId="77777777" w:rsidR="00E56613" w:rsidRPr="00E56613" w:rsidRDefault="00E56613" w:rsidP="00E56613">
      <w:pPr>
        <w:spacing w:before="0" w:beforeAutospacing="0" w:after="0" w:afterAutospacing="0" w:line="240" w:lineRule="auto"/>
        <w:jc w:val="center"/>
        <w:rPr>
          <w:rFonts w:ascii="David" w:eastAsia="Times New Roman" w:hAnsi="David" w:cs="David"/>
          <w:b/>
          <w:bCs/>
          <w:spacing w:val="10"/>
          <w:sz w:val="24"/>
          <w:szCs w:val="24"/>
          <w:u w:val="single"/>
          <w:rtl/>
        </w:rPr>
      </w:pPr>
    </w:p>
    <w:p w14:paraId="375112BA" w14:textId="77777777" w:rsidR="00E56613" w:rsidRPr="00E56613" w:rsidRDefault="00E56613" w:rsidP="00E56613">
      <w:pPr>
        <w:spacing w:before="0" w:beforeAutospacing="0" w:after="0" w:afterAutospacing="0" w:line="240" w:lineRule="auto"/>
        <w:jc w:val="center"/>
        <w:rPr>
          <w:rFonts w:ascii="David" w:eastAsia="Times New Roman" w:hAnsi="David" w:cs="David"/>
          <w:b/>
          <w:bCs/>
          <w:spacing w:val="10"/>
          <w:sz w:val="24"/>
          <w:szCs w:val="24"/>
          <w:u w:val="single"/>
          <w:rtl/>
        </w:rPr>
      </w:pPr>
    </w:p>
    <w:p w14:paraId="3C48303A" w14:textId="77777777" w:rsidR="00E56613" w:rsidRPr="00E56613" w:rsidRDefault="00E56613" w:rsidP="00E56613">
      <w:pPr>
        <w:spacing w:before="0" w:beforeAutospacing="0" w:after="0" w:afterAutospacing="0" w:line="240" w:lineRule="auto"/>
        <w:jc w:val="center"/>
        <w:rPr>
          <w:rFonts w:ascii="David" w:eastAsia="Times New Roman" w:hAnsi="David" w:cs="David"/>
          <w:b/>
          <w:bCs/>
          <w:spacing w:val="10"/>
          <w:sz w:val="24"/>
          <w:szCs w:val="24"/>
          <w:u w:val="single"/>
          <w:rtl/>
        </w:rPr>
      </w:pPr>
    </w:p>
    <w:p w14:paraId="386F05ED" w14:textId="77777777" w:rsidR="00E56613" w:rsidRPr="00E56613" w:rsidRDefault="00E56613" w:rsidP="00E56613">
      <w:pPr>
        <w:spacing w:before="0" w:beforeAutospacing="0" w:after="0" w:afterAutospacing="0" w:line="240" w:lineRule="auto"/>
        <w:jc w:val="center"/>
        <w:rPr>
          <w:rFonts w:ascii="David" w:eastAsia="Times New Roman" w:hAnsi="David" w:cs="David"/>
          <w:b/>
          <w:bCs/>
          <w:spacing w:val="10"/>
          <w:sz w:val="24"/>
          <w:szCs w:val="24"/>
          <w:u w:val="single"/>
          <w:rtl/>
        </w:rPr>
      </w:pPr>
    </w:p>
    <w:p w14:paraId="16431B4F" w14:textId="77777777" w:rsidR="00E56613" w:rsidRPr="00E56613" w:rsidRDefault="00E56613" w:rsidP="00E56613">
      <w:pPr>
        <w:spacing w:before="0" w:beforeAutospacing="0" w:after="0" w:afterAutospacing="0" w:line="240" w:lineRule="auto"/>
        <w:jc w:val="center"/>
        <w:rPr>
          <w:rFonts w:ascii="David" w:eastAsia="Times New Roman" w:hAnsi="David" w:cs="David"/>
          <w:b/>
          <w:bCs/>
          <w:spacing w:val="10"/>
          <w:sz w:val="24"/>
          <w:szCs w:val="24"/>
          <w:u w:val="single"/>
          <w:rtl/>
        </w:rPr>
      </w:pPr>
    </w:p>
    <w:p w14:paraId="277B60BF" w14:textId="77777777" w:rsidR="00E56613" w:rsidRPr="00E56613" w:rsidRDefault="00E56613" w:rsidP="00E56613">
      <w:pPr>
        <w:spacing w:before="0" w:beforeAutospacing="0" w:after="0" w:afterAutospacing="0" w:line="240" w:lineRule="auto"/>
        <w:jc w:val="center"/>
        <w:rPr>
          <w:rFonts w:ascii="David" w:eastAsia="Times New Roman" w:hAnsi="David" w:cs="David"/>
          <w:b/>
          <w:bCs/>
          <w:spacing w:val="10"/>
          <w:sz w:val="24"/>
          <w:szCs w:val="24"/>
          <w:u w:val="single"/>
          <w:rtl/>
        </w:rPr>
      </w:pPr>
    </w:p>
    <w:p w14:paraId="433B37F5" w14:textId="77777777" w:rsidR="00E56613" w:rsidRPr="00E56613" w:rsidRDefault="00E56613" w:rsidP="00E56613">
      <w:pPr>
        <w:spacing w:before="0" w:beforeAutospacing="0" w:after="0" w:afterAutospacing="0" w:line="240" w:lineRule="auto"/>
        <w:jc w:val="center"/>
        <w:rPr>
          <w:rFonts w:ascii="David" w:eastAsia="Times New Roman" w:hAnsi="David" w:cs="David"/>
          <w:b/>
          <w:bCs/>
          <w:spacing w:val="10"/>
          <w:sz w:val="24"/>
          <w:szCs w:val="24"/>
          <w:u w:val="single"/>
          <w:rtl/>
        </w:rPr>
      </w:pPr>
    </w:p>
    <w:p w14:paraId="51DE9129" w14:textId="77777777" w:rsidR="00E56613" w:rsidRPr="00E56613" w:rsidRDefault="00E56613" w:rsidP="00E56613">
      <w:pPr>
        <w:spacing w:before="0" w:beforeAutospacing="0" w:after="0" w:afterAutospacing="0" w:line="240" w:lineRule="auto"/>
        <w:jc w:val="center"/>
        <w:rPr>
          <w:rFonts w:ascii="David" w:eastAsia="Times New Roman" w:hAnsi="David" w:cs="David"/>
          <w:b/>
          <w:bCs/>
          <w:spacing w:val="10"/>
          <w:sz w:val="24"/>
          <w:szCs w:val="24"/>
          <w:u w:val="single"/>
          <w:rtl/>
        </w:rPr>
      </w:pPr>
    </w:p>
    <w:p w14:paraId="6273C5F5" w14:textId="77777777" w:rsidR="00E56613" w:rsidRPr="00E56613" w:rsidRDefault="00E56613" w:rsidP="00E56613">
      <w:pPr>
        <w:spacing w:before="0" w:beforeAutospacing="0" w:after="0" w:afterAutospacing="0" w:line="240" w:lineRule="auto"/>
        <w:jc w:val="center"/>
        <w:rPr>
          <w:rFonts w:ascii="David" w:eastAsia="Times New Roman" w:hAnsi="David" w:cs="David"/>
          <w:b/>
          <w:bCs/>
          <w:spacing w:val="10"/>
          <w:sz w:val="24"/>
          <w:szCs w:val="24"/>
          <w:u w:val="single"/>
          <w:rtl/>
        </w:rPr>
      </w:pPr>
    </w:p>
    <w:p w14:paraId="0E7E2FB5" w14:textId="77777777" w:rsidR="00E56613" w:rsidRPr="00E56613" w:rsidRDefault="00E56613" w:rsidP="00E56613">
      <w:pPr>
        <w:spacing w:before="0" w:beforeAutospacing="0" w:after="0" w:afterAutospacing="0" w:line="240" w:lineRule="auto"/>
        <w:jc w:val="center"/>
        <w:rPr>
          <w:rFonts w:ascii="David" w:eastAsia="Times New Roman" w:hAnsi="David" w:cs="David"/>
          <w:b/>
          <w:bCs/>
          <w:spacing w:val="10"/>
          <w:sz w:val="24"/>
          <w:szCs w:val="24"/>
          <w:u w:val="single"/>
          <w:rtl/>
        </w:rPr>
      </w:pPr>
    </w:p>
    <w:p w14:paraId="19F8F538" w14:textId="77777777" w:rsidR="00E56613" w:rsidRPr="00E56613" w:rsidRDefault="00E56613" w:rsidP="00E56613">
      <w:pPr>
        <w:spacing w:before="0" w:beforeAutospacing="0" w:after="0" w:afterAutospacing="0" w:line="240" w:lineRule="auto"/>
        <w:jc w:val="center"/>
        <w:rPr>
          <w:rFonts w:ascii="David" w:eastAsia="Times New Roman" w:hAnsi="David" w:cs="David"/>
          <w:b/>
          <w:bCs/>
          <w:spacing w:val="10"/>
          <w:sz w:val="24"/>
          <w:szCs w:val="24"/>
          <w:u w:val="single"/>
          <w:rtl/>
        </w:rPr>
      </w:pPr>
    </w:p>
    <w:p w14:paraId="7EE41D3D" w14:textId="77777777" w:rsidR="00E56613" w:rsidRPr="00E56613" w:rsidRDefault="00E56613" w:rsidP="00E56613">
      <w:pPr>
        <w:spacing w:before="0" w:beforeAutospacing="0" w:after="0" w:afterAutospacing="0" w:line="240" w:lineRule="auto"/>
        <w:jc w:val="center"/>
        <w:rPr>
          <w:rFonts w:ascii="David" w:eastAsia="Times New Roman" w:hAnsi="David" w:cs="David"/>
          <w:b/>
          <w:bCs/>
          <w:spacing w:val="10"/>
          <w:sz w:val="24"/>
          <w:szCs w:val="24"/>
          <w:u w:val="single"/>
          <w:rtl/>
        </w:rPr>
      </w:pPr>
    </w:p>
    <w:p w14:paraId="10429A55" w14:textId="77777777" w:rsidR="00E56613" w:rsidRPr="00E56613" w:rsidRDefault="00E56613" w:rsidP="00E56613">
      <w:pPr>
        <w:spacing w:before="0" w:beforeAutospacing="0" w:after="0" w:afterAutospacing="0" w:line="240" w:lineRule="auto"/>
        <w:jc w:val="center"/>
        <w:rPr>
          <w:rFonts w:ascii="David" w:eastAsia="Times New Roman" w:hAnsi="David" w:cs="David"/>
          <w:b/>
          <w:bCs/>
          <w:spacing w:val="10"/>
          <w:sz w:val="24"/>
          <w:szCs w:val="24"/>
          <w:u w:val="single"/>
          <w:rtl/>
        </w:rPr>
      </w:pPr>
    </w:p>
    <w:p w14:paraId="66277B61" w14:textId="77777777" w:rsidR="00967621" w:rsidRDefault="00967621" w:rsidP="00E56613">
      <w:pPr>
        <w:spacing w:before="0" w:beforeAutospacing="0" w:after="0" w:afterAutospacing="0" w:line="240" w:lineRule="auto"/>
        <w:jc w:val="center"/>
        <w:rPr>
          <w:rFonts w:ascii="David" w:eastAsia="Times New Roman" w:hAnsi="David" w:cs="David"/>
          <w:b/>
          <w:bCs/>
          <w:spacing w:val="10"/>
          <w:sz w:val="24"/>
          <w:szCs w:val="24"/>
          <w:u w:val="single"/>
          <w:rtl/>
        </w:rPr>
      </w:pPr>
      <w:r>
        <w:rPr>
          <w:rFonts w:ascii="David" w:eastAsia="Times New Roman" w:hAnsi="David" w:cs="David"/>
          <w:b/>
          <w:bCs/>
          <w:spacing w:val="10"/>
          <w:sz w:val="24"/>
          <w:szCs w:val="24"/>
          <w:u w:val="single"/>
          <w:rtl/>
        </w:rPr>
        <w:br w:type="page"/>
      </w:r>
    </w:p>
    <w:p w14:paraId="13B5238A" w14:textId="77777777" w:rsidR="00E56613" w:rsidRPr="00E56613" w:rsidRDefault="00E56613" w:rsidP="00E56613">
      <w:pPr>
        <w:spacing w:before="0" w:beforeAutospacing="0" w:after="0" w:afterAutospacing="0" w:line="240" w:lineRule="auto"/>
        <w:jc w:val="center"/>
        <w:rPr>
          <w:rFonts w:ascii="David" w:eastAsia="Times New Roman" w:hAnsi="David" w:cs="David"/>
          <w:b/>
          <w:bCs/>
          <w:spacing w:val="10"/>
          <w:sz w:val="24"/>
          <w:szCs w:val="24"/>
          <w:u w:val="single"/>
          <w:rtl/>
        </w:rPr>
      </w:pPr>
      <w:r w:rsidRPr="00E56613">
        <w:rPr>
          <w:rFonts w:ascii="David" w:eastAsia="Times New Roman" w:hAnsi="David" w:cs="David"/>
          <w:b/>
          <w:bCs/>
          <w:spacing w:val="10"/>
          <w:sz w:val="24"/>
          <w:szCs w:val="24"/>
          <w:u w:val="single"/>
          <w:rtl/>
        </w:rPr>
        <w:t>נספח 3.1.18</w:t>
      </w:r>
    </w:p>
    <w:p w14:paraId="27211CCE" w14:textId="77777777" w:rsidR="00E56613" w:rsidRPr="00E56613" w:rsidRDefault="00E56613" w:rsidP="00E56613">
      <w:pPr>
        <w:spacing w:before="0" w:beforeAutospacing="0" w:after="120" w:afterAutospacing="0" w:line="240" w:lineRule="auto"/>
        <w:jc w:val="center"/>
        <w:rPr>
          <w:rFonts w:ascii="David" w:eastAsia="Times New Roman" w:hAnsi="David" w:cs="David"/>
          <w:b/>
          <w:bCs/>
          <w:spacing w:val="10"/>
          <w:sz w:val="24"/>
          <w:szCs w:val="24"/>
          <w:u w:val="single"/>
          <w:rtl/>
          <w:lang w:eastAsia="he-IL"/>
        </w:rPr>
      </w:pPr>
      <w:r w:rsidRPr="00E56613">
        <w:rPr>
          <w:rFonts w:ascii="David" w:eastAsia="Times New Roman" w:hAnsi="David" w:cs="David"/>
          <w:b/>
          <w:bCs/>
          <w:spacing w:val="10"/>
          <w:sz w:val="24"/>
          <w:szCs w:val="24"/>
          <w:u w:val="single"/>
          <w:rtl/>
          <w:lang w:eastAsia="he-IL"/>
        </w:rPr>
        <w:t>נוהל ביצוע עבודות בחום</w:t>
      </w:r>
    </w:p>
    <w:p w14:paraId="3C5AE31A" w14:textId="77777777" w:rsidR="00E56613" w:rsidRPr="00E56613" w:rsidRDefault="00E56613" w:rsidP="00E56613">
      <w:pPr>
        <w:spacing w:before="0" w:beforeAutospacing="0" w:after="120" w:afterAutospacing="0" w:line="360" w:lineRule="auto"/>
        <w:ind w:left="510"/>
        <w:jc w:val="center"/>
        <w:rPr>
          <w:rFonts w:ascii="David" w:eastAsia="Times New Roman" w:hAnsi="David" w:cs="David"/>
          <w:b/>
          <w:bCs/>
          <w:spacing w:val="10"/>
          <w:sz w:val="24"/>
          <w:szCs w:val="24"/>
          <w:rtl/>
          <w:lang w:eastAsia="he-IL"/>
        </w:rPr>
      </w:pPr>
    </w:p>
    <w:p w14:paraId="05C7353D" w14:textId="77777777" w:rsidR="00E56613" w:rsidRPr="00E56613" w:rsidRDefault="00E56613" w:rsidP="00237720">
      <w:pPr>
        <w:numPr>
          <w:ilvl w:val="0"/>
          <w:numId w:val="9"/>
        </w:numPr>
        <w:tabs>
          <w:tab w:val="right" w:pos="5180"/>
          <w:tab w:val="right" w:pos="6160"/>
        </w:tabs>
        <w:autoSpaceDE w:val="0"/>
        <w:autoSpaceDN w:val="0"/>
        <w:adjustRightInd w:val="0"/>
        <w:spacing w:before="0" w:beforeAutospacing="0" w:after="0" w:afterAutospacing="0" w:line="360" w:lineRule="auto"/>
        <w:jc w:val="both"/>
        <w:rPr>
          <w:rFonts w:ascii="David" w:eastAsia="Times New Roman" w:hAnsi="David" w:cs="David"/>
          <w:spacing w:val="10"/>
          <w:sz w:val="24"/>
          <w:szCs w:val="24"/>
          <w:rtl/>
        </w:rPr>
      </w:pPr>
      <w:r w:rsidRPr="00E56613">
        <w:rPr>
          <w:rFonts w:ascii="David" w:eastAsia="Times New Roman" w:hAnsi="David" w:cs="David"/>
          <w:spacing w:val="10"/>
          <w:sz w:val="24"/>
          <w:szCs w:val="24"/>
          <w:rtl/>
        </w:rPr>
        <w:t xml:space="preserve">חומרי פסולת, קופסאות ריקות, ארגזים ופסולת עץ ונייר יסולקו מכל המבנים מדי יום ויאוחסנו במרחק בטוח ממנו. </w:t>
      </w:r>
    </w:p>
    <w:p w14:paraId="46522200" w14:textId="77777777" w:rsidR="00E56613" w:rsidRPr="00E56613" w:rsidRDefault="00E56613" w:rsidP="00237720">
      <w:pPr>
        <w:numPr>
          <w:ilvl w:val="0"/>
          <w:numId w:val="9"/>
        </w:numPr>
        <w:tabs>
          <w:tab w:val="right" w:pos="5180"/>
          <w:tab w:val="right" w:pos="6160"/>
        </w:tabs>
        <w:autoSpaceDE w:val="0"/>
        <w:autoSpaceDN w:val="0"/>
        <w:adjustRightInd w:val="0"/>
        <w:spacing w:before="0" w:beforeAutospacing="0" w:after="0" w:afterAutospacing="0" w:line="360" w:lineRule="auto"/>
        <w:jc w:val="both"/>
        <w:rPr>
          <w:rFonts w:ascii="David" w:eastAsia="Times New Roman" w:hAnsi="David" w:cs="David"/>
          <w:spacing w:val="10"/>
          <w:sz w:val="24"/>
          <w:szCs w:val="24"/>
          <w:rtl/>
        </w:rPr>
      </w:pPr>
      <w:r w:rsidRPr="00E56613">
        <w:rPr>
          <w:rFonts w:ascii="David" w:eastAsia="Times New Roman" w:hAnsi="David" w:cs="David"/>
          <w:spacing w:val="10"/>
          <w:sz w:val="24"/>
          <w:szCs w:val="24"/>
          <w:rtl/>
        </w:rPr>
        <w:tab/>
        <w:t xml:space="preserve">לא תבוצענה "עבודות בחום" בתחום אתר העבודות ברדיוס של </w:t>
      </w:r>
      <w:smartTag w:uri="urn:schemas-microsoft-com:office:smarttags" w:element="metricconverter">
        <w:smartTagPr>
          <w:attr w:name="ProductID" w:val="10 מטר"/>
        </w:smartTagPr>
        <w:r w:rsidRPr="00E56613">
          <w:rPr>
            <w:rFonts w:ascii="David" w:eastAsia="Times New Roman" w:hAnsi="David" w:cs="David"/>
            <w:spacing w:val="10"/>
            <w:sz w:val="24"/>
            <w:szCs w:val="24"/>
          </w:rPr>
          <w:t>10</w:t>
        </w:r>
        <w:r w:rsidRPr="00E56613">
          <w:rPr>
            <w:rFonts w:ascii="David" w:eastAsia="Times New Roman" w:hAnsi="David" w:cs="David"/>
            <w:spacing w:val="10"/>
            <w:sz w:val="24"/>
            <w:szCs w:val="24"/>
            <w:rtl/>
          </w:rPr>
          <w:t xml:space="preserve"> מטר</w:t>
        </w:r>
      </w:smartTag>
      <w:r w:rsidRPr="00E56613">
        <w:rPr>
          <w:rFonts w:ascii="David" w:eastAsia="Times New Roman" w:hAnsi="David" w:cs="David"/>
          <w:spacing w:val="10"/>
          <w:sz w:val="24"/>
          <w:szCs w:val="24"/>
          <w:rtl/>
        </w:rPr>
        <w:t xml:space="preserve"> מחומר דליק כלשהו שלא בהתאם לנוהל המפורט להלן:</w:t>
      </w:r>
    </w:p>
    <w:p w14:paraId="57EF46B8" w14:textId="77777777" w:rsidR="00E56613" w:rsidRPr="00E56613" w:rsidRDefault="00E56613" w:rsidP="00237720">
      <w:pPr>
        <w:widowControl w:val="0"/>
        <w:numPr>
          <w:ilvl w:val="1"/>
          <w:numId w:val="3"/>
        </w:numPr>
        <w:spacing w:before="0" w:beforeAutospacing="0" w:after="120" w:afterAutospacing="0" w:line="360" w:lineRule="auto"/>
        <w:jc w:val="both"/>
        <w:outlineLvl w:val="0"/>
        <w:rPr>
          <w:rFonts w:ascii="David" w:eastAsia="Times New Roman" w:hAnsi="David" w:cs="David"/>
          <w:spacing w:val="10"/>
          <w:sz w:val="24"/>
          <w:szCs w:val="24"/>
          <w:rtl/>
        </w:rPr>
      </w:pPr>
      <w:r w:rsidRPr="00E56613">
        <w:rPr>
          <w:rFonts w:ascii="David" w:eastAsia="Times New Roman" w:hAnsi="David" w:cs="David"/>
          <w:spacing w:val="10"/>
          <w:sz w:val="24"/>
          <w:szCs w:val="24"/>
          <w:rtl/>
        </w:rPr>
        <w:t>המונח "עבודות בחום" פירושו: ביצוע עבודות כלשהן תוך כדי שימוש בריתוך ו/או חיתוך בחום ו/או תוך שימוש באש גלויה.</w:t>
      </w:r>
    </w:p>
    <w:p w14:paraId="1178F031" w14:textId="77777777" w:rsidR="00E56613" w:rsidRPr="00E56613" w:rsidRDefault="00E56613" w:rsidP="00237720">
      <w:pPr>
        <w:numPr>
          <w:ilvl w:val="1"/>
          <w:numId w:val="3"/>
        </w:numPr>
        <w:spacing w:before="0" w:beforeAutospacing="0" w:after="120" w:afterAutospacing="0" w:line="360" w:lineRule="auto"/>
        <w:jc w:val="both"/>
        <w:rPr>
          <w:rFonts w:ascii="David" w:eastAsia="Times New Roman" w:hAnsi="David" w:cs="David"/>
          <w:spacing w:val="10"/>
          <w:sz w:val="24"/>
          <w:szCs w:val="24"/>
        </w:rPr>
      </w:pPr>
      <w:r w:rsidRPr="00E56613">
        <w:rPr>
          <w:rFonts w:ascii="David" w:eastAsia="Times New Roman" w:hAnsi="David" w:cs="David"/>
          <w:spacing w:val="10"/>
          <w:kern w:val="32"/>
          <w:sz w:val="24"/>
          <w:szCs w:val="24"/>
          <w:rtl/>
        </w:rPr>
        <w:t>כל קבלן או קבלן משנה אשר ביצוע עבודותיו כרוך ב"עבודות בחום" ימנה אחראי (להלן: "</w:t>
      </w:r>
      <w:r w:rsidRPr="00E56613">
        <w:rPr>
          <w:rFonts w:ascii="David" w:eastAsia="Times New Roman" w:hAnsi="David" w:cs="David"/>
          <w:b/>
          <w:bCs/>
          <w:spacing w:val="10"/>
          <w:kern w:val="32"/>
          <w:sz w:val="24"/>
          <w:szCs w:val="24"/>
          <w:rtl/>
        </w:rPr>
        <w:t>האחראי</w:t>
      </w:r>
      <w:r w:rsidRPr="00E56613">
        <w:rPr>
          <w:rFonts w:ascii="David" w:eastAsia="Times New Roman" w:hAnsi="David" w:cs="David"/>
          <w:spacing w:val="10"/>
          <w:kern w:val="32"/>
          <w:sz w:val="24"/>
          <w:szCs w:val="24"/>
          <w:rtl/>
        </w:rPr>
        <w:t>")</w:t>
      </w:r>
      <w:r w:rsidRPr="00E56613">
        <w:rPr>
          <w:rFonts w:ascii="David" w:eastAsia="Times New Roman" w:hAnsi="David" w:cs="David"/>
          <w:spacing w:val="10"/>
          <w:sz w:val="24"/>
          <w:szCs w:val="24"/>
          <w:rtl/>
        </w:rPr>
        <w:t xml:space="preserve"> אשר חובתו לוודא כי לא תבוצענה עבודות בחום שלא בהתאם לאמור בנוהל זה.</w:t>
      </w:r>
    </w:p>
    <w:p w14:paraId="67A33821" w14:textId="77777777" w:rsidR="00E56613" w:rsidRPr="00E56613" w:rsidRDefault="00E56613" w:rsidP="00237720">
      <w:pPr>
        <w:widowControl w:val="0"/>
        <w:numPr>
          <w:ilvl w:val="1"/>
          <w:numId w:val="3"/>
        </w:numPr>
        <w:spacing w:before="0" w:beforeAutospacing="0" w:after="120" w:afterAutospacing="0" w:line="360" w:lineRule="auto"/>
        <w:jc w:val="both"/>
        <w:outlineLvl w:val="0"/>
        <w:rPr>
          <w:rFonts w:ascii="David" w:eastAsia="Times New Roman" w:hAnsi="David" w:cs="David"/>
          <w:spacing w:val="10"/>
          <w:sz w:val="24"/>
          <w:szCs w:val="24"/>
          <w:rtl/>
        </w:rPr>
      </w:pPr>
      <w:r w:rsidRPr="00E56613">
        <w:rPr>
          <w:rFonts w:ascii="David" w:eastAsia="Times New Roman" w:hAnsi="David" w:cs="David"/>
          <w:spacing w:val="10"/>
          <w:sz w:val="24"/>
          <w:szCs w:val="24"/>
          <w:rtl/>
        </w:rPr>
        <w:t xml:space="preserve">בטרם תחילת ביצוע עבודות כלשהן בחום יסייר האחראי בשטח המיועד לביצוע העבודות בחום ויוודא הרחקת חומרים דליקים מכל סוג ברדיוס של </w:t>
      </w:r>
      <w:smartTag w:uri="urn:schemas-microsoft-com:office:smarttags" w:element="metricconverter">
        <w:smartTagPr>
          <w:attr w:name="ProductID" w:val="10 מטר"/>
        </w:smartTagPr>
        <w:r w:rsidRPr="00E56613">
          <w:rPr>
            <w:rFonts w:ascii="David" w:eastAsia="Times New Roman" w:hAnsi="David" w:cs="David"/>
            <w:spacing w:val="10"/>
            <w:sz w:val="24"/>
            <w:szCs w:val="24"/>
            <w:rtl/>
          </w:rPr>
          <w:t>10 מטר</w:t>
        </w:r>
      </w:smartTag>
      <w:r w:rsidRPr="00E56613">
        <w:rPr>
          <w:rFonts w:ascii="David" w:eastAsia="Times New Roman" w:hAnsi="David" w:cs="David"/>
          <w:spacing w:val="10"/>
          <w:sz w:val="24"/>
          <w:szCs w:val="24"/>
          <w:rtl/>
        </w:rPr>
        <w:t xml:space="preserve"> לפחות ממקום ביצוע העבודות בחום, כאשר חפצים דליקים קבועים, אשר אינם ניתנים להזזה, יכוסו במעטה בלתי דליק.</w:t>
      </w:r>
    </w:p>
    <w:p w14:paraId="7BAD29E5" w14:textId="77777777" w:rsidR="00E56613" w:rsidRPr="00E56613" w:rsidRDefault="00E56613" w:rsidP="00237720">
      <w:pPr>
        <w:widowControl w:val="0"/>
        <w:numPr>
          <w:ilvl w:val="1"/>
          <w:numId w:val="3"/>
        </w:numPr>
        <w:spacing w:before="0" w:beforeAutospacing="0" w:after="120" w:afterAutospacing="0" w:line="360" w:lineRule="auto"/>
        <w:jc w:val="both"/>
        <w:outlineLvl w:val="0"/>
        <w:rPr>
          <w:rFonts w:ascii="David" w:eastAsia="Times New Roman" w:hAnsi="David" w:cs="David"/>
          <w:spacing w:val="10"/>
          <w:sz w:val="24"/>
          <w:szCs w:val="24"/>
          <w:rtl/>
        </w:rPr>
      </w:pPr>
      <w:r w:rsidRPr="00E56613">
        <w:rPr>
          <w:rFonts w:ascii="David" w:eastAsia="Times New Roman" w:hAnsi="David" w:cs="David"/>
          <w:spacing w:val="10"/>
          <w:sz w:val="24"/>
          <w:szCs w:val="24"/>
          <w:rtl/>
        </w:rPr>
        <w:t>האחראי ימנה אדם אשר ישמש כצופה אש (להלן: "</w:t>
      </w:r>
      <w:r w:rsidRPr="00E56613">
        <w:rPr>
          <w:rFonts w:ascii="David" w:eastAsia="Times New Roman" w:hAnsi="David" w:cs="David"/>
          <w:b/>
          <w:bCs/>
          <w:spacing w:val="10"/>
          <w:sz w:val="24"/>
          <w:szCs w:val="24"/>
          <w:rtl/>
        </w:rPr>
        <w:t>צופה האש</w:t>
      </w:r>
      <w:r w:rsidRPr="00E56613">
        <w:rPr>
          <w:rFonts w:ascii="David" w:eastAsia="Times New Roman" w:hAnsi="David" w:cs="David"/>
          <w:spacing w:val="10"/>
          <w:sz w:val="24"/>
          <w:szCs w:val="24"/>
          <w:rtl/>
        </w:rPr>
        <w:t>") המצויד באמצעי כיבוי אש מתאימים לכיבוי סוג החומרים הדליקים הנמצאים בסביבת מקום ביצוע העבודות בחום. תפקידו הבלעדי של צופה האש יהיה להשקיף על ביצוע העבודות בחום ולכבות מיידית כל התלקחות העלולה לנבוע מביצוע העבודות בחום.</w:t>
      </w:r>
    </w:p>
    <w:p w14:paraId="3D2D2336" w14:textId="77777777" w:rsidR="00E56613" w:rsidRPr="00E56613" w:rsidRDefault="00E56613" w:rsidP="00237720">
      <w:pPr>
        <w:widowControl w:val="0"/>
        <w:numPr>
          <w:ilvl w:val="1"/>
          <w:numId w:val="3"/>
        </w:numPr>
        <w:spacing w:before="0" w:beforeAutospacing="0" w:after="120" w:afterAutospacing="0" w:line="360" w:lineRule="auto"/>
        <w:jc w:val="both"/>
        <w:outlineLvl w:val="0"/>
        <w:rPr>
          <w:rFonts w:ascii="David" w:eastAsia="Times New Roman" w:hAnsi="David" w:cs="David"/>
          <w:spacing w:val="10"/>
          <w:sz w:val="24"/>
          <w:szCs w:val="24"/>
          <w:rtl/>
        </w:rPr>
      </w:pPr>
      <w:r w:rsidRPr="00E56613">
        <w:rPr>
          <w:rFonts w:ascii="David" w:eastAsia="Times New Roman" w:hAnsi="David" w:cs="David"/>
          <w:spacing w:val="10"/>
          <w:sz w:val="24"/>
          <w:szCs w:val="24"/>
          <w:rtl/>
        </w:rPr>
        <w:t>צופה האש יהיה נוכח במקום ביצוע העבודות בחום החל מתחילת ביצוען ועד לתום לפחות 30 דקות לאחר סיומן, על מנת לוודא כי לא נותרו כל מקורות התלקחות.</w:t>
      </w:r>
    </w:p>
    <w:p w14:paraId="07ACB38D" w14:textId="77777777" w:rsidR="00E56613" w:rsidRPr="00E56613" w:rsidRDefault="00E56613" w:rsidP="00E56613">
      <w:pPr>
        <w:spacing w:before="0" w:beforeAutospacing="0" w:after="0" w:afterAutospacing="0" w:line="360" w:lineRule="auto"/>
        <w:ind w:left="180"/>
        <w:jc w:val="both"/>
        <w:rPr>
          <w:rFonts w:ascii="David" w:eastAsia="Times New Roman" w:hAnsi="David" w:cs="David"/>
          <w:snapToGrid w:val="0"/>
          <w:sz w:val="24"/>
          <w:szCs w:val="24"/>
          <w:u w:val="single"/>
          <w:rtl/>
        </w:rPr>
      </w:pPr>
    </w:p>
    <w:p w14:paraId="0770CF0A" w14:textId="77777777" w:rsidR="00E56613" w:rsidRPr="00E56613" w:rsidRDefault="00E56613" w:rsidP="00E56613">
      <w:pPr>
        <w:spacing w:before="0" w:beforeAutospacing="0" w:after="0" w:afterAutospacing="0" w:line="240" w:lineRule="auto"/>
        <w:jc w:val="center"/>
        <w:rPr>
          <w:rFonts w:ascii="David" w:eastAsia="Times New Roman" w:hAnsi="David" w:cs="David"/>
          <w:b/>
          <w:bCs/>
          <w:snapToGrid w:val="0"/>
          <w:sz w:val="24"/>
          <w:szCs w:val="24"/>
          <w:u w:val="single"/>
          <w:rtl/>
        </w:rPr>
      </w:pPr>
      <w:r w:rsidRPr="00E56613">
        <w:rPr>
          <w:rFonts w:ascii="David" w:eastAsia="Times New Roman" w:hAnsi="David" w:cs="David"/>
          <w:snapToGrid w:val="0"/>
          <w:sz w:val="24"/>
          <w:szCs w:val="24"/>
          <w:u w:val="single"/>
          <w:rtl/>
        </w:rPr>
        <w:br w:type="page"/>
      </w:r>
    </w:p>
    <w:p w14:paraId="0DC3698F" w14:textId="77777777" w:rsidR="00E56613" w:rsidRPr="00E56613" w:rsidRDefault="00E56613" w:rsidP="00E56613">
      <w:pPr>
        <w:widowControl w:val="0"/>
        <w:tabs>
          <w:tab w:val="left" w:pos="3968"/>
          <w:tab w:val="center" w:pos="4156"/>
        </w:tabs>
        <w:spacing w:before="0" w:beforeAutospacing="0" w:after="0" w:afterAutospacing="0" w:line="240" w:lineRule="auto"/>
        <w:rPr>
          <w:rFonts w:ascii="David" w:eastAsia="Times New Roman" w:hAnsi="David" w:cs="David"/>
          <w:b/>
          <w:bCs/>
          <w:snapToGrid w:val="0"/>
          <w:sz w:val="24"/>
          <w:szCs w:val="24"/>
          <w:u w:val="single"/>
        </w:rPr>
      </w:pPr>
    </w:p>
    <w:p w14:paraId="1CB54BE6" w14:textId="77777777" w:rsidR="00E56613" w:rsidRPr="00E56613" w:rsidRDefault="00E56613" w:rsidP="00E56613">
      <w:pPr>
        <w:spacing w:before="0" w:beforeAutospacing="0" w:after="0" w:afterAutospacing="0" w:line="240" w:lineRule="auto"/>
        <w:jc w:val="center"/>
        <w:rPr>
          <w:rFonts w:ascii="David" w:eastAsia="Times New Roman" w:hAnsi="David" w:cs="David"/>
          <w:b/>
          <w:bCs/>
          <w:snapToGrid w:val="0"/>
          <w:sz w:val="24"/>
          <w:szCs w:val="24"/>
          <w:u w:val="single"/>
          <w:rtl/>
        </w:rPr>
      </w:pPr>
      <w:r w:rsidRPr="00E56613">
        <w:rPr>
          <w:rFonts w:ascii="David" w:eastAsia="Times New Roman" w:hAnsi="David" w:cs="David"/>
          <w:b/>
          <w:bCs/>
          <w:snapToGrid w:val="0"/>
          <w:sz w:val="24"/>
          <w:szCs w:val="24"/>
          <w:u w:val="single"/>
          <w:rtl/>
        </w:rPr>
        <w:t xml:space="preserve">נספח 3.1.19 </w:t>
      </w:r>
    </w:p>
    <w:p w14:paraId="722D6BD3" w14:textId="77777777" w:rsidR="00E56613" w:rsidRPr="00E56613" w:rsidRDefault="00E56613" w:rsidP="00E56613">
      <w:pPr>
        <w:spacing w:before="0" w:beforeAutospacing="0" w:after="0" w:afterAutospacing="0" w:line="240" w:lineRule="auto"/>
        <w:jc w:val="center"/>
        <w:rPr>
          <w:rFonts w:ascii="David" w:eastAsia="Times New Roman" w:hAnsi="David" w:cs="David"/>
          <w:b/>
          <w:bCs/>
          <w:snapToGrid w:val="0"/>
          <w:sz w:val="24"/>
          <w:szCs w:val="24"/>
          <w:u w:val="single"/>
          <w:rtl/>
        </w:rPr>
      </w:pPr>
      <w:r w:rsidRPr="00E56613">
        <w:rPr>
          <w:rFonts w:ascii="David" w:eastAsia="Times New Roman" w:hAnsi="David" w:cs="David"/>
          <w:b/>
          <w:bCs/>
          <w:snapToGrid w:val="0"/>
          <w:sz w:val="24"/>
          <w:szCs w:val="24"/>
          <w:u w:val="single"/>
          <w:rtl/>
        </w:rPr>
        <w:t xml:space="preserve">הצהרת הממונה על הבטיחות </w:t>
      </w:r>
      <w:r w:rsidR="00DC3D24" w:rsidRPr="00E56613">
        <w:rPr>
          <w:rFonts w:ascii="David" w:eastAsia="Times New Roman" w:hAnsi="David" w:cs="David" w:hint="cs"/>
          <w:b/>
          <w:bCs/>
          <w:snapToGrid w:val="0"/>
          <w:sz w:val="24"/>
          <w:szCs w:val="24"/>
          <w:u w:val="single"/>
          <w:rtl/>
        </w:rPr>
        <w:t>המופנית</w:t>
      </w:r>
      <w:r w:rsidRPr="00E56613">
        <w:rPr>
          <w:rFonts w:ascii="David" w:eastAsia="Times New Roman" w:hAnsi="David" w:cs="David"/>
          <w:b/>
          <w:bCs/>
          <w:snapToGrid w:val="0"/>
          <w:sz w:val="24"/>
          <w:szCs w:val="24"/>
          <w:u w:val="single"/>
          <w:rtl/>
        </w:rPr>
        <w:t xml:space="preserve"> למזמין</w:t>
      </w:r>
    </w:p>
    <w:p w14:paraId="538E8379" w14:textId="77777777" w:rsidR="00E56613" w:rsidRPr="00E56613" w:rsidRDefault="00E56613" w:rsidP="00E56613">
      <w:pPr>
        <w:spacing w:before="0" w:beforeAutospacing="0" w:after="0" w:afterAutospacing="0" w:line="240" w:lineRule="auto"/>
        <w:ind w:left="180"/>
        <w:jc w:val="both"/>
        <w:rPr>
          <w:rFonts w:ascii="David" w:eastAsia="Times New Roman" w:hAnsi="David" w:cs="David"/>
          <w:snapToGrid w:val="0"/>
          <w:sz w:val="24"/>
          <w:szCs w:val="24"/>
          <w:rtl/>
        </w:rPr>
      </w:pPr>
    </w:p>
    <w:p w14:paraId="1D56A2AF" w14:textId="77777777" w:rsidR="00E56613" w:rsidRPr="00E56613" w:rsidRDefault="00E56613" w:rsidP="00E56613">
      <w:pPr>
        <w:spacing w:before="0" w:beforeAutospacing="0" w:after="0" w:afterAutospacing="0" w:line="240" w:lineRule="auto"/>
        <w:jc w:val="both"/>
        <w:rPr>
          <w:rFonts w:ascii="David" w:eastAsia="Times New Roman" w:hAnsi="David" w:cs="David"/>
          <w:snapToGrid w:val="0"/>
          <w:sz w:val="24"/>
          <w:szCs w:val="24"/>
          <w:rtl/>
        </w:rPr>
      </w:pPr>
      <w:r w:rsidRPr="00E56613">
        <w:rPr>
          <w:rFonts w:ascii="David" w:eastAsia="Times New Roman" w:hAnsi="David" w:cs="David"/>
          <w:snapToGrid w:val="0"/>
          <w:sz w:val="24"/>
          <w:szCs w:val="24"/>
          <w:rtl/>
        </w:rPr>
        <w:t>לכבוד:</w:t>
      </w:r>
    </w:p>
    <w:sdt>
      <w:sdtPr>
        <w:rPr>
          <w:rFonts w:ascii="David" w:eastAsia="Times New Roman" w:hAnsi="David" w:cs="David"/>
          <w:snapToGrid w:val="0"/>
          <w:color w:val="008000"/>
          <w:sz w:val="24"/>
          <w:szCs w:val="24"/>
          <w:rtl/>
        </w:rPr>
        <w:alias w:val="צד א בחוזה"/>
        <w:tag w:val="cntTzadA"/>
        <w:id w:val="1968709256"/>
        <w:placeholder>
          <w:docPart w:val="7E0DFF63DDEA4DB1921AE2D0D8ABA019"/>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TzadA[1]" w:storeItemID="{81709D4C-33DC-48CC-AC7E-130A245806EE}"/>
        <w:text w:multiLine="1"/>
      </w:sdtPr>
      <w:sdtEndPr/>
      <w:sdtContent>
        <w:p w14:paraId="1FABD25E" w14:textId="77777777" w:rsidR="00E56613" w:rsidRPr="00E56613" w:rsidRDefault="00DC3D24" w:rsidP="00E56613">
          <w:pPr>
            <w:spacing w:before="0" w:beforeAutospacing="0" w:after="0" w:afterAutospacing="0" w:line="240" w:lineRule="auto"/>
            <w:jc w:val="both"/>
            <w:rPr>
              <w:rFonts w:ascii="David" w:eastAsia="Times New Roman" w:hAnsi="David" w:cs="David"/>
              <w:snapToGrid w:val="0"/>
              <w:color w:val="008000"/>
              <w:sz w:val="24"/>
              <w:szCs w:val="24"/>
              <w:rtl/>
            </w:rPr>
          </w:pPr>
          <w:r w:rsidRPr="00DC3D24">
            <w:rPr>
              <w:rStyle w:val="a8"/>
              <w:color w:val="00B0F0"/>
              <w:rtl/>
            </w:rPr>
            <w:t>[צד א בחוזה]</w:t>
          </w:r>
        </w:p>
      </w:sdtContent>
    </w:sdt>
    <w:p w14:paraId="1DB21BDE" w14:textId="77777777" w:rsidR="00E56613" w:rsidRPr="00E56613" w:rsidRDefault="00E56613" w:rsidP="00E56613">
      <w:pPr>
        <w:spacing w:before="0" w:beforeAutospacing="0" w:after="0" w:afterAutospacing="0" w:line="240" w:lineRule="auto"/>
        <w:jc w:val="both"/>
        <w:rPr>
          <w:rFonts w:ascii="David" w:eastAsia="Times New Roman" w:hAnsi="David" w:cs="David"/>
          <w:snapToGrid w:val="0"/>
          <w:sz w:val="24"/>
          <w:szCs w:val="24"/>
          <w:rtl/>
        </w:rPr>
      </w:pPr>
      <w:r w:rsidRPr="00E56613">
        <w:rPr>
          <w:rFonts w:ascii="David" w:eastAsia="Times New Roman" w:hAnsi="David" w:cs="David"/>
          <w:snapToGrid w:val="0"/>
          <w:sz w:val="24"/>
          <w:szCs w:val="24"/>
          <w:rtl/>
        </w:rPr>
        <w:t>(המזמין)</w:t>
      </w:r>
    </w:p>
    <w:p w14:paraId="54E3E492" w14:textId="77777777" w:rsidR="00E56613" w:rsidRPr="00E56613" w:rsidRDefault="00E56613" w:rsidP="00E56613">
      <w:pPr>
        <w:spacing w:before="0" w:beforeAutospacing="0" w:after="0" w:afterAutospacing="0" w:line="240" w:lineRule="auto"/>
        <w:ind w:left="1480" w:hanging="660"/>
        <w:jc w:val="both"/>
        <w:rPr>
          <w:rFonts w:ascii="David" w:eastAsia="Times New Roman" w:hAnsi="David" w:cs="David"/>
          <w:snapToGrid w:val="0"/>
          <w:sz w:val="24"/>
          <w:szCs w:val="24"/>
          <w:rtl/>
        </w:rPr>
      </w:pPr>
    </w:p>
    <w:p w14:paraId="45C49579" w14:textId="77777777" w:rsidR="00E56613" w:rsidRPr="00E56613" w:rsidRDefault="00E56613" w:rsidP="00E56613">
      <w:pPr>
        <w:spacing w:before="0" w:beforeAutospacing="0" w:after="0" w:afterAutospacing="0" w:line="240" w:lineRule="auto"/>
        <w:ind w:left="1480" w:hanging="660"/>
        <w:jc w:val="both"/>
        <w:rPr>
          <w:rFonts w:ascii="David" w:eastAsia="Times New Roman" w:hAnsi="David" w:cs="David"/>
          <w:snapToGrid w:val="0"/>
          <w:sz w:val="24"/>
          <w:szCs w:val="24"/>
          <w:rtl/>
        </w:rPr>
      </w:pPr>
    </w:p>
    <w:p w14:paraId="21A71408" w14:textId="77777777" w:rsidR="00E56613" w:rsidRPr="00E56613" w:rsidRDefault="00E56613" w:rsidP="00E56613">
      <w:pPr>
        <w:spacing w:before="0" w:beforeAutospacing="0" w:after="0" w:afterAutospacing="0" w:line="240" w:lineRule="auto"/>
        <w:jc w:val="both"/>
        <w:rPr>
          <w:rFonts w:ascii="David" w:eastAsia="Times New Roman" w:hAnsi="David" w:cs="David"/>
          <w:snapToGrid w:val="0"/>
          <w:sz w:val="24"/>
          <w:szCs w:val="24"/>
          <w:rtl/>
        </w:rPr>
      </w:pPr>
      <w:r w:rsidRPr="00E56613">
        <w:rPr>
          <w:rFonts w:ascii="David" w:eastAsia="Times New Roman" w:hAnsi="David" w:cs="David"/>
          <w:snapToGrid w:val="0"/>
          <w:sz w:val="24"/>
          <w:szCs w:val="24"/>
          <w:rtl/>
        </w:rPr>
        <w:t>ג.א.נ.,</w:t>
      </w:r>
    </w:p>
    <w:p w14:paraId="21B83EEA" w14:textId="77777777" w:rsidR="00E56613" w:rsidRPr="00E56613" w:rsidRDefault="00E56613" w:rsidP="00E56613">
      <w:pPr>
        <w:spacing w:before="0" w:beforeAutospacing="0" w:after="0" w:afterAutospacing="0" w:line="240" w:lineRule="auto"/>
        <w:ind w:left="1480" w:hanging="660"/>
        <w:jc w:val="both"/>
        <w:rPr>
          <w:rFonts w:ascii="David" w:eastAsia="Times New Roman" w:hAnsi="David" w:cs="David"/>
          <w:snapToGrid w:val="0"/>
          <w:sz w:val="24"/>
          <w:szCs w:val="24"/>
          <w:rtl/>
        </w:rPr>
      </w:pPr>
    </w:p>
    <w:p w14:paraId="34525FD7" w14:textId="77777777" w:rsidR="00E56613" w:rsidRPr="00E56613" w:rsidRDefault="00E56613" w:rsidP="00E56613">
      <w:pPr>
        <w:spacing w:before="0" w:beforeAutospacing="0" w:after="0" w:afterAutospacing="0" w:line="240" w:lineRule="auto"/>
        <w:ind w:left="1480" w:hanging="660"/>
        <w:jc w:val="both"/>
        <w:rPr>
          <w:rFonts w:ascii="David" w:eastAsia="Times New Roman" w:hAnsi="David" w:cs="David"/>
          <w:snapToGrid w:val="0"/>
          <w:sz w:val="24"/>
          <w:szCs w:val="24"/>
          <w:rtl/>
        </w:rPr>
      </w:pPr>
    </w:p>
    <w:p w14:paraId="573383DC" w14:textId="0A5BECFF" w:rsidR="00E56613" w:rsidRPr="00E56613" w:rsidRDefault="00E56613" w:rsidP="00E56613">
      <w:pPr>
        <w:spacing w:before="0" w:beforeAutospacing="0" w:after="0" w:afterAutospacing="0" w:line="240" w:lineRule="auto"/>
        <w:jc w:val="center"/>
        <w:rPr>
          <w:rFonts w:ascii="David" w:eastAsia="Times New Roman" w:hAnsi="David" w:cs="David"/>
          <w:snapToGrid w:val="0"/>
          <w:sz w:val="24"/>
          <w:szCs w:val="24"/>
          <w:rtl/>
        </w:rPr>
      </w:pPr>
      <w:r w:rsidRPr="00E56613">
        <w:rPr>
          <w:rFonts w:ascii="David" w:eastAsia="Times New Roman" w:hAnsi="David" w:cs="David"/>
          <w:snapToGrid w:val="0"/>
          <w:sz w:val="24"/>
          <w:szCs w:val="24"/>
          <w:rtl/>
        </w:rPr>
        <w:t>הנדון:</w:t>
      </w:r>
      <w:r w:rsidRPr="00E56613">
        <w:rPr>
          <w:rFonts w:ascii="David" w:eastAsia="Times New Roman" w:hAnsi="David" w:cs="David"/>
          <w:snapToGrid w:val="0"/>
          <w:color w:val="000000"/>
          <w:sz w:val="24"/>
          <w:szCs w:val="24"/>
          <w:rtl/>
        </w:rPr>
        <w:tab/>
      </w:r>
      <w:r w:rsidRPr="00E56613">
        <w:rPr>
          <w:rFonts w:ascii="David" w:eastAsia="Times New Roman" w:hAnsi="David" w:cs="David"/>
          <w:b/>
          <w:bCs/>
          <w:snapToGrid w:val="0"/>
          <w:sz w:val="24"/>
          <w:szCs w:val="24"/>
          <w:u w:val="single"/>
          <w:rtl/>
        </w:rPr>
        <w:t xml:space="preserve">הממונה על בטיחות באתר </w:t>
      </w:r>
      <w:sdt>
        <w:sdtPr>
          <w:rPr>
            <w:rFonts w:ascii="David" w:eastAsia="Times New Roman" w:hAnsi="David" w:cs="David"/>
            <w:b/>
            <w:bCs/>
            <w:snapToGrid w:val="0"/>
            <w:sz w:val="24"/>
            <w:szCs w:val="24"/>
            <w:u w:val="single"/>
            <w:rtl/>
          </w:rPr>
          <w:alias w:val="שם אתר"/>
          <w:tag w:val="cntSite"/>
          <w:id w:val="-50546619"/>
          <w:placeholder>
            <w:docPart w:val="3847880E1F70456097F2F624018F801B"/>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ite[1]" w:storeItemID="{81709D4C-33DC-48CC-AC7E-130A245806EE}"/>
          <w:text/>
        </w:sdtPr>
        <w:sdtEndPr/>
        <w:sdtContent>
          <w:ins w:id="649" w:author="Meryl Etman" w:date="2021-08-11T15:39:00Z">
            <w:r w:rsidR="00CE4703">
              <w:rPr>
                <w:rFonts w:ascii="David" w:eastAsia="Times New Roman" w:hAnsi="David" w:cs="David"/>
                <w:b/>
                <w:bCs/>
                <w:snapToGrid w:val="0"/>
                <w:sz w:val="24"/>
                <w:szCs w:val="24"/>
                <w:u w:val="single"/>
                <w:rtl/>
              </w:rPr>
              <w:t>גבעת שמואל</w:t>
            </w:r>
          </w:ins>
        </w:sdtContent>
      </w:sdt>
    </w:p>
    <w:p w14:paraId="6E567712" w14:textId="77777777" w:rsidR="00E56613" w:rsidRPr="00E56613" w:rsidRDefault="00E56613" w:rsidP="00E56613">
      <w:pPr>
        <w:spacing w:before="0" w:beforeAutospacing="0" w:after="0" w:afterAutospacing="0" w:line="240" w:lineRule="auto"/>
        <w:ind w:left="1480" w:hanging="660"/>
        <w:jc w:val="both"/>
        <w:rPr>
          <w:rFonts w:ascii="David" w:eastAsia="Times New Roman" w:hAnsi="David" w:cs="David"/>
          <w:snapToGrid w:val="0"/>
          <w:sz w:val="24"/>
          <w:szCs w:val="24"/>
          <w:rtl/>
        </w:rPr>
      </w:pPr>
    </w:p>
    <w:p w14:paraId="0622D9D0" w14:textId="22C33789" w:rsidR="00E56613" w:rsidRPr="00E56613" w:rsidDel="008C13B1" w:rsidRDefault="00E56613" w:rsidP="00E56613">
      <w:pPr>
        <w:spacing w:before="0" w:beforeAutospacing="0" w:after="0" w:afterAutospacing="0" w:line="240" w:lineRule="auto"/>
        <w:jc w:val="both"/>
        <w:rPr>
          <w:del w:id="650" w:author="Meryl Etman" w:date="2021-08-11T17:00:00Z"/>
          <w:rFonts w:ascii="David" w:eastAsia="Times New Roman" w:hAnsi="David" w:cs="David"/>
          <w:snapToGrid w:val="0"/>
          <w:sz w:val="24"/>
          <w:szCs w:val="24"/>
          <w:rtl/>
        </w:rPr>
      </w:pPr>
      <w:r w:rsidRPr="00E56613">
        <w:rPr>
          <w:rFonts w:ascii="David" w:eastAsia="Times New Roman" w:hAnsi="David" w:cs="David"/>
          <w:snapToGrid w:val="0"/>
          <w:sz w:val="24"/>
          <w:szCs w:val="24"/>
          <w:rtl/>
        </w:rPr>
        <w:t>הריני לאשר בפניכם מינויי כממונה על בטיחות מטעם מבצע הבניה</w:t>
      </w:r>
      <w:ins w:id="651" w:author="Meryl Etman" w:date="2021-08-11T17:00:00Z">
        <w:r w:rsidR="008C13B1">
          <w:rPr>
            <w:rFonts w:ascii="David" w:eastAsia="Times New Roman" w:hAnsi="David" w:cs="David" w:hint="cs"/>
            <w:snapToGrid w:val="0"/>
            <w:sz w:val="24"/>
            <w:szCs w:val="24"/>
            <w:rtl/>
          </w:rPr>
          <w:t xml:space="preserve"> בסביוני</w:t>
        </w:r>
      </w:ins>
      <w:r w:rsidRPr="00E56613">
        <w:rPr>
          <w:rFonts w:ascii="David" w:eastAsia="Times New Roman" w:hAnsi="David" w:cs="David"/>
          <w:snapToGrid w:val="0"/>
          <w:sz w:val="24"/>
          <w:szCs w:val="24"/>
          <w:rtl/>
        </w:rPr>
        <w:t xml:space="preserve"> </w:t>
      </w:r>
      <w:sdt>
        <w:sdtPr>
          <w:rPr>
            <w:rFonts w:ascii="David" w:eastAsia="Times New Roman" w:hAnsi="David" w:cs="David"/>
            <w:snapToGrid w:val="0"/>
            <w:color w:val="008000"/>
            <w:sz w:val="24"/>
            <w:szCs w:val="24"/>
            <w:rtl/>
          </w:rPr>
          <w:alias w:val="שם אתר"/>
          <w:tag w:val="cntSite"/>
          <w:id w:val="-513381226"/>
          <w:placeholder>
            <w:docPart w:val="44FA1102FF78424A8960CA5AA22468A2"/>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ite[1]" w:storeItemID="{81709D4C-33DC-48CC-AC7E-130A245806EE}"/>
          <w:text/>
        </w:sdtPr>
        <w:sdtEndPr/>
        <w:sdtContent>
          <w:ins w:id="652" w:author="Meryl Etman" w:date="2021-08-11T15:39:00Z">
            <w:r w:rsidR="00CE4703">
              <w:rPr>
                <w:rFonts w:ascii="David" w:eastAsia="Times New Roman" w:hAnsi="David" w:cs="David"/>
                <w:snapToGrid w:val="0"/>
                <w:color w:val="008000"/>
                <w:sz w:val="24"/>
                <w:szCs w:val="24"/>
                <w:rtl/>
              </w:rPr>
              <w:t>גבעת שמואל</w:t>
            </w:r>
          </w:ins>
        </w:sdtContent>
      </w:sdt>
      <w:ins w:id="653" w:author="Meryl Etman" w:date="2021-08-11T17:00:00Z">
        <w:r w:rsidR="008C13B1">
          <w:rPr>
            <w:rFonts w:ascii="David" w:eastAsia="Times New Roman" w:hAnsi="David" w:cs="David" w:hint="cs"/>
            <w:snapToGrid w:val="0"/>
            <w:sz w:val="24"/>
            <w:szCs w:val="24"/>
            <w:rtl/>
          </w:rPr>
          <w:t xml:space="preserve"> , מגרשים 1001 ו-1005</w:t>
        </w:r>
      </w:ins>
    </w:p>
    <w:p w14:paraId="020AC62D" w14:textId="77777777" w:rsidR="00E56613" w:rsidRPr="00E56613" w:rsidRDefault="00E56613" w:rsidP="008C13B1">
      <w:pPr>
        <w:spacing w:before="0" w:beforeAutospacing="0" w:after="0" w:afterAutospacing="0" w:line="240" w:lineRule="auto"/>
        <w:jc w:val="both"/>
        <w:rPr>
          <w:rFonts w:ascii="David" w:eastAsia="Times New Roman" w:hAnsi="David" w:cs="David"/>
          <w:snapToGrid w:val="0"/>
          <w:sz w:val="24"/>
          <w:szCs w:val="24"/>
          <w:rtl/>
        </w:rPr>
      </w:pPr>
    </w:p>
    <w:p w14:paraId="72615601" w14:textId="77777777" w:rsidR="00E56613" w:rsidRPr="00E56613" w:rsidRDefault="00E56613" w:rsidP="00E56613">
      <w:pPr>
        <w:spacing w:before="0" w:beforeAutospacing="0" w:after="0" w:afterAutospacing="0" w:line="240" w:lineRule="auto"/>
        <w:jc w:val="both"/>
        <w:rPr>
          <w:rFonts w:ascii="David" w:eastAsia="Times New Roman" w:hAnsi="David" w:cs="David"/>
          <w:snapToGrid w:val="0"/>
          <w:sz w:val="24"/>
          <w:szCs w:val="24"/>
          <w:rtl/>
        </w:rPr>
      </w:pPr>
      <w:r w:rsidRPr="00E56613">
        <w:rPr>
          <w:rFonts w:ascii="David" w:eastAsia="Times New Roman" w:hAnsi="David" w:cs="David"/>
          <w:snapToGrid w:val="0"/>
          <w:sz w:val="24"/>
          <w:szCs w:val="24"/>
          <w:rtl/>
        </w:rPr>
        <w:t>אני אבצע את תפקידי במיומנות ובמקצועיות על פי כל דין, ואהיה אחראי כלפיכם בכל מקרה בו אתרשל במילוי תפקידי.</w:t>
      </w:r>
    </w:p>
    <w:p w14:paraId="1B2D6445" w14:textId="77777777" w:rsidR="00E56613" w:rsidRPr="00E56613" w:rsidRDefault="00E56613" w:rsidP="00E56613">
      <w:pPr>
        <w:spacing w:before="0" w:beforeAutospacing="0" w:after="0" w:afterAutospacing="0" w:line="240" w:lineRule="auto"/>
        <w:jc w:val="both"/>
        <w:rPr>
          <w:rFonts w:ascii="David" w:eastAsia="Times New Roman" w:hAnsi="David" w:cs="David"/>
          <w:snapToGrid w:val="0"/>
          <w:sz w:val="24"/>
          <w:szCs w:val="24"/>
          <w:rtl/>
        </w:rPr>
      </w:pPr>
    </w:p>
    <w:p w14:paraId="376C77DE" w14:textId="77777777" w:rsidR="00E56613" w:rsidRPr="00E56613" w:rsidRDefault="00E56613" w:rsidP="00E56613">
      <w:pPr>
        <w:spacing w:before="0" w:beforeAutospacing="0" w:after="0" w:afterAutospacing="0" w:line="240" w:lineRule="auto"/>
        <w:jc w:val="both"/>
        <w:rPr>
          <w:rFonts w:ascii="David" w:eastAsia="Times New Roman" w:hAnsi="David" w:cs="David"/>
          <w:snapToGrid w:val="0"/>
          <w:sz w:val="24"/>
          <w:szCs w:val="24"/>
          <w:rtl/>
        </w:rPr>
      </w:pPr>
      <w:r w:rsidRPr="00E56613">
        <w:rPr>
          <w:rFonts w:ascii="David" w:eastAsia="Times New Roman" w:hAnsi="David" w:cs="David"/>
          <w:snapToGrid w:val="0"/>
          <w:sz w:val="24"/>
          <w:szCs w:val="24"/>
          <w:rtl/>
        </w:rPr>
        <w:t>אני מצהיר ומתחייב בזה כי אינני משמש עובד/קבלן שלכם, וכי כל דרישה מצידי בכל ענין הנוגע במישרין או בעקיפין לתפקידי, לרבות לענ</w:t>
      </w:r>
      <w:r w:rsidR="00DC3D24">
        <w:rPr>
          <w:rFonts w:ascii="David" w:eastAsia="Times New Roman" w:hAnsi="David" w:cs="David" w:hint="cs"/>
          <w:snapToGrid w:val="0"/>
          <w:sz w:val="24"/>
          <w:szCs w:val="24"/>
          <w:rtl/>
        </w:rPr>
        <w:t>י</w:t>
      </w:r>
      <w:r w:rsidRPr="00E56613">
        <w:rPr>
          <w:rFonts w:ascii="David" w:eastAsia="Times New Roman" w:hAnsi="David" w:cs="David"/>
          <w:snapToGrid w:val="0"/>
          <w:sz w:val="24"/>
          <w:szCs w:val="24"/>
          <w:rtl/>
        </w:rPr>
        <w:t>ין שכרי, ולרבות לעני</w:t>
      </w:r>
      <w:r w:rsidR="00DC3D24">
        <w:rPr>
          <w:rFonts w:ascii="David" w:eastAsia="Times New Roman" w:hAnsi="David" w:cs="David" w:hint="cs"/>
          <w:snapToGrid w:val="0"/>
          <w:sz w:val="24"/>
          <w:szCs w:val="24"/>
          <w:rtl/>
        </w:rPr>
        <w:t>י</w:t>
      </w:r>
      <w:r w:rsidRPr="00E56613">
        <w:rPr>
          <w:rFonts w:ascii="David" w:eastAsia="Times New Roman" w:hAnsi="David" w:cs="David"/>
          <w:snapToGrid w:val="0"/>
          <w:sz w:val="24"/>
          <w:szCs w:val="24"/>
          <w:rtl/>
        </w:rPr>
        <w:t xml:space="preserve">ן חובות המעביד כלפי על פי הדין, תופנה על ידי ל- </w:t>
      </w:r>
      <w:sdt>
        <w:sdtPr>
          <w:rPr>
            <w:rFonts w:ascii="David" w:eastAsia="Times New Roman" w:hAnsi="David" w:cs="David"/>
            <w:snapToGrid w:val="0"/>
            <w:color w:val="008000"/>
            <w:sz w:val="24"/>
            <w:szCs w:val="24"/>
            <w:rtl/>
          </w:rPr>
          <w:alias w:val="שם ספק"/>
          <w:tag w:val="cntSupllierName"/>
          <w:id w:val="796270110"/>
          <w:placeholder>
            <w:docPart w:val="9B736C2CF2AB47FF9C097A39755F3087"/>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sdtContent>
          <w:r w:rsidR="00DC3D24" w:rsidRPr="00DC3D24">
            <w:rPr>
              <w:rStyle w:val="a8"/>
              <w:color w:val="00B0F0"/>
              <w:rtl/>
            </w:rPr>
            <w:t>[שם ספק]</w:t>
          </w:r>
        </w:sdtContent>
      </w:sdt>
      <w:r w:rsidRPr="00E56613">
        <w:rPr>
          <w:rFonts w:ascii="David" w:eastAsia="Times New Roman" w:hAnsi="David" w:cs="David"/>
          <w:snapToGrid w:val="0"/>
          <w:sz w:val="24"/>
          <w:szCs w:val="24"/>
          <w:rtl/>
        </w:rPr>
        <w:t xml:space="preserve"> (הקבלן) בלבד.</w:t>
      </w:r>
    </w:p>
    <w:p w14:paraId="573F6074" w14:textId="77777777" w:rsidR="00E56613" w:rsidRPr="00E56613" w:rsidRDefault="00E56613" w:rsidP="00E56613">
      <w:pPr>
        <w:spacing w:before="0" w:beforeAutospacing="0" w:after="0" w:afterAutospacing="0" w:line="240" w:lineRule="auto"/>
        <w:jc w:val="both"/>
        <w:rPr>
          <w:rFonts w:ascii="David" w:eastAsia="Times New Roman" w:hAnsi="David" w:cs="David"/>
          <w:snapToGrid w:val="0"/>
          <w:sz w:val="24"/>
          <w:szCs w:val="24"/>
          <w:rtl/>
        </w:rPr>
      </w:pPr>
    </w:p>
    <w:p w14:paraId="3564360E" w14:textId="77777777" w:rsidR="00E56613" w:rsidRPr="00E56613" w:rsidRDefault="00E56613" w:rsidP="00E56613">
      <w:pPr>
        <w:spacing w:before="0" w:beforeAutospacing="0" w:after="0" w:afterAutospacing="0" w:line="240" w:lineRule="auto"/>
        <w:ind w:left="1480" w:hanging="660"/>
        <w:jc w:val="both"/>
        <w:rPr>
          <w:rFonts w:ascii="David" w:eastAsia="Times New Roman" w:hAnsi="David" w:cs="David"/>
          <w:snapToGrid w:val="0"/>
          <w:sz w:val="24"/>
          <w:szCs w:val="24"/>
          <w:rtl/>
        </w:rPr>
      </w:pPr>
    </w:p>
    <w:p w14:paraId="607A90D9" w14:textId="77777777" w:rsidR="00E56613" w:rsidRPr="00E56613" w:rsidRDefault="00E56613" w:rsidP="00E56613">
      <w:pPr>
        <w:spacing w:before="0" w:beforeAutospacing="0" w:after="0" w:afterAutospacing="0" w:line="240" w:lineRule="auto"/>
        <w:ind w:left="1480" w:hanging="660"/>
        <w:jc w:val="both"/>
        <w:rPr>
          <w:rFonts w:ascii="David" w:eastAsia="Times New Roman" w:hAnsi="David" w:cs="David"/>
          <w:snapToGrid w:val="0"/>
          <w:sz w:val="24"/>
          <w:szCs w:val="24"/>
          <w:rtl/>
        </w:rPr>
      </w:pPr>
    </w:p>
    <w:p w14:paraId="5913C5E6" w14:textId="77777777" w:rsidR="00E56613" w:rsidRPr="00E56613" w:rsidRDefault="00E56613" w:rsidP="00E56613">
      <w:pPr>
        <w:spacing w:before="0" w:beforeAutospacing="0" w:after="0" w:afterAutospacing="0" w:line="240" w:lineRule="auto"/>
        <w:ind w:left="1480" w:hanging="660"/>
        <w:jc w:val="both"/>
        <w:rPr>
          <w:rFonts w:ascii="David" w:eastAsia="Times New Roman" w:hAnsi="David" w:cs="David"/>
          <w:snapToGrid w:val="0"/>
          <w:sz w:val="24"/>
          <w:szCs w:val="24"/>
          <w:rtl/>
        </w:rPr>
      </w:pPr>
    </w:p>
    <w:p w14:paraId="669BE610" w14:textId="77777777" w:rsidR="00E56613" w:rsidRPr="00E56613" w:rsidRDefault="00E56613" w:rsidP="00E56613">
      <w:pPr>
        <w:spacing w:before="0" w:beforeAutospacing="0" w:after="0" w:afterAutospacing="0" w:line="240" w:lineRule="auto"/>
        <w:ind w:left="1480" w:hanging="660"/>
        <w:jc w:val="both"/>
        <w:rPr>
          <w:rFonts w:ascii="David" w:eastAsia="Times New Roman" w:hAnsi="David" w:cs="David"/>
          <w:snapToGrid w:val="0"/>
          <w:sz w:val="24"/>
          <w:szCs w:val="24"/>
          <w:rtl/>
        </w:rPr>
      </w:pPr>
    </w:p>
    <w:p w14:paraId="05D5E808" w14:textId="77777777" w:rsidR="00E56613" w:rsidRPr="00E56613" w:rsidRDefault="00E56613" w:rsidP="00E56613">
      <w:pPr>
        <w:spacing w:before="0" w:beforeAutospacing="0" w:after="0" w:afterAutospacing="0" w:line="240" w:lineRule="auto"/>
        <w:ind w:left="1480" w:hanging="660"/>
        <w:jc w:val="both"/>
        <w:rPr>
          <w:rFonts w:ascii="David" w:eastAsia="Times New Roman" w:hAnsi="David" w:cs="David"/>
          <w:snapToGrid w:val="0"/>
          <w:sz w:val="24"/>
          <w:szCs w:val="24"/>
          <w:rtl/>
        </w:rPr>
      </w:pPr>
    </w:p>
    <w:p w14:paraId="7A3323D0" w14:textId="77777777" w:rsidR="00E56613" w:rsidRPr="00E56613" w:rsidRDefault="00E56613" w:rsidP="00E56613">
      <w:pPr>
        <w:spacing w:before="0" w:beforeAutospacing="0" w:after="0" w:afterAutospacing="0" w:line="240" w:lineRule="auto"/>
        <w:ind w:left="240"/>
        <w:jc w:val="center"/>
        <w:rPr>
          <w:rFonts w:ascii="David" w:eastAsia="Times New Roman" w:hAnsi="David" w:cs="David"/>
          <w:snapToGrid w:val="0"/>
          <w:color w:val="000000"/>
          <w:sz w:val="24"/>
          <w:szCs w:val="24"/>
          <w:rtl/>
        </w:rPr>
      </w:pPr>
      <w:r w:rsidRPr="00E56613">
        <w:rPr>
          <w:rFonts w:ascii="David" w:eastAsia="Times New Roman" w:hAnsi="David" w:cs="David"/>
          <w:snapToGrid w:val="0"/>
          <w:color w:val="000000"/>
          <w:sz w:val="24"/>
          <w:szCs w:val="24"/>
          <w:rtl/>
        </w:rPr>
        <w:tab/>
      </w:r>
      <w:r w:rsidRPr="00E56613">
        <w:rPr>
          <w:rFonts w:ascii="David" w:eastAsia="Times New Roman" w:hAnsi="David" w:cs="David"/>
          <w:snapToGrid w:val="0"/>
          <w:color w:val="000000"/>
          <w:sz w:val="24"/>
          <w:szCs w:val="24"/>
          <w:rtl/>
        </w:rPr>
        <w:tab/>
      </w:r>
      <w:r w:rsidRPr="00E56613">
        <w:rPr>
          <w:rFonts w:ascii="David" w:eastAsia="Times New Roman" w:hAnsi="David" w:cs="David"/>
          <w:snapToGrid w:val="0"/>
          <w:color w:val="000000"/>
          <w:sz w:val="24"/>
          <w:szCs w:val="24"/>
          <w:rtl/>
        </w:rPr>
        <w:tab/>
      </w:r>
      <w:r w:rsidRPr="00E56613">
        <w:rPr>
          <w:rFonts w:ascii="David" w:eastAsia="Times New Roman" w:hAnsi="David" w:cs="David"/>
          <w:snapToGrid w:val="0"/>
          <w:color w:val="000000"/>
          <w:sz w:val="24"/>
          <w:szCs w:val="24"/>
          <w:rtl/>
        </w:rPr>
        <w:tab/>
      </w:r>
      <w:r w:rsidRPr="00E56613">
        <w:rPr>
          <w:rFonts w:ascii="David" w:eastAsia="Times New Roman" w:hAnsi="David" w:cs="David"/>
          <w:snapToGrid w:val="0"/>
          <w:color w:val="000000"/>
          <w:sz w:val="24"/>
          <w:szCs w:val="24"/>
          <w:rtl/>
        </w:rPr>
        <w:tab/>
      </w:r>
      <w:r w:rsidRPr="00E56613">
        <w:rPr>
          <w:rFonts w:ascii="David" w:eastAsia="Times New Roman" w:hAnsi="David" w:cs="David"/>
          <w:snapToGrid w:val="0"/>
          <w:color w:val="000000"/>
          <w:sz w:val="24"/>
          <w:szCs w:val="24"/>
          <w:rtl/>
        </w:rPr>
        <w:tab/>
      </w:r>
      <w:r w:rsidRPr="00E56613">
        <w:rPr>
          <w:rFonts w:ascii="David" w:eastAsia="Times New Roman" w:hAnsi="David" w:cs="David"/>
          <w:snapToGrid w:val="0"/>
          <w:color w:val="000000"/>
          <w:sz w:val="24"/>
          <w:szCs w:val="24"/>
          <w:rtl/>
        </w:rPr>
        <w:tab/>
      </w:r>
      <w:r w:rsidRPr="00E56613">
        <w:rPr>
          <w:rFonts w:ascii="David" w:eastAsia="Times New Roman" w:hAnsi="David" w:cs="David"/>
          <w:snapToGrid w:val="0"/>
          <w:color w:val="000000"/>
          <w:sz w:val="24"/>
          <w:szCs w:val="24"/>
          <w:rtl/>
        </w:rPr>
        <w:tab/>
      </w:r>
      <w:r w:rsidRPr="00E56613">
        <w:rPr>
          <w:rFonts w:ascii="David" w:eastAsia="Times New Roman" w:hAnsi="David" w:cs="David"/>
          <w:snapToGrid w:val="0"/>
          <w:color w:val="000000"/>
          <w:sz w:val="24"/>
          <w:szCs w:val="24"/>
          <w:rtl/>
        </w:rPr>
        <w:tab/>
        <w:t xml:space="preserve">                 </w:t>
      </w:r>
    </w:p>
    <w:p w14:paraId="16F1E983" w14:textId="77777777" w:rsidR="00E56613" w:rsidRPr="00E56613" w:rsidRDefault="00E56613" w:rsidP="00E56613">
      <w:pPr>
        <w:spacing w:before="0" w:beforeAutospacing="0" w:after="0" w:afterAutospacing="0" w:line="240" w:lineRule="auto"/>
        <w:ind w:left="240"/>
        <w:jc w:val="center"/>
        <w:rPr>
          <w:rFonts w:ascii="David" w:eastAsia="Times New Roman" w:hAnsi="David" w:cs="David"/>
          <w:snapToGrid w:val="0"/>
          <w:sz w:val="24"/>
          <w:szCs w:val="24"/>
          <w:rtl/>
        </w:rPr>
      </w:pPr>
      <w:r w:rsidRPr="00E56613">
        <w:rPr>
          <w:rFonts w:ascii="David" w:eastAsia="Times New Roman" w:hAnsi="David" w:cs="David"/>
          <w:snapToGrid w:val="0"/>
          <w:color w:val="000000"/>
          <w:sz w:val="24"/>
          <w:szCs w:val="24"/>
          <w:rtl/>
        </w:rPr>
        <w:t xml:space="preserve">                                                     </w:t>
      </w:r>
      <w:r w:rsidRPr="00E56613">
        <w:rPr>
          <w:rFonts w:ascii="David" w:eastAsia="Times New Roman" w:hAnsi="David" w:cs="David"/>
          <w:snapToGrid w:val="0"/>
          <w:color w:val="000000"/>
          <w:sz w:val="24"/>
          <w:szCs w:val="24"/>
          <w:rtl/>
        </w:rPr>
        <w:tab/>
      </w:r>
      <w:r w:rsidRPr="00E56613">
        <w:rPr>
          <w:rFonts w:ascii="David" w:eastAsia="Times New Roman" w:hAnsi="David" w:cs="David"/>
          <w:snapToGrid w:val="0"/>
          <w:sz w:val="24"/>
          <w:szCs w:val="24"/>
          <w:rtl/>
        </w:rPr>
        <w:t>___________________________</w:t>
      </w:r>
    </w:p>
    <w:p w14:paraId="5997FF4F" w14:textId="77777777" w:rsidR="00E56613" w:rsidRPr="00E56613" w:rsidRDefault="00E56613" w:rsidP="00E56613">
      <w:pPr>
        <w:tabs>
          <w:tab w:val="center" w:pos="2540"/>
          <w:tab w:val="right" w:pos="5600"/>
        </w:tabs>
        <w:spacing w:before="0" w:beforeAutospacing="0" w:after="0" w:afterAutospacing="0" w:line="240" w:lineRule="auto"/>
        <w:ind w:left="240"/>
        <w:jc w:val="center"/>
        <w:rPr>
          <w:rFonts w:ascii="David" w:eastAsia="Times New Roman" w:hAnsi="David" w:cs="David"/>
          <w:snapToGrid w:val="0"/>
          <w:sz w:val="24"/>
          <w:szCs w:val="24"/>
          <w:rtl/>
        </w:rPr>
      </w:pPr>
      <w:r w:rsidRPr="00E56613">
        <w:rPr>
          <w:rFonts w:ascii="David" w:eastAsia="Times New Roman" w:hAnsi="David" w:cs="David"/>
          <w:snapToGrid w:val="0"/>
          <w:color w:val="000000"/>
          <w:sz w:val="24"/>
          <w:szCs w:val="24"/>
          <w:rtl/>
        </w:rPr>
        <w:tab/>
      </w:r>
      <w:r w:rsidRPr="00E56613">
        <w:rPr>
          <w:rFonts w:ascii="David" w:eastAsia="Times New Roman" w:hAnsi="David" w:cs="David"/>
          <w:snapToGrid w:val="0"/>
          <w:color w:val="000000"/>
          <w:sz w:val="24"/>
          <w:szCs w:val="24"/>
          <w:rtl/>
        </w:rPr>
        <w:tab/>
      </w:r>
      <w:r w:rsidRPr="00E56613">
        <w:rPr>
          <w:rFonts w:ascii="David" w:eastAsia="Times New Roman" w:hAnsi="David" w:cs="David"/>
          <w:snapToGrid w:val="0"/>
          <w:sz w:val="24"/>
          <w:szCs w:val="24"/>
          <w:rtl/>
        </w:rPr>
        <w:t>(ממונה על בטיחות)</w:t>
      </w:r>
    </w:p>
    <w:p w14:paraId="372A66CC" w14:textId="77777777" w:rsidR="00E56613" w:rsidRPr="00E56613" w:rsidRDefault="00E56613" w:rsidP="00E56613">
      <w:pPr>
        <w:spacing w:before="0" w:beforeAutospacing="0" w:after="0" w:afterAutospacing="0" w:line="240" w:lineRule="auto"/>
        <w:jc w:val="center"/>
        <w:rPr>
          <w:rFonts w:ascii="David" w:eastAsia="Times New Roman" w:hAnsi="David" w:cs="David"/>
          <w:b/>
          <w:bCs/>
          <w:snapToGrid w:val="0"/>
          <w:sz w:val="26"/>
          <w:szCs w:val="24"/>
          <w:u w:val="single"/>
          <w:rtl/>
        </w:rPr>
      </w:pPr>
      <w:r w:rsidRPr="00E56613">
        <w:rPr>
          <w:rFonts w:ascii="David" w:eastAsia="Times New Roman" w:hAnsi="David" w:cs="David"/>
          <w:snapToGrid w:val="0"/>
          <w:sz w:val="24"/>
          <w:szCs w:val="24"/>
          <w:rtl/>
        </w:rPr>
        <w:br w:type="page"/>
      </w:r>
      <w:r w:rsidRPr="00E56613">
        <w:rPr>
          <w:rFonts w:ascii="David" w:eastAsia="Times New Roman" w:hAnsi="David" w:cs="David"/>
          <w:b/>
          <w:bCs/>
          <w:snapToGrid w:val="0"/>
          <w:sz w:val="26"/>
          <w:szCs w:val="24"/>
          <w:u w:val="single"/>
          <w:rtl/>
        </w:rPr>
        <w:t xml:space="preserve">נספח 3.1.24 </w:t>
      </w:r>
    </w:p>
    <w:p w14:paraId="70B66591" w14:textId="77777777" w:rsidR="00E56613" w:rsidRPr="00E56613" w:rsidRDefault="00E56613" w:rsidP="00E56613">
      <w:pPr>
        <w:widowControl w:val="0"/>
        <w:spacing w:before="0" w:beforeAutospacing="0" w:after="0" w:afterAutospacing="0" w:line="240" w:lineRule="auto"/>
        <w:jc w:val="center"/>
        <w:rPr>
          <w:rFonts w:ascii="David" w:eastAsia="Times New Roman" w:hAnsi="David" w:cs="David"/>
          <w:b/>
          <w:bCs/>
          <w:snapToGrid w:val="0"/>
          <w:sz w:val="26"/>
          <w:szCs w:val="24"/>
          <w:u w:val="single"/>
          <w:rtl/>
        </w:rPr>
      </w:pPr>
      <w:r w:rsidRPr="00E56613">
        <w:rPr>
          <w:rFonts w:ascii="David" w:eastAsia="Times New Roman" w:hAnsi="David" w:cs="David"/>
          <w:b/>
          <w:bCs/>
          <w:snapToGrid w:val="0"/>
          <w:sz w:val="26"/>
          <w:szCs w:val="24"/>
          <w:u w:val="single"/>
          <w:rtl/>
        </w:rPr>
        <w:t>מפרט מבנה מפקח בהתאם לסעיף 18.2.6 להלן.</w:t>
      </w:r>
    </w:p>
    <w:p w14:paraId="20635421" w14:textId="77777777" w:rsidR="00E56613" w:rsidRPr="00E56613" w:rsidRDefault="00E56613" w:rsidP="00E56613">
      <w:pPr>
        <w:spacing w:before="0" w:beforeAutospacing="0" w:after="0" w:afterAutospacing="0" w:line="240" w:lineRule="auto"/>
        <w:jc w:val="both"/>
        <w:rPr>
          <w:rFonts w:ascii="David" w:eastAsia="Times New Roman" w:hAnsi="David" w:cs="David"/>
          <w:snapToGrid w:val="0"/>
          <w:sz w:val="24"/>
          <w:szCs w:val="24"/>
          <w:rtl/>
        </w:rPr>
      </w:pPr>
      <w:r w:rsidRPr="00E56613">
        <w:rPr>
          <w:rFonts w:ascii="David" w:eastAsia="Times New Roman" w:hAnsi="David" w:cs="David"/>
          <w:snapToGrid w:val="0"/>
          <w:color w:val="000000"/>
          <w:sz w:val="24"/>
          <w:szCs w:val="24"/>
          <w:rtl/>
        </w:rPr>
        <w:tab/>
      </w:r>
    </w:p>
    <w:p w14:paraId="1D9F318F" w14:textId="77777777" w:rsidR="00E56613" w:rsidRPr="00E56613" w:rsidRDefault="00E56613" w:rsidP="00E56613">
      <w:pPr>
        <w:spacing w:before="0" w:beforeAutospacing="0" w:after="0" w:afterAutospacing="0" w:line="240" w:lineRule="auto"/>
        <w:jc w:val="both"/>
        <w:rPr>
          <w:rFonts w:ascii="David" w:eastAsia="Times New Roman" w:hAnsi="David" w:cs="David"/>
          <w:snapToGrid w:val="0"/>
          <w:sz w:val="24"/>
          <w:szCs w:val="24"/>
          <w:rtl/>
        </w:rPr>
      </w:pPr>
      <w:r w:rsidRPr="00E56613">
        <w:rPr>
          <w:rFonts w:ascii="David" w:eastAsia="Times New Roman" w:hAnsi="David" w:cs="David"/>
          <w:snapToGrid w:val="0"/>
          <w:sz w:val="24"/>
          <w:szCs w:val="24"/>
          <w:rtl/>
        </w:rPr>
        <w:t>המבנה הנ"ל יכלול:</w:t>
      </w:r>
    </w:p>
    <w:p w14:paraId="7F3CFDEE" w14:textId="77777777" w:rsidR="00E56613" w:rsidRPr="00E56613" w:rsidRDefault="00E56613" w:rsidP="00E56613">
      <w:pPr>
        <w:spacing w:before="0" w:beforeAutospacing="0" w:after="0" w:afterAutospacing="0" w:line="240" w:lineRule="auto"/>
        <w:ind w:left="1480" w:hanging="660"/>
        <w:jc w:val="both"/>
        <w:rPr>
          <w:rFonts w:ascii="David" w:eastAsia="Times New Roman" w:hAnsi="David" w:cs="David"/>
          <w:snapToGrid w:val="0"/>
          <w:sz w:val="24"/>
          <w:szCs w:val="24"/>
          <w:rtl/>
        </w:rPr>
      </w:pPr>
    </w:p>
    <w:p w14:paraId="61E6A27F" w14:textId="77777777" w:rsidR="00E56613" w:rsidRPr="00E56613" w:rsidRDefault="00E56613" w:rsidP="00E56613">
      <w:pPr>
        <w:spacing w:before="0" w:beforeAutospacing="0" w:after="0" w:afterAutospacing="0" w:line="240" w:lineRule="auto"/>
        <w:ind w:left="600" w:hanging="600"/>
        <w:jc w:val="both"/>
        <w:rPr>
          <w:rFonts w:ascii="David" w:eastAsia="Times New Roman" w:hAnsi="David" w:cs="David"/>
          <w:snapToGrid w:val="0"/>
          <w:sz w:val="24"/>
          <w:szCs w:val="24"/>
          <w:rtl/>
        </w:rPr>
      </w:pPr>
      <w:r w:rsidRPr="00E56613">
        <w:rPr>
          <w:rFonts w:ascii="David" w:eastAsia="Times New Roman" w:hAnsi="David" w:cs="David"/>
          <w:snapToGrid w:val="0"/>
          <w:sz w:val="24"/>
          <w:szCs w:val="24"/>
          <w:rtl/>
        </w:rPr>
        <w:t>1.</w:t>
      </w:r>
      <w:r w:rsidRPr="00E56613">
        <w:rPr>
          <w:rFonts w:ascii="David" w:eastAsia="Times New Roman" w:hAnsi="David" w:cs="David"/>
          <w:snapToGrid w:val="0"/>
          <w:color w:val="000000"/>
          <w:sz w:val="24"/>
          <w:szCs w:val="24"/>
          <w:rtl/>
        </w:rPr>
        <w:tab/>
      </w:r>
      <w:r w:rsidRPr="00E56613">
        <w:rPr>
          <w:rFonts w:ascii="David" w:eastAsia="Times New Roman" w:hAnsi="David" w:cs="David"/>
          <w:snapToGrid w:val="0"/>
          <w:sz w:val="24"/>
          <w:szCs w:val="24"/>
          <w:rtl/>
        </w:rPr>
        <w:t xml:space="preserve">חדר ישיבות בגודל 3 </w:t>
      </w:r>
      <w:r w:rsidRPr="00E56613">
        <w:rPr>
          <w:rFonts w:ascii="David" w:eastAsia="Times New Roman" w:hAnsi="David" w:cs="David"/>
          <w:snapToGrid w:val="0"/>
          <w:sz w:val="24"/>
          <w:szCs w:val="24"/>
        </w:rPr>
        <w:t>x</w:t>
      </w:r>
      <w:r w:rsidRPr="00E56613">
        <w:rPr>
          <w:rFonts w:ascii="David" w:eastAsia="Times New Roman" w:hAnsi="David" w:cs="David"/>
          <w:snapToGrid w:val="0"/>
          <w:sz w:val="24"/>
          <w:szCs w:val="24"/>
          <w:rtl/>
        </w:rPr>
        <w:t xml:space="preserve"> 5 מ"ר לפחות.</w:t>
      </w:r>
    </w:p>
    <w:p w14:paraId="67F4D8E5" w14:textId="77777777" w:rsidR="00E56613" w:rsidRPr="00E56613" w:rsidRDefault="00E56613" w:rsidP="00E56613">
      <w:pPr>
        <w:spacing w:before="0" w:beforeAutospacing="0" w:after="0" w:afterAutospacing="0" w:line="240" w:lineRule="auto"/>
        <w:ind w:left="600" w:hanging="600"/>
        <w:jc w:val="both"/>
        <w:rPr>
          <w:rFonts w:ascii="David" w:eastAsia="Times New Roman" w:hAnsi="David" w:cs="David"/>
          <w:snapToGrid w:val="0"/>
          <w:sz w:val="24"/>
          <w:szCs w:val="24"/>
          <w:rtl/>
        </w:rPr>
      </w:pPr>
    </w:p>
    <w:p w14:paraId="3731C593" w14:textId="16D15DFA" w:rsidR="00E56613" w:rsidRPr="00E56613" w:rsidRDefault="00E56613" w:rsidP="00E56613">
      <w:pPr>
        <w:spacing w:before="0" w:beforeAutospacing="0" w:after="0" w:afterAutospacing="0" w:line="240" w:lineRule="auto"/>
        <w:ind w:left="600" w:hanging="600"/>
        <w:jc w:val="both"/>
        <w:rPr>
          <w:rFonts w:ascii="David" w:eastAsia="Times New Roman" w:hAnsi="David" w:cs="David"/>
          <w:snapToGrid w:val="0"/>
          <w:sz w:val="24"/>
          <w:szCs w:val="24"/>
          <w:rtl/>
        </w:rPr>
      </w:pPr>
      <w:r w:rsidRPr="00E56613">
        <w:rPr>
          <w:rFonts w:ascii="David" w:eastAsia="Times New Roman" w:hAnsi="David" w:cs="David"/>
          <w:snapToGrid w:val="0"/>
          <w:sz w:val="24"/>
          <w:szCs w:val="24"/>
          <w:rtl/>
        </w:rPr>
        <w:t>2.</w:t>
      </w:r>
      <w:r w:rsidRPr="00E56613">
        <w:rPr>
          <w:rFonts w:ascii="David" w:eastAsia="Times New Roman" w:hAnsi="David" w:cs="David"/>
          <w:snapToGrid w:val="0"/>
          <w:color w:val="000000"/>
          <w:sz w:val="24"/>
          <w:szCs w:val="24"/>
          <w:rtl/>
        </w:rPr>
        <w:tab/>
      </w:r>
      <w:ins w:id="654" w:author="Meryl Etman" w:date="2021-08-12T13:52:00Z">
        <w:r w:rsidR="00030797">
          <w:rPr>
            <w:rFonts w:ascii="David" w:eastAsia="Times New Roman" w:hAnsi="David" w:cs="David" w:hint="cs"/>
            <w:snapToGrid w:val="0"/>
            <w:color w:val="000000"/>
            <w:sz w:val="24"/>
            <w:szCs w:val="24"/>
            <w:rtl/>
          </w:rPr>
          <w:t xml:space="preserve">2 </w:t>
        </w:r>
      </w:ins>
      <w:r w:rsidRPr="00E56613">
        <w:rPr>
          <w:rFonts w:ascii="David" w:eastAsia="Times New Roman" w:hAnsi="David" w:cs="David"/>
          <w:snapToGrid w:val="0"/>
          <w:sz w:val="24"/>
          <w:szCs w:val="24"/>
          <w:rtl/>
        </w:rPr>
        <w:t>חדר</w:t>
      </w:r>
      <w:ins w:id="655" w:author="Meryl Etman" w:date="2021-08-12T13:53:00Z">
        <w:r w:rsidR="00030797">
          <w:rPr>
            <w:rFonts w:ascii="David" w:eastAsia="Times New Roman" w:hAnsi="David" w:cs="David" w:hint="cs"/>
            <w:snapToGrid w:val="0"/>
            <w:sz w:val="24"/>
            <w:szCs w:val="24"/>
            <w:rtl/>
          </w:rPr>
          <w:t>ים</w:t>
        </w:r>
      </w:ins>
      <w:r w:rsidRPr="00E56613">
        <w:rPr>
          <w:rFonts w:ascii="David" w:eastAsia="Times New Roman" w:hAnsi="David" w:cs="David"/>
          <w:snapToGrid w:val="0"/>
          <w:sz w:val="24"/>
          <w:szCs w:val="24"/>
          <w:rtl/>
        </w:rPr>
        <w:t xml:space="preserve"> למפקח</w:t>
      </w:r>
      <w:ins w:id="656" w:author="Meryl Etman" w:date="2021-08-12T13:53:00Z">
        <w:r w:rsidR="00030797">
          <w:rPr>
            <w:rFonts w:ascii="David" w:eastAsia="Times New Roman" w:hAnsi="David" w:cs="David" w:hint="cs"/>
            <w:snapToGrid w:val="0"/>
            <w:sz w:val="24"/>
            <w:szCs w:val="24"/>
            <w:rtl/>
          </w:rPr>
          <w:t>ים</w:t>
        </w:r>
      </w:ins>
      <w:r w:rsidRPr="00E56613">
        <w:rPr>
          <w:rFonts w:ascii="David" w:eastAsia="Times New Roman" w:hAnsi="David" w:cs="David"/>
          <w:snapToGrid w:val="0"/>
          <w:sz w:val="24"/>
          <w:szCs w:val="24"/>
          <w:rtl/>
        </w:rPr>
        <w:t xml:space="preserve"> בגודל 3 </w:t>
      </w:r>
      <w:r w:rsidRPr="00E56613">
        <w:rPr>
          <w:rFonts w:ascii="David" w:eastAsia="Times New Roman" w:hAnsi="David" w:cs="David"/>
          <w:snapToGrid w:val="0"/>
          <w:sz w:val="24"/>
          <w:szCs w:val="24"/>
        </w:rPr>
        <w:t>x</w:t>
      </w:r>
      <w:r w:rsidRPr="00E56613">
        <w:rPr>
          <w:rFonts w:ascii="David" w:eastAsia="Times New Roman" w:hAnsi="David" w:cs="David"/>
          <w:snapToGrid w:val="0"/>
          <w:sz w:val="24"/>
          <w:szCs w:val="24"/>
          <w:rtl/>
        </w:rPr>
        <w:t xml:space="preserve"> 3 מ"ר לפחות.</w:t>
      </w:r>
    </w:p>
    <w:p w14:paraId="0B755FF6" w14:textId="77777777" w:rsidR="00E56613" w:rsidRPr="00E56613" w:rsidRDefault="00E56613" w:rsidP="00E56613">
      <w:pPr>
        <w:spacing w:before="0" w:beforeAutospacing="0" w:after="0" w:afterAutospacing="0" w:line="240" w:lineRule="auto"/>
        <w:ind w:left="600" w:hanging="600"/>
        <w:jc w:val="both"/>
        <w:rPr>
          <w:rFonts w:ascii="David" w:eastAsia="Times New Roman" w:hAnsi="David" w:cs="David"/>
          <w:snapToGrid w:val="0"/>
          <w:sz w:val="24"/>
          <w:szCs w:val="24"/>
          <w:rtl/>
        </w:rPr>
      </w:pPr>
    </w:p>
    <w:p w14:paraId="30EF25C1" w14:textId="77777777" w:rsidR="00E56613" w:rsidRPr="00E56613" w:rsidRDefault="00E56613" w:rsidP="00E56613">
      <w:pPr>
        <w:spacing w:before="0" w:beforeAutospacing="0" w:after="0" w:afterAutospacing="0" w:line="240" w:lineRule="auto"/>
        <w:ind w:left="600" w:hanging="600"/>
        <w:jc w:val="both"/>
        <w:rPr>
          <w:rFonts w:ascii="David" w:eastAsia="Times New Roman" w:hAnsi="David" w:cs="David"/>
          <w:snapToGrid w:val="0"/>
          <w:sz w:val="24"/>
          <w:szCs w:val="24"/>
          <w:rtl/>
        </w:rPr>
      </w:pPr>
      <w:r w:rsidRPr="00E56613">
        <w:rPr>
          <w:rFonts w:ascii="David" w:eastAsia="Times New Roman" w:hAnsi="David" w:cs="David"/>
          <w:snapToGrid w:val="0"/>
          <w:sz w:val="24"/>
          <w:szCs w:val="24"/>
          <w:rtl/>
        </w:rPr>
        <w:t>3.</w:t>
      </w:r>
      <w:r w:rsidRPr="00E56613">
        <w:rPr>
          <w:rFonts w:ascii="David" w:eastAsia="Times New Roman" w:hAnsi="David" w:cs="David"/>
          <w:snapToGrid w:val="0"/>
          <w:color w:val="000000"/>
          <w:sz w:val="24"/>
          <w:szCs w:val="24"/>
          <w:rtl/>
        </w:rPr>
        <w:tab/>
      </w:r>
      <w:r w:rsidRPr="00E56613">
        <w:rPr>
          <w:rFonts w:ascii="David" w:eastAsia="Times New Roman" w:hAnsi="David" w:cs="David"/>
          <w:snapToGrid w:val="0"/>
          <w:sz w:val="24"/>
          <w:szCs w:val="24"/>
          <w:rtl/>
        </w:rPr>
        <w:t>תא ש</w:t>
      </w:r>
      <w:r w:rsidR="00DC3D24">
        <w:rPr>
          <w:rFonts w:ascii="David" w:eastAsia="Times New Roman" w:hAnsi="David" w:cs="David" w:hint="cs"/>
          <w:snapToGrid w:val="0"/>
          <w:sz w:val="24"/>
          <w:szCs w:val="24"/>
          <w:rtl/>
        </w:rPr>
        <w:t>י</w:t>
      </w:r>
      <w:r w:rsidRPr="00E56613">
        <w:rPr>
          <w:rFonts w:ascii="David" w:eastAsia="Times New Roman" w:hAnsi="David" w:cs="David"/>
          <w:snapToGrid w:val="0"/>
          <w:sz w:val="24"/>
          <w:szCs w:val="24"/>
          <w:rtl/>
        </w:rPr>
        <w:t>רותים ופינת מטבחון צמודים למכלול החדרים הנ"ל.</w:t>
      </w:r>
    </w:p>
    <w:p w14:paraId="6188183B" w14:textId="77777777" w:rsidR="00E56613" w:rsidRPr="00E56613" w:rsidRDefault="00E56613" w:rsidP="00E56613">
      <w:pPr>
        <w:spacing w:before="0" w:beforeAutospacing="0" w:after="0" w:afterAutospacing="0" w:line="240" w:lineRule="auto"/>
        <w:ind w:left="600" w:hanging="600"/>
        <w:jc w:val="both"/>
        <w:rPr>
          <w:rFonts w:ascii="David" w:eastAsia="Times New Roman" w:hAnsi="David" w:cs="David"/>
          <w:snapToGrid w:val="0"/>
          <w:sz w:val="24"/>
          <w:szCs w:val="24"/>
          <w:rtl/>
        </w:rPr>
      </w:pPr>
    </w:p>
    <w:p w14:paraId="3D167556" w14:textId="77777777" w:rsidR="00E56613" w:rsidRPr="00E56613" w:rsidRDefault="00E56613" w:rsidP="00E56613">
      <w:pPr>
        <w:spacing w:before="0" w:beforeAutospacing="0" w:after="0" w:afterAutospacing="0" w:line="240" w:lineRule="auto"/>
        <w:ind w:left="600" w:hanging="600"/>
        <w:jc w:val="both"/>
        <w:rPr>
          <w:rFonts w:ascii="David" w:eastAsia="Times New Roman" w:hAnsi="David" w:cs="David"/>
          <w:snapToGrid w:val="0"/>
          <w:sz w:val="24"/>
          <w:szCs w:val="24"/>
          <w:rtl/>
        </w:rPr>
      </w:pPr>
      <w:r w:rsidRPr="00E56613">
        <w:rPr>
          <w:rFonts w:ascii="David" w:eastAsia="Times New Roman" w:hAnsi="David" w:cs="David"/>
          <w:snapToGrid w:val="0"/>
          <w:sz w:val="24"/>
          <w:szCs w:val="24"/>
          <w:rtl/>
        </w:rPr>
        <w:t>4.</w:t>
      </w:r>
      <w:r w:rsidRPr="00E56613">
        <w:rPr>
          <w:rFonts w:ascii="David" w:eastAsia="Times New Roman" w:hAnsi="David" w:cs="David"/>
          <w:snapToGrid w:val="0"/>
          <w:color w:val="000000"/>
          <w:sz w:val="24"/>
          <w:szCs w:val="24"/>
          <w:rtl/>
        </w:rPr>
        <w:tab/>
      </w:r>
      <w:r w:rsidRPr="00E56613">
        <w:rPr>
          <w:rFonts w:ascii="David" w:eastAsia="Times New Roman" w:hAnsi="David" w:cs="David"/>
          <w:snapToGrid w:val="0"/>
          <w:sz w:val="24"/>
          <w:szCs w:val="24"/>
          <w:rtl/>
        </w:rPr>
        <w:t>בכל חדר יהיו:</w:t>
      </w:r>
    </w:p>
    <w:p w14:paraId="21A03F48" w14:textId="77777777" w:rsidR="00E56613" w:rsidRPr="00E56613" w:rsidRDefault="00E56613" w:rsidP="00E56613">
      <w:pPr>
        <w:spacing w:before="0" w:beforeAutospacing="0" w:after="0" w:afterAutospacing="0" w:line="240" w:lineRule="auto"/>
        <w:ind w:left="1224" w:hanging="624"/>
        <w:jc w:val="both"/>
        <w:rPr>
          <w:rFonts w:ascii="David" w:eastAsia="Times New Roman" w:hAnsi="David" w:cs="David"/>
          <w:snapToGrid w:val="0"/>
          <w:sz w:val="24"/>
          <w:szCs w:val="24"/>
          <w:rtl/>
        </w:rPr>
      </w:pPr>
      <w:r w:rsidRPr="00E56613">
        <w:rPr>
          <w:rFonts w:ascii="David" w:eastAsia="Times New Roman" w:hAnsi="David" w:cs="David"/>
          <w:snapToGrid w:val="0"/>
          <w:sz w:val="24"/>
          <w:szCs w:val="24"/>
          <w:rtl/>
        </w:rPr>
        <w:t>(1)</w:t>
      </w:r>
      <w:r w:rsidRPr="00E56613">
        <w:rPr>
          <w:rFonts w:ascii="David" w:eastAsia="Times New Roman" w:hAnsi="David" w:cs="David"/>
          <w:snapToGrid w:val="0"/>
          <w:color w:val="000000"/>
          <w:sz w:val="24"/>
          <w:szCs w:val="24"/>
          <w:rtl/>
        </w:rPr>
        <w:tab/>
      </w:r>
      <w:r w:rsidRPr="00E56613">
        <w:rPr>
          <w:rFonts w:ascii="David" w:eastAsia="Times New Roman" w:hAnsi="David" w:cs="David"/>
          <w:snapToGrid w:val="0"/>
          <w:sz w:val="24"/>
          <w:szCs w:val="24"/>
          <w:rtl/>
        </w:rPr>
        <w:t>דלת כניסה עם מנעול צילינדר.</w:t>
      </w:r>
    </w:p>
    <w:p w14:paraId="1BA87B3C" w14:textId="77777777" w:rsidR="00E56613" w:rsidRPr="00E56613" w:rsidRDefault="00E56613" w:rsidP="00E56613">
      <w:pPr>
        <w:spacing w:before="0" w:beforeAutospacing="0" w:after="0" w:afterAutospacing="0" w:line="240" w:lineRule="auto"/>
        <w:ind w:left="1224" w:hanging="624"/>
        <w:jc w:val="both"/>
        <w:rPr>
          <w:rFonts w:ascii="David" w:eastAsia="Times New Roman" w:hAnsi="David" w:cs="David"/>
          <w:snapToGrid w:val="0"/>
          <w:sz w:val="24"/>
          <w:szCs w:val="24"/>
          <w:rtl/>
        </w:rPr>
      </w:pPr>
      <w:r w:rsidRPr="00E56613">
        <w:rPr>
          <w:rFonts w:ascii="David" w:eastAsia="Times New Roman" w:hAnsi="David" w:cs="David"/>
          <w:snapToGrid w:val="0"/>
          <w:sz w:val="24"/>
          <w:szCs w:val="24"/>
          <w:rtl/>
        </w:rPr>
        <w:t>(2)</w:t>
      </w:r>
      <w:r w:rsidRPr="00E56613">
        <w:rPr>
          <w:rFonts w:ascii="David" w:eastAsia="Times New Roman" w:hAnsi="David" w:cs="David"/>
          <w:snapToGrid w:val="0"/>
          <w:color w:val="000000"/>
          <w:sz w:val="24"/>
          <w:szCs w:val="24"/>
          <w:rtl/>
        </w:rPr>
        <w:tab/>
      </w:r>
      <w:r w:rsidRPr="00E56613">
        <w:rPr>
          <w:rFonts w:ascii="David" w:eastAsia="Times New Roman" w:hAnsi="David" w:cs="David"/>
          <w:snapToGrid w:val="0"/>
          <w:sz w:val="24"/>
          <w:szCs w:val="24"/>
          <w:rtl/>
        </w:rPr>
        <w:t>2 חלונות אלומיניום עם צלונים מזוגגים ומסורגים.</w:t>
      </w:r>
    </w:p>
    <w:p w14:paraId="298C6A9D" w14:textId="77777777" w:rsidR="00E56613" w:rsidRPr="00E56613" w:rsidRDefault="00E56613" w:rsidP="00E56613">
      <w:pPr>
        <w:spacing w:before="0" w:beforeAutospacing="0" w:after="0" w:afterAutospacing="0" w:line="240" w:lineRule="auto"/>
        <w:ind w:left="1224" w:hanging="624"/>
        <w:jc w:val="both"/>
        <w:rPr>
          <w:rFonts w:ascii="David" w:eastAsia="Times New Roman" w:hAnsi="David" w:cs="David"/>
          <w:snapToGrid w:val="0"/>
          <w:sz w:val="24"/>
          <w:szCs w:val="24"/>
          <w:rtl/>
        </w:rPr>
      </w:pPr>
      <w:r w:rsidRPr="00E56613">
        <w:rPr>
          <w:rFonts w:ascii="David" w:eastAsia="Times New Roman" w:hAnsi="David" w:cs="David"/>
          <w:snapToGrid w:val="0"/>
          <w:sz w:val="24"/>
          <w:szCs w:val="24"/>
          <w:rtl/>
        </w:rPr>
        <w:t>(3)</w:t>
      </w:r>
      <w:r w:rsidRPr="00E56613">
        <w:rPr>
          <w:rFonts w:ascii="David" w:eastAsia="Times New Roman" w:hAnsi="David" w:cs="David"/>
          <w:snapToGrid w:val="0"/>
          <w:color w:val="000000"/>
          <w:sz w:val="24"/>
          <w:szCs w:val="24"/>
          <w:rtl/>
        </w:rPr>
        <w:tab/>
      </w:r>
      <w:r w:rsidRPr="00E56613">
        <w:rPr>
          <w:rFonts w:ascii="David" w:eastAsia="Times New Roman" w:hAnsi="David" w:cs="David"/>
          <w:snapToGrid w:val="0"/>
          <w:sz w:val="24"/>
          <w:szCs w:val="24"/>
          <w:rtl/>
        </w:rPr>
        <w:t>מתקן כ</w:t>
      </w:r>
      <w:r w:rsidR="00DC3D24">
        <w:rPr>
          <w:rFonts w:ascii="David" w:eastAsia="Times New Roman" w:hAnsi="David" w:cs="David" w:hint="cs"/>
          <w:snapToGrid w:val="0"/>
          <w:sz w:val="24"/>
          <w:szCs w:val="24"/>
          <w:rtl/>
        </w:rPr>
        <w:t>ו</w:t>
      </w:r>
      <w:r w:rsidRPr="00E56613">
        <w:rPr>
          <w:rFonts w:ascii="David" w:eastAsia="Times New Roman" w:hAnsi="David" w:cs="David"/>
          <w:snapToGrid w:val="0"/>
          <w:sz w:val="24"/>
          <w:szCs w:val="24"/>
          <w:rtl/>
        </w:rPr>
        <w:t>ח ומאור (תאורת פלורסנט) כולל חבור למקור כ</w:t>
      </w:r>
      <w:r w:rsidR="00DC3D24">
        <w:rPr>
          <w:rFonts w:ascii="David" w:eastAsia="Times New Roman" w:hAnsi="David" w:cs="David" w:hint="cs"/>
          <w:snapToGrid w:val="0"/>
          <w:sz w:val="24"/>
          <w:szCs w:val="24"/>
          <w:rtl/>
        </w:rPr>
        <w:t>ו</w:t>
      </w:r>
      <w:r w:rsidRPr="00E56613">
        <w:rPr>
          <w:rFonts w:ascii="David" w:eastAsia="Times New Roman" w:hAnsi="David" w:cs="David"/>
          <w:snapToGrid w:val="0"/>
          <w:sz w:val="24"/>
          <w:szCs w:val="24"/>
          <w:rtl/>
        </w:rPr>
        <w:t>ח ואספקת חשמל.</w:t>
      </w:r>
    </w:p>
    <w:p w14:paraId="0AE2DD42" w14:textId="77777777" w:rsidR="00E56613" w:rsidRPr="00E56613" w:rsidRDefault="00E56613" w:rsidP="00E56613">
      <w:pPr>
        <w:spacing w:before="0" w:beforeAutospacing="0" w:after="0" w:afterAutospacing="0" w:line="240" w:lineRule="auto"/>
        <w:ind w:left="1224" w:hanging="624"/>
        <w:jc w:val="both"/>
        <w:rPr>
          <w:rFonts w:ascii="David" w:eastAsia="Times New Roman" w:hAnsi="David" w:cs="David"/>
          <w:snapToGrid w:val="0"/>
          <w:sz w:val="24"/>
          <w:szCs w:val="24"/>
          <w:rtl/>
        </w:rPr>
      </w:pPr>
      <w:r w:rsidRPr="00E56613">
        <w:rPr>
          <w:rFonts w:ascii="David" w:eastAsia="Times New Roman" w:hAnsi="David" w:cs="David"/>
          <w:snapToGrid w:val="0"/>
          <w:sz w:val="24"/>
          <w:szCs w:val="24"/>
          <w:rtl/>
        </w:rPr>
        <w:t>(4)</w:t>
      </w:r>
      <w:r w:rsidRPr="00E56613">
        <w:rPr>
          <w:rFonts w:ascii="David" w:eastAsia="Times New Roman" w:hAnsi="David" w:cs="David"/>
          <w:snapToGrid w:val="0"/>
          <w:color w:val="000000"/>
          <w:sz w:val="24"/>
          <w:szCs w:val="24"/>
          <w:rtl/>
        </w:rPr>
        <w:tab/>
      </w:r>
      <w:r w:rsidRPr="00E56613">
        <w:rPr>
          <w:rFonts w:ascii="David" w:eastAsia="Times New Roman" w:hAnsi="David" w:cs="David"/>
          <w:snapToGrid w:val="0"/>
          <w:sz w:val="24"/>
          <w:szCs w:val="24"/>
          <w:rtl/>
        </w:rPr>
        <w:t>מזגים מפוצלים חדשים כפי שיידרש ע"י המפקח.</w:t>
      </w:r>
    </w:p>
    <w:p w14:paraId="3C4EE6BF" w14:textId="77777777" w:rsidR="00E56613" w:rsidRPr="00E56613" w:rsidRDefault="00E56613" w:rsidP="00E56613">
      <w:pPr>
        <w:spacing w:before="0" w:beforeAutospacing="0" w:after="0" w:afterAutospacing="0" w:line="240" w:lineRule="auto"/>
        <w:ind w:left="1224" w:hanging="624"/>
        <w:jc w:val="both"/>
        <w:rPr>
          <w:rFonts w:ascii="David" w:eastAsia="Times New Roman" w:hAnsi="David" w:cs="David"/>
          <w:snapToGrid w:val="0"/>
          <w:sz w:val="24"/>
          <w:szCs w:val="24"/>
          <w:rtl/>
        </w:rPr>
      </w:pPr>
      <w:r w:rsidRPr="00E56613">
        <w:rPr>
          <w:rFonts w:ascii="David" w:eastAsia="Times New Roman" w:hAnsi="David" w:cs="David"/>
          <w:snapToGrid w:val="0"/>
          <w:sz w:val="24"/>
          <w:szCs w:val="24"/>
          <w:rtl/>
        </w:rPr>
        <w:t>(5)</w:t>
      </w:r>
      <w:r w:rsidRPr="00E56613">
        <w:rPr>
          <w:rFonts w:ascii="David" w:eastAsia="Times New Roman" w:hAnsi="David" w:cs="David"/>
          <w:snapToGrid w:val="0"/>
          <w:color w:val="000000"/>
          <w:sz w:val="24"/>
          <w:szCs w:val="24"/>
          <w:rtl/>
        </w:rPr>
        <w:tab/>
      </w:r>
      <w:r w:rsidRPr="00E56613">
        <w:rPr>
          <w:rFonts w:ascii="David" w:eastAsia="Times New Roman" w:hAnsi="David" w:cs="David"/>
          <w:snapToGrid w:val="0"/>
          <w:sz w:val="24"/>
          <w:szCs w:val="24"/>
          <w:rtl/>
        </w:rPr>
        <w:t>לוחות לנעיצת תכניות מקובעים לקירות בכל היקף החדר.</w:t>
      </w:r>
    </w:p>
    <w:p w14:paraId="39F708F3" w14:textId="77777777" w:rsidR="00E56613" w:rsidRPr="00E56613" w:rsidRDefault="00E56613" w:rsidP="00E56613">
      <w:pPr>
        <w:spacing w:before="0" w:beforeAutospacing="0" w:after="0" w:afterAutospacing="0" w:line="240" w:lineRule="auto"/>
        <w:ind w:left="1224" w:hanging="624"/>
        <w:jc w:val="both"/>
        <w:rPr>
          <w:rFonts w:ascii="David" w:eastAsia="Times New Roman" w:hAnsi="David" w:cs="David"/>
          <w:snapToGrid w:val="0"/>
          <w:sz w:val="24"/>
          <w:szCs w:val="24"/>
          <w:rtl/>
        </w:rPr>
      </w:pPr>
      <w:r w:rsidRPr="00E56613">
        <w:rPr>
          <w:rFonts w:ascii="David" w:eastAsia="Times New Roman" w:hAnsi="David" w:cs="David"/>
          <w:snapToGrid w:val="0"/>
          <w:sz w:val="24"/>
          <w:szCs w:val="24"/>
          <w:rtl/>
        </w:rPr>
        <w:t>(6)</w:t>
      </w:r>
      <w:r w:rsidRPr="00E56613">
        <w:rPr>
          <w:rFonts w:ascii="David" w:eastAsia="Times New Roman" w:hAnsi="David" w:cs="David"/>
          <w:snapToGrid w:val="0"/>
          <w:color w:val="000000"/>
          <w:sz w:val="24"/>
          <w:szCs w:val="24"/>
          <w:rtl/>
        </w:rPr>
        <w:tab/>
      </w:r>
      <w:r w:rsidRPr="00E56613">
        <w:rPr>
          <w:rFonts w:ascii="David" w:eastAsia="Times New Roman" w:hAnsi="David" w:cs="David"/>
          <w:snapToGrid w:val="0"/>
          <w:sz w:val="24"/>
          <w:szCs w:val="24"/>
          <w:rtl/>
        </w:rPr>
        <w:t>טלפון:</w:t>
      </w:r>
    </w:p>
    <w:p w14:paraId="551F2AC4" w14:textId="77777777" w:rsidR="00E56613" w:rsidRPr="00E56613" w:rsidRDefault="00E56613" w:rsidP="00E56613">
      <w:pPr>
        <w:spacing w:before="0" w:beforeAutospacing="0" w:after="0" w:afterAutospacing="0" w:line="240" w:lineRule="auto"/>
        <w:ind w:left="1224" w:hanging="624"/>
        <w:jc w:val="both"/>
        <w:rPr>
          <w:rFonts w:ascii="David" w:eastAsia="Times New Roman" w:hAnsi="David" w:cs="David"/>
          <w:snapToGrid w:val="0"/>
          <w:sz w:val="24"/>
          <w:szCs w:val="24"/>
          <w:rtl/>
        </w:rPr>
      </w:pPr>
      <w:r w:rsidRPr="00E56613">
        <w:rPr>
          <w:rFonts w:ascii="David" w:eastAsia="Times New Roman" w:hAnsi="David" w:cs="David"/>
          <w:snapToGrid w:val="0"/>
          <w:color w:val="000000"/>
          <w:sz w:val="24"/>
          <w:szCs w:val="24"/>
          <w:rtl/>
        </w:rPr>
        <w:tab/>
      </w:r>
      <w:r w:rsidRPr="00E56613">
        <w:rPr>
          <w:rFonts w:ascii="David" w:eastAsia="Times New Roman" w:hAnsi="David" w:cs="David"/>
          <w:snapToGrid w:val="0"/>
          <w:sz w:val="24"/>
          <w:szCs w:val="24"/>
          <w:rtl/>
        </w:rPr>
        <w:t>2 קווי טלפון עם שלוחות: לחדר הישיבות ולמכשיר הפקס' + טל' נייד/מכשיר קשר.</w:t>
      </w:r>
    </w:p>
    <w:p w14:paraId="27B88EE6" w14:textId="77777777" w:rsidR="00E56613" w:rsidRPr="00E56613" w:rsidRDefault="00E56613" w:rsidP="00E56613">
      <w:pPr>
        <w:spacing w:before="0" w:beforeAutospacing="0" w:after="0" w:afterAutospacing="0" w:line="240" w:lineRule="auto"/>
        <w:ind w:left="1224" w:hanging="624"/>
        <w:jc w:val="both"/>
        <w:rPr>
          <w:rFonts w:ascii="David" w:eastAsia="Times New Roman" w:hAnsi="David" w:cs="David"/>
          <w:snapToGrid w:val="0"/>
          <w:sz w:val="24"/>
          <w:szCs w:val="24"/>
          <w:rtl/>
        </w:rPr>
      </w:pPr>
      <w:r w:rsidRPr="00E56613">
        <w:rPr>
          <w:rFonts w:ascii="David" w:eastAsia="Times New Roman" w:hAnsi="David" w:cs="David"/>
          <w:snapToGrid w:val="0"/>
          <w:sz w:val="24"/>
          <w:szCs w:val="24"/>
          <w:rtl/>
        </w:rPr>
        <w:t>(7)</w:t>
      </w:r>
      <w:r w:rsidRPr="00E56613">
        <w:rPr>
          <w:rFonts w:ascii="David" w:eastAsia="Times New Roman" w:hAnsi="David" w:cs="David"/>
          <w:snapToGrid w:val="0"/>
          <w:color w:val="000000"/>
          <w:sz w:val="24"/>
          <w:szCs w:val="24"/>
          <w:rtl/>
        </w:rPr>
        <w:tab/>
      </w:r>
      <w:r w:rsidRPr="00E56613">
        <w:rPr>
          <w:rFonts w:ascii="David" w:eastAsia="Times New Roman" w:hAnsi="David" w:cs="David"/>
          <w:snapToGrid w:val="0"/>
          <w:sz w:val="24"/>
          <w:szCs w:val="24"/>
          <w:rtl/>
        </w:rPr>
        <w:t>מתקן מים לאספקת מים קרים/חמים.</w:t>
      </w:r>
    </w:p>
    <w:p w14:paraId="6E4EE465" w14:textId="77777777" w:rsidR="00E56613" w:rsidRPr="00E56613" w:rsidRDefault="00E56613" w:rsidP="00E56613">
      <w:pPr>
        <w:spacing w:before="0" w:beforeAutospacing="0" w:after="0" w:afterAutospacing="0" w:line="240" w:lineRule="auto"/>
        <w:ind w:left="1224" w:hanging="624"/>
        <w:jc w:val="both"/>
        <w:rPr>
          <w:rFonts w:ascii="David" w:eastAsia="Times New Roman" w:hAnsi="David" w:cs="David"/>
          <w:snapToGrid w:val="0"/>
          <w:sz w:val="24"/>
          <w:szCs w:val="24"/>
          <w:u w:val="single"/>
          <w:rtl/>
        </w:rPr>
      </w:pPr>
      <w:r w:rsidRPr="00E56613">
        <w:rPr>
          <w:rFonts w:ascii="David" w:eastAsia="Times New Roman" w:hAnsi="David" w:cs="David"/>
          <w:snapToGrid w:val="0"/>
          <w:sz w:val="24"/>
          <w:szCs w:val="24"/>
          <w:rtl/>
        </w:rPr>
        <w:t>(8)</w:t>
      </w:r>
      <w:r w:rsidRPr="00E56613">
        <w:rPr>
          <w:rFonts w:ascii="David" w:eastAsia="Times New Roman" w:hAnsi="David" w:cs="David"/>
          <w:snapToGrid w:val="0"/>
          <w:color w:val="000000"/>
          <w:sz w:val="24"/>
          <w:szCs w:val="24"/>
          <w:rtl/>
        </w:rPr>
        <w:tab/>
      </w:r>
      <w:r w:rsidRPr="00E56613">
        <w:rPr>
          <w:rFonts w:ascii="David" w:eastAsia="Times New Roman" w:hAnsi="David" w:cs="David"/>
          <w:snapToGrid w:val="0"/>
          <w:sz w:val="24"/>
          <w:szCs w:val="24"/>
          <w:rtl/>
        </w:rPr>
        <w:t>רהוט וציוד משרדי:</w:t>
      </w:r>
    </w:p>
    <w:p w14:paraId="639CE489" w14:textId="77777777" w:rsidR="00E56613" w:rsidRPr="00E56613" w:rsidRDefault="00E56613" w:rsidP="00E56613">
      <w:pPr>
        <w:spacing w:before="0" w:beforeAutospacing="0" w:after="0" w:afterAutospacing="0" w:line="240" w:lineRule="auto"/>
        <w:ind w:left="1224" w:hanging="624"/>
        <w:jc w:val="both"/>
        <w:rPr>
          <w:rFonts w:ascii="David" w:eastAsia="Times New Roman" w:hAnsi="David" w:cs="David"/>
          <w:snapToGrid w:val="0"/>
          <w:sz w:val="24"/>
          <w:szCs w:val="24"/>
          <w:rtl/>
        </w:rPr>
      </w:pPr>
      <w:r w:rsidRPr="00E56613">
        <w:rPr>
          <w:rFonts w:ascii="David" w:eastAsia="Times New Roman" w:hAnsi="David" w:cs="David"/>
          <w:snapToGrid w:val="0"/>
          <w:color w:val="000000"/>
          <w:sz w:val="24"/>
          <w:szCs w:val="24"/>
          <w:rtl/>
        </w:rPr>
        <w:tab/>
      </w:r>
      <w:r w:rsidRPr="00E56613">
        <w:rPr>
          <w:rFonts w:ascii="David" w:eastAsia="Times New Roman" w:hAnsi="David" w:cs="David"/>
          <w:snapToGrid w:val="0"/>
          <w:sz w:val="24"/>
          <w:szCs w:val="24"/>
          <w:rtl/>
        </w:rPr>
        <w:t>- לחדר הדיונים:</w:t>
      </w:r>
    </w:p>
    <w:p w14:paraId="14F840B3" w14:textId="77777777" w:rsidR="00E56613" w:rsidRPr="00E56613" w:rsidRDefault="00E56613" w:rsidP="00E56613">
      <w:pPr>
        <w:spacing w:before="0" w:beforeAutospacing="0" w:after="0" w:afterAutospacing="0" w:line="240" w:lineRule="auto"/>
        <w:ind w:left="1224" w:hanging="624"/>
        <w:jc w:val="both"/>
        <w:rPr>
          <w:rFonts w:ascii="David" w:eastAsia="Times New Roman" w:hAnsi="David" w:cs="David"/>
          <w:snapToGrid w:val="0"/>
          <w:sz w:val="24"/>
          <w:szCs w:val="24"/>
          <w:rtl/>
        </w:rPr>
      </w:pPr>
      <w:r w:rsidRPr="00E56613">
        <w:rPr>
          <w:rFonts w:ascii="David" w:eastAsia="Times New Roman" w:hAnsi="David" w:cs="David"/>
          <w:snapToGrid w:val="0"/>
          <w:color w:val="000000"/>
          <w:sz w:val="24"/>
          <w:szCs w:val="24"/>
          <w:rtl/>
        </w:rPr>
        <w:tab/>
      </w:r>
      <w:r w:rsidRPr="00E56613">
        <w:rPr>
          <w:rFonts w:ascii="David" w:eastAsia="Times New Roman" w:hAnsi="David" w:cs="David"/>
          <w:snapToGrid w:val="0"/>
          <w:sz w:val="24"/>
          <w:szCs w:val="24"/>
          <w:rtl/>
        </w:rPr>
        <w:t>שולחן דיונים במידות 240</w:t>
      </w:r>
      <w:r w:rsidRPr="00E56613">
        <w:rPr>
          <w:rFonts w:ascii="David" w:eastAsia="Times New Roman" w:hAnsi="David" w:cs="David"/>
          <w:snapToGrid w:val="0"/>
          <w:sz w:val="24"/>
          <w:szCs w:val="24"/>
        </w:rPr>
        <w:t>x</w:t>
      </w:r>
      <w:r w:rsidRPr="00E56613">
        <w:rPr>
          <w:rFonts w:ascii="David" w:eastAsia="Times New Roman" w:hAnsi="David" w:cs="David"/>
          <w:snapToGrid w:val="0"/>
          <w:sz w:val="24"/>
          <w:szCs w:val="24"/>
          <w:rtl/>
        </w:rPr>
        <w:t xml:space="preserve"> </w:t>
      </w:r>
      <w:smartTag w:uri="urn:schemas-microsoft-com:office:smarttags" w:element="metricconverter">
        <w:smartTagPr>
          <w:attr w:name="ProductID" w:val="120 ס&quot;מ"/>
        </w:smartTagPr>
        <w:r w:rsidRPr="00E56613">
          <w:rPr>
            <w:rFonts w:ascii="David" w:eastAsia="Times New Roman" w:hAnsi="David" w:cs="David"/>
            <w:snapToGrid w:val="0"/>
            <w:sz w:val="24"/>
            <w:szCs w:val="24"/>
            <w:rtl/>
          </w:rPr>
          <w:t>120 ס"מ</w:t>
        </w:r>
      </w:smartTag>
      <w:r w:rsidRPr="00E56613">
        <w:rPr>
          <w:rFonts w:ascii="David" w:eastAsia="Times New Roman" w:hAnsi="David" w:cs="David"/>
          <w:snapToGrid w:val="0"/>
          <w:sz w:val="24"/>
          <w:szCs w:val="24"/>
          <w:rtl/>
        </w:rPr>
        <w:t>.</w:t>
      </w:r>
    </w:p>
    <w:p w14:paraId="12D6E035" w14:textId="77777777" w:rsidR="00E56613" w:rsidRPr="00E56613" w:rsidRDefault="00E56613" w:rsidP="00E56613">
      <w:pPr>
        <w:spacing w:before="0" w:beforeAutospacing="0" w:after="0" w:afterAutospacing="0" w:line="240" w:lineRule="auto"/>
        <w:ind w:left="1224" w:hanging="624"/>
        <w:jc w:val="both"/>
        <w:rPr>
          <w:rFonts w:ascii="David" w:eastAsia="Times New Roman" w:hAnsi="David" w:cs="David"/>
          <w:snapToGrid w:val="0"/>
          <w:sz w:val="24"/>
          <w:szCs w:val="24"/>
          <w:rtl/>
        </w:rPr>
      </w:pPr>
      <w:r w:rsidRPr="00E56613">
        <w:rPr>
          <w:rFonts w:ascii="David" w:eastAsia="Times New Roman" w:hAnsi="David" w:cs="David"/>
          <w:snapToGrid w:val="0"/>
          <w:color w:val="000000"/>
          <w:sz w:val="24"/>
          <w:szCs w:val="24"/>
          <w:rtl/>
        </w:rPr>
        <w:tab/>
      </w:r>
      <w:r w:rsidRPr="00E56613">
        <w:rPr>
          <w:rFonts w:ascii="David" w:eastAsia="Times New Roman" w:hAnsi="David" w:cs="David"/>
          <w:snapToGrid w:val="0"/>
          <w:sz w:val="24"/>
          <w:szCs w:val="24"/>
          <w:rtl/>
        </w:rPr>
        <w:t>15 כסאות.</w:t>
      </w:r>
    </w:p>
    <w:p w14:paraId="5864082D" w14:textId="77777777" w:rsidR="00E56613" w:rsidRPr="00E56613" w:rsidRDefault="00E56613" w:rsidP="00E56613">
      <w:pPr>
        <w:spacing w:before="0" w:beforeAutospacing="0" w:after="0" w:afterAutospacing="0" w:line="240" w:lineRule="auto"/>
        <w:ind w:left="1224" w:hanging="624"/>
        <w:jc w:val="both"/>
        <w:rPr>
          <w:rFonts w:ascii="David" w:eastAsia="Times New Roman" w:hAnsi="David" w:cs="David"/>
          <w:snapToGrid w:val="0"/>
          <w:sz w:val="24"/>
          <w:szCs w:val="24"/>
          <w:rtl/>
        </w:rPr>
      </w:pPr>
      <w:r w:rsidRPr="00E56613">
        <w:rPr>
          <w:rFonts w:ascii="David" w:eastAsia="Times New Roman" w:hAnsi="David" w:cs="David"/>
          <w:snapToGrid w:val="0"/>
          <w:color w:val="000000"/>
          <w:sz w:val="24"/>
          <w:szCs w:val="24"/>
          <w:rtl/>
        </w:rPr>
        <w:tab/>
      </w:r>
      <w:r w:rsidRPr="00E56613">
        <w:rPr>
          <w:rFonts w:ascii="David" w:eastAsia="Times New Roman" w:hAnsi="David" w:cs="David"/>
          <w:snapToGrid w:val="0"/>
          <w:sz w:val="24"/>
          <w:szCs w:val="24"/>
          <w:rtl/>
        </w:rPr>
        <w:t>- לחדר המפקח:</w:t>
      </w:r>
    </w:p>
    <w:p w14:paraId="109A85A9" w14:textId="77777777" w:rsidR="00E56613" w:rsidRPr="00E56613" w:rsidRDefault="00E56613" w:rsidP="00E56613">
      <w:pPr>
        <w:spacing w:before="0" w:beforeAutospacing="0" w:after="0" w:afterAutospacing="0" w:line="240" w:lineRule="auto"/>
        <w:ind w:left="1224" w:hanging="624"/>
        <w:jc w:val="both"/>
        <w:rPr>
          <w:rFonts w:ascii="David" w:eastAsia="Times New Roman" w:hAnsi="David" w:cs="David"/>
          <w:snapToGrid w:val="0"/>
          <w:sz w:val="24"/>
          <w:szCs w:val="24"/>
          <w:rtl/>
        </w:rPr>
      </w:pPr>
      <w:r w:rsidRPr="00E56613">
        <w:rPr>
          <w:rFonts w:ascii="David" w:eastAsia="Times New Roman" w:hAnsi="David" w:cs="David"/>
          <w:snapToGrid w:val="0"/>
          <w:color w:val="000000"/>
          <w:sz w:val="24"/>
          <w:szCs w:val="24"/>
          <w:rtl/>
        </w:rPr>
        <w:tab/>
      </w:r>
      <w:r w:rsidRPr="00E56613">
        <w:rPr>
          <w:rFonts w:ascii="David" w:eastAsia="Times New Roman" w:hAnsi="David" w:cs="David"/>
          <w:snapToGrid w:val="0"/>
          <w:sz w:val="24"/>
          <w:szCs w:val="24"/>
          <w:rtl/>
        </w:rPr>
        <w:t xml:space="preserve">שולחן עבודה במידות 80 </w:t>
      </w:r>
      <w:r w:rsidRPr="00E56613">
        <w:rPr>
          <w:rFonts w:ascii="David" w:eastAsia="Times New Roman" w:hAnsi="David" w:cs="David"/>
          <w:snapToGrid w:val="0"/>
          <w:sz w:val="24"/>
          <w:szCs w:val="24"/>
        </w:rPr>
        <w:t>x</w:t>
      </w:r>
      <w:r w:rsidRPr="00E56613">
        <w:rPr>
          <w:rFonts w:ascii="David" w:eastAsia="Times New Roman" w:hAnsi="David" w:cs="David"/>
          <w:snapToGrid w:val="0"/>
          <w:sz w:val="24"/>
          <w:szCs w:val="24"/>
          <w:rtl/>
        </w:rPr>
        <w:t xml:space="preserve"> </w:t>
      </w:r>
      <w:smartTag w:uri="urn:schemas-microsoft-com:office:smarttags" w:element="metricconverter">
        <w:smartTagPr>
          <w:attr w:name="ProductID" w:val="160 ס&quot;מ"/>
        </w:smartTagPr>
        <w:r w:rsidRPr="00E56613">
          <w:rPr>
            <w:rFonts w:ascii="David" w:eastAsia="Times New Roman" w:hAnsi="David" w:cs="David"/>
            <w:snapToGrid w:val="0"/>
            <w:sz w:val="24"/>
            <w:szCs w:val="24"/>
            <w:rtl/>
          </w:rPr>
          <w:t>160 ס"מ</w:t>
        </w:r>
      </w:smartTag>
      <w:r w:rsidRPr="00E56613">
        <w:rPr>
          <w:rFonts w:ascii="David" w:eastAsia="Times New Roman" w:hAnsi="David" w:cs="David"/>
          <w:snapToGrid w:val="0"/>
          <w:sz w:val="24"/>
          <w:szCs w:val="24"/>
          <w:rtl/>
        </w:rPr>
        <w:t xml:space="preserve"> עם תאים, מגירות ננעלים.</w:t>
      </w:r>
    </w:p>
    <w:p w14:paraId="130659AC" w14:textId="77777777" w:rsidR="00E56613" w:rsidRPr="00E56613" w:rsidRDefault="00E56613" w:rsidP="00E56613">
      <w:pPr>
        <w:spacing w:before="0" w:beforeAutospacing="0" w:after="0" w:afterAutospacing="0" w:line="240" w:lineRule="auto"/>
        <w:ind w:left="1224" w:hanging="624"/>
        <w:jc w:val="both"/>
        <w:rPr>
          <w:rFonts w:ascii="David" w:eastAsia="Times New Roman" w:hAnsi="David" w:cs="David"/>
          <w:snapToGrid w:val="0"/>
          <w:sz w:val="24"/>
          <w:szCs w:val="24"/>
          <w:rtl/>
        </w:rPr>
      </w:pPr>
      <w:r w:rsidRPr="00E56613">
        <w:rPr>
          <w:rFonts w:ascii="David" w:eastAsia="Times New Roman" w:hAnsi="David" w:cs="David"/>
          <w:snapToGrid w:val="0"/>
          <w:color w:val="000000"/>
          <w:sz w:val="24"/>
          <w:szCs w:val="24"/>
          <w:rtl/>
        </w:rPr>
        <w:tab/>
      </w:r>
      <w:r w:rsidRPr="00E56613">
        <w:rPr>
          <w:rFonts w:ascii="David" w:eastAsia="Times New Roman" w:hAnsi="David" w:cs="David"/>
          <w:snapToGrid w:val="0"/>
          <w:sz w:val="24"/>
          <w:szCs w:val="24"/>
          <w:rtl/>
        </w:rPr>
        <w:t>3 כסאות.</w:t>
      </w:r>
    </w:p>
    <w:p w14:paraId="75AAD494" w14:textId="77777777" w:rsidR="00E56613" w:rsidRPr="00E56613" w:rsidRDefault="00E56613" w:rsidP="00E56613">
      <w:pPr>
        <w:spacing w:before="0" w:beforeAutospacing="0" w:after="0" w:afterAutospacing="0" w:line="240" w:lineRule="auto"/>
        <w:ind w:left="1224" w:hanging="624"/>
        <w:jc w:val="both"/>
        <w:rPr>
          <w:rFonts w:ascii="David" w:eastAsia="Times New Roman" w:hAnsi="David" w:cs="David"/>
          <w:snapToGrid w:val="0"/>
          <w:sz w:val="24"/>
          <w:szCs w:val="24"/>
          <w:rtl/>
        </w:rPr>
      </w:pPr>
      <w:r w:rsidRPr="00E56613">
        <w:rPr>
          <w:rFonts w:ascii="David" w:eastAsia="Times New Roman" w:hAnsi="David" w:cs="David"/>
          <w:snapToGrid w:val="0"/>
          <w:color w:val="000000"/>
          <w:sz w:val="24"/>
          <w:szCs w:val="24"/>
          <w:rtl/>
        </w:rPr>
        <w:tab/>
      </w:r>
      <w:r w:rsidRPr="00E56613">
        <w:rPr>
          <w:rFonts w:ascii="David" w:eastAsia="Times New Roman" w:hAnsi="David" w:cs="David"/>
          <w:snapToGrid w:val="0"/>
          <w:sz w:val="24"/>
          <w:szCs w:val="24"/>
          <w:rtl/>
        </w:rPr>
        <w:t xml:space="preserve">2 ארונות פח ננעלים כדוגמת הארגז במידות 200 </w:t>
      </w:r>
      <w:r w:rsidRPr="00E56613">
        <w:rPr>
          <w:rFonts w:ascii="David" w:eastAsia="Times New Roman" w:hAnsi="David" w:cs="David"/>
          <w:snapToGrid w:val="0"/>
          <w:sz w:val="24"/>
          <w:szCs w:val="24"/>
        </w:rPr>
        <w:t>x</w:t>
      </w:r>
      <w:r w:rsidRPr="00E56613">
        <w:rPr>
          <w:rFonts w:ascii="David" w:eastAsia="Times New Roman" w:hAnsi="David" w:cs="David"/>
          <w:snapToGrid w:val="0"/>
          <w:sz w:val="24"/>
          <w:szCs w:val="24"/>
          <w:rtl/>
        </w:rPr>
        <w:t xml:space="preserve"> 40 </w:t>
      </w:r>
      <w:r w:rsidRPr="00E56613">
        <w:rPr>
          <w:rFonts w:ascii="David" w:eastAsia="Times New Roman" w:hAnsi="David" w:cs="David"/>
          <w:snapToGrid w:val="0"/>
          <w:sz w:val="24"/>
          <w:szCs w:val="24"/>
        </w:rPr>
        <w:t>x</w:t>
      </w:r>
      <w:r w:rsidRPr="00E56613">
        <w:rPr>
          <w:rFonts w:ascii="David" w:eastAsia="Times New Roman" w:hAnsi="David" w:cs="David"/>
          <w:snapToGrid w:val="0"/>
          <w:sz w:val="24"/>
          <w:szCs w:val="24"/>
          <w:rtl/>
        </w:rPr>
        <w:t xml:space="preserve"> </w:t>
      </w:r>
      <w:smartTag w:uri="urn:schemas-microsoft-com:office:smarttags" w:element="metricconverter">
        <w:smartTagPr>
          <w:attr w:name="ProductID" w:val="80 ס&quot;מ"/>
        </w:smartTagPr>
        <w:r w:rsidRPr="00E56613">
          <w:rPr>
            <w:rFonts w:ascii="David" w:eastAsia="Times New Roman" w:hAnsi="David" w:cs="David"/>
            <w:snapToGrid w:val="0"/>
            <w:sz w:val="24"/>
            <w:szCs w:val="24"/>
            <w:rtl/>
          </w:rPr>
          <w:t>80 ס"מ</w:t>
        </w:r>
      </w:smartTag>
      <w:r w:rsidRPr="00E56613">
        <w:rPr>
          <w:rFonts w:ascii="David" w:eastAsia="Times New Roman" w:hAnsi="David" w:cs="David"/>
          <w:snapToGrid w:val="0"/>
          <w:sz w:val="24"/>
          <w:szCs w:val="24"/>
          <w:rtl/>
        </w:rPr>
        <w:t xml:space="preserve"> כ"א.</w:t>
      </w:r>
    </w:p>
    <w:p w14:paraId="35AA1B57" w14:textId="77777777" w:rsidR="00E56613" w:rsidRPr="00E56613" w:rsidRDefault="00E56613" w:rsidP="00E56613">
      <w:pPr>
        <w:spacing w:before="0" w:beforeAutospacing="0" w:after="0" w:afterAutospacing="0" w:line="240" w:lineRule="auto"/>
        <w:ind w:left="1224" w:hanging="624"/>
        <w:jc w:val="both"/>
        <w:rPr>
          <w:rFonts w:ascii="David" w:eastAsia="Times New Roman" w:hAnsi="David" w:cs="David"/>
          <w:snapToGrid w:val="0"/>
          <w:sz w:val="24"/>
          <w:szCs w:val="24"/>
          <w:rtl/>
        </w:rPr>
      </w:pPr>
      <w:r w:rsidRPr="00E56613">
        <w:rPr>
          <w:rFonts w:ascii="David" w:eastAsia="Times New Roman" w:hAnsi="David" w:cs="David"/>
          <w:snapToGrid w:val="0"/>
          <w:color w:val="000000"/>
          <w:sz w:val="24"/>
          <w:szCs w:val="24"/>
          <w:rtl/>
        </w:rPr>
        <w:tab/>
      </w:r>
      <w:r w:rsidRPr="00E56613">
        <w:rPr>
          <w:rFonts w:ascii="David" w:eastAsia="Times New Roman" w:hAnsi="David" w:cs="David"/>
          <w:snapToGrid w:val="0"/>
          <w:sz w:val="24"/>
          <w:szCs w:val="24"/>
          <w:rtl/>
        </w:rPr>
        <w:t xml:space="preserve">שולחן במידות 60 </w:t>
      </w:r>
      <w:r w:rsidRPr="00E56613">
        <w:rPr>
          <w:rFonts w:ascii="David" w:eastAsia="Times New Roman" w:hAnsi="David" w:cs="David"/>
          <w:snapToGrid w:val="0"/>
          <w:sz w:val="24"/>
          <w:szCs w:val="24"/>
        </w:rPr>
        <w:t>x</w:t>
      </w:r>
      <w:r w:rsidRPr="00E56613">
        <w:rPr>
          <w:rFonts w:ascii="David" w:eastAsia="Times New Roman" w:hAnsi="David" w:cs="David"/>
          <w:snapToGrid w:val="0"/>
          <w:sz w:val="24"/>
          <w:szCs w:val="24"/>
          <w:rtl/>
        </w:rPr>
        <w:t xml:space="preserve"> </w:t>
      </w:r>
      <w:smartTag w:uri="urn:schemas-microsoft-com:office:smarttags" w:element="metricconverter">
        <w:smartTagPr>
          <w:attr w:name="ProductID" w:val="80 ס&quot;מ"/>
        </w:smartTagPr>
        <w:r w:rsidRPr="00E56613">
          <w:rPr>
            <w:rFonts w:ascii="David" w:eastAsia="Times New Roman" w:hAnsi="David" w:cs="David"/>
            <w:snapToGrid w:val="0"/>
            <w:sz w:val="24"/>
            <w:szCs w:val="24"/>
            <w:rtl/>
          </w:rPr>
          <w:t>80 ס"מ</w:t>
        </w:r>
      </w:smartTag>
      <w:r w:rsidRPr="00E56613">
        <w:rPr>
          <w:rFonts w:ascii="David" w:eastAsia="Times New Roman" w:hAnsi="David" w:cs="David"/>
          <w:snapToGrid w:val="0"/>
          <w:sz w:val="24"/>
          <w:szCs w:val="24"/>
          <w:rtl/>
        </w:rPr>
        <w:t>.</w:t>
      </w:r>
    </w:p>
    <w:p w14:paraId="59E7AFE5" w14:textId="74D47896" w:rsidR="00E56613" w:rsidRPr="00E56613" w:rsidRDefault="00E56613" w:rsidP="00030797">
      <w:pPr>
        <w:spacing w:before="0" w:beforeAutospacing="0" w:after="0" w:afterAutospacing="0" w:line="240" w:lineRule="auto"/>
        <w:ind w:left="1224" w:hanging="624"/>
        <w:jc w:val="both"/>
        <w:rPr>
          <w:rFonts w:ascii="David" w:eastAsia="Times New Roman" w:hAnsi="David" w:cs="David"/>
          <w:snapToGrid w:val="0"/>
          <w:sz w:val="24"/>
          <w:szCs w:val="24"/>
          <w:rtl/>
        </w:rPr>
      </w:pPr>
      <w:r w:rsidRPr="00E56613">
        <w:rPr>
          <w:rFonts w:ascii="David" w:eastAsia="Times New Roman" w:hAnsi="David" w:cs="David"/>
          <w:snapToGrid w:val="0"/>
          <w:color w:val="000000"/>
          <w:sz w:val="24"/>
          <w:szCs w:val="24"/>
          <w:rtl/>
        </w:rPr>
        <w:tab/>
      </w:r>
      <w:ins w:id="657" w:author="Meryl Etman" w:date="2021-08-12T13:56:00Z">
        <w:r w:rsidR="00030797">
          <w:rPr>
            <w:rFonts w:ascii="David" w:eastAsia="Times New Roman" w:hAnsi="David" w:cs="David" w:hint="cs"/>
            <w:snapToGrid w:val="0"/>
            <w:sz w:val="24"/>
            <w:szCs w:val="24"/>
            <w:rtl/>
          </w:rPr>
          <w:t xml:space="preserve">2 </w:t>
        </w:r>
      </w:ins>
      <w:ins w:id="658" w:author="Meryl Etman" w:date="2021-08-12T13:55:00Z">
        <w:r w:rsidR="00030797" w:rsidRPr="00E56613">
          <w:rPr>
            <w:rFonts w:ascii="David" w:eastAsia="Times New Roman" w:hAnsi="David" w:cs="David"/>
            <w:snapToGrid w:val="0"/>
            <w:sz w:val="24"/>
            <w:szCs w:val="24"/>
            <w:rtl/>
          </w:rPr>
          <w:t>מחשב</w:t>
        </w:r>
      </w:ins>
      <w:ins w:id="659" w:author="Meryl Etman" w:date="2021-08-12T13:56:00Z">
        <w:r w:rsidR="00030797">
          <w:rPr>
            <w:rFonts w:ascii="David" w:eastAsia="Times New Roman" w:hAnsi="David" w:cs="David" w:hint="cs"/>
            <w:snapToGrid w:val="0"/>
            <w:sz w:val="24"/>
            <w:szCs w:val="24"/>
            <w:rtl/>
          </w:rPr>
          <w:t>ים</w:t>
        </w:r>
      </w:ins>
      <w:ins w:id="660" w:author="Meryl Etman" w:date="2021-08-12T13:55:00Z">
        <w:r w:rsidR="00030797" w:rsidRPr="00E56613">
          <w:rPr>
            <w:rFonts w:ascii="David" w:eastAsia="Times New Roman" w:hAnsi="David" w:cs="David"/>
            <w:snapToGrid w:val="0"/>
            <w:sz w:val="24"/>
            <w:szCs w:val="24"/>
            <w:rtl/>
          </w:rPr>
          <w:t xml:space="preserve"> חדש</w:t>
        </w:r>
      </w:ins>
      <w:ins w:id="661" w:author="Meryl Etman" w:date="2021-08-12T13:56:00Z">
        <w:r w:rsidR="00030797">
          <w:rPr>
            <w:rFonts w:ascii="David" w:eastAsia="Times New Roman" w:hAnsi="David" w:cs="David" w:hint="cs"/>
            <w:snapToGrid w:val="0"/>
            <w:sz w:val="24"/>
            <w:szCs w:val="24"/>
            <w:rtl/>
          </w:rPr>
          <w:t>ים</w:t>
        </w:r>
      </w:ins>
      <w:ins w:id="662" w:author="Meryl Etman" w:date="2021-08-12T13:55:00Z">
        <w:r w:rsidR="00C77026">
          <w:rPr>
            <w:rFonts w:ascii="David" w:eastAsia="Times New Roman" w:hAnsi="David" w:cs="David"/>
            <w:snapToGrid w:val="0"/>
            <w:sz w:val="24"/>
            <w:szCs w:val="24"/>
            <w:rtl/>
          </w:rPr>
          <w:t xml:space="preserve"> עם מעבד</w:t>
        </w:r>
      </w:ins>
      <w:ins w:id="663" w:author="Meryl Etman" w:date="2021-08-12T13:57:00Z">
        <w:r w:rsidR="00C77026">
          <w:rPr>
            <w:rFonts w:ascii="David" w:eastAsia="Times New Roman" w:hAnsi="David" w:cs="David" w:hint="cs"/>
            <w:snapToGrid w:val="0"/>
            <w:sz w:val="24"/>
            <w:szCs w:val="24"/>
            <w:rtl/>
          </w:rPr>
          <w:t xml:space="preserve"> </w:t>
        </w:r>
      </w:ins>
      <w:ins w:id="664" w:author="Meryl Etman" w:date="2021-08-12T13:55:00Z">
        <w:r w:rsidR="00C77026">
          <w:rPr>
            <w:rFonts w:ascii="David" w:eastAsia="Times New Roman" w:hAnsi="David" w:cs="David"/>
            <w:snapToGrid w:val="0"/>
            <w:sz w:val="24"/>
            <w:szCs w:val="24"/>
            <w:rtl/>
          </w:rPr>
          <w:t>לפחו</w:t>
        </w:r>
      </w:ins>
      <w:ins w:id="665" w:author="Meryl Etman" w:date="2021-08-12T13:57:00Z">
        <w:r w:rsidR="00C77026">
          <w:rPr>
            <w:rFonts w:ascii="David" w:eastAsia="Times New Roman" w:hAnsi="David" w:cs="David" w:hint="cs"/>
            <w:snapToGrid w:val="0"/>
            <w:sz w:val="24"/>
            <w:szCs w:val="24"/>
            <w:rtl/>
          </w:rPr>
          <w:t>ת</w:t>
        </w:r>
      </w:ins>
      <w:ins w:id="666" w:author="Meryl Etman" w:date="2021-08-12T13:55:00Z">
        <w:r w:rsidR="00030797" w:rsidRPr="00E56613">
          <w:rPr>
            <w:rFonts w:ascii="David" w:eastAsia="Times New Roman" w:hAnsi="David" w:cs="David"/>
            <w:snapToGrid w:val="0"/>
            <w:sz w:val="24"/>
            <w:szCs w:val="24"/>
            <w:rtl/>
          </w:rPr>
          <w:t xml:space="preserve"> </w:t>
        </w:r>
        <w:r w:rsidR="00030797" w:rsidRPr="00E56613">
          <w:rPr>
            <w:rFonts w:ascii="David" w:eastAsia="Times New Roman" w:hAnsi="David" w:cs="David"/>
            <w:snapToGrid w:val="0"/>
            <w:sz w:val="24"/>
            <w:szCs w:val="24"/>
          </w:rPr>
          <w:t>i</w:t>
        </w:r>
        <w:r w:rsidR="00030797">
          <w:rPr>
            <w:rFonts w:ascii="David" w:eastAsia="Times New Roman" w:hAnsi="David" w:cs="David"/>
            <w:snapToGrid w:val="0"/>
            <w:sz w:val="24"/>
            <w:szCs w:val="24"/>
          </w:rPr>
          <w:t>7</w:t>
        </w:r>
        <w:r w:rsidR="00030797" w:rsidRPr="00E56613">
          <w:rPr>
            <w:rFonts w:ascii="David" w:eastAsia="Times New Roman" w:hAnsi="David" w:cs="David"/>
            <w:snapToGrid w:val="0"/>
            <w:sz w:val="24"/>
            <w:szCs w:val="24"/>
            <w:rtl/>
          </w:rPr>
          <w:t xml:space="preserve"> אינטל עם דיסק קשיח </w:t>
        </w:r>
        <w:r w:rsidR="00030797">
          <w:rPr>
            <w:rFonts w:ascii="David" w:eastAsia="Times New Roman" w:hAnsi="David" w:cs="David" w:hint="cs"/>
            <w:snapToGrid w:val="0"/>
            <w:sz w:val="24"/>
            <w:szCs w:val="24"/>
            <w:rtl/>
          </w:rPr>
          <w:t xml:space="preserve">512 </w:t>
        </w:r>
        <w:r w:rsidR="00030797">
          <w:rPr>
            <w:rFonts w:ascii="David" w:eastAsia="Times New Roman" w:hAnsi="David" w:cs="David"/>
            <w:snapToGrid w:val="0"/>
            <w:sz w:val="24"/>
            <w:szCs w:val="24"/>
          </w:rPr>
          <w:t>ssd</w:t>
        </w:r>
        <w:r w:rsidR="00030797" w:rsidRPr="00E56613">
          <w:rPr>
            <w:rFonts w:ascii="David" w:eastAsia="Times New Roman" w:hAnsi="David" w:cs="David"/>
            <w:snapToGrid w:val="0"/>
            <w:sz w:val="24"/>
            <w:szCs w:val="24"/>
            <w:rtl/>
          </w:rPr>
          <w:t xml:space="preserve"> </w:t>
        </w:r>
        <w:r w:rsidR="00030797" w:rsidRPr="00E56613">
          <w:rPr>
            <w:rFonts w:ascii="David" w:eastAsia="Times New Roman" w:hAnsi="David" w:cs="David"/>
            <w:snapToGrid w:val="0"/>
            <w:sz w:val="24"/>
            <w:szCs w:val="24"/>
          </w:rPr>
          <w:t>GIGAHRTZ</w:t>
        </w:r>
        <w:r w:rsidR="00030797" w:rsidRPr="00E56613">
          <w:rPr>
            <w:rFonts w:ascii="David" w:eastAsia="Times New Roman" w:hAnsi="David" w:cs="David"/>
            <w:snapToGrid w:val="0"/>
            <w:sz w:val="24"/>
            <w:szCs w:val="24"/>
            <w:rtl/>
          </w:rPr>
          <w:t>, זיכרון פנימי</w:t>
        </w:r>
        <w:r w:rsidR="00030797" w:rsidRPr="00E56613">
          <w:rPr>
            <w:rFonts w:ascii="David" w:eastAsia="Times New Roman" w:hAnsi="David" w:cs="David"/>
            <w:snapToGrid w:val="0"/>
            <w:sz w:val="24"/>
            <w:szCs w:val="24"/>
          </w:rPr>
          <w:t xml:space="preserve"> </w:t>
        </w:r>
        <w:r w:rsidR="00030797">
          <w:rPr>
            <w:rFonts w:ascii="David" w:eastAsia="Times New Roman" w:hAnsi="David" w:cs="David"/>
            <w:snapToGrid w:val="0"/>
            <w:sz w:val="24"/>
            <w:szCs w:val="24"/>
          </w:rPr>
          <w:t>16 GIGA</w:t>
        </w:r>
        <w:r w:rsidR="00030797" w:rsidRPr="00E56613">
          <w:rPr>
            <w:rFonts w:ascii="David" w:eastAsia="Times New Roman" w:hAnsi="David" w:cs="David"/>
            <w:snapToGrid w:val="0"/>
            <w:sz w:val="24"/>
            <w:szCs w:val="24"/>
          </w:rPr>
          <w:t xml:space="preserve"> DDR</w:t>
        </w:r>
        <w:r w:rsidR="00030797">
          <w:rPr>
            <w:rFonts w:ascii="David" w:eastAsia="Times New Roman" w:hAnsi="David" w:cs="David"/>
            <w:snapToGrid w:val="0"/>
            <w:sz w:val="24"/>
            <w:szCs w:val="24"/>
          </w:rPr>
          <w:t>4</w:t>
        </w:r>
        <w:r w:rsidR="00030797" w:rsidRPr="00E56613">
          <w:rPr>
            <w:rFonts w:ascii="David" w:eastAsia="Times New Roman" w:hAnsi="David" w:cs="David"/>
            <w:snapToGrid w:val="0"/>
            <w:sz w:val="24"/>
            <w:szCs w:val="24"/>
            <w:rtl/>
          </w:rPr>
          <w:t>,</w:t>
        </w:r>
      </w:ins>
      <w:del w:id="667" w:author="Meryl Etman" w:date="2021-08-12T13:55:00Z">
        <w:r w:rsidRPr="00E56613" w:rsidDel="00030797">
          <w:rPr>
            <w:rFonts w:ascii="David" w:eastAsia="Times New Roman" w:hAnsi="David" w:cs="David"/>
            <w:snapToGrid w:val="0"/>
            <w:sz w:val="24"/>
            <w:szCs w:val="24"/>
            <w:rtl/>
          </w:rPr>
          <w:delText xml:space="preserve">1 מחשב חדש עם מעבד  לפחות </w:delText>
        </w:r>
      </w:del>
      <w:del w:id="668" w:author="Meryl Etman" w:date="2021-08-12T13:53:00Z">
        <w:r w:rsidRPr="00E56613" w:rsidDel="00030797">
          <w:rPr>
            <w:rFonts w:ascii="David" w:eastAsia="Times New Roman" w:hAnsi="David" w:cs="David"/>
            <w:snapToGrid w:val="0"/>
            <w:sz w:val="24"/>
            <w:szCs w:val="24"/>
          </w:rPr>
          <w:delText>i3 370</w:delText>
        </w:r>
        <w:r w:rsidRPr="00E56613" w:rsidDel="00030797">
          <w:rPr>
            <w:rFonts w:ascii="David" w:eastAsia="Times New Roman" w:hAnsi="David" w:cs="David"/>
            <w:snapToGrid w:val="0"/>
            <w:sz w:val="24"/>
            <w:szCs w:val="24"/>
            <w:rtl/>
          </w:rPr>
          <w:delText xml:space="preserve"> </w:delText>
        </w:r>
      </w:del>
      <w:del w:id="669" w:author="Meryl Etman" w:date="2021-08-12T13:55:00Z">
        <w:r w:rsidRPr="00E56613" w:rsidDel="00030797">
          <w:rPr>
            <w:rFonts w:ascii="David" w:eastAsia="Times New Roman" w:hAnsi="David" w:cs="David"/>
            <w:snapToGrid w:val="0"/>
            <w:sz w:val="24"/>
            <w:szCs w:val="24"/>
            <w:rtl/>
          </w:rPr>
          <w:delText xml:space="preserve">אינטל עם דיסק קשיח 320 </w:delText>
        </w:r>
        <w:r w:rsidRPr="00E56613" w:rsidDel="00030797">
          <w:rPr>
            <w:rFonts w:ascii="David" w:eastAsia="Times New Roman" w:hAnsi="David" w:cs="David"/>
            <w:snapToGrid w:val="0"/>
            <w:sz w:val="24"/>
            <w:szCs w:val="24"/>
          </w:rPr>
          <w:delText>GIGAHRTZ</w:delText>
        </w:r>
        <w:r w:rsidRPr="00E56613" w:rsidDel="00030797">
          <w:rPr>
            <w:rFonts w:ascii="David" w:eastAsia="Times New Roman" w:hAnsi="David" w:cs="David"/>
            <w:snapToGrid w:val="0"/>
            <w:sz w:val="24"/>
            <w:szCs w:val="24"/>
            <w:rtl/>
          </w:rPr>
          <w:delText>, זיכרון פנימי</w:delText>
        </w:r>
        <w:r w:rsidRPr="00E56613" w:rsidDel="00030797">
          <w:rPr>
            <w:rFonts w:ascii="David" w:eastAsia="Times New Roman" w:hAnsi="David" w:cs="David"/>
            <w:snapToGrid w:val="0"/>
            <w:sz w:val="24"/>
            <w:szCs w:val="24"/>
          </w:rPr>
          <w:delText xml:space="preserve"> 2048 MB DDR3</w:delText>
        </w:r>
      </w:del>
      <w:r w:rsidRPr="00E56613">
        <w:rPr>
          <w:rFonts w:ascii="David" w:eastAsia="Times New Roman" w:hAnsi="David" w:cs="David"/>
          <w:snapToGrid w:val="0"/>
          <w:sz w:val="24"/>
          <w:szCs w:val="24"/>
          <w:rtl/>
        </w:rPr>
        <w:t xml:space="preserve">, מגה ותוכנות חלונות ו"אופיס" מהדורה אחרונה, </w:t>
      </w:r>
      <w:r w:rsidRPr="00E56613">
        <w:rPr>
          <w:rFonts w:ascii="David" w:eastAsia="Times New Roman" w:hAnsi="David" w:cs="David"/>
          <w:snapToGrid w:val="0"/>
          <w:sz w:val="24"/>
          <w:szCs w:val="24"/>
        </w:rPr>
        <w:t>M.S Project</w:t>
      </w:r>
      <w:r w:rsidRPr="00E56613">
        <w:rPr>
          <w:rFonts w:ascii="David" w:eastAsia="Times New Roman" w:hAnsi="David" w:cs="David"/>
          <w:snapToGrid w:val="0"/>
          <w:sz w:val="24"/>
          <w:szCs w:val="24"/>
          <w:rtl/>
        </w:rPr>
        <w:t>, וסופר תקציב סופר מכרז של רמדור ותוכנת  "</w:t>
      </w:r>
      <w:r w:rsidRPr="00E56613">
        <w:rPr>
          <w:rFonts w:ascii="David" w:eastAsia="Times New Roman" w:hAnsi="David" w:cs="David"/>
          <w:snapToGrid w:val="0"/>
          <w:sz w:val="24"/>
          <w:szCs w:val="24"/>
        </w:rPr>
        <w:t>view</w:t>
      </w:r>
      <w:r w:rsidRPr="00E56613">
        <w:rPr>
          <w:rFonts w:ascii="David" w:eastAsia="Times New Roman" w:hAnsi="David" w:cs="David"/>
          <w:snapToGrid w:val="0"/>
          <w:sz w:val="24"/>
          <w:szCs w:val="24"/>
          <w:rtl/>
        </w:rPr>
        <w:t xml:space="preserve"> @" בצירוף חיבור מהיר לאינטרנט, ע"י </w:t>
      </w:r>
      <w:r w:rsidRPr="00E56613">
        <w:rPr>
          <w:rFonts w:ascii="David" w:eastAsia="Times New Roman" w:hAnsi="David" w:cs="David"/>
          <w:snapToGrid w:val="0"/>
          <w:sz w:val="24"/>
          <w:szCs w:val="24"/>
        </w:rPr>
        <w:t>ADSL</w:t>
      </w:r>
      <w:r w:rsidRPr="00E56613">
        <w:rPr>
          <w:rFonts w:ascii="David" w:eastAsia="Times New Roman" w:hAnsi="David" w:cs="David"/>
          <w:snapToGrid w:val="0"/>
          <w:sz w:val="24"/>
          <w:szCs w:val="24"/>
          <w:rtl/>
        </w:rPr>
        <w:t xml:space="preserve"> בחיבור שלפחות</w:t>
      </w:r>
      <w:r w:rsidRPr="00E56613">
        <w:rPr>
          <w:rFonts w:ascii="David" w:eastAsia="Times New Roman" w:hAnsi="David" w:cs="David"/>
          <w:snapToGrid w:val="0"/>
          <w:sz w:val="24"/>
          <w:szCs w:val="24"/>
        </w:rPr>
        <w:t>MB</w:t>
      </w:r>
      <w:r w:rsidRPr="00E56613">
        <w:rPr>
          <w:rFonts w:ascii="David" w:eastAsia="Times New Roman" w:hAnsi="David" w:cs="David"/>
          <w:snapToGrid w:val="0"/>
          <w:sz w:val="24"/>
          <w:szCs w:val="24"/>
          <w:rtl/>
        </w:rPr>
        <w:t>5.</w:t>
      </w:r>
    </w:p>
    <w:p w14:paraId="2853D57C" w14:textId="77777777" w:rsidR="00E56613" w:rsidRPr="00E56613" w:rsidRDefault="00E56613" w:rsidP="00E56613">
      <w:pPr>
        <w:spacing w:before="0" w:beforeAutospacing="0" w:after="0" w:afterAutospacing="0" w:line="240" w:lineRule="auto"/>
        <w:ind w:left="1224" w:hanging="624"/>
        <w:jc w:val="both"/>
        <w:rPr>
          <w:rFonts w:ascii="David" w:eastAsia="Times New Roman" w:hAnsi="David" w:cs="David"/>
          <w:snapToGrid w:val="0"/>
          <w:sz w:val="24"/>
          <w:szCs w:val="24"/>
          <w:rtl/>
        </w:rPr>
      </w:pPr>
      <w:r w:rsidRPr="00E56613">
        <w:rPr>
          <w:rFonts w:ascii="David" w:eastAsia="Times New Roman" w:hAnsi="David" w:cs="David"/>
          <w:snapToGrid w:val="0"/>
          <w:color w:val="000000"/>
          <w:sz w:val="24"/>
          <w:szCs w:val="24"/>
          <w:rtl/>
        </w:rPr>
        <w:tab/>
      </w:r>
      <w:r w:rsidRPr="00E56613">
        <w:rPr>
          <w:rFonts w:ascii="David" w:eastAsia="Times New Roman" w:hAnsi="David" w:cs="David"/>
          <w:snapToGrid w:val="0"/>
          <w:sz w:val="24"/>
          <w:szCs w:val="24"/>
          <w:rtl/>
        </w:rPr>
        <w:t>מפרט המחשב והתוכנות טעון אישור על ידי המפקח.</w:t>
      </w:r>
    </w:p>
    <w:p w14:paraId="3331C21A" w14:textId="1462B4A9" w:rsidR="00E56613" w:rsidRPr="00E56613" w:rsidRDefault="00E56613" w:rsidP="00F65549">
      <w:pPr>
        <w:spacing w:before="0" w:beforeAutospacing="0" w:after="0" w:afterAutospacing="0" w:line="240" w:lineRule="auto"/>
        <w:ind w:left="1224" w:hanging="624"/>
        <w:jc w:val="both"/>
        <w:rPr>
          <w:rFonts w:ascii="David" w:eastAsia="Times New Roman" w:hAnsi="David" w:cs="David"/>
          <w:snapToGrid w:val="0"/>
          <w:sz w:val="24"/>
          <w:szCs w:val="24"/>
          <w:rtl/>
        </w:rPr>
      </w:pPr>
      <w:r w:rsidRPr="00E56613">
        <w:rPr>
          <w:rFonts w:ascii="David" w:eastAsia="Times New Roman" w:hAnsi="David" w:cs="David"/>
          <w:snapToGrid w:val="0"/>
          <w:color w:val="000000"/>
          <w:sz w:val="24"/>
          <w:szCs w:val="24"/>
          <w:rtl/>
        </w:rPr>
        <w:tab/>
      </w:r>
      <w:r w:rsidRPr="00E56613">
        <w:rPr>
          <w:rFonts w:ascii="David" w:eastAsia="Times New Roman" w:hAnsi="David" w:cs="David"/>
          <w:snapToGrid w:val="0"/>
          <w:sz w:val="24"/>
          <w:szCs w:val="24"/>
          <w:rtl/>
        </w:rPr>
        <w:t xml:space="preserve">מדפסת צבעונית </w:t>
      </w:r>
      <w:del w:id="670" w:author="Meryl Etman" w:date="2021-08-11T17:02:00Z">
        <w:r w:rsidRPr="00E56613" w:rsidDel="00F65549">
          <w:rPr>
            <w:rFonts w:ascii="David" w:eastAsia="Times New Roman" w:hAnsi="David" w:cs="David"/>
            <w:snapToGrid w:val="0"/>
            <w:sz w:val="24"/>
            <w:szCs w:val="24"/>
          </w:rPr>
          <w:delText>A4</w:delText>
        </w:r>
        <w:r w:rsidRPr="00E56613" w:rsidDel="00F65549">
          <w:rPr>
            <w:rFonts w:ascii="David" w:eastAsia="Times New Roman" w:hAnsi="David" w:cs="David"/>
            <w:snapToGrid w:val="0"/>
            <w:sz w:val="24"/>
            <w:szCs w:val="24"/>
            <w:rtl/>
          </w:rPr>
          <w:delText xml:space="preserve"> </w:delText>
        </w:r>
      </w:del>
      <w:ins w:id="671" w:author="Meryl Etman" w:date="2021-08-11T17:02:00Z">
        <w:r w:rsidR="00F65549" w:rsidRPr="00E56613">
          <w:rPr>
            <w:rFonts w:ascii="David" w:eastAsia="Times New Roman" w:hAnsi="David" w:cs="David"/>
            <w:snapToGrid w:val="0"/>
            <w:sz w:val="24"/>
            <w:szCs w:val="24"/>
          </w:rPr>
          <w:t>A</w:t>
        </w:r>
        <w:r w:rsidR="00F65549">
          <w:rPr>
            <w:rFonts w:ascii="David" w:eastAsia="Times New Roman" w:hAnsi="David" w:cs="David" w:hint="cs"/>
            <w:snapToGrid w:val="0"/>
            <w:sz w:val="24"/>
            <w:szCs w:val="24"/>
            <w:rtl/>
          </w:rPr>
          <w:t>3</w:t>
        </w:r>
        <w:r w:rsidR="00F65549" w:rsidRPr="00E56613">
          <w:rPr>
            <w:rFonts w:ascii="David" w:eastAsia="Times New Roman" w:hAnsi="David" w:cs="David"/>
            <w:snapToGrid w:val="0"/>
            <w:sz w:val="24"/>
            <w:szCs w:val="24"/>
            <w:rtl/>
          </w:rPr>
          <w:t xml:space="preserve"> </w:t>
        </w:r>
      </w:ins>
      <w:r w:rsidRPr="00E56613">
        <w:rPr>
          <w:rFonts w:ascii="David" w:eastAsia="Times New Roman" w:hAnsi="David" w:cs="David"/>
          <w:snapToGrid w:val="0"/>
          <w:sz w:val="24"/>
          <w:szCs w:val="24"/>
          <w:rtl/>
        </w:rPr>
        <w:t>חדשה,</w:t>
      </w:r>
      <w:ins w:id="672" w:author="Meryl Etman" w:date="2021-08-11T17:02:00Z">
        <w:r w:rsidR="00F65549">
          <w:rPr>
            <w:rFonts w:ascii="David" w:eastAsia="Times New Roman" w:hAnsi="David" w:cs="David" w:hint="cs"/>
            <w:snapToGrid w:val="0"/>
            <w:sz w:val="24"/>
            <w:szCs w:val="24"/>
            <w:rtl/>
          </w:rPr>
          <w:t xml:space="preserve"> כולל סורק,</w:t>
        </w:r>
      </w:ins>
      <w:r w:rsidRPr="00E56613">
        <w:rPr>
          <w:rFonts w:ascii="David" w:eastAsia="Times New Roman" w:hAnsi="David" w:cs="David"/>
          <w:snapToGrid w:val="0"/>
          <w:sz w:val="24"/>
          <w:szCs w:val="24"/>
          <w:rtl/>
        </w:rPr>
        <w:t xml:space="preserve"> דגם יימסר על ידי המזמין/המפקח.</w:t>
      </w:r>
    </w:p>
    <w:p w14:paraId="16F020EF" w14:textId="77777777" w:rsidR="00E56613" w:rsidRPr="00E56613" w:rsidRDefault="00E56613" w:rsidP="00E56613">
      <w:pPr>
        <w:spacing w:before="0" w:beforeAutospacing="0" w:after="0" w:afterAutospacing="0" w:line="240" w:lineRule="auto"/>
        <w:ind w:left="1224" w:hanging="624"/>
        <w:jc w:val="both"/>
        <w:rPr>
          <w:rFonts w:ascii="David" w:eastAsia="Times New Roman" w:hAnsi="David" w:cs="David"/>
          <w:snapToGrid w:val="0"/>
          <w:sz w:val="24"/>
          <w:szCs w:val="24"/>
          <w:rtl/>
        </w:rPr>
      </w:pPr>
      <w:r w:rsidRPr="00E56613">
        <w:rPr>
          <w:rFonts w:ascii="David" w:eastAsia="Times New Roman" w:hAnsi="David" w:cs="David"/>
          <w:snapToGrid w:val="0"/>
          <w:color w:val="000000"/>
          <w:sz w:val="24"/>
          <w:szCs w:val="24"/>
          <w:rtl/>
        </w:rPr>
        <w:tab/>
      </w:r>
      <w:r w:rsidRPr="00E56613">
        <w:rPr>
          <w:rFonts w:ascii="David" w:eastAsia="Times New Roman" w:hAnsi="David" w:cs="David"/>
          <w:snapToGrid w:val="0"/>
          <w:sz w:val="24"/>
          <w:szCs w:val="24"/>
          <w:rtl/>
        </w:rPr>
        <w:t xml:space="preserve">מכשיר פקסימיליה המאפשר צילום </w:t>
      </w:r>
      <w:r w:rsidRPr="00E56613">
        <w:rPr>
          <w:rFonts w:ascii="David" w:eastAsia="Times New Roman" w:hAnsi="David" w:cs="David"/>
          <w:snapToGrid w:val="0"/>
          <w:sz w:val="24"/>
          <w:szCs w:val="24"/>
        </w:rPr>
        <w:t>A4</w:t>
      </w:r>
      <w:r w:rsidRPr="00E56613">
        <w:rPr>
          <w:rFonts w:ascii="David" w:eastAsia="Times New Roman" w:hAnsi="David" w:cs="David"/>
          <w:snapToGrid w:val="0"/>
          <w:sz w:val="24"/>
          <w:szCs w:val="24"/>
          <w:rtl/>
        </w:rPr>
        <w:t xml:space="preserve"> על נייר רגיל.</w:t>
      </w:r>
    </w:p>
    <w:p w14:paraId="152C413A" w14:textId="77777777" w:rsidR="00E56613" w:rsidRPr="00E56613" w:rsidRDefault="00E56613" w:rsidP="00E56613">
      <w:pPr>
        <w:spacing w:before="0" w:beforeAutospacing="0" w:after="0" w:afterAutospacing="0" w:line="240" w:lineRule="auto"/>
        <w:ind w:left="1224" w:hanging="624"/>
        <w:jc w:val="both"/>
        <w:rPr>
          <w:rFonts w:ascii="David" w:eastAsia="Times New Roman" w:hAnsi="David" w:cs="David"/>
          <w:snapToGrid w:val="0"/>
          <w:sz w:val="24"/>
          <w:szCs w:val="24"/>
          <w:u w:val="single"/>
          <w:rtl/>
        </w:rPr>
      </w:pPr>
      <w:r w:rsidRPr="00E56613">
        <w:rPr>
          <w:rFonts w:ascii="David" w:eastAsia="Times New Roman" w:hAnsi="David" w:cs="David"/>
          <w:snapToGrid w:val="0"/>
          <w:color w:val="000000"/>
          <w:sz w:val="24"/>
          <w:szCs w:val="24"/>
          <w:rtl/>
        </w:rPr>
        <w:tab/>
      </w:r>
      <w:r w:rsidRPr="00E56613">
        <w:rPr>
          <w:rFonts w:ascii="David" w:eastAsia="Times New Roman" w:hAnsi="David" w:cs="David"/>
          <w:snapToGrid w:val="0"/>
          <w:sz w:val="24"/>
          <w:szCs w:val="24"/>
          <w:rtl/>
        </w:rPr>
        <w:t xml:space="preserve">- בנוסף יעמיד הקבלן מכונת צילום חדישה לדפי </w:t>
      </w:r>
      <w:r w:rsidRPr="00E56613">
        <w:rPr>
          <w:rFonts w:ascii="David" w:eastAsia="Times New Roman" w:hAnsi="David" w:cs="David"/>
          <w:snapToGrid w:val="0"/>
          <w:sz w:val="24"/>
          <w:szCs w:val="24"/>
        </w:rPr>
        <w:t>A4, A3</w:t>
      </w:r>
      <w:r w:rsidRPr="00E56613">
        <w:rPr>
          <w:rFonts w:ascii="David" w:eastAsia="Times New Roman" w:hAnsi="David" w:cs="David"/>
          <w:snapToGrid w:val="0"/>
          <w:sz w:val="24"/>
          <w:szCs w:val="24"/>
          <w:rtl/>
        </w:rPr>
        <w:t xml:space="preserve"> לשימוש משותף של הקבלן והמפקח.</w:t>
      </w:r>
    </w:p>
    <w:p w14:paraId="5DCEFDB9" w14:textId="77777777" w:rsidR="00E56613" w:rsidRPr="00E56613" w:rsidRDefault="00E56613" w:rsidP="00E56613">
      <w:pPr>
        <w:spacing w:before="0" w:beforeAutospacing="0" w:after="0" w:afterAutospacing="0" w:line="240" w:lineRule="auto"/>
        <w:ind w:left="1224" w:hanging="624"/>
        <w:jc w:val="both"/>
        <w:rPr>
          <w:rFonts w:ascii="David" w:eastAsia="Times New Roman" w:hAnsi="David" w:cs="David"/>
          <w:snapToGrid w:val="0"/>
          <w:sz w:val="24"/>
          <w:szCs w:val="24"/>
          <w:u w:val="single"/>
          <w:rtl/>
        </w:rPr>
      </w:pPr>
    </w:p>
    <w:p w14:paraId="68E89020" w14:textId="77777777" w:rsidR="00E56613" w:rsidRPr="00E56613" w:rsidRDefault="00E56613" w:rsidP="00E56613">
      <w:pPr>
        <w:spacing w:before="0" w:beforeAutospacing="0" w:after="0" w:afterAutospacing="0" w:line="240" w:lineRule="auto"/>
        <w:ind w:left="1224" w:hanging="624"/>
        <w:jc w:val="both"/>
        <w:rPr>
          <w:rFonts w:ascii="David" w:eastAsia="Times New Roman" w:hAnsi="David" w:cs="David"/>
          <w:snapToGrid w:val="0"/>
          <w:sz w:val="24"/>
          <w:szCs w:val="24"/>
          <w:rtl/>
        </w:rPr>
      </w:pPr>
      <w:r w:rsidRPr="00E56613">
        <w:rPr>
          <w:rFonts w:ascii="David" w:eastAsia="Times New Roman" w:hAnsi="David" w:cs="David"/>
          <w:snapToGrid w:val="0"/>
          <w:color w:val="000000"/>
          <w:sz w:val="24"/>
          <w:szCs w:val="24"/>
          <w:rtl/>
        </w:rPr>
        <w:tab/>
      </w:r>
      <w:r w:rsidRPr="00E56613">
        <w:rPr>
          <w:rFonts w:ascii="David" w:eastAsia="Times New Roman" w:hAnsi="David" w:cs="David"/>
          <w:snapToGrid w:val="0"/>
          <w:sz w:val="24"/>
          <w:szCs w:val="24"/>
          <w:rtl/>
        </w:rPr>
        <w:t>כל ההוצאות הכרוכות בהקמת, שמירת, אחזקת, אספקת חשמל, אספקת מים, דפי צילום, דיו למדפסת, אספקת מיום מינראליים, אספקת טלפון (קווי ו/או אלחוטי ונייד), אספקת נייר טואלט, תשלום בגין כל הנ"ל, תשלומי מסים ואגרות, ניקיון יומי, פירוקם ופינויים של המשרדים תחולנה על הקבלן.</w:t>
      </w:r>
    </w:p>
    <w:p w14:paraId="3CEE075F" w14:textId="77777777" w:rsidR="00E56613" w:rsidRPr="00E56613" w:rsidRDefault="00E56613" w:rsidP="00E56613">
      <w:pPr>
        <w:spacing w:before="0" w:beforeAutospacing="0" w:after="0" w:afterAutospacing="0" w:line="240" w:lineRule="auto"/>
        <w:ind w:left="2140" w:hanging="600"/>
        <w:jc w:val="both"/>
        <w:rPr>
          <w:rFonts w:ascii="David" w:eastAsia="Times New Roman" w:hAnsi="David" w:cs="David"/>
          <w:snapToGrid w:val="0"/>
          <w:sz w:val="24"/>
          <w:szCs w:val="24"/>
          <w:rtl/>
        </w:rPr>
      </w:pPr>
    </w:p>
    <w:p w14:paraId="129DA8FF" w14:textId="77777777" w:rsidR="00E56613" w:rsidRPr="00E56613" w:rsidRDefault="00E56613" w:rsidP="00E56613">
      <w:pPr>
        <w:spacing w:before="0" w:beforeAutospacing="0" w:after="0" w:afterAutospacing="0" w:line="240" w:lineRule="auto"/>
        <w:ind w:left="600" w:hanging="600"/>
        <w:jc w:val="both"/>
        <w:rPr>
          <w:rFonts w:ascii="David" w:eastAsia="Times New Roman" w:hAnsi="David" w:cs="David"/>
          <w:snapToGrid w:val="0"/>
          <w:sz w:val="24"/>
          <w:szCs w:val="24"/>
          <w:rtl/>
        </w:rPr>
      </w:pPr>
      <w:r w:rsidRPr="00E56613">
        <w:rPr>
          <w:rFonts w:ascii="David" w:eastAsia="Times New Roman" w:hAnsi="David" w:cs="David"/>
          <w:snapToGrid w:val="0"/>
          <w:sz w:val="24"/>
          <w:szCs w:val="24"/>
          <w:rtl/>
        </w:rPr>
        <w:t>5.</w:t>
      </w:r>
      <w:r w:rsidRPr="00E56613">
        <w:rPr>
          <w:rFonts w:ascii="David" w:eastAsia="Times New Roman" w:hAnsi="David" w:cs="David"/>
          <w:snapToGrid w:val="0"/>
          <w:color w:val="000000"/>
          <w:sz w:val="24"/>
          <w:szCs w:val="24"/>
          <w:rtl/>
        </w:rPr>
        <w:tab/>
      </w:r>
      <w:r w:rsidRPr="00E56613">
        <w:rPr>
          <w:rFonts w:ascii="David" w:eastAsia="Times New Roman" w:hAnsi="David" w:cs="David"/>
          <w:snapToGrid w:val="0"/>
          <w:sz w:val="24"/>
          <w:szCs w:val="24"/>
          <w:rtl/>
        </w:rPr>
        <w:t>בתא השירותים ופינת המטבחון יהיו:</w:t>
      </w:r>
    </w:p>
    <w:p w14:paraId="4568FE2D" w14:textId="77777777" w:rsidR="00E56613" w:rsidRPr="00E56613" w:rsidRDefault="00E56613" w:rsidP="00E56613">
      <w:pPr>
        <w:spacing w:before="0" w:beforeAutospacing="0" w:after="0" w:afterAutospacing="0" w:line="240" w:lineRule="auto"/>
        <w:ind w:left="1224" w:hanging="656"/>
        <w:jc w:val="both"/>
        <w:rPr>
          <w:rFonts w:ascii="David" w:eastAsia="Times New Roman" w:hAnsi="David" w:cs="David"/>
          <w:snapToGrid w:val="0"/>
          <w:sz w:val="24"/>
          <w:szCs w:val="24"/>
          <w:rtl/>
        </w:rPr>
      </w:pPr>
      <w:r w:rsidRPr="00E56613">
        <w:rPr>
          <w:rFonts w:ascii="David" w:eastAsia="Times New Roman" w:hAnsi="David" w:cs="David"/>
          <w:snapToGrid w:val="0"/>
          <w:sz w:val="24"/>
          <w:szCs w:val="24"/>
          <w:rtl/>
        </w:rPr>
        <w:t>(1)</w:t>
      </w:r>
      <w:r w:rsidRPr="00E56613">
        <w:rPr>
          <w:rFonts w:ascii="David" w:eastAsia="Times New Roman" w:hAnsi="David" w:cs="David"/>
          <w:snapToGrid w:val="0"/>
          <w:color w:val="000000"/>
          <w:sz w:val="24"/>
          <w:szCs w:val="24"/>
          <w:rtl/>
        </w:rPr>
        <w:tab/>
      </w:r>
      <w:r w:rsidRPr="00E56613">
        <w:rPr>
          <w:rFonts w:ascii="David" w:eastAsia="Times New Roman" w:hAnsi="David" w:cs="David"/>
          <w:snapToGrid w:val="0"/>
          <w:sz w:val="24"/>
          <w:szCs w:val="24"/>
          <w:rtl/>
        </w:rPr>
        <w:t>אסלה + מיכל הדחה + מתקן לנייר טואלט.</w:t>
      </w:r>
    </w:p>
    <w:p w14:paraId="67EBDF62" w14:textId="77777777" w:rsidR="00E56613" w:rsidRPr="00E56613" w:rsidRDefault="00E56613" w:rsidP="00E56613">
      <w:pPr>
        <w:spacing w:before="0" w:beforeAutospacing="0" w:after="0" w:afterAutospacing="0" w:line="240" w:lineRule="auto"/>
        <w:ind w:left="1224" w:hanging="656"/>
        <w:jc w:val="both"/>
        <w:rPr>
          <w:rFonts w:ascii="David" w:eastAsia="Times New Roman" w:hAnsi="David" w:cs="David"/>
          <w:snapToGrid w:val="0"/>
          <w:sz w:val="24"/>
          <w:szCs w:val="24"/>
          <w:rtl/>
        </w:rPr>
      </w:pPr>
      <w:r w:rsidRPr="00E56613">
        <w:rPr>
          <w:rFonts w:ascii="David" w:eastAsia="Times New Roman" w:hAnsi="David" w:cs="David"/>
          <w:snapToGrid w:val="0"/>
          <w:sz w:val="24"/>
          <w:szCs w:val="24"/>
          <w:rtl/>
        </w:rPr>
        <w:t>(2)</w:t>
      </w:r>
      <w:r w:rsidRPr="00E56613">
        <w:rPr>
          <w:rFonts w:ascii="David" w:eastAsia="Times New Roman" w:hAnsi="David" w:cs="David"/>
          <w:snapToGrid w:val="0"/>
          <w:color w:val="000000"/>
          <w:sz w:val="24"/>
          <w:szCs w:val="24"/>
          <w:rtl/>
        </w:rPr>
        <w:tab/>
      </w:r>
      <w:r w:rsidRPr="00E56613">
        <w:rPr>
          <w:rFonts w:ascii="David" w:eastAsia="Times New Roman" w:hAnsi="David" w:cs="David"/>
          <w:snapToGrid w:val="0"/>
          <w:sz w:val="24"/>
          <w:szCs w:val="24"/>
          <w:rtl/>
        </w:rPr>
        <w:t xml:space="preserve">כיור 20 </w:t>
      </w:r>
      <w:r w:rsidRPr="00E56613">
        <w:rPr>
          <w:rFonts w:ascii="David" w:eastAsia="Times New Roman" w:hAnsi="David" w:cs="David"/>
          <w:snapToGrid w:val="0"/>
          <w:sz w:val="24"/>
          <w:szCs w:val="24"/>
        </w:rPr>
        <w:t>x</w:t>
      </w:r>
      <w:r w:rsidRPr="00E56613">
        <w:rPr>
          <w:rFonts w:ascii="David" w:eastAsia="Times New Roman" w:hAnsi="David" w:cs="David"/>
          <w:snapToGrid w:val="0"/>
          <w:sz w:val="24"/>
          <w:szCs w:val="24"/>
          <w:rtl/>
        </w:rPr>
        <w:t xml:space="preserve"> </w:t>
      </w:r>
      <w:smartTag w:uri="urn:schemas-microsoft-com:office:smarttags" w:element="metricconverter">
        <w:smartTagPr>
          <w:attr w:name="ProductID" w:val="40 ס&quot;מ"/>
        </w:smartTagPr>
        <w:r w:rsidRPr="00E56613">
          <w:rPr>
            <w:rFonts w:ascii="David" w:eastAsia="Times New Roman" w:hAnsi="David" w:cs="David"/>
            <w:snapToGrid w:val="0"/>
            <w:sz w:val="24"/>
            <w:szCs w:val="24"/>
            <w:rtl/>
          </w:rPr>
          <w:t>40 ס"מ</w:t>
        </w:r>
      </w:smartTag>
      <w:r w:rsidRPr="00E56613">
        <w:rPr>
          <w:rFonts w:ascii="David" w:eastAsia="Times New Roman" w:hAnsi="David" w:cs="David"/>
          <w:snapToGrid w:val="0"/>
          <w:sz w:val="24"/>
          <w:szCs w:val="24"/>
          <w:rtl/>
        </w:rPr>
        <w:t xml:space="preserve"> בשירותים.</w:t>
      </w:r>
    </w:p>
    <w:p w14:paraId="5EE5A70A" w14:textId="77777777" w:rsidR="00E56613" w:rsidRPr="00E56613" w:rsidRDefault="00E56613" w:rsidP="00E56613">
      <w:pPr>
        <w:spacing w:before="0" w:beforeAutospacing="0" w:after="0" w:afterAutospacing="0" w:line="240" w:lineRule="auto"/>
        <w:ind w:left="1224" w:hanging="656"/>
        <w:jc w:val="both"/>
        <w:rPr>
          <w:rFonts w:ascii="David" w:eastAsia="Times New Roman" w:hAnsi="David" w:cs="David"/>
          <w:snapToGrid w:val="0"/>
          <w:sz w:val="24"/>
          <w:szCs w:val="24"/>
          <w:rtl/>
        </w:rPr>
      </w:pPr>
      <w:r w:rsidRPr="00E56613">
        <w:rPr>
          <w:rFonts w:ascii="David" w:eastAsia="Times New Roman" w:hAnsi="David" w:cs="David"/>
          <w:snapToGrid w:val="0"/>
          <w:sz w:val="24"/>
          <w:szCs w:val="24"/>
          <w:rtl/>
        </w:rPr>
        <w:t>(3)</w:t>
      </w:r>
      <w:r w:rsidRPr="00E56613">
        <w:rPr>
          <w:rFonts w:ascii="David" w:eastAsia="Times New Roman" w:hAnsi="David" w:cs="David"/>
          <w:snapToGrid w:val="0"/>
          <w:color w:val="000000"/>
          <w:sz w:val="24"/>
          <w:szCs w:val="24"/>
          <w:rtl/>
        </w:rPr>
        <w:tab/>
      </w:r>
      <w:r w:rsidRPr="00E56613">
        <w:rPr>
          <w:rFonts w:ascii="David" w:eastAsia="Times New Roman" w:hAnsi="David" w:cs="David"/>
          <w:snapToGrid w:val="0"/>
          <w:sz w:val="24"/>
          <w:szCs w:val="24"/>
          <w:rtl/>
        </w:rPr>
        <w:t xml:space="preserve">כיור 40 </w:t>
      </w:r>
      <w:r w:rsidRPr="00E56613">
        <w:rPr>
          <w:rFonts w:ascii="David" w:eastAsia="Times New Roman" w:hAnsi="David" w:cs="David"/>
          <w:snapToGrid w:val="0"/>
          <w:sz w:val="24"/>
          <w:szCs w:val="24"/>
        </w:rPr>
        <w:t>x</w:t>
      </w:r>
      <w:r w:rsidRPr="00E56613">
        <w:rPr>
          <w:rFonts w:ascii="David" w:eastAsia="Times New Roman" w:hAnsi="David" w:cs="David"/>
          <w:snapToGrid w:val="0"/>
          <w:sz w:val="24"/>
          <w:szCs w:val="24"/>
          <w:rtl/>
        </w:rPr>
        <w:t xml:space="preserve"> </w:t>
      </w:r>
      <w:smartTag w:uri="urn:schemas-microsoft-com:office:smarttags" w:element="metricconverter">
        <w:smartTagPr>
          <w:attr w:name="ProductID" w:val="60 ס&quot;מ"/>
        </w:smartTagPr>
        <w:r w:rsidRPr="00E56613">
          <w:rPr>
            <w:rFonts w:ascii="David" w:eastAsia="Times New Roman" w:hAnsi="David" w:cs="David"/>
            <w:snapToGrid w:val="0"/>
            <w:sz w:val="24"/>
            <w:szCs w:val="24"/>
            <w:rtl/>
          </w:rPr>
          <w:t>60 ס"מ</w:t>
        </w:r>
      </w:smartTag>
      <w:r w:rsidRPr="00E56613">
        <w:rPr>
          <w:rFonts w:ascii="David" w:eastAsia="Times New Roman" w:hAnsi="David" w:cs="David"/>
          <w:snapToGrid w:val="0"/>
          <w:sz w:val="24"/>
          <w:szCs w:val="24"/>
          <w:rtl/>
        </w:rPr>
        <w:t xml:space="preserve"> + משטח 60 </w:t>
      </w:r>
      <w:r w:rsidRPr="00E56613">
        <w:rPr>
          <w:rFonts w:ascii="David" w:eastAsia="Times New Roman" w:hAnsi="David" w:cs="David"/>
          <w:snapToGrid w:val="0"/>
          <w:sz w:val="24"/>
          <w:szCs w:val="24"/>
        </w:rPr>
        <w:t>x</w:t>
      </w:r>
      <w:r w:rsidRPr="00E56613">
        <w:rPr>
          <w:rFonts w:ascii="David" w:eastAsia="Times New Roman" w:hAnsi="David" w:cs="David"/>
          <w:snapToGrid w:val="0"/>
          <w:sz w:val="24"/>
          <w:szCs w:val="24"/>
          <w:rtl/>
        </w:rPr>
        <w:t xml:space="preserve"> </w:t>
      </w:r>
      <w:smartTag w:uri="urn:schemas-microsoft-com:office:smarttags" w:element="metricconverter">
        <w:smartTagPr>
          <w:attr w:name="ProductID" w:val="60 ס&quot;מ"/>
        </w:smartTagPr>
        <w:r w:rsidRPr="00E56613">
          <w:rPr>
            <w:rFonts w:ascii="David" w:eastAsia="Times New Roman" w:hAnsi="David" w:cs="David"/>
            <w:snapToGrid w:val="0"/>
            <w:sz w:val="24"/>
            <w:szCs w:val="24"/>
            <w:rtl/>
          </w:rPr>
          <w:t>60 ס"מ</w:t>
        </w:r>
      </w:smartTag>
      <w:r w:rsidRPr="00E56613">
        <w:rPr>
          <w:rFonts w:ascii="David" w:eastAsia="Times New Roman" w:hAnsi="David" w:cs="David"/>
          <w:snapToGrid w:val="0"/>
          <w:sz w:val="24"/>
          <w:szCs w:val="24"/>
          <w:rtl/>
        </w:rPr>
        <w:t xml:space="preserve"> במטבחון.</w:t>
      </w:r>
    </w:p>
    <w:p w14:paraId="2B460ED0" w14:textId="77777777" w:rsidR="00E56613" w:rsidRPr="00E56613" w:rsidRDefault="00E56613" w:rsidP="00E56613">
      <w:pPr>
        <w:spacing w:before="0" w:beforeAutospacing="0" w:after="0" w:afterAutospacing="0" w:line="240" w:lineRule="auto"/>
        <w:ind w:left="1224" w:hanging="656"/>
        <w:jc w:val="both"/>
        <w:rPr>
          <w:rFonts w:ascii="David" w:eastAsia="Times New Roman" w:hAnsi="David" w:cs="David"/>
          <w:snapToGrid w:val="0"/>
          <w:sz w:val="24"/>
          <w:szCs w:val="24"/>
          <w:rtl/>
        </w:rPr>
      </w:pPr>
      <w:r w:rsidRPr="00E56613">
        <w:rPr>
          <w:rFonts w:ascii="David" w:eastAsia="Times New Roman" w:hAnsi="David" w:cs="David"/>
          <w:snapToGrid w:val="0"/>
          <w:sz w:val="24"/>
          <w:szCs w:val="24"/>
          <w:rtl/>
        </w:rPr>
        <w:t>(4)</w:t>
      </w:r>
      <w:r w:rsidRPr="00E56613">
        <w:rPr>
          <w:rFonts w:ascii="David" w:eastAsia="Times New Roman" w:hAnsi="David" w:cs="David"/>
          <w:snapToGrid w:val="0"/>
          <w:color w:val="000000"/>
          <w:sz w:val="24"/>
          <w:szCs w:val="24"/>
          <w:rtl/>
        </w:rPr>
        <w:tab/>
      </w:r>
      <w:r w:rsidRPr="00E56613">
        <w:rPr>
          <w:rFonts w:ascii="David" w:eastAsia="Times New Roman" w:hAnsi="David" w:cs="David"/>
          <w:snapToGrid w:val="0"/>
          <w:sz w:val="24"/>
          <w:szCs w:val="24"/>
          <w:rtl/>
        </w:rPr>
        <w:t>חלון אלומיניום מזוגג ומסורג.</w:t>
      </w:r>
    </w:p>
    <w:p w14:paraId="39B315C8" w14:textId="77777777" w:rsidR="00E56613" w:rsidRPr="00E56613" w:rsidRDefault="00E56613" w:rsidP="00E56613">
      <w:pPr>
        <w:spacing w:before="0" w:beforeAutospacing="0" w:after="0" w:afterAutospacing="0" w:line="240" w:lineRule="auto"/>
        <w:ind w:left="1224" w:hanging="656"/>
        <w:jc w:val="both"/>
        <w:rPr>
          <w:rFonts w:ascii="David" w:eastAsia="Times New Roman" w:hAnsi="David" w:cs="David"/>
          <w:snapToGrid w:val="0"/>
          <w:sz w:val="24"/>
          <w:szCs w:val="24"/>
          <w:rtl/>
        </w:rPr>
      </w:pPr>
      <w:r w:rsidRPr="00E56613">
        <w:rPr>
          <w:rFonts w:ascii="David" w:eastAsia="Times New Roman" w:hAnsi="David" w:cs="David"/>
          <w:snapToGrid w:val="0"/>
          <w:sz w:val="24"/>
          <w:szCs w:val="24"/>
          <w:rtl/>
        </w:rPr>
        <w:t>(5)</w:t>
      </w:r>
      <w:r w:rsidRPr="00E56613">
        <w:rPr>
          <w:rFonts w:ascii="David" w:eastAsia="Times New Roman" w:hAnsi="David" w:cs="David"/>
          <w:snapToGrid w:val="0"/>
          <w:color w:val="000000"/>
          <w:sz w:val="24"/>
          <w:szCs w:val="24"/>
          <w:rtl/>
        </w:rPr>
        <w:tab/>
      </w:r>
      <w:r w:rsidRPr="00E56613">
        <w:rPr>
          <w:rFonts w:ascii="David" w:eastAsia="Times New Roman" w:hAnsi="David" w:cs="David"/>
          <w:snapToGrid w:val="0"/>
          <w:sz w:val="24"/>
          <w:szCs w:val="24"/>
          <w:rtl/>
        </w:rPr>
        <w:t>תאורה.</w:t>
      </w:r>
    </w:p>
    <w:p w14:paraId="265779CB" w14:textId="77777777" w:rsidR="00E56613" w:rsidRPr="00E56613" w:rsidRDefault="00E56613" w:rsidP="00E56613">
      <w:pPr>
        <w:spacing w:before="0" w:beforeAutospacing="0" w:after="0" w:afterAutospacing="0" w:line="240" w:lineRule="auto"/>
        <w:ind w:left="1224" w:hanging="656"/>
        <w:jc w:val="both"/>
        <w:rPr>
          <w:rFonts w:ascii="David" w:eastAsia="Times New Roman" w:hAnsi="David" w:cs="David"/>
          <w:snapToGrid w:val="0"/>
          <w:sz w:val="24"/>
          <w:szCs w:val="24"/>
          <w:rtl/>
        </w:rPr>
      </w:pPr>
      <w:r w:rsidRPr="00E56613">
        <w:rPr>
          <w:rFonts w:ascii="David" w:eastAsia="Times New Roman" w:hAnsi="David" w:cs="David"/>
          <w:snapToGrid w:val="0"/>
          <w:sz w:val="24"/>
          <w:szCs w:val="24"/>
          <w:rtl/>
        </w:rPr>
        <w:t>(6)</w:t>
      </w:r>
      <w:r w:rsidRPr="00E56613">
        <w:rPr>
          <w:rFonts w:ascii="David" w:eastAsia="Times New Roman" w:hAnsi="David" w:cs="David"/>
          <w:snapToGrid w:val="0"/>
          <w:sz w:val="24"/>
          <w:szCs w:val="24"/>
          <w:rtl/>
        </w:rPr>
        <w:tab/>
        <w:t>דלת כניסה עם מנעול צילינדר.</w:t>
      </w:r>
    </w:p>
    <w:p w14:paraId="04E815F3" w14:textId="77777777" w:rsidR="00E56613" w:rsidRPr="00E56613" w:rsidRDefault="00E56613" w:rsidP="00E56613">
      <w:pPr>
        <w:spacing w:before="0" w:beforeAutospacing="0" w:after="0" w:afterAutospacing="0" w:line="240" w:lineRule="auto"/>
        <w:jc w:val="both"/>
        <w:rPr>
          <w:rFonts w:ascii="David" w:eastAsia="Times New Roman" w:hAnsi="David" w:cs="David"/>
          <w:snapToGrid w:val="0"/>
          <w:sz w:val="24"/>
          <w:szCs w:val="24"/>
          <w:rtl/>
        </w:rPr>
      </w:pPr>
    </w:p>
    <w:p w14:paraId="569EBD67" w14:textId="77777777" w:rsidR="00E56613" w:rsidRPr="00E56613" w:rsidRDefault="00E56613" w:rsidP="00E56613">
      <w:pPr>
        <w:spacing w:before="0" w:beforeAutospacing="0" w:after="0" w:afterAutospacing="0" w:line="240" w:lineRule="auto"/>
        <w:jc w:val="both"/>
        <w:rPr>
          <w:rFonts w:ascii="David" w:eastAsia="Times New Roman" w:hAnsi="David" w:cs="David"/>
          <w:snapToGrid w:val="0"/>
          <w:sz w:val="24"/>
          <w:szCs w:val="24"/>
          <w:rtl/>
        </w:rPr>
      </w:pPr>
      <w:r w:rsidRPr="00E56613">
        <w:rPr>
          <w:rFonts w:ascii="David" w:eastAsia="Times New Roman" w:hAnsi="David" w:cs="David"/>
          <w:snapToGrid w:val="0"/>
          <w:sz w:val="24"/>
          <w:szCs w:val="24"/>
          <w:rtl/>
        </w:rPr>
        <w:t>כל ההוצאות הכרוכות בהקמת, שמירת, אחזקת, אספקת חשמל, אספקת מים, דפי צילום, דיו למדפסת, אספקת מים מינראליים, אספקת טלפון (קווי ו/או אלחוטי נייד), אספקת נייר טואלט, תשלום בגין כל הנ"ל, תשלומי מיסים ואגרות, ניקיון יומי, פירוקים ופינויים של המשרדים תחולנה על הקבלן.</w:t>
      </w:r>
    </w:p>
    <w:p w14:paraId="22D5061D" w14:textId="77777777" w:rsidR="00E56613" w:rsidRPr="00E56613" w:rsidRDefault="00E56613" w:rsidP="00E56613">
      <w:pPr>
        <w:spacing w:before="0" w:beforeAutospacing="0" w:after="0" w:afterAutospacing="0" w:line="240" w:lineRule="auto"/>
        <w:jc w:val="center"/>
        <w:rPr>
          <w:rFonts w:ascii="David" w:eastAsia="Times New Roman" w:hAnsi="David" w:cs="David"/>
          <w:b/>
          <w:bCs/>
          <w:snapToGrid w:val="0"/>
          <w:sz w:val="24"/>
          <w:szCs w:val="24"/>
          <w:u w:val="single"/>
          <w:rtl/>
        </w:rPr>
      </w:pPr>
      <w:r w:rsidRPr="00E56613">
        <w:rPr>
          <w:rFonts w:ascii="David" w:eastAsia="Times New Roman" w:hAnsi="David" w:cs="David"/>
          <w:snapToGrid w:val="0"/>
          <w:sz w:val="24"/>
          <w:szCs w:val="24"/>
          <w:rtl/>
        </w:rPr>
        <w:br w:type="page"/>
      </w:r>
    </w:p>
    <w:p w14:paraId="61585D60" w14:textId="77777777" w:rsidR="00E56613" w:rsidRPr="00E56613" w:rsidRDefault="00E56613" w:rsidP="00E56613">
      <w:pPr>
        <w:spacing w:before="0" w:beforeAutospacing="0" w:after="0" w:afterAutospacing="0" w:line="240" w:lineRule="auto"/>
        <w:jc w:val="center"/>
        <w:rPr>
          <w:rFonts w:ascii="David" w:eastAsia="Times New Roman" w:hAnsi="David" w:cs="David"/>
          <w:b/>
          <w:bCs/>
          <w:snapToGrid w:val="0"/>
          <w:sz w:val="24"/>
          <w:szCs w:val="24"/>
          <w:u w:val="single"/>
          <w:rtl/>
        </w:rPr>
      </w:pPr>
    </w:p>
    <w:p w14:paraId="160319B9" w14:textId="77777777" w:rsidR="00E56613" w:rsidRPr="00E56613" w:rsidRDefault="00E56613" w:rsidP="00E56613">
      <w:pPr>
        <w:spacing w:before="0" w:beforeAutospacing="0" w:after="0" w:afterAutospacing="0" w:line="240" w:lineRule="auto"/>
        <w:jc w:val="center"/>
        <w:rPr>
          <w:rFonts w:ascii="David" w:eastAsia="Times New Roman" w:hAnsi="David" w:cs="David"/>
          <w:b/>
          <w:bCs/>
          <w:snapToGrid w:val="0"/>
          <w:sz w:val="24"/>
          <w:szCs w:val="24"/>
          <w:u w:val="single"/>
          <w:rtl/>
        </w:rPr>
      </w:pPr>
      <w:r w:rsidRPr="00E56613">
        <w:rPr>
          <w:rFonts w:ascii="David" w:eastAsia="Times New Roman" w:hAnsi="David" w:cs="David"/>
          <w:b/>
          <w:bCs/>
          <w:snapToGrid w:val="0"/>
          <w:sz w:val="24"/>
          <w:szCs w:val="24"/>
          <w:u w:val="single"/>
          <w:rtl/>
        </w:rPr>
        <w:t>נספח 3.1.25</w:t>
      </w:r>
    </w:p>
    <w:p w14:paraId="0FFE8CA0" w14:textId="77777777" w:rsidR="00E56613" w:rsidRPr="00E56613" w:rsidRDefault="00E56613" w:rsidP="00E56613">
      <w:pPr>
        <w:spacing w:before="0" w:beforeAutospacing="0" w:after="0" w:afterAutospacing="0" w:line="240" w:lineRule="auto"/>
        <w:jc w:val="center"/>
        <w:rPr>
          <w:rFonts w:ascii="David" w:eastAsia="Times New Roman" w:hAnsi="David" w:cs="David"/>
          <w:b/>
          <w:bCs/>
          <w:snapToGrid w:val="0"/>
          <w:sz w:val="24"/>
          <w:szCs w:val="24"/>
          <w:u w:val="single"/>
          <w:rtl/>
        </w:rPr>
      </w:pPr>
    </w:p>
    <w:p w14:paraId="3365955E" w14:textId="77777777" w:rsidR="00E56613" w:rsidRPr="00E56613" w:rsidRDefault="00E56613" w:rsidP="00E56613">
      <w:pPr>
        <w:spacing w:before="0" w:beforeAutospacing="0" w:after="0" w:afterAutospacing="0" w:line="240" w:lineRule="auto"/>
        <w:jc w:val="center"/>
        <w:rPr>
          <w:rFonts w:ascii="David" w:eastAsia="Times New Roman" w:hAnsi="David" w:cs="David"/>
          <w:snapToGrid w:val="0"/>
          <w:sz w:val="24"/>
          <w:szCs w:val="24"/>
          <w:u w:val="single"/>
          <w:rtl/>
        </w:rPr>
      </w:pPr>
      <w:r w:rsidRPr="00E56613">
        <w:rPr>
          <w:rFonts w:ascii="David" w:eastAsia="Times New Roman" w:hAnsi="David" w:cs="David"/>
          <w:b/>
          <w:bCs/>
          <w:snapToGrid w:val="0"/>
          <w:sz w:val="24"/>
          <w:szCs w:val="24"/>
          <w:u w:val="single"/>
          <w:rtl/>
        </w:rPr>
        <w:t>הסכם לביצוע שינויים</w:t>
      </w:r>
      <w:r w:rsidRPr="00E56613">
        <w:rPr>
          <w:rFonts w:ascii="David" w:eastAsia="Times New Roman" w:hAnsi="David" w:cs="David"/>
          <w:snapToGrid w:val="0"/>
          <w:sz w:val="24"/>
          <w:szCs w:val="24"/>
          <w:u w:val="single"/>
          <w:rtl/>
        </w:rPr>
        <w:t xml:space="preserve"> </w:t>
      </w:r>
      <w:r w:rsidRPr="00E56613">
        <w:rPr>
          <w:rFonts w:ascii="David" w:eastAsia="Times New Roman" w:hAnsi="David" w:cs="David"/>
          <w:b/>
          <w:bCs/>
          <w:snapToGrid w:val="0"/>
          <w:sz w:val="24"/>
          <w:szCs w:val="24"/>
          <w:u w:val="single"/>
          <w:rtl/>
        </w:rPr>
        <w:t>בין הקבלן לרוכשים</w:t>
      </w:r>
    </w:p>
    <w:p w14:paraId="5B1FF650" w14:textId="77777777" w:rsidR="00E56613" w:rsidRPr="00E56613" w:rsidRDefault="00E56613" w:rsidP="00E56613">
      <w:pPr>
        <w:tabs>
          <w:tab w:val="center" w:pos="2540"/>
          <w:tab w:val="right" w:pos="5600"/>
        </w:tabs>
        <w:spacing w:before="0" w:beforeAutospacing="0" w:after="0" w:afterAutospacing="0" w:line="240" w:lineRule="auto"/>
        <w:ind w:left="240"/>
        <w:jc w:val="center"/>
        <w:rPr>
          <w:rFonts w:ascii="David" w:eastAsia="Times New Roman" w:hAnsi="David" w:cs="David"/>
          <w:snapToGrid w:val="0"/>
          <w:sz w:val="24"/>
          <w:szCs w:val="24"/>
          <w:rtl/>
        </w:rPr>
      </w:pPr>
    </w:p>
    <w:p w14:paraId="7439399F" w14:textId="77777777" w:rsidR="00E56613" w:rsidRPr="00E56613" w:rsidRDefault="00E56613" w:rsidP="00E56613">
      <w:pPr>
        <w:spacing w:before="0" w:beforeAutospacing="0" w:after="0" w:afterAutospacing="0" w:line="240" w:lineRule="auto"/>
        <w:ind w:left="180"/>
        <w:jc w:val="both"/>
        <w:rPr>
          <w:rFonts w:ascii="David" w:eastAsia="Times New Roman" w:hAnsi="David" w:cs="David"/>
          <w:snapToGrid w:val="0"/>
          <w:sz w:val="24"/>
          <w:szCs w:val="24"/>
          <w:rtl/>
        </w:rPr>
      </w:pPr>
    </w:p>
    <w:p w14:paraId="52646B71" w14:textId="77777777" w:rsidR="00E56613" w:rsidRPr="00AD35D2" w:rsidRDefault="00E56613" w:rsidP="00E56613">
      <w:pPr>
        <w:spacing w:before="0" w:beforeAutospacing="0" w:after="0" w:afterAutospacing="0" w:line="240" w:lineRule="auto"/>
        <w:ind w:left="180"/>
        <w:jc w:val="both"/>
        <w:rPr>
          <w:rFonts w:ascii="David" w:eastAsia="Times New Roman" w:hAnsi="David" w:cs="David"/>
          <w:snapToGrid w:val="0"/>
          <w:color w:val="00B0F0"/>
          <w:sz w:val="24"/>
          <w:szCs w:val="24"/>
          <w:rtl/>
        </w:rPr>
      </w:pPr>
      <w:r w:rsidRPr="00E56613">
        <w:rPr>
          <w:rFonts w:ascii="David" w:eastAsia="Times New Roman" w:hAnsi="David" w:cs="David"/>
          <w:snapToGrid w:val="0"/>
          <w:sz w:val="24"/>
          <w:szCs w:val="24"/>
          <w:rtl/>
        </w:rPr>
        <w:t>לכבוד</w:t>
      </w:r>
    </w:p>
    <w:sdt>
      <w:sdtPr>
        <w:rPr>
          <w:rFonts w:ascii="David" w:eastAsia="Times New Roman" w:hAnsi="David" w:cs="David"/>
          <w:snapToGrid w:val="0"/>
          <w:sz w:val="24"/>
          <w:szCs w:val="24"/>
          <w:u w:val="single"/>
          <w:rtl/>
        </w:rPr>
        <w:alias w:val="שם ספק"/>
        <w:tag w:val="cntSupllierName"/>
        <w:id w:val="81811456"/>
        <w:placeholder>
          <w:docPart w:val="3693E7D64992411CA69E6BC0F59EB851"/>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sdtContent>
        <w:p w14:paraId="717AB06E" w14:textId="77777777" w:rsidR="00E56613" w:rsidRPr="00E56613" w:rsidRDefault="00AD35D2" w:rsidP="00E56613">
          <w:pPr>
            <w:spacing w:before="0" w:beforeAutospacing="0" w:after="0" w:afterAutospacing="0" w:line="240" w:lineRule="auto"/>
            <w:ind w:left="180"/>
            <w:jc w:val="both"/>
            <w:rPr>
              <w:rFonts w:ascii="David" w:eastAsia="Times New Roman" w:hAnsi="David" w:cs="David"/>
              <w:snapToGrid w:val="0"/>
              <w:sz w:val="24"/>
              <w:szCs w:val="24"/>
              <w:u w:val="single"/>
              <w:rtl/>
            </w:rPr>
          </w:pPr>
          <w:r w:rsidRPr="00B747E7">
            <w:rPr>
              <w:rStyle w:val="a8"/>
              <w:rtl/>
            </w:rPr>
            <w:t>[שם ספק]</w:t>
          </w:r>
        </w:p>
      </w:sdtContent>
    </w:sdt>
    <w:p w14:paraId="0ACF58C3" w14:textId="77777777" w:rsidR="00E56613" w:rsidRPr="00E56613" w:rsidRDefault="00E56613" w:rsidP="00E56613">
      <w:pPr>
        <w:spacing w:before="0" w:beforeAutospacing="0" w:after="0" w:afterAutospacing="0" w:line="240" w:lineRule="auto"/>
        <w:ind w:left="180"/>
        <w:jc w:val="both"/>
        <w:rPr>
          <w:rFonts w:ascii="David" w:eastAsia="Times New Roman" w:hAnsi="David" w:cs="David"/>
          <w:snapToGrid w:val="0"/>
          <w:sz w:val="24"/>
          <w:szCs w:val="24"/>
          <w:u w:val="single"/>
          <w:rtl/>
        </w:rPr>
      </w:pPr>
      <w:r w:rsidRPr="00E56613">
        <w:rPr>
          <w:rFonts w:ascii="David" w:eastAsia="Times New Roman" w:hAnsi="David" w:cs="David"/>
          <w:snapToGrid w:val="0"/>
          <w:sz w:val="24"/>
          <w:szCs w:val="24"/>
          <w:u w:val="single"/>
          <w:rtl/>
        </w:rPr>
        <w:t xml:space="preserve">              </w:t>
      </w:r>
    </w:p>
    <w:p w14:paraId="4F8CDA6D" w14:textId="77777777" w:rsidR="00E56613" w:rsidRPr="00E56613" w:rsidRDefault="00E56613" w:rsidP="00E56613">
      <w:pPr>
        <w:spacing w:before="0" w:beforeAutospacing="0" w:after="0" w:afterAutospacing="0" w:line="240" w:lineRule="auto"/>
        <w:ind w:left="180"/>
        <w:jc w:val="both"/>
        <w:rPr>
          <w:rFonts w:ascii="David" w:eastAsia="Times New Roman" w:hAnsi="David" w:cs="David"/>
          <w:snapToGrid w:val="0"/>
          <w:sz w:val="24"/>
          <w:szCs w:val="24"/>
          <w:rtl/>
        </w:rPr>
      </w:pPr>
      <w:r w:rsidRPr="00E56613">
        <w:rPr>
          <w:rFonts w:ascii="David" w:eastAsia="Times New Roman" w:hAnsi="David" w:cs="David"/>
          <w:snapToGrid w:val="0"/>
          <w:sz w:val="24"/>
          <w:szCs w:val="24"/>
          <w:u w:val="single"/>
          <w:rtl/>
        </w:rPr>
        <w:t xml:space="preserve">              </w:t>
      </w:r>
    </w:p>
    <w:p w14:paraId="69A45A2B" w14:textId="77777777" w:rsidR="00E56613" w:rsidRPr="00E56613" w:rsidRDefault="00E56613" w:rsidP="00E56613">
      <w:pPr>
        <w:tabs>
          <w:tab w:val="right" w:pos="6260"/>
          <w:tab w:val="right" w:pos="7080"/>
        </w:tabs>
        <w:spacing w:before="0" w:beforeAutospacing="0" w:after="0" w:afterAutospacing="0" w:line="240" w:lineRule="auto"/>
        <w:ind w:left="240"/>
        <w:rPr>
          <w:rFonts w:ascii="David" w:eastAsia="Times New Roman" w:hAnsi="David" w:cs="David"/>
          <w:b/>
          <w:bCs/>
          <w:snapToGrid w:val="0"/>
          <w:sz w:val="24"/>
          <w:szCs w:val="24"/>
          <w:u w:val="single"/>
          <w:rtl/>
        </w:rPr>
      </w:pPr>
      <w:r w:rsidRPr="00E56613">
        <w:rPr>
          <w:rFonts w:ascii="David" w:eastAsia="Times New Roman" w:hAnsi="David" w:cs="David"/>
          <w:snapToGrid w:val="0"/>
          <w:sz w:val="24"/>
          <w:szCs w:val="24"/>
          <w:rtl/>
        </w:rPr>
        <w:t>ג.א.נ.,</w:t>
      </w:r>
    </w:p>
    <w:p w14:paraId="612403E7" w14:textId="77777777" w:rsidR="00E56613" w:rsidRPr="00E56613" w:rsidRDefault="00E56613" w:rsidP="00E56613">
      <w:pPr>
        <w:tabs>
          <w:tab w:val="right" w:pos="6260"/>
          <w:tab w:val="right" w:pos="7080"/>
        </w:tabs>
        <w:spacing w:before="0" w:beforeAutospacing="0" w:after="0" w:afterAutospacing="0" w:line="240" w:lineRule="auto"/>
        <w:ind w:left="240"/>
        <w:rPr>
          <w:rFonts w:ascii="David" w:eastAsia="Times New Roman" w:hAnsi="David" w:cs="David"/>
          <w:snapToGrid w:val="0"/>
          <w:sz w:val="24"/>
          <w:szCs w:val="24"/>
          <w:rtl/>
        </w:rPr>
      </w:pPr>
    </w:p>
    <w:p w14:paraId="3DB69E6B" w14:textId="77777777" w:rsidR="00E56613" w:rsidRPr="00E56613" w:rsidRDefault="00E56613" w:rsidP="00E56613">
      <w:pPr>
        <w:spacing w:before="0" w:beforeAutospacing="0" w:after="0" w:afterAutospacing="0" w:line="240" w:lineRule="auto"/>
        <w:ind w:left="2500" w:hanging="1134"/>
        <w:rPr>
          <w:rFonts w:ascii="David" w:eastAsia="Times New Roman" w:hAnsi="David" w:cs="David"/>
          <w:snapToGrid w:val="0"/>
          <w:sz w:val="24"/>
          <w:szCs w:val="24"/>
          <w:rtl/>
        </w:rPr>
      </w:pPr>
      <w:r w:rsidRPr="00E56613">
        <w:rPr>
          <w:rFonts w:ascii="David" w:eastAsia="Times New Roman" w:hAnsi="David" w:cs="David"/>
          <w:snapToGrid w:val="0"/>
          <w:sz w:val="24"/>
          <w:szCs w:val="24"/>
          <w:rtl/>
        </w:rPr>
        <w:t>הנדון:</w:t>
      </w:r>
      <w:r w:rsidRPr="00E56613">
        <w:rPr>
          <w:rFonts w:ascii="David" w:eastAsia="Times New Roman" w:hAnsi="David" w:cs="David"/>
          <w:snapToGrid w:val="0"/>
          <w:color w:val="000000"/>
          <w:sz w:val="24"/>
          <w:szCs w:val="24"/>
          <w:rtl/>
        </w:rPr>
        <w:tab/>
      </w:r>
      <w:r w:rsidRPr="00E56613">
        <w:rPr>
          <w:rFonts w:ascii="David" w:eastAsia="Times New Roman" w:hAnsi="David" w:cs="David"/>
          <w:b/>
          <w:bCs/>
          <w:snapToGrid w:val="0"/>
          <w:sz w:val="24"/>
          <w:szCs w:val="24"/>
          <w:rtl/>
        </w:rPr>
        <w:t xml:space="preserve">הסכם לביצוע שינויים - </w:t>
      </w:r>
      <w:r w:rsidRPr="00E56613">
        <w:rPr>
          <w:rFonts w:ascii="David" w:eastAsia="Times New Roman" w:hAnsi="David" w:cs="David"/>
          <w:b/>
          <w:bCs/>
          <w:snapToGrid w:val="0"/>
          <w:sz w:val="24"/>
          <w:szCs w:val="24"/>
          <w:u w:val="single"/>
          <w:rtl/>
        </w:rPr>
        <w:t>דירה מס'     בבניין מס'        פרויקט</w:t>
      </w:r>
    </w:p>
    <w:p w14:paraId="21E83F1F" w14:textId="77777777" w:rsidR="00E56613" w:rsidRPr="00E56613" w:rsidRDefault="00E56613" w:rsidP="00E56613">
      <w:pPr>
        <w:spacing w:before="0" w:beforeAutospacing="0" w:after="0" w:afterAutospacing="0" w:line="240" w:lineRule="auto"/>
        <w:ind w:left="1480" w:hanging="660"/>
        <w:jc w:val="both"/>
        <w:rPr>
          <w:rFonts w:ascii="David" w:eastAsia="Times New Roman" w:hAnsi="David" w:cs="David"/>
          <w:snapToGrid w:val="0"/>
          <w:sz w:val="24"/>
          <w:szCs w:val="24"/>
          <w:rtl/>
        </w:rPr>
      </w:pPr>
    </w:p>
    <w:p w14:paraId="65CA5057" w14:textId="77777777" w:rsidR="00E56613" w:rsidRPr="00E56613" w:rsidRDefault="00E56613" w:rsidP="00E56613">
      <w:pPr>
        <w:spacing w:before="0" w:beforeAutospacing="0" w:after="0" w:afterAutospacing="0" w:line="240" w:lineRule="auto"/>
        <w:ind w:left="1480" w:hanging="660"/>
        <w:jc w:val="both"/>
        <w:rPr>
          <w:rFonts w:ascii="David" w:eastAsia="Times New Roman" w:hAnsi="David" w:cs="David"/>
          <w:snapToGrid w:val="0"/>
          <w:sz w:val="24"/>
          <w:szCs w:val="24"/>
          <w:rtl/>
        </w:rPr>
      </w:pPr>
    </w:p>
    <w:p w14:paraId="1D790FC5" w14:textId="77777777" w:rsidR="00E56613" w:rsidRPr="00E56613" w:rsidRDefault="00E56613" w:rsidP="00E56613">
      <w:pPr>
        <w:spacing w:before="0" w:beforeAutospacing="0" w:after="0" w:afterAutospacing="0" w:line="240" w:lineRule="auto"/>
        <w:ind w:left="660" w:hanging="660"/>
        <w:jc w:val="both"/>
        <w:rPr>
          <w:rFonts w:ascii="David" w:eastAsia="Times New Roman" w:hAnsi="David" w:cs="David"/>
          <w:snapToGrid w:val="0"/>
          <w:sz w:val="24"/>
          <w:szCs w:val="24"/>
          <w:rtl/>
        </w:rPr>
      </w:pPr>
      <w:r w:rsidRPr="00E56613">
        <w:rPr>
          <w:rFonts w:ascii="David" w:eastAsia="Times New Roman" w:hAnsi="David" w:cs="David"/>
          <w:snapToGrid w:val="0"/>
          <w:sz w:val="24"/>
          <w:szCs w:val="24"/>
          <w:rtl/>
        </w:rPr>
        <w:t>1.</w:t>
      </w:r>
      <w:r w:rsidRPr="00E56613">
        <w:rPr>
          <w:rFonts w:ascii="David" w:eastAsia="Times New Roman" w:hAnsi="David" w:cs="David"/>
          <w:snapToGrid w:val="0"/>
          <w:color w:val="000000"/>
          <w:sz w:val="24"/>
          <w:szCs w:val="24"/>
          <w:rtl/>
        </w:rPr>
        <w:tab/>
      </w:r>
      <w:r w:rsidRPr="00E56613">
        <w:rPr>
          <w:rFonts w:ascii="David" w:eastAsia="Times New Roman" w:hAnsi="David" w:cs="David"/>
          <w:snapToGrid w:val="0"/>
          <w:sz w:val="24"/>
          <w:szCs w:val="24"/>
          <w:rtl/>
        </w:rPr>
        <w:t>אנו הח"מ, הקונים של הדירה שבנדון (להלן:"</w:t>
      </w:r>
      <w:r w:rsidRPr="00E56613">
        <w:rPr>
          <w:rFonts w:ascii="David" w:eastAsia="Times New Roman" w:hAnsi="David" w:cs="David"/>
          <w:b/>
          <w:bCs/>
          <w:snapToGrid w:val="0"/>
          <w:sz w:val="24"/>
          <w:szCs w:val="24"/>
          <w:rtl/>
        </w:rPr>
        <w:t>הדירה</w:t>
      </w:r>
      <w:r w:rsidRPr="00E56613">
        <w:rPr>
          <w:rFonts w:ascii="David" w:eastAsia="Times New Roman" w:hAnsi="David" w:cs="David"/>
          <w:snapToGrid w:val="0"/>
          <w:sz w:val="24"/>
          <w:szCs w:val="24"/>
          <w:rtl/>
        </w:rPr>
        <w:t>") עפ"י חוזה מכר מיום ____ (להלן:"</w:t>
      </w:r>
      <w:r w:rsidRPr="00E56613">
        <w:rPr>
          <w:rFonts w:ascii="David" w:eastAsia="Times New Roman" w:hAnsi="David" w:cs="David"/>
          <w:b/>
          <w:bCs/>
          <w:snapToGrid w:val="0"/>
          <w:sz w:val="24"/>
          <w:szCs w:val="24"/>
          <w:rtl/>
        </w:rPr>
        <w:t>חוזה המכר</w:t>
      </w:r>
      <w:r w:rsidRPr="00E56613">
        <w:rPr>
          <w:rFonts w:ascii="David" w:eastAsia="Times New Roman" w:hAnsi="David" w:cs="David"/>
          <w:snapToGrid w:val="0"/>
          <w:sz w:val="24"/>
          <w:szCs w:val="24"/>
          <w:rtl/>
        </w:rPr>
        <w:t>"), מבקשים בזאת להזמין מכם ביצוע עבודות שינויים ותוספות בדירה (להלן:"</w:t>
      </w:r>
      <w:r w:rsidRPr="00E56613">
        <w:rPr>
          <w:rFonts w:ascii="David" w:eastAsia="Times New Roman" w:hAnsi="David" w:cs="David"/>
          <w:b/>
          <w:bCs/>
          <w:snapToGrid w:val="0"/>
          <w:sz w:val="24"/>
          <w:szCs w:val="24"/>
          <w:rtl/>
        </w:rPr>
        <w:t>השינויים</w:t>
      </w:r>
      <w:r w:rsidRPr="00E56613">
        <w:rPr>
          <w:rFonts w:ascii="David" w:eastAsia="Times New Roman" w:hAnsi="David" w:cs="David"/>
          <w:snapToGrid w:val="0"/>
          <w:sz w:val="24"/>
          <w:szCs w:val="24"/>
          <w:rtl/>
        </w:rPr>
        <w:t>"), כמפורט בהזמנה המצורפת להסכם זה כחלק בלתי נפרד הימנו המסומנת כנספח "</w:t>
      </w:r>
      <w:r w:rsidRPr="00E56613">
        <w:rPr>
          <w:rFonts w:ascii="David" w:eastAsia="Times New Roman" w:hAnsi="David" w:cs="David"/>
          <w:b/>
          <w:bCs/>
          <w:snapToGrid w:val="0"/>
          <w:sz w:val="24"/>
          <w:szCs w:val="24"/>
          <w:rtl/>
        </w:rPr>
        <w:t>א</w:t>
      </w:r>
      <w:r w:rsidRPr="00E56613">
        <w:rPr>
          <w:rFonts w:ascii="David" w:eastAsia="Times New Roman" w:hAnsi="David" w:cs="David"/>
          <w:snapToGrid w:val="0"/>
          <w:sz w:val="24"/>
          <w:szCs w:val="24"/>
          <w:rtl/>
        </w:rPr>
        <w:t>" ואשר כוללת, בין היתר, תכנית/תכניות, מפרט הכולל כתב כמויות, מחירים ולוח זמנים לביצוע השינויים (להלן:"</w:t>
      </w:r>
      <w:r w:rsidRPr="00E56613">
        <w:rPr>
          <w:rFonts w:ascii="David" w:eastAsia="Times New Roman" w:hAnsi="David" w:cs="David"/>
          <w:b/>
          <w:bCs/>
          <w:snapToGrid w:val="0"/>
          <w:sz w:val="24"/>
          <w:szCs w:val="24"/>
          <w:rtl/>
        </w:rPr>
        <w:t>ההזמנה</w:t>
      </w:r>
      <w:r w:rsidRPr="00E56613">
        <w:rPr>
          <w:rFonts w:ascii="David" w:eastAsia="Times New Roman" w:hAnsi="David" w:cs="David"/>
          <w:snapToGrid w:val="0"/>
          <w:sz w:val="24"/>
          <w:szCs w:val="24"/>
          <w:rtl/>
        </w:rPr>
        <w:t>") וזאת בתנאים שיפורטו להלן.</w:t>
      </w:r>
    </w:p>
    <w:p w14:paraId="485EBD33" w14:textId="77777777" w:rsidR="00E56613" w:rsidRPr="00E56613" w:rsidRDefault="00E56613" w:rsidP="00E56613">
      <w:pPr>
        <w:spacing w:before="0" w:beforeAutospacing="0" w:after="0" w:afterAutospacing="0" w:line="240" w:lineRule="auto"/>
        <w:ind w:left="660" w:hanging="660"/>
        <w:jc w:val="both"/>
        <w:rPr>
          <w:rFonts w:ascii="David" w:eastAsia="Times New Roman" w:hAnsi="David" w:cs="David"/>
          <w:snapToGrid w:val="0"/>
          <w:sz w:val="24"/>
          <w:szCs w:val="24"/>
          <w:rtl/>
        </w:rPr>
      </w:pPr>
    </w:p>
    <w:p w14:paraId="758D360D" w14:textId="77777777" w:rsidR="00E56613" w:rsidRPr="00E56613" w:rsidRDefault="00E56613" w:rsidP="00E56613">
      <w:pPr>
        <w:spacing w:before="0" w:beforeAutospacing="0" w:after="0" w:afterAutospacing="0" w:line="240" w:lineRule="auto"/>
        <w:ind w:left="660" w:hanging="660"/>
        <w:jc w:val="both"/>
        <w:rPr>
          <w:rFonts w:ascii="David" w:eastAsia="Times New Roman" w:hAnsi="David" w:cs="David"/>
          <w:snapToGrid w:val="0"/>
          <w:sz w:val="24"/>
          <w:szCs w:val="24"/>
          <w:rtl/>
        </w:rPr>
      </w:pPr>
      <w:r w:rsidRPr="00E56613">
        <w:rPr>
          <w:rFonts w:ascii="David" w:eastAsia="Times New Roman" w:hAnsi="David" w:cs="David"/>
          <w:snapToGrid w:val="0"/>
          <w:sz w:val="24"/>
          <w:szCs w:val="24"/>
          <w:rtl/>
        </w:rPr>
        <w:t>2.</w:t>
      </w:r>
      <w:r w:rsidRPr="00E56613">
        <w:rPr>
          <w:rFonts w:ascii="David" w:eastAsia="Times New Roman" w:hAnsi="David" w:cs="David"/>
          <w:snapToGrid w:val="0"/>
          <w:color w:val="000000"/>
          <w:sz w:val="24"/>
          <w:szCs w:val="24"/>
          <w:rtl/>
        </w:rPr>
        <w:tab/>
      </w:r>
      <w:r w:rsidRPr="00E56613">
        <w:rPr>
          <w:rFonts w:ascii="David" w:eastAsia="Times New Roman" w:hAnsi="David" w:cs="David"/>
          <w:snapToGrid w:val="0"/>
          <w:sz w:val="24"/>
          <w:szCs w:val="24"/>
          <w:rtl/>
        </w:rPr>
        <w:t>אתם תהיו אחראים כלפינו, באופן בלעדי, לטיב ביצוע השינויים באותה מתכונת ובאותם תנאים בהם הנכם אחראים כלפינו מכוח כתב האחריות שניתן בקשר לדירה, בכפוף למפורט להלן. כמו כן אנו מודעים ומסכימים לכך ש__________  ו-____________-(להלן ביחד:"</w:t>
      </w:r>
      <w:r w:rsidRPr="00E56613">
        <w:rPr>
          <w:rFonts w:ascii="David" w:eastAsia="Times New Roman" w:hAnsi="David" w:cs="David"/>
          <w:b/>
          <w:bCs/>
          <w:snapToGrid w:val="0"/>
          <w:sz w:val="24"/>
          <w:szCs w:val="24"/>
          <w:rtl/>
        </w:rPr>
        <w:t>החברה</w:t>
      </w:r>
      <w:r w:rsidRPr="00E56613">
        <w:rPr>
          <w:rFonts w:ascii="David" w:eastAsia="Times New Roman" w:hAnsi="David" w:cs="David"/>
          <w:snapToGrid w:val="0"/>
          <w:sz w:val="24"/>
          <w:szCs w:val="24"/>
          <w:rtl/>
        </w:rPr>
        <w:t>") אינן אחראיות כלל לביצוע השינויים, לתכנונם ולכל הכרוך והנובע מכך.</w:t>
      </w:r>
    </w:p>
    <w:p w14:paraId="455F7979" w14:textId="77777777" w:rsidR="00E56613" w:rsidRPr="00E56613" w:rsidRDefault="00E56613" w:rsidP="00E56613">
      <w:pPr>
        <w:spacing w:before="0" w:beforeAutospacing="0" w:after="0" w:afterAutospacing="0" w:line="240" w:lineRule="auto"/>
        <w:ind w:left="660" w:hanging="660"/>
        <w:jc w:val="both"/>
        <w:rPr>
          <w:rFonts w:ascii="David" w:eastAsia="Times New Roman" w:hAnsi="David" w:cs="David"/>
          <w:snapToGrid w:val="0"/>
          <w:sz w:val="24"/>
          <w:szCs w:val="24"/>
          <w:rtl/>
        </w:rPr>
      </w:pPr>
    </w:p>
    <w:p w14:paraId="7AC3EE65" w14:textId="77777777" w:rsidR="00E56613" w:rsidRPr="00E56613" w:rsidRDefault="00E56613" w:rsidP="00E56613">
      <w:pPr>
        <w:spacing w:before="0" w:beforeAutospacing="0" w:after="0" w:afterAutospacing="0" w:line="240" w:lineRule="auto"/>
        <w:ind w:left="660" w:hanging="660"/>
        <w:jc w:val="both"/>
        <w:rPr>
          <w:rFonts w:ascii="David" w:eastAsia="Times New Roman" w:hAnsi="David" w:cs="David"/>
          <w:snapToGrid w:val="0"/>
          <w:sz w:val="24"/>
          <w:szCs w:val="24"/>
          <w:rtl/>
        </w:rPr>
      </w:pPr>
      <w:r w:rsidRPr="00E56613">
        <w:rPr>
          <w:rFonts w:ascii="David" w:eastAsia="Times New Roman" w:hAnsi="David" w:cs="David"/>
          <w:snapToGrid w:val="0"/>
          <w:sz w:val="24"/>
          <w:szCs w:val="24"/>
          <w:rtl/>
        </w:rPr>
        <w:t>3.</w:t>
      </w:r>
      <w:r w:rsidRPr="00E56613">
        <w:rPr>
          <w:rFonts w:ascii="David" w:eastAsia="Times New Roman" w:hAnsi="David" w:cs="David"/>
          <w:snapToGrid w:val="0"/>
          <w:color w:val="000000"/>
          <w:sz w:val="24"/>
          <w:szCs w:val="24"/>
          <w:rtl/>
        </w:rPr>
        <w:tab/>
      </w:r>
      <w:r w:rsidRPr="00E56613">
        <w:rPr>
          <w:rFonts w:ascii="David" w:eastAsia="Times New Roman" w:hAnsi="David" w:cs="David"/>
          <w:snapToGrid w:val="0"/>
          <w:sz w:val="24"/>
          <w:szCs w:val="24"/>
          <w:rtl/>
        </w:rPr>
        <w:t>על אף האמור לעיל באשר לאחריותכם כלפינו מובהר בזאת כדלקמן:</w:t>
      </w:r>
    </w:p>
    <w:p w14:paraId="499D97EB" w14:textId="77777777" w:rsidR="00E56613" w:rsidRPr="00E56613" w:rsidRDefault="00E56613" w:rsidP="00E56613">
      <w:pPr>
        <w:spacing w:before="0" w:beforeAutospacing="0" w:after="0" w:afterAutospacing="0" w:line="240" w:lineRule="auto"/>
        <w:ind w:left="660" w:hanging="660"/>
        <w:jc w:val="both"/>
        <w:rPr>
          <w:rFonts w:ascii="David" w:eastAsia="Times New Roman" w:hAnsi="David" w:cs="David"/>
          <w:snapToGrid w:val="0"/>
          <w:sz w:val="24"/>
          <w:szCs w:val="24"/>
          <w:u w:val="single"/>
          <w:rtl/>
        </w:rPr>
      </w:pPr>
    </w:p>
    <w:p w14:paraId="3DD9FCB2" w14:textId="77777777" w:rsidR="00E56613" w:rsidRPr="00E56613" w:rsidRDefault="00E56613" w:rsidP="00E56613">
      <w:pPr>
        <w:spacing w:before="0" w:beforeAutospacing="0" w:after="0" w:afterAutospacing="0" w:line="240" w:lineRule="auto"/>
        <w:ind w:left="1320" w:hanging="600"/>
        <w:jc w:val="both"/>
        <w:rPr>
          <w:rFonts w:ascii="David" w:eastAsia="Times New Roman" w:hAnsi="David" w:cs="David"/>
          <w:snapToGrid w:val="0"/>
          <w:sz w:val="24"/>
          <w:szCs w:val="24"/>
          <w:rtl/>
        </w:rPr>
      </w:pPr>
      <w:r w:rsidRPr="00E56613">
        <w:rPr>
          <w:rFonts w:ascii="David" w:eastAsia="Times New Roman" w:hAnsi="David" w:cs="David"/>
          <w:snapToGrid w:val="0"/>
          <w:sz w:val="24"/>
          <w:szCs w:val="24"/>
          <w:rtl/>
        </w:rPr>
        <w:t>3.1</w:t>
      </w:r>
      <w:r w:rsidRPr="00E56613">
        <w:rPr>
          <w:rFonts w:ascii="David" w:eastAsia="Times New Roman" w:hAnsi="David" w:cs="David"/>
          <w:snapToGrid w:val="0"/>
          <w:color w:val="000000"/>
          <w:sz w:val="24"/>
          <w:szCs w:val="24"/>
          <w:rtl/>
        </w:rPr>
        <w:tab/>
      </w:r>
      <w:r w:rsidRPr="00E56613">
        <w:rPr>
          <w:rFonts w:ascii="David" w:eastAsia="Times New Roman" w:hAnsi="David" w:cs="David"/>
          <w:snapToGrid w:val="0"/>
          <w:sz w:val="24"/>
          <w:szCs w:val="24"/>
          <w:rtl/>
        </w:rPr>
        <w:t>בכל מקרה שבמסגרת השינויים אנו נספק לכם פריט, מוצר או חומר כלשהו שלא מתוך מבחר שנקבע ע"י החברה, אף אם נרכש אצל ספק המועסק על ידיכם באתר שבנדון, לא תהיו אחראים לטיבו, לאיכותו, לכל פגם או קלקול הקיימים או שיתגלו בו, ולכל ההוצאות שיהיו כרוכות בתיקונו ו/או החלפתו.</w:t>
      </w:r>
    </w:p>
    <w:p w14:paraId="6EC008D6" w14:textId="77777777" w:rsidR="00E56613" w:rsidRPr="00E56613" w:rsidRDefault="00E56613" w:rsidP="00E56613">
      <w:pPr>
        <w:spacing w:before="0" w:beforeAutospacing="0" w:after="0" w:afterAutospacing="0" w:line="240" w:lineRule="auto"/>
        <w:ind w:left="1320" w:hanging="600"/>
        <w:jc w:val="both"/>
        <w:rPr>
          <w:rFonts w:ascii="David" w:eastAsia="Times New Roman" w:hAnsi="David" w:cs="David"/>
          <w:snapToGrid w:val="0"/>
          <w:sz w:val="24"/>
          <w:szCs w:val="24"/>
          <w:rtl/>
        </w:rPr>
      </w:pPr>
    </w:p>
    <w:p w14:paraId="581FE138" w14:textId="77777777" w:rsidR="00E56613" w:rsidRPr="00E56613" w:rsidRDefault="00E56613" w:rsidP="00E56613">
      <w:pPr>
        <w:spacing w:before="0" w:beforeAutospacing="0" w:after="0" w:afterAutospacing="0" w:line="240" w:lineRule="auto"/>
        <w:ind w:left="1320" w:hanging="600"/>
        <w:jc w:val="both"/>
        <w:rPr>
          <w:rFonts w:ascii="David" w:eastAsia="Times New Roman" w:hAnsi="David" w:cs="David"/>
          <w:snapToGrid w:val="0"/>
          <w:sz w:val="24"/>
          <w:szCs w:val="24"/>
          <w:rtl/>
        </w:rPr>
      </w:pPr>
      <w:r w:rsidRPr="00E56613">
        <w:rPr>
          <w:rFonts w:ascii="David" w:eastAsia="Times New Roman" w:hAnsi="David" w:cs="David"/>
          <w:snapToGrid w:val="0"/>
          <w:sz w:val="24"/>
          <w:szCs w:val="24"/>
          <w:rtl/>
        </w:rPr>
        <w:t>3.2</w:t>
      </w:r>
      <w:r w:rsidRPr="00E56613">
        <w:rPr>
          <w:rFonts w:ascii="David" w:eastAsia="Times New Roman" w:hAnsi="David" w:cs="David"/>
          <w:snapToGrid w:val="0"/>
          <w:color w:val="000000"/>
          <w:sz w:val="24"/>
          <w:szCs w:val="24"/>
          <w:rtl/>
        </w:rPr>
        <w:tab/>
      </w:r>
      <w:r w:rsidRPr="00E56613">
        <w:rPr>
          <w:rFonts w:ascii="David" w:eastAsia="Times New Roman" w:hAnsi="David" w:cs="David"/>
          <w:snapToGrid w:val="0"/>
          <w:sz w:val="24"/>
          <w:szCs w:val="24"/>
          <w:rtl/>
        </w:rPr>
        <w:t>בכל מקרה בו במסגרת השינויים אנו נספק פריט/פריטים שערכם הכולל עולה על 10,000 ש"ח נכון ליום החתימה על מסמך זה, אנו מתחייבים לבטחו/לבטחם על חשבוננו, במלוא ערכם, כנגד כל הסיכונים ובכלל זה כנגד כל ליקוי או פגם בפריטים (לרבות כתוצאה מפגיעה בהם בשל ביצוע עבודות על ידכם ו/או ע"י מי מטעמכם), אובדן, גניבה או כל נזק או קלקול מכל סיבה שהיא. בכל מקרה אתם ו/או החברה לא תשאו בכל אחריות, מכל מין וסוג שהוא בקשר עמם. למען הסר ספק מובהר כי בקרות מקרה הביטוח דלעיל, אנו נישא במלוא שיעור ההשתתפות העצמית.</w:t>
      </w:r>
    </w:p>
    <w:p w14:paraId="5A0FF556" w14:textId="77777777" w:rsidR="00E56613" w:rsidRPr="00E56613" w:rsidRDefault="00E56613" w:rsidP="00E56613">
      <w:pPr>
        <w:spacing w:before="0" w:beforeAutospacing="0" w:after="0" w:afterAutospacing="0" w:line="240" w:lineRule="auto"/>
        <w:ind w:left="1320" w:hanging="600"/>
        <w:jc w:val="both"/>
        <w:rPr>
          <w:rFonts w:ascii="David" w:eastAsia="Times New Roman" w:hAnsi="David" w:cs="David"/>
          <w:snapToGrid w:val="0"/>
          <w:sz w:val="24"/>
          <w:szCs w:val="24"/>
          <w:rtl/>
        </w:rPr>
      </w:pPr>
    </w:p>
    <w:p w14:paraId="3143D5D6" w14:textId="77777777" w:rsidR="00E56613" w:rsidRPr="00E56613" w:rsidRDefault="00E56613" w:rsidP="00E56613">
      <w:pPr>
        <w:spacing w:before="0" w:beforeAutospacing="0" w:after="0" w:afterAutospacing="0" w:line="240" w:lineRule="auto"/>
        <w:ind w:left="660" w:hanging="660"/>
        <w:jc w:val="both"/>
        <w:rPr>
          <w:rFonts w:ascii="David" w:eastAsia="Times New Roman" w:hAnsi="David" w:cs="David"/>
          <w:snapToGrid w:val="0"/>
          <w:sz w:val="24"/>
          <w:szCs w:val="24"/>
          <w:rtl/>
        </w:rPr>
      </w:pPr>
      <w:r w:rsidRPr="00E56613">
        <w:rPr>
          <w:rFonts w:ascii="David" w:eastAsia="Times New Roman" w:hAnsi="David" w:cs="David"/>
          <w:snapToGrid w:val="0"/>
          <w:sz w:val="24"/>
          <w:szCs w:val="24"/>
          <w:rtl/>
        </w:rPr>
        <w:t>4.</w:t>
      </w:r>
      <w:r w:rsidRPr="00E56613">
        <w:rPr>
          <w:rFonts w:ascii="David" w:eastAsia="Times New Roman" w:hAnsi="David" w:cs="David"/>
          <w:snapToGrid w:val="0"/>
          <w:color w:val="000000"/>
          <w:sz w:val="24"/>
          <w:szCs w:val="24"/>
          <w:rtl/>
        </w:rPr>
        <w:tab/>
      </w:r>
      <w:r w:rsidRPr="00E56613">
        <w:rPr>
          <w:rFonts w:ascii="David" w:eastAsia="Times New Roman" w:hAnsi="David" w:cs="David"/>
          <w:snapToGrid w:val="0"/>
          <w:sz w:val="24"/>
          <w:szCs w:val="24"/>
          <w:rtl/>
        </w:rPr>
        <w:t>אינכם מחוייבים להתקין כל פריט שסופק על ידינו בכל מקרה שהפריט אינו מתאים בדיוק למערכת או לתכנית או למפרטי המכר.</w:t>
      </w:r>
    </w:p>
    <w:p w14:paraId="126F344F" w14:textId="77777777" w:rsidR="00E56613" w:rsidRPr="00E56613" w:rsidRDefault="00E56613" w:rsidP="00E56613">
      <w:pPr>
        <w:spacing w:before="0" w:beforeAutospacing="0" w:after="0" w:afterAutospacing="0" w:line="240" w:lineRule="auto"/>
        <w:ind w:left="660" w:hanging="660"/>
        <w:jc w:val="both"/>
        <w:rPr>
          <w:rFonts w:ascii="David" w:eastAsia="Times New Roman" w:hAnsi="David" w:cs="David"/>
          <w:snapToGrid w:val="0"/>
          <w:sz w:val="24"/>
          <w:szCs w:val="24"/>
          <w:rtl/>
        </w:rPr>
      </w:pPr>
    </w:p>
    <w:p w14:paraId="4F366BB4" w14:textId="77777777" w:rsidR="00E56613" w:rsidRPr="00E56613" w:rsidRDefault="00E56613" w:rsidP="00E56613">
      <w:pPr>
        <w:spacing w:before="0" w:beforeAutospacing="0" w:after="0" w:afterAutospacing="0" w:line="240" w:lineRule="auto"/>
        <w:ind w:left="660" w:hanging="660"/>
        <w:jc w:val="both"/>
        <w:rPr>
          <w:rFonts w:ascii="David" w:eastAsia="Times New Roman" w:hAnsi="David" w:cs="David"/>
          <w:snapToGrid w:val="0"/>
          <w:sz w:val="24"/>
          <w:szCs w:val="24"/>
          <w:rtl/>
        </w:rPr>
      </w:pPr>
      <w:r w:rsidRPr="00E56613">
        <w:rPr>
          <w:rFonts w:ascii="David" w:eastAsia="Times New Roman" w:hAnsi="David" w:cs="David"/>
          <w:snapToGrid w:val="0"/>
          <w:sz w:val="24"/>
          <w:szCs w:val="24"/>
          <w:rtl/>
        </w:rPr>
        <w:t>5.</w:t>
      </w:r>
      <w:r w:rsidRPr="00E56613">
        <w:rPr>
          <w:rFonts w:ascii="David" w:eastAsia="Times New Roman" w:hAnsi="David" w:cs="David"/>
          <w:snapToGrid w:val="0"/>
          <w:color w:val="000000"/>
          <w:sz w:val="24"/>
          <w:szCs w:val="24"/>
          <w:rtl/>
        </w:rPr>
        <w:tab/>
      </w:r>
      <w:r w:rsidRPr="00E56613">
        <w:rPr>
          <w:rFonts w:ascii="David" w:eastAsia="Times New Roman" w:hAnsi="David" w:cs="David"/>
          <w:snapToGrid w:val="0"/>
          <w:sz w:val="24"/>
          <w:szCs w:val="24"/>
          <w:rtl/>
        </w:rPr>
        <w:t>בכל מקרה בו לא ניתן יהיה להשיג חומר מסויים הנדרש לביצוע השינויים לפני מועד ביצועם, תודיעונו על כך ותהיו זכאים, לפי שיקול דעתכם המוחלט, לראות ההזמנה כבטלה לגבי אותו שינוי ולבצע את העבודה בהתאם לתנאי מפרטי המכר הסטנדרטי, בכפוף לכך שתודיעונו על כך בכתב.</w:t>
      </w:r>
    </w:p>
    <w:p w14:paraId="75CEAA49" w14:textId="77777777" w:rsidR="00E56613" w:rsidRPr="00E56613" w:rsidRDefault="00E56613" w:rsidP="00E56613">
      <w:pPr>
        <w:spacing w:before="0" w:beforeAutospacing="0" w:after="0" w:afterAutospacing="0" w:line="240" w:lineRule="auto"/>
        <w:ind w:left="660" w:hanging="660"/>
        <w:jc w:val="both"/>
        <w:rPr>
          <w:rFonts w:ascii="David" w:eastAsia="Times New Roman" w:hAnsi="David" w:cs="David"/>
          <w:snapToGrid w:val="0"/>
          <w:sz w:val="24"/>
          <w:szCs w:val="24"/>
          <w:rtl/>
        </w:rPr>
      </w:pPr>
    </w:p>
    <w:p w14:paraId="1467A0D1" w14:textId="77777777" w:rsidR="00E56613" w:rsidRPr="00E56613" w:rsidRDefault="00E56613" w:rsidP="00E56613">
      <w:pPr>
        <w:spacing w:before="0" w:beforeAutospacing="0" w:after="0" w:afterAutospacing="0" w:line="240" w:lineRule="auto"/>
        <w:ind w:left="660" w:hanging="660"/>
        <w:jc w:val="both"/>
        <w:rPr>
          <w:rFonts w:ascii="David" w:eastAsia="Times New Roman" w:hAnsi="David" w:cs="David"/>
          <w:snapToGrid w:val="0"/>
          <w:sz w:val="24"/>
          <w:szCs w:val="24"/>
          <w:rtl/>
        </w:rPr>
      </w:pPr>
      <w:r w:rsidRPr="00E56613">
        <w:rPr>
          <w:rFonts w:ascii="David" w:eastAsia="Times New Roman" w:hAnsi="David" w:cs="David"/>
          <w:snapToGrid w:val="0"/>
          <w:sz w:val="24"/>
          <w:szCs w:val="24"/>
          <w:rtl/>
        </w:rPr>
        <w:t>6.</w:t>
      </w:r>
      <w:r w:rsidRPr="00E56613">
        <w:rPr>
          <w:rFonts w:ascii="David" w:eastAsia="Times New Roman" w:hAnsi="David" w:cs="David"/>
          <w:snapToGrid w:val="0"/>
          <w:color w:val="000000"/>
          <w:sz w:val="24"/>
          <w:szCs w:val="24"/>
          <w:rtl/>
        </w:rPr>
        <w:tab/>
      </w:r>
      <w:r w:rsidRPr="00E56613">
        <w:rPr>
          <w:rFonts w:ascii="David" w:eastAsia="Times New Roman" w:hAnsi="David" w:cs="David"/>
          <w:snapToGrid w:val="0"/>
          <w:sz w:val="24"/>
          <w:szCs w:val="24"/>
          <w:rtl/>
        </w:rPr>
        <w:t>ידוע לנו כי אין בביצוע השינויים עפ"י הסכם זה כדי לגרום לדחייה במסירת הדירה/ידוע לנו כי הזמנת שינויים זו גורמת להארכת משך הבניה ותגרום לדחייה במסירת הדירה בפרק זמן של עד __    שבועות (להלן: "</w:t>
      </w:r>
      <w:r w:rsidRPr="00E56613">
        <w:rPr>
          <w:rFonts w:ascii="David" w:eastAsia="Times New Roman" w:hAnsi="David" w:cs="David"/>
          <w:b/>
          <w:bCs/>
          <w:snapToGrid w:val="0"/>
          <w:sz w:val="24"/>
          <w:szCs w:val="24"/>
          <w:rtl/>
        </w:rPr>
        <w:t>תקופת הדחייה</w:t>
      </w:r>
      <w:r w:rsidRPr="00E56613">
        <w:rPr>
          <w:rFonts w:ascii="David" w:eastAsia="Times New Roman" w:hAnsi="David" w:cs="David"/>
          <w:snapToGrid w:val="0"/>
          <w:sz w:val="24"/>
          <w:szCs w:val="24"/>
          <w:rtl/>
        </w:rPr>
        <w:t>") מעבר למועד המסירה הקבוע בחוזה המכר (</w:t>
      </w:r>
      <w:r w:rsidRPr="00E56613">
        <w:rPr>
          <w:rFonts w:ascii="David" w:eastAsia="Times New Roman" w:hAnsi="David" w:cs="David"/>
          <w:b/>
          <w:bCs/>
          <w:snapToGrid w:val="0"/>
          <w:sz w:val="24"/>
          <w:szCs w:val="24"/>
          <w:rtl/>
        </w:rPr>
        <w:t>בצירוף תקופת הדחייה המוצדקת הקבועה בו</w:t>
      </w:r>
      <w:r w:rsidRPr="00E56613">
        <w:rPr>
          <w:rFonts w:ascii="David" w:eastAsia="Times New Roman" w:hAnsi="David" w:cs="David"/>
          <w:snapToGrid w:val="0"/>
          <w:sz w:val="24"/>
          <w:szCs w:val="24"/>
          <w:rtl/>
        </w:rPr>
        <w:t>), גם אם ההזמנה תבוטל כולה או חלקה כאמור בסעיף 5 לעיל.</w:t>
      </w:r>
    </w:p>
    <w:p w14:paraId="669133C9" w14:textId="77777777" w:rsidR="00E56613" w:rsidRPr="00E56613" w:rsidRDefault="00E56613" w:rsidP="00E56613">
      <w:pPr>
        <w:spacing w:before="0" w:beforeAutospacing="0" w:after="0" w:afterAutospacing="0" w:line="240" w:lineRule="auto"/>
        <w:ind w:left="660" w:hanging="660"/>
        <w:jc w:val="both"/>
        <w:rPr>
          <w:rFonts w:ascii="David" w:eastAsia="Times New Roman" w:hAnsi="David" w:cs="David"/>
          <w:snapToGrid w:val="0"/>
          <w:sz w:val="24"/>
          <w:szCs w:val="24"/>
          <w:rtl/>
        </w:rPr>
      </w:pPr>
      <w:r w:rsidRPr="00E56613">
        <w:rPr>
          <w:rFonts w:ascii="David" w:eastAsia="Times New Roman" w:hAnsi="David" w:cs="David"/>
          <w:snapToGrid w:val="0"/>
          <w:color w:val="000000"/>
          <w:sz w:val="24"/>
          <w:szCs w:val="24"/>
          <w:rtl/>
        </w:rPr>
        <w:tab/>
      </w:r>
      <w:r w:rsidRPr="00E56613">
        <w:rPr>
          <w:rFonts w:ascii="David" w:eastAsia="Times New Roman" w:hAnsi="David" w:cs="David"/>
          <w:snapToGrid w:val="0"/>
          <w:sz w:val="24"/>
          <w:szCs w:val="24"/>
          <w:rtl/>
        </w:rPr>
        <w:t>למען הסר ספק מובהר כי לא נהיה זכאים לסעד כלשהו בגין תקופת הדחייה, ותקופת הדחייה תיחשב כ"דחייה מוצדקת", כהגדרתה בחוזה המכר, גם במקרה בו תתארך מעבר לאמור לעיל, בשל גורמים שאינם בשליטתכם.</w:t>
      </w:r>
    </w:p>
    <w:p w14:paraId="6B7C9942" w14:textId="77777777" w:rsidR="00E56613" w:rsidRPr="00E56613" w:rsidRDefault="00E56613" w:rsidP="00E56613">
      <w:pPr>
        <w:spacing w:before="0" w:beforeAutospacing="0" w:after="0" w:afterAutospacing="0" w:line="240" w:lineRule="auto"/>
        <w:ind w:left="1480" w:hanging="660"/>
        <w:jc w:val="both"/>
        <w:rPr>
          <w:rFonts w:ascii="David" w:eastAsia="Times New Roman" w:hAnsi="David" w:cs="David"/>
          <w:snapToGrid w:val="0"/>
          <w:sz w:val="24"/>
          <w:szCs w:val="24"/>
          <w:rtl/>
        </w:rPr>
      </w:pPr>
    </w:p>
    <w:p w14:paraId="261060C1" w14:textId="77777777" w:rsidR="00E56613" w:rsidRPr="00E56613" w:rsidRDefault="00E56613" w:rsidP="00E56613">
      <w:pPr>
        <w:spacing w:before="0" w:beforeAutospacing="0" w:after="0" w:afterAutospacing="0" w:line="240" w:lineRule="auto"/>
        <w:ind w:left="660" w:hanging="660"/>
        <w:jc w:val="both"/>
        <w:rPr>
          <w:rFonts w:ascii="David" w:eastAsia="Times New Roman" w:hAnsi="David" w:cs="David"/>
          <w:snapToGrid w:val="0"/>
          <w:sz w:val="24"/>
          <w:szCs w:val="24"/>
          <w:rtl/>
        </w:rPr>
      </w:pPr>
      <w:r w:rsidRPr="00E56613">
        <w:rPr>
          <w:rFonts w:ascii="David" w:eastAsia="Times New Roman" w:hAnsi="David" w:cs="David"/>
          <w:snapToGrid w:val="0"/>
          <w:sz w:val="24"/>
          <w:szCs w:val="24"/>
          <w:rtl/>
        </w:rPr>
        <w:t>7.</w:t>
      </w:r>
      <w:r w:rsidRPr="00E56613">
        <w:rPr>
          <w:rFonts w:ascii="David" w:eastAsia="Times New Roman" w:hAnsi="David" w:cs="David"/>
          <w:snapToGrid w:val="0"/>
          <w:color w:val="000000"/>
          <w:sz w:val="24"/>
          <w:szCs w:val="24"/>
          <w:rtl/>
        </w:rPr>
        <w:tab/>
      </w:r>
      <w:r w:rsidRPr="00E56613">
        <w:rPr>
          <w:rFonts w:ascii="David" w:eastAsia="Times New Roman" w:hAnsi="David" w:cs="David"/>
          <w:snapToGrid w:val="0"/>
          <w:sz w:val="24"/>
          <w:szCs w:val="24"/>
          <w:rtl/>
        </w:rPr>
        <w:t>ידוע לנו כי אין בהזמנת השינויים עפ"י הסכם זה, גם אם תגרום בפועל לדחייה במועד מסירת הדירה, כדי לגרוע מהתחייבויותינו עפ"י חוזה המכר ו/או כדי לדחות את מועד ביצוען לרבות מועד תשלום יתרת התמורה לחברה בגין הדירה וקיום יתר התחייבויותינו אשר המועד לביצוען עפ"י חוזה המכר הינו למן מועד המסירה הנקוב בו ואילך. מוסכם כי מועד קבלת טופס 4 לבנ</w:t>
      </w:r>
      <w:r w:rsidR="00AD35D2">
        <w:rPr>
          <w:rFonts w:ascii="David" w:eastAsia="Times New Roman" w:hAnsi="David" w:cs="David" w:hint="cs"/>
          <w:snapToGrid w:val="0"/>
          <w:sz w:val="24"/>
          <w:szCs w:val="24"/>
          <w:rtl/>
        </w:rPr>
        <w:t>י</w:t>
      </w:r>
      <w:r w:rsidRPr="00E56613">
        <w:rPr>
          <w:rFonts w:ascii="David" w:eastAsia="Times New Roman" w:hAnsi="David" w:cs="David"/>
          <w:snapToGrid w:val="0"/>
          <w:sz w:val="24"/>
          <w:szCs w:val="24"/>
          <w:rtl/>
        </w:rPr>
        <w:t xml:space="preserve">ין שלא נקבעה בו מניעה לאכלוס הבניין, יחשב כמועד בו הושלמה הדירה עפ"י </w:t>
      </w:r>
      <w:r w:rsidR="00AD35D2" w:rsidRPr="00E56613">
        <w:rPr>
          <w:rFonts w:ascii="David" w:eastAsia="Times New Roman" w:hAnsi="David" w:cs="David" w:hint="cs"/>
          <w:snapToGrid w:val="0"/>
          <w:sz w:val="24"/>
          <w:szCs w:val="24"/>
          <w:rtl/>
        </w:rPr>
        <w:t>התחייבו</w:t>
      </w:r>
      <w:r w:rsidR="00AD35D2" w:rsidRPr="00E56613">
        <w:rPr>
          <w:rFonts w:ascii="David" w:eastAsia="Times New Roman" w:hAnsi="David" w:cs="David" w:hint="eastAsia"/>
          <w:snapToGrid w:val="0"/>
          <w:sz w:val="24"/>
          <w:szCs w:val="24"/>
          <w:rtl/>
        </w:rPr>
        <w:t>ת</w:t>
      </w:r>
      <w:r w:rsidRPr="00E56613">
        <w:rPr>
          <w:rFonts w:ascii="David" w:eastAsia="Times New Roman" w:hAnsi="David" w:cs="David"/>
          <w:snapToGrid w:val="0"/>
          <w:sz w:val="24"/>
          <w:szCs w:val="24"/>
          <w:rtl/>
        </w:rPr>
        <w:t xml:space="preserve"> החברה בחוזה המכר לצורך קביעת המועד המדויק לביצוע התחייבותנו הנזכרות לעיל, וזאת גם אם בעקבות השינויים והתוספות שאנו מזמינים מכם לא תסתיימנה בפועל העבודות בדירה ו/או לא יתקבל טופס 4 לדירה עד למועד הנ"ל.</w:t>
      </w:r>
    </w:p>
    <w:p w14:paraId="5D5C959E" w14:textId="77777777" w:rsidR="00E56613" w:rsidRPr="00E56613" w:rsidRDefault="00E56613" w:rsidP="00E56613">
      <w:pPr>
        <w:spacing w:before="0" w:beforeAutospacing="0" w:after="0" w:afterAutospacing="0" w:line="240" w:lineRule="auto"/>
        <w:ind w:left="660" w:hanging="660"/>
        <w:jc w:val="both"/>
        <w:rPr>
          <w:rFonts w:ascii="David" w:eastAsia="Times New Roman" w:hAnsi="David" w:cs="David"/>
          <w:snapToGrid w:val="0"/>
          <w:sz w:val="24"/>
          <w:szCs w:val="24"/>
          <w:u w:val="single"/>
          <w:rtl/>
        </w:rPr>
      </w:pPr>
    </w:p>
    <w:p w14:paraId="43E4AF81" w14:textId="77777777" w:rsidR="00E56613" w:rsidRPr="00E56613" w:rsidRDefault="00E56613" w:rsidP="00E56613">
      <w:pPr>
        <w:spacing w:before="0" w:beforeAutospacing="0" w:after="0" w:afterAutospacing="0" w:line="240" w:lineRule="auto"/>
        <w:ind w:left="660" w:hanging="660"/>
        <w:jc w:val="both"/>
        <w:rPr>
          <w:rFonts w:ascii="David" w:eastAsia="Times New Roman" w:hAnsi="David" w:cs="David"/>
          <w:snapToGrid w:val="0"/>
          <w:sz w:val="24"/>
          <w:szCs w:val="24"/>
          <w:rtl/>
        </w:rPr>
      </w:pPr>
      <w:r w:rsidRPr="00E56613">
        <w:rPr>
          <w:rFonts w:ascii="David" w:eastAsia="Times New Roman" w:hAnsi="David" w:cs="David"/>
          <w:snapToGrid w:val="0"/>
          <w:sz w:val="24"/>
          <w:szCs w:val="24"/>
          <w:rtl/>
        </w:rPr>
        <w:t>8.</w:t>
      </w:r>
      <w:r w:rsidRPr="00E56613">
        <w:rPr>
          <w:rFonts w:ascii="David" w:eastAsia="Times New Roman" w:hAnsi="David" w:cs="David"/>
          <w:snapToGrid w:val="0"/>
          <w:color w:val="000000"/>
          <w:sz w:val="24"/>
          <w:szCs w:val="24"/>
          <w:rtl/>
        </w:rPr>
        <w:tab/>
      </w:r>
      <w:r w:rsidRPr="00E56613">
        <w:rPr>
          <w:rFonts w:ascii="David" w:eastAsia="Times New Roman" w:hAnsi="David" w:cs="David"/>
          <w:snapToGrid w:val="0"/>
          <w:sz w:val="24"/>
          <w:szCs w:val="24"/>
          <w:rtl/>
        </w:rPr>
        <w:t>מודגש בזה כי אינכם אחראים לגוונים ולצבעים של הפריטים ולהתאמתם ההדדית. הדבר אמור הן לגבי פריטים המסופקים על ידינו והן לגבי פריטים המסופקים על ידכם.</w:t>
      </w:r>
    </w:p>
    <w:p w14:paraId="372DD14A" w14:textId="77777777" w:rsidR="00E56613" w:rsidRPr="00E56613" w:rsidRDefault="00E56613" w:rsidP="00E56613">
      <w:pPr>
        <w:spacing w:before="0" w:beforeAutospacing="0" w:after="0" w:afterAutospacing="0" w:line="240" w:lineRule="auto"/>
        <w:ind w:left="660" w:hanging="660"/>
        <w:jc w:val="both"/>
        <w:rPr>
          <w:rFonts w:ascii="David" w:eastAsia="Times New Roman" w:hAnsi="David" w:cs="David"/>
          <w:snapToGrid w:val="0"/>
          <w:sz w:val="24"/>
          <w:szCs w:val="24"/>
          <w:rtl/>
        </w:rPr>
      </w:pPr>
    </w:p>
    <w:p w14:paraId="73C2CD29" w14:textId="77777777" w:rsidR="00E56613" w:rsidRPr="00E56613" w:rsidRDefault="00E56613" w:rsidP="00E56613">
      <w:pPr>
        <w:spacing w:before="0" w:beforeAutospacing="0" w:after="0" w:afterAutospacing="0" w:line="240" w:lineRule="auto"/>
        <w:ind w:left="660" w:hanging="660"/>
        <w:jc w:val="both"/>
        <w:rPr>
          <w:rFonts w:ascii="David" w:eastAsia="Times New Roman" w:hAnsi="David" w:cs="David"/>
          <w:snapToGrid w:val="0"/>
          <w:sz w:val="24"/>
          <w:szCs w:val="24"/>
          <w:rtl/>
        </w:rPr>
      </w:pPr>
      <w:r w:rsidRPr="00E56613">
        <w:rPr>
          <w:rFonts w:ascii="David" w:eastAsia="Times New Roman" w:hAnsi="David" w:cs="David"/>
          <w:snapToGrid w:val="0"/>
          <w:sz w:val="24"/>
          <w:szCs w:val="24"/>
          <w:rtl/>
        </w:rPr>
        <w:t>9.</w:t>
      </w:r>
      <w:r w:rsidRPr="00E56613">
        <w:rPr>
          <w:rFonts w:ascii="David" w:eastAsia="Times New Roman" w:hAnsi="David" w:cs="David"/>
          <w:snapToGrid w:val="0"/>
          <w:color w:val="000000"/>
          <w:sz w:val="24"/>
          <w:szCs w:val="24"/>
          <w:rtl/>
        </w:rPr>
        <w:tab/>
      </w:r>
      <w:r w:rsidRPr="00E56613">
        <w:rPr>
          <w:rFonts w:ascii="David" w:eastAsia="Times New Roman" w:hAnsi="David" w:cs="David"/>
          <w:snapToGrid w:val="0"/>
          <w:sz w:val="24"/>
          <w:szCs w:val="24"/>
          <w:rtl/>
        </w:rPr>
        <w:t>הסכם זה יחייב אתכם רק לאחר חתימתכם עליו ובכפוף לתנאים הבאים:</w:t>
      </w:r>
    </w:p>
    <w:p w14:paraId="13459077" w14:textId="77777777" w:rsidR="00E56613" w:rsidRPr="00E56613" w:rsidRDefault="00E56613" w:rsidP="00E56613">
      <w:pPr>
        <w:spacing w:before="0" w:beforeAutospacing="0" w:after="0" w:afterAutospacing="0" w:line="240" w:lineRule="auto"/>
        <w:ind w:left="660" w:hanging="660"/>
        <w:jc w:val="both"/>
        <w:rPr>
          <w:rFonts w:ascii="David" w:eastAsia="Times New Roman" w:hAnsi="David" w:cs="David"/>
          <w:snapToGrid w:val="0"/>
          <w:sz w:val="24"/>
          <w:szCs w:val="24"/>
          <w:rtl/>
        </w:rPr>
      </w:pPr>
    </w:p>
    <w:p w14:paraId="6EC3CE5D" w14:textId="77777777" w:rsidR="00E56613" w:rsidRPr="00E56613" w:rsidRDefault="00E56613" w:rsidP="00E56613">
      <w:pPr>
        <w:spacing w:before="0" w:beforeAutospacing="0" w:after="0" w:afterAutospacing="0" w:line="240" w:lineRule="auto"/>
        <w:ind w:left="1320" w:hanging="600"/>
        <w:jc w:val="both"/>
        <w:rPr>
          <w:rFonts w:ascii="David" w:eastAsia="Times New Roman" w:hAnsi="David" w:cs="David"/>
          <w:snapToGrid w:val="0"/>
          <w:sz w:val="24"/>
          <w:szCs w:val="24"/>
          <w:rtl/>
        </w:rPr>
      </w:pPr>
      <w:r w:rsidRPr="00E56613">
        <w:rPr>
          <w:rFonts w:ascii="David" w:eastAsia="Times New Roman" w:hAnsi="David" w:cs="David"/>
          <w:snapToGrid w:val="0"/>
          <w:sz w:val="24"/>
          <w:szCs w:val="24"/>
          <w:rtl/>
        </w:rPr>
        <w:t>9.1</w:t>
      </w:r>
      <w:r w:rsidRPr="00E56613">
        <w:rPr>
          <w:rFonts w:ascii="David" w:eastAsia="Times New Roman" w:hAnsi="David" w:cs="David"/>
          <w:snapToGrid w:val="0"/>
          <w:color w:val="000000"/>
          <w:sz w:val="24"/>
          <w:szCs w:val="24"/>
          <w:rtl/>
        </w:rPr>
        <w:tab/>
      </w:r>
      <w:r w:rsidRPr="00E56613">
        <w:rPr>
          <w:rFonts w:ascii="David" w:eastAsia="Times New Roman" w:hAnsi="David" w:cs="David"/>
          <w:snapToGrid w:val="0"/>
          <w:sz w:val="24"/>
          <w:szCs w:val="24"/>
          <w:rtl/>
        </w:rPr>
        <w:t>נחתם חוזה מכר מפורט בין החברה לביננו ושולמו על ידינו לחברה לפחות 20% ממחיר הדירה.</w:t>
      </w:r>
    </w:p>
    <w:p w14:paraId="68D0BB45" w14:textId="77777777" w:rsidR="00E56613" w:rsidRPr="00E56613" w:rsidRDefault="00E56613" w:rsidP="00E56613">
      <w:pPr>
        <w:spacing w:before="0" w:beforeAutospacing="0" w:after="0" w:afterAutospacing="0" w:line="240" w:lineRule="auto"/>
        <w:ind w:left="1320" w:hanging="600"/>
        <w:jc w:val="both"/>
        <w:rPr>
          <w:rFonts w:ascii="David" w:eastAsia="Times New Roman" w:hAnsi="David" w:cs="David"/>
          <w:snapToGrid w:val="0"/>
          <w:sz w:val="24"/>
          <w:szCs w:val="24"/>
          <w:rtl/>
        </w:rPr>
      </w:pPr>
    </w:p>
    <w:p w14:paraId="2AAD3F14" w14:textId="77777777" w:rsidR="00E56613" w:rsidRPr="00E56613" w:rsidRDefault="00E56613" w:rsidP="00E56613">
      <w:pPr>
        <w:spacing w:before="0" w:beforeAutospacing="0" w:after="0" w:afterAutospacing="0" w:line="240" w:lineRule="auto"/>
        <w:ind w:left="1320" w:hanging="600"/>
        <w:jc w:val="both"/>
        <w:rPr>
          <w:rFonts w:ascii="David" w:eastAsia="Times New Roman" w:hAnsi="David" w:cs="David"/>
          <w:snapToGrid w:val="0"/>
          <w:sz w:val="24"/>
          <w:szCs w:val="24"/>
          <w:rtl/>
        </w:rPr>
      </w:pPr>
      <w:r w:rsidRPr="00E56613">
        <w:rPr>
          <w:rFonts w:ascii="David" w:eastAsia="Times New Roman" w:hAnsi="David" w:cs="David"/>
          <w:snapToGrid w:val="0"/>
          <w:sz w:val="24"/>
          <w:szCs w:val="24"/>
          <w:rtl/>
        </w:rPr>
        <w:t>9.2</w:t>
      </w:r>
      <w:r w:rsidRPr="00E56613">
        <w:rPr>
          <w:rFonts w:ascii="David" w:eastAsia="Times New Roman" w:hAnsi="David" w:cs="David"/>
          <w:snapToGrid w:val="0"/>
          <w:color w:val="000000"/>
          <w:sz w:val="24"/>
          <w:szCs w:val="24"/>
          <w:rtl/>
        </w:rPr>
        <w:tab/>
      </w:r>
      <w:r w:rsidRPr="00E56613">
        <w:rPr>
          <w:rFonts w:ascii="David" w:eastAsia="Times New Roman" w:hAnsi="David" w:cs="David"/>
          <w:snapToGrid w:val="0"/>
          <w:sz w:val="24"/>
          <w:szCs w:val="24"/>
          <w:rtl/>
        </w:rPr>
        <w:t>ההזמנה אושרה על ידכם על כל פרטיה ו/או בכפיפה למתכונת שאושרה על ידכם.</w:t>
      </w:r>
    </w:p>
    <w:p w14:paraId="5359A327" w14:textId="77777777" w:rsidR="00E56613" w:rsidRPr="00E56613" w:rsidRDefault="00E56613" w:rsidP="00E56613">
      <w:pPr>
        <w:spacing w:before="0" w:beforeAutospacing="0" w:after="0" w:afterAutospacing="0" w:line="240" w:lineRule="auto"/>
        <w:ind w:left="1320" w:hanging="600"/>
        <w:jc w:val="both"/>
        <w:rPr>
          <w:rFonts w:ascii="David" w:eastAsia="Times New Roman" w:hAnsi="David" w:cs="David"/>
          <w:snapToGrid w:val="0"/>
          <w:sz w:val="24"/>
          <w:szCs w:val="24"/>
          <w:rtl/>
        </w:rPr>
      </w:pPr>
    </w:p>
    <w:p w14:paraId="30D4F48C" w14:textId="77777777" w:rsidR="00E56613" w:rsidRPr="00E56613" w:rsidRDefault="00E56613" w:rsidP="00E56613">
      <w:pPr>
        <w:spacing w:before="0" w:beforeAutospacing="0" w:after="0" w:afterAutospacing="0" w:line="240" w:lineRule="auto"/>
        <w:ind w:left="1320" w:hanging="600"/>
        <w:jc w:val="both"/>
        <w:rPr>
          <w:rFonts w:ascii="David" w:eastAsia="Times New Roman" w:hAnsi="David" w:cs="David"/>
          <w:snapToGrid w:val="0"/>
          <w:sz w:val="24"/>
          <w:szCs w:val="24"/>
          <w:rtl/>
        </w:rPr>
      </w:pPr>
      <w:r w:rsidRPr="00E56613">
        <w:rPr>
          <w:rFonts w:ascii="David" w:eastAsia="Times New Roman" w:hAnsi="David" w:cs="David"/>
          <w:snapToGrid w:val="0"/>
          <w:color w:val="000000"/>
          <w:sz w:val="24"/>
          <w:szCs w:val="24"/>
          <w:rtl/>
        </w:rPr>
        <w:tab/>
      </w:r>
      <w:r w:rsidRPr="00E56613">
        <w:rPr>
          <w:rFonts w:ascii="David" w:eastAsia="Times New Roman" w:hAnsi="David" w:cs="David"/>
          <w:snapToGrid w:val="0"/>
          <w:sz w:val="24"/>
          <w:szCs w:val="24"/>
          <w:rtl/>
        </w:rPr>
        <w:t>ידוע לנו כי הנכם רשאים שלא לקבל ההזמנה, כולה או חלקה, לפי שיקול דעתכם הבלעדי. כמו כן ידוע לנו כי ביצוע השינויים בפועל מותנה בזכות החברה ו/או מי מטעמה להתנגד לביצועם.</w:t>
      </w:r>
    </w:p>
    <w:p w14:paraId="74B66F7B" w14:textId="77777777" w:rsidR="00E56613" w:rsidRPr="00E56613" w:rsidRDefault="00E56613" w:rsidP="00E56613">
      <w:pPr>
        <w:spacing w:before="0" w:beforeAutospacing="0" w:after="0" w:afterAutospacing="0" w:line="240" w:lineRule="auto"/>
        <w:ind w:left="1320" w:hanging="600"/>
        <w:jc w:val="both"/>
        <w:rPr>
          <w:rFonts w:ascii="David" w:eastAsia="Times New Roman" w:hAnsi="David" w:cs="David"/>
          <w:snapToGrid w:val="0"/>
          <w:sz w:val="24"/>
          <w:szCs w:val="24"/>
          <w:u w:val="single"/>
          <w:rtl/>
        </w:rPr>
      </w:pPr>
    </w:p>
    <w:p w14:paraId="15DFAC9C" w14:textId="77777777" w:rsidR="00E56613" w:rsidRPr="00E56613" w:rsidRDefault="00E56613" w:rsidP="00E56613">
      <w:pPr>
        <w:spacing w:before="0" w:beforeAutospacing="0" w:after="0" w:afterAutospacing="0" w:line="240" w:lineRule="auto"/>
        <w:ind w:left="1320" w:hanging="600"/>
        <w:jc w:val="both"/>
        <w:rPr>
          <w:rFonts w:ascii="David" w:eastAsia="Times New Roman" w:hAnsi="David" w:cs="David"/>
          <w:snapToGrid w:val="0"/>
          <w:sz w:val="24"/>
          <w:szCs w:val="24"/>
          <w:rtl/>
        </w:rPr>
      </w:pPr>
      <w:r w:rsidRPr="00E56613">
        <w:rPr>
          <w:rFonts w:ascii="David" w:eastAsia="Times New Roman" w:hAnsi="David" w:cs="David"/>
          <w:snapToGrid w:val="0"/>
          <w:sz w:val="24"/>
          <w:szCs w:val="24"/>
          <w:rtl/>
        </w:rPr>
        <w:t>9.3</w:t>
      </w:r>
      <w:r w:rsidRPr="00E56613">
        <w:rPr>
          <w:rFonts w:ascii="David" w:eastAsia="Times New Roman" w:hAnsi="David" w:cs="David"/>
          <w:snapToGrid w:val="0"/>
          <w:color w:val="000000"/>
          <w:sz w:val="24"/>
          <w:szCs w:val="24"/>
          <w:rtl/>
        </w:rPr>
        <w:tab/>
      </w:r>
      <w:r w:rsidRPr="00E56613">
        <w:rPr>
          <w:rFonts w:ascii="David" w:eastAsia="Times New Roman" w:hAnsi="David" w:cs="David"/>
          <w:snapToGrid w:val="0"/>
          <w:sz w:val="24"/>
          <w:szCs w:val="24"/>
          <w:rtl/>
        </w:rPr>
        <w:t xml:space="preserve">קבלתם לפחות 50% מהכספים המגיעים לכם </w:t>
      </w:r>
      <w:r w:rsidR="00AD35D2" w:rsidRPr="00E56613">
        <w:rPr>
          <w:rFonts w:ascii="David" w:eastAsia="Times New Roman" w:hAnsi="David" w:cs="David" w:hint="cs"/>
          <w:snapToGrid w:val="0"/>
          <w:sz w:val="24"/>
          <w:szCs w:val="24"/>
          <w:rtl/>
        </w:rPr>
        <w:t>מאתנו</w:t>
      </w:r>
      <w:r w:rsidRPr="00E56613">
        <w:rPr>
          <w:rFonts w:ascii="David" w:eastAsia="Times New Roman" w:hAnsi="David" w:cs="David"/>
          <w:snapToGrid w:val="0"/>
          <w:sz w:val="24"/>
          <w:szCs w:val="24"/>
          <w:rtl/>
        </w:rPr>
        <w:t xml:space="preserve"> במועד חתימת הסכם זה על ידינו ויתרת הכספים המגיעה לכם </w:t>
      </w:r>
      <w:r w:rsidR="00AD35D2" w:rsidRPr="00E56613">
        <w:rPr>
          <w:rFonts w:ascii="David" w:eastAsia="Times New Roman" w:hAnsi="David" w:cs="David" w:hint="cs"/>
          <w:snapToGrid w:val="0"/>
          <w:sz w:val="24"/>
          <w:szCs w:val="24"/>
          <w:rtl/>
        </w:rPr>
        <w:t>מאתנו</w:t>
      </w:r>
      <w:r w:rsidRPr="00E56613">
        <w:rPr>
          <w:rFonts w:ascii="David" w:eastAsia="Times New Roman" w:hAnsi="David" w:cs="David"/>
          <w:snapToGrid w:val="0"/>
          <w:sz w:val="24"/>
          <w:szCs w:val="24"/>
          <w:rtl/>
        </w:rPr>
        <w:t xml:space="preserve"> תשולם לכם עד סמוך לפני המסירה בפועל אלא אם כן סוכם אחרת בהזמנה.</w:t>
      </w:r>
    </w:p>
    <w:p w14:paraId="40ED97F1" w14:textId="77777777" w:rsidR="00E56613" w:rsidRPr="00E56613" w:rsidRDefault="00E56613" w:rsidP="00E56613">
      <w:pPr>
        <w:spacing w:before="0" w:beforeAutospacing="0" w:after="0" w:afterAutospacing="0" w:line="240" w:lineRule="auto"/>
        <w:ind w:left="1320" w:hanging="600"/>
        <w:jc w:val="both"/>
        <w:rPr>
          <w:rFonts w:ascii="David" w:eastAsia="Times New Roman" w:hAnsi="David" w:cs="David"/>
          <w:snapToGrid w:val="0"/>
          <w:sz w:val="24"/>
          <w:szCs w:val="24"/>
          <w:rtl/>
        </w:rPr>
      </w:pPr>
    </w:p>
    <w:p w14:paraId="75EAC606" w14:textId="77777777" w:rsidR="00E56613" w:rsidRPr="00E56613" w:rsidRDefault="00E56613" w:rsidP="00E56613">
      <w:pPr>
        <w:spacing w:before="0" w:beforeAutospacing="0" w:after="0" w:afterAutospacing="0" w:line="240" w:lineRule="auto"/>
        <w:ind w:left="660" w:hanging="660"/>
        <w:jc w:val="both"/>
        <w:rPr>
          <w:rFonts w:ascii="David" w:eastAsia="Times New Roman" w:hAnsi="David" w:cs="David"/>
          <w:snapToGrid w:val="0"/>
          <w:sz w:val="24"/>
          <w:szCs w:val="24"/>
          <w:rtl/>
        </w:rPr>
      </w:pPr>
      <w:r w:rsidRPr="00E56613">
        <w:rPr>
          <w:rFonts w:ascii="David" w:eastAsia="Times New Roman" w:hAnsi="David" w:cs="David"/>
          <w:snapToGrid w:val="0"/>
          <w:sz w:val="24"/>
          <w:szCs w:val="24"/>
          <w:rtl/>
        </w:rPr>
        <w:t>10.</w:t>
      </w:r>
      <w:r w:rsidRPr="00E56613">
        <w:rPr>
          <w:rFonts w:ascii="David" w:eastAsia="Times New Roman" w:hAnsi="David" w:cs="David"/>
          <w:snapToGrid w:val="0"/>
          <w:color w:val="000000"/>
          <w:sz w:val="24"/>
          <w:szCs w:val="24"/>
          <w:rtl/>
        </w:rPr>
        <w:tab/>
      </w:r>
      <w:r w:rsidRPr="00E56613">
        <w:rPr>
          <w:rFonts w:ascii="David" w:eastAsia="Times New Roman" w:hAnsi="David" w:cs="David"/>
          <w:snapToGrid w:val="0"/>
          <w:sz w:val="24"/>
          <w:szCs w:val="24"/>
          <w:rtl/>
        </w:rPr>
        <w:t>ידוע לנו כי אין בהעברת הסכם זה לאישור החברה ו/או יועציה כדי ליצור יריבות ביננו לבין החברה בכל הנוגע לשינויים, וכי אין בכך כדי לגרוע מאחריותכם הבלעדית עפ"י הסכם זה.</w:t>
      </w:r>
    </w:p>
    <w:p w14:paraId="4ABBCD57" w14:textId="77777777" w:rsidR="00E56613" w:rsidRPr="00E56613" w:rsidRDefault="00E56613" w:rsidP="00E56613">
      <w:pPr>
        <w:spacing w:before="0" w:beforeAutospacing="0" w:after="0" w:afterAutospacing="0" w:line="240" w:lineRule="auto"/>
        <w:ind w:left="660" w:hanging="660"/>
        <w:jc w:val="both"/>
        <w:rPr>
          <w:rFonts w:ascii="David" w:eastAsia="Times New Roman" w:hAnsi="David" w:cs="David"/>
          <w:snapToGrid w:val="0"/>
          <w:sz w:val="24"/>
          <w:szCs w:val="24"/>
          <w:rtl/>
        </w:rPr>
      </w:pPr>
    </w:p>
    <w:p w14:paraId="21C15182" w14:textId="77777777" w:rsidR="00E56613" w:rsidRPr="00E56613" w:rsidRDefault="00E56613" w:rsidP="00E56613">
      <w:pPr>
        <w:spacing w:before="0" w:beforeAutospacing="0" w:after="0" w:afterAutospacing="0" w:line="240" w:lineRule="auto"/>
        <w:ind w:left="660" w:hanging="660"/>
        <w:jc w:val="both"/>
        <w:rPr>
          <w:rFonts w:ascii="David" w:eastAsia="Times New Roman" w:hAnsi="David" w:cs="David"/>
          <w:snapToGrid w:val="0"/>
          <w:sz w:val="24"/>
          <w:szCs w:val="24"/>
          <w:rtl/>
        </w:rPr>
      </w:pPr>
      <w:r w:rsidRPr="00E56613">
        <w:rPr>
          <w:rFonts w:ascii="David" w:eastAsia="Times New Roman" w:hAnsi="David" w:cs="David"/>
          <w:snapToGrid w:val="0"/>
          <w:sz w:val="24"/>
          <w:szCs w:val="24"/>
          <w:rtl/>
        </w:rPr>
        <w:t>11.</w:t>
      </w:r>
      <w:r w:rsidRPr="00E56613">
        <w:rPr>
          <w:rFonts w:ascii="David" w:eastAsia="Times New Roman" w:hAnsi="David" w:cs="David"/>
          <w:snapToGrid w:val="0"/>
          <w:color w:val="000000"/>
          <w:sz w:val="24"/>
          <w:szCs w:val="24"/>
          <w:rtl/>
        </w:rPr>
        <w:tab/>
      </w:r>
      <w:r w:rsidRPr="00E56613">
        <w:rPr>
          <w:rFonts w:ascii="David" w:eastAsia="Times New Roman" w:hAnsi="David" w:cs="David"/>
          <w:snapToGrid w:val="0"/>
          <w:sz w:val="24"/>
          <w:szCs w:val="24"/>
          <w:rtl/>
        </w:rPr>
        <w:t>ידוע לנו כי בכל מקרה לא ניתן להזמין או לקבל שינויים הנוגדים כל דין או תקן, והזמנה כזו תהיה בטלה מעיקרה אף אם תאושר על ידכם ובאם בוצעה, תחול מלוא האחריות בגין כך - עלינו בלבד.</w:t>
      </w:r>
    </w:p>
    <w:p w14:paraId="1060A5F9" w14:textId="77777777" w:rsidR="00E56613" w:rsidRPr="00E56613" w:rsidRDefault="00E56613" w:rsidP="00E56613">
      <w:pPr>
        <w:spacing w:before="0" w:beforeAutospacing="0" w:after="0" w:afterAutospacing="0" w:line="240" w:lineRule="auto"/>
        <w:ind w:left="1320" w:hanging="600"/>
        <w:jc w:val="both"/>
        <w:rPr>
          <w:rFonts w:ascii="David" w:eastAsia="Times New Roman" w:hAnsi="David" w:cs="David"/>
          <w:snapToGrid w:val="0"/>
          <w:sz w:val="24"/>
          <w:szCs w:val="24"/>
          <w:u w:val="single"/>
          <w:rtl/>
        </w:rPr>
      </w:pPr>
    </w:p>
    <w:p w14:paraId="66CBE858" w14:textId="77777777" w:rsidR="00E56613" w:rsidRPr="00E56613" w:rsidRDefault="00E56613" w:rsidP="00E56613">
      <w:pPr>
        <w:spacing w:before="0" w:beforeAutospacing="0" w:after="0" w:afterAutospacing="0" w:line="240" w:lineRule="auto"/>
        <w:ind w:left="660" w:hanging="660"/>
        <w:jc w:val="both"/>
        <w:rPr>
          <w:rFonts w:ascii="David" w:eastAsia="Times New Roman" w:hAnsi="David" w:cs="David"/>
          <w:snapToGrid w:val="0"/>
          <w:sz w:val="24"/>
          <w:szCs w:val="24"/>
          <w:rtl/>
        </w:rPr>
      </w:pPr>
      <w:r w:rsidRPr="00E56613">
        <w:rPr>
          <w:rFonts w:ascii="David" w:eastAsia="Times New Roman" w:hAnsi="David" w:cs="David"/>
          <w:snapToGrid w:val="0"/>
          <w:sz w:val="24"/>
          <w:szCs w:val="24"/>
          <w:rtl/>
        </w:rPr>
        <w:t>12.</w:t>
      </w:r>
      <w:r w:rsidRPr="00E56613">
        <w:rPr>
          <w:rFonts w:ascii="David" w:eastAsia="Times New Roman" w:hAnsi="David" w:cs="David"/>
          <w:snapToGrid w:val="0"/>
          <w:color w:val="000000"/>
          <w:sz w:val="24"/>
          <w:szCs w:val="24"/>
          <w:rtl/>
        </w:rPr>
        <w:tab/>
      </w:r>
      <w:r w:rsidRPr="00E56613">
        <w:rPr>
          <w:rFonts w:ascii="David" w:eastAsia="Times New Roman" w:hAnsi="David" w:cs="David"/>
          <w:snapToGrid w:val="0"/>
          <w:sz w:val="24"/>
          <w:szCs w:val="24"/>
          <w:rtl/>
        </w:rPr>
        <w:t>אם יבוטל מכל סיבה שהיא חוזה המכר בין החברה לביננו אנו מתחייבים לשלם לכם עפ"י מחירון השינויים שלכם עבור החזרת מצבה של הדירה למצבה כפי שתוכנן ע"י החברה.</w:t>
      </w:r>
    </w:p>
    <w:p w14:paraId="379D5C39" w14:textId="77777777" w:rsidR="00E56613" w:rsidRPr="00E56613" w:rsidRDefault="00E56613" w:rsidP="00E56613">
      <w:pPr>
        <w:spacing w:before="0" w:beforeAutospacing="0" w:after="0" w:afterAutospacing="0" w:line="240" w:lineRule="auto"/>
        <w:ind w:left="1320" w:hanging="600"/>
        <w:jc w:val="both"/>
        <w:rPr>
          <w:rFonts w:ascii="David" w:eastAsia="Times New Roman" w:hAnsi="David" w:cs="David"/>
          <w:snapToGrid w:val="0"/>
          <w:sz w:val="24"/>
          <w:szCs w:val="24"/>
          <w:u w:val="single"/>
          <w:rtl/>
        </w:rPr>
      </w:pPr>
    </w:p>
    <w:p w14:paraId="2AE7D1E5" w14:textId="77777777" w:rsidR="00E56613" w:rsidRPr="00E56613" w:rsidRDefault="00E56613" w:rsidP="00E56613">
      <w:pPr>
        <w:tabs>
          <w:tab w:val="center" w:pos="2540"/>
        </w:tabs>
        <w:spacing w:before="0" w:beforeAutospacing="0" w:after="0" w:afterAutospacing="0" w:line="240" w:lineRule="auto"/>
        <w:ind w:left="240"/>
        <w:rPr>
          <w:rFonts w:ascii="David" w:eastAsia="Times New Roman" w:hAnsi="David" w:cs="David"/>
          <w:snapToGrid w:val="0"/>
          <w:sz w:val="24"/>
          <w:szCs w:val="24"/>
          <w:rtl/>
        </w:rPr>
      </w:pPr>
      <w:r w:rsidRPr="00E56613">
        <w:rPr>
          <w:rFonts w:ascii="David" w:eastAsia="Times New Roman" w:hAnsi="David" w:cs="David"/>
          <w:snapToGrid w:val="0"/>
          <w:color w:val="000000"/>
          <w:sz w:val="24"/>
          <w:szCs w:val="24"/>
          <w:rtl/>
        </w:rPr>
        <w:tab/>
      </w:r>
      <w:r w:rsidRPr="00E56613">
        <w:rPr>
          <w:rFonts w:ascii="David" w:eastAsia="Times New Roman" w:hAnsi="David" w:cs="David"/>
          <w:snapToGrid w:val="0"/>
          <w:color w:val="000000"/>
          <w:sz w:val="24"/>
          <w:szCs w:val="24"/>
          <w:rtl/>
        </w:rPr>
        <w:tab/>
      </w:r>
      <w:r w:rsidRPr="00E56613">
        <w:rPr>
          <w:rFonts w:ascii="David" w:eastAsia="Times New Roman" w:hAnsi="David" w:cs="David"/>
          <w:snapToGrid w:val="0"/>
          <w:color w:val="000000"/>
          <w:sz w:val="24"/>
          <w:szCs w:val="24"/>
          <w:rtl/>
        </w:rPr>
        <w:tab/>
      </w:r>
      <w:r w:rsidRPr="00E56613">
        <w:rPr>
          <w:rFonts w:ascii="David" w:eastAsia="Times New Roman" w:hAnsi="David" w:cs="David"/>
          <w:snapToGrid w:val="0"/>
          <w:color w:val="000000"/>
          <w:sz w:val="24"/>
          <w:szCs w:val="24"/>
          <w:rtl/>
        </w:rPr>
        <w:tab/>
      </w:r>
      <w:r w:rsidRPr="00E56613">
        <w:rPr>
          <w:rFonts w:ascii="David" w:eastAsia="Times New Roman" w:hAnsi="David" w:cs="David"/>
          <w:snapToGrid w:val="0"/>
          <w:color w:val="000000"/>
          <w:sz w:val="24"/>
          <w:szCs w:val="24"/>
          <w:rtl/>
        </w:rPr>
        <w:tab/>
      </w:r>
      <w:r w:rsidRPr="00E56613">
        <w:rPr>
          <w:rFonts w:ascii="David" w:eastAsia="Times New Roman" w:hAnsi="David" w:cs="David"/>
          <w:snapToGrid w:val="0"/>
          <w:color w:val="000000"/>
          <w:sz w:val="24"/>
          <w:szCs w:val="24"/>
          <w:rtl/>
        </w:rPr>
        <w:tab/>
      </w:r>
      <w:r w:rsidRPr="00E56613">
        <w:rPr>
          <w:rFonts w:ascii="David" w:eastAsia="Times New Roman" w:hAnsi="David" w:cs="David"/>
          <w:snapToGrid w:val="0"/>
          <w:color w:val="000000"/>
          <w:sz w:val="24"/>
          <w:szCs w:val="24"/>
          <w:rtl/>
        </w:rPr>
        <w:tab/>
      </w:r>
      <w:r w:rsidRPr="00E56613">
        <w:rPr>
          <w:rFonts w:ascii="David" w:eastAsia="Times New Roman" w:hAnsi="David" w:cs="David"/>
          <w:snapToGrid w:val="0"/>
          <w:sz w:val="24"/>
          <w:szCs w:val="24"/>
          <w:rtl/>
        </w:rPr>
        <w:t>בברכה</w:t>
      </w:r>
    </w:p>
    <w:p w14:paraId="1A6C1A35" w14:textId="77777777" w:rsidR="00E56613" w:rsidRPr="00E56613" w:rsidRDefault="00E56613" w:rsidP="00E56613">
      <w:pPr>
        <w:tabs>
          <w:tab w:val="center" w:pos="2540"/>
        </w:tabs>
        <w:spacing w:before="0" w:beforeAutospacing="0" w:after="0" w:afterAutospacing="0" w:line="240" w:lineRule="auto"/>
        <w:ind w:left="240"/>
        <w:jc w:val="both"/>
        <w:rPr>
          <w:rFonts w:ascii="David" w:eastAsia="Times New Roman" w:hAnsi="David" w:cs="David"/>
          <w:snapToGrid w:val="0"/>
          <w:sz w:val="24"/>
          <w:szCs w:val="24"/>
          <w:rtl/>
        </w:rPr>
      </w:pPr>
    </w:p>
    <w:p w14:paraId="403618D4" w14:textId="77777777" w:rsidR="00E56613" w:rsidRPr="00E56613" w:rsidRDefault="00E56613" w:rsidP="00E56613">
      <w:pPr>
        <w:tabs>
          <w:tab w:val="center" w:pos="2540"/>
        </w:tabs>
        <w:spacing w:before="0" w:beforeAutospacing="0" w:after="0" w:afterAutospacing="0" w:line="240" w:lineRule="auto"/>
        <w:ind w:left="240"/>
        <w:jc w:val="both"/>
        <w:rPr>
          <w:rFonts w:ascii="David" w:eastAsia="Times New Roman" w:hAnsi="David" w:cs="David"/>
          <w:snapToGrid w:val="0"/>
          <w:sz w:val="24"/>
          <w:szCs w:val="24"/>
          <w:rtl/>
        </w:rPr>
      </w:pPr>
      <w:r w:rsidRPr="00E56613">
        <w:rPr>
          <w:rFonts w:ascii="David" w:eastAsia="Times New Roman" w:hAnsi="David" w:cs="David"/>
          <w:snapToGrid w:val="0"/>
          <w:sz w:val="24"/>
          <w:szCs w:val="24"/>
          <w:rtl/>
        </w:rPr>
        <w:tab/>
        <w:t>______________</w:t>
      </w:r>
      <w:r w:rsidRPr="00E56613">
        <w:rPr>
          <w:rFonts w:ascii="David" w:eastAsia="Times New Roman" w:hAnsi="David" w:cs="David"/>
          <w:snapToGrid w:val="0"/>
          <w:sz w:val="24"/>
          <w:szCs w:val="24"/>
          <w:rtl/>
        </w:rPr>
        <w:tab/>
      </w:r>
      <w:r w:rsidRPr="00E56613">
        <w:rPr>
          <w:rFonts w:ascii="David" w:eastAsia="Times New Roman" w:hAnsi="David" w:cs="David"/>
          <w:snapToGrid w:val="0"/>
          <w:sz w:val="24"/>
          <w:szCs w:val="24"/>
          <w:rtl/>
        </w:rPr>
        <w:tab/>
        <w:t>______________</w:t>
      </w:r>
    </w:p>
    <w:p w14:paraId="766351FB" w14:textId="77777777" w:rsidR="00E56613" w:rsidRPr="00E56613" w:rsidRDefault="00E56613" w:rsidP="00E56613">
      <w:pPr>
        <w:tabs>
          <w:tab w:val="center" w:pos="2540"/>
        </w:tabs>
        <w:spacing w:before="0" w:beforeAutospacing="0" w:after="0" w:afterAutospacing="0" w:line="240" w:lineRule="auto"/>
        <w:ind w:left="240"/>
        <w:jc w:val="both"/>
        <w:rPr>
          <w:rFonts w:ascii="David" w:eastAsia="Times New Roman" w:hAnsi="David" w:cs="David"/>
          <w:snapToGrid w:val="0"/>
          <w:sz w:val="24"/>
          <w:szCs w:val="24"/>
          <w:rtl/>
        </w:rPr>
      </w:pPr>
      <w:r w:rsidRPr="00E56613">
        <w:rPr>
          <w:rFonts w:ascii="David" w:eastAsia="Times New Roman" w:hAnsi="David" w:cs="David"/>
          <w:snapToGrid w:val="0"/>
          <w:sz w:val="24"/>
          <w:szCs w:val="24"/>
          <w:rtl/>
        </w:rPr>
        <w:tab/>
        <w:t>תאריך</w:t>
      </w:r>
      <w:r w:rsidRPr="00E56613">
        <w:rPr>
          <w:rFonts w:ascii="David" w:eastAsia="Times New Roman" w:hAnsi="David" w:cs="David"/>
          <w:snapToGrid w:val="0"/>
          <w:color w:val="000000"/>
          <w:sz w:val="24"/>
          <w:szCs w:val="24"/>
          <w:rtl/>
        </w:rPr>
        <w:tab/>
      </w:r>
      <w:r w:rsidRPr="00E56613">
        <w:rPr>
          <w:rFonts w:ascii="David" w:eastAsia="Times New Roman" w:hAnsi="David" w:cs="David"/>
          <w:snapToGrid w:val="0"/>
          <w:sz w:val="24"/>
          <w:szCs w:val="24"/>
          <w:rtl/>
        </w:rPr>
        <w:t xml:space="preserve">                                     הקונה            </w:t>
      </w:r>
    </w:p>
    <w:p w14:paraId="5B4D09A3" w14:textId="77777777" w:rsidR="00E56613" w:rsidRPr="00E56613" w:rsidRDefault="00E56613" w:rsidP="00E56613">
      <w:pPr>
        <w:tabs>
          <w:tab w:val="center" w:pos="2540"/>
          <w:tab w:val="right" w:pos="5600"/>
        </w:tabs>
        <w:spacing w:before="0" w:beforeAutospacing="0" w:after="0" w:afterAutospacing="0" w:line="240" w:lineRule="auto"/>
        <w:ind w:left="240"/>
        <w:jc w:val="both"/>
        <w:rPr>
          <w:rFonts w:ascii="David" w:eastAsia="Times New Roman" w:hAnsi="David" w:cs="David"/>
          <w:snapToGrid w:val="0"/>
          <w:sz w:val="24"/>
          <w:szCs w:val="24"/>
          <w:rtl/>
        </w:rPr>
      </w:pPr>
    </w:p>
    <w:p w14:paraId="35778B01" w14:textId="77777777" w:rsidR="00E56613" w:rsidRPr="00E56613" w:rsidRDefault="00E56613" w:rsidP="00E56613">
      <w:pPr>
        <w:tabs>
          <w:tab w:val="center" w:pos="2540"/>
          <w:tab w:val="right" w:pos="5600"/>
        </w:tabs>
        <w:spacing w:before="0" w:beforeAutospacing="0" w:after="0" w:afterAutospacing="0" w:line="240" w:lineRule="auto"/>
        <w:ind w:left="240"/>
        <w:jc w:val="both"/>
        <w:rPr>
          <w:rFonts w:ascii="David" w:eastAsia="Times New Roman" w:hAnsi="David" w:cs="David"/>
          <w:snapToGrid w:val="0"/>
          <w:sz w:val="24"/>
          <w:szCs w:val="24"/>
          <w:rtl/>
        </w:rPr>
      </w:pPr>
      <w:r w:rsidRPr="00E56613">
        <w:rPr>
          <w:rFonts w:ascii="David" w:eastAsia="Times New Roman" w:hAnsi="David" w:cs="David"/>
          <w:snapToGrid w:val="0"/>
          <w:sz w:val="24"/>
          <w:szCs w:val="24"/>
          <w:rtl/>
        </w:rPr>
        <w:t xml:space="preserve">אנו מאשרים </w:t>
      </w:r>
      <w:r w:rsidRPr="00E56613">
        <w:rPr>
          <w:rFonts w:ascii="David" w:eastAsia="Times New Roman" w:hAnsi="David" w:cs="David"/>
          <w:snapToGrid w:val="0"/>
          <w:color w:val="000000"/>
          <w:sz w:val="24"/>
          <w:szCs w:val="24"/>
          <w:rtl/>
        </w:rPr>
        <w:tab/>
      </w:r>
    </w:p>
    <w:p w14:paraId="461C8891" w14:textId="77777777" w:rsidR="00E56613" w:rsidRPr="00E56613" w:rsidRDefault="00E56613" w:rsidP="00E56613">
      <w:pPr>
        <w:tabs>
          <w:tab w:val="center" w:pos="2540"/>
          <w:tab w:val="right" w:pos="5600"/>
        </w:tabs>
        <w:spacing w:before="0" w:beforeAutospacing="0" w:after="0" w:afterAutospacing="0" w:line="240" w:lineRule="auto"/>
        <w:ind w:left="240"/>
        <w:jc w:val="both"/>
        <w:rPr>
          <w:rFonts w:ascii="David" w:eastAsia="Times New Roman" w:hAnsi="David" w:cs="David"/>
          <w:snapToGrid w:val="0"/>
          <w:sz w:val="24"/>
          <w:szCs w:val="24"/>
          <w:rtl/>
        </w:rPr>
      </w:pPr>
    </w:p>
    <w:p w14:paraId="4FB00F65" w14:textId="77777777" w:rsidR="00E56613" w:rsidRPr="00E56613" w:rsidRDefault="00E56613" w:rsidP="00E56613">
      <w:pPr>
        <w:tabs>
          <w:tab w:val="center" w:pos="2540"/>
          <w:tab w:val="right" w:pos="5600"/>
        </w:tabs>
        <w:spacing w:before="0" w:beforeAutospacing="0" w:after="0" w:afterAutospacing="0" w:line="240" w:lineRule="auto"/>
        <w:ind w:left="240"/>
        <w:jc w:val="both"/>
        <w:rPr>
          <w:rFonts w:ascii="David" w:eastAsia="Times New Roman" w:hAnsi="David" w:cs="David"/>
          <w:snapToGrid w:val="0"/>
          <w:sz w:val="24"/>
          <w:szCs w:val="24"/>
          <w:rtl/>
        </w:rPr>
      </w:pPr>
    </w:p>
    <w:p w14:paraId="304B8509" w14:textId="77777777" w:rsidR="00E56613" w:rsidRPr="00E56613" w:rsidRDefault="00E56613" w:rsidP="00E56613">
      <w:pPr>
        <w:tabs>
          <w:tab w:val="center" w:pos="2540"/>
          <w:tab w:val="right" w:pos="5600"/>
        </w:tabs>
        <w:spacing w:before="0" w:beforeAutospacing="0" w:after="0" w:afterAutospacing="0" w:line="240" w:lineRule="auto"/>
        <w:ind w:left="240"/>
        <w:jc w:val="both"/>
        <w:rPr>
          <w:rFonts w:ascii="David" w:eastAsia="Times New Roman" w:hAnsi="David" w:cs="David"/>
          <w:snapToGrid w:val="0"/>
          <w:sz w:val="24"/>
          <w:szCs w:val="24"/>
          <w:rtl/>
        </w:rPr>
      </w:pPr>
      <w:r w:rsidRPr="00E56613">
        <w:rPr>
          <w:rFonts w:ascii="David" w:eastAsia="Times New Roman" w:hAnsi="David" w:cs="David"/>
          <w:snapToGrid w:val="0"/>
          <w:sz w:val="24"/>
          <w:szCs w:val="24"/>
          <w:rtl/>
        </w:rPr>
        <w:t xml:space="preserve">                           _______________</w:t>
      </w:r>
      <w:r w:rsidRPr="00E56613">
        <w:rPr>
          <w:rFonts w:ascii="David" w:eastAsia="Times New Roman" w:hAnsi="David" w:cs="David"/>
          <w:snapToGrid w:val="0"/>
          <w:sz w:val="24"/>
          <w:szCs w:val="24"/>
          <w:rtl/>
        </w:rPr>
        <w:tab/>
        <w:t xml:space="preserve">              _______________</w:t>
      </w:r>
    </w:p>
    <w:p w14:paraId="5C3B80F6" w14:textId="77777777" w:rsidR="00E56613" w:rsidRPr="00E56613" w:rsidRDefault="00E56613" w:rsidP="00E56613">
      <w:pPr>
        <w:tabs>
          <w:tab w:val="center" w:pos="2540"/>
          <w:tab w:val="right" w:pos="5600"/>
        </w:tabs>
        <w:spacing w:before="0" w:beforeAutospacing="0" w:after="0" w:afterAutospacing="0" w:line="240" w:lineRule="auto"/>
        <w:ind w:left="240"/>
        <w:jc w:val="both"/>
        <w:rPr>
          <w:rFonts w:ascii="David" w:eastAsia="Times New Roman" w:hAnsi="David" w:cs="David"/>
          <w:snapToGrid w:val="0"/>
          <w:sz w:val="24"/>
          <w:szCs w:val="24"/>
          <w:rtl/>
        </w:rPr>
      </w:pPr>
      <w:r w:rsidRPr="00E56613">
        <w:rPr>
          <w:rFonts w:ascii="David" w:eastAsia="Times New Roman" w:hAnsi="David" w:cs="David"/>
          <w:snapToGrid w:val="0"/>
          <w:sz w:val="24"/>
          <w:szCs w:val="24"/>
          <w:rtl/>
        </w:rPr>
        <w:t xml:space="preserve">                                     </w:t>
      </w:r>
      <w:r w:rsidRPr="00E56613">
        <w:rPr>
          <w:rFonts w:ascii="David" w:eastAsia="Times New Roman" w:hAnsi="David" w:cs="David"/>
          <w:snapToGrid w:val="0"/>
          <w:color w:val="000000"/>
          <w:sz w:val="24"/>
          <w:szCs w:val="24"/>
          <w:rtl/>
        </w:rPr>
        <w:tab/>
      </w:r>
      <w:r w:rsidRPr="00E56613">
        <w:rPr>
          <w:rFonts w:ascii="David" w:eastAsia="Times New Roman" w:hAnsi="David" w:cs="David"/>
          <w:snapToGrid w:val="0"/>
          <w:sz w:val="24"/>
          <w:szCs w:val="24"/>
          <w:rtl/>
        </w:rPr>
        <w:t xml:space="preserve">תאריך                                    ה ק ב ל ן       </w:t>
      </w:r>
    </w:p>
    <w:p w14:paraId="71CF3D46" w14:textId="77777777" w:rsidR="00E56613" w:rsidRPr="00E56613" w:rsidRDefault="00E56613" w:rsidP="00E56613">
      <w:pPr>
        <w:widowControl w:val="0"/>
        <w:spacing w:before="0" w:beforeAutospacing="0" w:after="0" w:afterAutospacing="0" w:line="240" w:lineRule="auto"/>
        <w:jc w:val="center"/>
        <w:rPr>
          <w:rFonts w:ascii="David" w:eastAsia="Times New Roman" w:hAnsi="David" w:cs="David"/>
          <w:b/>
          <w:bCs/>
          <w:snapToGrid w:val="0"/>
          <w:sz w:val="26"/>
          <w:szCs w:val="24"/>
          <w:u w:val="single"/>
          <w:rtl/>
        </w:rPr>
      </w:pPr>
      <w:r w:rsidRPr="00E56613">
        <w:rPr>
          <w:rFonts w:ascii="David" w:eastAsia="Times New Roman" w:hAnsi="David" w:cs="David"/>
          <w:sz w:val="26"/>
          <w:szCs w:val="26"/>
          <w:rtl/>
        </w:rPr>
        <w:br w:type="page"/>
      </w:r>
      <w:r w:rsidRPr="00E56613" w:rsidDel="00F95D3F">
        <w:rPr>
          <w:rFonts w:ascii="David" w:eastAsia="Times New Roman" w:hAnsi="David" w:cs="David"/>
          <w:b/>
          <w:bCs/>
          <w:snapToGrid w:val="0"/>
          <w:sz w:val="26"/>
          <w:szCs w:val="24"/>
          <w:u w:val="single"/>
          <w:rtl/>
        </w:rPr>
        <w:t xml:space="preserve"> </w:t>
      </w:r>
      <w:r w:rsidRPr="00E56613">
        <w:rPr>
          <w:rFonts w:ascii="David" w:eastAsia="Times New Roman" w:hAnsi="David" w:cs="David"/>
          <w:b/>
          <w:bCs/>
          <w:snapToGrid w:val="0"/>
          <w:sz w:val="26"/>
          <w:szCs w:val="24"/>
          <w:u w:val="single"/>
          <w:rtl/>
        </w:rPr>
        <w:t>נספח 3.1.26</w:t>
      </w:r>
    </w:p>
    <w:p w14:paraId="366E9374" w14:textId="77777777" w:rsidR="00E56613" w:rsidRPr="00E56613" w:rsidRDefault="00E56613" w:rsidP="00E56613">
      <w:pPr>
        <w:spacing w:before="0" w:beforeAutospacing="0" w:after="0" w:afterAutospacing="0" w:line="240" w:lineRule="auto"/>
        <w:jc w:val="both"/>
        <w:rPr>
          <w:rFonts w:ascii="David" w:eastAsia="Times New Roman" w:hAnsi="David" w:cs="David"/>
          <w:snapToGrid w:val="0"/>
          <w:sz w:val="24"/>
          <w:szCs w:val="24"/>
        </w:rPr>
      </w:pPr>
    </w:p>
    <w:p w14:paraId="4B1B87B5" w14:textId="77777777" w:rsidR="00E56613" w:rsidRPr="00E56613" w:rsidRDefault="00E56613" w:rsidP="00E56613">
      <w:pPr>
        <w:spacing w:before="120" w:beforeAutospacing="0" w:after="0" w:afterAutospacing="0" w:line="360" w:lineRule="auto"/>
        <w:jc w:val="center"/>
        <w:rPr>
          <w:rFonts w:ascii="David" w:eastAsia="Times New Roman" w:hAnsi="David" w:cs="David"/>
          <w:b/>
          <w:bCs/>
          <w:sz w:val="24"/>
          <w:szCs w:val="24"/>
          <w:u w:val="single"/>
        </w:rPr>
      </w:pPr>
      <w:r w:rsidRPr="00E56613">
        <w:rPr>
          <w:rFonts w:ascii="David" w:eastAsia="Times New Roman" w:hAnsi="David" w:cs="David"/>
          <w:b/>
          <w:bCs/>
          <w:sz w:val="24"/>
          <w:szCs w:val="24"/>
          <w:u w:val="single"/>
          <w:rtl/>
        </w:rPr>
        <w:t>תנאים מיוחדים לאספקת אריחי ריצוף וחיפוי, כלים סניטריים, ברזים ו/או ארונות אמבטיה</w:t>
      </w:r>
    </w:p>
    <w:p w14:paraId="7A31F7ED" w14:textId="2E50ED46" w:rsidR="00E56613" w:rsidRPr="00E56613" w:rsidRDefault="00E56613" w:rsidP="00E56613">
      <w:pPr>
        <w:spacing w:before="120" w:beforeAutospacing="0" w:after="0" w:afterAutospacing="0" w:line="360" w:lineRule="auto"/>
        <w:jc w:val="center"/>
        <w:rPr>
          <w:rFonts w:ascii="David" w:eastAsia="Times New Roman" w:hAnsi="David" w:cs="David"/>
          <w:b/>
          <w:bCs/>
          <w:sz w:val="24"/>
          <w:szCs w:val="24"/>
          <w:u w:val="single"/>
          <w:rtl/>
        </w:rPr>
      </w:pPr>
      <w:r w:rsidRPr="00E56613">
        <w:rPr>
          <w:rFonts w:ascii="David" w:eastAsia="Times New Roman" w:hAnsi="David" w:cs="David"/>
          <w:b/>
          <w:bCs/>
          <w:sz w:val="24"/>
          <w:szCs w:val="24"/>
          <w:u w:val="single"/>
          <w:rtl/>
        </w:rPr>
        <w:t xml:space="preserve">פרויקט </w:t>
      </w:r>
      <w:sdt>
        <w:sdtPr>
          <w:rPr>
            <w:rFonts w:ascii="David" w:eastAsia="Times New Roman" w:hAnsi="David" w:cs="David"/>
            <w:b/>
            <w:bCs/>
            <w:color w:val="800080"/>
            <w:sz w:val="24"/>
            <w:szCs w:val="24"/>
            <w:u w:val="single"/>
            <w:rtl/>
          </w:rPr>
          <w:alias w:val="שם הפרויקט"/>
          <w:tag w:val="cntProjectName"/>
          <w:id w:val="-936047074"/>
          <w:placeholder>
            <w:docPart w:val="E766EDA500D441F2851ABE1C7070169F"/>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ProjectName[1]" w:storeItemID="{81709D4C-33DC-48CC-AC7E-130A245806EE}"/>
          <w:text/>
        </w:sdtPr>
        <w:sdtEndPr/>
        <w:sdtContent>
          <w:ins w:id="673" w:author="Meryl Etman" w:date="2021-08-11T15:39:00Z">
            <w:r w:rsidR="00CE4703">
              <w:rPr>
                <w:rFonts w:ascii="David" w:eastAsia="Times New Roman" w:hAnsi="David" w:cs="David"/>
                <w:b/>
                <w:bCs/>
                <w:color w:val="800080"/>
                <w:sz w:val="24"/>
                <w:szCs w:val="24"/>
                <w:u w:val="single"/>
                <w:rtl/>
              </w:rPr>
              <w:t>סביוני גבעת שמואל - מגרשים 1001, 1005</w:t>
            </w:r>
          </w:ins>
        </w:sdtContent>
      </w:sdt>
    </w:p>
    <w:p w14:paraId="6A0142BF" w14:textId="77777777" w:rsidR="00E56613" w:rsidRPr="00E56613" w:rsidRDefault="00E56613" w:rsidP="00E56613">
      <w:pPr>
        <w:spacing w:before="0" w:beforeAutospacing="0" w:after="0" w:afterAutospacing="0" w:line="360" w:lineRule="auto"/>
        <w:jc w:val="both"/>
        <w:rPr>
          <w:rFonts w:ascii="David" w:eastAsia="Times New Roman" w:hAnsi="David" w:cs="David"/>
          <w:sz w:val="24"/>
          <w:szCs w:val="24"/>
          <w:rtl/>
        </w:rPr>
      </w:pPr>
    </w:p>
    <w:p w14:paraId="4D6A78C5" w14:textId="77777777" w:rsidR="00E56613" w:rsidRPr="00E56613" w:rsidRDefault="00E56613" w:rsidP="00E56613">
      <w:pPr>
        <w:spacing w:before="0" w:beforeAutospacing="0" w:after="0" w:afterAutospacing="0" w:line="360" w:lineRule="auto"/>
        <w:ind w:left="680" w:hanging="680"/>
        <w:jc w:val="both"/>
        <w:rPr>
          <w:rFonts w:ascii="David" w:eastAsia="Times New Roman" w:hAnsi="David" w:cs="David"/>
          <w:sz w:val="24"/>
          <w:szCs w:val="24"/>
          <w:rtl/>
        </w:rPr>
      </w:pPr>
      <w:r w:rsidRPr="00E56613">
        <w:rPr>
          <w:rFonts w:ascii="David" w:eastAsia="Times New Roman" w:hAnsi="David" w:cs="David"/>
          <w:sz w:val="24"/>
          <w:szCs w:val="24"/>
          <w:rtl/>
        </w:rPr>
        <w:t>1.</w:t>
      </w:r>
      <w:r w:rsidRPr="00E56613">
        <w:rPr>
          <w:rFonts w:ascii="David" w:eastAsia="Times New Roman" w:hAnsi="David" w:cs="David"/>
          <w:sz w:val="24"/>
          <w:szCs w:val="24"/>
          <w:rtl/>
        </w:rPr>
        <w:tab/>
      </w:r>
      <w:r w:rsidRPr="00E56613">
        <w:rPr>
          <w:rFonts w:ascii="David" w:eastAsia="Times New Roman" w:hAnsi="David" w:cs="David"/>
          <w:b/>
          <w:bCs/>
          <w:sz w:val="24"/>
          <w:szCs w:val="24"/>
          <w:u w:val="single"/>
          <w:rtl/>
        </w:rPr>
        <w:t xml:space="preserve">פרוט </w:t>
      </w:r>
    </w:p>
    <w:p w14:paraId="08A8002D" w14:textId="77777777" w:rsidR="00E56613" w:rsidRPr="00E56613" w:rsidRDefault="00E56613" w:rsidP="00E56613">
      <w:pPr>
        <w:spacing w:before="120" w:beforeAutospacing="0" w:after="0" w:afterAutospacing="0" w:line="360" w:lineRule="auto"/>
        <w:ind w:left="1440" w:hanging="720"/>
        <w:jc w:val="both"/>
        <w:rPr>
          <w:rFonts w:ascii="David" w:eastAsia="Times New Roman" w:hAnsi="David" w:cs="David"/>
          <w:sz w:val="24"/>
          <w:szCs w:val="24"/>
          <w:rtl/>
        </w:rPr>
      </w:pPr>
      <w:r w:rsidRPr="00E56613">
        <w:rPr>
          <w:rFonts w:ascii="David" w:eastAsia="Times New Roman" w:hAnsi="David" w:cs="David"/>
          <w:sz w:val="24"/>
          <w:szCs w:val="24"/>
          <w:rtl/>
        </w:rPr>
        <w:t>א.</w:t>
      </w:r>
      <w:r w:rsidRPr="00E56613">
        <w:rPr>
          <w:rFonts w:ascii="David" w:eastAsia="Times New Roman" w:hAnsi="David" w:cs="David"/>
          <w:sz w:val="24"/>
          <w:szCs w:val="24"/>
          <w:rtl/>
        </w:rPr>
        <w:tab/>
        <w:t>אספקה עד הדירות של אריחי ריצוף וחיפוי, כלים סניטריים, ברזים ו/או אספקה והתקנה של ארונות אמבטיה בדירות.</w:t>
      </w:r>
    </w:p>
    <w:p w14:paraId="301B7353" w14:textId="77777777" w:rsidR="00E56613" w:rsidRPr="00E56613" w:rsidRDefault="00E56613" w:rsidP="00E56613">
      <w:pPr>
        <w:spacing w:before="0" w:beforeAutospacing="0" w:after="0" w:afterAutospacing="0" w:line="360" w:lineRule="auto"/>
        <w:ind w:left="1440"/>
        <w:jc w:val="both"/>
        <w:rPr>
          <w:rFonts w:ascii="David" w:eastAsia="Times New Roman" w:hAnsi="David" w:cs="David"/>
          <w:sz w:val="24"/>
          <w:szCs w:val="24"/>
          <w:rtl/>
        </w:rPr>
      </w:pPr>
      <w:r w:rsidRPr="00E56613">
        <w:rPr>
          <w:rFonts w:ascii="David" w:eastAsia="Times New Roman" w:hAnsi="David" w:cs="David"/>
          <w:sz w:val="24"/>
          <w:szCs w:val="24"/>
          <w:rtl/>
        </w:rPr>
        <w:t>כמויות האריחים ו/או הכלים ו/או הברזים ו/או ארונות האמבטיה בתאום ובאישור היזם/הקבלן.</w:t>
      </w:r>
    </w:p>
    <w:p w14:paraId="2823FABD" w14:textId="77777777" w:rsidR="00E56613" w:rsidRPr="00E56613" w:rsidRDefault="00E56613" w:rsidP="00E56613">
      <w:pPr>
        <w:spacing w:before="0" w:beforeAutospacing="0" w:after="0" w:afterAutospacing="0" w:line="360" w:lineRule="auto"/>
        <w:ind w:left="1440" w:hanging="720"/>
        <w:jc w:val="both"/>
        <w:rPr>
          <w:rFonts w:ascii="David" w:eastAsia="Times New Roman" w:hAnsi="David" w:cs="David"/>
          <w:sz w:val="24"/>
          <w:szCs w:val="24"/>
          <w:rtl/>
        </w:rPr>
      </w:pPr>
      <w:r w:rsidRPr="00E56613">
        <w:rPr>
          <w:rFonts w:ascii="David" w:eastAsia="Times New Roman" w:hAnsi="David" w:cs="David"/>
          <w:sz w:val="24"/>
          <w:szCs w:val="24"/>
          <w:rtl/>
        </w:rPr>
        <w:t>ב.</w:t>
      </w:r>
      <w:r w:rsidRPr="00E56613">
        <w:rPr>
          <w:rFonts w:ascii="David" w:eastAsia="Times New Roman" w:hAnsi="David" w:cs="David"/>
          <w:sz w:val="24"/>
          <w:szCs w:val="24"/>
          <w:rtl/>
        </w:rPr>
        <w:tab/>
        <w:t>בגמר ההרכבה הספק יגן על חזיתות הארונות מפני פגיעות ורסיסי צבע, ע"י עטיפתם.</w:t>
      </w:r>
    </w:p>
    <w:p w14:paraId="0756F85C" w14:textId="77777777" w:rsidR="00E56613" w:rsidRPr="00E56613" w:rsidRDefault="00E56613" w:rsidP="00E56613">
      <w:pPr>
        <w:spacing w:before="0" w:beforeAutospacing="0" w:after="0" w:afterAutospacing="0" w:line="360" w:lineRule="auto"/>
        <w:ind w:left="1440" w:hanging="720"/>
        <w:jc w:val="both"/>
        <w:rPr>
          <w:rFonts w:ascii="David" w:eastAsia="Times New Roman" w:hAnsi="David" w:cs="David"/>
          <w:sz w:val="24"/>
          <w:szCs w:val="24"/>
          <w:rtl/>
        </w:rPr>
      </w:pPr>
      <w:r w:rsidRPr="00E56613">
        <w:rPr>
          <w:rFonts w:ascii="David" w:eastAsia="Times New Roman" w:hAnsi="David" w:cs="David"/>
          <w:sz w:val="24"/>
          <w:szCs w:val="24"/>
          <w:rtl/>
        </w:rPr>
        <w:t>ג.</w:t>
      </w:r>
      <w:r w:rsidRPr="00E56613">
        <w:rPr>
          <w:rFonts w:ascii="David" w:eastAsia="Times New Roman" w:hAnsi="David" w:cs="David"/>
          <w:sz w:val="24"/>
          <w:szCs w:val="24"/>
          <w:rtl/>
        </w:rPr>
        <w:tab/>
        <w:t>הספק מצהיר ומתחייב שכל החומרים ו/או העבודות שיסופקו ו/או שיבוצעו על-ידו יבוצעו בהתאם לתקנים ישראליים ומפרטי מכון התקנים, כי הוא מודע למיקום המיועד להתקנת כל פריט, שהחומרים המוצעים על-ידו מתאימים ו/או שהעבודות תבוצענה בהתאם לתנאים הצפויים במקום המיועד. הספק מצהיר שהוצגו בפניו תכניות ומפרט המכר הסטנדרטי לרוכשים בפרויקט ושהחומרים ו/או ושהעבודות שיסופקו ו/או שיבוצעו על-ידו לא יהיו/לא תבוצענה בסתירה לאמור בהם.</w:t>
      </w:r>
    </w:p>
    <w:p w14:paraId="2E8290C7" w14:textId="77777777" w:rsidR="00E56613" w:rsidRPr="00E56613" w:rsidRDefault="00E56613" w:rsidP="00E56613">
      <w:pPr>
        <w:spacing w:before="0" w:beforeAutospacing="0" w:after="0" w:afterAutospacing="0" w:line="360" w:lineRule="auto"/>
        <w:ind w:left="1440" w:hanging="720"/>
        <w:jc w:val="both"/>
        <w:rPr>
          <w:rFonts w:ascii="David" w:eastAsia="Times New Roman" w:hAnsi="David" w:cs="David"/>
          <w:sz w:val="24"/>
          <w:szCs w:val="24"/>
          <w:rtl/>
        </w:rPr>
      </w:pPr>
      <w:r w:rsidRPr="00E56613">
        <w:rPr>
          <w:rFonts w:ascii="David" w:eastAsia="Times New Roman" w:hAnsi="David" w:cs="David"/>
          <w:sz w:val="24"/>
          <w:szCs w:val="24"/>
          <w:rtl/>
        </w:rPr>
        <w:tab/>
        <w:t>בכל מקרה של סתירה בין המפרט שלהלן למפרט ותכניות המכר יפנה הספק לקבלן וליזם לפני הייצור/האספקה לקבלת הוראות. מוסכם שמחיר העבודות החומרים/אביזרים ו/או החיפויים והכלים הסניטריים נקבע עפ"י האפשרות היקרה יותר.</w:t>
      </w:r>
    </w:p>
    <w:p w14:paraId="61F8F456" w14:textId="77777777" w:rsidR="00E56613" w:rsidRPr="00E56613" w:rsidRDefault="00E56613" w:rsidP="00E56613">
      <w:pPr>
        <w:spacing w:before="0" w:beforeAutospacing="0" w:after="0" w:afterAutospacing="0" w:line="360" w:lineRule="auto"/>
        <w:ind w:left="1440" w:hanging="720"/>
        <w:jc w:val="both"/>
        <w:rPr>
          <w:rFonts w:ascii="David" w:eastAsia="Times New Roman" w:hAnsi="David" w:cs="David"/>
          <w:sz w:val="24"/>
          <w:szCs w:val="24"/>
          <w:rtl/>
        </w:rPr>
      </w:pPr>
      <w:r w:rsidRPr="00E56613">
        <w:rPr>
          <w:rFonts w:ascii="David" w:eastAsia="Times New Roman" w:hAnsi="David" w:cs="David"/>
          <w:sz w:val="24"/>
          <w:szCs w:val="24"/>
          <w:rtl/>
        </w:rPr>
        <w:t>ד.</w:t>
      </w:r>
      <w:r w:rsidRPr="00E56613">
        <w:rPr>
          <w:rFonts w:ascii="David" w:eastAsia="Times New Roman" w:hAnsi="David" w:cs="David"/>
          <w:sz w:val="24"/>
          <w:szCs w:val="24"/>
          <w:rtl/>
        </w:rPr>
        <w:tab/>
        <w:t xml:space="preserve">הספק יספק תעודות אחריות לחומרים ולאביזרים המסופקים על ידו לכל דירה בנפרד. אחריות הספק בהתאם להתחייבות מוכר הדירה עפ"י חוק המכר (דירות). </w:t>
      </w:r>
    </w:p>
    <w:p w14:paraId="26C2837A" w14:textId="77777777" w:rsidR="00E56613" w:rsidRPr="00E56613" w:rsidRDefault="00E56613" w:rsidP="00E56613">
      <w:pPr>
        <w:spacing w:before="0" w:beforeAutospacing="0" w:after="0" w:afterAutospacing="0" w:line="360" w:lineRule="auto"/>
        <w:ind w:left="1440" w:hanging="720"/>
        <w:jc w:val="both"/>
        <w:rPr>
          <w:rFonts w:ascii="David" w:eastAsia="Times New Roman" w:hAnsi="David" w:cs="David"/>
          <w:sz w:val="24"/>
          <w:szCs w:val="24"/>
          <w:rtl/>
        </w:rPr>
      </w:pPr>
      <w:r w:rsidRPr="00E56613">
        <w:rPr>
          <w:rFonts w:ascii="David" w:eastAsia="Times New Roman" w:hAnsi="David" w:cs="David"/>
          <w:sz w:val="24"/>
          <w:szCs w:val="24"/>
          <w:rtl/>
        </w:rPr>
        <w:t>ה.</w:t>
      </w:r>
      <w:r w:rsidRPr="00E56613">
        <w:rPr>
          <w:rFonts w:ascii="David" w:eastAsia="Times New Roman" w:hAnsi="David" w:cs="David"/>
          <w:sz w:val="24"/>
          <w:szCs w:val="24"/>
          <w:rtl/>
        </w:rPr>
        <w:tab/>
        <w:t>למען הסר ספק יובהר כי באחריות הקבלן לשמור על שלמות ותקינות החומרים, המוצרים והעבודות אשר סופקו ובוצעו על ידו או על ידי מי מטעמו, וזאת עד למועד מסירת הדירה בה הותקנו המוצרים ובוצעו העבודות.</w:t>
      </w:r>
    </w:p>
    <w:p w14:paraId="0F3A98F2" w14:textId="77777777" w:rsidR="00E56613" w:rsidRPr="00E56613" w:rsidRDefault="00E56613" w:rsidP="00E56613">
      <w:pPr>
        <w:spacing w:before="0" w:beforeAutospacing="0" w:after="0" w:afterAutospacing="0" w:line="240" w:lineRule="auto"/>
        <w:jc w:val="both"/>
        <w:rPr>
          <w:rFonts w:ascii="David" w:eastAsia="Times New Roman" w:hAnsi="David" w:cs="David"/>
          <w:sz w:val="24"/>
          <w:szCs w:val="24"/>
          <w:rtl/>
        </w:rPr>
      </w:pPr>
    </w:p>
    <w:p w14:paraId="560A232D" w14:textId="77777777" w:rsidR="00E56613" w:rsidRPr="00E56613" w:rsidRDefault="00E56613" w:rsidP="00E56613">
      <w:pPr>
        <w:spacing w:before="0" w:beforeAutospacing="0" w:after="0" w:afterAutospacing="0" w:line="360" w:lineRule="auto"/>
        <w:ind w:left="680" w:hanging="680"/>
        <w:jc w:val="both"/>
        <w:rPr>
          <w:rFonts w:ascii="David" w:eastAsia="Times New Roman" w:hAnsi="David" w:cs="David"/>
          <w:sz w:val="24"/>
          <w:szCs w:val="24"/>
          <w:rtl/>
        </w:rPr>
      </w:pPr>
      <w:r w:rsidRPr="00E56613">
        <w:rPr>
          <w:rFonts w:ascii="David" w:eastAsia="Times New Roman" w:hAnsi="David" w:cs="David"/>
          <w:sz w:val="24"/>
          <w:szCs w:val="24"/>
          <w:rtl/>
        </w:rPr>
        <w:t>2.</w:t>
      </w:r>
      <w:r w:rsidRPr="00E56613">
        <w:rPr>
          <w:rFonts w:ascii="David" w:eastAsia="Times New Roman" w:hAnsi="David" w:cs="David"/>
          <w:sz w:val="24"/>
          <w:szCs w:val="24"/>
          <w:rtl/>
        </w:rPr>
        <w:tab/>
      </w:r>
      <w:r w:rsidRPr="00E56613">
        <w:rPr>
          <w:rFonts w:ascii="David" w:eastAsia="Times New Roman" w:hAnsi="David" w:cs="David"/>
          <w:b/>
          <w:bCs/>
          <w:sz w:val="24"/>
          <w:szCs w:val="24"/>
          <w:u w:val="single"/>
          <w:rtl/>
        </w:rPr>
        <w:t>כללי</w:t>
      </w:r>
    </w:p>
    <w:p w14:paraId="5DF45614" w14:textId="77777777" w:rsidR="00E56613" w:rsidRPr="00E56613" w:rsidRDefault="00E56613" w:rsidP="00E56613">
      <w:pPr>
        <w:spacing w:before="120" w:beforeAutospacing="0" w:after="0" w:afterAutospacing="0" w:line="360" w:lineRule="auto"/>
        <w:ind w:left="1440" w:hanging="720"/>
        <w:jc w:val="both"/>
        <w:rPr>
          <w:rFonts w:ascii="David" w:eastAsia="Times New Roman" w:hAnsi="David" w:cs="David"/>
          <w:sz w:val="24"/>
          <w:szCs w:val="24"/>
          <w:rtl/>
        </w:rPr>
      </w:pPr>
      <w:r w:rsidRPr="00E56613">
        <w:rPr>
          <w:rFonts w:ascii="David" w:eastAsia="Times New Roman" w:hAnsi="David" w:cs="David"/>
          <w:sz w:val="24"/>
          <w:szCs w:val="24"/>
          <w:rtl/>
        </w:rPr>
        <w:t>א.</w:t>
      </w:r>
      <w:r w:rsidRPr="00E56613">
        <w:rPr>
          <w:rFonts w:ascii="David" w:eastAsia="Times New Roman" w:hAnsi="David" w:cs="David"/>
          <w:sz w:val="24"/>
          <w:szCs w:val="24"/>
          <w:rtl/>
        </w:rPr>
        <w:tab/>
        <w:t>ידוע לספק כי ליזם/לקבלן זכות להתקשר בחוזה עם ספקים נוספים לאספקת אריחי ריצוף וחיפוי, כלים סניטריים, ברזים ו/או ליצור אספקת והתקנת ארונות אמבטיה בפרויקט/בבניין.</w:t>
      </w:r>
    </w:p>
    <w:p w14:paraId="01972A37" w14:textId="77777777" w:rsidR="00E56613" w:rsidRPr="00E56613" w:rsidRDefault="00E56613" w:rsidP="00E56613">
      <w:pPr>
        <w:spacing w:before="0" w:beforeAutospacing="0" w:after="0" w:afterAutospacing="0" w:line="360" w:lineRule="auto"/>
        <w:ind w:left="1440"/>
        <w:jc w:val="both"/>
        <w:rPr>
          <w:rFonts w:ascii="David" w:eastAsia="Times New Roman" w:hAnsi="David" w:cs="David"/>
          <w:sz w:val="24"/>
          <w:szCs w:val="24"/>
          <w:rtl/>
        </w:rPr>
      </w:pPr>
      <w:r w:rsidRPr="00E56613">
        <w:rPr>
          <w:rFonts w:ascii="David" w:eastAsia="Times New Roman" w:hAnsi="David" w:cs="David"/>
          <w:sz w:val="24"/>
          <w:szCs w:val="24"/>
          <w:rtl/>
        </w:rPr>
        <w:t>היזם/הקבלן רשאי לאפשר לרוכשי הדירות בפרויקט/בבניינים לבחור מאיזה ספק יוזמנו החומרים/האביזרים ו/או העבודה. היזם/הקבלן רשאי לאפשר לרוכשי הדירות בפרויקט/בבניינים לספק חומרים/אביזרים גם מספקים שהיזם/הקבלן לא התקשר עימם.</w:t>
      </w:r>
    </w:p>
    <w:p w14:paraId="1F3B3781" w14:textId="77777777" w:rsidR="00E56613" w:rsidRPr="00E56613" w:rsidRDefault="00E56613" w:rsidP="00E56613">
      <w:pPr>
        <w:spacing w:before="0" w:beforeAutospacing="0" w:after="0" w:afterAutospacing="0" w:line="360" w:lineRule="auto"/>
        <w:ind w:left="1440"/>
        <w:jc w:val="both"/>
        <w:rPr>
          <w:rFonts w:ascii="David" w:eastAsia="Times New Roman" w:hAnsi="David" w:cs="David"/>
          <w:sz w:val="24"/>
          <w:szCs w:val="24"/>
          <w:rtl/>
        </w:rPr>
      </w:pPr>
      <w:r w:rsidRPr="00E56613">
        <w:rPr>
          <w:rFonts w:ascii="David" w:eastAsia="Times New Roman" w:hAnsi="David" w:cs="David"/>
          <w:sz w:val="24"/>
          <w:szCs w:val="24"/>
          <w:rtl/>
        </w:rPr>
        <w:t>לספק אין התנגדות לאמור לעיל ו/או טענות בקשר לכך.</w:t>
      </w:r>
    </w:p>
    <w:p w14:paraId="3DCD1A32" w14:textId="77777777" w:rsidR="00E56613" w:rsidRDefault="00E56613" w:rsidP="00E56613">
      <w:pPr>
        <w:spacing w:before="0" w:beforeAutospacing="0" w:after="0" w:afterAutospacing="0" w:line="360" w:lineRule="auto"/>
        <w:ind w:left="1440" w:hanging="720"/>
        <w:jc w:val="both"/>
        <w:rPr>
          <w:rFonts w:ascii="David" w:eastAsia="Times New Roman" w:hAnsi="David" w:cs="David"/>
          <w:sz w:val="24"/>
          <w:szCs w:val="24"/>
          <w:rtl/>
        </w:rPr>
      </w:pPr>
      <w:r w:rsidRPr="00E56613">
        <w:rPr>
          <w:rFonts w:ascii="David" w:eastAsia="Times New Roman" w:hAnsi="David" w:cs="David"/>
          <w:sz w:val="24"/>
          <w:szCs w:val="24"/>
          <w:rtl/>
        </w:rPr>
        <w:t>ב.</w:t>
      </w:r>
      <w:r w:rsidRPr="00E56613">
        <w:rPr>
          <w:rFonts w:ascii="David" w:eastAsia="Times New Roman" w:hAnsi="David" w:cs="David"/>
          <w:sz w:val="24"/>
          <w:szCs w:val="24"/>
          <w:rtl/>
        </w:rPr>
        <w:tab/>
        <w:t>רוכשי הדירות יוכלו לבחור באם רצונם שהספק יתקין בדירתם את ארונות האמבטיה או שהספק יספק אך לא יתקין ארונות אלה.</w:t>
      </w:r>
    </w:p>
    <w:p w14:paraId="0072B657" w14:textId="77777777" w:rsidR="00E56613" w:rsidRPr="00E56613" w:rsidRDefault="00E56613" w:rsidP="00AD35D2">
      <w:pPr>
        <w:spacing w:before="0" w:beforeAutospacing="0" w:after="0" w:afterAutospacing="0" w:line="360" w:lineRule="auto"/>
        <w:ind w:left="651" w:hanging="567"/>
        <w:jc w:val="both"/>
        <w:rPr>
          <w:rFonts w:ascii="David" w:eastAsia="Times New Roman" w:hAnsi="David" w:cs="David"/>
          <w:b/>
          <w:bCs/>
          <w:sz w:val="24"/>
          <w:szCs w:val="24"/>
          <w:u w:val="single"/>
          <w:rtl/>
        </w:rPr>
      </w:pPr>
      <w:r w:rsidRPr="00E56613">
        <w:rPr>
          <w:rFonts w:ascii="David" w:eastAsia="Times New Roman" w:hAnsi="David" w:cs="David"/>
          <w:sz w:val="24"/>
          <w:szCs w:val="24"/>
          <w:rtl/>
        </w:rPr>
        <w:t>3.</w:t>
      </w:r>
      <w:r w:rsidRPr="00E56613">
        <w:rPr>
          <w:rFonts w:ascii="David" w:eastAsia="Times New Roman" w:hAnsi="David" w:cs="David"/>
          <w:sz w:val="24"/>
          <w:szCs w:val="24"/>
          <w:rtl/>
        </w:rPr>
        <w:tab/>
      </w:r>
      <w:r w:rsidRPr="00E56613">
        <w:rPr>
          <w:rFonts w:ascii="David" w:eastAsia="Times New Roman" w:hAnsi="David" w:cs="David"/>
          <w:b/>
          <w:bCs/>
          <w:sz w:val="24"/>
          <w:szCs w:val="24"/>
          <w:u w:val="single"/>
          <w:rtl/>
        </w:rPr>
        <w:t>מפרט החומרים/אביזרים/ארונות</w:t>
      </w:r>
    </w:p>
    <w:p w14:paraId="4BC9CC05" w14:textId="77777777" w:rsidR="00E56613" w:rsidRPr="00E56613" w:rsidRDefault="00E56613" w:rsidP="00AD35D2">
      <w:pPr>
        <w:spacing w:before="120" w:beforeAutospacing="0" w:after="0" w:afterAutospacing="0" w:line="360" w:lineRule="auto"/>
        <w:ind w:left="2160" w:hanging="720"/>
        <w:jc w:val="both"/>
        <w:rPr>
          <w:rFonts w:ascii="David" w:eastAsia="Times New Roman" w:hAnsi="David" w:cs="David"/>
          <w:sz w:val="24"/>
          <w:szCs w:val="24"/>
          <w:rtl/>
        </w:rPr>
      </w:pPr>
      <w:r w:rsidRPr="00E56613">
        <w:rPr>
          <w:rFonts w:ascii="David" w:eastAsia="Times New Roman" w:hAnsi="David" w:cs="David"/>
          <w:sz w:val="24"/>
          <w:szCs w:val="24"/>
          <w:rtl/>
        </w:rPr>
        <w:t>(יימסר לקבלן לאחר שהיזם יסכם עם הספקים הממונים)</w:t>
      </w:r>
    </w:p>
    <w:p w14:paraId="17A4C04D" w14:textId="77777777" w:rsidR="00E56613" w:rsidRPr="00E56613" w:rsidRDefault="00E56613" w:rsidP="00E56613">
      <w:pPr>
        <w:spacing w:before="0" w:beforeAutospacing="0" w:after="0" w:afterAutospacing="0" w:line="360" w:lineRule="auto"/>
        <w:ind w:left="720"/>
        <w:jc w:val="both"/>
        <w:rPr>
          <w:rFonts w:ascii="David" w:eastAsia="Times New Roman" w:hAnsi="David" w:cs="David"/>
          <w:sz w:val="24"/>
          <w:szCs w:val="24"/>
          <w:rtl/>
        </w:rPr>
      </w:pPr>
      <w:r w:rsidRPr="00E56613">
        <w:rPr>
          <w:rFonts w:ascii="David" w:eastAsia="Times New Roman" w:hAnsi="David" w:cs="David"/>
          <w:sz w:val="26"/>
          <w:szCs w:val="26"/>
          <w:rtl/>
        </w:rPr>
        <w:t xml:space="preserve">3.1       </w:t>
      </w:r>
      <w:r w:rsidRPr="00E56613">
        <w:rPr>
          <w:rFonts w:ascii="David" w:eastAsia="Times New Roman" w:hAnsi="David" w:cs="David"/>
          <w:sz w:val="24"/>
          <w:szCs w:val="24"/>
          <w:rtl/>
        </w:rPr>
        <w:t xml:space="preserve">הספק מתחייב שהפריטים הנ"ל יהיו ברשותו בכל עת עד לסיום הקמת הפרויקט. </w:t>
      </w:r>
    </w:p>
    <w:p w14:paraId="2671F8CE" w14:textId="77777777" w:rsidR="00E56613" w:rsidRPr="00E56613" w:rsidRDefault="00E56613" w:rsidP="00E56613">
      <w:pPr>
        <w:spacing w:before="0" w:beforeAutospacing="0" w:after="0" w:afterAutospacing="0" w:line="360" w:lineRule="auto"/>
        <w:ind w:left="720"/>
        <w:jc w:val="both"/>
        <w:rPr>
          <w:rFonts w:ascii="David" w:eastAsia="Times New Roman" w:hAnsi="David" w:cs="David"/>
          <w:sz w:val="24"/>
          <w:szCs w:val="24"/>
          <w:rtl/>
        </w:rPr>
      </w:pPr>
      <w:r w:rsidRPr="00E56613">
        <w:rPr>
          <w:rFonts w:ascii="David" w:eastAsia="Times New Roman" w:hAnsi="David" w:cs="David"/>
          <w:sz w:val="24"/>
          <w:szCs w:val="24"/>
          <w:rtl/>
        </w:rPr>
        <w:t>3.2       הספק לא יציע לרוכשי הדירות (במסגרת הסטנדרט) פריטים אחרים אלא באישור       היזם.</w:t>
      </w:r>
    </w:p>
    <w:p w14:paraId="7D62BE77" w14:textId="77777777" w:rsidR="00E56613" w:rsidRPr="00E56613" w:rsidRDefault="00E56613" w:rsidP="00E56613">
      <w:pPr>
        <w:spacing w:before="0" w:beforeAutospacing="0" w:after="0" w:afterAutospacing="0" w:line="240" w:lineRule="auto"/>
        <w:jc w:val="both"/>
        <w:rPr>
          <w:rFonts w:ascii="David" w:eastAsia="Times New Roman" w:hAnsi="David" w:cs="David"/>
          <w:sz w:val="24"/>
          <w:szCs w:val="24"/>
          <w:rtl/>
        </w:rPr>
      </w:pPr>
    </w:p>
    <w:p w14:paraId="5031CDF2" w14:textId="77777777" w:rsidR="00E56613" w:rsidRPr="00E56613" w:rsidRDefault="00E56613" w:rsidP="00E56613">
      <w:pPr>
        <w:spacing w:before="0" w:beforeAutospacing="0" w:after="0" w:afterAutospacing="0" w:line="360" w:lineRule="auto"/>
        <w:ind w:left="680" w:hanging="680"/>
        <w:jc w:val="both"/>
        <w:rPr>
          <w:rFonts w:ascii="David" w:eastAsia="Times New Roman" w:hAnsi="David" w:cs="David"/>
          <w:sz w:val="24"/>
          <w:szCs w:val="24"/>
          <w:rtl/>
        </w:rPr>
      </w:pPr>
      <w:r w:rsidRPr="00E56613">
        <w:rPr>
          <w:rFonts w:ascii="David" w:eastAsia="Times New Roman" w:hAnsi="David" w:cs="David"/>
          <w:sz w:val="24"/>
          <w:szCs w:val="24"/>
          <w:rtl/>
        </w:rPr>
        <w:t>4.</w:t>
      </w:r>
      <w:r w:rsidRPr="00E56613">
        <w:rPr>
          <w:rFonts w:ascii="David" w:eastAsia="Times New Roman" w:hAnsi="David" w:cs="David"/>
          <w:sz w:val="24"/>
          <w:szCs w:val="24"/>
          <w:rtl/>
        </w:rPr>
        <w:tab/>
      </w:r>
      <w:r w:rsidRPr="00E56613">
        <w:rPr>
          <w:rFonts w:ascii="David" w:eastAsia="Times New Roman" w:hAnsi="David" w:cs="David"/>
          <w:b/>
          <w:bCs/>
          <w:sz w:val="24"/>
          <w:szCs w:val="24"/>
          <w:u w:val="single"/>
          <w:rtl/>
        </w:rPr>
        <w:t>מחיר החומרים, האביזרים והעבודות</w:t>
      </w:r>
      <w:r w:rsidRPr="00E56613">
        <w:rPr>
          <w:rFonts w:ascii="David" w:eastAsia="Times New Roman" w:hAnsi="David" w:cs="David"/>
          <w:sz w:val="24"/>
          <w:szCs w:val="24"/>
          <w:rtl/>
        </w:rPr>
        <w:t xml:space="preserve"> בכפוף למפרט הדייר</w:t>
      </w:r>
    </w:p>
    <w:p w14:paraId="21B69A5A" w14:textId="77777777" w:rsidR="00E56613" w:rsidRPr="00E56613" w:rsidRDefault="00E56613" w:rsidP="00E56613">
      <w:pPr>
        <w:spacing w:before="0" w:beforeAutospacing="0" w:after="0" w:afterAutospacing="0" w:line="360" w:lineRule="auto"/>
        <w:ind w:left="680" w:hanging="680"/>
        <w:jc w:val="both"/>
        <w:rPr>
          <w:rFonts w:ascii="David" w:eastAsia="Times New Roman" w:hAnsi="David" w:cs="David"/>
          <w:sz w:val="24"/>
          <w:szCs w:val="24"/>
          <w:rtl/>
        </w:rPr>
      </w:pPr>
      <w:r w:rsidRPr="00E56613">
        <w:rPr>
          <w:rFonts w:ascii="David" w:eastAsia="Times New Roman" w:hAnsi="David" w:cs="David"/>
          <w:sz w:val="24"/>
          <w:szCs w:val="24"/>
          <w:rtl/>
        </w:rPr>
        <w:t>4.1</w:t>
      </w:r>
      <w:r w:rsidRPr="00E56613">
        <w:rPr>
          <w:rFonts w:ascii="David" w:eastAsia="Times New Roman" w:hAnsi="David" w:cs="David"/>
          <w:sz w:val="24"/>
          <w:szCs w:val="24"/>
          <w:rtl/>
        </w:rPr>
        <w:tab/>
      </w:r>
      <w:r w:rsidRPr="00E56613">
        <w:rPr>
          <w:rFonts w:ascii="David" w:eastAsia="Times New Roman" w:hAnsi="David" w:cs="David"/>
          <w:sz w:val="24"/>
          <w:szCs w:val="24"/>
          <w:rtl/>
        </w:rPr>
        <w:tab/>
      </w:r>
      <w:r w:rsidRPr="00E56613">
        <w:rPr>
          <w:rFonts w:ascii="David" w:eastAsia="Times New Roman" w:hAnsi="David" w:cs="David"/>
          <w:sz w:val="24"/>
          <w:szCs w:val="24"/>
          <w:u w:val="single"/>
          <w:rtl/>
        </w:rPr>
        <w:t>תיאור ומחיר</w:t>
      </w:r>
      <w:r w:rsidRPr="00E56613">
        <w:rPr>
          <w:rFonts w:ascii="David" w:eastAsia="Times New Roman" w:hAnsi="David" w:cs="David"/>
          <w:sz w:val="24"/>
          <w:szCs w:val="24"/>
          <w:rtl/>
        </w:rPr>
        <w:t>:</w:t>
      </w:r>
    </w:p>
    <w:tbl>
      <w:tblPr>
        <w:bidiVisual/>
        <w:tblW w:w="8789"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567"/>
        <w:gridCol w:w="5670"/>
        <w:gridCol w:w="2552"/>
      </w:tblGrid>
      <w:tr w:rsidR="00E56613" w:rsidRPr="00E56613" w14:paraId="2BD84AD9" w14:textId="77777777" w:rsidTr="00E56613">
        <w:tc>
          <w:tcPr>
            <w:tcW w:w="567" w:type="dxa"/>
            <w:tcBorders>
              <w:top w:val="single" w:sz="4" w:space="0" w:color="auto"/>
              <w:left w:val="single" w:sz="4" w:space="0" w:color="auto"/>
              <w:bottom w:val="single" w:sz="4" w:space="0" w:color="auto"/>
              <w:right w:val="single" w:sz="4" w:space="0" w:color="auto"/>
            </w:tcBorders>
          </w:tcPr>
          <w:p w14:paraId="754C3593" w14:textId="77777777" w:rsidR="00E56613" w:rsidRPr="00E56613" w:rsidRDefault="00E56613" w:rsidP="00E56613">
            <w:pPr>
              <w:spacing w:before="0" w:beforeAutospacing="0" w:after="0" w:afterAutospacing="0" w:line="360" w:lineRule="auto"/>
              <w:ind w:left="680" w:hanging="680"/>
              <w:jc w:val="both"/>
              <w:rPr>
                <w:rFonts w:ascii="David" w:eastAsia="Times New Roman" w:hAnsi="David" w:cs="David"/>
                <w:sz w:val="24"/>
                <w:szCs w:val="24"/>
              </w:rPr>
            </w:pPr>
          </w:p>
        </w:tc>
        <w:tc>
          <w:tcPr>
            <w:tcW w:w="5670" w:type="dxa"/>
            <w:tcBorders>
              <w:top w:val="single" w:sz="4" w:space="0" w:color="auto"/>
              <w:left w:val="single" w:sz="4" w:space="0" w:color="auto"/>
              <w:bottom w:val="single" w:sz="4" w:space="0" w:color="auto"/>
              <w:right w:val="single" w:sz="4" w:space="0" w:color="auto"/>
            </w:tcBorders>
          </w:tcPr>
          <w:p w14:paraId="07B0422A" w14:textId="77777777" w:rsidR="00E56613" w:rsidRPr="00E56613" w:rsidRDefault="00E56613" w:rsidP="00E56613">
            <w:pPr>
              <w:spacing w:before="0" w:beforeAutospacing="0" w:after="0" w:afterAutospacing="0" w:line="360" w:lineRule="auto"/>
              <w:ind w:left="680" w:hanging="680"/>
              <w:jc w:val="both"/>
              <w:rPr>
                <w:rFonts w:ascii="David" w:eastAsia="Times New Roman" w:hAnsi="David" w:cs="David"/>
                <w:b/>
                <w:bCs/>
                <w:sz w:val="24"/>
                <w:szCs w:val="24"/>
                <w:u w:val="single"/>
              </w:rPr>
            </w:pPr>
            <w:r w:rsidRPr="00E56613">
              <w:rPr>
                <w:rFonts w:ascii="David" w:eastAsia="Times New Roman" w:hAnsi="David" w:cs="David"/>
                <w:b/>
                <w:bCs/>
                <w:sz w:val="24"/>
                <w:szCs w:val="24"/>
                <w:u w:val="single"/>
                <w:rtl/>
              </w:rPr>
              <w:t>ת</w:t>
            </w:r>
            <w:r w:rsidR="00AD35D2">
              <w:rPr>
                <w:rFonts w:ascii="David" w:eastAsia="Times New Roman" w:hAnsi="David" w:cs="David" w:hint="cs"/>
                <w:b/>
                <w:bCs/>
                <w:sz w:val="24"/>
                <w:szCs w:val="24"/>
                <w:u w:val="single"/>
                <w:rtl/>
              </w:rPr>
              <w:t>י</w:t>
            </w:r>
            <w:r w:rsidRPr="00E56613">
              <w:rPr>
                <w:rFonts w:ascii="David" w:eastAsia="Times New Roman" w:hAnsi="David" w:cs="David"/>
                <w:b/>
                <w:bCs/>
                <w:sz w:val="24"/>
                <w:szCs w:val="24"/>
                <w:u w:val="single"/>
                <w:rtl/>
              </w:rPr>
              <w:t>אור</w:t>
            </w:r>
          </w:p>
        </w:tc>
        <w:tc>
          <w:tcPr>
            <w:tcW w:w="2552" w:type="dxa"/>
            <w:tcBorders>
              <w:top w:val="single" w:sz="4" w:space="0" w:color="auto"/>
              <w:left w:val="single" w:sz="4" w:space="0" w:color="auto"/>
              <w:bottom w:val="single" w:sz="4" w:space="0" w:color="auto"/>
              <w:right w:val="single" w:sz="4" w:space="0" w:color="auto"/>
            </w:tcBorders>
          </w:tcPr>
          <w:p w14:paraId="0FE6FF2E" w14:textId="77777777" w:rsidR="00E56613" w:rsidRPr="00E56613" w:rsidRDefault="00E56613" w:rsidP="00E56613">
            <w:pPr>
              <w:spacing w:before="0" w:beforeAutospacing="0" w:after="0" w:afterAutospacing="0" w:line="360" w:lineRule="auto"/>
              <w:ind w:left="680" w:hanging="680"/>
              <w:jc w:val="both"/>
              <w:rPr>
                <w:rFonts w:ascii="David" w:eastAsia="Times New Roman" w:hAnsi="David" w:cs="David"/>
                <w:b/>
                <w:bCs/>
                <w:sz w:val="24"/>
                <w:szCs w:val="24"/>
                <w:u w:val="single"/>
              </w:rPr>
            </w:pPr>
            <w:r w:rsidRPr="00E56613">
              <w:rPr>
                <w:rFonts w:ascii="David" w:eastAsia="Times New Roman" w:hAnsi="David" w:cs="David"/>
                <w:b/>
                <w:bCs/>
                <w:sz w:val="24"/>
                <w:szCs w:val="24"/>
                <w:u w:val="single"/>
                <w:rtl/>
              </w:rPr>
              <w:t>מחיר</w:t>
            </w:r>
          </w:p>
        </w:tc>
      </w:tr>
      <w:tr w:rsidR="00E56613" w:rsidRPr="00E56613" w14:paraId="52FCC501" w14:textId="77777777" w:rsidTr="00E56613">
        <w:tc>
          <w:tcPr>
            <w:tcW w:w="567" w:type="dxa"/>
            <w:tcBorders>
              <w:top w:val="single" w:sz="4" w:space="0" w:color="auto"/>
              <w:left w:val="single" w:sz="4" w:space="0" w:color="auto"/>
              <w:bottom w:val="single" w:sz="4" w:space="0" w:color="auto"/>
              <w:right w:val="single" w:sz="4" w:space="0" w:color="auto"/>
            </w:tcBorders>
          </w:tcPr>
          <w:p w14:paraId="23BC3715" w14:textId="77777777" w:rsidR="00E56613" w:rsidRPr="00E56613" w:rsidRDefault="00E56613" w:rsidP="00E56613">
            <w:pPr>
              <w:spacing w:before="0" w:beforeAutospacing="0" w:after="0" w:afterAutospacing="0" w:line="360" w:lineRule="auto"/>
              <w:ind w:left="680" w:hanging="680"/>
              <w:jc w:val="both"/>
              <w:rPr>
                <w:rFonts w:ascii="David" w:eastAsia="Times New Roman" w:hAnsi="David" w:cs="David"/>
                <w:sz w:val="24"/>
                <w:szCs w:val="24"/>
              </w:rPr>
            </w:pPr>
            <w:r w:rsidRPr="00E56613">
              <w:rPr>
                <w:rFonts w:ascii="David" w:eastAsia="Times New Roman" w:hAnsi="David" w:cs="David"/>
                <w:sz w:val="24"/>
                <w:szCs w:val="24"/>
                <w:rtl/>
              </w:rPr>
              <w:t>א.</w:t>
            </w:r>
          </w:p>
        </w:tc>
        <w:tc>
          <w:tcPr>
            <w:tcW w:w="5670" w:type="dxa"/>
            <w:tcBorders>
              <w:top w:val="single" w:sz="4" w:space="0" w:color="auto"/>
              <w:left w:val="single" w:sz="4" w:space="0" w:color="auto"/>
              <w:bottom w:val="single" w:sz="4" w:space="0" w:color="auto"/>
              <w:right w:val="single" w:sz="4" w:space="0" w:color="auto"/>
            </w:tcBorders>
          </w:tcPr>
          <w:p w14:paraId="0699E8B7" w14:textId="77777777" w:rsidR="00E56613" w:rsidRPr="00E56613" w:rsidRDefault="00E56613" w:rsidP="00E56613">
            <w:pPr>
              <w:spacing w:before="0" w:beforeAutospacing="0" w:after="0" w:afterAutospacing="0" w:line="360" w:lineRule="auto"/>
              <w:ind w:left="680" w:hanging="680"/>
              <w:jc w:val="both"/>
              <w:rPr>
                <w:rFonts w:ascii="David" w:eastAsia="Times New Roman" w:hAnsi="David" w:cs="David"/>
                <w:sz w:val="24"/>
                <w:szCs w:val="24"/>
              </w:rPr>
            </w:pPr>
            <w:r w:rsidRPr="00E56613">
              <w:rPr>
                <w:rFonts w:ascii="David" w:eastAsia="Times New Roman" w:hAnsi="David" w:cs="David"/>
                <w:sz w:val="24"/>
                <w:szCs w:val="24"/>
                <w:rtl/>
              </w:rPr>
              <w:t xml:space="preserve">אריחי ריצוף לקומת הכניסה </w:t>
            </w:r>
          </w:p>
        </w:tc>
        <w:tc>
          <w:tcPr>
            <w:tcW w:w="2552" w:type="dxa"/>
            <w:tcBorders>
              <w:top w:val="single" w:sz="4" w:space="0" w:color="auto"/>
              <w:left w:val="single" w:sz="4" w:space="0" w:color="auto"/>
              <w:bottom w:val="single" w:sz="4" w:space="0" w:color="auto"/>
              <w:right w:val="single" w:sz="4" w:space="0" w:color="auto"/>
            </w:tcBorders>
          </w:tcPr>
          <w:p w14:paraId="59815DEA" w14:textId="77777777" w:rsidR="00E56613" w:rsidRPr="00E56613" w:rsidRDefault="00E56613" w:rsidP="00E56613">
            <w:pPr>
              <w:spacing w:before="0" w:beforeAutospacing="0" w:after="0" w:afterAutospacing="0" w:line="360" w:lineRule="auto"/>
              <w:ind w:left="680" w:hanging="680"/>
              <w:jc w:val="both"/>
              <w:rPr>
                <w:rFonts w:ascii="David" w:eastAsia="Times New Roman" w:hAnsi="David" w:cs="David"/>
                <w:sz w:val="24"/>
                <w:szCs w:val="24"/>
              </w:rPr>
            </w:pPr>
            <w:r w:rsidRPr="00E56613">
              <w:rPr>
                <w:rFonts w:ascii="David" w:eastAsia="Times New Roman" w:hAnsi="David" w:cs="David"/>
                <w:sz w:val="24"/>
                <w:szCs w:val="24"/>
                <w:rtl/>
              </w:rPr>
              <w:t xml:space="preserve">  ₪ /יח'</w:t>
            </w:r>
          </w:p>
        </w:tc>
      </w:tr>
      <w:tr w:rsidR="00E56613" w:rsidRPr="00E56613" w14:paraId="3A80195C" w14:textId="77777777" w:rsidTr="00E56613">
        <w:tc>
          <w:tcPr>
            <w:tcW w:w="567" w:type="dxa"/>
            <w:tcBorders>
              <w:top w:val="single" w:sz="4" w:space="0" w:color="auto"/>
              <w:left w:val="single" w:sz="4" w:space="0" w:color="auto"/>
              <w:bottom w:val="single" w:sz="4" w:space="0" w:color="auto"/>
              <w:right w:val="single" w:sz="4" w:space="0" w:color="auto"/>
            </w:tcBorders>
          </w:tcPr>
          <w:p w14:paraId="461E9FE3" w14:textId="77777777" w:rsidR="00E56613" w:rsidRPr="00E56613" w:rsidRDefault="00E56613" w:rsidP="00E56613">
            <w:pPr>
              <w:spacing w:before="0" w:beforeAutospacing="0" w:after="0" w:afterAutospacing="0" w:line="360" w:lineRule="auto"/>
              <w:ind w:left="680" w:hanging="680"/>
              <w:jc w:val="both"/>
              <w:rPr>
                <w:rFonts w:ascii="David" w:eastAsia="Times New Roman" w:hAnsi="David" w:cs="David"/>
                <w:sz w:val="24"/>
                <w:szCs w:val="24"/>
              </w:rPr>
            </w:pPr>
            <w:r w:rsidRPr="00E56613">
              <w:rPr>
                <w:rFonts w:ascii="David" w:eastAsia="Times New Roman" w:hAnsi="David" w:cs="David"/>
                <w:sz w:val="24"/>
                <w:szCs w:val="24"/>
                <w:rtl/>
              </w:rPr>
              <w:t>ב.</w:t>
            </w:r>
          </w:p>
        </w:tc>
        <w:tc>
          <w:tcPr>
            <w:tcW w:w="5670" w:type="dxa"/>
            <w:tcBorders>
              <w:top w:val="single" w:sz="4" w:space="0" w:color="auto"/>
              <w:left w:val="single" w:sz="4" w:space="0" w:color="auto"/>
              <w:bottom w:val="single" w:sz="4" w:space="0" w:color="auto"/>
              <w:right w:val="single" w:sz="4" w:space="0" w:color="auto"/>
            </w:tcBorders>
          </w:tcPr>
          <w:p w14:paraId="1FE8B038" w14:textId="77777777" w:rsidR="00E56613" w:rsidRPr="00E56613" w:rsidRDefault="00E56613" w:rsidP="00E56613">
            <w:pPr>
              <w:spacing w:before="0" w:beforeAutospacing="0" w:after="0" w:afterAutospacing="0" w:line="360" w:lineRule="auto"/>
              <w:ind w:left="680" w:hanging="680"/>
              <w:jc w:val="both"/>
              <w:rPr>
                <w:rFonts w:ascii="David" w:eastAsia="Times New Roman" w:hAnsi="David" w:cs="David"/>
                <w:sz w:val="24"/>
                <w:szCs w:val="24"/>
              </w:rPr>
            </w:pPr>
            <w:r w:rsidRPr="00E56613">
              <w:rPr>
                <w:rFonts w:ascii="David" w:eastAsia="Times New Roman" w:hAnsi="David" w:cs="David"/>
                <w:sz w:val="24"/>
                <w:szCs w:val="24"/>
                <w:rtl/>
              </w:rPr>
              <w:t xml:space="preserve">אריחי ריצוף לקומה עליונה ומחסן גינה </w:t>
            </w:r>
          </w:p>
        </w:tc>
        <w:tc>
          <w:tcPr>
            <w:tcW w:w="2552" w:type="dxa"/>
            <w:tcBorders>
              <w:top w:val="single" w:sz="4" w:space="0" w:color="auto"/>
              <w:left w:val="single" w:sz="4" w:space="0" w:color="auto"/>
              <w:bottom w:val="single" w:sz="4" w:space="0" w:color="auto"/>
              <w:right w:val="single" w:sz="4" w:space="0" w:color="auto"/>
            </w:tcBorders>
          </w:tcPr>
          <w:p w14:paraId="3CBD0546" w14:textId="77777777" w:rsidR="00E56613" w:rsidRPr="00E56613" w:rsidRDefault="00E56613" w:rsidP="00E56613">
            <w:pPr>
              <w:spacing w:before="0" w:beforeAutospacing="0" w:after="0" w:afterAutospacing="0" w:line="360" w:lineRule="auto"/>
              <w:ind w:left="680" w:hanging="680"/>
              <w:jc w:val="both"/>
              <w:rPr>
                <w:rFonts w:ascii="David" w:eastAsia="Times New Roman" w:hAnsi="David" w:cs="David"/>
                <w:sz w:val="24"/>
                <w:szCs w:val="24"/>
              </w:rPr>
            </w:pPr>
            <w:r w:rsidRPr="00E56613">
              <w:rPr>
                <w:rFonts w:ascii="David" w:eastAsia="Times New Roman" w:hAnsi="David" w:cs="David"/>
                <w:sz w:val="24"/>
                <w:szCs w:val="24"/>
                <w:rtl/>
              </w:rPr>
              <w:t>₪ / יח'</w:t>
            </w:r>
          </w:p>
        </w:tc>
      </w:tr>
      <w:tr w:rsidR="00E56613" w:rsidRPr="00E56613" w14:paraId="6F418799" w14:textId="77777777" w:rsidTr="00E56613">
        <w:tc>
          <w:tcPr>
            <w:tcW w:w="567" w:type="dxa"/>
            <w:tcBorders>
              <w:top w:val="single" w:sz="4" w:space="0" w:color="auto"/>
              <w:left w:val="single" w:sz="4" w:space="0" w:color="auto"/>
              <w:bottom w:val="single" w:sz="4" w:space="0" w:color="auto"/>
              <w:right w:val="single" w:sz="4" w:space="0" w:color="auto"/>
            </w:tcBorders>
          </w:tcPr>
          <w:p w14:paraId="5F59AA79" w14:textId="77777777" w:rsidR="00E56613" w:rsidRPr="00E56613" w:rsidRDefault="00E56613" w:rsidP="00E56613">
            <w:pPr>
              <w:spacing w:before="0" w:beforeAutospacing="0" w:after="0" w:afterAutospacing="0" w:line="360" w:lineRule="auto"/>
              <w:ind w:left="680" w:hanging="680"/>
              <w:jc w:val="both"/>
              <w:rPr>
                <w:rFonts w:ascii="David" w:eastAsia="Times New Roman" w:hAnsi="David" w:cs="David"/>
                <w:sz w:val="24"/>
                <w:szCs w:val="24"/>
              </w:rPr>
            </w:pPr>
            <w:r w:rsidRPr="00E56613">
              <w:rPr>
                <w:rFonts w:ascii="David" w:eastAsia="Times New Roman" w:hAnsi="David" w:cs="David"/>
                <w:sz w:val="24"/>
                <w:szCs w:val="24"/>
                <w:rtl/>
              </w:rPr>
              <w:t>ג.</w:t>
            </w:r>
          </w:p>
        </w:tc>
        <w:tc>
          <w:tcPr>
            <w:tcW w:w="5670" w:type="dxa"/>
            <w:tcBorders>
              <w:top w:val="single" w:sz="4" w:space="0" w:color="auto"/>
              <w:left w:val="single" w:sz="4" w:space="0" w:color="auto"/>
              <w:bottom w:val="single" w:sz="4" w:space="0" w:color="auto"/>
              <w:right w:val="single" w:sz="4" w:space="0" w:color="auto"/>
            </w:tcBorders>
          </w:tcPr>
          <w:p w14:paraId="0DEDCBD0" w14:textId="77777777" w:rsidR="00E56613" w:rsidRPr="00E56613" w:rsidRDefault="00E56613" w:rsidP="00E56613">
            <w:pPr>
              <w:spacing w:before="0" w:beforeAutospacing="0" w:after="0" w:afterAutospacing="0" w:line="360" w:lineRule="auto"/>
              <w:ind w:left="680" w:hanging="680"/>
              <w:jc w:val="both"/>
              <w:rPr>
                <w:rFonts w:ascii="David" w:eastAsia="Times New Roman" w:hAnsi="David" w:cs="David"/>
                <w:sz w:val="24"/>
                <w:szCs w:val="24"/>
              </w:rPr>
            </w:pPr>
            <w:r w:rsidRPr="00E56613">
              <w:rPr>
                <w:rFonts w:ascii="David" w:eastAsia="Times New Roman" w:hAnsi="David" w:cs="David"/>
                <w:sz w:val="24"/>
                <w:szCs w:val="24"/>
                <w:rtl/>
              </w:rPr>
              <w:t>אריחי חיפוי למטבח</w:t>
            </w:r>
          </w:p>
        </w:tc>
        <w:tc>
          <w:tcPr>
            <w:tcW w:w="2552" w:type="dxa"/>
            <w:tcBorders>
              <w:top w:val="single" w:sz="4" w:space="0" w:color="auto"/>
              <w:left w:val="single" w:sz="4" w:space="0" w:color="auto"/>
              <w:bottom w:val="single" w:sz="4" w:space="0" w:color="auto"/>
              <w:right w:val="single" w:sz="4" w:space="0" w:color="auto"/>
            </w:tcBorders>
          </w:tcPr>
          <w:p w14:paraId="76B09498" w14:textId="77777777" w:rsidR="00E56613" w:rsidRPr="00E56613" w:rsidRDefault="00E56613" w:rsidP="00E56613">
            <w:pPr>
              <w:spacing w:before="0" w:beforeAutospacing="0" w:after="0" w:afterAutospacing="0" w:line="360" w:lineRule="auto"/>
              <w:ind w:left="680" w:hanging="680"/>
              <w:jc w:val="both"/>
              <w:rPr>
                <w:rFonts w:ascii="David" w:eastAsia="Times New Roman" w:hAnsi="David" w:cs="David"/>
                <w:sz w:val="24"/>
                <w:szCs w:val="24"/>
              </w:rPr>
            </w:pPr>
            <w:r w:rsidRPr="00E56613">
              <w:rPr>
                <w:rFonts w:ascii="David" w:eastAsia="Times New Roman" w:hAnsi="David" w:cs="David"/>
                <w:sz w:val="24"/>
                <w:szCs w:val="24"/>
                <w:rtl/>
              </w:rPr>
              <w:t>₪ / יח'</w:t>
            </w:r>
          </w:p>
        </w:tc>
      </w:tr>
      <w:tr w:rsidR="00E56613" w:rsidRPr="00E56613" w14:paraId="33AB17F1" w14:textId="77777777" w:rsidTr="00E56613">
        <w:tc>
          <w:tcPr>
            <w:tcW w:w="567" w:type="dxa"/>
            <w:tcBorders>
              <w:top w:val="single" w:sz="4" w:space="0" w:color="auto"/>
              <w:left w:val="single" w:sz="4" w:space="0" w:color="auto"/>
              <w:bottom w:val="single" w:sz="4" w:space="0" w:color="auto"/>
              <w:right w:val="single" w:sz="4" w:space="0" w:color="auto"/>
            </w:tcBorders>
          </w:tcPr>
          <w:p w14:paraId="3FFBE681" w14:textId="77777777" w:rsidR="00E56613" w:rsidRPr="00E56613" w:rsidRDefault="00E56613" w:rsidP="00E56613">
            <w:pPr>
              <w:spacing w:before="0" w:beforeAutospacing="0" w:after="0" w:afterAutospacing="0" w:line="360" w:lineRule="auto"/>
              <w:ind w:left="680" w:hanging="680"/>
              <w:jc w:val="both"/>
              <w:rPr>
                <w:rFonts w:ascii="David" w:eastAsia="Times New Roman" w:hAnsi="David" w:cs="David"/>
                <w:sz w:val="24"/>
                <w:szCs w:val="24"/>
              </w:rPr>
            </w:pPr>
            <w:r w:rsidRPr="00E56613">
              <w:rPr>
                <w:rFonts w:ascii="David" w:eastAsia="Times New Roman" w:hAnsi="David" w:cs="David"/>
                <w:sz w:val="24"/>
                <w:szCs w:val="24"/>
                <w:rtl/>
              </w:rPr>
              <w:t>ד.</w:t>
            </w:r>
          </w:p>
        </w:tc>
        <w:tc>
          <w:tcPr>
            <w:tcW w:w="5670" w:type="dxa"/>
            <w:tcBorders>
              <w:top w:val="single" w:sz="4" w:space="0" w:color="auto"/>
              <w:left w:val="single" w:sz="4" w:space="0" w:color="auto"/>
              <w:bottom w:val="single" w:sz="4" w:space="0" w:color="auto"/>
              <w:right w:val="single" w:sz="4" w:space="0" w:color="auto"/>
            </w:tcBorders>
          </w:tcPr>
          <w:p w14:paraId="3DC6A853" w14:textId="77777777" w:rsidR="00E56613" w:rsidRPr="00E56613" w:rsidRDefault="00E56613" w:rsidP="00E56613">
            <w:pPr>
              <w:spacing w:before="0" w:beforeAutospacing="0" w:after="0" w:afterAutospacing="0" w:line="360" w:lineRule="auto"/>
              <w:ind w:left="680" w:hanging="680"/>
              <w:jc w:val="both"/>
              <w:rPr>
                <w:rFonts w:ascii="David" w:eastAsia="Times New Roman" w:hAnsi="David" w:cs="David"/>
                <w:sz w:val="24"/>
                <w:szCs w:val="24"/>
              </w:rPr>
            </w:pPr>
            <w:r w:rsidRPr="00E56613">
              <w:rPr>
                <w:rFonts w:ascii="David" w:eastAsia="Times New Roman" w:hAnsi="David" w:cs="David"/>
                <w:sz w:val="24"/>
                <w:szCs w:val="24"/>
                <w:rtl/>
              </w:rPr>
              <w:t xml:space="preserve">אריחי ריצוף וחיפוי לאמבטיה ובית שימוש </w:t>
            </w:r>
          </w:p>
        </w:tc>
        <w:tc>
          <w:tcPr>
            <w:tcW w:w="2552" w:type="dxa"/>
            <w:tcBorders>
              <w:top w:val="single" w:sz="4" w:space="0" w:color="auto"/>
              <w:left w:val="single" w:sz="4" w:space="0" w:color="auto"/>
              <w:bottom w:val="single" w:sz="4" w:space="0" w:color="auto"/>
              <w:right w:val="single" w:sz="4" w:space="0" w:color="auto"/>
            </w:tcBorders>
          </w:tcPr>
          <w:p w14:paraId="09343A3E" w14:textId="77777777" w:rsidR="00E56613" w:rsidRPr="00E56613" w:rsidRDefault="00E56613" w:rsidP="00E56613">
            <w:pPr>
              <w:spacing w:before="0" w:beforeAutospacing="0" w:after="0" w:afterAutospacing="0" w:line="360" w:lineRule="auto"/>
              <w:ind w:left="680" w:hanging="680"/>
              <w:jc w:val="both"/>
              <w:rPr>
                <w:rFonts w:ascii="David" w:eastAsia="Times New Roman" w:hAnsi="David" w:cs="David"/>
                <w:sz w:val="24"/>
                <w:szCs w:val="24"/>
              </w:rPr>
            </w:pPr>
            <w:r w:rsidRPr="00E56613">
              <w:rPr>
                <w:rFonts w:ascii="David" w:eastAsia="Times New Roman" w:hAnsi="David" w:cs="David"/>
                <w:sz w:val="24"/>
                <w:szCs w:val="24"/>
                <w:rtl/>
              </w:rPr>
              <w:t>₪ /יח'</w:t>
            </w:r>
          </w:p>
        </w:tc>
      </w:tr>
      <w:tr w:rsidR="00E56613" w:rsidRPr="00E56613" w14:paraId="61058BCF" w14:textId="77777777" w:rsidTr="00E56613">
        <w:tc>
          <w:tcPr>
            <w:tcW w:w="567" w:type="dxa"/>
            <w:tcBorders>
              <w:top w:val="single" w:sz="4" w:space="0" w:color="auto"/>
              <w:left w:val="single" w:sz="4" w:space="0" w:color="auto"/>
              <w:bottom w:val="single" w:sz="4" w:space="0" w:color="auto"/>
              <w:right w:val="single" w:sz="4" w:space="0" w:color="auto"/>
            </w:tcBorders>
          </w:tcPr>
          <w:p w14:paraId="45C253F7" w14:textId="77777777" w:rsidR="00E56613" w:rsidRPr="00E56613" w:rsidRDefault="00E56613" w:rsidP="00E56613">
            <w:pPr>
              <w:spacing w:before="0" w:beforeAutospacing="0" w:after="0" w:afterAutospacing="0" w:line="360" w:lineRule="auto"/>
              <w:ind w:left="680" w:hanging="680"/>
              <w:jc w:val="both"/>
              <w:rPr>
                <w:rFonts w:ascii="David" w:eastAsia="Times New Roman" w:hAnsi="David" w:cs="David"/>
                <w:sz w:val="24"/>
                <w:szCs w:val="24"/>
              </w:rPr>
            </w:pPr>
            <w:r w:rsidRPr="00E56613">
              <w:rPr>
                <w:rFonts w:ascii="David" w:eastAsia="Times New Roman" w:hAnsi="David" w:cs="David"/>
                <w:sz w:val="24"/>
                <w:szCs w:val="24"/>
                <w:rtl/>
              </w:rPr>
              <w:t>ה.</w:t>
            </w:r>
          </w:p>
        </w:tc>
        <w:tc>
          <w:tcPr>
            <w:tcW w:w="5670" w:type="dxa"/>
            <w:tcBorders>
              <w:top w:val="single" w:sz="4" w:space="0" w:color="auto"/>
              <w:left w:val="single" w:sz="4" w:space="0" w:color="auto"/>
              <w:bottom w:val="single" w:sz="4" w:space="0" w:color="auto"/>
              <w:right w:val="single" w:sz="4" w:space="0" w:color="auto"/>
            </w:tcBorders>
          </w:tcPr>
          <w:p w14:paraId="4B1BF549" w14:textId="77777777" w:rsidR="00E56613" w:rsidRPr="00E56613" w:rsidRDefault="00E56613" w:rsidP="00E56613">
            <w:pPr>
              <w:spacing w:before="0" w:beforeAutospacing="0" w:after="0" w:afterAutospacing="0" w:line="360" w:lineRule="auto"/>
              <w:ind w:left="680" w:hanging="680"/>
              <w:jc w:val="both"/>
              <w:rPr>
                <w:rFonts w:ascii="David" w:eastAsia="Times New Roman" w:hAnsi="David" w:cs="David"/>
                <w:sz w:val="24"/>
                <w:szCs w:val="24"/>
              </w:rPr>
            </w:pPr>
            <w:r w:rsidRPr="00E56613">
              <w:rPr>
                <w:rFonts w:ascii="David" w:eastAsia="Times New Roman" w:hAnsi="David" w:cs="David"/>
                <w:sz w:val="24"/>
                <w:szCs w:val="24"/>
                <w:rtl/>
              </w:rPr>
              <w:t>אמבטיה</w:t>
            </w:r>
          </w:p>
        </w:tc>
        <w:tc>
          <w:tcPr>
            <w:tcW w:w="2552" w:type="dxa"/>
            <w:tcBorders>
              <w:top w:val="single" w:sz="4" w:space="0" w:color="auto"/>
              <w:left w:val="single" w:sz="4" w:space="0" w:color="auto"/>
              <w:bottom w:val="single" w:sz="4" w:space="0" w:color="auto"/>
              <w:right w:val="single" w:sz="4" w:space="0" w:color="auto"/>
            </w:tcBorders>
          </w:tcPr>
          <w:p w14:paraId="0A9DC119" w14:textId="77777777" w:rsidR="00E56613" w:rsidRPr="00E56613" w:rsidRDefault="00E56613" w:rsidP="00E56613">
            <w:pPr>
              <w:spacing w:before="0" w:beforeAutospacing="0" w:after="0" w:afterAutospacing="0" w:line="360" w:lineRule="auto"/>
              <w:ind w:left="680" w:hanging="680"/>
              <w:jc w:val="both"/>
              <w:rPr>
                <w:rFonts w:ascii="David" w:eastAsia="Times New Roman" w:hAnsi="David" w:cs="David"/>
                <w:sz w:val="24"/>
                <w:szCs w:val="24"/>
              </w:rPr>
            </w:pPr>
            <w:r w:rsidRPr="00E56613">
              <w:rPr>
                <w:rFonts w:ascii="David" w:eastAsia="Times New Roman" w:hAnsi="David" w:cs="David"/>
                <w:sz w:val="24"/>
                <w:szCs w:val="24"/>
                <w:rtl/>
              </w:rPr>
              <w:t>₪ / יח'</w:t>
            </w:r>
          </w:p>
        </w:tc>
      </w:tr>
      <w:tr w:rsidR="00E56613" w:rsidRPr="00E56613" w14:paraId="6896FB24" w14:textId="77777777" w:rsidTr="00E56613">
        <w:tc>
          <w:tcPr>
            <w:tcW w:w="567" w:type="dxa"/>
            <w:tcBorders>
              <w:top w:val="single" w:sz="4" w:space="0" w:color="auto"/>
              <w:left w:val="single" w:sz="4" w:space="0" w:color="auto"/>
              <w:bottom w:val="single" w:sz="4" w:space="0" w:color="auto"/>
              <w:right w:val="single" w:sz="4" w:space="0" w:color="auto"/>
            </w:tcBorders>
          </w:tcPr>
          <w:p w14:paraId="2CD17917" w14:textId="77777777" w:rsidR="00E56613" w:rsidRPr="00E56613" w:rsidRDefault="00E56613" w:rsidP="00E56613">
            <w:pPr>
              <w:spacing w:before="0" w:beforeAutospacing="0" w:after="0" w:afterAutospacing="0" w:line="360" w:lineRule="auto"/>
              <w:ind w:left="680" w:hanging="680"/>
              <w:jc w:val="both"/>
              <w:rPr>
                <w:rFonts w:ascii="David" w:eastAsia="Times New Roman" w:hAnsi="David" w:cs="David"/>
                <w:sz w:val="24"/>
                <w:szCs w:val="24"/>
              </w:rPr>
            </w:pPr>
            <w:r w:rsidRPr="00E56613">
              <w:rPr>
                <w:rFonts w:ascii="David" w:eastAsia="Times New Roman" w:hAnsi="David" w:cs="David"/>
                <w:sz w:val="24"/>
                <w:szCs w:val="24"/>
                <w:rtl/>
              </w:rPr>
              <w:t>ו.</w:t>
            </w:r>
          </w:p>
        </w:tc>
        <w:tc>
          <w:tcPr>
            <w:tcW w:w="5670" w:type="dxa"/>
            <w:tcBorders>
              <w:top w:val="single" w:sz="4" w:space="0" w:color="auto"/>
              <w:left w:val="single" w:sz="4" w:space="0" w:color="auto"/>
              <w:bottom w:val="single" w:sz="4" w:space="0" w:color="auto"/>
              <w:right w:val="single" w:sz="4" w:space="0" w:color="auto"/>
            </w:tcBorders>
          </w:tcPr>
          <w:p w14:paraId="7B1F289D" w14:textId="77777777" w:rsidR="00E56613" w:rsidRPr="00E56613" w:rsidRDefault="00E56613" w:rsidP="00E56613">
            <w:pPr>
              <w:spacing w:before="0" w:beforeAutospacing="0" w:after="0" w:afterAutospacing="0" w:line="360" w:lineRule="auto"/>
              <w:ind w:left="680" w:hanging="680"/>
              <w:jc w:val="both"/>
              <w:rPr>
                <w:rFonts w:ascii="David" w:eastAsia="Times New Roman" w:hAnsi="David" w:cs="David"/>
                <w:sz w:val="24"/>
                <w:szCs w:val="24"/>
              </w:rPr>
            </w:pPr>
            <w:r w:rsidRPr="00E56613">
              <w:rPr>
                <w:rFonts w:ascii="David" w:eastAsia="Times New Roman" w:hAnsi="David" w:cs="David"/>
                <w:sz w:val="24"/>
                <w:szCs w:val="24"/>
                <w:rtl/>
              </w:rPr>
              <w:t>אסלת מונובלוק מחרס</w:t>
            </w:r>
          </w:p>
        </w:tc>
        <w:tc>
          <w:tcPr>
            <w:tcW w:w="2552" w:type="dxa"/>
            <w:tcBorders>
              <w:top w:val="single" w:sz="4" w:space="0" w:color="auto"/>
              <w:left w:val="single" w:sz="4" w:space="0" w:color="auto"/>
              <w:bottom w:val="single" w:sz="4" w:space="0" w:color="auto"/>
              <w:right w:val="single" w:sz="4" w:space="0" w:color="auto"/>
            </w:tcBorders>
          </w:tcPr>
          <w:p w14:paraId="75661740" w14:textId="77777777" w:rsidR="00E56613" w:rsidRPr="00E56613" w:rsidRDefault="00E56613" w:rsidP="00E56613">
            <w:pPr>
              <w:spacing w:before="0" w:beforeAutospacing="0" w:after="0" w:afterAutospacing="0" w:line="360" w:lineRule="auto"/>
              <w:ind w:left="680" w:hanging="680"/>
              <w:jc w:val="both"/>
              <w:rPr>
                <w:rFonts w:ascii="David" w:eastAsia="Times New Roman" w:hAnsi="David" w:cs="David"/>
                <w:sz w:val="24"/>
                <w:szCs w:val="24"/>
              </w:rPr>
            </w:pPr>
            <w:r w:rsidRPr="00E56613">
              <w:rPr>
                <w:rFonts w:ascii="David" w:eastAsia="Times New Roman" w:hAnsi="David" w:cs="David"/>
                <w:sz w:val="24"/>
                <w:szCs w:val="24"/>
                <w:rtl/>
              </w:rPr>
              <w:t>₪ / יח'</w:t>
            </w:r>
          </w:p>
        </w:tc>
      </w:tr>
      <w:tr w:rsidR="00E56613" w:rsidRPr="00E56613" w14:paraId="2BCAE967" w14:textId="77777777" w:rsidTr="00E56613">
        <w:trPr>
          <w:trHeight w:val="457"/>
        </w:trPr>
        <w:tc>
          <w:tcPr>
            <w:tcW w:w="567" w:type="dxa"/>
            <w:tcBorders>
              <w:top w:val="single" w:sz="4" w:space="0" w:color="auto"/>
              <w:left w:val="single" w:sz="4" w:space="0" w:color="auto"/>
              <w:bottom w:val="single" w:sz="4" w:space="0" w:color="auto"/>
              <w:right w:val="single" w:sz="4" w:space="0" w:color="auto"/>
            </w:tcBorders>
          </w:tcPr>
          <w:p w14:paraId="032D8EE4" w14:textId="77777777" w:rsidR="00E56613" w:rsidRPr="00E56613" w:rsidRDefault="00E56613" w:rsidP="00E56613">
            <w:pPr>
              <w:spacing w:before="0" w:beforeAutospacing="0" w:after="0" w:afterAutospacing="0" w:line="360" w:lineRule="auto"/>
              <w:ind w:left="680" w:hanging="680"/>
              <w:jc w:val="both"/>
              <w:rPr>
                <w:rFonts w:ascii="David" w:eastAsia="Times New Roman" w:hAnsi="David" w:cs="David"/>
                <w:sz w:val="24"/>
                <w:szCs w:val="24"/>
              </w:rPr>
            </w:pPr>
            <w:r w:rsidRPr="00E56613">
              <w:rPr>
                <w:rFonts w:ascii="David" w:eastAsia="Times New Roman" w:hAnsi="David" w:cs="David"/>
                <w:sz w:val="24"/>
                <w:szCs w:val="24"/>
                <w:rtl/>
              </w:rPr>
              <w:t>ז.</w:t>
            </w:r>
          </w:p>
        </w:tc>
        <w:tc>
          <w:tcPr>
            <w:tcW w:w="5670" w:type="dxa"/>
            <w:tcBorders>
              <w:top w:val="single" w:sz="4" w:space="0" w:color="auto"/>
              <w:left w:val="single" w:sz="4" w:space="0" w:color="auto"/>
              <w:bottom w:val="single" w:sz="4" w:space="0" w:color="auto"/>
              <w:right w:val="single" w:sz="4" w:space="0" w:color="auto"/>
            </w:tcBorders>
          </w:tcPr>
          <w:p w14:paraId="05CF6925" w14:textId="77777777" w:rsidR="00E56613" w:rsidRPr="00E56613" w:rsidRDefault="00E56613" w:rsidP="00E56613">
            <w:pPr>
              <w:spacing w:before="0" w:beforeAutospacing="0" w:after="0" w:afterAutospacing="0" w:line="360" w:lineRule="auto"/>
              <w:ind w:left="680" w:hanging="680"/>
              <w:jc w:val="both"/>
              <w:rPr>
                <w:rFonts w:ascii="David" w:eastAsia="Times New Roman" w:hAnsi="David" w:cs="David"/>
                <w:sz w:val="24"/>
                <w:szCs w:val="24"/>
              </w:rPr>
            </w:pPr>
            <w:r w:rsidRPr="00E56613">
              <w:rPr>
                <w:rFonts w:ascii="David" w:eastAsia="Times New Roman" w:hAnsi="David" w:cs="David"/>
                <w:sz w:val="24"/>
                <w:szCs w:val="24"/>
                <w:rtl/>
              </w:rPr>
              <w:t>מושב אסלה מחומר פלסטי כבד מס' 3  עם צירי נירוסטה</w:t>
            </w:r>
          </w:p>
        </w:tc>
        <w:tc>
          <w:tcPr>
            <w:tcW w:w="2552" w:type="dxa"/>
            <w:tcBorders>
              <w:top w:val="single" w:sz="4" w:space="0" w:color="auto"/>
              <w:left w:val="single" w:sz="4" w:space="0" w:color="auto"/>
              <w:bottom w:val="single" w:sz="4" w:space="0" w:color="auto"/>
              <w:right w:val="single" w:sz="4" w:space="0" w:color="auto"/>
            </w:tcBorders>
          </w:tcPr>
          <w:p w14:paraId="01015949" w14:textId="77777777" w:rsidR="00E56613" w:rsidRPr="00E56613" w:rsidRDefault="00E56613" w:rsidP="00E56613">
            <w:pPr>
              <w:spacing w:before="0" w:beforeAutospacing="0" w:after="0" w:afterAutospacing="0" w:line="360" w:lineRule="auto"/>
              <w:ind w:left="680" w:hanging="680"/>
              <w:jc w:val="both"/>
              <w:rPr>
                <w:rFonts w:ascii="David" w:eastAsia="Times New Roman" w:hAnsi="David" w:cs="David"/>
                <w:sz w:val="24"/>
                <w:szCs w:val="24"/>
              </w:rPr>
            </w:pPr>
            <w:r w:rsidRPr="00E56613">
              <w:rPr>
                <w:rFonts w:ascii="David" w:eastAsia="Times New Roman" w:hAnsi="David" w:cs="David"/>
                <w:sz w:val="24"/>
                <w:szCs w:val="24"/>
                <w:rtl/>
              </w:rPr>
              <w:t>כולל במחיר האסלה</w:t>
            </w:r>
          </w:p>
        </w:tc>
      </w:tr>
      <w:tr w:rsidR="00E56613" w:rsidRPr="00E56613" w14:paraId="7C1663A9" w14:textId="77777777" w:rsidTr="00E56613">
        <w:tc>
          <w:tcPr>
            <w:tcW w:w="567" w:type="dxa"/>
            <w:tcBorders>
              <w:top w:val="single" w:sz="4" w:space="0" w:color="auto"/>
              <w:left w:val="single" w:sz="4" w:space="0" w:color="auto"/>
              <w:bottom w:val="single" w:sz="4" w:space="0" w:color="auto"/>
              <w:right w:val="single" w:sz="4" w:space="0" w:color="auto"/>
            </w:tcBorders>
          </w:tcPr>
          <w:p w14:paraId="2268DF3A" w14:textId="77777777" w:rsidR="00E56613" w:rsidRPr="00E56613" w:rsidRDefault="00E56613" w:rsidP="00E56613">
            <w:pPr>
              <w:spacing w:before="0" w:beforeAutospacing="0" w:after="0" w:afterAutospacing="0" w:line="360" w:lineRule="auto"/>
              <w:ind w:left="680" w:hanging="680"/>
              <w:jc w:val="both"/>
              <w:rPr>
                <w:rFonts w:ascii="David" w:eastAsia="Times New Roman" w:hAnsi="David" w:cs="David"/>
                <w:sz w:val="24"/>
                <w:szCs w:val="24"/>
              </w:rPr>
            </w:pPr>
            <w:r w:rsidRPr="00E56613">
              <w:rPr>
                <w:rFonts w:ascii="David" w:eastAsia="Times New Roman" w:hAnsi="David" w:cs="David"/>
                <w:sz w:val="24"/>
                <w:szCs w:val="24"/>
                <w:rtl/>
              </w:rPr>
              <w:t>ח.</w:t>
            </w:r>
          </w:p>
        </w:tc>
        <w:tc>
          <w:tcPr>
            <w:tcW w:w="5670" w:type="dxa"/>
            <w:tcBorders>
              <w:top w:val="single" w:sz="4" w:space="0" w:color="auto"/>
              <w:left w:val="single" w:sz="4" w:space="0" w:color="auto"/>
              <w:bottom w:val="single" w:sz="4" w:space="0" w:color="auto"/>
              <w:right w:val="single" w:sz="4" w:space="0" w:color="auto"/>
            </w:tcBorders>
          </w:tcPr>
          <w:p w14:paraId="2C48851B" w14:textId="77777777" w:rsidR="00E56613" w:rsidRPr="00E56613" w:rsidRDefault="00E56613" w:rsidP="00E56613">
            <w:pPr>
              <w:spacing w:before="0" w:beforeAutospacing="0" w:after="0" w:afterAutospacing="0" w:line="360" w:lineRule="auto"/>
              <w:ind w:left="680" w:hanging="680"/>
              <w:jc w:val="both"/>
              <w:rPr>
                <w:rFonts w:ascii="David" w:eastAsia="Times New Roman" w:hAnsi="David" w:cs="David"/>
                <w:sz w:val="24"/>
                <w:szCs w:val="24"/>
              </w:rPr>
            </w:pPr>
            <w:r w:rsidRPr="00E56613">
              <w:rPr>
                <w:rFonts w:ascii="David" w:eastAsia="Times New Roman" w:hAnsi="David" w:cs="David"/>
                <w:sz w:val="24"/>
                <w:szCs w:val="24"/>
                <w:rtl/>
              </w:rPr>
              <w:t>סוללה לאמבטיה, צינור, מזלף יד  ומוט תליה אנכי</w:t>
            </w:r>
          </w:p>
        </w:tc>
        <w:tc>
          <w:tcPr>
            <w:tcW w:w="2552" w:type="dxa"/>
            <w:tcBorders>
              <w:top w:val="single" w:sz="4" w:space="0" w:color="auto"/>
              <w:left w:val="single" w:sz="4" w:space="0" w:color="auto"/>
              <w:bottom w:val="single" w:sz="4" w:space="0" w:color="auto"/>
              <w:right w:val="single" w:sz="4" w:space="0" w:color="auto"/>
            </w:tcBorders>
          </w:tcPr>
          <w:p w14:paraId="75273482" w14:textId="77777777" w:rsidR="00E56613" w:rsidRPr="00E56613" w:rsidRDefault="00E56613" w:rsidP="00E56613">
            <w:pPr>
              <w:spacing w:before="0" w:beforeAutospacing="0" w:after="0" w:afterAutospacing="0" w:line="360" w:lineRule="auto"/>
              <w:ind w:left="680" w:hanging="680"/>
              <w:jc w:val="both"/>
              <w:rPr>
                <w:rFonts w:ascii="David" w:eastAsia="Times New Roman" w:hAnsi="David" w:cs="David"/>
                <w:sz w:val="24"/>
                <w:szCs w:val="24"/>
              </w:rPr>
            </w:pPr>
            <w:r w:rsidRPr="00E56613">
              <w:rPr>
                <w:rFonts w:ascii="David" w:eastAsia="Times New Roman" w:hAnsi="David" w:cs="David"/>
                <w:sz w:val="24"/>
                <w:szCs w:val="24"/>
                <w:rtl/>
              </w:rPr>
              <w:t>₪ /יח'</w:t>
            </w:r>
          </w:p>
        </w:tc>
      </w:tr>
      <w:tr w:rsidR="00E56613" w:rsidRPr="00E56613" w14:paraId="0A29AAED" w14:textId="77777777" w:rsidTr="00E56613">
        <w:tc>
          <w:tcPr>
            <w:tcW w:w="567" w:type="dxa"/>
            <w:tcBorders>
              <w:top w:val="single" w:sz="4" w:space="0" w:color="auto"/>
              <w:left w:val="single" w:sz="4" w:space="0" w:color="auto"/>
              <w:bottom w:val="single" w:sz="4" w:space="0" w:color="auto"/>
              <w:right w:val="single" w:sz="4" w:space="0" w:color="auto"/>
            </w:tcBorders>
          </w:tcPr>
          <w:p w14:paraId="01FA395E" w14:textId="77777777" w:rsidR="00E56613" w:rsidRPr="00E56613" w:rsidRDefault="00E56613" w:rsidP="00E56613">
            <w:pPr>
              <w:spacing w:before="0" w:beforeAutospacing="0" w:after="0" w:afterAutospacing="0" w:line="360" w:lineRule="auto"/>
              <w:ind w:left="680" w:hanging="680"/>
              <w:jc w:val="both"/>
              <w:rPr>
                <w:rFonts w:ascii="David" w:eastAsia="Times New Roman" w:hAnsi="David" w:cs="David"/>
                <w:sz w:val="24"/>
                <w:szCs w:val="24"/>
              </w:rPr>
            </w:pPr>
            <w:r w:rsidRPr="00E56613">
              <w:rPr>
                <w:rFonts w:ascii="David" w:eastAsia="Times New Roman" w:hAnsi="David" w:cs="David"/>
                <w:sz w:val="24"/>
                <w:szCs w:val="24"/>
                <w:rtl/>
              </w:rPr>
              <w:t>ט.</w:t>
            </w:r>
          </w:p>
        </w:tc>
        <w:tc>
          <w:tcPr>
            <w:tcW w:w="5670" w:type="dxa"/>
            <w:tcBorders>
              <w:top w:val="single" w:sz="4" w:space="0" w:color="auto"/>
              <w:left w:val="single" w:sz="4" w:space="0" w:color="auto"/>
              <w:bottom w:val="single" w:sz="4" w:space="0" w:color="auto"/>
              <w:right w:val="single" w:sz="4" w:space="0" w:color="auto"/>
            </w:tcBorders>
          </w:tcPr>
          <w:p w14:paraId="77777F12" w14:textId="77777777" w:rsidR="00E56613" w:rsidRPr="00E56613" w:rsidRDefault="00E56613" w:rsidP="00E56613">
            <w:pPr>
              <w:spacing w:before="0" w:beforeAutospacing="0" w:after="0" w:afterAutospacing="0" w:line="360" w:lineRule="auto"/>
              <w:ind w:left="680" w:hanging="680"/>
              <w:jc w:val="both"/>
              <w:rPr>
                <w:rFonts w:ascii="David" w:eastAsia="Times New Roman" w:hAnsi="David" w:cs="David"/>
                <w:sz w:val="24"/>
                <w:szCs w:val="24"/>
              </w:rPr>
            </w:pPr>
            <w:r w:rsidRPr="00E56613">
              <w:rPr>
                <w:rFonts w:ascii="David" w:eastAsia="Times New Roman" w:hAnsi="David" w:cs="David"/>
                <w:sz w:val="24"/>
                <w:szCs w:val="24"/>
                <w:rtl/>
              </w:rPr>
              <w:t xml:space="preserve">אמבטיית עיסוי אקרילית כולל אביזרים ומתקנים </w:t>
            </w:r>
          </w:p>
        </w:tc>
        <w:tc>
          <w:tcPr>
            <w:tcW w:w="2552" w:type="dxa"/>
            <w:tcBorders>
              <w:top w:val="single" w:sz="4" w:space="0" w:color="auto"/>
              <w:left w:val="single" w:sz="4" w:space="0" w:color="auto"/>
              <w:bottom w:val="single" w:sz="4" w:space="0" w:color="auto"/>
              <w:right w:val="single" w:sz="4" w:space="0" w:color="auto"/>
            </w:tcBorders>
          </w:tcPr>
          <w:p w14:paraId="3E52D106" w14:textId="77777777" w:rsidR="00E56613" w:rsidRPr="00E56613" w:rsidRDefault="00E56613" w:rsidP="00E56613">
            <w:pPr>
              <w:spacing w:before="0" w:beforeAutospacing="0" w:after="0" w:afterAutospacing="0" w:line="360" w:lineRule="auto"/>
              <w:ind w:left="680" w:hanging="680"/>
              <w:jc w:val="both"/>
              <w:rPr>
                <w:rFonts w:ascii="David" w:eastAsia="Times New Roman" w:hAnsi="David" w:cs="David"/>
                <w:sz w:val="24"/>
                <w:szCs w:val="24"/>
              </w:rPr>
            </w:pPr>
            <w:r w:rsidRPr="00E56613">
              <w:rPr>
                <w:rFonts w:ascii="David" w:eastAsia="Times New Roman" w:hAnsi="David" w:cs="David"/>
                <w:sz w:val="24"/>
                <w:szCs w:val="24"/>
                <w:rtl/>
              </w:rPr>
              <w:t>₪ /יח'</w:t>
            </w:r>
          </w:p>
        </w:tc>
      </w:tr>
      <w:tr w:rsidR="00E56613" w:rsidRPr="00E56613" w14:paraId="1282E452" w14:textId="77777777" w:rsidTr="00E56613">
        <w:tc>
          <w:tcPr>
            <w:tcW w:w="567" w:type="dxa"/>
            <w:tcBorders>
              <w:top w:val="single" w:sz="4" w:space="0" w:color="auto"/>
              <w:left w:val="single" w:sz="4" w:space="0" w:color="auto"/>
              <w:bottom w:val="single" w:sz="4" w:space="0" w:color="auto"/>
              <w:right w:val="single" w:sz="4" w:space="0" w:color="auto"/>
            </w:tcBorders>
          </w:tcPr>
          <w:p w14:paraId="7B8EEE1B" w14:textId="77777777" w:rsidR="00E56613" w:rsidRPr="00E56613" w:rsidRDefault="00E56613" w:rsidP="00E56613">
            <w:pPr>
              <w:spacing w:before="0" w:beforeAutospacing="0" w:after="0" w:afterAutospacing="0" w:line="360" w:lineRule="auto"/>
              <w:ind w:left="680" w:hanging="680"/>
              <w:jc w:val="both"/>
              <w:rPr>
                <w:rFonts w:ascii="David" w:eastAsia="Times New Roman" w:hAnsi="David" w:cs="David"/>
                <w:sz w:val="24"/>
                <w:szCs w:val="24"/>
              </w:rPr>
            </w:pPr>
            <w:r w:rsidRPr="00E56613">
              <w:rPr>
                <w:rFonts w:ascii="David" w:eastAsia="Times New Roman" w:hAnsi="David" w:cs="David"/>
                <w:sz w:val="24"/>
                <w:szCs w:val="24"/>
                <w:rtl/>
              </w:rPr>
              <w:t>י.</w:t>
            </w:r>
          </w:p>
        </w:tc>
        <w:tc>
          <w:tcPr>
            <w:tcW w:w="5670" w:type="dxa"/>
            <w:tcBorders>
              <w:top w:val="single" w:sz="4" w:space="0" w:color="auto"/>
              <w:left w:val="single" w:sz="4" w:space="0" w:color="auto"/>
              <w:bottom w:val="single" w:sz="4" w:space="0" w:color="auto"/>
              <w:right w:val="single" w:sz="4" w:space="0" w:color="auto"/>
            </w:tcBorders>
          </w:tcPr>
          <w:p w14:paraId="355181DD" w14:textId="77777777" w:rsidR="00E56613" w:rsidRPr="00E56613" w:rsidRDefault="00E56613" w:rsidP="00E56613">
            <w:pPr>
              <w:spacing w:before="0" w:beforeAutospacing="0" w:after="0" w:afterAutospacing="0" w:line="360" w:lineRule="auto"/>
              <w:ind w:left="680" w:hanging="680"/>
              <w:jc w:val="both"/>
              <w:rPr>
                <w:rFonts w:ascii="David" w:eastAsia="Times New Roman" w:hAnsi="David" w:cs="David"/>
                <w:sz w:val="24"/>
                <w:szCs w:val="24"/>
              </w:rPr>
            </w:pPr>
            <w:r w:rsidRPr="00E56613">
              <w:rPr>
                <w:rFonts w:ascii="David" w:eastAsia="Times New Roman" w:hAnsi="David" w:cs="David"/>
                <w:sz w:val="24"/>
                <w:szCs w:val="24"/>
                <w:rtl/>
              </w:rPr>
              <w:t>סוללה לכיור רחצה</w:t>
            </w:r>
          </w:p>
        </w:tc>
        <w:tc>
          <w:tcPr>
            <w:tcW w:w="2552" w:type="dxa"/>
            <w:tcBorders>
              <w:top w:val="single" w:sz="4" w:space="0" w:color="auto"/>
              <w:left w:val="single" w:sz="4" w:space="0" w:color="auto"/>
              <w:bottom w:val="single" w:sz="4" w:space="0" w:color="auto"/>
              <w:right w:val="single" w:sz="4" w:space="0" w:color="auto"/>
            </w:tcBorders>
          </w:tcPr>
          <w:p w14:paraId="12EFBF19" w14:textId="77777777" w:rsidR="00E56613" w:rsidRPr="00E56613" w:rsidRDefault="00E56613" w:rsidP="00E56613">
            <w:pPr>
              <w:spacing w:before="0" w:beforeAutospacing="0" w:after="0" w:afterAutospacing="0" w:line="360" w:lineRule="auto"/>
              <w:ind w:left="680" w:hanging="680"/>
              <w:jc w:val="both"/>
              <w:rPr>
                <w:rFonts w:ascii="David" w:eastAsia="Times New Roman" w:hAnsi="David" w:cs="David"/>
                <w:sz w:val="24"/>
                <w:szCs w:val="24"/>
              </w:rPr>
            </w:pPr>
            <w:r w:rsidRPr="00E56613">
              <w:rPr>
                <w:rFonts w:ascii="David" w:eastAsia="Times New Roman" w:hAnsi="David" w:cs="David"/>
                <w:sz w:val="24"/>
                <w:szCs w:val="24"/>
                <w:rtl/>
              </w:rPr>
              <w:t>₪/ יח'</w:t>
            </w:r>
          </w:p>
        </w:tc>
      </w:tr>
      <w:tr w:rsidR="00E56613" w:rsidRPr="00E56613" w14:paraId="5C36ED36" w14:textId="77777777" w:rsidTr="00E56613">
        <w:tc>
          <w:tcPr>
            <w:tcW w:w="567" w:type="dxa"/>
            <w:tcBorders>
              <w:top w:val="single" w:sz="4" w:space="0" w:color="auto"/>
              <w:left w:val="single" w:sz="4" w:space="0" w:color="auto"/>
              <w:bottom w:val="single" w:sz="4" w:space="0" w:color="auto"/>
              <w:right w:val="single" w:sz="4" w:space="0" w:color="auto"/>
            </w:tcBorders>
          </w:tcPr>
          <w:p w14:paraId="427DE725" w14:textId="77777777" w:rsidR="00E56613" w:rsidRPr="00E56613" w:rsidRDefault="00E56613" w:rsidP="00E56613">
            <w:pPr>
              <w:spacing w:before="0" w:beforeAutospacing="0" w:after="0" w:afterAutospacing="0" w:line="360" w:lineRule="auto"/>
              <w:ind w:left="680" w:hanging="680"/>
              <w:jc w:val="both"/>
              <w:rPr>
                <w:rFonts w:ascii="David" w:eastAsia="Times New Roman" w:hAnsi="David" w:cs="David"/>
                <w:sz w:val="24"/>
                <w:szCs w:val="24"/>
              </w:rPr>
            </w:pPr>
            <w:r w:rsidRPr="00E56613">
              <w:rPr>
                <w:rFonts w:ascii="David" w:eastAsia="Times New Roman" w:hAnsi="David" w:cs="David"/>
                <w:sz w:val="24"/>
                <w:szCs w:val="24"/>
                <w:rtl/>
              </w:rPr>
              <w:t>יא.</w:t>
            </w:r>
          </w:p>
        </w:tc>
        <w:tc>
          <w:tcPr>
            <w:tcW w:w="5670" w:type="dxa"/>
            <w:tcBorders>
              <w:top w:val="single" w:sz="4" w:space="0" w:color="auto"/>
              <w:left w:val="single" w:sz="4" w:space="0" w:color="auto"/>
              <w:bottom w:val="single" w:sz="4" w:space="0" w:color="auto"/>
              <w:right w:val="single" w:sz="4" w:space="0" w:color="auto"/>
            </w:tcBorders>
          </w:tcPr>
          <w:p w14:paraId="7319499C" w14:textId="77777777" w:rsidR="00E56613" w:rsidRPr="00E56613" w:rsidRDefault="00E56613" w:rsidP="00E56613">
            <w:pPr>
              <w:spacing w:before="0" w:beforeAutospacing="0" w:after="0" w:afterAutospacing="0" w:line="360" w:lineRule="auto"/>
              <w:ind w:left="680" w:hanging="680"/>
              <w:jc w:val="both"/>
              <w:rPr>
                <w:rFonts w:ascii="David" w:eastAsia="Times New Roman" w:hAnsi="David" w:cs="David"/>
                <w:sz w:val="24"/>
                <w:szCs w:val="24"/>
              </w:rPr>
            </w:pPr>
            <w:r w:rsidRPr="00E56613">
              <w:rPr>
                <w:rFonts w:ascii="David" w:eastAsia="Times New Roman" w:hAnsi="David" w:cs="David"/>
                <w:sz w:val="24"/>
                <w:szCs w:val="24"/>
                <w:rtl/>
              </w:rPr>
              <w:t>כיור למטבח להתקנה שטוחה</w:t>
            </w:r>
          </w:p>
        </w:tc>
        <w:tc>
          <w:tcPr>
            <w:tcW w:w="2552" w:type="dxa"/>
            <w:tcBorders>
              <w:top w:val="single" w:sz="4" w:space="0" w:color="auto"/>
              <w:left w:val="single" w:sz="4" w:space="0" w:color="auto"/>
              <w:bottom w:val="single" w:sz="4" w:space="0" w:color="auto"/>
              <w:right w:val="single" w:sz="4" w:space="0" w:color="auto"/>
            </w:tcBorders>
          </w:tcPr>
          <w:p w14:paraId="2C29D757" w14:textId="77777777" w:rsidR="00E56613" w:rsidRPr="00E56613" w:rsidRDefault="00E56613" w:rsidP="00E56613">
            <w:pPr>
              <w:spacing w:before="0" w:beforeAutospacing="0" w:after="0" w:afterAutospacing="0" w:line="360" w:lineRule="auto"/>
              <w:ind w:left="680" w:hanging="680"/>
              <w:jc w:val="both"/>
              <w:rPr>
                <w:rFonts w:ascii="David" w:eastAsia="Times New Roman" w:hAnsi="David" w:cs="David"/>
                <w:sz w:val="24"/>
                <w:szCs w:val="24"/>
              </w:rPr>
            </w:pPr>
            <w:r w:rsidRPr="00E56613">
              <w:rPr>
                <w:rFonts w:ascii="David" w:eastAsia="Times New Roman" w:hAnsi="David" w:cs="David"/>
                <w:sz w:val="24"/>
                <w:szCs w:val="24"/>
                <w:rtl/>
              </w:rPr>
              <w:t>₪ /יח'</w:t>
            </w:r>
          </w:p>
        </w:tc>
      </w:tr>
      <w:tr w:rsidR="00E56613" w:rsidRPr="00E56613" w14:paraId="4C5868E6" w14:textId="77777777" w:rsidTr="00E56613">
        <w:tc>
          <w:tcPr>
            <w:tcW w:w="567" w:type="dxa"/>
            <w:tcBorders>
              <w:top w:val="single" w:sz="4" w:space="0" w:color="auto"/>
              <w:left w:val="single" w:sz="4" w:space="0" w:color="auto"/>
              <w:bottom w:val="single" w:sz="4" w:space="0" w:color="auto"/>
              <w:right w:val="single" w:sz="4" w:space="0" w:color="auto"/>
            </w:tcBorders>
          </w:tcPr>
          <w:p w14:paraId="42370AD5" w14:textId="77777777" w:rsidR="00E56613" w:rsidRPr="00E56613" w:rsidRDefault="00E56613" w:rsidP="00E56613">
            <w:pPr>
              <w:spacing w:before="0" w:beforeAutospacing="0" w:after="0" w:afterAutospacing="0" w:line="360" w:lineRule="auto"/>
              <w:ind w:left="680" w:hanging="680"/>
              <w:jc w:val="both"/>
              <w:rPr>
                <w:rFonts w:ascii="David" w:eastAsia="Times New Roman" w:hAnsi="David" w:cs="David"/>
                <w:sz w:val="24"/>
                <w:szCs w:val="24"/>
              </w:rPr>
            </w:pPr>
            <w:r w:rsidRPr="00E56613">
              <w:rPr>
                <w:rFonts w:ascii="David" w:eastAsia="Times New Roman" w:hAnsi="David" w:cs="David"/>
                <w:sz w:val="24"/>
                <w:szCs w:val="24"/>
                <w:rtl/>
              </w:rPr>
              <w:t>יב.</w:t>
            </w:r>
          </w:p>
        </w:tc>
        <w:tc>
          <w:tcPr>
            <w:tcW w:w="5670" w:type="dxa"/>
            <w:tcBorders>
              <w:top w:val="single" w:sz="4" w:space="0" w:color="auto"/>
              <w:left w:val="single" w:sz="4" w:space="0" w:color="auto"/>
              <w:bottom w:val="single" w:sz="4" w:space="0" w:color="auto"/>
              <w:right w:val="single" w:sz="4" w:space="0" w:color="auto"/>
            </w:tcBorders>
          </w:tcPr>
          <w:p w14:paraId="54A75B87" w14:textId="77777777" w:rsidR="00E56613" w:rsidRPr="00E56613" w:rsidRDefault="00E56613" w:rsidP="00E56613">
            <w:pPr>
              <w:spacing w:before="0" w:beforeAutospacing="0" w:after="0" w:afterAutospacing="0" w:line="360" w:lineRule="auto"/>
              <w:ind w:left="680" w:hanging="680"/>
              <w:jc w:val="both"/>
              <w:rPr>
                <w:rFonts w:ascii="David" w:eastAsia="Times New Roman" w:hAnsi="David" w:cs="David"/>
                <w:sz w:val="24"/>
                <w:szCs w:val="24"/>
              </w:rPr>
            </w:pPr>
            <w:r w:rsidRPr="00E56613">
              <w:rPr>
                <w:rFonts w:ascii="David" w:eastAsia="Times New Roman" w:hAnsi="David" w:cs="David"/>
                <w:sz w:val="24"/>
                <w:szCs w:val="24"/>
                <w:rtl/>
              </w:rPr>
              <w:t xml:space="preserve">סוללה לכיור מטבח עם פיה נשלפת </w:t>
            </w:r>
          </w:p>
        </w:tc>
        <w:tc>
          <w:tcPr>
            <w:tcW w:w="2552" w:type="dxa"/>
            <w:tcBorders>
              <w:top w:val="single" w:sz="4" w:space="0" w:color="auto"/>
              <w:left w:val="single" w:sz="4" w:space="0" w:color="auto"/>
              <w:bottom w:val="single" w:sz="4" w:space="0" w:color="auto"/>
              <w:right w:val="single" w:sz="4" w:space="0" w:color="auto"/>
            </w:tcBorders>
          </w:tcPr>
          <w:p w14:paraId="336F3531" w14:textId="77777777" w:rsidR="00E56613" w:rsidRPr="00E56613" w:rsidRDefault="00E56613" w:rsidP="00E56613">
            <w:pPr>
              <w:spacing w:before="0" w:beforeAutospacing="0" w:after="0" w:afterAutospacing="0" w:line="360" w:lineRule="auto"/>
              <w:ind w:left="680" w:hanging="680"/>
              <w:jc w:val="both"/>
              <w:rPr>
                <w:rFonts w:ascii="David" w:eastAsia="Times New Roman" w:hAnsi="David" w:cs="David"/>
                <w:sz w:val="24"/>
                <w:szCs w:val="24"/>
              </w:rPr>
            </w:pPr>
            <w:r w:rsidRPr="00E56613">
              <w:rPr>
                <w:rFonts w:ascii="David" w:eastAsia="Times New Roman" w:hAnsi="David" w:cs="David"/>
                <w:sz w:val="24"/>
                <w:szCs w:val="24"/>
                <w:rtl/>
              </w:rPr>
              <w:t>₪ /יח'</w:t>
            </w:r>
          </w:p>
        </w:tc>
      </w:tr>
      <w:tr w:rsidR="00E56613" w:rsidRPr="00E56613" w14:paraId="337F647E" w14:textId="77777777" w:rsidTr="00E56613">
        <w:tc>
          <w:tcPr>
            <w:tcW w:w="567" w:type="dxa"/>
            <w:tcBorders>
              <w:top w:val="single" w:sz="4" w:space="0" w:color="auto"/>
              <w:left w:val="single" w:sz="4" w:space="0" w:color="auto"/>
              <w:bottom w:val="single" w:sz="4" w:space="0" w:color="auto"/>
              <w:right w:val="single" w:sz="4" w:space="0" w:color="auto"/>
            </w:tcBorders>
          </w:tcPr>
          <w:p w14:paraId="76BD200F" w14:textId="77777777" w:rsidR="00E56613" w:rsidRPr="00E56613" w:rsidRDefault="00E56613" w:rsidP="00E56613">
            <w:pPr>
              <w:spacing w:before="0" w:beforeAutospacing="0" w:after="0" w:afterAutospacing="0" w:line="360" w:lineRule="auto"/>
              <w:ind w:left="680" w:hanging="680"/>
              <w:jc w:val="both"/>
              <w:rPr>
                <w:rFonts w:ascii="David" w:eastAsia="Times New Roman" w:hAnsi="David" w:cs="David"/>
                <w:sz w:val="24"/>
                <w:szCs w:val="24"/>
              </w:rPr>
            </w:pPr>
            <w:r w:rsidRPr="00E56613">
              <w:rPr>
                <w:rFonts w:ascii="David" w:eastAsia="Times New Roman" w:hAnsi="David" w:cs="David"/>
                <w:sz w:val="24"/>
                <w:szCs w:val="24"/>
                <w:rtl/>
              </w:rPr>
              <w:t>יג.</w:t>
            </w:r>
          </w:p>
        </w:tc>
        <w:tc>
          <w:tcPr>
            <w:tcW w:w="5670" w:type="dxa"/>
            <w:tcBorders>
              <w:top w:val="single" w:sz="4" w:space="0" w:color="auto"/>
              <w:left w:val="single" w:sz="4" w:space="0" w:color="auto"/>
              <w:bottom w:val="single" w:sz="4" w:space="0" w:color="auto"/>
              <w:right w:val="single" w:sz="4" w:space="0" w:color="auto"/>
            </w:tcBorders>
          </w:tcPr>
          <w:p w14:paraId="5083DDDA" w14:textId="77777777" w:rsidR="00E56613" w:rsidRPr="00E56613" w:rsidRDefault="00E56613" w:rsidP="00E56613">
            <w:pPr>
              <w:spacing w:before="0" w:beforeAutospacing="0" w:after="0" w:afterAutospacing="0" w:line="360" w:lineRule="auto"/>
              <w:ind w:left="680" w:hanging="680"/>
              <w:jc w:val="both"/>
              <w:rPr>
                <w:rFonts w:ascii="David" w:eastAsia="Times New Roman" w:hAnsi="David" w:cs="David"/>
                <w:sz w:val="24"/>
                <w:szCs w:val="24"/>
              </w:rPr>
            </w:pPr>
            <w:r w:rsidRPr="00E56613">
              <w:rPr>
                <w:rFonts w:ascii="David" w:eastAsia="Times New Roman" w:hAnsi="David" w:cs="David"/>
                <w:sz w:val="24"/>
                <w:szCs w:val="24"/>
                <w:rtl/>
              </w:rPr>
              <w:t xml:space="preserve">אינטרפוץ חיצוני  3 דרך עם ידית מיקס למקלחת צינור, מזלף יד , ומוט תליה אנכי </w:t>
            </w:r>
          </w:p>
        </w:tc>
        <w:tc>
          <w:tcPr>
            <w:tcW w:w="2552" w:type="dxa"/>
            <w:tcBorders>
              <w:top w:val="single" w:sz="4" w:space="0" w:color="auto"/>
              <w:left w:val="single" w:sz="4" w:space="0" w:color="auto"/>
              <w:bottom w:val="single" w:sz="4" w:space="0" w:color="auto"/>
              <w:right w:val="single" w:sz="4" w:space="0" w:color="auto"/>
            </w:tcBorders>
          </w:tcPr>
          <w:p w14:paraId="6DE2DE84" w14:textId="77777777" w:rsidR="00E56613" w:rsidRPr="00E56613" w:rsidRDefault="00E56613" w:rsidP="00E56613">
            <w:pPr>
              <w:spacing w:before="0" w:beforeAutospacing="0" w:after="0" w:afterAutospacing="0" w:line="360" w:lineRule="auto"/>
              <w:ind w:left="680" w:hanging="680"/>
              <w:jc w:val="both"/>
              <w:rPr>
                <w:rFonts w:ascii="David" w:eastAsia="Times New Roman" w:hAnsi="David" w:cs="David"/>
                <w:sz w:val="24"/>
                <w:szCs w:val="24"/>
              </w:rPr>
            </w:pPr>
            <w:r w:rsidRPr="00E56613">
              <w:rPr>
                <w:rFonts w:ascii="David" w:eastAsia="Times New Roman" w:hAnsi="David" w:cs="David"/>
                <w:sz w:val="24"/>
                <w:szCs w:val="24"/>
                <w:rtl/>
              </w:rPr>
              <w:t>₪ יח'</w:t>
            </w:r>
          </w:p>
        </w:tc>
      </w:tr>
      <w:tr w:rsidR="00E56613" w:rsidRPr="00E56613" w14:paraId="393B6F29" w14:textId="77777777" w:rsidTr="00E56613">
        <w:tc>
          <w:tcPr>
            <w:tcW w:w="567" w:type="dxa"/>
            <w:tcBorders>
              <w:top w:val="single" w:sz="4" w:space="0" w:color="auto"/>
              <w:left w:val="single" w:sz="4" w:space="0" w:color="auto"/>
              <w:bottom w:val="single" w:sz="4" w:space="0" w:color="auto"/>
              <w:right w:val="single" w:sz="4" w:space="0" w:color="auto"/>
            </w:tcBorders>
          </w:tcPr>
          <w:p w14:paraId="393EF709" w14:textId="77777777" w:rsidR="00E56613" w:rsidRPr="00E56613" w:rsidRDefault="00E56613" w:rsidP="00E56613">
            <w:pPr>
              <w:spacing w:before="0" w:beforeAutospacing="0" w:after="0" w:afterAutospacing="0" w:line="360" w:lineRule="auto"/>
              <w:ind w:left="680" w:hanging="680"/>
              <w:jc w:val="both"/>
              <w:rPr>
                <w:rFonts w:ascii="David" w:eastAsia="Times New Roman" w:hAnsi="David" w:cs="David"/>
                <w:sz w:val="24"/>
                <w:szCs w:val="24"/>
              </w:rPr>
            </w:pPr>
            <w:r w:rsidRPr="00E56613">
              <w:rPr>
                <w:rFonts w:ascii="David" w:eastAsia="Times New Roman" w:hAnsi="David" w:cs="David"/>
                <w:sz w:val="24"/>
                <w:szCs w:val="24"/>
                <w:rtl/>
              </w:rPr>
              <w:t>יד.</w:t>
            </w:r>
          </w:p>
        </w:tc>
        <w:tc>
          <w:tcPr>
            <w:tcW w:w="5670" w:type="dxa"/>
            <w:tcBorders>
              <w:top w:val="single" w:sz="4" w:space="0" w:color="auto"/>
              <w:left w:val="single" w:sz="4" w:space="0" w:color="auto"/>
              <w:bottom w:val="single" w:sz="4" w:space="0" w:color="auto"/>
              <w:right w:val="single" w:sz="4" w:space="0" w:color="auto"/>
            </w:tcBorders>
          </w:tcPr>
          <w:p w14:paraId="3F97F620" w14:textId="77777777" w:rsidR="00E56613" w:rsidRPr="00E56613" w:rsidRDefault="00E56613" w:rsidP="00E56613">
            <w:pPr>
              <w:spacing w:before="0" w:beforeAutospacing="0" w:after="0" w:afterAutospacing="0" w:line="360" w:lineRule="auto"/>
              <w:ind w:left="680" w:hanging="680"/>
              <w:jc w:val="both"/>
              <w:rPr>
                <w:rFonts w:ascii="David" w:eastAsia="Times New Roman" w:hAnsi="David" w:cs="David"/>
                <w:sz w:val="24"/>
                <w:szCs w:val="24"/>
              </w:rPr>
            </w:pPr>
            <w:r w:rsidRPr="00E56613">
              <w:rPr>
                <w:rFonts w:ascii="David" w:eastAsia="Times New Roman" w:hAnsi="David" w:cs="David"/>
                <w:sz w:val="24"/>
                <w:szCs w:val="24"/>
                <w:rtl/>
              </w:rPr>
              <w:t xml:space="preserve">כיור רחצה תליה/ שולחניים </w:t>
            </w:r>
          </w:p>
        </w:tc>
        <w:tc>
          <w:tcPr>
            <w:tcW w:w="2552" w:type="dxa"/>
            <w:tcBorders>
              <w:top w:val="single" w:sz="4" w:space="0" w:color="auto"/>
              <w:left w:val="single" w:sz="4" w:space="0" w:color="auto"/>
              <w:bottom w:val="single" w:sz="4" w:space="0" w:color="auto"/>
              <w:right w:val="single" w:sz="4" w:space="0" w:color="auto"/>
            </w:tcBorders>
          </w:tcPr>
          <w:p w14:paraId="43CA0C02" w14:textId="77777777" w:rsidR="00E56613" w:rsidRPr="00E56613" w:rsidRDefault="00E56613" w:rsidP="00E56613">
            <w:pPr>
              <w:spacing w:before="0" w:beforeAutospacing="0" w:after="0" w:afterAutospacing="0" w:line="360" w:lineRule="auto"/>
              <w:ind w:left="680" w:hanging="680"/>
              <w:jc w:val="both"/>
              <w:rPr>
                <w:rFonts w:ascii="David" w:eastAsia="Times New Roman" w:hAnsi="David" w:cs="David"/>
                <w:sz w:val="24"/>
                <w:szCs w:val="24"/>
              </w:rPr>
            </w:pPr>
            <w:r w:rsidRPr="00E56613">
              <w:rPr>
                <w:rFonts w:ascii="David" w:eastAsia="Times New Roman" w:hAnsi="David" w:cs="David"/>
                <w:sz w:val="24"/>
                <w:szCs w:val="24"/>
                <w:rtl/>
              </w:rPr>
              <w:t>₪ יח'</w:t>
            </w:r>
          </w:p>
        </w:tc>
      </w:tr>
      <w:tr w:rsidR="00E56613" w:rsidRPr="00E56613" w14:paraId="49585982" w14:textId="77777777" w:rsidTr="00E56613">
        <w:tc>
          <w:tcPr>
            <w:tcW w:w="567" w:type="dxa"/>
            <w:tcBorders>
              <w:top w:val="single" w:sz="4" w:space="0" w:color="auto"/>
              <w:left w:val="single" w:sz="4" w:space="0" w:color="auto"/>
              <w:bottom w:val="single" w:sz="4" w:space="0" w:color="auto"/>
              <w:right w:val="single" w:sz="4" w:space="0" w:color="auto"/>
            </w:tcBorders>
          </w:tcPr>
          <w:p w14:paraId="382447D8" w14:textId="77777777" w:rsidR="00E56613" w:rsidRPr="00E56613" w:rsidRDefault="00E56613" w:rsidP="00E56613">
            <w:pPr>
              <w:spacing w:before="0" w:beforeAutospacing="0" w:after="0" w:afterAutospacing="0" w:line="360" w:lineRule="auto"/>
              <w:ind w:left="680" w:hanging="680"/>
              <w:jc w:val="both"/>
              <w:rPr>
                <w:rFonts w:ascii="David" w:eastAsia="Times New Roman" w:hAnsi="David" w:cs="David"/>
                <w:sz w:val="24"/>
                <w:szCs w:val="24"/>
              </w:rPr>
            </w:pPr>
            <w:r w:rsidRPr="00E56613">
              <w:rPr>
                <w:rFonts w:ascii="David" w:eastAsia="Times New Roman" w:hAnsi="David" w:cs="David"/>
                <w:sz w:val="24"/>
                <w:szCs w:val="24"/>
                <w:rtl/>
              </w:rPr>
              <w:t>טו.</w:t>
            </w:r>
          </w:p>
        </w:tc>
        <w:tc>
          <w:tcPr>
            <w:tcW w:w="5670" w:type="dxa"/>
            <w:tcBorders>
              <w:top w:val="single" w:sz="4" w:space="0" w:color="auto"/>
              <w:left w:val="single" w:sz="4" w:space="0" w:color="auto"/>
              <w:bottom w:val="single" w:sz="4" w:space="0" w:color="auto"/>
              <w:right w:val="single" w:sz="4" w:space="0" w:color="auto"/>
            </w:tcBorders>
          </w:tcPr>
          <w:p w14:paraId="62E4FC0A" w14:textId="77777777" w:rsidR="00E56613" w:rsidRPr="00E56613" w:rsidRDefault="00E56613" w:rsidP="00E56613">
            <w:pPr>
              <w:spacing w:before="0" w:beforeAutospacing="0" w:after="0" w:afterAutospacing="0" w:line="360" w:lineRule="auto"/>
              <w:ind w:left="680" w:hanging="680"/>
              <w:jc w:val="both"/>
              <w:rPr>
                <w:rFonts w:ascii="David" w:eastAsia="Times New Roman" w:hAnsi="David" w:cs="David"/>
                <w:sz w:val="24"/>
                <w:szCs w:val="24"/>
              </w:rPr>
            </w:pPr>
            <w:r w:rsidRPr="00E56613">
              <w:rPr>
                <w:rFonts w:ascii="David" w:eastAsia="Times New Roman" w:hAnsi="David" w:cs="David"/>
                <w:sz w:val="24"/>
                <w:szCs w:val="24"/>
                <w:rtl/>
              </w:rPr>
              <w:t xml:space="preserve">ארון אמבטיה באורך </w:t>
            </w:r>
            <w:smartTag w:uri="urn:schemas-microsoft-com:office:smarttags" w:element="metricconverter">
              <w:smartTagPr>
                <w:attr w:name="ProductID" w:val="160 ס&quot;מ"/>
              </w:smartTagPr>
              <w:r w:rsidRPr="00E56613">
                <w:rPr>
                  <w:rFonts w:ascii="David" w:eastAsia="Times New Roman" w:hAnsi="David" w:cs="David"/>
                  <w:sz w:val="24"/>
                  <w:szCs w:val="24"/>
                  <w:rtl/>
                </w:rPr>
                <w:t>160 ס"מ</w:t>
              </w:r>
            </w:smartTag>
            <w:r w:rsidRPr="00E56613">
              <w:rPr>
                <w:rFonts w:ascii="David" w:eastAsia="Times New Roman" w:hAnsi="David" w:cs="David"/>
                <w:sz w:val="24"/>
                <w:szCs w:val="24"/>
                <w:rtl/>
              </w:rPr>
              <w:t xml:space="preserve"> עם מגירות ומראה </w:t>
            </w:r>
          </w:p>
        </w:tc>
        <w:tc>
          <w:tcPr>
            <w:tcW w:w="2552" w:type="dxa"/>
            <w:tcBorders>
              <w:top w:val="single" w:sz="4" w:space="0" w:color="auto"/>
              <w:left w:val="single" w:sz="4" w:space="0" w:color="auto"/>
              <w:bottom w:val="single" w:sz="4" w:space="0" w:color="auto"/>
              <w:right w:val="single" w:sz="4" w:space="0" w:color="auto"/>
            </w:tcBorders>
          </w:tcPr>
          <w:p w14:paraId="05A5EBEB" w14:textId="77777777" w:rsidR="00E56613" w:rsidRPr="00E56613" w:rsidRDefault="00E56613" w:rsidP="00E56613">
            <w:pPr>
              <w:spacing w:before="0" w:beforeAutospacing="0" w:after="0" w:afterAutospacing="0" w:line="360" w:lineRule="auto"/>
              <w:ind w:left="680" w:hanging="680"/>
              <w:jc w:val="both"/>
              <w:rPr>
                <w:rFonts w:ascii="David" w:eastAsia="Times New Roman" w:hAnsi="David" w:cs="David"/>
                <w:sz w:val="24"/>
                <w:szCs w:val="24"/>
              </w:rPr>
            </w:pPr>
            <w:r w:rsidRPr="00E56613">
              <w:rPr>
                <w:rFonts w:ascii="David" w:eastAsia="Times New Roman" w:hAnsi="David" w:cs="David"/>
                <w:sz w:val="24"/>
                <w:szCs w:val="24"/>
                <w:rtl/>
              </w:rPr>
              <w:t>₪ קומפלט</w:t>
            </w:r>
          </w:p>
        </w:tc>
      </w:tr>
      <w:tr w:rsidR="00E56613" w:rsidRPr="00E56613" w14:paraId="700EBC0D" w14:textId="77777777" w:rsidTr="00E56613">
        <w:tc>
          <w:tcPr>
            <w:tcW w:w="567" w:type="dxa"/>
            <w:tcBorders>
              <w:top w:val="single" w:sz="4" w:space="0" w:color="auto"/>
              <w:left w:val="single" w:sz="4" w:space="0" w:color="auto"/>
              <w:bottom w:val="single" w:sz="4" w:space="0" w:color="auto"/>
              <w:right w:val="single" w:sz="4" w:space="0" w:color="auto"/>
            </w:tcBorders>
          </w:tcPr>
          <w:p w14:paraId="5D6EA079" w14:textId="77777777" w:rsidR="00E56613" w:rsidRPr="00E56613" w:rsidRDefault="00E56613" w:rsidP="00E56613">
            <w:pPr>
              <w:spacing w:before="0" w:beforeAutospacing="0" w:after="0" w:afterAutospacing="0" w:line="360" w:lineRule="auto"/>
              <w:ind w:left="680" w:hanging="680"/>
              <w:jc w:val="both"/>
              <w:rPr>
                <w:rFonts w:ascii="David" w:eastAsia="Times New Roman" w:hAnsi="David" w:cs="David"/>
                <w:sz w:val="24"/>
                <w:szCs w:val="24"/>
              </w:rPr>
            </w:pPr>
            <w:r w:rsidRPr="00E56613">
              <w:rPr>
                <w:rFonts w:ascii="David" w:eastAsia="Times New Roman" w:hAnsi="David" w:cs="David"/>
                <w:sz w:val="24"/>
                <w:szCs w:val="24"/>
                <w:rtl/>
              </w:rPr>
              <w:t>טז.</w:t>
            </w:r>
          </w:p>
        </w:tc>
        <w:tc>
          <w:tcPr>
            <w:tcW w:w="5670" w:type="dxa"/>
            <w:tcBorders>
              <w:top w:val="single" w:sz="4" w:space="0" w:color="auto"/>
              <w:left w:val="single" w:sz="4" w:space="0" w:color="auto"/>
              <w:bottom w:val="single" w:sz="4" w:space="0" w:color="auto"/>
              <w:right w:val="single" w:sz="4" w:space="0" w:color="auto"/>
            </w:tcBorders>
          </w:tcPr>
          <w:p w14:paraId="780F3066" w14:textId="77777777" w:rsidR="00E56613" w:rsidRPr="00E56613" w:rsidRDefault="00E56613" w:rsidP="00E56613">
            <w:pPr>
              <w:spacing w:before="0" w:beforeAutospacing="0" w:after="0" w:afterAutospacing="0" w:line="360" w:lineRule="auto"/>
              <w:ind w:left="680" w:hanging="680"/>
              <w:jc w:val="both"/>
              <w:rPr>
                <w:rFonts w:ascii="David" w:eastAsia="Times New Roman" w:hAnsi="David" w:cs="David"/>
                <w:sz w:val="24"/>
                <w:szCs w:val="24"/>
              </w:rPr>
            </w:pPr>
            <w:r w:rsidRPr="00E56613">
              <w:rPr>
                <w:rFonts w:ascii="David" w:eastAsia="Times New Roman" w:hAnsi="David" w:cs="David"/>
                <w:sz w:val="24"/>
                <w:szCs w:val="24"/>
                <w:rtl/>
              </w:rPr>
              <w:t xml:space="preserve">כיור רחצה לבית שימוש </w:t>
            </w:r>
          </w:p>
        </w:tc>
        <w:tc>
          <w:tcPr>
            <w:tcW w:w="2552" w:type="dxa"/>
            <w:tcBorders>
              <w:top w:val="single" w:sz="4" w:space="0" w:color="auto"/>
              <w:left w:val="single" w:sz="4" w:space="0" w:color="auto"/>
              <w:bottom w:val="single" w:sz="4" w:space="0" w:color="auto"/>
              <w:right w:val="single" w:sz="4" w:space="0" w:color="auto"/>
            </w:tcBorders>
          </w:tcPr>
          <w:p w14:paraId="79C0AF37" w14:textId="77777777" w:rsidR="00E56613" w:rsidRPr="00E56613" w:rsidRDefault="00E56613" w:rsidP="00E56613">
            <w:pPr>
              <w:spacing w:before="0" w:beforeAutospacing="0" w:after="0" w:afterAutospacing="0" w:line="360" w:lineRule="auto"/>
              <w:ind w:left="680" w:hanging="680"/>
              <w:jc w:val="both"/>
              <w:rPr>
                <w:rFonts w:ascii="David" w:eastAsia="Times New Roman" w:hAnsi="David" w:cs="David"/>
                <w:sz w:val="24"/>
                <w:szCs w:val="24"/>
              </w:rPr>
            </w:pPr>
            <w:r w:rsidRPr="00E56613">
              <w:rPr>
                <w:rFonts w:ascii="David" w:eastAsia="Times New Roman" w:hAnsi="David" w:cs="David"/>
                <w:sz w:val="24"/>
                <w:szCs w:val="24"/>
                <w:rtl/>
              </w:rPr>
              <w:t>₪ קומפלט</w:t>
            </w:r>
          </w:p>
        </w:tc>
      </w:tr>
      <w:tr w:rsidR="00E56613" w:rsidRPr="00E56613" w14:paraId="5C5C897E" w14:textId="77777777" w:rsidTr="00E56613">
        <w:tc>
          <w:tcPr>
            <w:tcW w:w="567" w:type="dxa"/>
            <w:tcBorders>
              <w:top w:val="single" w:sz="4" w:space="0" w:color="auto"/>
              <w:left w:val="single" w:sz="4" w:space="0" w:color="auto"/>
              <w:bottom w:val="single" w:sz="4" w:space="0" w:color="auto"/>
              <w:right w:val="single" w:sz="4" w:space="0" w:color="auto"/>
            </w:tcBorders>
          </w:tcPr>
          <w:p w14:paraId="00512E4C" w14:textId="77777777" w:rsidR="00E56613" w:rsidRPr="00E56613" w:rsidRDefault="00E56613" w:rsidP="00E56613">
            <w:pPr>
              <w:spacing w:before="0" w:beforeAutospacing="0" w:after="0" w:afterAutospacing="0" w:line="360" w:lineRule="auto"/>
              <w:ind w:left="680" w:hanging="680"/>
              <w:jc w:val="both"/>
              <w:rPr>
                <w:rFonts w:ascii="David" w:eastAsia="Times New Roman" w:hAnsi="David" w:cs="David"/>
                <w:sz w:val="24"/>
                <w:szCs w:val="24"/>
              </w:rPr>
            </w:pPr>
            <w:r w:rsidRPr="00E56613">
              <w:rPr>
                <w:rFonts w:ascii="David" w:eastAsia="Times New Roman" w:hAnsi="David" w:cs="David"/>
                <w:sz w:val="24"/>
                <w:szCs w:val="24"/>
                <w:rtl/>
              </w:rPr>
              <w:t>יז.</w:t>
            </w:r>
          </w:p>
        </w:tc>
        <w:tc>
          <w:tcPr>
            <w:tcW w:w="5670" w:type="dxa"/>
            <w:tcBorders>
              <w:top w:val="single" w:sz="4" w:space="0" w:color="auto"/>
              <w:left w:val="single" w:sz="4" w:space="0" w:color="auto"/>
              <w:bottom w:val="single" w:sz="4" w:space="0" w:color="auto"/>
              <w:right w:val="single" w:sz="4" w:space="0" w:color="auto"/>
            </w:tcBorders>
          </w:tcPr>
          <w:p w14:paraId="4569B88E" w14:textId="77777777" w:rsidR="00E56613" w:rsidRPr="00E56613" w:rsidRDefault="00E56613" w:rsidP="00E56613">
            <w:pPr>
              <w:spacing w:before="0" w:beforeAutospacing="0" w:after="0" w:afterAutospacing="0" w:line="360" w:lineRule="auto"/>
              <w:ind w:left="680" w:hanging="680"/>
              <w:jc w:val="both"/>
              <w:rPr>
                <w:rFonts w:ascii="David" w:eastAsia="Times New Roman" w:hAnsi="David" w:cs="David"/>
                <w:sz w:val="24"/>
                <w:szCs w:val="24"/>
              </w:rPr>
            </w:pPr>
            <w:r w:rsidRPr="00E56613">
              <w:rPr>
                <w:rFonts w:ascii="David" w:eastAsia="Times New Roman" w:hAnsi="David" w:cs="David"/>
                <w:sz w:val="24"/>
                <w:szCs w:val="24"/>
                <w:rtl/>
              </w:rPr>
              <w:t xml:space="preserve">ברז פרח לכיור רחצה לבית  שימוש </w:t>
            </w:r>
          </w:p>
        </w:tc>
        <w:tc>
          <w:tcPr>
            <w:tcW w:w="2552" w:type="dxa"/>
            <w:tcBorders>
              <w:top w:val="single" w:sz="4" w:space="0" w:color="auto"/>
              <w:left w:val="single" w:sz="4" w:space="0" w:color="auto"/>
              <w:bottom w:val="single" w:sz="4" w:space="0" w:color="auto"/>
              <w:right w:val="single" w:sz="4" w:space="0" w:color="auto"/>
            </w:tcBorders>
          </w:tcPr>
          <w:p w14:paraId="03D9FA1B" w14:textId="77777777" w:rsidR="00E56613" w:rsidRPr="00E56613" w:rsidRDefault="00E56613" w:rsidP="00E56613">
            <w:pPr>
              <w:spacing w:before="0" w:beforeAutospacing="0" w:after="0" w:afterAutospacing="0" w:line="360" w:lineRule="auto"/>
              <w:ind w:left="680" w:hanging="680"/>
              <w:jc w:val="both"/>
              <w:rPr>
                <w:rFonts w:ascii="David" w:eastAsia="Times New Roman" w:hAnsi="David" w:cs="David"/>
                <w:sz w:val="24"/>
                <w:szCs w:val="24"/>
              </w:rPr>
            </w:pPr>
            <w:r w:rsidRPr="00E56613">
              <w:rPr>
                <w:rFonts w:ascii="David" w:eastAsia="Times New Roman" w:hAnsi="David" w:cs="David"/>
                <w:sz w:val="24"/>
                <w:szCs w:val="24"/>
                <w:rtl/>
              </w:rPr>
              <w:t>₪ קומפלט</w:t>
            </w:r>
          </w:p>
        </w:tc>
      </w:tr>
    </w:tbl>
    <w:p w14:paraId="65137CA4" w14:textId="77777777" w:rsidR="00E56613" w:rsidRPr="00E56613" w:rsidRDefault="00E56613" w:rsidP="00E56613">
      <w:pPr>
        <w:spacing w:before="0" w:beforeAutospacing="0" w:after="0" w:afterAutospacing="0" w:line="360" w:lineRule="auto"/>
        <w:ind w:left="680" w:hanging="680"/>
        <w:jc w:val="both"/>
        <w:rPr>
          <w:rFonts w:ascii="David" w:eastAsia="Times New Roman" w:hAnsi="David" w:cs="David"/>
          <w:sz w:val="24"/>
          <w:szCs w:val="24"/>
          <w:rtl/>
        </w:rPr>
      </w:pPr>
    </w:p>
    <w:p w14:paraId="37A17F90" w14:textId="77777777" w:rsidR="00E56613" w:rsidRPr="00E56613" w:rsidRDefault="00E56613" w:rsidP="00E56613">
      <w:pPr>
        <w:spacing w:before="120" w:beforeAutospacing="0" w:after="0" w:afterAutospacing="0" w:line="360" w:lineRule="auto"/>
        <w:ind w:left="1440" w:hanging="720"/>
        <w:jc w:val="both"/>
        <w:rPr>
          <w:rFonts w:ascii="David" w:eastAsia="Times New Roman" w:hAnsi="David" w:cs="David"/>
          <w:sz w:val="24"/>
          <w:szCs w:val="24"/>
          <w:rtl/>
        </w:rPr>
      </w:pPr>
      <w:r w:rsidRPr="00E56613">
        <w:rPr>
          <w:rFonts w:ascii="David" w:eastAsia="Times New Roman" w:hAnsi="David" w:cs="David"/>
          <w:sz w:val="24"/>
          <w:szCs w:val="24"/>
          <w:rtl/>
        </w:rPr>
        <w:t>4.2</w:t>
      </w:r>
      <w:r w:rsidRPr="00E56613">
        <w:rPr>
          <w:rFonts w:ascii="David" w:eastAsia="Times New Roman" w:hAnsi="David" w:cs="David"/>
          <w:sz w:val="24"/>
          <w:szCs w:val="24"/>
          <w:rtl/>
        </w:rPr>
        <w:tab/>
        <w:t>מחירי היחידה לריצוף ולחיפוי יוכפלו בשטח המרוצף/המחופה ע"פ התכניות (הפנלים ימדדו לפי שטח) והם כוללים את התחיבות הספק/הקבלן לספק בפועל כמות נוספת של 12% מהכמות התיאורטית הנ"ל עבור פחת ועבור עודף לתיקונים.</w:t>
      </w:r>
    </w:p>
    <w:p w14:paraId="49A784F0" w14:textId="77777777" w:rsidR="00E56613" w:rsidRPr="00AD35D2" w:rsidRDefault="00E56613" w:rsidP="00E56613">
      <w:pPr>
        <w:spacing w:before="0" w:beforeAutospacing="0" w:after="0" w:afterAutospacing="0" w:line="360" w:lineRule="auto"/>
        <w:ind w:left="1440" w:hanging="465"/>
        <w:rPr>
          <w:rFonts w:ascii="David" w:eastAsia="Times New Roman" w:hAnsi="David" w:cs="David"/>
          <w:color w:val="00B0F0"/>
          <w:sz w:val="24"/>
          <w:szCs w:val="24"/>
          <w:rtl/>
        </w:rPr>
      </w:pPr>
    </w:p>
    <w:p w14:paraId="3AA3CBEC" w14:textId="77777777" w:rsidR="00AD35D2" w:rsidRDefault="00E56613" w:rsidP="00AD35D2">
      <w:pPr>
        <w:spacing w:before="0" w:beforeAutospacing="0" w:after="0" w:afterAutospacing="0" w:line="360" w:lineRule="auto"/>
        <w:ind w:left="1440" w:hanging="720"/>
        <w:jc w:val="both"/>
        <w:rPr>
          <w:rFonts w:ascii="David" w:eastAsia="Times New Roman" w:hAnsi="David" w:cs="David"/>
          <w:sz w:val="24"/>
          <w:szCs w:val="24"/>
          <w:rtl/>
        </w:rPr>
      </w:pPr>
      <w:r w:rsidRPr="00E56613">
        <w:rPr>
          <w:rFonts w:ascii="David" w:eastAsia="Times New Roman" w:hAnsi="David" w:cs="David"/>
          <w:sz w:val="24"/>
          <w:szCs w:val="24"/>
          <w:rtl/>
        </w:rPr>
        <w:t xml:space="preserve">4.3  </w:t>
      </w:r>
      <w:r w:rsidRPr="00E56613">
        <w:rPr>
          <w:rFonts w:ascii="David" w:eastAsia="Times New Roman" w:hAnsi="David" w:cs="David"/>
          <w:sz w:val="24"/>
          <w:szCs w:val="24"/>
          <w:rtl/>
        </w:rPr>
        <w:tab/>
        <w:t>המחירים יהיו צמודים ל-</w:t>
      </w:r>
      <w:sdt>
        <w:sdtPr>
          <w:rPr>
            <w:rFonts w:ascii="David" w:eastAsia="Times New Roman" w:hAnsi="David" w:cs="David"/>
            <w:color w:val="000080"/>
            <w:sz w:val="24"/>
            <w:szCs w:val="24"/>
            <w:rtl/>
          </w:rPr>
          <w:alias w:val="סוג מדד כותרת"/>
          <w:tag w:val="cntMadadTypeTitle"/>
          <w:id w:val="1788387249"/>
          <w:placeholder>
            <w:docPart w:val="3C1CED3C9BCD4F1DB8932356A4D9E283"/>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MadadTypeTitle[1]" w:storeItemID="{81709D4C-33DC-48CC-AC7E-130A245806EE}"/>
          <w:text/>
        </w:sdtPr>
        <w:sdtEndPr/>
        <w:sdtContent>
          <w:r w:rsidR="00AD35D2" w:rsidRPr="00AD35D2">
            <w:rPr>
              <w:rStyle w:val="a8"/>
              <w:color w:val="00B0F0"/>
              <w:rtl/>
            </w:rPr>
            <w:t>[סוג מדד כותרת]</w:t>
          </w:r>
        </w:sdtContent>
      </w:sdt>
      <w:r w:rsidRPr="00E56613">
        <w:rPr>
          <w:rFonts w:ascii="David" w:eastAsia="Times New Roman" w:hAnsi="David" w:cs="David"/>
          <w:sz w:val="24"/>
          <w:szCs w:val="24"/>
          <w:rtl/>
        </w:rPr>
        <w:t xml:space="preserve"> </w:t>
      </w:r>
      <w:sdt>
        <w:sdtPr>
          <w:rPr>
            <w:rFonts w:ascii="David" w:eastAsia="Times New Roman" w:hAnsi="David" w:cs="David"/>
            <w:color w:val="000080"/>
            <w:sz w:val="24"/>
            <w:szCs w:val="24"/>
            <w:rtl/>
          </w:rPr>
          <w:alias w:val="מדד בגין/ידוע - כותרת"/>
          <w:tag w:val="cntIsKnownTitle"/>
          <w:id w:val="1048270242"/>
          <w:placeholder>
            <w:docPart w:val="390DD7D6EFEC4432A9A82E052AD8019D"/>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IsKnownTitle[1]" w:storeItemID="{81709D4C-33DC-48CC-AC7E-130A245806EE}"/>
          <w:text/>
        </w:sdtPr>
        <w:sdtEndPr/>
        <w:sdtContent>
          <w:r w:rsidR="00AD35D2" w:rsidRPr="00AD35D2">
            <w:rPr>
              <w:rStyle w:val="a8"/>
              <w:color w:val="00B0F0"/>
              <w:rtl/>
            </w:rPr>
            <w:t>[מדד בגין/ידוע - כותרת]</w:t>
          </w:r>
        </w:sdtContent>
      </w:sdt>
      <w:r w:rsidRPr="00E56613">
        <w:rPr>
          <w:rFonts w:ascii="David" w:eastAsia="Times New Roman" w:hAnsi="David" w:cs="David"/>
          <w:sz w:val="24"/>
          <w:szCs w:val="24"/>
          <w:rtl/>
        </w:rPr>
        <w:t xml:space="preserve"> </w:t>
      </w:r>
    </w:p>
    <w:p w14:paraId="38D2E351" w14:textId="77777777" w:rsidR="00E56613" w:rsidRPr="00E56613" w:rsidRDefault="00AD35D2" w:rsidP="00AD35D2">
      <w:pPr>
        <w:spacing w:before="0" w:beforeAutospacing="0" w:after="0" w:afterAutospacing="0" w:line="360" w:lineRule="auto"/>
        <w:ind w:left="1440" w:hanging="720"/>
        <w:jc w:val="both"/>
        <w:rPr>
          <w:rFonts w:ascii="David" w:eastAsia="Times New Roman" w:hAnsi="David" w:cs="David"/>
          <w:sz w:val="24"/>
          <w:szCs w:val="24"/>
          <w:rtl/>
        </w:rPr>
      </w:pPr>
      <w:r>
        <w:rPr>
          <w:rFonts w:ascii="David" w:eastAsia="Times New Roman" w:hAnsi="David" w:cs="David" w:hint="cs"/>
          <w:sz w:val="24"/>
          <w:szCs w:val="24"/>
          <w:rtl/>
        </w:rPr>
        <w:t xml:space="preserve">              </w:t>
      </w:r>
      <w:r w:rsidR="00E56613" w:rsidRPr="00E56613">
        <w:rPr>
          <w:rFonts w:ascii="David" w:eastAsia="Times New Roman" w:hAnsi="David" w:cs="David"/>
          <w:sz w:val="24"/>
          <w:szCs w:val="24"/>
          <w:rtl/>
        </w:rPr>
        <w:t xml:space="preserve">בתאריך </w:t>
      </w:r>
      <w:sdt>
        <w:sdtPr>
          <w:rPr>
            <w:rFonts w:ascii="David" w:eastAsia="Times New Roman" w:hAnsi="David" w:cs="David"/>
            <w:color w:val="000080"/>
            <w:sz w:val="24"/>
            <w:szCs w:val="24"/>
            <w:rtl/>
          </w:rPr>
          <w:alias w:val="מדד בסיס"/>
          <w:tag w:val="cntMadadBase"/>
          <w:id w:val="-23796680"/>
          <w:placeholder>
            <w:docPart w:val="0EC8AFB8C2644569944A7741F2FE5C0D"/>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MadadBase[1]" w:storeItemID="{81709D4C-33DC-48CC-AC7E-130A245806EE}"/>
          <w:date>
            <w:dateFormat w:val="dd/MM/yyyy"/>
            <w:lid w:val="he-IL"/>
            <w:storeMappedDataAs w:val="dateTime"/>
            <w:calendar w:val="gregorian"/>
          </w:date>
        </w:sdtPr>
        <w:sdtEndPr/>
        <w:sdtContent>
          <w:r w:rsidRPr="00AD35D2">
            <w:rPr>
              <w:rStyle w:val="a8"/>
              <w:color w:val="00B0F0"/>
              <w:rtl/>
            </w:rPr>
            <w:t>[מדד בסיס]</w:t>
          </w:r>
        </w:sdtContent>
      </w:sdt>
      <w:r w:rsidR="00E56613" w:rsidRPr="00E56613">
        <w:rPr>
          <w:rFonts w:ascii="David" w:eastAsia="Times New Roman" w:hAnsi="David" w:cs="David"/>
          <w:sz w:val="24"/>
          <w:szCs w:val="24"/>
          <w:rtl/>
        </w:rPr>
        <w:t xml:space="preserve"> אשר עמד על </w:t>
      </w:r>
      <w:sdt>
        <w:sdtPr>
          <w:rPr>
            <w:rFonts w:ascii="David" w:eastAsia="Times New Roman" w:hAnsi="David" w:cs="David"/>
            <w:color w:val="000080"/>
            <w:sz w:val="24"/>
            <w:szCs w:val="24"/>
            <w:rtl/>
          </w:rPr>
          <w:alias w:val="נקודות מדד"/>
          <w:tag w:val="cntMadadPoints"/>
          <w:id w:val="-1721739277"/>
          <w:placeholder>
            <w:docPart w:val="15270A8535FE4FBE87B7CCAE0B0E39BF"/>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MadadPoints[1]" w:storeItemID="{81709D4C-33DC-48CC-AC7E-130A245806EE}"/>
          <w:text/>
        </w:sdtPr>
        <w:sdtEndPr/>
        <w:sdtContent>
          <w:r w:rsidRPr="00AD35D2">
            <w:rPr>
              <w:rStyle w:val="a8"/>
              <w:color w:val="00B0F0"/>
              <w:rtl/>
            </w:rPr>
            <w:t>[נקודות מדד]</w:t>
          </w:r>
        </w:sdtContent>
      </w:sdt>
      <w:r w:rsidR="00E56613" w:rsidRPr="00E56613">
        <w:rPr>
          <w:rFonts w:ascii="David" w:eastAsia="Times New Roman" w:hAnsi="David" w:cs="David"/>
          <w:sz w:val="24"/>
          <w:szCs w:val="24"/>
          <w:rtl/>
        </w:rPr>
        <w:t xml:space="preserve"> נקודות.</w:t>
      </w:r>
    </w:p>
    <w:p w14:paraId="0D677850" w14:textId="77777777" w:rsidR="00E56613" w:rsidRPr="00E56613" w:rsidRDefault="00E56613" w:rsidP="00E56613">
      <w:pPr>
        <w:spacing w:before="120" w:beforeAutospacing="0" w:after="0" w:afterAutospacing="0" w:line="360" w:lineRule="auto"/>
        <w:ind w:left="1440" w:hanging="720"/>
        <w:jc w:val="both"/>
        <w:rPr>
          <w:rFonts w:ascii="David" w:eastAsia="Times New Roman" w:hAnsi="David" w:cs="David"/>
          <w:sz w:val="24"/>
          <w:szCs w:val="24"/>
          <w:rtl/>
        </w:rPr>
      </w:pPr>
      <w:r w:rsidRPr="00E56613">
        <w:rPr>
          <w:rFonts w:ascii="David" w:eastAsia="Times New Roman" w:hAnsi="David" w:cs="David"/>
          <w:sz w:val="24"/>
          <w:szCs w:val="24"/>
          <w:rtl/>
        </w:rPr>
        <w:t>4.4      הסכומים הנ"ל אינם כוללים מע"מ.</w:t>
      </w:r>
    </w:p>
    <w:p w14:paraId="557F5F64" w14:textId="77777777" w:rsidR="00E56613" w:rsidRPr="00E56613" w:rsidRDefault="00E56613" w:rsidP="00E56613">
      <w:pPr>
        <w:spacing w:before="0" w:beforeAutospacing="0" w:after="0" w:afterAutospacing="0" w:line="240" w:lineRule="auto"/>
        <w:jc w:val="both"/>
        <w:rPr>
          <w:rFonts w:ascii="David" w:eastAsia="Times New Roman" w:hAnsi="David" w:cs="David"/>
          <w:sz w:val="24"/>
          <w:szCs w:val="24"/>
          <w:rtl/>
        </w:rPr>
      </w:pPr>
    </w:p>
    <w:p w14:paraId="127B605D" w14:textId="77777777" w:rsidR="00E56613" w:rsidRPr="00E56613" w:rsidRDefault="00E56613" w:rsidP="00E56613">
      <w:pPr>
        <w:spacing w:before="0" w:beforeAutospacing="0" w:after="0" w:afterAutospacing="0" w:line="360" w:lineRule="auto"/>
        <w:ind w:left="680" w:hanging="680"/>
        <w:jc w:val="both"/>
        <w:rPr>
          <w:rFonts w:ascii="David" w:eastAsia="Times New Roman" w:hAnsi="David" w:cs="David"/>
          <w:sz w:val="24"/>
          <w:szCs w:val="24"/>
          <w:rtl/>
        </w:rPr>
      </w:pPr>
      <w:r w:rsidRPr="00E56613">
        <w:rPr>
          <w:rFonts w:ascii="David" w:eastAsia="Times New Roman" w:hAnsi="David" w:cs="David"/>
          <w:sz w:val="24"/>
          <w:szCs w:val="24"/>
          <w:rtl/>
        </w:rPr>
        <w:t>5.</w:t>
      </w:r>
      <w:r w:rsidRPr="00E56613">
        <w:rPr>
          <w:rFonts w:ascii="David" w:eastAsia="Times New Roman" w:hAnsi="David" w:cs="David"/>
          <w:sz w:val="24"/>
          <w:szCs w:val="24"/>
          <w:rtl/>
        </w:rPr>
        <w:tab/>
      </w:r>
      <w:r w:rsidRPr="00E56613">
        <w:rPr>
          <w:rFonts w:ascii="David" w:eastAsia="Times New Roman" w:hAnsi="David" w:cs="David"/>
          <w:b/>
          <w:bCs/>
          <w:sz w:val="24"/>
          <w:szCs w:val="24"/>
          <w:u w:val="single"/>
          <w:rtl/>
        </w:rPr>
        <w:t>ערבויות</w:t>
      </w:r>
    </w:p>
    <w:p w14:paraId="222C8BE1" w14:textId="77777777" w:rsidR="00E56613" w:rsidRPr="00E56613" w:rsidRDefault="00E56613" w:rsidP="00E56613">
      <w:pPr>
        <w:spacing w:before="120" w:beforeAutospacing="0" w:after="0" w:afterAutospacing="0" w:line="360" w:lineRule="auto"/>
        <w:ind w:left="1440" w:hanging="720"/>
        <w:jc w:val="both"/>
        <w:rPr>
          <w:rFonts w:ascii="David" w:eastAsia="Times New Roman" w:hAnsi="David" w:cs="David"/>
          <w:sz w:val="24"/>
          <w:szCs w:val="24"/>
          <w:rtl/>
        </w:rPr>
      </w:pPr>
      <w:r w:rsidRPr="00E56613">
        <w:rPr>
          <w:rFonts w:ascii="David" w:eastAsia="Times New Roman" w:hAnsi="David" w:cs="David"/>
          <w:sz w:val="24"/>
          <w:szCs w:val="24"/>
          <w:rtl/>
        </w:rPr>
        <w:t>א.</w:t>
      </w:r>
      <w:r w:rsidRPr="00E56613">
        <w:rPr>
          <w:rFonts w:ascii="David" w:eastAsia="Times New Roman" w:hAnsi="David" w:cs="David"/>
          <w:sz w:val="24"/>
          <w:szCs w:val="24"/>
          <w:rtl/>
        </w:rPr>
        <w:tab/>
        <w:t>הספק ימסור לקבלן ערבות אוטונומית בסך 5% מאומדן מחיר החומרים (אביזרים) העבודות הכולל לפרויקט/לבניין.</w:t>
      </w:r>
    </w:p>
    <w:p w14:paraId="21FF0424" w14:textId="77777777" w:rsidR="00E56613" w:rsidRPr="00E56613" w:rsidRDefault="00E56613" w:rsidP="00E56613">
      <w:pPr>
        <w:spacing w:before="0" w:beforeAutospacing="0" w:after="0" w:afterAutospacing="0" w:line="360" w:lineRule="auto"/>
        <w:ind w:left="1440"/>
        <w:jc w:val="both"/>
        <w:rPr>
          <w:rFonts w:ascii="David" w:eastAsia="Times New Roman" w:hAnsi="David" w:cs="David"/>
          <w:sz w:val="24"/>
          <w:szCs w:val="24"/>
          <w:rtl/>
        </w:rPr>
      </w:pPr>
      <w:r w:rsidRPr="00E56613">
        <w:rPr>
          <w:rFonts w:ascii="David" w:eastAsia="Times New Roman" w:hAnsi="David" w:cs="David"/>
          <w:sz w:val="24"/>
          <w:szCs w:val="24"/>
          <w:rtl/>
        </w:rPr>
        <w:t>כתנאי לתשלום הח-ן הסופי ימסור הספק לקבלן ערבות בנקאית אוטונומית בסך 5% מסך החשבון הסופי המצטבר.</w:t>
      </w:r>
    </w:p>
    <w:p w14:paraId="4F4EA4E8" w14:textId="77777777" w:rsidR="00E56613" w:rsidRPr="00E56613" w:rsidRDefault="00E56613" w:rsidP="00E74841">
      <w:pPr>
        <w:spacing w:before="120" w:beforeAutospacing="0" w:after="0" w:afterAutospacing="0" w:line="360" w:lineRule="auto"/>
        <w:ind w:left="1440" w:hanging="720"/>
        <w:jc w:val="both"/>
        <w:rPr>
          <w:rFonts w:ascii="David" w:eastAsia="Times New Roman" w:hAnsi="David" w:cs="David"/>
          <w:sz w:val="24"/>
          <w:szCs w:val="24"/>
          <w:rtl/>
        </w:rPr>
      </w:pPr>
      <w:r w:rsidRPr="00E56613">
        <w:rPr>
          <w:rFonts w:ascii="David" w:eastAsia="Times New Roman" w:hAnsi="David" w:cs="David"/>
          <w:sz w:val="24"/>
          <w:szCs w:val="24"/>
          <w:rtl/>
        </w:rPr>
        <w:t>ב.</w:t>
      </w:r>
      <w:r w:rsidRPr="00E56613">
        <w:rPr>
          <w:rFonts w:ascii="David" w:eastAsia="Times New Roman" w:hAnsi="David" w:cs="David"/>
          <w:sz w:val="24"/>
          <w:szCs w:val="24"/>
          <w:rtl/>
        </w:rPr>
        <w:tab/>
      </w:r>
      <w:r w:rsidR="00F77C53" w:rsidRPr="00CD6E5A">
        <w:rPr>
          <w:rFonts w:ascii="Calibri" w:eastAsia="Calibri" w:hAnsi="Calibri" w:cs="David" w:hint="eastAsia"/>
          <w:sz w:val="24"/>
          <w:szCs w:val="24"/>
          <w:rtl/>
        </w:rPr>
        <w:t>הקבלן</w:t>
      </w:r>
      <w:r w:rsidR="00F77C53" w:rsidRPr="00CD6E5A">
        <w:rPr>
          <w:rFonts w:ascii="Calibri" w:eastAsia="Calibri" w:hAnsi="Calibri" w:cs="David"/>
          <w:sz w:val="24"/>
          <w:szCs w:val="24"/>
          <w:rtl/>
        </w:rPr>
        <w:t xml:space="preserve"> אחראי כי </w:t>
      </w:r>
      <w:r w:rsidR="00F77C53" w:rsidRPr="00F77C53">
        <w:rPr>
          <w:rFonts w:ascii="David" w:eastAsia="Times New Roman" w:hAnsi="David" w:cs="David" w:hint="cs"/>
          <w:sz w:val="24"/>
          <w:szCs w:val="24"/>
          <w:rtl/>
        </w:rPr>
        <w:t xml:space="preserve"> </w:t>
      </w:r>
      <w:r w:rsidR="00F77C53" w:rsidRPr="00F77C53">
        <w:rPr>
          <w:rFonts w:ascii="David" w:eastAsia="Times New Roman" w:hAnsi="David" w:cs="David"/>
          <w:sz w:val="24"/>
          <w:szCs w:val="24"/>
          <w:rtl/>
        </w:rPr>
        <w:t xml:space="preserve">הספק </w:t>
      </w:r>
      <w:r w:rsidR="00F77C53" w:rsidRPr="00F77C53">
        <w:rPr>
          <w:rFonts w:ascii="David" w:eastAsia="Times New Roman" w:hAnsi="David" w:cs="David" w:hint="cs"/>
          <w:sz w:val="24"/>
          <w:szCs w:val="24"/>
          <w:rtl/>
        </w:rPr>
        <w:t>ית</w:t>
      </w:r>
      <w:r w:rsidR="00F77C53" w:rsidRPr="00F77C53">
        <w:rPr>
          <w:rFonts w:ascii="David" w:eastAsia="Times New Roman" w:hAnsi="David" w:cs="David"/>
          <w:sz w:val="24"/>
          <w:szCs w:val="24"/>
          <w:rtl/>
        </w:rPr>
        <w:t xml:space="preserve">חייב </w:t>
      </w:r>
      <w:r w:rsidR="00F77C53" w:rsidRPr="00C24089">
        <w:rPr>
          <w:rFonts w:ascii="David" w:eastAsia="Times New Roman" w:hAnsi="David" w:cs="David"/>
          <w:sz w:val="24"/>
          <w:szCs w:val="24"/>
          <w:rtl/>
        </w:rPr>
        <w:t xml:space="preserve">להציע </w:t>
      </w:r>
      <w:r w:rsidR="00F77C53" w:rsidRPr="00F77C53">
        <w:rPr>
          <w:rFonts w:ascii="David" w:eastAsia="Times New Roman" w:hAnsi="David" w:cs="David"/>
          <w:sz w:val="24"/>
          <w:szCs w:val="24"/>
          <w:rtl/>
        </w:rPr>
        <w:t>לרוכשים לקבל ממנו ערבות בנקאית אוטונומית על מלוא ההיקף הכספי של השדרוג (כולל מע"מ), כנגד כל תשלום. הספק מתחייב להודיע לרוכשים על האפשרות לקבלת את הערבות כאמור, תוך ציון מראש של עלות עמלת הערבות אשר תחול על הרוכשים. יובהר כי עמלת הערבות לא תעלה על 3% מסכום הערבות.</w:t>
      </w:r>
    </w:p>
    <w:p w14:paraId="17192B3B" w14:textId="77777777" w:rsidR="00E56613" w:rsidRPr="00E56613" w:rsidRDefault="00E56613" w:rsidP="00E56613">
      <w:pPr>
        <w:spacing w:before="0" w:beforeAutospacing="0" w:after="0" w:afterAutospacing="0" w:line="360" w:lineRule="auto"/>
        <w:ind w:left="680" w:hanging="680"/>
        <w:jc w:val="both"/>
        <w:rPr>
          <w:rFonts w:ascii="David" w:eastAsia="Times New Roman" w:hAnsi="David" w:cs="David"/>
          <w:sz w:val="24"/>
          <w:szCs w:val="24"/>
          <w:rtl/>
        </w:rPr>
      </w:pPr>
      <w:r w:rsidRPr="00E56613">
        <w:rPr>
          <w:rFonts w:ascii="David" w:eastAsia="Times New Roman" w:hAnsi="David" w:cs="David"/>
          <w:sz w:val="24"/>
          <w:szCs w:val="24"/>
          <w:rtl/>
        </w:rPr>
        <w:t>6.</w:t>
      </w:r>
      <w:r w:rsidRPr="00E56613">
        <w:rPr>
          <w:rFonts w:ascii="David" w:eastAsia="Times New Roman" w:hAnsi="David" w:cs="David"/>
          <w:sz w:val="24"/>
          <w:szCs w:val="24"/>
          <w:rtl/>
        </w:rPr>
        <w:tab/>
      </w:r>
      <w:r w:rsidRPr="00E56613">
        <w:rPr>
          <w:rFonts w:ascii="David" w:eastAsia="Times New Roman" w:hAnsi="David" w:cs="David"/>
          <w:b/>
          <w:bCs/>
          <w:sz w:val="24"/>
          <w:szCs w:val="24"/>
          <w:u w:val="single"/>
          <w:rtl/>
        </w:rPr>
        <w:t>שלבי תשלום</w:t>
      </w:r>
    </w:p>
    <w:p w14:paraId="3B9C2CD5" w14:textId="77777777" w:rsidR="00E56613" w:rsidRPr="00E56613" w:rsidRDefault="00E56613" w:rsidP="00E56613">
      <w:pPr>
        <w:spacing w:before="120" w:beforeAutospacing="0" w:after="0" w:afterAutospacing="0" w:line="240" w:lineRule="auto"/>
        <w:ind w:left="1440" w:hanging="720"/>
        <w:jc w:val="both"/>
        <w:rPr>
          <w:rFonts w:ascii="David" w:eastAsia="Times New Roman" w:hAnsi="David" w:cs="David"/>
          <w:sz w:val="24"/>
          <w:szCs w:val="24"/>
          <w:rtl/>
        </w:rPr>
      </w:pPr>
      <w:r w:rsidRPr="00E56613">
        <w:rPr>
          <w:rFonts w:ascii="David" w:eastAsia="Times New Roman" w:hAnsi="David" w:cs="David"/>
          <w:sz w:val="24"/>
          <w:szCs w:val="24"/>
          <w:rtl/>
        </w:rPr>
        <w:t>א.</w:t>
      </w:r>
      <w:r w:rsidRPr="00E56613">
        <w:rPr>
          <w:rFonts w:ascii="David" w:eastAsia="Times New Roman" w:hAnsi="David" w:cs="David"/>
          <w:sz w:val="24"/>
          <w:szCs w:val="24"/>
          <w:rtl/>
        </w:rPr>
        <w:tab/>
        <w:t xml:space="preserve">לאחר אספקת החומרים/האביזרים לדירה באתר </w:t>
      </w:r>
      <w:r w:rsidRPr="00E56613">
        <w:rPr>
          <w:rFonts w:ascii="David" w:eastAsia="Times New Roman" w:hAnsi="David" w:cs="David"/>
          <w:sz w:val="24"/>
          <w:szCs w:val="24"/>
          <w:rtl/>
        </w:rPr>
        <w:tab/>
        <w:t>-60%</w:t>
      </w:r>
    </w:p>
    <w:p w14:paraId="7170BC45" w14:textId="77777777" w:rsidR="00E56613" w:rsidRPr="00E56613" w:rsidRDefault="00E56613" w:rsidP="00E56613">
      <w:pPr>
        <w:spacing w:before="120" w:beforeAutospacing="0" w:after="0" w:afterAutospacing="0" w:line="240" w:lineRule="auto"/>
        <w:ind w:left="1440" w:hanging="720"/>
        <w:jc w:val="both"/>
        <w:rPr>
          <w:rFonts w:ascii="David" w:eastAsia="Times New Roman" w:hAnsi="David" w:cs="David"/>
          <w:sz w:val="24"/>
          <w:szCs w:val="24"/>
          <w:rtl/>
        </w:rPr>
      </w:pPr>
      <w:r w:rsidRPr="00E56613">
        <w:rPr>
          <w:rFonts w:ascii="David" w:eastAsia="Times New Roman" w:hAnsi="David" w:cs="David"/>
          <w:sz w:val="24"/>
          <w:szCs w:val="24"/>
          <w:rtl/>
        </w:rPr>
        <w:t>ב.</w:t>
      </w:r>
      <w:r w:rsidRPr="00E56613">
        <w:rPr>
          <w:rFonts w:ascii="David" w:eastAsia="Times New Roman" w:hAnsi="David" w:cs="David"/>
          <w:sz w:val="24"/>
          <w:szCs w:val="24"/>
          <w:rtl/>
        </w:rPr>
        <w:tab/>
        <w:t xml:space="preserve">לאחר גמר התקנת החומרים/האביזרים בדירה </w:t>
      </w:r>
      <w:r w:rsidRPr="00E56613">
        <w:rPr>
          <w:rFonts w:ascii="David" w:eastAsia="Times New Roman" w:hAnsi="David" w:cs="David"/>
          <w:sz w:val="24"/>
          <w:szCs w:val="24"/>
          <w:rtl/>
        </w:rPr>
        <w:tab/>
        <w:t>- 30%</w:t>
      </w:r>
    </w:p>
    <w:p w14:paraId="0CF39B8E" w14:textId="77777777" w:rsidR="00E56613" w:rsidRPr="00E56613" w:rsidRDefault="00E56613" w:rsidP="00E56613">
      <w:pPr>
        <w:spacing w:before="120" w:beforeAutospacing="0" w:after="0" w:afterAutospacing="0" w:line="240" w:lineRule="auto"/>
        <w:ind w:left="1440" w:hanging="720"/>
        <w:jc w:val="both"/>
        <w:rPr>
          <w:rFonts w:ascii="David" w:eastAsia="Times New Roman" w:hAnsi="David" w:cs="David"/>
          <w:sz w:val="24"/>
          <w:szCs w:val="24"/>
          <w:rtl/>
        </w:rPr>
      </w:pPr>
      <w:r w:rsidRPr="00E56613">
        <w:rPr>
          <w:rFonts w:ascii="David" w:eastAsia="Times New Roman" w:hAnsi="David" w:cs="David"/>
          <w:sz w:val="24"/>
          <w:szCs w:val="24"/>
          <w:rtl/>
        </w:rPr>
        <w:t>ג.</w:t>
      </w:r>
      <w:r w:rsidRPr="00E56613">
        <w:rPr>
          <w:rFonts w:ascii="David" w:eastAsia="Times New Roman" w:hAnsi="David" w:cs="David"/>
          <w:sz w:val="24"/>
          <w:szCs w:val="24"/>
          <w:rtl/>
        </w:rPr>
        <w:tab/>
        <w:t>לאחר גמר התקנת כל החומרים/האביזרים</w:t>
      </w:r>
    </w:p>
    <w:p w14:paraId="78A34D0E" w14:textId="77777777" w:rsidR="00E56613" w:rsidRPr="00E56613" w:rsidRDefault="00E56613" w:rsidP="00E56613">
      <w:pPr>
        <w:spacing w:before="120" w:beforeAutospacing="0" w:after="0" w:afterAutospacing="0" w:line="240" w:lineRule="auto"/>
        <w:ind w:left="2160" w:hanging="720"/>
        <w:jc w:val="both"/>
        <w:rPr>
          <w:rFonts w:ascii="David" w:eastAsia="Times New Roman" w:hAnsi="David" w:cs="David"/>
          <w:sz w:val="24"/>
          <w:szCs w:val="24"/>
          <w:rtl/>
        </w:rPr>
      </w:pPr>
      <w:r w:rsidRPr="00E56613">
        <w:rPr>
          <w:rFonts w:ascii="David" w:eastAsia="Times New Roman" w:hAnsi="David" w:cs="David"/>
          <w:sz w:val="24"/>
          <w:szCs w:val="24"/>
          <w:rtl/>
        </w:rPr>
        <w:t xml:space="preserve">שהוזמנו מהספק בפרויקט/בבניין ואישור קבלתם </w:t>
      </w:r>
    </w:p>
    <w:p w14:paraId="2BD01450" w14:textId="77777777" w:rsidR="00E56613" w:rsidRPr="00E56613" w:rsidRDefault="00E56613" w:rsidP="00E56613">
      <w:pPr>
        <w:spacing w:before="120" w:beforeAutospacing="0" w:after="0" w:afterAutospacing="0" w:line="360" w:lineRule="auto"/>
        <w:ind w:left="2160" w:hanging="720"/>
        <w:jc w:val="both"/>
        <w:rPr>
          <w:rFonts w:ascii="David" w:eastAsia="Times New Roman" w:hAnsi="David" w:cs="David"/>
          <w:sz w:val="24"/>
          <w:szCs w:val="24"/>
          <w:rtl/>
        </w:rPr>
      </w:pPr>
      <w:r w:rsidRPr="00E56613">
        <w:rPr>
          <w:rFonts w:ascii="David" w:eastAsia="Times New Roman" w:hAnsi="David" w:cs="David"/>
          <w:sz w:val="24"/>
          <w:szCs w:val="24"/>
          <w:rtl/>
        </w:rPr>
        <w:t>לשביעות רצונם ע"י היזם/ הקבלן והרוכש</w:t>
      </w:r>
      <w:r w:rsidRPr="00E56613">
        <w:rPr>
          <w:rFonts w:ascii="David" w:eastAsia="Times New Roman" w:hAnsi="David" w:cs="David"/>
          <w:sz w:val="24"/>
          <w:szCs w:val="24"/>
          <w:rtl/>
        </w:rPr>
        <w:tab/>
      </w:r>
      <w:r w:rsidRPr="00E56613">
        <w:rPr>
          <w:rFonts w:ascii="David" w:eastAsia="Times New Roman" w:hAnsi="David" w:cs="David"/>
          <w:sz w:val="24"/>
          <w:szCs w:val="24"/>
          <w:rtl/>
        </w:rPr>
        <w:tab/>
        <w:t>10%.</w:t>
      </w:r>
    </w:p>
    <w:p w14:paraId="68A80F36" w14:textId="77777777" w:rsidR="00E56613" w:rsidRPr="00E56613" w:rsidRDefault="00E56613" w:rsidP="00E56613">
      <w:pPr>
        <w:spacing w:before="0" w:beforeAutospacing="0" w:after="0" w:afterAutospacing="0" w:line="360" w:lineRule="auto"/>
        <w:jc w:val="both"/>
        <w:rPr>
          <w:rFonts w:ascii="David" w:eastAsia="Times New Roman" w:hAnsi="David" w:cs="David"/>
          <w:sz w:val="24"/>
          <w:szCs w:val="24"/>
          <w:rtl/>
        </w:rPr>
      </w:pPr>
    </w:p>
    <w:p w14:paraId="125C75C5" w14:textId="77777777" w:rsidR="00E56613" w:rsidRPr="00E56613" w:rsidRDefault="00E56613" w:rsidP="00E56613">
      <w:pPr>
        <w:spacing w:before="0" w:beforeAutospacing="0" w:after="0" w:afterAutospacing="0" w:line="360" w:lineRule="auto"/>
        <w:ind w:left="680" w:hanging="680"/>
        <w:jc w:val="both"/>
        <w:rPr>
          <w:rFonts w:ascii="David" w:eastAsia="Times New Roman" w:hAnsi="David" w:cs="David"/>
          <w:sz w:val="24"/>
          <w:szCs w:val="24"/>
          <w:rtl/>
        </w:rPr>
      </w:pPr>
      <w:r w:rsidRPr="00E56613">
        <w:rPr>
          <w:rFonts w:ascii="David" w:eastAsia="Times New Roman" w:hAnsi="David" w:cs="David"/>
          <w:sz w:val="24"/>
          <w:szCs w:val="24"/>
          <w:rtl/>
        </w:rPr>
        <w:t>7.</w:t>
      </w:r>
      <w:r w:rsidRPr="00E56613">
        <w:rPr>
          <w:rFonts w:ascii="David" w:eastAsia="Times New Roman" w:hAnsi="David" w:cs="David"/>
          <w:sz w:val="24"/>
          <w:szCs w:val="24"/>
          <w:rtl/>
        </w:rPr>
        <w:tab/>
      </w:r>
      <w:r w:rsidRPr="00E56613">
        <w:rPr>
          <w:rFonts w:ascii="David" w:eastAsia="Times New Roman" w:hAnsi="David" w:cs="David"/>
          <w:b/>
          <w:bCs/>
          <w:sz w:val="24"/>
          <w:szCs w:val="24"/>
          <w:u w:val="single"/>
          <w:rtl/>
        </w:rPr>
        <w:t>הפניית רוכשי הדירות לספק - שינויים ותוספות</w:t>
      </w:r>
    </w:p>
    <w:p w14:paraId="001EB04E" w14:textId="77777777" w:rsidR="00E56613" w:rsidRPr="00E56613" w:rsidRDefault="00E56613" w:rsidP="00E56613">
      <w:pPr>
        <w:spacing w:before="120" w:beforeAutospacing="0" w:after="0" w:afterAutospacing="0" w:line="360" w:lineRule="auto"/>
        <w:ind w:left="1440" w:hanging="720"/>
        <w:jc w:val="both"/>
        <w:rPr>
          <w:rFonts w:ascii="David" w:eastAsia="Times New Roman" w:hAnsi="David" w:cs="David"/>
          <w:sz w:val="24"/>
          <w:szCs w:val="24"/>
          <w:rtl/>
        </w:rPr>
      </w:pPr>
      <w:r w:rsidRPr="00E56613">
        <w:rPr>
          <w:rFonts w:ascii="David" w:eastAsia="Times New Roman" w:hAnsi="David" w:cs="David"/>
          <w:sz w:val="24"/>
          <w:szCs w:val="24"/>
          <w:rtl/>
        </w:rPr>
        <w:t>א.</w:t>
      </w:r>
      <w:r w:rsidRPr="00E56613">
        <w:rPr>
          <w:rFonts w:ascii="David" w:eastAsia="Times New Roman" w:hAnsi="David" w:cs="David"/>
          <w:sz w:val="24"/>
          <w:szCs w:val="24"/>
          <w:rtl/>
        </w:rPr>
        <w:tab/>
        <w:t>הקבלן יעביר, מעת לעת, לספק את פרטי רוכשי הדירות בפרויקט/בבניין (כולל טלפונים ומיילים) . הספק יצור קשר עם רוכשי הדירות ויזמינם לחנות/לאולם התצוגה של הספק ב- (</w:t>
      </w:r>
      <w:r w:rsidRPr="00E56613">
        <w:rPr>
          <w:rFonts w:ascii="David" w:eastAsia="Times New Roman" w:hAnsi="David" w:cs="David"/>
          <w:sz w:val="24"/>
          <w:szCs w:val="24"/>
          <w:u w:val="single"/>
          <w:rtl/>
        </w:rPr>
        <w:t>כתובת החנות</w:t>
      </w:r>
      <w:r w:rsidRPr="00E56613">
        <w:rPr>
          <w:rFonts w:ascii="David" w:eastAsia="Times New Roman" w:hAnsi="David" w:cs="David"/>
          <w:sz w:val="24"/>
          <w:szCs w:val="24"/>
          <w:rtl/>
        </w:rPr>
        <w:t>).</w:t>
      </w:r>
    </w:p>
    <w:p w14:paraId="345E5A7B" w14:textId="77777777" w:rsidR="00E56613" w:rsidRPr="00E56613" w:rsidRDefault="00E56613" w:rsidP="00E56613">
      <w:pPr>
        <w:spacing w:before="0" w:beforeAutospacing="0" w:after="0" w:afterAutospacing="0" w:line="360" w:lineRule="auto"/>
        <w:ind w:left="1440"/>
        <w:jc w:val="both"/>
        <w:rPr>
          <w:rFonts w:ascii="David" w:eastAsia="Times New Roman" w:hAnsi="David" w:cs="David"/>
          <w:sz w:val="24"/>
          <w:szCs w:val="24"/>
          <w:rtl/>
        </w:rPr>
      </w:pPr>
      <w:r w:rsidRPr="00E56613">
        <w:rPr>
          <w:rFonts w:ascii="David" w:eastAsia="Times New Roman" w:hAnsi="David" w:cs="David"/>
          <w:sz w:val="24"/>
          <w:szCs w:val="24"/>
          <w:rtl/>
        </w:rPr>
        <w:t xml:space="preserve">הספק ימקם במרוכז באחד האזורים המרכזיים, המוארים והבולטים בחנות דוגמאות מכל החומרים/אביזרים בהתאם למפרט שנקבע בחוזה זה לרבות החלופות השונות המפורטות בו. איש מכירות מטעם הספק יציג בפני הרוכש את החומרים/אביזרים, ויתאר את איכותם הגבוהה. </w:t>
      </w:r>
    </w:p>
    <w:p w14:paraId="22C1F8BA" w14:textId="77777777" w:rsidR="00E56613" w:rsidRPr="00E56613" w:rsidRDefault="00E56613" w:rsidP="00E56613">
      <w:pPr>
        <w:spacing w:before="0" w:beforeAutospacing="0" w:after="0" w:afterAutospacing="0" w:line="360" w:lineRule="auto"/>
        <w:ind w:left="1440"/>
        <w:jc w:val="both"/>
        <w:rPr>
          <w:rFonts w:ascii="David" w:eastAsia="Times New Roman" w:hAnsi="David" w:cs="David"/>
          <w:sz w:val="24"/>
          <w:szCs w:val="24"/>
          <w:rtl/>
        </w:rPr>
      </w:pPr>
      <w:r w:rsidRPr="00E56613">
        <w:rPr>
          <w:rFonts w:ascii="David" w:eastAsia="Times New Roman" w:hAnsi="David" w:cs="David"/>
          <w:sz w:val="24"/>
          <w:szCs w:val="24"/>
          <w:rtl/>
        </w:rPr>
        <w:t>הספק יחתים את הרוכש על רשימה בה יופיע פרוט החלופות שנבחרו ע"י הרוכש, ויעביר עותק מהרשימות החתומות לקבלן. הרשימה תפרט את: שם הפרויקט, הבניין, הדירה, פרטי הרוכש, חתימת הרוכש, תאריך וזיהוי בחירות הרוכש מתוך החלופות הכלולות בסטנדרט.</w:t>
      </w:r>
    </w:p>
    <w:p w14:paraId="066FC9D8" w14:textId="77777777" w:rsidR="00E56613" w:rsidRPr="00E56613" w:rsidRDefault="00E56613" w:rsidP="00E56613">
      <w:pPr>
        <w:spacing w:before="120" w:beforeAutospacing="0" w:after="0" w:afterAutospacing="0" w:line="360" w:lineRule="auto"/>
        <w:ind w:left="1440" w:hanging="720"/>
        <w:jc w:val="both"/>
        <w:rPr>
          <w:rFonts w:ascii="David" w:eastAsia="Times New Roman" w:hAnsi="David" w:cs="David"/>
          <w:sz w:val="24"/>
          <w:szCs w:val="24"/>
          <w:rtl/>
        </w:rPr>
      </w:pPr>
      <w:r w:rsidRPr="00E56613">
        <w:rPr>
          <w:rFonts w:ascii="David" w:eastAsia="Times New Roman" w:hAnsi="David" w:cs="David"/>
          <w:sz w:val="24"/>
          <w:szCs w:val="24"/>
          <w:rtl/>
        </w:rPr>
        <w:t>ב.</w:t>
      </w:r>
      <w:r w:rsidRPr="00E56613">
        <w:rPr>
          <w:rFonts w:ascii="David" w:eastAsia="Times New Roman" w:hAnsi="David" w:cs="David"/>
          <w:sz w:val="24"/>
          <w:szCs w:val="24"/>
          <w:rtl/>
        </w:rPr>
        <w:tab/>
        <w:t>רוכשים שלא יהיו מעוניינים בפריטים הסטנדרטיים או בחלקם ולא יהיו מעוניינים בפריטים חלופיים המשווקים ע"י הספק יופנו ע"י הספק לקבלן.</w:t>
      </w:r>
    </w:p>
    <w:p w14:paraId="099F27E2" w14:textId="77777777" w:rsidR="00E56613" w:rsidRPr="00E56613" w:rsidRDefault="00E56613" w:rsidP="00E56613">
      <w:pPr>
        <w:spacing w:before="120" w:beforeAutospacing="0" w:after="0" w:afterAutospacing="0" w:line="360" w:lineRule="auto"/>
        <w:ind w:left="1440" w:hanging="720"/>
        <w:jc w:val="both"/>
        <w:rPr>
          <w:rFonts w:ascii="David" w:eastAsia="Times New Roman" w:hAnsi="David" w:cs="David"/>
          <w:sz w:val="24"/>
          <w:szCs w:val="24"/>
          <w:rtl/>
        </w:rPr>
      </w:pPr>
      <w:r w:rsidRPr="00E56613">
        <w:rPr>
          <w:rFonts w:ascii="David" w:eastAsia="Times New Roman" w:hAnsi="David" w:cs="David"/>
          <w:sz w:val="24"/>
          <w:szCs w:val="24"/>
          <w:rtl/>
        </w:rPr>
        <w:t>ג.</w:t>
      </w:r>
      <w:r w:rsidRPr="00E56613">
        <w:rPr>
          <w:rFonts w:ascii="David" w:eastAsia="Times New Roman" w:hAnsi="David" w:cs="David"/>
          <w:sz w:val="24"/>
          <w:szCs w:val="24"/>
          <w:rtl/>
        </w:rPr>
        <w:tab/>
        <w:t xml:space="preserve">לרוכשים שיהיו מעוניינים להזמין מהספק פריטים אחרים מהפריטים המפורטים בחוזה זה יוצעו, ע"י הספק, בכפוף לאישור הקבלן שמצב העבודות באתר מאפשר זאת, את הפריטים האחרים במחיר הנמוך </w:t>
      </w:r>
      <w:r w:rsidRPr="00E56613">
        <w:rPr>
          <w:rFonts w:ascii="David" w:eastAsia="Times New Roman" w:hAnsi="David" w:cs="David"/>
          <w:b/>
          <w:bCs/>
          <w:sz w:val="24"/>
          <w:szCs w:val="24"/>
          <w:rtl/>
        </w:rPr>
        <w:t>ב</w:t>
      </w:r>
      <w:r w:rsidRPr="00E56613">
        <w:rPr>
          <w:rFonts w:ascii="David" w:eastAsia="Times New Roman" w:hAnsi="David" w:cs="David"/>
          <w:b/>
          <w:bCs/>
          <w:sz w:val="24"/>
          <w:szCs w:val="24"/>
          <w:u w:val="single"/>
          <w:rtl/>
        </w:rPr>
        <w:t xml:space="preserve">         </w:t>
      </w:r>
      <w:r w:rsidRPr="00E56613">
        <w:rPr>
          <w:rFonts w:ascii="David" w:eastAsia="Times New Roman" w:hAnsi="David" w:cs="David"/>
          <w:b/>
          <w:bCs/>
          <w:sz w:val="24"/>
          <w:szCs w:val="24"/>
          <w:rtl/>
        </w:rPr>
        <w:t xml:space="preserve"> אחוז</w:t>
      </w:r>
      <w:r w:rsidRPr="00E56613">
        <w:rPr>
          <w:rFonts w:ascii="David" w:eastAsia="Times New Roman" w:hAnsi="David" w:cs="David" w:hint="cs"/>
          <w:sz w:val="24"/>
          <w:szCs w:val="24"/>
          <w:rtl/>
        </w:rPr>
        <w:t xml:space="preserve"> </w:t>
      </w:r>
      <w:r w:rsidRPr="00E56613">
        <w:rPr>
          <w:rFonts w:ascii="David" w:eastAsia="Times New Roman" w:hAnsi="David" w:cs="David"/>
          <w:sz w:val="24"/>
          <w:szCs w:val="24"/>
          <w:rtl/>
        </w:rPr>
        <w:t>ממחירון הספק. התחשיב הנ"ל יערך רק במקרים בהם הפריטים האחרים יהיו שונים בצורה מהותית מהפריטים המפורטים בחוזה זה.</w:t>
      </w:r>
    </w:p>
    <w:p w14:paraId="39C9B65C" w14:textId="77777777" w:rsidR="00E56613" w:rsidRPr="00E56613" w:rsidRDefault="00E56613" w:rsidP="00E56613">
      <w:pPr>
        <w:spacing w:before="0" w:beforeAutospacing="0" w:after="0" w:afterAutospacing="0" w:line="360" w:lineRule="auto"/>
        <w:ind w:left="1004"/>
        <w:jc w:val="both"/>
        <w:rPr>
          <w:rFonts w:ascii="David" w:eastAsia="Times New Roman" w:hAnsi="David" w:cs="David"/>
          <w:sz w:val="24"/>
          <w:szCs w:val="24"/>
          <w:rtl/>
        </w:rPr>
      </w:pPr>
    </w:p>
    <w:p w14:paraId="0A65B62D" w14:textId="77777777" w:rsidR="00E56613" w:rsidRPr="00E56613" w:rsidRDefault="00E56613" w:rsidP="00E56613">
      <w:pPr>
        <w:spacing w:before="0" w:beforeAutospacing="0" w:after="0" w:afterAutospacing="0" w:line="360" w:lineRule="auto"/>
        <w:ind w:left="1440"/>
        <w:jc w:val="both"/>
        <w:rPr>
          <w:rFonts w:ascii="David" w:eastAsia="Times New Roman" w:hAnsi="David" w:cs="David"/>
          <w:sz w:val="24"/>
          <w:szCs w:val="24"/>
          <w:rtl/>
        </w:rPr>
      </w:pPr>
      <w:r w:rsidRPr="00E56613">
        <w:rPr>
          <w:rFonts w:ascii="David" w:eastAsia="Times New Roman" w:hAnsi="David" w:cs="David"/>
          <w:sz w:val="24"/>
          <w:szCs w:val="24"/>
          <w:rtl/>
        </w:rPr>
        <w:t>למען הסר ספק השינויים/התוספות המפורטים להלן חלקם או כולם אינם שינוי מהותי ובגינם ידרשו הרוכשים לשלם את הסכומים הבאים:</w:t>
      </w:r>
    </w:p>
    <w:p w14:paraId="7B0A8C26" w14:textId="77777777" w:rsidR="00E56613" w:rsidRPr="00E56613" w:rsidRDefault="00E56613" w:rsidP="00237720">
      <w:pPr>
        <w:numPr>
          <w:ilvl w:val="0"/>
          <w:numId w:val="10"/>
        </w:numPr>
        <w:tabs>
          <w:tab w:val="num" w:pos="2160"/>
        </w:tabs>
        <w:spacing w:before="0" w:beforeAutospacing="0" w:after="60" w:afterAutospacing="0" w:line="360" w:lineRule="auto"/>
        <w:ind w:left="2160"/>
        <w:jc w:val="both"/>
        <w:rPr>
          <w:rFonts w:ascii="David" w:eastAsia="Times New Roman" w:hAnsi="David" w:cs="David"/>
          <w:sz w:val="24"/>
          <w:szCs w:val="24"/>
          <w:rtl/>
        </w:rPr>
      </w:pPr>
      <w:r w:rsidRPr="00E56613">
        <w:rPr>
          <w:rFonts w:ascii="David" w:eastAsia="Times New Roman" w:hAnsi="David" w:cs="David"/>
          <w:sz w:val="24"/>
          <w:szCs w:val="24"/>
          <w:rtl/>
        </w:rPr>
        <w:t>בגין תוספת כמות לפריטי הסטנדרט – המחיר שנקבע בסעיף 4.1 בתוספת 20%.</w:t>
      </w:r>
    </w:p>
    <w:p w14:paraId="5EAF89A9" w14:textId="77777777" w:rsidR="00E56613" w:rsidRPr="00E56613" w:rsidRDefault="00E56613" w:rsidP="00237720">
      <w:pPr>
        <w:numPr>
          <w:ilvl w:val="0"/>
          <w:numId w:val="10"/>
        </w:numPr>
        <w:tabs>
          <w:tab w:val="num" w:pos="2160"/>
        </w:tabs>
        <w:spacing w:before="0" w:beforeAutospacing="0" w:after="60" w:afterAutospacing="0" w:line="360" w:lineRule="auto"/>
        <w:ind w:left="2160"/>
        <w:jc w:val="both"/>
        <w:rPr>
          <w:rFonts w:ascii="David" w:eastAsia="Times New Roman" w:hAnsi="David" w:cs="David"/>
          <w:sz w:val="24"/>
          <w:szCs w:val="24"/>
          <w:rtl/>
        </w:rPr>
      </w:pPr>
      <w:r w:rsidRPr="00E56613">
        <w:rPr>
          <w:rFonts w:ascii="David" w:eastAsia="Times New Roman" w:hAnsi="David" w:cs="David"/>
          <w:sz w:val="24"/>
          <w:szCs w:val="24"/>
          <w:rtl/>
        </w:rPr>
        <w:t>בגין שינוי גוון לגוון אחר מהגוונים המוצעים כסטנדרט (בתנאי שהגוון האחר קיים בהיצע המכירה של הספק) - תוספת 10% למחיר שנקבע בסעיף 4.1.</w:t>
      </w:r>
    </w:p>
    <w:p w14:paraId="0F40FBFA" w14:textId="77777777" w:rsidR="00E56613" w:rsidRPr="00E56613" w:rsidRDefault="00E56613" w:rsidP="00237720">
      <w:pPr>
        <w:numPr>
          <w:ilvl w:val="0"/>
          <w:numId w:val="10"/>
        </w:numPr>
        <w:tabs>
          <w:tab w:val="num" w:pos="2160"/>
        </w:tabs>
        <w:spacing w:before="0" w:beforeAutospacing="0" w:after="60" w:afterAutospacing="0" w:line="360" w:lineRule="auto"/>
        <w:ind w:left="2160"/>
        <w:jc w:val="both"/>
        <w:rPr>
          <w:rFonts w:ascii="David" w:eastAsia="Times New Roman" w:hAnsi="David" w:cs="David"/>
          <w:sz w:val="24"/>
          <w:szCs w:val="24"/>
          <w:rtl/>
        </w:rPr>
      </w:pPr>
      <w:r w:rsidRPr="00E56613">
        <w:rPr>
          <w:rFonts w:ascii="David" w:eastAsia="Times New Roman" w:hAnsi="David" w:cs="David"/>
          <w:sz w:val="24"/>
          <w:szCs w:val="24"/>
          <w:rtl/>
        </w:rPr>
        <w:t xml:space="preserve">בגין אספקת ארונות האמבטיה לדירה ללא הרכבה – </w:t>
      </w:r>
      <w:r w:rsidRPr="00E56613">
        <w:rPr>
          <w:rFonts w:ascii="David" w:eastAsia="Times New Roman" w:hAnsi="David" w:cs="David"/>
          <w:sz w:val="24"/>
          <w:szCs w:val="24"/>
          <w:u w:val="single"/>
          <w:rtl/>
        </w:rPr>
        <w:t>ללא חיוב</w:t>
      </w:r>
      <w:r w:rsidRPr="00E56613">
        <w:rPr>
          <w:rFonts w:ascii="David" w:eastAsia="Times New Roman" w:hAnsi="David" w:cs="David"/>
          <w:sz w:val="24"/>
          <w:szCs w:val="24"/>
          <w:rtl/>
        </w:rPr>
        <w:t>.</w:t>
      </w:r>
    </w:p>
    <w:p w14:paraId="4B0F68A8" w14:textId="77777777" w:rsidR="00E56613" w:rsidRPr="00E56613" w:rsidRDefault="00E56613" w:rsidP="00E56613">
      <w:pPr>
        <w:spacing w:before="0" w:beforeAutospacing="0" w:after="0" w:afterAutospacing="0" w:line="360" w:lineRule="auto"/>
        <w:ind w:left="680" w:hanging="680"/>
        <w:jc w:val="both"/>
        <w:rPr>
          <w:rFonts w:ascii="David" w:eastAsia="Times New Roman" w:hAnsi="David" w:cs="David"/>
          <w:sz w:val="24"/>
          <w:szCs w:val="24"/>
        </w:rPr>
      </w:pPr>
      <w:r w:rsidRPr="00E56613">
        <w:rPr>
          <w:rFonts w:ascii="David" w:eastAsia="Times New Roman" w:hAnsi="David" w:cs="David"/>
          <w:sz w:val="24"/>
          <w:szCs w:val="24"/>
          <w:rtl/>
        </w:rPr>
        <w:t>8.</w:t>
      </w:r>
      <w:r w:rsidRPr="00E56613">
        <w:rPr>
          <w:rFonts w:ascii="David" w:eastAsia="Times New Roman" w:hAnsi="David" w:cs="David"/>
          <w:sz w:val="24"/>
          <w:szCs w:val="24"/>
          <w:rtl/>
        </w:rPr>
        <w:tab/>
        <w:t xml:space="preserve">לפי דרישת הקבלן יעביר הספק טופס דיווח מודפס המרכז את סטטוס הטיפול של כל רוכש (לרבות התרעה לגבי רוכשים שטרם הגיעו לחנות הספק). </w:t>
      </w:r>
    </w:p>
    <w:p w14:paraId="292ECFC5" w14:textId="77777777" w:rsidR="00E56613" w:rsidRPr="00E56613" w:rsidRDefault="00E56613" w:rsidP="00E56613">
      <w:pPr>
        <w:spacing w:before="0" w:beforeAutospacing="0" w:after="0" w:afterAutospacing="0" w:line="360" w:lineRule="auto"/>
        <w:ind w:left="680" w:hanging="680"/>
        <w:jc w:val="both"/>
        <w:rPr>
          <w:rFonts w:ascii="David" w:eastAsia="Times New Roman" w:hAnsi="David" w:cs="David"/>
          <w:sz w:val="24"/>
          <w:szCs w:val="24"/>
        </w:rPr>
      </w:pPr>
      <w:r w:rsidRPr="00E56613">
        <w:rPr>
          <w:rFonts w:ascii="David" w:eastAsia="Times New Roman" w:hAnsi="David" w:cs="David"/>
          <w:sz w:val="24"/>
          <w:szCs w:val="24"/>
          <w:rtl/>
        </w:rPr>
        <w:t>9.</w:t>
      </w:r>
      <w:r w:rsidRPr="00E56613">
        <w:rPr>
          <w:rFonts w:ascii="David" w:eastAsia="Times New Roman" w:hAnsi="David" w:cs="David"/>
          <w:sz w:val="24"/>
          <w:szCs w:val="24"/>
          <w:rtl/>
        </w:rPr>
        <w:tab/>
        <w:t>הספק מכיר את יתר התנאים הנהוגים בחוזים בין קבלנים ראשיים  לספקים</w:t>
      </w:r>
    </w:p>
    <w:p w14:paraId="03E59123" w14:textId="77777777" w:rsidR="00E56613" w:rsidRPr="00E56613" w:rsidRDefault="00E56613" w:rsidP="00E56613">
      <w:pPr>
        <w:spacing w:before="240" w:beforeAutospacing="0" w:after="0" w:afterAutospacing="0" w:line="360" w:lineRule="auto"/>
        <w:ind w:left="720"/>
        <w:jc w:val="both"/>
        <w:rPr>
          <w:rFonts w:ascii="David" w:eastAsia="Times New Roman" w:hAnsi="David" w:cs="David"/>
          <w:sz w:val="24"/>
          <w:szCs w:val="24"/>
        </w:rPr>
      </w:pPr>
      <w:r w:rsidRPr="00E56613">
        <w:rPr>
          <w:rFonts w:ascii="David" w:eastAsia="Times New Roman" w:hAnsi="David" w:cs="David"/>
          <w:sz w:val="24"/>
          <w:szCs w:val="24"/>
          <w:rtl/>
        </w:rPr>
        <w:t>(ובין היתר בנושאי בטיחות שמירה ובטוח) ומתחייב לחתום על החוזה בנוסח שנהוג אצל הקבלן הר</w:t>
      </w:r>
      <w:r w:rsidR="00AD35D2">
        <w:rPr>
          <w:rFonts w:ascii="David" w:eastAsia="Times New Roman" w:hAnsi="David" w:cs="David"/>
          <w:sz w:val="24"/>
          <w:szCs w:val="24"/>
          <w:rtl/>
        </w:rPr>
        <w:t>אשי שיבחר ע"י היזם לביצוע הפרוי</w:t>
      </w:r>
      <w:r w:rsidRPr="00E56613">
        <w:rPr>
          <w:rFonts w:ascii="David" w:eastAsia="Times New Roman" w:hAnsi="David" w:cs="David"/>
          <w:sz w:val="24"/>
          <w:szCs w:val="24"/>
          <w:rtl/>
        </w:rPr>
        <w:t>קט.</w:t>
      </w:r>
    </w:p>
    <w:p w14:paraId="18FD93A8" w14:textId="77777777" w:rsidR="00E56613" w:rsidRPr="00E56613" w:rsidRDefault="00E56613" w:rsidP="00E56613">
      <w:pPr>
        <w:spacing w:before="0" w:beforeAutospacing="0" w:after="0" w:afterAutospacing="0" w:line="360" w:lineRule="auto"/>
        <w:jc w:val="center"/>
        <w:rPr>
          <w:rFonts w:ascii="David" w:eastAsia="Times New Roman" w:hAnsi="David" w:cs="David"/>
          <w:b/>
          <w:bCs/>
          <w:sz w:val="24"/>
          <w:szCs w:val="24"/>
          <w:u w:val="single"/>
          <w:rtl/>
        </w:rPr>
      </w:pPr>
      <w:r w:rsidRPr="00E56613">
        <w:rPr>
          <w:rFonts w:ascii="David" w:eastAsia="Times New Roman" w:hAnsi="David" w:cs="David"/>
          <w:snapToGrid w:val="0"/>
          <w:sz w:val="26"/>
          <w:szCs w:val="26"/>
          <w:rtl/>
        </w:rPr>
        <w:br w:type="page"/>
      </w:r>
      <w:r w:rsidRPr="00E56613">
        <w:rPr>
          <w:rFonts w:ascii="David" w:eastAsia="Times New Roman" w:hAnsi="David" w:cs="David"/>
          <w:b/>
          <w:bCs/>
          <w:sz w:val="24"/>
          <w:szCs w:val="24"/>
          <w:u w:val="single"/>
          <w:rtl/>
        </w:rPr>
        <w:t>נספח 3.1.27</w:t>
      </w:r>
    </w:p>
    <w:p w14:paraId="53164063" w14:textId="77777777" w:rsidR="00E56613" w:rsidRPr="00E56613" w:rsidRDefault="00E56613" w:rsidP="00E56613">
      <w:pPr>
        <w:spacing w:before="0" w:beforeAutospacing="0" w:after="0" w:afterAutospacing="0" w:line="360" w:lineRule="auto"/>
        <w:jc w:val="center"/>
        <w:rPr>
          <w:rFonts w:ascii="David" w:eastAsia="Times New Roman" w:hAnsi="David" w:cs="David"/>
          <w:b/>
          <w:bCs/>
          <w:sz w:val="24"/>
          <w:szCs w:val="24"/>
          <w:u w:val="single"/>
        </w:rPr>
      </w:pPr>
    </w:p>
    <w:p w14:paraId="17B10430" w14:textId="77777777" w:rsidR="00E56613" w:rsidRPr="00E56613" w:rsidRDefault="00E56613" w:rsidP="00E56613">
      <w:pPr>
        <w:spacing w:before="0" w:beforeAutospacing="0" w:after="0" w:afterAutospacing="0" w:line="480" w:lineRule="auto"/>
        <w:jc w:val="center"/>
        <w:rPr>
          <w:rFonts w:ascii="David" w:eastAsia="Times New Roman" w:hAnsi="David" w:cs="David"/>
          <w:b/>
          <w:bCs/>
          <w:sz w:val="24"/>
          <w:szCs w:val="24"/>
          <w:u w:val="single"/>
          <w:rtl/>
        </w:rPr>
      </w:pPr>
      <w:r w:rsidRPr="00E56613">
        <w:rPr>
          <w:rFonts w:ascii="David" w:eastAsia="Times New Roman" w:hAnsi="David" w:cs="David"/>
          <w:b/>
          <w:bCs/>
          <w:sz w:val="24"/>
          <w:szCs w:val="24"/>
          <w:u w:val="single"/>
          <w:rtl/>
        </w:rPr>
        <w:t>תנאים מיוחדים לאספקת והתקנת ארונות מטבח ו/או ארונות אמבטיה</w:t>
      </w:r>
    </w:p>
    <w:p w14:paraId="7CFA6054" w14:textId="40B0C647" w:rsidR="00E56613" w:rsidRPr="00E56613" w:rsidRDefault="00E56613" w:rsidP="00E56613">
      <w:pPr>
        <w:spacing w:before="0" w:beforeAutospacing="0" w:after="0" w:afterAutospacing="0" w:line="360" w:lineRule="auto"/>
        <w:jc w:val="center"/>
        <w:rPr>
          <w:rFonts w:ascii="David" w:eastAsia="Times New Roman" w:hAnsi="David" w:cs="David"/>
          <w:b/>
          <w:bCs/>
          <w:sz w:val="24"/>
          <w:szCs w:val="24"/>
          <w:u w:val="single"/>
          <w:rtl/>
        </w:rPr>
      </w:pPr>
      <w:r w:rsidRPr="00E56613">
        <w:rPr>
          <w:rFonts w:ascii="David" w:eastAsia="Times New Roman" w:hAnsi="David" w:cs="David"/>
          <w:b/>
          <w:bCs/>
          <w:sz w:val="24"/>
          <w:szCs w:val="24"/>
          <w:u w:val="single"/>
          <w:rtl/>
        </w:rPr>
        <w:t xml:space="preserve">פרויקט </w:t>
      </w:r>
      <w:sdt>
        <w:sdtPr>
          <w:rPr>
            <w:rFonts w:ascii="David" w:eastAsia="Times New Roman" w:hAnsi="David" w:cs="David"/>
            <w:b/>
            <w:bCs/>
            <w:color w:val="800080"/>
            <w:sz w:val="24"/>
            <w:szCs w:val="24"/>
            <w:u w:val="single"/>
            <w:rtl/>
          </w:rPr>
          <w:alias w:val="שם הפרויקט"/>
          <w:tag w:val="cntProjectName"/>
          <w:id w:val="-1658142622"/>
          <w:placeholder>
            <w:docPart w:val="35E4251D2A874369BCA7E3D33AE8DA8B"/>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ProjectName[1]" w:storeItemID="{81709D4C-33DC-48CC-AC7E-130A245806EE}"/>
          <w:text/>
        </w:sdtPr>
        <w:sdtEndPr/>
        <w:sdtContent>
          <w:ins w:id="674" w:author="Meryl Etman" w:date="2021-08-11T15:39:00Z">
            <w:r w:rsidR="00CE4703">
              <w:rPr>
                <w:rFonts w:ascii="David" w:eastAsia="Times New Roman" w:hAnsi="David" w:cs="David"/>
                <w:b/>
                <w:bCs/>
                <w:color w:val="800080"/>
                <w:sz w:val="24"/>
                <w:szCs w:val="24"/>
                <w:u w:val="single"/>
                <w:rtl/>
              </w:rPr>
              <w:t>סביוני גבעת שמואל - מגרשים 1001, 1005</w:t>
            </w:r>
          </w:ins>
        </w:sdtContent>
      </w:sdt>
    </w:p>
    <w:p w14:paraId="2C4E6DE1" w14:textId="77777777" w:rsidR="00E56613" w:rsidRPr="00E56613" w:rsidRDefault="00E56613" w:rsidP="00E56613">
      <w:pPr>
        <w:spacing w:before="240" w:beforeAutospacing="0" w:after="0" w:afterAutospacing="0" w:line="360" w:lineRule="auto"/>
        <w:ind w:left="284" w:hanging="284"/>
        <w:jc w:val="both"/>
        <w:rPr>
          <w:rFonts w:ascii="David" w:eastAsia="Times New Roman" w:hAnsi="David" w:cs="David"/>
          <w:sz w:val="24"/>
          <w:szCs w:val="24"/>
          <w:rtl/>
        </w:rPr>
      </w:pPr>
      <w:r w:rsidRPr="00E56613">
        <w:rPr>
          <w:rFonts w:ascii="David" w:eastAsia="Times New Roman" w:hAnsi="David" w:cs="David"/>
          <w:sz w:val="24"/>
          <w:szCs w:val="24"/>
          <w:rtl/>
        </w:rPr>
        <w:t>1.</w:t>
      </w:r>
      <w:r w:rsidRPr="00E56613">
        <w:rPr>
          <w:rFonts w:ascii="David" w:eastAsia="Times New Roman" w:hAnsi="David" w:cs="David"/>
          <w:sz w:val="24"/>
          <w:szCs w:val="24"/>
          <w:rtl/>
        </w:rPr>
        <w:tab/>
      </w:r>
      <w:r w:rsidRPr="00E56613">
        <w:rPr>
          <w:rFonts w:ascii="David" w:eastAsia="Times New Roman" w:hAnsi="David" w:cs="David"/>
          <w:b/>
          <w:bCs/>
          <w:sz w:val="24"/>
          <w:szCs w:val="24"/>
          <w:u w:val="single"/>
          <w:rtl/>
        </w:rPr>
        <w:t xml:space="preserve">פרוט העבודה </w:t>
      </w:r>
    </w:p>
    <w:p w14:paraId="57DA11DA" w14:textId="77777777" w:rsidR="00E56613" w:rsidRPr="00E56613" w:rsidRDefault="00E56613" w:rsidP="00E56613">
      <w:pPr>
        <w:spacing w:before="120" w:beforeAutospacing="0" w:after="0" w:afterAutospacing="0" w:line="360" w:lineRule="auto"/>
        <w:ind w:left="851" w:hanging="567"/>
        <w:jc w:val="both"/>
        <w:rPr>
          <w:rFonts w:ascii="David" w:eastAsia="Times New Roman" w:hAnsi="David" w:cs="David"/>
          <w:sz w:val="24"/>
          <w:szCs w:val="24"/>
          <w:rtl/>
        </w:rPr>
      </w:pPr>
      <w:r w:rsidRPr="00E56613">
        <w:rPr>
          <w:rFonts w:ascii="David" w:eastAsia="Times New Roman" w:hAnsi="David" w:cs="David"/>
          <w:sz w:val="24"/>
          <w:szCs w:val="24"/>
          <w:rtl/>
        </w:rPr>
        <w:t>א.</w:t>
      </w:r>
      <w:r w:rsidRPr="00E56613">
        <w:rPr>
          <w:rFonts w:ascii="David" w:eastAsia="Times New Roman" w:hAnsi="David" w:cs="David"/>
          <w:sz w:val="24"/>
          <w:szCs w:val="24"/>
          <w:rtl/>
        </w:rPr>
        <w:tab/>
        <w:t>ייצור, אספקה והתקנה של ארונות מטבח וארונות אמבטיה באורכים שונים עפ"י תכניות, מפרט וכתב כמויות.</w:t>
      </w:r>
    </w:p>
    <w:p w14:paraId="63EBAC1D" w14:textId="77777777" w:rsidR="00E56613" w:rsidRPr="00E56613" w:rsidRDefault="00E56613" w:rsidP="00E56613">
      <w:pPr>
        <w:spacing w:before="0" w:beforeAutospacing="0" w:after="0" w:afterAutospacing="0" w:line="360" w:lineRule="auto"/>
        <w:ind w:left="851"/>
        <w:jc w:val="both"/>
        <w:rPr>
          <w:rFonts w:ascii="David" w:eastAsia="Times New Roman" w:hAnsi="David" w:cs="David"/>
          <w:sz w:val="24"/>
          <w:szCs w:val="24"/>
          <w:rtl/>
        </w:rPr>
      </w:pPr>
      <w:r w:rsidRPr="00E56613">
        <w:rPr>
          <w:rFonts w:ascii="David" w:eastAsia="Times New Roman" w:hAnsi="David" w:cs="David"/>
          <w:sz w:val="24"/>
          <w:szCs w:val="24"/>
          <w:rtl/>
        </w:rPr>
        <w:t>חלוקה סופית של הארונות בתאום ובאישור המזמין ע"פ תכניות (מבט על, חזיתות, איזומטריה, תכנית מיקום נק' חשמל, גז ואינסטלציה עם מידות מפורטות) שיכין אדריכל הספק בהתאם לתכניות כלליות של אדריכל היזם, לכל דירה בנפרד, לרבות לדירות "ראי".</w:t>
      </w:r>
    </w:p>
    <w:p w14:paraId="6336BF28" w14:textId="77777777" w:rsidR="00E56613" w:rsidRPr="00E56613" w:rsidRDefault="00E56613" w:rsidP="00E56613">
      <w:pPr>
        <w:spacing w:before="0" w:beforeAutospacing="0" w:after="0" w:afterAutospacing="0" w:line="360" w:lineRule="auto"/>
        <w:ind w:left="851"/>
        <w:jc w:val="both"/>
        <w:rPr>
          <w:rFonts w:ascii="David" w:eastAsia="Times New Roman" w:hAnsi="David" w:cs="David"/>
          <w:sz w:val="24"/>
          <w:szCs w:val="24"/>
          <w:rtl/>
        </w:rPr>
      </w:pPr>
      <w:r w:rsidRPr="00E56613">
        <w:rPr>
          <w:rFonts w:ascii="David" w:eastAsia="Times New Roman" w:hAnsi="David" w:cs="David"/>
          <w:sz w:val="24"/>
          <w:szCs w:val="24"/>
          <w:rtl/>
        </w:rPr>
        <w:t>*</w:t>
      </w:r>
      <w:r w:rsidRPr="00E56613">
        <w:rPr>
          <w:rFonts w:ascii="David" w:eastAsia="Times New Roman" w:hAnsi="David" w:cs="David"/>
          <w:sz w:val="24"/>
          <w:szCs w:val="24"/>
          <w:rtl/>
        </w:rPr>
        <w:tab/>
        <w:t>תשומת לב מיוחדת נדרשת לתכנון יעיל של מיקום אזורי הפעילות השונים בארונות המטבח (אזור אחסון מזון, אזור אחסון כלים, אזור ניקיון, איזור הכנה ואיזור בישול ואפיה). באחריות הספק לבצע מדידות באתר להתקנת כל ארון, לאחר בניה וטיח, להתריע במקרים בהם הבניה בפועל אינה תואמת את התכנון ולבצע את הארונות בהתאמה לבניה.</w:t>
      </w:r>
    </w:p>
    <w:p w14:paraId="46504D94" w14:textId="77777777" w:rsidR="00E56613" w:rsidRPr="00E56613" w:rsidRDefault="00E56613" w:rsidP="00E56613">
      <w:pPr>
        <w:spacing w:before="120" w:beforeAutospacing="0" w:after="0" w:afterAutospacing="0" w:line="360" w:lineRule="auto"/>
        <w:ind w:left="851" w:hanging="567"/>
        <w:jc w:val="both"/>
        <w:rPr>
          <w:rFonts w:ascii="David" w:eastAsia="Times New Roman" w:hAnsi="David" w:cs="David"/>
          <w:sz w:val="24"/>
          <w:szCs w:val="24"/>
          <w:rtl/>
        </w:rPr>
      </w:pPr>
      <w:r w:rsidRPr="00E56613">
        <w:rPr>
          <w:rFonts w:ascii="David" w:eastAsia="Times New Roman" w:hAnsi="David" w:cs="David"/>
          <w:sz w:val="24"/>
          <w:szCs w:val="24"/>
          <w:rtl/>
        </w:rPr>
        <w:t>ב.</w:t>
      </w:r>
      <w:r w:rsidRPr="00E56613">
        <w:rPr>
          <w:rFonts w:ascii="David" w:eastAsia="Times New Roman" w:hAnsi="David" w:cs="David"/>
          <w:sz w:val="24"/>
          <w:szCs w:val="24"/>
          <w:rtl/>
        </w:rPr>
        <w:tab/>
        <w:t>בגמר ההרכבה הספק יגן על חזיתות הארונות מפני פגיעות ורסיסי צבע, ע"י עטיפתם.</w:t>
      </w:r>
    </w:p>
    <w:p w14:paraId="11BCFDC3" w14:textId="77777777" w:rsidR="00E56613" w:rsidRPr="00E56613" w:rsidRDefault="00E56613" w:rsidP="00E56613">
      <w:pPr>
        <w:spacing w:before="120" w:beforeAutospacing="0" w:after="0" w:afterAutospacing="0" w:line="360" w:lineRule="auto"/>
        <w:ind w:left="851" w:hanging="567"/>
        <w:jc w:val="both"/>
        <w:rPr>
          <w:rFonts w:ascii="David" w:eastAsia="Times New Roman" w:hAnsi="David" w:cs="David"/>
          <w:sz w:val="24"/>
          <w:szCs w:val="24"/>
          <w:rtl/>
        </w:rPr>
      </w:pPr>
      <w:r w:rsidRPr="00E56613">
        <w:rPr>
          <w:rFonts w:ascii="David" w:eastAsia="Times New Roman" w:hAnsi="David" w:cs="David"/>
          <w:sz w:val="24"/>
          <w:szCs w:val="24"/>
          <w:rtl/>
        </w:rPr>
        <w:t>ג.</w:t>
      </w:r>
      <w:r w:rsidRPr="00E56613">
        <w:rPr>
          <w:rFonts w:ascii="David" w:eastAsia="Times New Roman" w:hAnsi="David" w:cs="David"/>
          <w:sz w:val="24"/>
          <w:szCs w:val="24"/>
          <w:rtl/>
        </w:rPr>
        <w:tab/>
        <w:t>הספק מצהיר ומתחייב שכל העבודות שיבוצעו על-ידו יבוצעו בהתאם לתקנים ישראליים ומפרטי מכון התקנים, כי הוא מודע למיקום המיועד להתקנת כל פריט, ושהעבודות תבוצענה בהתאם לתנאים הצפויים במקום המיועד. הספק מצהיר שהוצג בפניו מפרט המכר הסטנדרטי לרוכשי הדירות ושהעבודות שיבוצעו על-ידו לא תבוצענה בסתירה לאמור בו.</w:t>
      </w:r>
    </w:p>
    <w:p w14:paraId="1A5FD0E6" w14:textId="77777777" w:rsidR="00E56613" w:rsidRPr="00E56613" w:rsidRDefault="00E56613" w:rsidP="00E56613">
      <w:pPr>
        <w:spacing w:before="0" w:beforeAutospacing="0" w:after="0" w:afterAutospacing="0" w:line="360" w:lineRule="auto"/>
        <w:ind w:left="851"/>
        <w:jc w:val="both"/>
        <w:rPr>
          <w:rFonts w:ascii="David" w:eastAsia="Times New Roman" w:hAnsi="David" w:cs="David"/>
          <w:sz w:val="24"/>
          <w:szCs w:val="24"/>
          <w:rtl/>
        </w:rPr>
      </w:pPr>
      <w:r w:rsidRPr="00E56613">
        <w:rPr>
          <w:rFonts w:ascii="David" w:eastAsia="Times New Roman" w:hAnsi="David" w:cs="David"/>
          <w:sz w:val="24"/>
          <w:szCs w:val="24"/>
          <w:rtl/>
        </w:rPr>
        <w:t>בכל מקרה של סתירה בין מפרט הארונות להלן למפרט המכר יפנה הספק ליזם/לקבלן לקבלת הוראות. מחיר העבודות נקבע עפ"י האפשרות היקרה יותר.</w:t>
      </w:r>
    </w:p>
    <w:p w14:paraId="68DDBDBA" w14:textId="77777777" w:rsidR="00E56613" w:rsidRPr="00E56613" w:rsidRDefault="001A64F5" w:rsidP="00E56613">
      <w:pPr>
        <w:spacing w:before="120" w:beforeAutospacing="0" w:after="0" w:afterAutospacing="0" w:line="360" w:lineRule="auto"/>
        <w:ind w:left="851" w:hanging="567"/>
        <w:jc w:val="both"/>
        <w:rPr>
          <w:rFonts w:ascii="David" w:eastAsia="Times New Roman" w:hAnsi="David" w:cs="David"/>
          <w:sz w:val="24"/>
          <w:szCs w:val="24"/>
          <w:rtl/>
        </w:rPr>
      </w:pPr>
      <w:r>
        <w:rPr>
          <w:rFonts w:ascii="David" w:eastAsia="Times New Roman" w:hAnsi="David" w:cs="David" w:hint="cs"/>
          <w:sz w:val="24"/>
          <w:szCs w:val="24"/>
          <w:rtl/>
        </w:rPr>
        <w:t>ד</w:t>
      </w:r>
      <w:r w:rsidR="00E56613" w:rsidRPr="00E56613">
        <w:rPr>
          <w:rFonts w:ascii="David" w:eastAsia="Times New Roman" w:hAnsi="David" w:cs="David"/>
          <w:sz w:val="24"/>
          <w:szCs w:val="24"/>
          <w:rtl/>
        </w:rPr>
        <w:t>.</w:t>
      </w:r>
      <w:r w:rsidR="00E56613" w:rsidRPr="00E56613">
        <w:rPr>
          <w:rFonts w:ascii="David" w:eastAsia="Times New Roman" w:hAnsi="David" w:cs="David"/>
          <w:sz w:val="24"/>
          <w:szCs w:val="24"/>
          <w:rtl/>
        </w:rPr>
        <w:tab/>
        <w:t>למען הסר ספק יובהר כי באחריות הקבלן לשמור על שלמות ותקינות החומרים, המוצרים והעבודות אשר סופקו ובוצעו על ידו או על ידי מי מטעמו, וזאת עד למועד מסירת הדירה בה הותקנו המוצרים ובוצעו העבודות.</w:t>
      </w:r>
    </w:p>
    <w:p w14:paraId="1DC46EED" w14:textId="77777777" w:rsidR="00E56613" w:rsidRPr="00E56613" w:rsidRDefault="00E56613" w:rsidP="00E56613">
      <w:pPr>
        <w:spacing w:before="0" w:beforeAutospacing="0" w:after="0" w:afterAutospacing="0" w:line="240" w:lineRule="auto"/>
        <w:jc w:val="both"/>
        <w:rPr>
          <w:rFonts w:ascii="David" w:eastAsia="Times New Roman" w:hAnsi="David" w:cs="David"/>
          <w:sz w:val="24"/>
          <w:szCs w:val="24"/>
          <w:rtl/>
        </w:rPr>
      </w:pPr>
    </w:p>
    <w:p w14:paraId="13E03239" w14:textId="77777777" w:rsidR="00E56613" w:rsidRPr="00E56613" w:rsidRDefault="00E56613" w:rsidP="00E56613">
      <w:pPr>
        <w:spacing w:before="240" w:beforeAutospacing="0" w:after="0" w:afterAutospacing="0" w:line="360" w:lineRule="auto"/>
        <w:ind w:left="284" w:hanging="284"/>
        <w:jc w:val="both"/>
        <w:rPr>
          <w:rFonts w:ascii="David" w:eastAsia="Times New Roman" w:hAnsi="David" w:cs="David"/>
          <w:sz w:val="24"/>
          <w:szCs w:val="24"/>
          <w:rtl/>
        </w:rPr>
      </w:pPr>
      <w:r w:rsidRPr="00E56613">
        <w:rPr>
          <w:rFonts w:ascii="David" w:eastAsia="Times New Roman" w:hAnsi="David" w:cs="David"/>
          <w:sz w:val="24"/>
          <w:szCs w:val="24"/>
          <w:rtl/>
        </w:rPr>
        <w:t>2.</w:t>
      </w:r>
      <w:r w:rsidRPr="00E56613">
        <w:rPr>
          <w:rFonts w:ascii="David" w:eastAsia="Times New Roman" w:hAnsi="David" w:cs="David"/>
          <w:sz w:val="24"/>
          <w:szCs w:val="24"/>
          <w:rtl/>
        </w:rPr>
        <w:tab/>
      </w:r>
      <w:r w:rsidRPr="00E56613">
        <w:rPr>
          <w:rFonts w:ascii="David" w:eastAsia="Times New Roman" w:hAnsi="David" w:cs="David"/>
          <w:b/>
          <w:bCs/>
          <w:sz w:val="24"/>
          <w:szCs w:val="24"/>
          <w:u w:val="single"/>
          <w:rtl/>
        </w:rPr>
        <w:t>כללי</w:t>
      </w:r>
    </w:p>
    <w:p w14:paraId="1AF36A0F" w14:textId="77777777" w:rsidR="00E56613" w:rsidRPr="00E56613" w:rsidRDefault="00E56613" w:rsidP="00E56613">
      <w:pPr>
        <w:spacing w:before="120" w:beforeAutospacing="0" w:after="0" w:afterAutospacing="0" w:line="360" w:lineRule="auto"/>
        <w:ind w:left="851" w:hanging="567"/>
        <w:jc w:val="both"/>
        <w:rPr>
          <w:rFonts w:ascii="David" w:eastAsia="Times New Roman" w:hAnsi="David" w:cs="David"/>
          <w:sz w:val="24"/>
          <w:szCs w:val="24"/>
          <w:rtl/>
        </w:rPr>
      </w:pPr>
      <w:r w:rsidRPr="00E56613">
        <w:rPr>
          <w:rFonts w:ascii="David" w:eastAsia="Times New Roman" w:hAnsi="David" w:cs="David"/>
          <w:sz w:val="24"/>
          <w:szCs w:val="24"/>
          <w:rtl/>
        </w:rPr>
        <w:t>א.</w:t>
      </w:r>
      <w:r w:rsidRPr="00E56613">
        <w:rPr>
          <w:rFonts w:ascii="David" w:eastAsia="Times New Roman" w:hAnsi="David" w:cs="David"/>
          <w:sz w:val="24"/>
          <w:szCs w:val="24"/>
          <w:rtl/>
        </w:rPr>
        <w:tab/>
        <w:t>ידוע לספק כי ליזם/לקבלן זכות להתקשר בחוזה עם ספק/ים נוספים ליצור אספקת והתקנת ארונות מטבח ו/או ארונות אמבטיה בפרויקט/בבניין.</w:t>
      </w:r>
    </w:p>
    <w:p w14:paraId="07388184" w14:textId="77777777" w:rsidR="00E56613" w:rsidRPr="00E56613" w:rsidRDefault="00E56613" w:rsidP="00E56613">
      <w:pPr>
        <w:spacing w:before="0" w:beforeAutospacing="0" w:after="0" w:afterAutospacing="0" w:line="360" w:lineRule="auto"/>
        <w:ind w:left="851"/>
        <w:jc w:val="both"/>
        <w:rPr>
          <w:rFonts w:ascii="David" w:eastAsia="Times New Roman" w:hAnsi="David" w:cs="David"/>
          <w:sz w:val="24"/>
          <w:szCs w:val="24"/>
          <w:rtl/>
        </w:rPr>
      </w:pPr>
      <w:r w:rsidRPr="00E56613">
        <w:rPr>
          <w:rFonts w:ascii="David" w:eastAsia="Times New Roman" w:hAnsi="David" w:cs="David"/>
          <w:sz w:val="24"/>
          <w:szCs w:val="24"/>
          <w:rtl/>
        </w:rPr>
        <w:t>היזם/ הקבלן רשאי לאפשר לרוכשי הדירות בפרויקט/בבניינים לבחור מאיזה ספק תוזמן העבודה.</w:t>
      </w:r>
    </w:p>
    <w:p w14:paraId="1DCD640C" w14:textId="77777777" w:rsidR="00E56613" w:rsidRPr="00E56613" w:rsidRDefault="00E56613" w:rsidP="00E56613">
      <w:pPr>
        <w:spacing w:before="0" w:beforeAutospacing="0" w:after="0" w:afterAutospacing="0" w:line="360" w:lineRule="auto"/>
        <w:ind w:left="851"/>
        <w:jc w:val="both"/>
        <w:rPr>
          <w:rFonts w:ascii="David" w:eastAsia="Times New Roman" w:hAnsi="David" w:cs="David"/>
          <w:sz w:val="24"/>
          <w:szCs w:val="24"/>
          <w:rtl/>
        </w:rPr>
      </w:pPr>
      <w:r w:rsidRPr="00E56613">
        <w:rPr>
          <w:rFonts w:ascii="David" w:eastAsia="Times New Roman" w:hAnsi="David" w:cs="David"/>
          <w:sz w:val="24"/>
          <w:szCs w:val="24"/>
          <w:rtl/>
        </w:rPr>
        <w:t>לספק אין התנגדות לאמור לעיל ו/או טענות בקשר לכך.</w:t>
      </w:r>
    </w:p>
    <w:p w14:paraId="6B83D196" w14:textId="77777777" w:rsidR="00E56613" w:rsidRPr="00E56613" w:rsidRDefault="00E56613" w:rsidP="00E56613">
      <w:pPr>
        <w:spacing w:before="120" w:beforeAutospacing="0" w:after="0" w:afterAutospacing="0" w:line="360" w:lineRule="auto"/>
        <w:ind w:left="851" w:hanging="567"/>
        <w:jc w:val="both"/>
        <w:rPr>
          <w:rFonts w:ascii="David" w:eastAsia="Times New Roman" w:hAnsi="David" w:cs="David"/>
          <w:sz w:val="24"/>
          <w:szCs w:val="24"/>
          <w:rtl/>
        </w:rPr>
      </w:pPr>
      <w:r w:rsidRPr="00E56613">
        <w:rPr>
          <w:rFonts w:ascii="David" w:eastAsia="Times New Roman" w:hAnsi="David" w:cs="David"/>
          <w:sz w:val="24"/>
          <w:szCs w:val="24"/>
          <w:rtl/>
        </w:rPr>
        <w:t>ב.</w:t>
      </w:r>
      <w:r w:rsidRPr="00E56613">
        <w:rPr>
          <w:rFonts w:ascii="David" w:eastAsia="Times New Roman" w:hAnsi="David" w:cs="David"/>
          <w:sz w:val="24"/>
          <w:szCs w:val="24"/>
          <w:rtl/>
        </w:rPr>
        <w:tab/>
        <w:t>רוכשי הדירות יוכלו לבחור באם רצונם שהספק יתקין בדירתם הן את ארונות המטבח והן את ארונות האמבטיה או רק את ארונות האמבטיה או רק את ארונות המטבח או שלא יותקנו ע"י הספק ארונות כלשהם והנל יותקן לאחר מסירת הדירה ובאחריותם.</w:t>
      </w:r>
    </w:p>
    <w:p w14:paraId="3B0C4E4B" w14:textId="77777777" w:rsidR="00E56613" w:rsidRPr="00E56613" w:rsidRDefault="00E56613" w:rsidP="00E56613">
      <w:pPr>
        <w:spacing w:before="240" w:beforeAutospacing="0" w:after="0" w:afterAutospacing="0" w:line="360" w:lineRule="auto"/>
        <w:ind w:left="284" w:hanging="284"/>
        <w:jc w:val="both"/>
        <w:rPr>
          <w:rFonts w:ascii="David" w:eastAsia="Times New Roman" w:hAnsi="David" w:cs="David"/>
          <w:sz w:val="24"/>
          <w:szCs w:val="24"/>
          <w:rtl/>
        </w:rPr>
      </w:pPr>
    </w:p>
    <w:p w14:paraId="6224752D" w14:textId="77777777" w:rsidR="00E56613" w:rsidRPr="00E56613" w:rsidRDefault="00E56613" w:rsidP="00E56613">
      <w:pPr>
        <w:spacing w:before="240" w:beforeAutospacing="0" w:after="0" w:afterAutospacing="0" w:line="360" w:lineRule="auto"/>
        <w:ind w:left="284" w:hanging="284"/>
        <w:jc w:val="both"/>
        <w:rPr>
          <w:rFonts w:ascii="David" w:eastAsia="Times New Roman" w:hAnsi="David" w:cs="David"/>
          <w:sz w:val="24"/>
          <w:szCs w:val="24"/>
          <w:rtl/>
        </w:rPr>
      </w:pPr>
      <w:r w:rsidRPr="00E56613">
        <w:rPr>
          <w:rFonts w:ascii="David" w:eastAsia="Times New Roman" w:hAnsi="David" w:cs="David"/>
          <w:sz w:val="24"/>
          <w:szCs w:val="24"/>
          <w:rtl/>
        </w:rPr>
        <w:t>3.</w:t>
      </w:r>
      <w:r w:rsidRPr="00E56613">
        <w:rPr>
          <w:rFonts w:ascii="David" w:eastAsia="Times New Roman" w:hAnsi="David" w:cs="David"/>
          <w:sz w:val="24"/>
          <w:szCs w:val="24"/>
          <w:rtl/>
        </w:rPr>
        <w:tab/>
      </w:r>
      <w:r w:rsidRPr="00E56613">
        <w:rPr>
          <w:rFonts w:ascii="David" w:eastAsia="Times New Roman" w:hAnsi="David" w:cs="David"/>
          <w:b/>
          <w:bCs/>
          <w:sz w:val="24"/>
          <w:szCs w:val="24"/>
          <w:u w:val="single"/>
          <w:rtl/>
        </w:rPr>
        <w:t>מפרט הארונות</w:t>
      </w:r>
      <w:r w:rsidRPr="00E56613">
        <w:rPr>
          <w:rFonts w:ascii="David" w:eastAsia="Times New Roman" w:hAnsi="David" w:cs="David"/>
          <w:sz w:val="24"/>
          <w:szCs w:val="24"/>
          <w:rtl/>
        </w:rPr>
        <w:t xml:space="preserve"> </w:t>
      </w:r>
    </w:p>
    <w:p w14:paraId="2BB028B3" w14:textId="77777777" w:rsidR="00E56613" w:rsidRPr="00E56613" w:rsidRDefault="00E56613" w:rsidP="00E56613">
      <w:pPr>
        <w:spacing w:before="120" w:beforeAutospacing="0" w:after="0" w:afterAutospacing="0" w:line="360" w:lineRule="auto"/>
        <w:ind w:left="851" w:hanging="567"/>
        <w:jc w:val="both"/>
        <w:rPr>
          <w:rFonts w:ascii="David" w:eastAsia="Times New Roman" w:hAnsi="David" w:cs="David"/>
          <w:sz w:val="24"/>
          <w:szCs w:val="24"/>
          <w:rtl/>
        </w:rPr>
      </w:pPr>
      <w:r w:rsidRPr="00E56613">
        <w:rPr>
          <w:rFonts w:ascii="David" w:eastAsia="Times New Roman" w:hAnsi="David" w:cs="David"/>
          <w:sz w:val="24"/>
          <w:szCs w:val="24"/>
          <w:rtl/>
        </w:rPr>
        <w:t>א.</w:t>
      </w:r>
      <w:r w:rsidRPr="00E56613">
        <w:rPr>
          <w:rFonts w:ascii="David" w:eastAsia="Times New Roman" w:hAnsi="David" w:cs="David"/>
          <w:sz w:val="24"/>
          <w:szCs w:val="24"/>
          <w:rtl/>
        </w:rPr>
        <w:tab/>
      </w:r>
      <w:r w:rsidRPr="00E56613">
        <w:rPr>
          <w:rFonts w:ascii="David" w:eastAsia="Times New Roman" w:hAnsi="David" w:cs="David"/>
          <w:b/>
          <w:bCs/>
          <w:sz w:val="24"/>
          <w:szCs w:val="24"/>
          <w:u w:val="single"/>
          <w:rtl/>
        </w:rPr>
        <w:t xml:space="preserve">ארונות מטבח </w:t>
      </w:r>
    </w:p>
    <w:p w14:paraId="20161D57" w14:textId="77777777" w:rsidR="00E56613" w:rsidRPr="00E56613" w:rsidRDefault="00E56613" w:rsidP="00E56613">
      <w:pPr>
        <w:spacing w:before="0" w:beforeAutospacing="0" w:after="0" w:afterAutospacing="0" w:line="360" w:lineRule="auto"/>
        <w:ind w:left="851"/>
        <w:jc w:val="both"/>
        <w:rPr>
          <w:rFonts w:ascii="David" w:eastAsia="Times New Roman" w:hAnsi="David" w:cs="David"/>
          <w:sz w:val="24"/>
          <w:szCs w:val="24"/>
          <w:rtl/>
        </w:rPr>
      </w:pPr>
      <w:r w:rsidRPr="00E56613">
        <w:rPr>
          <w:rFonts w:ascii="David" w:eastAsia="Times New Roman" w:hAnsi="David" w:cs="David"/>
          <w:sz w:val="24"/>
          <w:szCs w:val="24"/>
          <w:rtl/>
        </w:rPr>
        <w:t xml:space="preserve">חומר הארונות גוף ומדפים   יהיה מלוחות סנויץ או שוו"ע בעובי </w:t>
      </w:r>
      <w:smartTag w:uri="urn:schemas-microsoft-com:office:smarttags" w:element="metricconverter">
        <w:smartTagPr>
          <w:attr w:name="ProductID" w:val="17 מ&quot;מ"/>
        </w:smartTagPr>
        <w:r w:rsidRPr="00E56613">
          <w:rPr>
            <w:rFonts w:ascii="David" w:eastAsia="Times New Roman" w:hAnsi="David" w:cs="David"/>
            <w:sz w:val="24"/>
            <w:szCs w:val="24"/>
            <w:rtl/>
          </w:rPr>
          <w:t>17 מ"מ</w:t>
        </w:r>
      </w:smartTag>
      <w:r w:rsidRPr="00E56613">
        <w:rPr>
          <w:rFonts w:ascii="David" w:eastAsia="Times New Roman" w:hAnsi="David" w:cs="David"/>
          <w:sz w:val="24"/>
          <w:szCs w:val="24"/>
          <w:rtl/>
        </w:rPr>
        <w:t>.</w:t>
      </w:r>
    </w:p>
    <w:p w14:paraId="0B7062EF" w14:textId="77777777" w:rsidR="00E56613" w:rsidRPr="00E56613" w:rsidRDefault="00E56613" w:rsidP="00E56613">
      <w:pPr>
        <w:spacing w:before="0" w:beforeAutospacing="0" w:after="0" w:afterAutospacing="0" w:line="360" w:lineRule="auto"/>
        <w:ind w:left="851"/>
        <w:jc w:val="both"/>
        <w:rPr>
          <w:rFonts w:ascii="David" w:eastAsia="Times New Roman" w:hAnsi="David" w:cs="David"/>
          <w:sz w:val="24"/>
          <w:szCs w:val="24"/>
          <w:rtl/>
        </w:rPr>
      </w:pPr>
      <w:r w:rsidRPr="00E56613">
        <w:rPr>
          <w:rFonts w:ascii="David" w:eastAsia="Times New Roman" w:hAnsi="David" w:cs="David"/>
          <w:sz w:val="24"/>
          <w:szCs w:val="24"/>
          <w:rtl/>
        </w:rPr>
        <w:t xml:space="preserve">גב המטבח יהיה דיקט בעובי </w:t>
      </w:r>
      <w:smartTag w:uri="urn:schemas-microsoft-com:office:smarttags" w:element="metricconverter">
        <w:smartTagPr>
          <w:attr w:name="ProductID" w:val="4 מ&quot;מ"/>
        </w:smartTagPr>
        <w:r w:rsidRPr="00E56613">
          <w:rPr>
            <w:rFonts w:ascii="David" w:eastAsia="Times New Roman" w:hAnsi="David" w:cs="David"/>
            <w:sz w:val="24"/>
            <w:szCs w:val="24"/>
            <w:rtl/>
          </w:rPr>
          <w:t>4 מ"מ</w:t>
        </w:r>
      </w:smartTag>
      <w:r w:rsidRPr="00E56613">
        <w:rPr>
          <w:rFonts w:ascii="David" w:eastAsia="Times New Roman" w:hAnsi="David" w:cs="David"/>
          <w:sz w:val="24"/>
          <w:szCs w:val="24"/>
          <w:rtl/>
        </w:rPr>
        <w:t>. מצופה פורמיקה לבנה ו/או שוו"ע.</w:t>
      </w:r>
    </w:p>
    <w:p w14:paraId="71901382" w14:textId="77777777" w:rsidR="00E56613" w:rsidRPr="00E56613" w:rsidRDefault="00E56613" w:rsidP="00E56613">
      <w:pPr>
        <w:spacing w:before="0" w:beforeAutospacing="0" w:after="0" w:afterAutospacing="0" w:line="360" w:lineRule="auto"/>
        <w:ind w:left="851"/>
        <w:jc w:val="both"/>
        <w:rPr>
          <w:rFonts w:ascii="David" w:eastAsia="Times New Roman" w:hAnsi="David" w:cs="David"/>
          <w:sz w:val="24"/>
          <w:szCs w:val="24"/>
          <w:rtl/>
        </w:rPr>
      </w:pPr>
      <w:r w:rsidRPr="00E56613">
        <w:rPr>
          <w:rFonts w:ascii="David" w:eastAsia="Times New Roman" w:hAnsi="David" w:cs="David"/>
          <w:sz w:val="24"/>
          <w:szCs w:val="24"/>
          <w:rtl/>
        </w:rPr>
        <w:t>דלתות - לבחירת הרוכש מתוך האפשרויות הבאות:</w:t>
      </w:r>
    </w:p>
    <w:p w14:paraId="3F495445" w14:textId="77777777" w:rsidR="00E56613" w:rsidRPr="00E56613" w:rsidRDefault="00E56613" w:rsidP="00E56613">
      <w:pPr>
        <w:spacing w:before="0" w:beforeAutospacing="0" w:after="0" w:afterAutospacing="0" w:line="360" w:lineRule="auto"/>
        <w:ind w:left="1571" w:hanging="720"/>
        <w:jc w:val="both"/>
        <w:rPr>
          <w:rFonts w:ascii="David" w:eastAsia="Times New Roman" w:hAnsi="David" w:cs="David"/>
          <w:sz w:val="24"/>
          <w:szCs w:val="24"/>
          <w:rtl/>
        </w:rPr>
      </w:pPr>
      <w:r w:rsidRPr="00E56613">
        <w:rPr>
          <w:rFonts w:ascii="David" w:eastAsia="Times New Roman" w:hAnsi="David" w:cs="David"/>
          <w:sz w:val="24"/>
          <w:szCs w:val="24"/>
          <w:rtl/>
        </w:rPr>
        <w:t xml:space="preserve">דלתות מ.ד.פ מצופות פורמאיקה עם עיבוד קצה ישר/עגול/ משופע ב-4 צידי פני הדלת </w:t>
      </w:r>
    </w:p>
    <w:p w14:paraId="7B32A039" w14:textId="77777777" w:rsidR="00E56613" w:rsidRPr="00E56613" w:rsidRDefault="00E56613" w:rsidP="00E56613">
      <w:pPr>
        <w:spacing w:before="0" w:beforeAutospacing="0" w:after="0" w:afterAutospacing="0" w:line="360" w:lineRule="auto"/>
        <w:ind w:left="1571" w:hanging="720"/>
        <w:jc w:val="both"/>
        <w:rPr>
          <w:rFonts w:ascii="David" w:eastAsia="Times New Roman" w:hAnsi="David" w:cs="David"/>
          <w:sz w:val="24"/>
          <w:szCs w:val="24"/>
          <w:rtl/>
        </w:rPr>
      </w:pPr>
      <w:r w:rsidRPr="00E56613">
        <w:rPr>
          <w:rFonts w:ascii="David" w:eastAsia="Times New Roman" w:hAnsi="David" w:cs="David"/>
          <w:sz w:val="24"/>
          <w:szCs w:val="24"/>
          <w:rtl/>
        </w:rPr>
        <w:t>בגוון לבחירת הרוכש.</w:t>
      </w:r>
    </w:p>
    <w:p w14:paraId="60399DA5" w14:textId="77777777" w:rsidR="00E56613" w:rsidRPr="00E56613" w:rsidRDefault="00E56613" w:rsidP="00E56613">
      <w:pPr>
        <w:spacing w:before="0" w:beforeAutospacing="0" w:after="0" w:afterAutospacing="0" w:line="360" w:lineRule="auto"/>
        <w:ind w:left="851"/>
        <w:jc w:val="both"/>
        <w:rPr>
          <w:rFonts w:ascii="David" w:eastAsia="Times New Roman" w:hAnsi="David" w:cs="David"/>
          <w:sz w:val="24"/>
          <w:szCs w:val="24"/>
          <w:rtl/>
        </w:rPr>
      </w:pPr>
      <w:r w:rsidRPr="00E56613">
        <w:rPr>
          <w:rFonts w:ascii="David" w:eastAsia="Times New Roman" w:hAnsi="David" w:cs="David"/>
          <w:sz w:val="24"/>
          <w:szCs w:val="24"/>
          <w:rtl/>
        </w:rPr>
        <w:t>ציפוי פנים המטבח יהיה מפורמאיקה לבנה ו/או שוו"ע.</w:t>
      </w:r>
    </w:p>
    <w:p w14:paraId="1D61B55C" w14:textId="77777777" w:rsidR="00E56613" w:rsidRPr="00E56613" w:rsidRDefault="00E56613" w:rsidP="00E56613">
      <w:pPr>
        <w:spacing w:before="0" w:beforeAutospacing="0" w:after="0" w:afterAutospacing="0" w:line="360" w:lineRule="auto"/>
        <w:ind w:left="851"/>
        <w:jc w:val="both"/>
        <w:rPr>
          <w:rFonts w:ascii="David" w:eastAsia="Times New Roman" w:hAnsi="David" w:cs="David"/>
          <w:sz w:val="24"/>
          <w:szCs w:val="24"/>
          <w:rtl/>
        </w:rPr>
      </w:pPr>
      <w:r w:rsidRPr="00E56613">
        <w:rPr>
          <w:rFonts w:ascii="David" w:eastAsia="Times New Roman" w:hAnsi="David" w:cs="David"/>
          <w:sz w:val="24"/>
          <w:szCs w:val="24"/>
          <w:rtl/>
        </w:rPr>
        <w:t>גמר חוץ – פורמאיקה בגוון לבחירת הרוכש מתוך 8 האפשרויות שייבחרו על ידי המזמין.</w:t>
      </w:r>
    </w:p>
    <w:p w14:paraId="48774BE9" w14:textId="77777777" w:rsidR="00E56613" w:rsidRPr="00E56613" w:rsidRDefault="00E56613" w:rsidP="00E56613">
      <w:pPr>
        <w:spacing w:before="0" w:beforeAutospacing="0" w:after="0" w:afterAutospacing="0" w:line="360" w:lineRule="auto"/>
        <w:ind w:left="851"/>
        <w:jc w:val="both"/>
        <w:rPr>
          <w:rFonts w:ascii="David" w:eastAsia="Times New Roman" w:hAnsi="David" w:cs="David"/>
          <w:sz w:val="24"/>
          <w:szCs w:val="24"/>
          <w:rtl/>
        </w:rPr>
      </w:pPr>
      <w:r w:rsidRPr="00E56613">
        <w:rPr>
          <w:rFonts w:ascii="David" w:eastAsia="Times New Roman" w:hAnsi="David" w:cs="David"/>
          <w:sz w:val="24"/>
          <w:szCs w:val="24"/>
          <w:rtl/>
        </w:rPr>
        <w:t>בדירות מיוחד (דירות גן ופנטהאוזים)  תינתן אופציה בנוסף ל 3 גווני אפוקסי וידיות אינטגרליות.</w:t>
      </w:r>
    </w:p>
    <w:p w14:paraId="23A7FA0B" w14:textId="77777777" w:rsidR="00E56613" w:rsidRPr="00E56613" w:rsidRDefault="00E56613" w:rsidP="00E56613">
      <w:pPr>
        <w:spacing w:before="0" w:beforeAutospacing="0" w:after="0" w:afterAutospacing="0" w:line="360" w:lineRule="auto"/>
        <w:ind w:left="851"/>
        <w:jc w:val="both"/>
        <w:rPr>
          <w:rFonts w:ascii="David" w:eastAsia="Times New Roman" w:hAnsi="David" w:cs="David"/>
          <w:sz w:val="24"/>
          <w:szCs w:val="24"/>
          <w:rtl/>
        </w:rPr>
      </w:pPr>
      <w:r w:rsidRPr="00E56613">
        <w:rPr>
          <w:rFonts w:ascii="David" w:eastAsia="Times New Roman" w:hAnsi="David" w:cs="David"/>
          <w:sz w:val="24"/>
          <w:szCs w:val="24"/>
          <w:rtl/>
        </w:rPr>
        <w:t xml:space="preserve">חומר הקנטים יהיה  מפי. וי. סי בעובי </w:t>
      </w:r>
      <w:smartTag w:uri="urn:schemas-microsoft-com:office:smarttags" w:element="metricconverter">
        <w:smartTagPr>
          <w:attr w:name="ProductID" w:val="2 מ&quot;מ"/>
        </w:smartTagPr>
        <w:r w:rsidRPr="00E56613">
          <w:rPr>
            <w:rFonts w:ascii="David" w:eastAsia="Times New Roman" w:hAnsi="David" w:cs="David"/>
            <w:sz w:val="24"/>
            <w:szCs w:val="24"/>
            <w:rtl/>
          </w:rPr>
          <w:t>2 מ"מ</w:t>
        </w:r>
      </w:smartTag>
      <w:r w:rsidRPr="00E56613">
        <w:rPr>
          <w:rFonts w:ascii="David" w:eastAsia="Times New Roman" w:hAnsi="David" w:cs="David"/>
          <w:sz w:val="24"/>
          <w:szCs w:val="24"/>
          <w:rtl/>
        </w:rPr>
        <w:t xml:space="preserve"> בגוונים לבחירת הרוכש מתוך 3 האפשרויות שייבחרו על ידי המזמין.</w:t>
      </w:r>
    </w:p>
    <w:p w14:paraId="7E304E03" w14:textId="77777777" w:rsidR="00E56613" w:rsidRPr="00E56613" w:rsidRDefault="00E56613" w:rsidP="00E56613">
      <w:pPr>
        <w:spacing w:before="0" w:beforeAutospacing="0" w:after="0" w:afterAutospacing="0" w:line="360" w:lineRule="auto"/>
        <w:ind w:left="851"/>
        <w:jc w:val="both"/>
        <w:rPr>
          <w:rFonts w:ascii="David" w:eastAsia="Times New Roman" w:hAnsi="David" w:cs="David"/>
          <w:sz w:val="24"/>
          <w:szCs w:val="24"/>
          <w:rtl/>
        </w:rPr>
      </w:pPr>
      <w:r w:rsidRPr="00E56613">
        <w:rPr>
          <w:rFonts w:ascii="David" w:eastAsia="Times New Roman" w:hAnsi="David" w:cs="David"/>
          <w:sz w:val="24"/>
          <w:szCs w:val="24"/>
          <w:rtl/>
        </w:rPr>
        <w:t>ידיות המטבח לבחירת הרוכש מתוך 5 אפשרויות שייבחרו על ידי המזמין.</w:t>
      </w:r>
    </w:p>
    <w:p w14:paraId="1E2DB703" w14:textId="77777777" w:rsidR="00E56613" w:rsidRPr="00E56613" w:rsidRDefault="00E56613" w:rsidP="00E56613">
      <w:pPr>
        <w:spacing w:before="0" w:beforeAutospacing="0" w:after="0" w:afterAutospacing="0" w:line="360" w:lineRule="auto"/>
        <w:ind w:left="851"/>
        <w:jc w:val="both"/>
        <w:rPr>
          <w:rFonts w:ascii="David" w:eastAsia="Times New Roman" w:hAnsi="David" w:cs="David"/>
          <w:sz w:val="24"/>
          <w:szCs w:val="24"/>
          <w:rtl/>
        </w:rPr>
      </w:pPr>
      <w:r w:rsidRPr="00E56613">
        <w:rPr>
          <w:rFonts w:ascii="David" w:eastAsia="Times New Roman" w:hAnsi="David" w:cs="David"/>
          <w:sz w:val="24"/>
          <w:szCs w:val="24"/>
          <w:rtl/>
        </w:rPr>
        <w:t>סוקל/מסד – הארון התחתון יותקן על רגליים מתכוונות טלסקופיות מתפרקות בגובה כ-</w:t>
      </w:r>
      <w:smartTag w:uri="urn:schemas-microsoft-com:office:smarttags" w:element="metricconverter">
        <w:smartTagPr>
          <w:attr w:name="ProductID" w:val="12 ס&quot;מ"/>
        </w:smartTagPr>
        <w:r w:rsidRPr="00E56613">
          <w:rPr>
            <w:rFonts w:ascii="David" w:eastAsia="Times New Roman" w:hAnsi="David" w:cs="David"/>
            <w:sz w:val="24"/>
            <w:szCs w:val="24"/>
            <w:rtl/>
          </w:rPr>
          <w:t>12 ס"מ</w:t>
        </w:r>
      </w:smartTag>
      <w:r w:rsidRPr="00E56613">
        <w:rPr>
          <w:rFonts w:ascii="David" w:eastAsia="Times New Roman" w:hAnsi="David" w:cs="David"/>
          <w:sz w:val="24"/>
          <w:szCs w:val="24"/>
          <w:rtl/>
        </w:rPr>
        <w:t xml:space="preserve"> מאלומיניום ו/או שוו"ע.</w:t>
      </w:r>
    </w:p>
    <w:p w14:paraId="5AD2B38C" w14:textId="77777777" w:rsidR="00E56613" w:rsidRPr="00E56613" w:rsidRDefault="00E56613" w:rsidP="00E56613">
      <w:pPr>
        <w:spacing w:before="0" w:beforeAutospacing="0" w:after="0" w:afterAutospacing="0" w:line="360" w:lineRule="auto"/>
        <w:ind w:left="851"/>
        <w:jc w:val="both"/>
        <w:rPr>
          <w:rFonts w:ascii="David" w:eastAsia="Times New Roman" w:hAnsi="David" w:cs="David"/>
          <w:sz w:val="24"/>
          <w:szCs w:val="24"/>
          <w:rtl/>
        </w:rPr>
      </w:pPr>
      <w:r w:rsidRPr="00E56613">
        <w:rPr>
          <w:rFonts w:ascii="David" w:eastAsia="Times New Roman" w:hAnsi="David" w:cs="David"/>
          <w:sz w:val="24"/>
          <w:szCs w:val="24"/>
          <w:rtl/>
        </w:rPr>
        <w:t>צירי המטבח יהיו של חברת  בלום/ גראס ו/או שוו"ע המאפשרים פתיחה בזוית 110 מעלות לפחות.</w:t>
      </w:r>
    </w:p>
    <w:p w14:paraId="603EEA4F" w14:textId="77777777" w:rsidR="00E56613" w:rsidRPr="00E56613" w:rsidRDefault="00E56613" w:rsidP="00E56613">
      <w:pPr>
        <w:spacing w:before="0" w:beforeAutospacing="0" w:after="0" w:afterAutospacing="0" w:line="360" w:lineRule="auto"/>
        <w:ind w:left="851"/>
        <w:jc w:val="both"/>
        <w:rPr>
          <w:rFonts w:ascii="David" w:eastAsia="Times New Roman" w:hAnsi="David" w:cs="David"/>
          <w:sz w:val="24"/>
          <w:szCs w:val="24"/>
          <w:rtl/>
        </w:rPr>
      </w:pPr>
      <w:r w:rsidRPr="00E56613">
        <w:rPr>
          <w:rFonts w:ascii="David" w:eastAsia="Times New Roman" w:hAnsi="David" w:cs="David"/>
          <w:sz w:val="24"/>
          <w:szCs w:val="24"/>
          <w:rtl/>
        </w:rPr>
        <w:t>מסילות למגירות - דפנות טלסקופיות ממתכת עם מנגנון הבלימה השקט.</w:t>
      </w:r>
    </w:p>
    <w:p w14:paraId="68AFBA7A" w14:textId="77777777" w:rsidR="00E56613" w:rsidRPr="00E56613" w:rsidRDefault="00E56613" w:rsidP="00E56613">
      <w:pPr>
        <w:spacing w:before="0" w:beforeAutospacing="0" w:after="0" w:afterAutospacing="0" w:line="360" w:lineRule="auto"/>
        <w:ind w:left="131" w:firstLine="720"/>
        <w:jc w:val="both"/>
        <w:rPr>
          <w:rFonts w:ascii="David" w:eastAsia="Times New Roman" w:hAnsi="David" w:cs="David"/>
          <w:sz w:val="24"/>
          <w:szCs w:val="24"/>
          <w:rtl/>
        </w:rPr>
      </w:pPr>
      <w:r w:rsidRPr="00E56613">
        <w:rPr>
          <w:rFonts w:ascii="David" w:eastAsia="Times New Roman" w:hAnsi="David" w:cs="David"/>
          <w:sz w:val="24"/>
          <w:szCs w:val="24"/>
          <w:rtl/>
        </w:rPr>
        <w:t xml:space="preserve">מגירות המטבח יהיו ברוחב </w:t>
      </w:r>
      <w:smartTag w:uri="urn:schemas-microsoft-com:office:smarttags" w:element="metricconverter">
        <w:smartTagPr>
          <w:attr w:name="ProductID" w:val="80 ס&quot;מ"/>
        </w:smartTagPr>
        <w:r w:rsidRPr="00E56613">
          <w:rPr>
            <w:rFonts w:ascii="David" w:eastAsia="Times New Roman" w:hAnsi="David" w:cs="David"/>
            <w:sz w:val="24"/>
            <w:szCs w:val="24"/>
            <w:rtl/>
          </w:rPr>
          <w:t>80 ס"מ</w:t>
        </w:r>
      </w:smartTag>
      <w:r w:rsidRPr="00E56613">
        <w:rPr>
          <w:rFonts w:ascii="David" w:eastAsia="Times New Roman" w:hAnsi="David" w:cs="David"/>
          <w:sz w:val="24"/>
          <w:szCs w:val="24"/>
          <w:rtl/>
        </w:rPr>
        <w:t xml:space="preserve"> עד </w:t>
      </w:r>
      <w:smartTag w:uri="urn:schemas-microsoft-com:office:smarttags" w:element="metricconverter">
        <w:smartTagPr>
          <w:attr w:name="ProductID" w:val="120 ס&quot;מ"/>
        </w:smartTagPr>
        <w:r w:rsidRPr="00E56613">
          <w:rPr>
            <w:rFonts w:ascii="David" w:eastAsia="Times New Roman" w:hAnsi="David" w:cs="David"/>
            <w:sz w:val="24"/>
            <w:szCs w:val="24"/>
            <w:rtl/>
          </w:rPr>
          <w:t>120 ס"מ</w:t>
        </w:r>
      </w:smartTag>
      <w:r w:rsidRPr="00E56613">
        <w:rPr>
          <w:rFonts w:ascii="David" w:eastAsia="Times New Roman" w:hAnsi="David" w:cs="David"/>
          <w:sz w:val="24"/>
          <w:szCs w:val="24"/>
          <w:rtl/>
        </w:rPr>
        <w:t xml:space="preserve"> ולהם יסופקו מסילות טנדם למשקל   </w:t>
      </w:r>
    </w:p>
    <w:p w14:paraId="3891DC19" w14:textId="77777777" w:rsidR="00E56613" w:rsidRPr="00E56613" w:rsidRDefault="00E56613" w:rsidP="00E56613">
      <w:pPr>
        <w:spacing w:before="0" w:beforeAutospacing="0" w:after="0" w:afterAutospacing="0" w:line="360" w:lineRule="auto"/>
        <w:ind w:left="131" w:firstLine="720"/>
        <w:jc w:val="both"/>
        <w:rPr>
          <w:rFonts w:ascii="David" w:eastAsia="Times New Roman" w:hAnsi="David" w:cs="David"/>
          <w:sz w:val="24"/>
          <w:szCs w:val="24"/>
          <w:rtl/>
        </w:rPr>
      </w:pPr>
      <w:r w:rsidRPr="00E56613">
        <w:rPr>
          <w:rFonts w:ascii="David" w:eastAsia="Times New Roman" w:hAnsi="David" w:cs="David"/>
          <w:sz w:val="24"/>
          <w:szCs w:val="24"/>
          <w:rtl/>
        </w:rPr>
        <w:t xml:space="preserve"> 50  ק"ג. למגירות ברוחב </w:t>
      </w:r>
      <w:smartTag w:uri="urn:schemas-microsoft-com:office:smarttags" w:element="metricconverter">
        <w:smartTagPr>
          <w:attr w:name="ProductID" w:val="120 ס&quot;מ"/>
        </w:smartTagPr>
        <w:r w:rsidRPr="00E56613">
          <w:rPr>
            <w:rFonts w:ascii="David" w:eastAsia="Times New Roman" w:hAnsi="David" w:cs="David"/>
            <w:sz w:val="24"/>
            <w:szCs w:val="24"/>
            <w:rtl/>
          </w:rPr>
          <w:t>120 ס"מ</w:t>
        </w:r>
      </w:smartTag>
      <w:r w:rsidRPr="00E56613">
        <w:rPr>
          <w:rFonts w:ascii="David" w:eastAsia="Times New Roman" w:hAnsi="David" w:cs="David"/>
          <w:sz w:val="24"/>
          <w:szCs w:val="24"/>
          <w:rtl/>
        </w:rPr>
        <w:t xml:space="preserve"> עד </w:t>
      </w:r>
      <w:smartTag w:uri="urn:schemas-microsoft-com:office:smarttags" w:element="metricconverter">
        <w:smartTagPr>
          <w:attr w:name="ProductID" w:val="150 ס&quot;מ"/>
        </w:smartTagPr>
        <w:r w:rsidRPr="00E56613">
          <w:rPr>
            <w:rFonts w:ascii="David" w:eastAsia="Times New Roman" w:hAnsi="David" w:cs="David"/>
            <w:sz w:val="24"/>
            <w:szCs w:val="24"/>
            <w:rtl/>
          </w:rPr>
          <w:t>150 ס"מ</w:t>
        </w:r>
      </w:smartTag>
      <w:r w:rsidRPr="00E56613">
        <w:rPr>
          <w:rFonts w:ascii="David" w:eastAsia="Times New Roman" w:hAnsi="David" w:cs="David"/>
          <w:sz w:val="24"/>
          <w:szCs w:val="24"/>
          <w:rtl/>
        </w:rPr>
        <w:t xml:space="preserve"> יסופקו מסילות טנדם למשקל </w:t>
      </w:r>
      <w:smartTag w:uri="urn:schemas-microsoft-com:office:smarttags" w:element="metricconverter">
        <w:smartTagPr>
          <w:attr w:name="ProductID" w:val="80 ק&quot;ג"/>
        </w:smartTagPr>
        <w:r w:rsidRPr="00E56613">
          <w:rPr>
            <w:rFonts w:ascii="David" w:eastAsia="Times New Roman" w:hAnsi="David" w:cs="David"/>
            <w:sz w:val="24"/>
            <w:szCs w:val="24"/>
            <w:rtl/>
          </w:rPr>
          <w:t>80 ק"ג</w:t>
        </w:r>
      </w:smartTag>
      <w:r w:rsidRPr="00E56613">
        <w:rPr>
          <w:rFonts w:ascii="David" w:eastAsia="Times New Roman" w:hAnsi="David" w:cs="David"/>
          <w:sz w:val="24"/>
          <w:szCs w:val="24"/>
          <w:rtl/>
        </w:rPr>
        <w:t>.</w:t>
      </w:r>
    </w:p>
    <w:p w14:paraId="4EB575A3" w14:textId="77777777" w:rsidR="00E56613" w:rsidRPr="00E56613" w:rsidRDefault="00E56613" w:rsidP="00E56613">
      <w:pPr>
        <w:spacing w:before="0" w:beforeAutospacing="0" w:after="0" w:afterAutospacing="0" w:line="360" w:lineRule="auto"/>
        <w:ind w:left="851"/>
        <w:jc w:val="both"/>
        <w:rPr>
          <w:rFonts w:ascii="David" w:eastAsia="Times New Roman" w:hAnsi="David" w:cs="David"/>
          <w:sz w:val="24"/>
          <w:szCs w:val="24"/>
          <w:rtl/>
        </w:rPr>
      </w:pPr>
      <w:r w:rsidRPr="00E56613">
        <w:rPr>
          <w:rFonts w:ascii="David" w:eastAsia="Times New Roman" w:hAnsi="David" w:cs="David"/>
          <w:sz w:val="24"/>
          <w:szCs w:val="24"/>
          <w:rtl/>
        </w:rPr>
        <w:t>במידת הצורך התכנוני יתוכנן קרוסלה ממתכת.</w:t>
      </w:r>
    </w:p>
    <w:p w14:paraId="226EBDCA" w14:textId="38A43671" w:rsidR="00E56613" w:rsidRPr="00E56613" w:rsidRDefault="00E56613" w:rsidP="00F65549">
      <w:pPr>
        <w:spacing w:before="0" w:beforeAutospacing="0" w:after="0" w:afterAutospacing="0" w:line="360" w:lineRule="auto"/>
        <w:ind w:left="851"/>
        <w:jc w:val="both"/>
        <w:rPr>
          <w:rFonts w:ascii="David" w:eastAsia="Times New Roman" w:hAnsi="David" w:cs="David"/>
          <w:sz w:val="24"/>
          <w:szCs w:val="24"/>
          <w:rtl/>
        </w:rPr>
      </w:pPr>
      <w:r w:rsidRPr="00E56613">
        <w:rPr>
          <w:rFonts w:ascii="David" w:eastAsia="Times New Roman" w:hAnsi="David" w:cs="David"/>
          <w:sz w:val="24"/>
          <w:szCs w:val="24"/>
          <w:rtl/>
        </w:rPr>
        <w:t xml:space="preserve">ארונות עליונים </w:t>
      </w:r>
      <w:del w:id="675" w:author="Meryl Etman" w:date="2021-08-11T17:04:00Z">
        <w:r w:rsidRPr="00E56613" w:rsidDel="00F65549">
          <w:rPr>
            <w:rFonts w:ascii="David" w:eastAsia="Times New Roman" w:hAnsi="David" w:cs="David"/>
            <w:sz w:val="24"/>
            <w:szCs w:val="24"/>
            <w:rtl/>
          </w:rPr>
          <w:delText>-</w:delText>
        </w:r>
      </w:del>
      <w:ins w:id="676" w:author="Meryl Etman" w:date="2021-08-11T17:04:00Z">
        <w:r w:rsidR="00F65549">
          <w:rPr>
            <w:rFonts w:ascii="David" w:eastAsia="Times New Roman" w:hAnsi="David" w:cs="David"/>
            <w:sz w:val="24"/>
            <w:szCs w:val="24"/>
            <w:rtl/>
          </w:rPr>
          <w:t>–</w:t>
        </w:r>
      </w:ins>
      <w:r w:rsidRPr="00E56613">
        <w:rPr>
          <w:rFonts w:ascii="David" w:eastAsia="Times New Roman" w:hAnsi="David" w:cs="David"/>
          <w:sz w:val="24"/>
          <w:szCs w:val="24"/>
          <w:rtl/>
        </w:rPr>
        <w:t xml:space="preserve"> </w:t>
      </w:r>
      <w:ins w:id="677" w:author="Meryl Etman" w:date="2021-08-11T17:04:00Z">
        <w:r w:rsidR="00F65549">
          <w:rPr>
            <w:rFonts w:ascii="David" w:eastAsia="Times New Roman" w:hAnsi="David" w:cs="David" w:hint="cs"/>
            <w:sz w:val="24"/>
            <w:szCs w:val="24"/>
            <w:rtl/>
          </w:rPr>
          <w:t xml:space="preserve">קלפות </w:t>
        </w:r>
      </w:ins>
      <w:r w:rsidRPr="00E56613">
        <w:rPr>
          <w:rFonts w:ascii="David" w:eastAsia="Times New Roman" w:hAnsi="David" w:cs="David"/>
          <w:sz w:val="24"/>
          <w:szCs w:val="24"/>
          <w:rtl/>
        </w:rPr>
        <w:t xml:space="preserve">במידות - עומק: </w:t>
      </w:r>
      <w:smartTag w:uri="urn:schemas-microsoft-com:office:smarttags" w:element="metricconverter">
        <w:smartTagPr>
          <w:attr w:name="ProductID" w:val="32 ס&quot;מ"/>
        </w:smartTagPr>
        <w:r w:rsidRPr="00E56613">
          <w:rPr>
            <w:rFonts w:ascii="David" w:eastAsia="Times New Roman" w:hAnsi="David" w:cs="David"/>
            <w:sz w:val="24"/>
            <w:szCs w:val="24"/>
            <w:rtl/>
          </w:rPr>
          <w:t>32 ס"מ</w:t>
        </w:r>
      </w:smartTag>
      <w:r w:rsidRPr="00E56613">
        <w:rPr>
          <w:rFonts w:ascii="David" w:eastAsia="Times New Roman" w:hAnsi="David" w:cs="David"/>
          <w:sz w:val="24"/>
          <w:szCs w:val="24"/>
          <w:rtl/>
        </w:rPr>
        <w:t>, גובה:</w:t>
      </w:r>
      <w:del w:id="678" w:author="Meryl Etman" w:date="2021-08-11T17:04:00Z">
        <w:r w:rsidRPr="00E56613" w:rsidDel="00F65549">
          <w:rPr>
            <w:rFonts w:ascii="David" w:eastAsia="Times New Roman" w:hAnsi="David" w:cs="David"/>
            <w:sz w:val="24"/>
            <w:szCs w:val="24"/>
            <w:rtl/>
          </w:rPr>
          <w:delText xml:space="preserve"> 78</w:delText>
        </w:r>
      </w:del>
      <w:ins w:id="679" w:author="Meryl Etman" w:date="2021-08-11T17:04:00Z">
        <w:r w:rsidR="00F65549">
          <w:rPr>
            <w:rFonts w:ascii="David" w:eastAsia="Times New Roman" w:hAnsi="David" w:cs="David" w:hint="cs"/>
            <w:sz w:val="24"/>
            <w:szCs w:val="24"/>
            <w:rtl/>
          </w:rPr>
          <w:t xml:space="preserve"> </w:t>
        </w:r>
      </w:ins>
      <w:ins w:id="680" w:author="Meryl Etman" w:date="2021-08-11T17:05:00Z">
        <w:r w:rsidR="00F65549">
          <w:rPr>
            <w:rFonts w:ascii="David" w:eastAsia="Times New Roman" w:hAnsi="David" w:cs="David" w:hint="cs"/>
            <w:sz w:val="24"/>
            <w:szCs w:val="24"/>
            <w:rtl/>
          </w:rPr>
          <w:t>לא פחות מ-35</w:t>
        </w:r>
      </w:ins>
      <w:r w:rsidRPr="00E56613">
        <w:rPr>
          <w:rFonts w:ascii="David" w:eastAsia="Times New Roman" w:hAnsi="David" w:cs="David"/>
          <w:sz w:val="24"/>
          <w:szCs w:val="24"/>
          <w:rtl/>
        </w:rPr>
        <w:t xml:space="preserve"> ס"מ, אורך: לפי תכניות מאושרות ע"י היזם/מפרטי המכר לרוכשים, מיחידות ברוחב משתנה. </w:t>
      </w:r>
    </w:p>
    <w:p w14:paraId="0D73C47B" w14:textId="77777777" w:rsidR="00E56613" w:rsidRPr="00E56613" w:rsidRDefault="00E56613" w:rsidP="00E56613">
      <w:pPr>
        <w:spacing w:before="0" w:beforeAutospacing="0" w:after="0" w:afterAutospacing="0" w:line="360" w:lineRule="auto"/>
        <w:ind w:left="851"/>
        <w:jc w:val="both"/>
        <w:rPr>
          <w:rFonts w:ascii="David" w:eastAsia="Times New Roman" w:hAnsi="David" w:cs="David"/>
          <w:sz w:val="24"/>
          <w:szCs w:val="24"/>
          <w:rtl/>
        </w:rPr>
      </w:pPr>
      <w:r w:rsidRPr="00E56613">
        <w:rPr>
          <w:rFonts w:ascii="David" w:eastAsia="Times New Roman" w:hAnsi="David" w:cs="David"/>
          <w:sz w:val="24"/>
          <w:szCs w:val="24"/>
          <w:rtl/>
        </w:rPr>
        <w:t xml:space="preserve">ארונות תחתונים - במידות - עומק: </w:t>
      </w:r>
      <w:smartTag w:uri="urn:schemas-microsoft-com:office:smarttags" w:element="metricconverter">
        <w:smartTagPr>
          <w:attr w:name="ProductID" w:val="60 ס&quot;מ"/>
        </w:smartTagPr>
        <w:r w:rsidRPr="00E56613">
          <w:rPr>
            <w:rFonts w:ascii="David" w:eastAsia="Times New Roman" w:hAnsi="David" w:cs="David"/>
            <w:sz w:val="24"/>
            <w:szCs w:val="24"/>
            <w:rtl/>
          </w:rPr>
          <w:t>60 ס"מ</w:t>
        </w:r>
      </w:smartTag>
      <w:r w:rsidRPr="00E56613">
        <w:rPr>
          <w:rFonts w:ascii="David" w:eastAsia="Times New Roman" w:hAnsi="David" w:cs="David"/>
          <w:sz w:val="24"/>
          <w:szCs w:val="24"/>
          <w:rtl/>
        </w:rPr>
        <w:t xml:space="preserve">, גובה כולל מסד: </w:t>
      </w:r>
      <w:smartTag w:uri="urn:schemas-microsoft-com:office:smarttags" w:element="metricconverter">
        <w:smartTagPr>
          <w:attr w:name="ProductID" w:val="90 ס&quot;מ"/>
        </w:smartTagPr>
        <w:r w:rsidRPr="00E56613">
          <w:rPr>
            <w:rFonts w:ascii="David" w:eastAsia="Times New Roman" w:hAnsi="David" w:cs="David"/>
            <w:sz w:val="24"/>
            <w:szCs w:val="24"/>
            <w:rtl/>
          </w:rPr>
          <w:t>90 ס"מ</w:t>
        </w:r>
      </w:smartTag>
      <w:r w:rsidRPr="00E56613">
        <w:rPr>
          <w:rFonts w:ascii="David" w:eastAsia="Times New Roman" w:hAnsi="David" w:cs="David"/>
          <w:sz w:val="24"/>
          <w:szCs w:val="24"/>
          <w:rtl/>
        </w:rPr>
        <w:t xml:space="preserve">, אורך: לפי תכניות מאושרות ע"י היזם ומפרטי המכר לרוכשים מיחידות ברוחב משתנה הכוללות דלתות בודדות לפתיחה צירית, יחידה הכוללת 5 מגירות ברוחב כ- </w:t>
      </w:r>
      <w:smartTag w:uri="urn:schemas-microsoft-com:office:smarttags" w:element="metricconverter">
        <w:smartTagPr>
          <w:attr w:name="ProductID" w:val="80 ס&quot;מ"/>
        </w:smartTagPr>
        <w:r w:rsidRPr="00E56613">
          <w:rPr>
            <w:rFonts w:ascii="David" w:eastAsia="Times New Roman" w:hAnsi="David" w:cs="David"/>
            <w:sz w:val="24"/>
            <w:szCs w:val="24"/>
            <w:rtl/>
          </w:rPr>
          <w:t>80 ס"מ</w:t>
        </w:r>
      </w:smartTag>
      <w:r w:rsidRPr="00E56613">
        <w:rPr>
          <w:rFonts w:ascii="David" w:eastAsia="Times New Roman" w:hAnsi="David" w:cs="David"/>
          <w:sz w:val="24"/>
          <w:szCs w:val="24"/>
          <w:rtl/>
        </w:rPr>
        <w:t xml:space="preserve"> או יותר,</w:t>
      </w:r>
      <w:r w:rsidR="00AD35D2">
        <w:rPr>
          <w:rFonts w:ascii="David" w:eastAsia="Times New Roman" w:hAnsi="David" w:cs="David" w:hint="cs"/>
          <w:sz w:val="24"/>
          <w:szCs w:val="24"/>
          <w:rtl/>
        </w:rPr>
        <w:t xml:space="preserve"> </w:t>
      </w:r>
      <w:r w:rsidRPr="00E56613">
        <w:rPr>
          <w:rFonts w:ascii="David" w:eastAsia="Times New Roman" w:hAnsi="David" w:cs="David"/>
          <w:sz w:val="24"/>
          <w:szCs w:val="24"/>
          <w:rtl/>
        </w:rPr>
        <w:t>יחידה לעמדת כיריים עם 2 מגירות תחתונות.</w:t>
      </w:r>
    </w:p>
    <w:p w14:paraId="2D454AD9" w14:textId="77777777" w:rsidR="00E56613" w:rsidRPr="00E56613" w:rsidRDefault="00E56613" w:rsidP="00E56613">
      <w:pPr>
        <w:spacing w:before="0" w:beforeAutospacing="0" w:after="0" w:afterAutospacing="0" w:line="360" w:lineRule="auto"/>
        <w:ind w:left="851"/>
        <w:jc w:val="both"/>
        <w:rPr>
          <w:rFonts w:ascii="David" w:eastAsia="Times New Roman" w:hAnsi="David" w:cs="David"/>
          <w:sz w:val="24"/>
          <w:szCs w:val="24"/>
          <w:rtl/>
        </w:rPr>
      </w:pPr>
      <w:r w:rsidRPr="00E56613">
        <w:rPr>
          <w:rFonts w:ascii="David" w:eastAsia="Times New Roman" w:hAnsi="David" w:cs="David"/>
          <w:sz w:val="24"/>
          <w:szCs w:val="24"/>
          <w:rtl/>
        </w:rPr>
        <w:t xml:space="preserve">יתוכנן יחידת ארון ברוחב </w:t>
      </w:r>
      <w:smartTag w:uri="urn:schemas-microsoft-com:office:smarttags" w:element="metricconverter">
        <w:smartTagPr>
          <w:attr w:name="ProductID" w:val="60 ס&quot;מ"/>
        </w:smartTagPr>
        <w:r w:rsidRPr="00E56613">
          <w:rPr>
            <w:rFonts w:ascii="David" w:eastAsia="Times New Roman" w:hAnsi="David" w:cs="David"/>
            <w:sz w:val="24"/>
            <w:szCs w:val="24"/>
            <w:rtl/>
          </w:rPr>
          <w:t>60 ס"מ</w:t>
        </w:r>
      </w:smartTag>
      <w:r w:rsidRPr="00E56613">
        <w:rPr>
          <w:rFonts w:ascii="David" w:eastAsia="Times New Roman" w:hAnsi="David" w:cs="David"/>
          <w:sz w:val="24"/>
          <w:szCs w:val="24"/>
          <w:rtl/>
        </w:rPr>
        <w:t xml:space="preserve"> כהכנה למדיח כלים (בסמוך לכיור). </w:t>
      </w:r>
    </w:p>
    <w:p w14:paraId="56552818" w14:textId="77777777" w:rsidR="00E56613" w:rsidRPr="00E56613" w:rsidRDefault="00AD35D2" w:rsidP="00E56613">
      <w:pPr>
        <w:spacing w:before="0" w:beforeAutospacing="0" w:after="0" w:afterAutospacing="0" w:line="360" w:lineRule="auto"/>
        <w:ind w:left="851"/>
        <w:jc w:val="both"/>
        <w:rPr>
          <w:rFonts w:ascii="David" w:eastAsia="Times New Roman" w:hAnsi="David" w:cs="David"/>
          <w:sz w:val="24"/>
          <w:szCs w:val="24"/>
          <w:rtl/>
        </w:rPr>
      </w:pPr>
      <w:r>
        <w:rPr>
          <w:rFonts w:ascii="David" w:eastAsia="Times New Roman" w:hAnsi="David" w:cs="David"/>
          <w:sz w:val="24"/>
          <w:szCs w:val="24"/>
          <w:rtl/>
        </w:rPr>
        <w:t>חלוקה כללית לפי דירות (ת</w:t>
      </w:r>
      <w:r w:rsidR="00E56613" w:rsidRPr="00E56613">
        <w:rPr>
          <w:rFonts w:ascii="David" w:eastAsia="Times New Roman" w:hAnsi="David" w:cs="David"/>
          <w:sz w:val="24"/>
          <w:szCs w:val="24"/>
          <w:rtl/>
        </w:rPr>
        <w:t>כנית המכר גוברת):</w:t>
      </w:r>
    </w:p>
    <w:p w14:paraId="49C8C4C6" w14:textId="77777777" w:rsidR="00F65549" w:rsidRPr="00E56613" w:rsidRDefault="00F65549" w:rsidP="00F65549">
      <w:pPr>
        <w:spacing w:before="0" w:beforeAutospacing="0" w:after="0" w:afterAutospacing="0" w:line="360" w:lineRule="auto"/>
        <w:ind w:left="851"/>
        <w:jc w:val="both"/>
        <w:rPr>
          <w:ins w:id="681" w:author="Meryl Etman" w:date="2021-08-11T17:05:00Z"/>
          <w:rFonts w:ascii="David" w:eastAsia="Times New Roman" w:hAnsi="David" w:cs="David"/>
          <w:sz w:val="24"/>
          <w:szCs w:val="24"/>
          <w:rtl/>
        </w:rPr>
      </w:pPr>
      <w:ins w:id="682" w:author="Meryl Etman" w:date="2021-08-11T17:05:00Z">
        <w:r w:rsidRPr="00E56613">
          <w:rPr>
            <w:rFonts w:ascii="David" w:eastAsia="Times New Roman" w:hAnsi="David" w:cs="David"/>
            <w:sz w:val="24"/>
            <w:szCs w:val="24"/>
            <w:rtl/>
          </w:rPr>
          <w:t xml:space="preserve">דירות 3 חדרים- </w:t>
        </w:r>
        <w:r>
          <w:rPr>
            <w:rFonts w:ascii="David" w:eastAsia="Times New Roman" w:hAnsi="David" w:cs="David" w:hint="cs"/>
            <w:sz w:val="24"/>
            <w:szCs w:val="24"/>
            <w:rtl/>
          </w:rPr>
          <w:t>6</w:t>
        </w:r>
        <w:r w:rsidRPr="00E56613">
          <w:rPr>
            <w:rFonts w:ascii="David" w:eastAsia="Times New Roman" w:hAnsi="David" w:cs="David"/>
            <w:sz w:val="24"/>
            <w:szCs w:val="24"/>
            <w:rtl/>
          </w:rPr>
          <w:t xml:space="preserve"> מ.א כולל  </w:t>
        </w:r>
        <w:r w:rsidRPr="00E56613">
          <w:rPr>
            <w:rFonts w:ascii="David" w:eastAsia="Times New Roman" w:hAnsi="David" w:cs="David"/>
            <w:sz w:val="24"/>
            <w:szCs w:val="24"/>
          </w:rPr>
          <w:t>B.I</w:t>
        </w:r>
        <w:r w:rsidRPr="00E56613">
          <w:rPr>
            <w:rFonts w:ascii="David" w:eastAsia="Times New Roman" w:hAnsi="David" w:cs="David"/>
            <w:sz w:val="24"/>
            <w:szCs w:val="24"/>
            <w:rtl/>
          </w:rPr>
          <w:t xml:space="preserve"> </w:t>
        </w:r>
        <w:r>
          <w:rPr>
            <w:rFonts w:ascii="David" w:eastAsia="Times New Roman" w:hAnsi="David" w:cs="David" w:hint="cs"/>
            <w:sz w:val="24"/>
            <w:szCs w:val="24"/>
            <w:rtl/>
          </w:rPr>
          <w:t xml:space="preserve">נמוך או </w:t>
        </w:r>
        <w:r w:rsidRPr="00E56613">
          <w:rPr>
            <w:rFonts w:ascii="David" w:eastAsia="Times New Roman" w:hAnsi="David" w:cs="David"/>
            <w:sz w:val="24"/>
            <w:szCs w:val="24"/>
            <w:rtl/>
          </w:rPr>
          <w:t>גבוה</w:t>
        </w:r>
        <w:r>
          <w:rPr>
            <w:rFonts w:ascii="David" w:eastAsia="Times New Roman" w:hAnsi="David" w:cs="David" w:hint="cs"/>
            <w:sz w:val="24"/>
            <w:szCs w:val="24"/>
            <w:rtl/>
          </w:rPr>
          <w:t xml:space="preserve"> לפי תכנית מטבחים</w:t>
        </w:r>
        <w:r w:rsidRPr="00E56613">
          <w:rPr>
            <w:rFonts w:ascii="David" w:eastAsia="Times New Roman" w:hAnsi="David" w:cs="David"/>
            <w:sz w:val="24"/>
            <w:szCs w:val="24"/>
            <w:rtl/>
          </w:rPr>
          <w:t>.</w:t>
        </w:r>
      </w:ins>
    </w:p>
    <w:p w14:paraId="3631AF0E" w14:textId="77777777" w:rsidR="00F65549" w:rsidRPr="00E56613" w:rsidRDefault="00F65549" w:rsidP="00F65549">
      <w:pPr>
        <w:spacing w:before="0" w:beforeAutospacing="0" w:after="0" w:afterAutospacing="0" w:line="360" w:lineRule="auto"/>
        <w:ind w:left="851"/>
        <w:jc w:val="both"/>
        <w:rPr>
          <w:ins w:id="683" w:author="Meryl Etman" w:date="2021-08-11T17:05:00Z"/>
          <w:rFonts w:ascii="David" w:eastAsia="Times New Roman" w:hAnsi="David" w:cs="David"/>
          <w:sz w:val="24"/>
          <w:szCs w:val="24"/>
          <w:rtl/>
        </w:rPr>
      </w:pPr>
      <w:ins w:id="684" w:author="Meryl Etman" w:date="2021-08-11T17:05:00Z">
        <w:r w:rsidRPr="00E56613">
          <w:rPr>
            <w:rFonts w:ascii="David" w:eastAsia="Times New Roman" w:hAnsi="David" w:cs="David"/>
            <w:sz w:val="24"/>
            <w:szCs w:val="24"/>
            <w:rtl/>
          </w:rPr>
          <w:t xml:space="preserve">דירות </w:t>
        </w:r>
        <w:r>
          <w:rPr>
            <w:rFonts w:ascii="David" w:eastAsia="Times New Roman" w:hAnsi="David" w:cs="David" w:hint="cs"/>
            <w:sz w:val="24"/>
            <w:szCs w:val="24"/>
            <w:rtl/>
          </w:rPr>
          <w:t>4-</w:t>
        </w:r>
        <w:r w:rsidRPr="00E56613">
          <w:rPr>
            <w:rFonts w:ascii="David" w:eastAsia="Times New Roman" w:hAnsi="David" w:cs="David"/>
            <w:sz w:val="24"/>
            <w:szCs w:val="24"/>
            <w:rtl/>
          </w:rPr>
          <w:t>4</w:t>
        </w:r>
        <w:r>
          <w:rPr>
            <w:rFonts w:ascii="David" w:eastAsia="Times New Roman" w:hAnsi="David" w:cs="David" w:hint="cs"/>
            <w:sz w:val="24"/>
            <w:szCs w:val="24"/>
            <w:rtl/>
          </w:rPr>
          <w:t>.5</w:t>
        </w:r>
        <w:r w:rsidRPr="00E56613">
          <w:rPr>
            <w:rFonts w:ascii="David" w:eastAsia="Times New Roman" w:hAnsi="David" w:cs="David"/>
            <w:sz w:val="24"/>
            <w:szCs w:val="24"/>
            <w:rtl/>
          </w:rPr>
          <w:t xml:space="preserve"> חדרים- 8 מ.א כולל  </w:t>
        </w:r>
        <w:r w:rsidRPr="00E56613">
          <w:rPr>
            <w:rFonts w:ascii="David" w:eastAsia="Times New Roman" w:hAnsi="David" w:cs="David"/>
            <w:sz w:val="24"/>
            <w:szCs w:val="24"/>
          </w:rPr>
          <w:t>B.I</w:t>
        </w:r>
        <w:r w:rsidRPr="00E56613">
          <w:rPr>
            <w:rFonts w:ascii="David" w:eastAsia="Times New Roman" w:hAnsi="David" w:cs="David"/>
            <w:sz w:val="24"/>
            <w:szCs w:val="24"/>
            <w:rtl/>
          </w:rPr>
          <w:t xml:space="preserve"> גבוה.</w:t>
        </w:r>
      </w:ins>
    </w:p>
    <w:p w14:paraId="2B157EBC" w14:textId="77777777" w:rsidR="00F65549" w:rsidRDefault="00F65549" w:rsidP="00F65549">
      <w:pPr>
        <w:spacing w:before="0" w:beforeAutospacing="0" w:after="0" w:afterAutospacing="0" w:line="360" w:lineRule="auto"/>
        <w:ind w:left="851"/>
        <w:jc w:val="both"/>
        <w:rPr>
          <w:ins w:id="685" w:author="Meryl Etman" w:date="2021-08-11T17:05:00Z"/>
          <w:rFonts w:ascii="David" w:eastAsia="Times New Roman" w:hAnsi="David" w:cs="David"/>
          <w:sz w:val="24"/>
          <w:szCs w:val="24"/>
          <w:rtl/>
        </w:rPr>
      </w:pPr>
      <w:ins w:id="686" w:author="Meryl Etman" w:date="2021-08-11T17:05:00Z">
        <w:r w:rsidRPr="00E56613">
          <w:rPr>
            <w:rFonts w:ascii="David" w:eastAsia="Times New Roman" w:hAnsi="David" w:cs="David"/>
            <w:sz w:val="24"/>
            <w:szCs w:val="24"/>
            <w:rtl/>
          </w:rPr>
          <w:t xml:space="preserve">דירות 5 חדרים- </w:t>
        </w:r>
        <w:r>
          <w:rPr>
            <w:rFonts w:ascii="David" w:eastAsia="Times New Roman" w:hAnsi="David" w:cs="David" w:hint="cs"/>
            <w:sz w:val="24"/>
            <w:szCs w:val="24"/>
            <w:rtl/>
          </w:rPr>
          <w:t>10</w:t>
        </w:r>
        <w:r w:rsidRPr="00E56613">
          <w:rPr>
            <w:rFonts w:ascii="David" w:eastAsia="Times New Roman" w:hAnsi="David" w:cs="David"/>
            <w:sz w:val="24"/>
            <w:szCs w:val="24"/>
            <w:rtl/>
          </w:rPr>
          <w:t xml:space="preserve"> מ.א כולל  </w:t>
        </w:r>
        <w:r w:rsidRPr="00E56613">
          <w:rPr>
            <w:rFonts w:ascii="David" w:eastAsia="Times New Roman" w:hAnsi="David" w:cs="David"/>
            <w:sz w:val="24"/>
            <w:szCs w:val="24"/>
          </w:rPr>
          <w:t>B.I</w:t>
        </w:r>
        <w:r w:rsidRPr="00E56613">
          <w:rPr>
            <w:rFonts w:ascii="David" w:eastAsia="Times New Roman" w:hAnsi="David" w:cs="David"/>
            <w:sz w:val="24"/>
            <w:szCs w:val="24"/>
            <w:rtl/>
          </w:rPr>
          <w:t xml:space="preserve"> גבוה.</w:t>
        </w:r>
      </w:ins>
    </w:p>
    <w:p w14:paraId="72ABB32F" w14:textId="77777777" w:rsidR="00F65549" w:rsidRDefault="00F65549" w:rsidP="00F65549">
      <w:pPr>
        <w:spacing w:before="0" w:beforeAutospacing="0" w:after="0" w:afterAutospacing="0" w:line="360" w:lineRule="auto"/>
        <w:ind w:left="851"/>
        <w:jc w:val="both"/>
        <w:rPr>
          <w:ins w:id="687" w:author="Meryl Etman" w:date="2021-08-11T17:05:00Z"/>
          <w:rFonts w:ascii="David" w:eastAsia="Times New Roman" w:hAnsi="David" w:cs="David"/>
          <w:sz w:val="24"/>
          <w:szCs w:val="24"/>
          <w:rtl/>
        </w:rPr>
      </w:pPr>
      <w:ins w:id="688" w:author="Meryl Etman" w:date="2021-08-11T17:05:00Z">
        <w:r>
          <w:rPr>
            <w:rFonts w:ascii="David" w:eastAsia="Times New Roman" w:hAnsi="David" w:cs="David" w:hint="cs"/>
            <w:sz w:val="24"/>
            <w:szCs w:val="24"/>
            <w:rtl/>
          </w:rPr>
          <w:t xml:space="preserve">דירות 6 חדרים </w:t>
        </w:r>
        <w:r>
          <w:rPr>
            <w:rFonts w:ascii="David" w:eastAsia="Times New Roman" w:hAnsi="David" w:cs="David"/>
            <w:sz w:val="24"/>
            <w:szCs w:val="24"/>
            <w:rtl/>
          </w:rPr>
          <w:t>–</w:t>
        </w:r>
        <w:r>
          <w:rPr>
            <w:rFonts w:ascii="David" w:eastAsia="Times New Roman" w:hAnsi="David" w:cs="David" w:hint="cs"/>
            <w:sz w:val="24"/>
            <w:szCs w:val="24"/>
            <w:rtl/>
          </w:rPr>
          <w:t xml:space="preserve"> 10 מ.א כולל </w:t>
        </w:r>
        <w:r w:rsidRPr="00E56613">
          <w:rPr>
            <w:rFonts w:ascii="David" w:eastAsia="Times New Roman" w:hAnsi="David" w:cs="David"/>
            <w:sz w:val="24"/>
            <w:szCs w:val="24"/>
          </w:rPr>
          <w:t>B.I</w:t>
        </w:r>
        <w:r w:rsidRPr="00E56613">
          <w:rPr>
            <w:rFonts w:ascii="David" w:eastAsia="Times New Roman" w:hAnsi="David" w:cs="David"/>
            <w:sz w:val="24"/>
            <w:szCs w:val="24"/>
            <w:rtl/>
          </w:rPr>
          <w:t xml:space="preserve"> גבוה</w:t>
        </w:r>
        <w:r>
          <w:rPr>
            <w:rFonts w:ascii="David" w:eastAsia="Times New Roman" w:hAnsi="David" w:cs="David" w:hint="cs"/>
            <w:sz w:val="24"/>
            <w:szCs w:val="24"/>
            <w:rtl/>
          </w:rPr>
          <w:t xml:space="preserve"> וכולל אי.</w:t>
        </w:r>
      </w:ins>
    </w:p>
    <w:p w14:paraId="4005F774" w14:textId="77777777" w:rsidR="00F65549" w:rsidRPr="00E56613" w:rsidRDefault="00F65549" w:rsidP="00F65549">
      <w:pPr>
        <w:spacing w:before="0" w:beforeAutospacing="0" w:after="0" w:afterAutospacing="0" w:line="360" w:lineRule="auto"/>
        <w:ind w:left="851"/>
        <w:jc w:val="both"/>
        <w:rPr>
          <w:ins w:id="689" w:author="Meryl Etman" w:date="2021-08-11T17:05:00Z"/>
          <w:rFonts w:ascii="David" w:eastAsia="Times New Roman" w:hAnsi="David" w:cs="David"/>
          <w:sz w:val="24"/>
          <w:szCs w:val="24"/>
          <w:rtl/>
        </w:rPr>
      </w:pPr>
      <w:ins w:id="690" w:author="Meryl Etman" w:date="2021-08-11T17:05:00Z">
        <w:r>
          <w:rPr>
            <w:rFonts w:ascii="David" w:eastAsia="Times New Roman" w:hAnsi="David" w:cs="David" w:hint="cs"/>
            <w:sz w:val="24"/>
            <w:szCs w:val="24"/>
            <w:rtl/>
          </w:rPr>
          <w:t xml:space="preserve">דירות פנטהאוז </w:t>
        </w:r>
        <w:r>
          <w:rPr>
            <w:rFonts w:ascii="David" w:eastAsia="Times New Roman" w:hAnsi="David" w:cs="David"/>
            <w:sz w:val="24"/>
            <w:szCs w:val="24"/>
            <w:rtl/>
          </w:rPr>
          <w:t>–</w:t>
        </w:r>
        <w:r>
          <w:rPr>
            <w:rFonts w:ascii="David" w:eastAsia="Times New Roman" w:hAnsi="David" w:cs="David" w:hint="cs"/>
            <w:sz w:val="24"/>
            <w:szCs w:val="24"/>
            <w:rtl/>
          </w:rPr>
          <w:t xml:space="preserve"> 13 מ.א כולל </w:t>
        </w:r>
        <w:r w:rsidRPr="00E56613">
          <w:rPr>
            <w:rFonts w:ascii="David" w:eastAsia="Times New Roman" w:hAnsi="David" w:cs="David"/>
            <w:sz w:val="24"/>
            <w:szCs w:val="24"/>
          </w:rPr>
          <w:t>B.I</w:t>
        </w:r>
        <w:r w:rsidRPr="00E56613">
          <w:rPr>
            <w:rFonts w:ascii="David" w:eastAsia="Times New Roman" w:hAnsi="David" w:cs="David"/>
            <w:sz w:val="24"/>
            <w:szCs w:val="24"/>
            <w:rtl/>
          </w:rPr>
          <w:t xml:space="preserve"> גבוה</w:t>
        </w:r>
        <w:r>
          <w:rPr>
            <w:rFonts w:ascii="David" w:eastAsia="Times New Roman" w:hAnsi="David" w:cs="David" w:hint="cs"/>
            <w:sz w:val="24"/>
            <w:szCs w:val="24"/>
            <w:rtl/>
          </w:rPr>
          <w:t xml:space="preserve"> וכולל אי.</w:t>
        </w:r>
      </w:ins>
    </w:p>
    <w:p w14:paraId="1BF00294" w14:textId="208C80FA" w:rsidR="00E56613" w:rsidRPr="00E56613" w:rsidDel="00F65549" w:rsidRDefault="00E56613" w:rsidP="00E56613">
      <w:pPr>
        <w:spacing w:before="0" w:beforeAutospacing="0" w:after="0" w:afterAutospacing="0" w:line="360" w:lineRule="auto"/>
        <w:ind w:left="851"/>
        <w:jc w:val="both"/>
        <w:rPr>
          <w:del w:id="691" w:author="Meryl Etman" w:date="2021-08-11T17:05:00Z"/>
          <w:rFonts w:ascii="David" w:eastAsia="Times New Roman" w:hAnsi="David" w:cs="David"/>
          <w:sz w:val="24"/>
          <w:szCs w:val="24"/>
          <w:rtl/>
        </w:rPr>
      </w:pPr>
      <w:del w:id="692" w:author="Meryl Etman" w:date="2021-08-11T17:05:00Z">
        <w:r w:rsidRPr="00E56613" w:rsidDel="00F65549">
          <w:rPr>
            <w:rFonts w:ascii="David" w:eastAsia="Times New Roman" w:hAnsi="David" w:cs="David"/>
            <w:sz w:val="24"/>
            <w:szCs w:val="24"/>
            <w:rtl/>
          </w:rPr>
          <w:delText xml:space="preserve">דירות 3 חדרים- 7 מ.א כולל  </w:delText>
        </w:r>
        <w:r w:rsidRPr="00E56613" w:rsidDel="00F65549">
          <w:rPr>
            <w:rFonts w:ascii="David" w:eastAsia="Times New Roman" w:hAnsi="David" w:cs="David"/>
            <w:sz w:val="24"/>
            <w:szCs w:val="24"/>
          </w:rPr>
          <w:delText>B.I</w:delText>
        </w:r>
        <w:r w:rsidRPr="00E56613" w:rsidDel="00F65549">
          <w:rPr>
            <w:rFonts w:ascii="David" w:eastAsia="Times New Roman" w:hAnsi="David" w:cs="David"/>
            <w:sz w:val="24"/>
            <w:szCs w:val="24"/>
            <w:rtl/>
          </w:rPr>
          <w:delText xml:space="preserve"> גבוה.</w:delText>
        </w:r>
      </w:del>
    </w:p>
    <w:p w14:paraId="619FA3C8" w14:textId="0D06C16A" w:rsidR="00E56613" w:rsidRPr="00E56613" w:rsidDel="00F65549" w:rsidRDefault="00E56613" w:rsidP="00E56613">
      <w:pPr>
        <w:spacing w:before="0" w:beforeAutospacing="0" w:after="0" w:afterAutospacing="0" w:line="360" w:lineRule="auto"/>
        <w:ind w:left="851"/>
        <w:jc w:val="both"/>
        <w:rPr>
          <w:del w:id="693" w:author="Meryl Etman" w:date="2021-08-11T17:05:00Z"/>
          <w:rFonts w:ascii="David" w:eastAsia="Times New Roman" w:hAnsi="David" w:cs="David"/>
          <w:sz w:val="24"/>
          <w:szCs w:val="24"/>
          <w:rtl/>
        </w:rPr>
      </w:pPr>
      <w:del w:id="694" w:author="Meryl Etman" w:date="2021-08-11T17:05:00Z">
        <w:r w:rsidRPr="00E56613" w:rsidDel="00F65549">
          <w:rPr>
            <w:rFonts w:ascii="David" w:eastAsia="Times New Roman" w:hAnsi="David" w:cs="David"/>
            <w:sz w:val="24"/>
            <w:szCs w:val="24"/>
            <w:rtl/>
          </w:rPr>
          <w:delText xml:space="preserve">דירות 4 חדרים- 8 מ.א כולל  </w:delText>
        </w:r>
        <w:r w:rsidRPr="00E56613" w:rsidDel="00F65549">
          <w:rPr>
            <w:rFonts w:ascii="David" w:eastAsia="Times New Roman" w:hAnsi="David" w:cs="David"/>
            <w:sz w:val="24"/>
            <w:szCs w:val="24"/>
          </w:rPr>
          <w:delText>B.I</w:delText>
        </w:r>
        <w:r w:rsidRPr="00E56613" w:rsidDel="00F65549">
          <w:rPr>
            <w:rFonts w:ascii="David" w:eastAsia="Times New Roman" w:hAnsi="David" w:cs="David"/>
            <w:sz w:val="24"/>
            <w:szCs w:val="24"/>
            <w:rtl/>
          </w:rPr>
          <w:delText xml:space="preserve"> גבוה.</w:delText>
        </w:r>
      </w:del>
    </w:p>
    <w:p w14:paraId="445B1C74" w14:textId="412529FE" w:rsidR="00E56613" w:rsidRPr="00E56613" w:rsidDel="00F65549" w:rsidRDefault="00E56613" w:rsidP="00E56613">
      <w:pPr>
        <w:spacing w:before="0" w:beforeAutospacing="0" w:after="0" w:afterAutospacing="0" w:line="360" w:lineRule="auto"/>
        <w:ind w:left="851"/>
        <w:jc w:val="both"/>
        <w:rPr>
          <w:del w:id="695" w:author="Meryl Etman" w:date="2021-08-11T17:05:00Z"/>
          <w:rFonts w:ascii="David" w:eastAsia="Times New Roman" w:hAnsi="David" w:cs="David"/>
          <w:sz w:val="24"/>
          <w:szCs w:val="24"/>
          <w:rtl/>
        </w:rPr>
      </w:pPr>
      <w:del w:id="696" w:author="Meryl Etman" w:date="2021-08-11T17:05:00Z">
        <w:r w:rsidRPr="00E56613" w:rsidDel="00F65549">
          <w:rPr>
            <w:rFonts w:ascii="David" w:eastAsia="Times New Roman" w:hAnsi="David" w:cs="David"/>
            <w:sz w:val="24"/>
            <w:szCs w:val="24"/>
            <w:rtl/>
          </w:rPr>
          <w:delText xml:space="preserve">דירות 5 חדרים- 9 מ.א כולל  </w:delText>
        </w:r>
        <w:r w:rsidRPr="00E56613" w:rsidDel="00F65549">
          <w:rPr>
            <w:rFonts w:ascii="David" w:eastAsia="Times New Roman" w:hAnsi="David" w:cs="David"/>
            <w:sz w:val="24"/>
            <w:szCs w:val="24"/>
          </w:rPr>
          <w:delText>B.I</w:delText>
        </w:r>
        <w:r w:rsidRPr="00E56613" w:rsidDel="00F65549">
          <w:rPr>
            <w:rFonts w:ascii="David" w:eastAsia="Times New Roman" w:hAnsi="David" w:cs="David"/>
            <w:sz w:val="24"/>
            <w:szCs w:val="24"/>
            <w:rtl/>
          </w:rPr>
          <w:delText xml:space="preserve"> גבוה.</w:delText>
        </w:r>
      </w:del>
    </w:p>
    <w:p w14:paraId="765F5E16" w14:textId="689C0D10" w:rsidR="00E56613" w:rsidRPr="00E56613" w:rsidDel="00F65549" w:rsidRDefault="00E56613" w:rsidP="00F65549">
      <w:pPr>
        <w:spacing w:before="0" w:beforeAutospacing="0" w:after="0" w:afterAutospacing="0" w:line="360" w:lineRule="auto"/>
        <w:ind w:left="1571" w:hanging="720"/>
        <w:jc w:val="both"/>
        <w:rPr>
          <w:del w:id="697" w:author="Meryl Etman" w:date="2021-08-11T17:06:00Z"/>
          <w:rFonts w:ascii="David" w:eastAsia="Times New Roman" w:hAnsi="David" w:cs="David"/>
          <w:sz w:val="24"/>
          <w:szCs w:val="24"/>
          <w:rtl/>
        </w:rPr>
      </w:pPr>
      <w:r w:rsidRPr="00E56613">
        <w:rPr>
          <w:rFonts w:ascii="David" w:eastAsia="Times New Roman" w:hAnsi="David" w:cs="David"/>
          <w:sz w:val="24"/>
          <w:szCs w:val="24"/>
          <w:rtl/>
        </w:rPr>
        <w:t xml:space="preserve">יש לאפשר </w:t>
      </w:r>
      <w:del w:id="698" w:author="Meryl Etman" w:date="2021-08-11T17:06:00Z">
        <w:r w:rsidRPr="00F65549" w:rsidDel="00F65549">
          <w:rPr>
            <w:rFonts w:ascii="David" w:eastAsia="Times New Roman" w:hAnsi="David" w:cs="David"/>
            <w:sz w:val="24"/>
            <w:szCs w:val="24"/>
            <w:rtl/>
            <w:rPrChange w:id="699" w:author="Meryl Etman" w:date="2021-08-11T17:07:00Z">
              <w:rPr>
                <w:rFonts w:ascii="David" w:eastAsia="Times New Roman" w:hAnsi="David" w:cs="David"/>
                <w:sz w:val="24"/>
                <w:szCs w:val="24"/>
                <w:u w:val="single"/>
                <w:rtl/>
              </w:rPr>
            </w:rPrChange>
          </w:rPr>
          <w:delText>בתכנון</w:delText>
        </w:r>
        <w:r w:rsidRPr="00E56613" w:rsidDel="00F65549">
          <w:rPr>
            <w:rFonts w:ascii="David" w:eastAsia="Times New Roman" w:hAnsi="David" w:cs="David"/>
            <w:sz w:val="24"/>
            <w:szCs w:val="24"/>
            <w:rtl/>
          </w:rPr>
          <w:delText xml:space="preserve"> </w:delText>
        </w:r>
      </w:del>
      <w:r w:rsidRPr="00E56613">
        <w:rPr>
          <w:rFonts w:ascii="David" w:eastAsia="Times New Roman" w:hAnsi="David" w:cs="David"/>
          <w:sz w:val="24"/>
          <w:szCs w:val="24"/>
          <w:rtl/>
        </w:rPr>
        <w:t xml:space="preserve">התקנת כיור כפול ע"ח </w:t>
      </w:r>
      <w:del w:id="700" w:author="Meryl Etman" w:date="2021-08-11T17:06:00Z">
        <w:r w:rsidRPr="00E56613" w:rsidDel="00F65549">
          <w:rPr>
            <w:rFonts w:ascii="David" w:eastAsia="Times New Roman" w:hAnsi="David" w:cs="David"/>
            <w:sz w:val="24"/>
            <w:szCs w:val="24"/>
            <w:rtl/>
          </w:rPr>
          <w:delText>יחידה סמוכה</w:delText>
        </w:r>
      </w:del>
      <w:ins w:id="701" w:author="Meryl Etman" w:date="2021-08-11T17:06:00Z">
        <w:r w:rsidR="00F65549">
          <w:rPr>
            <w:rFonts w:ascii="David" w:eastAsia="Times New Roman" w:hAnsi="David" w:cs="David" w:hint="cs"/>
            <w:sz w:val="24"/>
            <w:szCs w:val="24"/>
            <w:rtl/>
          </w:rPr>
          <w:t>2 הכיורים</w:t>
        </w:r>
      </w:ins>
      <w:r w:rsidRPr="00E56613">
        <w:rPr>
          <w:rFonts w:ascii="David" w:eastAsia="Times New Roman" w:hAnsi="David" w:cs="David"/>
          <w:sz w:val="24"/>
          <w:szCs w:val="24"/>
          <w:rtl/>
        </w:rPr>
        <w:t>. המבקש ליישם זאת</w:t>
      </w:r>
      <w:ins w:id="702" w:author="Meryl Etman" w:date="2021-08-11T17:06:00Z">
        <w:r w:rsidR="00F65549">
          <w:rPr>
            <w:rFonts w:ascii="David" w:eastAsia="Times New Roman" w:hAnsi="David" w:cs="David" w:hint="cs"/>
            <w:sz w:val="24"/>
            <w:szCs w:val="24"/>
            <w:rtl/>
          </w:rPr>
          <w:t xml:space="preserve"> </w:t>
        </w:r>
      </w:ins>
      <w:del w:id="703" w:author="Meryl Etman" w:date="2021-08-11T17:06:00Z">
        <w:r w:rsidRPr="00E56613" w:rsidDel="00F65549">
          <w:rPr>
            <w:rFonts w:ascii="David" w:eastAsia="Times New Roman" w:hAnsi="David" w:cs="David"/>
            <w:sz w:val="24"/>
            <w:szCs w:val="24"/>
            <w:rtl/>
          </w:rPr>
          <w:delText xml:space="preserve"> </w:delText>
        </w:r>
      </w:del>
      <w:r w:rsidRPr="00E56613">
        <w:rPr>
          <w:rFonts w:ascii="David" w:eastAsia="Times New Roman" w:hAnsi="David" w:cs="David"/>
          <w:sz w:val="24"/>
          <w:szCs w:val="24"/>
          <w:rtl/>
        </w:rPr>
        <w:t>יהיה זכאי</w:t>
      </w:r>
    </w:p>
    <w:p w14:paraId="43A96AED" w14:textId="77777777" w:rsidR="00E56613" w:rsidRPr="00E56613" w:rsidRDefault="00E56613" w:rsidP="00F65549">
      <w:pPr>
        <w:spacing w:before="0" w:beforeAutospacing="0" w:after="0" w:afterAutospacing="0" w:line="360" w:lineRule="auto"/>
        <w:ind w:left="1571" w:hanging="720"/>
        <w:jc w:val="both"/>
        <w:rPr>
          <w:rFonts w:ascii="David" w:eastAsia="Times New Roman" w:hAnsi="David" w:cs="David"/>
          <w:sz w:val="24"/>
          <w:szCs w:val="24"/>
          <w:rtl/>
        </w:rPr>
      </w:pPr>
      <w:r w:rsidRPr="00E56613">
        <w:rPr>
          <w:rFonts w:ascii="David" w:eastAsia="Times New Roman" w:hAnsi="David" w:cs="David"/>
          <w:sz w:val="24"/>
          <w:szCs w:val="24"/>
          <w:rtl/>
        </w:rPr>
        <w:t>לכך ללא תוספת תשלום.</w:t>
      </w:r>
    </w:p>
    <w:p w14:paraId="5577E688" w14:textId="77777777" w:rsidR="00E56613" w:rsidRPr="00E56613" w:rsidRDefault="00E56613" w:rsidP="00E56613">
      <w:pPr>
        <w:spacing w:before="0" w:beforeAutospacing="0" w:after="0" w:afterAutospacing="0" w:line="360" w:lineRule="auto"/>
        <w:ind w:left="851"/>
        <w:jc w:val="both"/>
        <w:rPr>
          <w:rFonts w:ascii="David" w:eastAsia="Times New Roman" w:hAnsi="David" w:cs="David"/>
          <w:sz w:val="24"/>
          <w:szCs w:val="24"/>
          <w:rtl/>
        </w:rPr>
      </w:pPr>
      <w:r w:rsidRPr="00E56613">
        <w:rPr>
          <w:rFonts w:ascii="David" w:eastAsia="Times New Roman" w:hAnsi="David" w:cs="David"/>
          <w:sz w:val="24"/>
          <w:szCs w:val="24"/>
          <w:rtl/>
        </w:rPr>
        <w:t xml:space="preserve">יחידת ארון עומדת - במידות: עומק: </w:t>
      </w:r>
      <w:smartTag w:uri="urn:schemas-microsoft-com:office:smarttags" w:element="metricconverter">
        <w:smartTagPr>
          <w:attr w:name="ProductID" w:val="60 ס&quot;מ"/>
        </w:smartTagPr>
        <w:r w:rsidRPr="00E56613">
          <w:rPr>
            <w:rFonts w:ascii="David" w:eastAsia="Times New Roman" w:hAnsi="David" w:cs="David"/>
            <w:sz w:val="24"/>
            <w:szCs w:val="24"/>
            <w:rtl/>
          </w:rPr>
          <w:t>60 ס"מ</w:t>
        </w:r>
      </w:smartTag>
      <w:r w:rsidRPr="00E56613">
        <w:rPr>
          <w:rFonts w:ascii="David" w:eastAsia="Times New Roman" w:hAnsi="David" w:cs="David"/>
          <w:sz w:val="24"/>
          <w:szCs w:val="24"/>
          <w:rtl/>
        </w:rPr>
        <w:t>, גובה: (</w:t>
      </w:r>
      <w:smartTag w:uri="urn:schemas-microsoft-com:office:smarttags" w:element="metricconverter">
        <w:smartTagPr>
          <w:attr w:name="ProductID" w:val="228 ס&quot;מ"/>
        </w:smartTagPr>
        <w:r w:rsidRPr="00E56613">
          <w:rPr>
            <w:rFonts w:ascii="David" w:eastAsia="Times New Roman" w:hAnsi="David" w:cs="David"/>
            <w:sz w:val="24"/>
            <w:szCs w:val="24"/>
            <w:rtl/>
          </w:rPr>
          <w:t>228 ס"מ</w:t>
        </w:r>
      </w:smartTag>
      <w:r w:rsidRPr="00E56613">
        <w:rPr>
          <w:rFonts w:ascii="David" w:eastAsia="Times New Roman" w:hAnsi="David" w:cs="David"/>
          <w:sz w:val="24"/>
          <w:szCs w:val="24"/>
          <w:rtl/>
        </w:rPr>
        <w:t xml:space="preserve">), רוחב: </w:t>
      </w:r>
      <w:smartTag w:uri="urn:schemas-microsoft-com:office:smarttags" w:element="metricconverter">
        <w:smartTagPr>
          <w:attr w:name="ProductID" w:val="60 ס&quot;מ"/>
        </w:smartTagPr>
        <w:r w:rsidRPr="00E56613">
          <w:rPr>
            <w:rFonts w:ascii="David" w:eastAsia="Times New Roman" w:hAnsi="David" w:cs="David"/>
            <w:sz w:val="24"/>
            <w:szCs w:val="24"/>
            <w:rtl/>
          </w:rPr>
          <w:t>60 ס"מ</w:t>
        </w:r>
      </w:smartTag>
      <w:r w:rsidRPr="00E56613">
        <w:rPr>
          <w:rFonts w:ascii="David" w:eastAsia="Times New Roman" w:hAnsi="David" w:cs="David"/>
          <w:sz w:val="24"/>
          <w:szCs w:val="24"/>
          <w:rtl/>
        </w:rPr>
        <w:t xml:space="preserve"> הכולל יחידה תחתונה עם 2 מגירות, יחידה המיועדת להתקנת תנור </w:t>
      </w:r>
      <w:r w:rsidRPr="00E56613">
        <w:rPr>
          <w:rFonts w:ascii="David" w:eastAsia="Times New Roman" w:hAnsi="David" w:cs="David"/>
          <w:sz w:val="24"/>
          <w:szCs w:val="24"/>
        </w:rPr>
        <w:t>B.I.</w:t>
      </w:r>
      <w:r w:rsidRPr="00E56613">
        <w:rPr>
          <w:rFonts w:ascii="David" w:eastAsia="Times New Roman" w:hAnsi="David" w:cs="David"/>
          <w:sz w:val="24"/>
          <w:szCs w:val="24"/>
          <w:rtl/>
        </w:rPr>
        <w:t xml:space="preserve">., יחידה עם דלת לפתיחה עליונה (קלפה – למיקרוגל) ויחידה עליונה עם 2 דלתות לפתיחה צירית. </w:t>
      </w:r>
    </w:p>
    <w:p w14:paraId="73D3C07A" w14:textId="77777777" w:rsidR="00E56613" w:rsidRPr="00E56613" w:rsidRDefault="00E56613" w:rsidP="00E56613">
      <w:pPr>
        <w:spacing w:before="0" w:beforeAutospacing="0" w:after="0" w:afterAutospacing="0" w:line="360" w:lineRule="auto"/>
        <w:ind w:left="851"/>
        <w:jc w:val="both"/>
        <w:rPr>
          <w:rFonts w:ascii="David" w:eastAsia="Times New Roman" w:hAnsi="David" w:cs="David"/>
          <w:sz w:val="24"/>
          <w:szCs w:val="24"/>
          <w:rtl/>
        </w:rPr>
      </w:pPr>
      <w:r w:rsidRPr="00E56613">
        <w:rPr>
          <w:rFonts w:ascii="David" w:eastAsia="Times New Roman" w:hAnsi="David" w:cs="David"/>
          <w:sz w:val="24"/>
          <w:szCs w:val="24"/>
          <w:rtl/>
        </w:rPr>
        <w:t xml:space="preserve">בהתאם לתכנון ייבוצע 2 קלאפות מזכוכית.    </w:t>
      </w:r>
    </w:p>
    <w:p w14:paraId="1D8BF6B1" w14:textId="77777777" w:rsidR="00E56613" w:rsidRPr="00E56613" w:rsidRDefault="00E56613" w:rsidP="00E56613">
      <w:pPr>
        <w:spacing w:before="0" w:beforeAutospacing="0" w:after="0" w:afterAutospacing="0" w:line="360" w:lineRule="auto"/>
        <w:ind w:left="851"/>
        <w:jc w:val="both"/>
        <w:rPr>
          <w:rFonts w:ascii="David" w:eastAsia="Times New Roman" w:hAnsi="David" w:cs="David"/>
          <w:sz w:val="24"/>
          <w:szCs w:val="24"/>
          <w:rtl/>
        </w:rPr>
      </w:pPr>
      <w:r w:rsidRPr="00E56613">
        <w:rPr>
          <w:rFonts w:ascii="David" w:eastAsia="Times New Roman" w:hAnsi="David" w:cs="David"/>
          <w:sz w:val="24"/>
          <w:szCs w:val="24"/>
          <w:rtl/>
        </w:rPr>
        <w:t>מידות המטבח והתכנון – יבוצע על בסיס התוכנית האדריכלית תכנון מפורט ויאושר ע"י המזמין. הכל בהתאם לסנדרט ולמידות החוזיות ושסוכמו בסיור אצל הספק.</w:t>
      </w:r>
    </w:p>
    <w:p w14:paraId="1D83AD35" w14:textId="77777777" w:rsidR="00E56613" w:rsidRPr="00E56613" w:rsidRDefault="00E56613" w:rsidP="00E56613">
      <w:pPr>
        <w:spacing w:before="0" w:beforeAutospacing="0" w:after="0" w:afterAutospacing="0" w:line="360" w:lineRule="auto"/>
        <w:ind w:left="567" w:firstLine="720"/>
        <w:jc w:val="both"/>
        <w:rPr>
          <w:rFonts w:ascii="David" w:eastAsia="Times New Roman" w:hAnsi="David" w:cs="David"/>
          <w:sz w:val="24"/>
          <w:szCs w:val="24"/>
          <w:rtl/>
        </w:rPr>
      </w:pPr>
      <w:r w:rsidRPr="00E56613">
        <w:rPr>
          <w:rFonts w:ascii="David" w:eastAsia="Times New Roman" w:hAnsi="David" w:cs="David"/>
          <w:sz w:val="24"/>
          <w:szCs w:val="24"/>
          <w:rtl/>
        </w:rPr>
        <w:tab/>
      </w:r>
      <w:r w:rsidRPr="00E56613">
        <w:rPr>
          <w:rFonts w:ascii="David" w:eastAsia="Times New Roman" w:hAnsi="David" w:cs="David"/>
          <w:sz w:val="24"/>
          <w:szCs w:val="24"/>
          <w:rtl/>
        </w:rPr>
        <w:tab/>
      </w:r>
    </w:p>
    <w:p w14:paraId="5F9899FA" w14:textId="77777777" w:rsidR="00E56613" w:rsidRPr="00E56613" w:rsidRDefault="00E56613" w:rsidP="00E56613">
      <w:pPr>
        <w:spacing w:before="0" w:beforeAutospacing="0" w:after="0" w:afterAutospacing="0" w:line="360" w:lineRule="auto"/>
        <w:ind w:left="568"/>
        <w:jc w:val="both"/>
        <w:rPr>
          <w:rFonts w:ascii="David" w:eastAsia="Times New Roman" w:hAnsi="David" w:cs="David"/>
          <w:sz w:val="24"/>
          <w:szCs w:val="24"/>
          <w:u w:val="single"/>
          <w:rtl/>
        </w:rPr>
      </w:pPr>
      <w:r w:rsidRPr="00E56613">
        <w:rPr>
          <w:rFonts w:ascii="David" w:eastAsia="Times New Roman" w:hAnsi="David" w:cs="David"/>
          <w:sz w:val="24"/>
          <w:szCs w:val="24"/>
          <w:rtl/>
        </w:rPr>
        <w:tab/>
      </w:r>
      <w:r w:rsidRPr="00E56613">
        <w:rPr>
          <w:rFonts w:ascii="David" w:eastAsia="Times New Roman" w:hAnsi="David" w:cs="David"/>
          <w:sz w:val="24"/>
          <w:szCs w:val="24"/>
          <w:u w:val="single"/>
          <w:rtl/>
        </w:rPr>
        <w:t>הערה: הארון יהיה מיועד ל- 2 כיורים שולחניים/כיור כפול</w:t>
      </w:r>
    </w:p>
    <w:p w14:paraId="7C57EFD9" w14:textId="77777777" w:rsidR="00E56613" w:rsidRPr="00E56613" w:rsidRDefault="00E56613" w:rsidP="00E56613">
      <w:pPr>
        <w:spacing w:before="0" w:beforeAutospacing="0" w:after="0" w:afterAutospacing="0" w:line="360" w:lineRule="auto"/>
        <w:jc w:val="both"/>
        <w:rPr>
          <w:rFonts w:ascii="David" w:eastAsia="Times New Roman" w:hAnsi="David" w:cs="David"/>
          <w:sz w:val="24"/>
          <w:szCs w:val="24"/>
          <w:u w:val="single"/>
          <w:rtl/>
        </w:rPr>
      </w:pPr>
    </w:p>
    <w:p w14:paraId="5499447A" w14:textId="77777777" w:rsidR="00E56613" w:rsidRPr="00E56613" w:rsidRDefault="00E56613" w:rsidP="00E56613">
      <w:pPr>
        <w:spacing w:before="0" w:beforeAutospacing="0" w:after="0" w:afterAutospacing="0" w:line="360" w:lineRule="auto"/>
        <w:ind w:left="284" w:hanging="284"/>
        <w:jc w:val="both"/>
        <w:rPr>
          <w:rFonts w:ascii="David" w:eastAsia="Times New Roman" w:hAnsi="David" w:cs="David"/>
          <w:sz w:val="24"/>
          <w:szCs w:val="24"/>
          <w:rtl/>
        </w:rPr>
      </w:pPr>
      <w:r w:rsidRPr="00E56613">
        <w:rPr>
          <w:rFonts w:ascii="David" w:eastAsia="Times New Roman" w:hAnsi="David" w:cs="David"/>
          <w:sz w:val="24"/>
          <w:szCs w:val="24"/>
          <w:rtl/>
        </w:rPr>
        <w:t>4.</w:t>
      </w:r>
      <w:r w:rsidRPr="00E56613">
        <w:rPr>
          <w:rFonts w:ascii="David" w:eastAsia="Times New Roman" w:hAnsi="David" w:cs="David"/>
          <w:sz w:val="24"/>
          <w:szCs w:val="24"/>
          <w:rtl/>
        </w:rPr>
        <w:tab/>
      </w:r>
      <w:r w:rsidRPr="00E56613">
        <w:rPr>
          <w:rFonts w:ascii="David" w:eastAsia="Times New Roman" w:hAnsi="David" w:cs="David"/>
          <w:b/>
          <w:bCs/>
          <w:sz w:val="24"/>
          <w:szCs w:val="24"/>
          <w:u w:val="single"/>
          <w:rtl/>
        </w:rPr>
        <w:t>מחיר העבודות</w:t>
      </w:r>
      <w:r w:rsidRPr="00E56613">
        <w:rPr>
          <w:rFonts w:ascii="David" w:eastAsia="Times New Roman" w:hAnsi="David" w:cs="David"/>
          <w:sz w:val="24"/>
          <w:szCs w:val="24"/>
          <w:rtl/>
        </w:rPr>
        <w:t xml:space="preserve"> </w:t>
      </w:r>
    </w:p>
    <w:p w14:paraId="16E4E4D9" w14:textId="77777777" w:rsidR="00E56613" w:rsidRPr="00E56613" w:rsidRDefault="00E56613" w:rsidP="00E56613">
      <w:pPr>
        <w:spacing w:before="0" w:beforeAutospacing="0" w:after="0" w:afterAutospacing="0" w:line="360" w:lineRule="auto"/>
        <w:ind w:left="851" w:hanging="567"/>
        <w:jc w:val="both"/>
        <w:rPr>
          <w:rFonts w:ascii="David" w:eastAsia="Times New Roman" w:hAnsi="David" w:cs="David"/>
          <w:sz w:val="24"/>
          <w:szCs w:val="24"/>
          <w:rtl/>
        </w:rPr>
      </w:pPr>
      <w:r w:rsidRPr="00E56613">
        <w:rPr>
          <w:rFonts w:ascii="David" w:eastAsia="Times New Roman" w:hAnsi="David" w:cs="David"/>
          <w:sz w:val="24"/>
          <w:szCs w:val="24"/>
          <w:rtl/>
        </w:rPr>
        <w:t>א.</w:t>
      </w:r>
      <w:r w:rsidRPr="00E56613">
        <w:rPr>
          <w:rFonts w:ascii="David" w:eastAsia="Times New Roman" w:hAnsi="David" w:cs="David"/>
          <w:sz w:val="24"/>
          <w:szCs w:val="24"/>
          <w:rtl/>
        </w:rPr>
        <w:tab/>
        <w:t>ארונות מטבח המדידה בקו האמצע של הארון (חלוקה עליון תחתון לפי תוכנית אדריכלית או לפי הצעת אדריכל הספק/ מעצב המטבח). מחיר קומפלט</w:t>
      </w:r>
    </w:p>
    <w:p w14:paraId="662C1B37" w14:textId="77777777" w:rsidR="00E56613" w:rsidRPr="00E56613" w:rsidRDefault="00E56613" w:rsidP="00E56613">
      <w:pPr>
        <w:spacing w:before="0" w:beforeAutospacing="0" w:after="0" w:afterAutospacing="0" w:line="360" w:lineRule="auto"/>
        <w:ind w:left="930" w:hanging="79"/>
        <w:jc w:val="both"/>
        <w:rPr>
          <w:rFonts w:ascii="David" w:eastAsia="Times New Roman" w:hAnsi="David" w:cs="David"/>
          <w:b/>
          <w:bCs/>
          <w:sz w:val="24"/>
          <w:szCs w:val="24"/>
          <w:u w:val="single"/>
          <w:rtl/>
        </w:rPr>
      </w:pPr>
      <w:r w:rsidRPr="00E56613">
        <w:rPr>
          <w:rFonts w:ascii="David" w:eastAsia="Times New Roman" w:hAnsi="David" w:cs="David"/>
          <w:sz w:val="24"/>
          <w:szCs w:val="24"/>
          <w:rtl/>
        </w:rPr>
        <w:t>למטבח</w:t>
      </w:r>
      <w:r w:rsidRPr="00E56613">
        <w:rPr>
          <w:rFonts w:ascii="David" w:eastAsia="Times New Roman" w:hAnsi="David" w:cs="David"/>
          <w:b/>
          <w:bCs/>
          <w:sz w:val="24"/>
          <w:szCs w:val="24"/>
          <w:u w:val="single"/>
          <w:rtl/>
        </w:rPr>
        <w:t xml:space="preserve"> ממוצע:</w:t>
      </w:r>
    </w:p>
    <w:p w14:paraId="2551C7E4" w14:textId="77777777" w:rsidR="00F65549" w:rsidRPr="00E56613" w:rsidRDefault="00E56613" w:rsidP="00F65549">
      <w:pPr>
        <w:spacing w:before="0" w:beforeAutospacing="0" w:after="0" w:afterAutospacing="0" w:line="360" w:lineRule="auto"/>
        <w:ind w:left="930" w:hanging="79"/>
        <w:jc w:val="both"/>
        <w:rPr>
          <w:ins w:id="704" w:author="Meryl Etman" w:date="2021-08-11T17:03:00Z"/>
          <w:rFonts w:ascii="David" w:eastAsia="Times New Roman" w:hAnsi="David" w:cs="David"/>
          <w:sz w:val="24"/>
          <w:szCs w:val="24"/>
        </w:rPr>
      </w:pPr>
      <w:r w:rsidRPr="00E56613">
        <w:rPr>
          <w:rFonts w:ascii="David" w:eastAsia="Times New Roman" w:hAnsi="David" w:cs="David"/>
          <w:sz w:val="24"/>
          <w:szCs w:val="24"/>
          <w:rtl/>
        </w:rPr>
        <w:t>ד</w:t>
      </w:r>
    </w:p>
    <w:p w14:paraId="7F0B2237" w14:textId="77777777" w:rsidR="00F65549" w:rsidRPr="00E56613" w:rsidRDefault="00F65549" w:rsidP="00F65549">
      <w:pPr>
        <w:spacing w:before="0" w:beforeAutospacing="0" w:after="0" w:afterAutospacing="0" w:line="360" w:lineRule="auto"/>
        <w:ind w:left="930" w:hanging="79"/>
        <w:jc w:val="both"/>
        <w:rPr>
          <w:ins w:id="705" w:author="Meryl Etman" w:date="2021-08-11T17:03:00Z"/>
          <w:rFonts w:ascii="David" w:eastAsia="Times New Roman" w:hAnsi="David" w:cs="David"/>
          <w:sz w:val="24"/>
          <w:szCs w:val="24"/>
          <w:rtl/>
        </w:rPr>
      </w:pPr>
      <w:ins w:id="706" w:author="Meryl Etman" w:date="2021-08-11T17:03:00Z">
        <w:r w:rsidRPr="00E56613">
          <w:rPr>
            <w:rFonts w:ascii="David" w:eastAsia="Times New Roman" w:hAnsi="David" w:cs="David"/>
            <w:sz w:val="24"/>
            <w:szCs w:val="24"/>
            <w:rtl/>
          </w:rPr>
          <w:t xml:space="preserve">דירות 3 חדרים 5,000           </w:t>
        </w:r>
        <w:r>
          <w:rPr>
            <w:rFonts w:ascii="David" w:eastAsia="Times New Roman" w:hAnsi="David" w:cs="David" w:hint="cs"/>
            <w:sz w:val="24"/>
            <w:szCs w:val="24"/>
            <w:rtl/>
          </w:rPr>
          <w:t xml:space="preserve"> ₪ </w:t>
        </w:r>
        <w:r w:rsidRPr="00E56613">
          <w:rPr>
            <w:rFonts w:ascii="David" w:eastAsia="Times New Roman" w:hAnsi="David" w:cs="David"/>
            <w:sz w:val="24"/>
            <w:szCs w:val="24"/>
            <w:rtl/>
          </w:rPr>
          <w:t xml:space="preserve">      </w:t>
        </w:r>
      </w:ins>
    </w:p>
    <w:p w14:paraId="692CA72B" w14:textId="77777777" w:rsidR="00F65549" w:rsidRPr="00E56613" w:rsidRDefault="00F65549" w:rsidP="00F65549">
      <w:pPr>
        <w:spacing w:before="0" w:beforeAutospacing="0" w:after="0" w:afterAutospacing="0" w:line="360" w:lineRule="auto"/>
        <w:ind w:left="930" w:hanging="79"/>
        <w:jc w:val="both"/>
        <w:rPr>
          <w:ins w:id="707" w:author="Meryl Etman" w:date="2021-08-11T17:03:00Z"/>
          <w:rFonts w:ascii="David" w:eastAsia="Times New Roman" w:hAnsi="David" w:cs="David"/>
          <w:sz w:val="24"/>
          <w:szCs w:val="24"/>
          <w:rtl/>
        </w:rPr>
      </w:pPr>
      <w:ins w:id="708" w:author="Meryl Etman" w:date="2021-08-11T17:03:00Z">
        <w:r w:rsidRPr="00E56613">
          <w:rPr>
            <w:rFonts w:ascii="David" w:eastAsia="Times New Roman" w:hAnsi="David" w:cs="David"/>
            <w:sz w:val="24"/>
            <w:szCs w:val="24"/>
            <w:rtl/>
          </w:rPr>
          <w:t>דירות 4</w:t>
        </w:r>
        <w:r>
          <w:rPr>
            <w:rFonts w:ascii="David" w:eastAsia="Times New Roman" w:hAnsi="David" w:cs="David" w:hint="cs"/>
            <w:sz w:val="24"/>
            <w:szCs w:val="24"/>
            <w:rtl/>
          </w:rPr>
          <w:t>-4.5</w:t>
        </w:r>
        <w:r w:rsidRPr="00E56613">
          <w:rPr>
            <w:rFonts w:ascii="David" w:eastAsia="Times New Roman" w:hAnsi="David" w:cs="David"/>
            <w:sz w:val="24"/>
            <w:szCs w:val="24"/>
            <w:rtl/>
          </w:rPr>
          <w:t xml:space="preserve"> חדרים </w:t>
        </w:r>
        <w:r>
          <w:rPr>
            <w:rFonts w:ascii="David" w:eastAsia="Times New Roman" w:hAnsi="David" w:cs="David" w:hint="cs"/>
            <w:sz w:val="24"/>
            <w:szCs w:val="24"/>
            <w:rtl/>
          </w:rPr>
          <w:t>8</w:t>
        </w:r>
        <w:r w:rsidRPr="00E56613">
          <w:rPr>
            <w:rFonts w:ascii="David" w:eastAsia="Times New Roman" w:hAnsi="David" w:cs="David"/>
            <w:sz w:val="24"/>
            <w:szCs w:val="24"/>
            <w:rtl/>
          </w:rPr>
          <w:t>,</w:t>
        </w:r>
        <w:r>
          <w:rPr>
            <w:rFonts w:ascii="David" w:eastAsia="Times New Roman" w:hAnsi="David" w:cs="David" w:hint="cs"/>
            <w:sz w:val="24"/>
            <w:szCs w:val="24"/>
            <w:rtl/>
          </w:rPr>
          <w:t>0</w:t>
        </w:r>
        <w:r w:rsidRPr="00E56613">
          <w:rPr>
            <w:rFonts w:ascii="David" w:eastAsia="Times New Roman" w:hAnsi="David" w:cs="David"/>
            <w:sz w:val="24"/>
            <w:szCs w:val="24"/>
            <w:rtl/>
          </w:rPr>
          <w:t xml:space="preserve">00               </w:t>
        </w:r>
        <w:r>
          <w:rPr>
            <w:rFonts w:ascii="David" w:eastAsia="Times New Roman" w:hAnsi="David" w:cs="David" w:hint="cs"/>
            <w:sz w:val="24"/>
            <w:szCs w:val="24"/>
            <w:rtl/>
          </w:rPr>
          <w:t xml:space="preserve">₪ </w:t>
        </w:r>
        <w:r w:rsidRPr="00E56613">
          <w:rPr>
            <w:rFonts w:ascii="David" w:eastAsia="Times New Roman" w:hAnsi="David" w:cs="David"/>
            <w:sz w:val="24"/>
            <w:szCs w:val="24"/>
            <w:rtl/>
          </w:rPr>
          <w:t xml:space="preserve">     </w:t>
        </w:r>
      </w:ins>
    </w:p>
    <w:p w14:paraId="7115FAF4" w14:textId="77777777" w:rsidR="00F65549" w:rsidRDefault="00F65549" w:rsidP="00F65549">
      <w:pPr>
        <w:spacing w:before="0" w:beforeAutospacing="0" w:after="0" w:afterAutospacing="0" w:line="360" w:lineRule="auto"/>
        <w:ind w:left="930" w:hanging="79"/>
        <w:jc w:val="both"/>
        <w:rPr>
          <w:ins w:id="709" w:author="Meryl Etman" w:date="2021-08-11T17:03:00Z"/>
          <w:rFonts w:ascii="David" w:eastAsia="Times New Roman" w:hAnsi="David" w:cs="David"/>
          <w:sz w:val="24"/>
          <w:szCs w:val="24"/>
          <w:rtl/>
        </w:rPr>
      </w:pPr>
      <w:ins w:id="710" w:author="Meryl Etman" w:date="2021-08-11T17:03:00Z">
        <w:r w:rsidRPr="00E56613">
          <w:rPr>
            <w:rFonts w:ascii="David" w:eastAsia="Times New Roman" w:hAnsi="David" w:cs="David"/>
            <w:sz w:val="24"/>
            <w:szCs w:val="24"/>
            <w:rtl/>
          </w:rPr>
          <w:t>דירות 5</w:t>
        </w:r>
        <w:r>
          <w:rPr>
            <w:rFonts w:ascii="David" w:eastAsia="Times New Roman" w:hAnsi="David" w:cs="David" w:hint="cs"/>
            <w:sz w:val="24"/>
            <w:szCs w:val="24"/>
            <w:rtl/>
          </w:rPr>
          <w:t>-6</w:t>
        </w:r>
        <w:r w:rsidRPr="00E56613">
          <w:rPr>
            <w:rFonts w:ascii="David" w:eastAsia="Times New Roman" w:hAnsi="David" w:cs="David"/>
            <w:sz w:val="24"/>
            <w:szCs w:val="24"/>
            <w:rtl/>
          </w:rPr>
          <w:t xml:space="preserve"> חדרים </w:t>
        </w:r>
        <w:r>
          <w:rPr>
            <w:rFonts w:ascii="David" w:eastAsia="Times New Roman" w:hAnsi="David" w:cs="David" w:hint="cs"/>
            <w:sz w:val="24"/>
            <w:szCs w:val="24"/>
            <w:rtl/>
          </w:rPr>
          <w:t>10</w:t>
        </w:r>
        <w:r w:rsidRPr="00E56613">
          <w:rPr>
            <w:rFonts w:ascii="David" w:eastAsia="Times New Roman" w:hAnsi="David" w:cs="David"/>
            <w:sz w:val="24"/>
            <w:szCs w:val="24"/>
            <w:rtl/>
          </w:rPr>
          <w:t xml:space="preserve">,000   </w:t>
        </w:r>
        <w:r>
          <w:rPr>
            <w:rFonts w:ascii="David" w:eastAsia="Times New Roman" w:hAnsi="David" w:cs="David" w:hint="cs"/>
            <w:sz w:val="24"/>
            <w:szCs w:val="24"/>
            <w:rtl/>
          </w:rPr>
          <w:t xml:space="preserve">₪ </w:t>
        </w:r>
      </w:ins>
    </w:p>
    <w:p w14:paraId="734956C7" w14:textId="77777777" w:rsidR="00F65549" w:rsidRDefault="00F65549" w:rsidP="00F65549">
      <w:pPr>
        <w:spacing w:before="0" w:beforeAutospacing="0" w:after="0" w:afterAutospacing="0" w:line="360" w:lineRule="auto"/>
        <w:ind w:left="930" w:hanging="79"/>
        <w:jc w:val="both"/>
        <w:rPr>
          <w:ins w:id="711" w:author="Meryl Etman" w:date="2021-08-11T17:03:00Z"/>
          <w:rFonts w:ascii="David" w:eastAsia="Times New Roman" w:hAnsi="David" w:cs="David"/>
          <w:sz w:val="24"/>
          <w:szCs w:val="24"/>
          <w:rtl/>
        </w:rPr>
      </w:pPr>
      <w:ins w:id="712" w:author="Meryl Etman" w:date="2021-08-11T17:03:00Z">
        <w:r>
          <w:rPr>
            <w:rFonts w:ascii="David" w:eastAsia="Times New Roman" w:hAnsi="David" w:cs="David" w:hint="cs"/>
            <w:sz w:val="24"/>
            <w:szCs w:val="24"/>
            <w:rtl/>
          </w:rPr>
          <w:t xml:space="preserve">דירות מיני פנטהאוז וגן 12,000 ₪ </w:t>
        </w:r>
      </w:ins>
    </w:p>
    <w:p w14:paraId="5F92FF1C" w14:textId="77777777" w:rsidR="00F65549" w:rsidRPr="00E56613" w:rsidRDefault="00F65549" w:rsidP="00F65549">
      <w:pPr>
        <w:spacing w:before="0" w:beforeAutospacing="0" w:after="0" w:afterAutospacing="0" w:line="360" w:lineRule="auto"/>
        <w:ind w:left="930" w:hanging="79"/>
        <w:jc w:val="both"/>
        <w:rPr>
          <w:ins w:id="713" w:author="Meryl Etman" w:date="2021-08-11T17:03:00Z"/>
          <w:rFonts w:ascii="David" w:eastAsia="Times New Roman" w:hAnsi="David" w:cs="David"/>
          <w:sz w:val="24"/>
          <w:szCs w:val="24"/>
          <w:rtl/>
        </w:rPr>
      </w:pPr>
      <w:ins w:id="714" w:author="Meryl Etman" w:date="2021-08-11T17:03:00Z">
        <w:r>
          <w:rPr>
            <w:rFonts w:ascii="David" w:eastAsia="Times New Roman" w:hAnsi="David" w:cs="David" w:hint="cs"/>
            <w:sz w:val="24"/>
            <w:szCs w:val="24"/>
            <w:rtl/>
          </w:rPr>
          <w:t xml:space="preserve">דירות פנטהאוז 15,000 ₪ </w:t>
        </w:r>
      </w:ins>
    </w:p>
    <w:p w14:paraId="451D0AA3" w14:textId="26BD9003" w:rsidR="00E56613" w:rsidRPr="00E56613" w:rsidDel="00F65549" w:rsidRDefault="00E56613" w:rsidP="00F65549">
      <w:pPr>
        <w:spacing w:before="0" w:beforeAutospacing="0" w:after="0" w:afterAutospacing="0" w:line="360" w:lineRule="auto"/>
        <w:ind w:left="930" w:hanging="79"/>
        <w:jc w:val="both"/>
        <w:rPr>
          <w:del w:id="715" w:author="Meryl Etman" w:date="2021-08-11T17:03:00Z"/>
          <w:rFonts w:ascii="David" w:eastAsia="Times New Roman" w:hAnsi="David" w:cs="David"/>
          <w:sz w:val="24"/>
          <w:szCs w:val="24"/>
          <w:rtl/>
        </w:rPr>
      </w:pPr>
      <w:del w:id="716" w:author="Meryl Etman" w:date="2021-08-11T17:03:00Z">
        <w:r w:rsidRPr="00E56613" w:rsidDel="00F65549">
          <w:rPr>
            <w:rFonts w:ascii="David" w:eastAsia="Times New Roman" w:hAnsi="David" w:cs="David"/>
            <w:sz w:val="24"/>
            <w:szCs w:val="24"/>
            <w:rtl/>
          </w:rPr>
          <w:delText xml:space="preserve">ירות 2-3 חדרים 5,000                 </w:delText>
        </w:r>
      </w:del>
    </w:p>
    <w:p w14:paraId="062DDA26" w14:textId="514A7BA9" w:rsidR="00E56613" w:rsidRPr="00E56613" w:rsidDel="00F65549" w:rsidRDefault="00E56613" w:rsidP="00F65549">
      <w:pPr>
        <w:spacing w:before="0" w:beforeAutospacing="0" w:after="0" w:afterAutospacing="0" w:line="360" w:lineRule="auto"/>
        <w:ind w:left="930" w:hanging="79"/>
        <w:jc w:val="both"/>
        <w:rPr>
          <w:del w:id="717" w:author="Meryl Etman" w:date="2021-08-11T17:03:00Z"/>
          <w:rFonts w:ascii="David" w:eastAsia="Times New Roman" w:hAnsi="David" w:cs="David"/>
          <w:sz w:val="24"/>
          <w:szCs w:val="24"/>
          <w:rtl/>
        </w:rPr>
      </w:pPr>
      <w:del w:id="718" w:author="Meryl Etman" w:date="2021-08-11T17:03:00Z">
        <w:r w:rsidRPr="00E56613" w:rsidDel="00F65549">
          <w:rPr>
            <w:rFonts w:ascii="David" w:eastAsia="Times New Roman" w:hAnsi="David" w:cs="David"/>
            <w:sz w:val="24"/>
            <w:szCs w:val="24"/>
            <w:rtl/>
          </w:rPr>
          <w:delText xml:space="preserve">דירות 4 חדרים 6,500                    </w:delText>
        </w:r>
      </w:del>
    </w:p>
    <w:p w14:paraId="2816897F" w14:textId="38B7D24A" w:rsidR="00E56613" w:rsidRPr="00E56613" w:rsidDel="00F65549" w:rsidRDefault="00E56613" w:rsidP="00F65549">
      <w:pPr>
        <w:spacing w:before="0" w:beforeAutospacing="0" w:after="0" w:afterAutospacing="0" w:line="360" w:lineRule="auto"/>
        <w:ind w:left="930" w:hanging="79"/>
        <w:jc w:val="both"/>
        <w:rPr>
          <w:del w:id="719" w:author="Meryl Etman" w:date="2021-08-11T17:03:00Z"/>
          <w:rFonts w:ascii="David" w:eastAsia="Times New Roman" w:hAnsi="David" w:cs="David"/>
          <w:sz w:val="24"/>
          <w:szCs w:val="24"/>
          <w:rtl/>
        </w:rPr>
      </w:pPr>
      <w:del w:id="720" w:author="Meryl Etman" w:date="2021-08-11T17:03:00Z">
        <w:r w:rsidRPr="00E56613" w:rsidDel="00F65549">
          <w:rPr>
            <w:rFonts w:ascii="David" w:eastAsia="Times New Roman" w:hAnsi="David" w:cs="David"/>
            <w:sz w:val="24"/>
            <w:szCs w:val="24"/>
            <w:rtl/>
          </w:rPr>
          <w:delText xml:space="preserve">דירות 5 חדרים 8,000   </w:delText>
        </w:r>
      </w:del>
    </w:p>
    <w:p w14:paraId="03A58EA1" w14:textId="77777777" w:rsidR="00E56613" w:rsidRPr="00E56613" w:rsidRDefault="00E56613" w:rsidP="00E56613">
      <w:pPr>
        <w:spacing w:before="0" w:beforeAutospacing="0" w:after="0" w:afterAutospacing="0" w:line="360" w:lineRule="auto"/>
        <w:ind w:left="930" w:hanging="79"/>
        <w:jc w:val="both"/>
        <w:rPr>
          <w:rFonts w:ascii="David" w:eastAsia="Times New Roman" w:hAnsi="David" w:cs="David"/>
          <w:sz w:val="24"/>
          <w:szCs w:val="24"/>
          <w:rtl/>
        </w:rPr>
      </w:pPr>
      <w:r w:rsidRPr="00E56613">
        <w:rPr>
          <w:rFonts w:ascii="David" w:eastAsia="Times New Roman" w:hAnsi="David" w:cs="David"/>
          <w:sz w:val="24"/>
          <w:szCs w:val="24"/>
          <w:rtl/>
        </w:rPr>
        <w:t xml:space="preserve">אצל הספק הזיכוי  לדייר המשדרג כפול ממחיר היסוד.       </w:t>
      </w:r>
    </w:p>
    <w:p w14:paraId="015D6087" w14:textId="77777777" w:rsidR="00E56613" w:rsidRPr="00E56613" w:rsidRDefault="00E56613" w:rsidP="00E56613">
      <w:pPr>
        <w:spacing w:before="0" w:beforeAutospacing="0" w:after="0" w:afterAutospacing="0" w:line="360" w:lineRule="auto"/>
        <w:ind w:left="799" w:hanging="567"/>
        <w:jc w:val="both"/>
        <w:rPr>
          <w:rFonts w:ascii="David" w:eastAsia="Times New Roman" w:hAnsi="David" w:cs="David"/>
          <w:sz w:val="24"/>
          <w:szCs w:val="24"/>
          <w:rtl/>
        </w:rPr>
      </w:pPr>
    </w:p>
    <w:p w14:paraId="764CCAB2" w14:textId="77777777" w:rsidR="00AD35D2" w:rsidRDefault="00AD35D2" w:rsidP="00AD35D2">
      <w:pPr>
        <w:spacing w:before="0" w:beforeAutospacing="0" w:after="0" w:afterAutospacing="0" w:line="360" w:lineRule="auto"/>
        <w:ind w:left="1502" w:hanging="1134"/>
        <w:jc w:val="both"/>
        <w:rPr>
          <w:rFonts w:ascii="David" w:eastAsia="Times New Roman" w:hAnsi="David" w:cs="David"/>
          <w:sz w:val="24"/>
          <w:szCs w:val="24"/>
          <w:rtl/>
        </w:rPr>
      </w:pPr>
      <w:r>
        <w:rPr>
          <w:rFonts w:ascii="David" w:eastAsia="Times New Roman" w:hAnsi="David" w:cs="David"/>
          <w:sz w:val="24"/>
          <w:szCs w:val="24"/>
          <w:rtl/>
        </w:rPr>
        <w:t>ג.</w:t>
      </w:r>
      <w:r>
        <w:rPr>
          <w:rFonts w:ascii="David" w:eastAsia="Times New Roman" w:hAnsi="David" w:cs="David" w:hint="cs"/>
          <w:sz w:val="24"/>
          <w:szCs w:val="24"/>
          <w:rtl/>
        </w:rPr>
        <w:t xml:space="preserve">       </w:t>
      </w:r>
      <w:r w:rsidRPr="00AD35D2">
        <w:rPr>
          <w:rFonts w:ascii="David" w:eastAsia="Times New Roman" w:hAnsi="David" w:cs="David"/>
          <w:sz w:val="24"/>
          <w:szCs w:val="24"/>
          <w:rtl/>
        </w:rPr>
        <w:t>המחירים (כולל זיכויים)</w:t>
      </w:r>
      <w:r w:rsidRPr="00E56613">
        <w:rPr>
          <w:rFonts w:ascii="David" w:eastAsia="Times New Roman" w:hAnsi="David" w:cs="David"/>
          <w:sz w:val="24"/>
          <w:szCs w:val="24"/>
          <w:rtl/>
        </w:rPr>
        <w:t xml:space="preserve"> יהיו צמודים ל-</w:t>
      </w:r>
      <w:sdt>
        <w:sdtPr>
          <w:rPr>
            <w:rFonts w:ascii="David" w:eastAsia="Times New Roman" w:hAnsi="David" w:cs="David"/>
            <w:color w:val="000080"/>
            <w:sz w:val="24"/>
            <w:szCs w:val="24"/>
            <w:rtl/>
          </w:rPr>
          <w:alias w:val="סוג מדד כותרת"/>
          <w:tag w:val="cntMadadTypeTitle"/>
          <w:id w:val="1758560104"/>
          <w:placeholder>
            <w:docPart w:val="25ED5A29456142D2A94D083DE1EDEECF"/>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MadadTypeTitle[1]" w:storeItemID="{81709D4C-33DC-48CC-AC7E-130A245806EE}"/>
          <w:text/>
        </w:sdtPr>
        <w:sdtEndPr/>
        <w:sdtContent>
          <w:r w:rsidRPr="00AD35D2">
            <w:rPr>
              <w:rStyle w:val="a8"/>
              <w:color w:val="00B0F0"/>
              <w:rtl/>
            </w:rPr>
            <w:t>[סוג מדד כותרת]</w:t>
          </w:r>
        </w:sdtContent>
      </w:sdt>
      <w:r w:rsidRPr="00E56613">
        <w:rPr>
          <w:rFonts w:ascii="David" w:eastAsia="Times New Roman" w:hAnsi="David" w:cs="David"/>
          <w:sz w:val="24"/>
          <w:szCs w:val="24"/>
          <w:rtl/>
        </w:rPr>
        <w:t xml:space="preserve"> </w:t>
      </w:r>
      <w:sdt>
        <w:sdtPr>
          <w:rPr>
            <w:rFonts w:ascii="David" w:eastAsia="Times New Roman" w:hAnsi="David" w:cs="David"/>
            <w:color w:val="000080"/>
            <w:sz w:val="24"/>
            <w:szCs w:val="24"/>
            <w:rtl/>
          </w:rPr>
          <w:alias w:val="מדד בגין/ידוע - כותרת"/>
          <w:tag w:val="cntIsKnownTitle"/>
          <w:id w:val="554822211"/>
          <w:placeholder>
            <w:docPart w:val="7E8A03CED1934F9882350454A591A580"/>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IsKnownTitle[1]" w:storeItemID="{81709D4C-33DC-48CC-AC7E-130A245806EE}"/>
          <w:text/>
        </w:sdtPr>
        <w:sdtEndPr/>
        <w:sdtContent>
          <w:r w:rsidRPr="00AD35D2">
            <w:rPr>
              <w:rStyle w:val="a8"/>
              <w:color w:val="00B0F0"/>
              <w:rtl/>
            </w:rPr>
            <w:t>[מדד בגין/ידוע - כותרת]</w:t>
          </w:r>
        </w:sdtContent>
      </w:sdt>
      <w:r w:rsidRPr="00E56613">
        <w:rPr>
          <w:rFonts w:ascii="David" w:eastAsia="Times New Roman" w:hAnsi="David" w:cs="David"/>
          <w:sz w:val="24"/>
          <w:szCs w:val="24"/>
          <w:rtl/>
        </w:rPr>
        <w:t xml:space="preserve"> </w:t>
      </w:r>
    </w:p>
    <w:p w14:paraId="7B08FC95" w14:textId="77777777" w:rsidR="00AD35D2" w:rsidRDefault="00AD35D2" w:rsidP="00AD35D2">
      <w:pPr>
        <w:spacing w:before="0" w:beforeAutospacing="0" w:after="0" w:afterAutospacing="0" w:line="360" w:lineRule="auto"/>
        <w:ind w:left="851" w:hanging="567"/>
        <w:jc w:val="both"/>
        <w:rPr>
          <w:rFonts w:ascii="David" w:eastAsia="Times New Roman" w:hAnsi="David" w:cs="David"/>
          <w:sz w:val="24"/>
          <w:szCs w:val="24"/>
          <w:rtl/>
        </w:rPr>
      </w:pPr>
      <w:r>
        <w:rPr>
          <w:rFonts w:ascii="David" w:eastAsia="Times New Roman" w:hAnsi="David" w:cs="David" w:hint="cs"/>
          <w:sz w:val="24"/>
          <w:szCs w:val="24"/>
          <w:rtl/>
        </w:rPr>
        <w:t xml:space="preserve">            </w:t>
      </w:r>
      <w:r w:rsidRPr="00E56613">
        <w:rPr>
          <w:rFonts w:ascii="David" w:eastAsia="Times New Roman" w:hAnsi="David" w:cs="David"/>
          <w:sz w:val="24"/>
          <w:szCs w:val="24"/>
          <w:rtl/>
        </w:rPr>
        <w:t xml:space="preserve">תאריך </w:t>
      </w:r>
      <w:sdt>
        <w:sdtPr>
          <w:rPr>
            <w:rFonts w:ascii="David" w:eastAsia="Times New Roman" w:hAnsi="David" w:cs="David"/>
            <w:color w:val="000080"/>
            <w:sz w:val="24"/>
            <w:szCs w:val="24"/>
            <w:rtl/>
          </w:rPr>
          <w:alias w:val="מדד בסיס"/>
          <w:tag w:val="cntMadadBase"/>
          <w:id w:val="2034921039"/>
          <w:placeholder>
            <w:docPart w:val="A4619D71C3CD4CA1BD69C14BDA254E44"/>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MadadBase[1]" w:storeItemID="{81709D4C-33DC-48CC-AC7E-130A245806EE}"/>
          <w:date>
            <w:dateFormat w:val="dd/MM/yyyy"/>
            <w:lid w:val="he-IL"/>
            <w:storeMappedDataAs w:val="dateTime"/>
            <w:calendar w:val="gregorian"/>
          </w:date>
        </w:sdtPr>
        <w:sdtEndPr/>
        <w:sdtContent>
          <w:r w:rsidRPr="00AD35D2">
            <w:rPr>
              <w:rStyle w:val="a8"/>
              <w:color w:val="00B0F0"/>
              <w:rtl/>
            </w:rPr>
            <w:t>[מדד בסיס]</w:t>
          </w:r>
        </w:sdtContent>
      </w:sdt>
      <w:r w:rsidRPr="00E56613">
        <w:rPr>
          <w:rFonts w:ascii="David" w:eastAsia="Times New Roman" w:hAnsi="David" w:cs="David"/>
          <w:sz w:val="24"/>
          <w:szCs w:val="24"/>
          <w:rtl/>
        </w:rPr>
        <w:t xml:space="preserve"> אשר עמד על </w:t>
      </w:r>
      <w:sdt>
        <w:sdtPr>
          <w:rPr>
            <w:rFonts w:ascii="David" w:eastAsia="Times New Roman" w:hAnsi="David" w:cs="David"/>
            <w:color w:val="000080"/>
            <w:sz w:val="24"/>
            <w:szCs w:val="24"/>
            <w:rtl/>
          </w:rPr>
          <w:alias w:val="נקודות מדד"/>
          <w:tag w:val="cntMadadPoints"/>
          <w:id w:val="711010975"/>
          <w:placeholder>
            <w:docPart w:val="22E994D1002049A4A8AD2504B137F035"/>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MadadPoints[1]" w:storeItemID="{81709D4C-33DC-48CC-AC7E-130A245806EE}"/>
          <w:text/>
        </w:sdtPr>
        <w:sdtEndPr/>
        <w:sdtContent>
          <w:r w:rsidRPr="00AD35D2">
            <w:rPr>
              <w:rStyle w:val="a8"/>
              <w:color w:val="00B0F0"/>
              <w:rtl/>
            </w:rPr>
            <w:t>[נקודות מדד]</w:t>
          </w:r>
        </w:sdtContent>
      </w:sdt>
      <w:r w:rsidRPr="00E56613">
        <w:rPr>
          <w:rFonts w:ascii="David" w:eastAsia="Times New Roman" w:hAnsi="David" w:cs="David"/>
          <w:sz w:val="24"/>
          <w:szCs w:val="24"/>
          <w:rtl/>
        </w:rPr>
        <w:t xml:space="preserve"> נקודות.</w:t>
      </w:r>
    </w:p>
    <w:p w14:paraId="22CED77E" w14:textId="77777777" w:rsidR="00E56613" w:rsidRPr="00E56613" w:rsidRDefault="00E56613" w:rsidP="00AD35D2">
      <w:pPr>
        <w:spacing w:before="0" w:beforeAutospacing="0" w:after="0" w:afterAutospacing="0" w:line="360" w:lineRule="auto"/>
        <w:ind w:left="851" w:hanging="567"/>
        <w:jc w:val="both"/>
        <w:rPr>
          <w:rFonts w:ascii="David" w:eastAsia="Times New Roman" w:hAnsi="David" w:cs="David"/>
          <w:sz w:val="24"/>
          <w:szCs w:val="24"/>
          <w:rtl/>
        </w:rPr>
      </w:pPr>
      <w:r w:rsidRPr="00E56613">
        <w:rPr>
          <w:rFonts w:ascii="David" w:eastAsia="Times New Roman" w:hAnsi="David" w:cs="David"/>
          <w:sz w:val="24"/>
          <w:szCs w:val="24"/>
          <w:rtl/>
        </w:rPr>
        <w:t>ד.</w:t>
      </w:r>
      <w:r w:rsidRPr="00E56613">
        <w:rPr>
          <w:rFonts w:ascii="David" w:eastAsia="Times New Roman" w:hAnsi="David" w:cs="David"/>
          <w:sz w:val="24"/>
          <w:szCs w:val="24"/>
          <w:rtl/>
        </w:rPr>
        <w:tab/>
        <w:t>הסכומים הנ"ל אינם כוללים מע"מ.</w:t>
      </w:r>
    </w:p>
    <w:p w14:paraId="742DBDE2" w14:textId="77777777" w:rsidR="00E56613" w:rsidRPr="00E56613" w:rsidRDefault="00E56613" w:rsidP="00E56613">
      <w:pPr>
        <w:spacing w:before="0" w:beforeAutospacing="0" w:after="0" w:afterAutospacing="0" w:line="240" w:lineRule="auto"/>
        <w:jc w:val="both"/>
        <w:rPr>
          <w:rFonts w:ascii="David" w:eastAsia="Times New Roman" w:hAnsi="David" w:cs="David"/>
          <w:sz w:val="24"/>
          <w:szCs w:val="24"/>
          <w:rtl/>
        </w:rPr>
      </w:pPr>
    </w:p>
    <w:p w14:paraId="19DA8163" w14:textId="77777777" w:rsidR="00E56613" w:rsidRPr="00E56613" w:rsidRDefault="00E56613" w:rsidP="00E56613">
      <w:pPr>
        <w:spacing w:before="0" w:beforeAutospacing="0" w:after="0" w:afterAutospacing="0" w:line="360" w:lineRule="auto"/>
        <w:ind w:left="284" w:hanging="284"/>
        <w:jc w:val="both"/>
        <w:rPr>
          <w:rFonts w:ascii="David" w:eastAsia="Times New Roman" w:hAnsi="David" w:cs="David"/>
          <w:sz w:val="24"/>
          <w:szCs w:val="24"/>
          <w:rtl/>
        </w:rPr>
      </w:pPr>
      <w:r w:rsidRPr="00E56613">
        <w:rPr>
          <w:rFonts w:ascii="David" w:eastAsia="Times New Roman" w:hAnsi="David" w:cs="David"/>
          <w:sz w:val="24"/>
          <w:szCs w:val="24"/>
          <w:rtl/>
        </w:rPr>
        <w:t>5.</w:t>
      </w:r>
      <w:r w:rsidRPr="00E56613">
        <w:rPr>
          <w:rFonts w:ascii="David" w:eastAsia="Times New Roman" w:hAnsi="David" w:cs="David"/>
          <w:sz w:val="24"/>
          <w:szCs w:val="24"/>
          <w:rtl/>
        </w:rPr>
        <w:tab/>
      </w:r>
      <w:r w:rsidRPr="00E56613">
        <w:rPr>
          <w:rFonts w:ascii="David" w:eastAsia="Times New Roman" w:hAnsi="David" w:cs="David"/>
          <w:b/>
          <w:bCs/>
          <w:sz w:val="24"/>
          <w:szCs w:val="24"/>
          <w:u w:val="single"/>
          <w:rtl/>
        </w:rPr>
        <w:t>ערבויות</w:t>
      </w:r>
    </w:p>
    <w:p w14:paraId="6EA27739" w14:textId="77777777" w:rsidR="001A64F5" w:rsidRPr="004D1D17" w:rsidRDefault="00E56613" w:rsidP="00C24089">
      <w:pPr>
        <w:spacing w:before="0" w:beforeAutospacing="0" w:line="240" w:lineRule="auto"/>
        <w:ind w:left="851" w:hanging="567"/>
        <w:rPr>
          <w:rFonts w:cs="David"/>
          <w:sz w:val="24"/>
          <w:szCs w:val="24"/>
          <w:rtl/>
        </w:rPr>
      </w:pPr>
      <w:r w:rsidRPr="00E56613">
        <w:rPr>
          <w:rFonts w:ascii="David" w:eastAsia="Times New Roman" w:hAnsi="David" w:cs="David"/>
          <w:sz w:val="24"/>
          <w:szCs w:val="24"/>
          <w:rtl/>
        </w:rPr>
        <w:t>א.</w:t>
      </w:r>
      <w:r w:rsidRPr="00E56613">
        <w:rPr>
          <w:rFonts w:ascii="David" w:eastAsia="Times New Roman" w:hAnsi="David" w:cs="David"/>
          <w:sz w:val="24"/>
          <w:szCs w:val="24"/>
          <w:rtl/>
        </w:rPr>
        <w:tab/>
      </w:r>
      <w:r w:rsidR="001A64F5" w:rsidRPr="004D1D17">
        <w:rPr>
          <w:rFonts w:cs="David" w:hint="eastAsia"/>
          <w:sz w:val="24"/>
          <w:szCs w:val="24"/>
          <w:rtl/>
        </w:rPr>
        <w:t>הספק</w:t>
      </w:r>
      <w:r w:rsidR="001A64F5" w:rsidRPr="004D1D17">
        <w:rPr>
          <w:rFonts w:cs="David"/>
          <w:sz w:val="24"/>
          <w:szCs w:val="24"/>
          <w:rtl/>
        </w:rPr>
        <w:t xml:space="preserve"> </w:t>
      </w:r>
      <w:r w:rsidR="001A64F5" w:rsidRPr="004D1D17">
        <w:rPr>
          <w:rFonts w:cs="David" w:hint="eastAsia"/>
          <w:sz w:val="24"/>
          <w:szCs w:val="24"/>
          <w:rtl/>
        </w:rPr>
        <w:t>ימסור</w:t>
      </w:r>
      <w:r w:rsidR="001A64F5" w:rsidRPr="004D1D17">
        <w:rPr>
          <w:rFonts w:cs="David"/>
          <w:sz w:val="24"/>
          <w:szCs w:val="24"/>
          <w:rtl/>
        </w:rPr>
        <w:t xml:space="preserve"> </w:t>
      </w:r>
      <w:r w:rsidR="001A64F5" w:rsidRPr="004D1D17">
        <w:rPr>
          <w:rFonts w:cs="David" w:hint="eastAsia"/>
          <w:sz w:val="24"/>
          <w:szCs w:val="24"/>
          <w:rtl/>
        </w:rPr>
        <w:t>לקבלן</w:t>
      </w:r>
      <w:r w:rsidR="001A64F5" w:rsidRPr="004D1D17">
        <w:rPr>
          <w:rFonts w:cs="David"/>
          <w:sz w:val="24"/>
          <w:szCs w:val="24"/>
          <w:rtl/>
        </w:rPr>
        <w:t xml:space="preserve"> </w:t>
      </w:r>
      <w:r w:rsidR="001A64F5" w:rsidRPr="004D1D17">
        <w:rPr>
          <w:rFonts w:cs="David" w:hint="eastAsia"/>
          <w:sz w:val="24"/>
          <w:szCs w:val="24"/>
          <w:rtl/>
        </w:rPr>
        <w:t>ערבות</w:t>
      </w:r>
      <w:r w:rsidR="001A64F5" w:rsidRPr="004D1D17">
        <w:rPr>
          <w:rFonts w:cs="David"/>
          <w:sz w:val="24"/>
          <w:szCs w:val="24"/>
          <w:rtl/>
        </w:rPr>
        <w:t xml:space="preserve"> </w:t>
      </w:r>
      <w:r w:rsidR="001A64F5" w:rsidRPr="004D1D17">
        <w:rPr>
          <w:rFonts w:cs="David" w:hint="eastAsia"/>
          <w:sz w:val="24"/>
          <w:szCs w:val="24"/>
          <w:rtl/>
        </w:rPr>
        <w:t>אוטונומית</w:t>
      </w:r>
      <w:r w:rsidR="001A64F5" w:rsidRPr="004D1D17">
        <w:rPr>
          <w:rFonts w:cs="David"/>
          <w:sz w:val="24"/>
          <w:szCs w:val="24"/>
          <w:rtl/>
        </w:rPr>
        <w:t xml:space="preserve"> </w:t>
      </w:r>
      <w:r w:rsidR="001A64F5" w:rsidRPr="004D1D17">
        <w:rPr>
          <w:rFonts w:cs="David" w:hint="eastAsia"/>
          <w:sz w:val="24"/>
          <w:szCs w:val="24"/>
          <w:rtl/>
        </w:rPr>
        <w:t>בסך</w:t>
      </w:r>
      <w:r w:rsidR="001A64F5" w:rsidRPr="004D1D17">
        <w:rPr>
          <w:rFonts w:cs="David"/>
          <w:sz w:val="24"/>
          <w:szCs w:val="24"/>
          <w:rtl/>
        </w:rPr>
        <w:t xml:space="preserve"> 5% </w:t>
      </w:r>
      <w:r w:rsidR="001A64F5" w:rsidRPr="004D1D17">
        <w:rPr>
          <w:rFonts w:cs="David" w:hint="eastAsia"/>
          <w:sz w:val="24"/>
          <w:szCs w:val="24"/>
          <w:rtl/>
        </w:rPr>
        <w:t>מאומדן</w:t>
      </w:r>
      <w:r w:rsidR="001A64F5" w:rsidRPr="004D1D17">
        <w:rPr>
          <w:rFonts w:cs="David"/>
          <w:sz w:val="24"/>
          <w:szCs w:val="24"/>
          <w:rtl/>
        </w:rPr>
        <w:t xml:space="preserve"> </w:t>
      </w:r>
      <w:r w:rsidR="001A64F5" w:rsidRPr="004D1D17">
        <w:rPr>
          <w:rFonts w:cs="David" w:hint="eastAsia"/>
          <w:sz w:val="24"/>
          <w:szCs w:val="24"/>
          <w:rtl/>
        </w:rPr>
        <w:t>מחיר</w:t>
      </w:r>
      <w:r w:rsidR="001A64F5" w:rsidRPr="004D1D17">
        <w:rPr>
          <w:rFonts w:cs="David"/>
          <w:sz w:val="24"/>
          <w:szCs w:val="24"/>
          <w:rtl/>
        </w:rPr>
        <w:t xml:space="preserve"> </w:t>
      </w:r>
      <w:r w:rsidR="001A64F5" w:rsidRPr="004D1D17">
        <w:rPr>
          <w:rFonts w:cs="David" w:hint="eastAsia"/>
          <w:sz w:val="24"/>
          <w:szCs w:val="24"/>
          <w:rtl/>
        </w:rPr>
        <w:t>העבודות</w:t>
      </w:r>
      <w:r w:rsidR="001A64F5" w:rsidRPr="004D1D17">
        <w:rPr>
          <w:rFonts w:cs="David"/>
          <w:sz w:val="24"/>
          <w:szCs w:val="24"/>
          <w:rtl/>
        </w:rPr>
        <w:t xml:space="preserve"> </w:t>
      </w:r>
      <w:r w:rsidR="001A64F5" w:rsidRPr="004D1D17">
        <w:rPr>
          <w:rFonts w:cs="David" w:hint="eastAsia"/>
          <w:sz w:val="24"/>
          <w:szCs w:val="24"/>
          <w:rtl/>
        </w:rPr>
        <w:t>הכולל</w:t>
      </w:r>
      <w:r w:rsidR="001A64F5" w:rsidRPr="004D1D17">
        <w:rPr>
          <w:rFonts w:cs="David"/>
          <w:sz w:val="24"/>
          <w:szCs w:val="24"/>
          <w:rtl/>
        </w:rPr>
        <w:t xml:space="preserve"> </w:t>
      </w:r>
      <w:r w:rsidR="001A64F5" w:rsidRPr="004D1D17">
        <w:rPr>
          <w:rFonts w:cs="David" w:hint="eastAsia"/>
          <w:sz w:val="24"/>
          <w:szCs w:val="24"/>
          <w:rtl/>
        </w:rPr>
        <w:t>לפרויקט</w:t>
      </w:r>
      <w:r w:rsidR="001A64F5" w:rsidRPr="004D1D17">
        <w:rPr>
          <w:rFonts w:cs="David"/>
          <w:sz w:val="24"/>
          <w:szCs w:val="24"/>
          <w:rtl/>
        </w:rPr>
        <w:t>/</w:t>
      </w:r>
      <w:r w:rsidR="001A64F5" w:rsidRPr="004D1D17">
        <w:rPr>
          <w:rFonts w:cs="David" w:hint="eastAsia"/>
          <w:sz w:val="24"/>
          <w:szCs w:val="24"/>
          <w:rtl/>
        </w:rPr>
        <w:t>לבניין</w:t>
      </w:r>
      <w:r w:rsidR="001A64F5" w:rsidRPr="004D1D17">
        <w:rPr>
          <w:rFonts w:cs="David"/>
          <w:sz w:val="24"/>
          <w:szCs w:val="24"/>
          <w:rtl/>
        </w:rPr>
        <w:t>.</w:t>
      </w:r>
    </w:p>
    <w:p w14:paraId="69C4B1C0" w14:textId="77777777" w:rsidR="001A64F5" w:rsidRPr="004D1D17" w:rsidRDefault="001A64F5" w:rsidP="00C24089">
      <w:pPr>
        <w:spacing w:before="0" w:beforeAutospacing="0" w:line="240" w:lineRule="auto"/>
        <w:ind w:left="851"/>
        <w:rPr>
          <w:rFonts w:cs="David"/>
          <w:sz w:val="24"/>
          <w:szCs w:val="24"/>
          <w:rtl/>
        </w:rPr>
      </w:pPr>
      <w:r w:rsidRPr="004D1D17">
        <w:rPr>
          <w:rFonts w:cs="David" w:hint="eastAsia"/>
          <w:sz w:val="24"/>
          <w:szCs w:val="24"/>
          <w:rtl/>
        </w:rPr>
        <w:t>כתנאי</w:t>
      </w:r>
      <w:r w:rsidRPr="004D1D17">
        <w:rPr>
          <w:rFonts w:cs="David"/>
          <w:sz w:val="24"/>
          <w:szCs w:val="24"/>
          <w:rtl/>
        </w:rPr>
        <w:t xml:space="preserve"> </w:t>
      </w:r>
      <w:r w:rsidRPr="004D1D17">
        <w:rPr>
          <w:rFonts w:cs="David" w:hint="eastAsia"/>
          <w:sz w:val="24"/>
          <w:szCs w:val="24"/>
          <w:rtl/>
        </w:rPr>
        <w:t>לתשלום</w:t>
      </w:r>
      <w:r w:rsidRPr="004D1D17">
        <w:rPr>
          <w:rFonts w:cs="David"/>
          <w:sz w:val="24"/>
          <w:szCs w:val="24"/>
          <w:rtl/>
        </w:rPr>
        <w:t xml:space="preserve"> </w:t>
      </w:r>
      <w:r w:rsidRPr="004D1D17">
        <w:rPr>
          <w:rFonts w:cs="David" w:hint="eastAsia"/>
          <w:sz w:val="24"/>
          <w:szCs w:val="24"/>
          <w:rtl/>
        </w:rPr>
        <w:t>הח</w:t>
      </w:r>
      <w:r w:rsidRPr="004D1D17">
        <w:rPr>
          <w:rFonts w:cs="David"/>
          <w:sz w:val="24"/>
          <w:szCs w:val="24"/>
          <w:rtl/>
        </w:rPr>
        <w:t>-</w:t>
      </w:r>
      <w:r w:rsidRPr="004D1D17">
        <w:rPr>
          <w:rFonts w:cs="David" w:hint="eastAsia"/>
          <w:sz w:val="24"/>
          <w:szCs w:val="24"/>
          <w:rtl/>
        </w:rPr>
        <w:t>ן</w:t>
      </w:r>
      <w:r w:rsidRPr="004D1D17">
        <w:rPr>
          <w:rFonts w:cs="David"/>
          <w:sz w:val="24"/>
          <w:szCs w:val="24"/>
          <w:rtl/>
        </w:rPr>
        <w:t xml:space="preserve"> </w:t>
      </w:r>
      <w:r w:rsidRPr="004D1D17">
        <w:rPr>
          <w:rFonts w:cs="David" w:hint="eastAsia"/>
          <w:sz w:val="24"/>
          <w:szCs w:val="24"/>
          <w:rtl/>
        </w:rPr>
        <w:t>הסופי</w:t>
      </w:r>
      <w:r w:rsidRPr="004D1D17">
        <w:rPr>
          <w:rFonts w:cs="David"/>
          <w:sz w:val="24"/>
          <w:szCs w:val="24"/>
          <w:rtl/>
        </w:rPr>
        <w:t xml:space="preserve"> </w:t>
      </w:r>
      <w:r w:rsidRPr="004D1D17">
        <w:rPr>
          <w:rFonts w:cs="David" w:hint="eastAsia"/>
          <w:sz w:val="24"/>
          <w:szCs w:val="24"/>
          <w:rtl/>
        </w:rPr>
        <w:t>ימסור</w:t>
      </w:r>
      <w:r w:rsidRPr="004D1D17">
        <w:rPr>
          <w:rFonts w:cs="David"/>
          <w:sz w:val="24"/>
          <w:szCs w:val="24"/>
          <w:rtl/>
        </w:rPr>
        <w:t xml:space="preserve"> </w:t>
      </w:r>
      <w:r w:rsidRPr="004D1D17">
        <w:rPr>
          <w:rFonts w:cs="David" w:hint="eastAsia"/>
          <w:sz w:val="24"/>
          <w:szCs w:val="24"/>
          <w:rtl/>
        </w:rPr>
        <w:t>הספק</w:t>
      </w:r>
      <w:r w:rsidRPr="004D1D17">
        <w:rPr>
          <w:rFonts w:cs="David"/>
          <w:sz w:val="24"/>
          <w:szCs w:val="24"/>
          <w:rtl/>
        </w:rPr>
        <w:t xml:space="preserve"> </w:t>
      </w:r>
      <w:r w:rsidRPr="004D1D17">
        <w:rPr>
          <w:rFonts w:cs="David" w:hint="eastAsia"/>
          <w:sz w:val="24"/>
          <w:szCs w:val="24"/>
          <w:rtl/>
        </w:rPr>
        <w:t>למזמין</w:t>
      </w:r>
      <w:r w:rsidRPr="004D1D17">
        <w:rPr>
          <w:rFonts w:cs="David"/>
          <w:sz w:val="24"/>
          <w:szCs w:val="24"/>
          <w:rtl/>
        </w:rPr>
        <w:t xml:space="preserve"> </w:t>
      </w:r>
      <w:r w:rsidRPr="004D1D17">
        <w:rPr>
          <w:rFonts w:cs="David" w:hint="eastAsia"/>
          <w:sz w:val="24"/>
          <w:szCs w:val="24"/>
          <w:rtl/>
        </w:rPr>
        <w:t>ערבות</w:t>
      </w:r>
      <w:r w:rsidRPr="004D1D17">
        <w:rPr>
          <w:rFonts w:cs="David"/>
          <w:sz w:val="24"/>
          <w:szCs w:val="24"/>
          <w:rtl/>
        </w:rPr>
        <w:t xml:space="preserve"> </w:t>
      </w:r>
      <w:r w:rsidRPr="004D1D17">
        <w:rPr>
          <w:rFonts w:cs="David" w:hint="eastAsia"/>
          <w:sz w:val="24"/>
          <w:szCs w:val="24"/>
          <w:rtl/>
        </w:rPr>
        <w:t>בנקאית</w:t>
      </w:r>
      <w:r w:rsidRPr="004D1D17">
        <w:rPr>
          <w:rFonts w:cs="David"/>
          <w:sz w:val="24"/>
          <w:szCs w:val="24"/>
          <w:rtl/>
        </w:rPr>
        <w:t xml:space="preserve"> </w:t>
      </w:r>
      <w:r w:rsidRPr="004D1D17">
        <w:rPr>
          <w:rFonts w:cs="David" w:hint="eastAsia"/>
          <w:sz w:val="24"/>
          <w:szCs w:val="24"/>
          <w:rtl/>
        </w:rPr>
        <w:t>אוטונומית</w:t>
      </w:r>
      <w:r w:rsidRPr="004D1D17">
        <w:rPr>
          <w:rFonts w:cs="David"/>
          <w:sz w:val="24"/>
          <w:szCs w:val="24"/>
          <w:rtl/>
        </w:rPr>
        <w:t xml:space="preserve"> </w:t>
      </w:r>
      <w:r w:rsidRPr="004D1D17">
        <w:rPr>
          <w:rFonts w:cs="David" w:hint="eastAsia"/>
          <w:sz w:val="24"/>
          <w:szCs w:val="24"/>
          <w:rtl/>
        </w:rPr>
        <w:t>בסך</w:t>
      </w:r>
      <w:r w:rsidRPr="004D1D17">
        <w:rPr>
          <w:rFonts w:cs="David"/>
          <w:sz w:val="24"/>
          <w:szCs w:val="24"/>
          <w:rtl/>
        </w:rPr>
        <w:t xml:space="preserve"> 5% </w:t>
      </w:r>
      <w:r w:rsidRPr="004D1D17">
        <w:rPr>
          <w:rFonts w:cs="David" w:hint="eastAsia"/>
          <w:sz w:val="24"/>
          <w:szCs w:val="24"/>
          <w:rtl/>
        </w:rPr>
        <w:t>מסך</w:t>
      </w:r>
      <w:r w:rsidRPr="004D1D17">
        <w:rPr>
          <w:rFonts w:cs="David"/>
          <w:sz w:val="24"/>
          <w:szCs w:val="24"/>
          <w:rtl/>
        </w:rPr>
        <w:t xml:space="preserve"> </w:t>
      </w:r>
      <w:r w:rsidRPr="004D1D17">
        <w:rPr>
          <w:rFonts w:cs="David" w:hint="eastAsia"/>
          <w:sz w:val="24"/>
          <w:szCs w:val="24"/>
          <w:rtl/>
        </w:rPr>
        <w:t>החשבון</w:t>
      </w:r>
      <w:r w:rsidRPr="004D1D17">
        <w:rPr>
          <w:rFonts w:cs="David"/>
          <w:sz w:val="24"/>
          <w:szCs w:val="24"/>
          <w:rtl/>
        </w:rPr>
        <w:t xml:space="preserve"> </w:t>
      </w:r>
      <w:r w:rsidRPr="004D1D17">
        <w:rPr>
          <w:rFonts w:cs="David" w:hint="eastAsia"/>
          <w:sz w:val="24"/>
          <w:szCs w:val="24"/>
          <w:rtl/>
        </w:rPr>
        <w:t>הסופי</w:t>
      </w:r>
      <w:r w:rsidRPr="004D1D17">
        <w:rPr>
          <w:rFonts w:cs="David"/>
          <w:sz w:val="24"/>
          <w:szCs w:val="24"/>
          <w:rtl/>
        </w:rPr>
        <w:t xml:space="preserve"> </w:t>
      </w:r>
      <w:r w:rsidRPr="004D1D17">
        <w:rPr>
          <w:rFonts w:cs="David" w:hint="eastAsia"/>
          <w:sz w:val="24"/>
          <w:szCs w:val="24"/>
          <w:rtl/>
        </w:rPr>
        <w:t>המצטבר</w:t>
      </w:r>
      <w:r w:rsidRPr="004D1D17">
        <w:rPr>
          <w:rFonts w:cs="David"/>
          <w:sz w:val="24"/>
          <w:szCs w:val="24"/>
          <w:rtl/>
        </w:rPr>
        <w:t>.</w:t>
      </w:r>
    </w:p>
    <w:p w14:paraId="39E41041" w14:textId="77777777" w:rsidR="00E56613" w:rsidRPr="00E56613" w:rsidRDefault="00E56613" w:rsidP="00E56613">
      <w:pPr>
        <w:spacing w:before="0" w:beforeAutospacing="0" w:after="0" w:afterAutospacing="0" w:line="360" w:lineRule="auto"/>
        <w:ind w:left="1418" w:hanging="567"/>
        <w:jc w:val="both"/>
        <w:rPr>
          <w:rFonts w:ascii="David" w:eastAsia="Times New Roman" w:hAnsi="David" w:cs="David"/>
          <w:sz w:val="24"/>
          <w:szCs w:val="24"/>
          <w:rtl/>
        </w:rPr>
      </w:pPr>
    </w:p>
    <w:p w14:paraId="7D5070F7" w14:textId="77777777" w:rsidR="00E56613" w:rsidRPr="00E56613" w:rsidRDefault="00E56613" w:rsidP="001A64F5">
      <w:pPr>
        <w:spacing w:before="0" w:beforeAutospacing="0" w:after="0" w:afterAutospacing="0" w:line="360" w:lineRule="auto"/>
        <w:ind w:left="851" w:hanging="567"/>
        <w:jc w:val="both"/>
        <w:rPr>
          <w:rFonts w:ascii="David" w:eastAsia="Times New Roman" w:hAnsi="David" w:cs="David"/>
          <w:sz w:val="24"/>
          <w:szCs w:val="24"/>
          <w:rtl/>
        </w:rPr>
      </w:pPr>
      <w:r w:rsidRPr="00E56613">
        <w:rPr>
          <w:rFonts w:ascii="David" w:eastAsia="Times New Roman" w:hAnsi="David" w:cs="David"/>
          <w:sz w:val="24"/>
          <w:szCs w:val="24"/>
          <w:rtl/>
        </w:rPr>
        <w:t>ב.</w:t>
      </w:r>
      <w:r w:rsidRPr="00E56613">
        <w:rPr>
          <w:rFonts w:ascii="David" w:eastAsia="Times New Roman" w:hAnsi="David" w:cs="David"/>
          <w:sz w:val="24"/>
          <w:szCs w:val="24"/>
          <w:rtl/>
        </w:rPr>
        <w:tab/>
      </w:r>
      <w:r w:rsidR="001A64F5">
        <w:rPr>
          <w:rFonts w:ascii="David" w:eastAsia="Times New Roman" w:hAnsi="David" w:cs="David" w:hint="cs"/>
          <w:b/>
          <w:bCs/>
          <w:sz w:val="24"/>
          <w:szCs w:val="24"/>
          <w:u w:val="single"/>
          <w:rtl/>
        </w:rPr>
        <w:t xml:space="preserve">הקבלן אחראי כי </w:t>
      </w:r>
      <w:r w:rsidRPr="00E56613">
        <w:rPr>
          <w:rFonts w:ascii="David" w:eastAsia="Times New Roman" w:hAnsi="David" w:cs="David"/>
          <w:b/>
          <w:bCs/>
          <w:sz w:val="24"/>
          <w:szCs w:val="24"/>
          <w:u w:val="single"/>
          <w:rtl/>
        </w:rPr>
        <w:t xml:space="preserve">הספק </w:t>
      </w:r>
      <w:r w:rsidR="001A64F5">
        <w:rPr>
          <w:rFonts w:ascii="David" w:eastAsia="Times New Roman" w:hAnsi="David" w:cs="David" w:hint="cs"/>
          <w:b/>
          <w:bCs/>
          <w:sz w:val="24"/>
          <w:szCs w:val="24"/>
          <w:u w:val="single"/>
          <w:rtl/>
        </w:rPr>
        <w:t>י</w:t>
      </w:r>
      <w:r w:rsidRPr="00E56613">
        <w:rPr>
          <w:rFonts w:ascii="David" w:eastAsia="Times New Roman" w:hAnsi="David" w:cs="David"/>
          <w:b/>
          <w:bCs/>
          <w:sz w:val="24"/>
          <w:szCs w:val="24"/>
          <w:u w:val="single"/>
          <w:rtl/>
        </w:rPr>
        <w:t>תחייב לאפשר לרוכשים לקבל ממנו ערבות בנקאית אוטונומית על מלוא היקף הכספי של השדרוג (כולל מע"מ), כנגד כל תשלום. הספק מתחייב להודיע לרוכשים על האפשרות לקבלת את הערבות כאמור, תוך ציון מראש של עלות עמלת הערבות אשר תחול על הרוכשים</w:t>
      </w:r>
      <w:r w:rsidRPr="00E56613">
        <w:rPr>
          <w:rFonts w:ascii="David" w:eastAsia="Times New Roman" w:hAnsi="David" w:cs="David"/>
          <w:sz w:val="24"/>
          <w:szCs w:val="24"/>
          <w:rtl/>
        </w:rPr>
        <w:t xml:space="preserve">. </w:t>
      </w:r>
    </w:p>
    <w:p w14:paraId="120AAE64" w14:textId="77777777" w:rsidR="00E56613" w:rsidRPr="00E56613" w:rsidRDefault="00E56613" w:rsidP="00E56613">
      <w:pPr>
        <w:spacing w:before="0" w:beforeAutospacing="0" w:after="0" w:afterAutospacing="0" w:line="240" w:lineRule="auto"/>
        <w:jc w:val="both"/>
        <w:rPr>
          <w:rFonts w:ascii="David" w:eastAsia="Times New Roman" w:hAnsi="David" w:cs="David"/>
          <w:sz w:val="24"/>
          <w:szCs w:val="24"/>
          <w:rtl/>
        </w:rPr>
      </w:pPr>
    </w:p>
    <w:p w14:paraId="3ED0F324" w14:textId="77777777" w:rsidR="00E56613" w:rsidRPr="00E56613" w:rsidRDefault="00E56613" w:rsidP="00E56613">
      <w:pPr>
        <w:spacing w:before="0" w:beforeAutospacing="0" w:after="0" w:afterAutospacing="0" w:line="360" w:lineRule="auto"/>
        <w:ind w:left="284" w:hanging="284"/>
        <w:jc w:val="both"/>
        <w:rPr>
          <w:rFonts w:ascii="David" w:eastAsia="Times New Roman" w:hAnsi="David" w:cs="David"/>
          <w:sz w:val="24"/>
          <w:szCs w:val="24"/>
          <w:rtl/>
        </w:rPr>
      </w:pPr>
      <w:r w:rsidRPr="00E56613">
        <w:rPr>
          <w:rFonts w:ascii="David" w:eastAsia="Times New Roman" w:hAnsi="David" w:cs="David"/>
          <w:sz w:val="24"/>
          <w:szCs w:val="24"/>
          <w:rtl/>
        </w:rPr>
        <w:t>6.</w:t>
      </w:r>
      <w:r w:rsidRPr="00E56613">
        <w:rPr>
          <w:rFonts w:ascii="David" w:eastAsia="Times New Roman" w:hAnsi="David" w:cs="David"/>
          <w:sz w:val="24"/>
          <w:szCs w:val="24"/>
          <w:rtl/>
        </w:rPr>
        <w:tab/>
        <w:t xml:space="preserve"> מבוטל</w:t>
      </w:r>
    </w:p>
    <w:p w14:paraId="710C8A7C" w14:textId="77777777" w:rsidR="00E56613" w:rsidRPr="00E56613" w:rsidRDefault="00E56613" w:rsidP="00E56613">
      <w:pPr>
        <w:spacing w:before="0" w:beforeAutospacing="0" w:after="0" w:afterAutospacing="0" w:line="360" w:lineRule="auto"/>
        <w:jc w:val="both"/>
        <w:rPr>
          <w:rFonts w:ascii="David" w:eastAsia="Times New Roman" w:hAnsi="David" w:cs="David"/>
          <w:sz w:val="24"/>
          <w:szCs w:val="24"/>
          <w:rtl/>
        </w:rPr>
      </w:pPr>
    </w:p>
    <w:p w14:paraId="0929B228" w14:textId="77777777" w:rsidR="00E56613" w:rsidRPr="00E56613" w:rsidRDefault="00E56613" w:rsidP="00E56613">
      <w:pPr>
        <w:spacing w:before="0" w:beforeAutospacing="0" w:after="0" w:afterAutospacing="0" w:line="360" w:lineRule="auto"/>
        <w:ind w:left="284" w:hanging="284"/>
        <w:jc w:val="both"/>
        <w:rPr>
          <w:rFonts w:ascii="David" w:eastAsia="Times New Roman" w:hAnsi="David" w:cs="David"/>
          <w:sz w:val="24"/>
          <w:szCs w:val="24"/>
          <w:rtl/>
        </w:rPr>
      </w:pPr>
      <w:r w:rsidRPr="00E56613">
        <w:rPr>
          <w:rFonts w:ascii="David" w:eastAsia="Times New Roman" w:hAnsi="David" w:cs="David"/>
          <w:sz w:val="24"/>
          <w:szCs w:val="24"/>
          <w:rtl/>
        </w:rPr>
        <w:t>7.</w:t>
      </w:r>
      <w:r w:rsidRPr="00E56613">
        <w:rPr>
          <w:rFonts w:ascii="David" w:eastAsia="Times New Roman" w:hAnsi="David" w:cs="David"/>
          <w:sz w:val="24"/>
          <w:szCs w:val="24"/>
          <w:rtl/>
        </w:rPr>
        <w:tab/>
      </w:r>
      <w:r w:rsidRPr="00E56613">
        <w:rPr>
          <w:rFonts w:ascii="David" w:eastAsia="Times New Roman" w:hAnsi="David" w:cs="David"/>
          <w:b/>
          <w:bCs/>
          <w:sz w:val="24"/>
          <w:szCs w:val="24"/>
          <w:u w:val="single"/>
          <w:rtl/>
        </w:rPr>
        <w:t>הפניית רוכשי הדירות לספק - שינויים ותוספות</w:t>
      </w:r>
    </w:p>
    <w:p w14:paraId="1FA46CCB" w14:textId="77777777" w:rsidR="00E56613" w:rsidRPr="00E56613" w:rsidRDefault="00E56613" w:rsidP="00E56613">
      <w:pPr>
        <w:spacing w:before="0" w:beforeAutospacing="0" w:after="0" w:afterAutospacing="0" w:line="360" w:lineRule="auto"/>
        <w:ind w:left="851" w:hanging="567"/>
        <w:jc w:val="both"/>
        <w:rPr>
          <w:rFonts w:ascii="David" w:eastAsia="Times New Roman" w:hAnsi="David" w:cs="David"/>
          <w:sz w:val="24"/>
          <w:szCs w:val="24"/>
          <w:rtl/>
        </w:rPr>
      </w:pPr>
      <w:r w:rsidRPr="00E56613">
        <w:rPr>
          <w:rFonts w:ascii="David" w:eastAsia="Times New Roman" w:hAnsi="David" w:cs="David"/>
          <w:sz w:val="24"/>
          <w:szCs w:val="24"/>
          <w:rtl/>
        </w:rPr>
        <w:t>א.</w:t>
      </w:r>
      <w:r w:rsidRPr="00E56613">
        <w:rPr>
          <w:rFonts w:ascii="David" w:eastAsia="Times New Roman" w:hAnsi="David" w:cs="David"/>
          <w:sz w:val="24"/>
          <w:szCs w:val="24"/>
          <w:rtl/>
        </w:rPr>
        <w:tab/>
        <w:t>הקבלן יעביר, מעת לעת, לספק את פרטי רוכשי הדירות בפרויקט/בבניין. הספק יצור קשר עם רוכשי הדירות ויזמינם לחנות הספק.</w:t>
      </w:r>
    </w:p>
    <w:p w14:paraId="01EE6D6F" w14:textId="77777777" w:rsidR="00E56613" w:rsidRPr="00E56613" w:rsidRDefault="00E56613" w:rsidP="00E56613">
      <w:pPr>
        <w:spacing w:before="0" w:beforeAutospacing="0" w:after="0" w:afterAutospacing="0" w:line="360" w:lineRule="auto"/>
        <w:ind w:left="852"/>
        <w:jc w:val="both"/>
        <w:rPr>
          <w:rFonts w:ascii="David" w:eastAsia="Times New Roman" w:hAnsi="David" w:cs="David"/>
          <w:sz w:val="24"/>
          <w:szCs w:val="24"/>
          <w:rtl/>
        </w:rPr>
      </w:pPr>
      <w:r w:rsidRPr="00E56613">
        <w:rPr>
          <w:rFonts w:ascii="David" w:eastAsia="Times New Roman" w:hAnsi="David" w:cs="David"/>
          <w:sz w:val="24"/>
          <w:szCs w:val="24"/>
          <w:rtl/>
        </w:rPr>
        <w:t>מעצב/אדריכל פנים מטעם הספק יציג בפני הרוכש את תכניות הארונות בהתאם למפרט שנקבע בחוזה זה לרבות החלופות השונות המפורטות בו. הספק יחתים את הרוכש על התכניות בהם פרוט החלופות שנבחרו ע"י הרוכש, ויעביר עותק מהתכניות החתומות לקבלן ובתכנית יפורטו: שם הפרויקט, הבנין, הדירה, פרטי הרוכש, חתימת הרוכש, תאריך וזיהוי בחירות הרוכש מתוך החלופות הכלולות בסטנדרט.</w:t>
      </w:r>
    </w:p>
    <w:p w14:paraId="32E8EBF4" w14:textId="77777777" w:rsidR="00E56613" w:rsidRPr="00E56613" w:rsidRDefault="00E56613" w:rsidP="00E56613">
      <w:pPr>
        <w:spacing w:before="0" w:beforeAutospacing="0" w:after="0" w:afterAutospacing="0" w:line="360" w:lineRule="auto"/>
        <w:ind w:left="851" w:hanging="567"/>
        <w:jc w:val="both"/>
        <w:rPr>
          <w:rFonts w:ascii="David" w:eastAsia="Times New Roman" w:hAnsi="David" w:cs="David"/>
          <w:sz w:val="24"/>
          <w:szCs w:val="24"/>
          <w:rtl/>
        </w:rPr>
      </w:pPr>
      <w:r w:rsidRPr="00E56613">
        <w:rPr>
          <w:rFonts w:ascii="David" w:eastAsia="Times New Roman" w:hAnsi="David" w:cs="David"/>
          <w:sz w:val="24"/>
          <w:szCs w:val="24"/>
          <w:rtl/>
        </w:rPr>
        <w:t>ב.</w:t>
      </w:r>
      <w:r w:rsidRPr="00E56613">
        <w:rPr>
          <w:rFonts w:ascii="David" w:eastAsia="Times New Roman" w:hAnsi="David" w:cs="David"/>
          <w:sz w:val="24"/>
          <w:szCs w:val="24"/>
          <w:rtl/>
        </w:rPr>
        <w:tab/>
        <w:t>רוכשים שלא יהיו מעוניינים בארונות הסטנדרטיים ולא יהיו מעוניינים בארונות חלופיים מתוצרת הקבלן יופנו ע"י הספק לקבלן.</w:t>
      </w:r>
    </w:p>
    <w:p w14:paraId="2CB0C510" w14:textId="77777777" w:rsidR="00E56613" w:rsidRPr="00E56613" w:rsidRDefault="00E56613" w:rsidP="00E56613">
      <w:pPr>
        <w:spacing w:before="0" w:beforeAutospacing="0" w:after="0" w:afterAutospacing="0" w:line="360" w:lineRule="auto"/>
        <w:ind w:left="851" w:hanging="567"/>
        <w:jc w:val="both"/>
        <w:rPr>
          <w:rFonts w:ascii="David" w:eastAsia="Times New Roman" w:hAnsi="David" w:cs="David"/>
          <w:sz w:val="24"/>
          <w:szCs w:val="24"/>
          <w:rtl/>
        </w:rPr>
      </w:pPr>
      <w:r w:rsidRPr="00E56613">
        <w:rPr>
          <w:rFonts w:ascii="David" w:eastAsia="Times New Roman" w:hAnsi="David" w:cs="David"/>
          <w:sz w:val="24"/>
          <w:szCs w:val="24"/>
          <w:rtl/>
        </w:rPr>
        <w:t>ג.</w:t>
      </w:r>
      <w:r w:rsidRPr="00E56613">
        <w:rPr>
          <w:rFonts w:ascii="David" w:eastAsia="Times New Roman" w:hAnsi="David" w:cs="David"/>
          <w:sz w:val="24"/>
          <w:szCs w:val="24"/>
          <w:rtl/>
        </w:rPr>
        <w:tab/>
        <w:t>לרוכשים שיהיו מעוניינים להזמין מהספק ארונות אחרים  (שדרוג מהסטנדרט) מהארונות המפורטים בחוזה זה יוצעו, ע"י הספק הארונות האחרים במחיר הנמוך ב-20% ממחירון הספק וממחיר זה (לא כולל מע"מ) יופחת סך הגדול פי 2 ממחיר היסוד שנקבע בסעיף 4 בגין ארונות מטבח ובגין ארונות אמבטיה. (המדידה כמפורט לעיל). המזמין ישלם לספק את הסכום שנקבע בסעיף 4 לעיל.</w:t>
      </w:r>
    </w:p>
    <w:p w14:paraId="1484C3FE" w14:textId="77777777" w:rsidR="00E56613" w:rsidRPr="00E56613" w:rsidRDefault="00E56613" w:rsidP="00E56613">
      <w:pPr>
        <w:spacing w:before="0" w:beforeAutospacing="0" w:after="0" w:afterAutospacing="0" w:line="360" w:lineRule="auto"/>
        <w:ind w:left="852"/>
        <w:jc w:val="both"/>
        <w:rPr>
          <w:rFonts w:ascii="David" w:eastAsia="Times New Roman" w:hAnsi="David" w:cs="David"/>
          <w:sz w:val="24"/>
          <w:szCs w:val="24"/>
          <w:rtl/>
        </w:rPr>
      </w:pPr>
      <w:r w:rsidRPr="00E56613">
        <w:rPr>
          <w:rFonts w:ascii="David" w:eastAsia="Times New Roman" w:hAnsi="David" w:cs="David"/>
          <w:sz w:val="24"/>
          <w:szCs w:val="24"/>
          <w:rtl/>
        </w:rPr>
        <w:t>התחשיב הנ"ל יערך רק במקרים בהם הארונות האחרים יהיו שונים בצורה מהותית מהארונות המפורטים בחוזה זה.</w:t>
      </w:r>
    </w:p>
    <w:p w14:paraId="445F9E32" w14:textId="77777777" w:rsidR="00E56613" w:rsidRPr="00E56613" w:rsidRDefault="00E56613" w:rsidP="00237720">
      <w:pPr>
        <w:numPr>
          <w:ilvl w:val="0"/>
          <w:numId w:val="10"/>
        </w:numPr>
        <w:spacing w:before="0" w:beforeAutospacing="0" w:after="60" w:afterAutospacing="0" w:line="360" w:lineRule="auto"/>
        <w:jc w:val="both"/>
        <w:rPr>
          <w:rFonts w:ascii="David" w:eastAsia="Times New Roman" w:hAnsi="David" w:cs="David"/>
          <w:b/>
          <w:bCs/>
          <w:sz w:val="24"/>
          <w:szCs w:val="24"/>
          <w:u w:val="single"/>
        </w:rPr>
      </w:pPr>
      <w:r w:rsidRPr="00E56613">
        <w:rPr>
          <w:rFonts w:ascii="David" w:eastAsia="Times New Roman" w:hAnsi="David" w:cs="David"/>
          <w:b/>
          <w:bCs/>
          <w:sz w:val="24"/>
          <w:szCs w:val="24"/>
          <w:u w:val="single"/>
          <w:rtl/>
        </w:rPr>
        <w:t>ללא תוספת תשלום</w:t>
      </w:r>
    </w:p>
    <w:p w14:paraId="2344C37A" w14:textId="77777777" w:rsidR="00E56613" w:rsidRPr="00E56613" w:rsidRDefault="00E56613" w:rsidP="00E56613">
      <w:pPr>
        <w:spacing w:before="240" w:beforeAutospacing="0" w:after="0" w:afterAutospacing="0" w:line="360" w:lineRule="auto"/>
        <w:ind w:left="1440"/>
        <w:jc w:val="both"/>
        <w:rPr>
          <w:rFonts w:ascii="David" w:eastAsia="Times New Roman" w:hAnsi="David" w:cs="David"/>
          <w:sz w:val="24"/>
          <w:szCs w:val="24"/>
        </w:rPr>
      </w:pPr>
      <w:r w:rsidRPr="00E56613">
        <w:rPr>
          <w:rFonts w:ascii="David" w:eastAsia="Times New Roman" w:hAnsi="David" w:cs="David"/>
          <w:sz w:val="24"/>
          <w:szCs w:val="24"/>
          <w:rtl/>
        </w:rPr>
        <w:t xml:space="preserve">בגין התאמת שתי יחידות ארון תחתון עבור כיור כפול במקום כיור בודד  </w:t>
      </w:r>
      <w:r w:rsidRPr="00E56613">
        <w:rPr>
          <w:rFonts w:ascii="David" w:eastAsia="Times New Roman" w:hAnsi="David" w:cs="David"/>
          <w:b/>
          <w:bCs/>
          <w:sz w:val="24"/>
          <w:szCs w:val="24"/>
          <w:u w:val="single"/>
          <w:rtl/>
        </w:rPr>
        <w:t xml:space="preserve">ללא </w:t>
      </w:r>
      <w:r w:rsidRPr="00E56613">
        <w:rPr>
          <w:rFonts w:ascii="David" w:eastAsia="Times New Roman" w:hAnsi="David" w:cs="David"/>
          <w:sz w:val="24"/>
          <w:szCs w:val="24"/>
          <w:rtl/>
        </w:rPr>
        <w:t>גם במקרה שהרוכש יזמין מהספק ארונות אחרים מהארונות המפורטים בחוזה זה יכין הספק תכניות של הארונות האחרים (מבט על, חזיתות, איזומטריה, תכנית מיקום נק' חשמל, גז ואינסטלציה עם מידות מפורטות) ויחתים את הרוכש. בתכניות יפורטו הנתונים כאמור בסעיף 3 א לעיל וכן סוג העץ, צבע, פרזול, מסד וכיוב"ז.</w:t>
      </w:r>
    </w:p>
    <w:p w14:paraId="200BD499" w14:textId="77777777" w:rsidR="00E56613" w:rsidRPr="00E56613" w:rsidRDefault="00E56613" w:rsidP="00E56613">
      <w:pPr>
        <w:spacing w:before="0" w:beforeAutospacing="0" w:after="0" w:afterAutospacing="0" w:line="360" w:lineRule="auto"/>
        <w:ind w:left="284" w:hanging="284"/>
        <w:jc w:val="both"/>
        <w:rPr>
          <w:rFonts w:ascii="David" w:eastAsia="Times New Roman" w:hAnsi="David" w:cs="David"/>
          <w:sz w:val="24"/>
          <w:szCs w:val="24"/>
        </w:rPr>
      </w:pPr>
      <w:r w:rsidRPr="00E56613">
        <w:rPr>
          <w:rFonts w:ascii="David" w:eastAsia="Times New Roman" w:hAnsi="David" w:cs="David"/>
          <w:sz w:val="24"/>
          <w:szCs w:val="24"/>
          <w:rtl/>
        </w:rPr>
        <w:t>8.</w:t>
      </w:r>
      <w:r w:rsidRPr="00E56613">
        <w:rPr>
          <w:rFonts w:ascii="David" w:eastAsia="Times New Roman" w:hAnsi="David" w:cs="David"/>
          <w:sz w:val="24"/>
          <w:szCs w:val="24"/>
          <w:rtl/>
        </w:rPr>
        <w:tab/>
        <w:t>לפי דרישת הקבלן יעביר הספק טופס דיווח מודפס המרכז את סטטוס הטיפול מול כל רוכש. (לרבות התרעה לגבי רוכשים שטרם הגיעו לחנות הספק)</w:t>
      </w:r>
    </w:p>
    <w:p w14:paraId="00E7AAAE" w14:textId="77777777" w:rsidR="00E56613" w:rsidRPr="00E56613" w:rsidRDefault="00E56613" w:rsidP="00E56613">
      <w:pPr>
        <w:spacing w:before="0" w:beforeAutospacing="0" w:after="0" w:afterAutospacing="0" w:line="360" w:lineRule="auto"/>
        <w:ind w:left="284" w:hanging="284"/>
        <w:jc w:val="both"/>
        <w:rPr>
          <w:rFonts w:ascii="David" w:eastAsia="Times New Roman" w:hAnsi="David" w:cs="David"/>
          <w:sz w:val="24"/>
          <w:szCs w:val="24"/>
        </w:rPr>
      </w:pPr>
      <w:r w:rsidRPr="00E56613">
        <w:rPr>
          <w:rFonts w:ascii="David" w:eastAsia="Times New Roman" w:hAnsi="David" w:cs="David"/>
          <w:sz w:val="24"/>
          <w:szCs w:val="24"/>
          <w:rtl/>
        </w:rPr>
        <w:t>9.</w:t>
      </w:r>
      <w:r w:rsidRPr="00E56613">
        <w:rPr>
          <w:rFonts w:ascii="David" w:eastAsia="Times New Roman" w:hAnsi="David" w:cs="David"/>
          <w:sz w:val="24"/>
          <w:szCs w:val="24"/>
          <w:rtl/>
        </w:rPr>
        <w:tab/>
        <w:t>הספק מכיר את יתר התנאים הנהוגים  בחוזים בין קבלנים ראשיים לספקים (ובין היתר בנושאי בטיחות שמירה ובטוח) ומתחייב לחתום על החוזה בנוסח שנהוג אצל הקבלן שיבחר ע"י היזם לביצוע הפרויקט.</w:t>
      </w:r>
    </w:p>
    <w:p w14:paraId="528B986C" w14:textId="77777777" w:rsidR="00E56613" w:rsidRPr="00E56613" w:rsidRDefault="00E56613" w:rsidP="00E56613">
      <w:pPr>
        <w:tabs>
          <w:tab w:val="center" w:pos="2540"/>
          <w:tab w:val="right" w:pos="5600"/>
        </w:tabs>
        <w:spacing w:before="0" w:beforeAutospacing="0" w:after="0" w:afterAutospacing="0" w:line="360" w:lineRule="auto"/>
        <w:ind w:left="240"/>
        <w:jc w:val="center"/>
        <w:rPr>
          <w:rFonts w:ascii="David" w:eastAsia="Times New Roman" w:hAnsi="David" w:cs="David"/>
          <w:b/>
          <w:bCs/>
          <w:snapToGrid w:val="0"/>
          <w:sz w:val="26"/>
          <w:szCs w:val="24"/>
          <w:u w:val="single"/>
          <w:rtl/>
        </w:rPr>
      </w:pPr>
      <w:r w:rsidRPr="00E56613">
        <w:rPr>
          <w:rFonts w:ascii="David" w:eastAsia="Times New Roman" w:hAnsi="David" w:cs="David"/>
          <w:b/>
          <w:bCs/>
          <w:snapToGrid w:val="0"/>
          <w:sz w:val="24"/>
          <w:szCs w:val="24"/>
          <w:u w:val="single"/>
          <w:rtl/>
        </w:rPr>
        <w:br w:type="page"/>
      </w:r>
      <w:r w:rsidRPr="00E56613">
        <w:rPr>
          <w:rFonts w:ascii="David" w:eastAsia="Times New Roman" w:hAnsi="David" w:cs="David"/>
          <w:b/>
          <w:bCs/>
          <w:snapToGrid w:val="0"/>
          <w:sz w:val="26"/>
          <w:szCs w:val="24"/>
          <w:u w:val="single"/>
          <w:rtl/>
        </w:rPr>
        <w:t>נספח 3.1.28</w:t>
      </w:r>
    </w:p>
    <w:p w14:paraId="50633E74" w14:textId="77777777" w:rsidR="00E56613" w:rsidRPr="00E56613" w:rsidRDefault="00E56613" w:rsidP="00E56613">
      <w:pPr>
        <w:spacing w:before="0" w:beforeAutospacing="0" w:after="0" w:afterAutospacing="0" w:line="240" w:lineRule="auto"/>
        <w:jc w:val="both"/>
        <w:rPr>
          <w:rFonts w:ascii="David" w:eastAsia="Times New Roman" w:hAnsi="David" w:cs="David"/>
          <w:snapToGrid w:val="0"/>
          <w:sz w:val="24"/>
          <w:szCs w:val="24"/>
        </w:rPr>
      </w:pPr>
    </w:p>
    <w:p w14:paraId="0A5FB791" w14:textId="77777777" w:rsidR="00E56613" w:rsidRPr="00E56613" w:rsidRDefault="00E56613" w:rsidP="00E56613">
      <w:pPr>
        <w:spacing w:before="120" w:beforeAutospacing="0" w:after="0" w:afterAutospacing="0" w:line="360" w:lineRule="auto"/>
        <w:jc w:val="center"/>
        <w:rPr>
          <w:rFonts w:ascii="David" w:eastAsia="Times New Roman" w:hAnsi="David" w:cs="David"/>
          <w:b/>
          <w:bCs/>
          <w:sz w:val="24"/>
          <w:szCs w:val="24"/>
          <w:u w:val="single"/>
          <w:rtl/>
        </w:rPr>
      </w:pPr>
      <w:r w:rsidRPr="00E56613">
        <w:rPr>
          <w:rFonts w:ascii="David" w:eastAsia="Times New Roman" w:hAnsi="David" w:cs="David"/>
          <w:b/>
          <w:bCs/>
          <w:sz w:val="24"/>
          <w:szCs w:val="24"/>
          <w:u w:val="single"/>
          <w:rtl/>
        </w:rPr>
        <w:t xml:space="preserve">תנאים מיוחדים לאספקת והרכבת דלתות פנים </w:t>
      </w:r>
    </w:p>
    <w:p w14:paraId="1511FDD6" w14:textId="73D249B0" w:rsidR="00E56613" w:rsidRPr="00E56613" w:rsidRDefault="00E56613" w:rsidP="00E56613">
      <w:pPr>
        <w:spacing w:before="120" w:beforeAutospacing="0" w:after="0" w:afterAutospacing="0" w:line="360" w:lineRule="auto"/>
        <w:jc w:val="center"/>
        <w:rPr>
          <w:rFonts w:ascii="David" w:eastAsia="Times New Roman" w:hAnsi="David" w:cs="David"/>
          <w:b/>
          <w:bCs/>
          <w:sz w:val="24"/>
          <w:szCs w:val="24"/>
          <w:u w:val="single"/>
          <w:rtl/>
        </w:rPr>
      </w:pPr>
      <w:r w:rsidRPr="00E56613">
        <w:rPr>
          <w:rFonts w:ascii="David" w:eastAsia="Times New Roman" w:hAnsi="David" w:cs="David"/>
          <w:b/>
          <w:bCs/>
          <w:sz w:val="24"/>
          <w:szCs w:val="24"/>
          <w:u w:val="single"/>
          <w:rtl/>
        </w:rPr>
        <w:t xml:space="preserve">פרויקט </w:t>
      </w:r>
      <w:sdt>
        <w:sdtPr>
          <w:rPr>
            <w:rFonts w:ascii="David" w:eastAsia="Times New Roman" w:hAnsi="David" w:cs="David"/>
            <w:b/>
            <w:bCs/>
            <w:color w:val="800080"/>
            <w:sz w:val="24"/>
            <w:szCs w:val="24"/>
            <w:u w:val="single"/>
            <w:rtl/>
          </w:rPr>
          <w:alias w:val="שם הפרויקט"/>
          <w:tag w:val="cntProjectName"/>
          <w:id w:val="1273358041"/>
          <w:placeholder>
            <w:docPart w:val="A07761CF87D24519ADE3B013629A358E"/>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ProjectName[1]" w:storeItemID="{81709D4C-33DC-48CC-AC7E-130A245806EE}"/>
          <w:text/>
        </w:sdtPr>
        <w:sdtEndPr/>
        <w:sdtContent>
          <w:ins w:id="721" w:author="Meryl Etman" w:date="2021-08-11T15:39:00Z">
            <w:r w:rsidR="00CE4703">
              <w:rPr>
                <w:rFonts w:ascii="David" w:eastAsia="Times New Roman" w:hAnsi="David" w:cs="David"/>
                <w:b/>
                <w:bCs/>
                <w:color w:val="800080"/>
                <w:sz w:val="24"/>
                <w:szCs w:val="24"/>
                <w:u w:val="single"/>
                <w:rtl/>
              </w:rPr>
              <w:t>סביוני גבעת שמואל - מגרשים 1001, 1005</w:t>
            </w:r>
          </w:ins>
        </w:sdtContent>
      </w:sdt>
    </w:p>
    <w:p w14:paraId="6E43AB25" w14:textId="77777777" w:rsidR="00E56613" w:rsidRPr="00E56613" w:rsidRDefault="00E56613" w:rsidP="00E56613">
      <w:pPr>
        <w:spacing w:before="0" w:beforeAutospacing="0" w:after="0" w:afterAutospacing="0" w:line="360" w:lineRule="auto"/>
        <w:jc w:val="both"/>
        <w:rPr>
          <w:rFonts w:ascii="David" w:eastAsia="Times New Roman" w:hAnsi="David" w:cs="David"/>
          <w:sz w:val="24"/>
          <w:szCs w:val="24"/>
          <w:rtl/>
        </w:rPr>
      </w:pPr>
    </w:p>
    <w:p w14:paraId="35099152" w14:textId="77777777" w:rsidR="00E56613" w:rsidRPr="00E56613" w:rsidRDefault="00E56613" w:rsidP="00237720">
      <w:pPr>
        <w:numPr>
          <w:ilvl w:val="0"/>
          <w:numId w:val="11"/>
        </w:numPr>
        <w:spacing w:before="0" w:beforeAutospacing="0" w:after="0" w:afterAutospacing="0" w:line="360" w:lineRule="auto"/>
        <w:ind w:left="720"/>
        <w:jc w:val="both"/>
        <w:rPr>
          <w:rFonts w:ascii="David" w:eastAsia="Times New Roman" w:hAnsi="David" w:cs="David"/>
          <w:sz w:val="24"/>
          <w:szCs w:val="24"/>
          <w:u w:val="single"/>
          <w:rtl/>
        </w:rPr>
      </w:pPr>
      <w:r w:rsidRPr="00E56613">
        <w:rPr>
          <w:rFonts w:ascii="David" w:eastAsia="Times New Roman" w:hAnsi="David" w:cs="David"/>
          <w:b/>
          <w:bCs/>
          <w:sz w:val="24"/>
          <w:szCs w:val="24"/>
          <w:u w:val="single"/>
          <w:rtl/>
        </w:rPr>
        <w:t>פרוט העבודה</w:t>
      </w:r>
      <w:r w:rsidRPr="00E56613">
        <w:rPr>
          <w:rFonts w:ascii="David" w:eastAsia="Times New Roman" w:hAnsi="David" w:cs="David"/>
          <w:sz w:val="24"/>
          <w:szCs w:val="24"/>
          <w:u w:val="single"/>
          <w:rtl/>
        </w:rPr>
        <w:t xml:space="preserve"> </w:t>
      </w:r>
    </w:p>
    <w:p w14:paraId="4B18B966" w14:textId="77777777" w:rsidR="00E56613" w:rsidRPr="00E56613" w:rsidRDefault="00E56613" w:rsidP="00E56613">
      <w:pPr>
        <w:spacing w:before="120" w:beforeAutospacing="0" w:after="0" w:afterAutospacing="0" w:line="360" w:lineRule="auto"/>
        <w:ind w:left="1004" w:hanging="720"/>
        <w:jc w:val="both"/>
        <w:rPr>
          <w:rFonts w:ascii="David" w:eastAsia="Times New Roman" w:hAnsi="David" w:cs="David"/>
          <w:sz w:val="24"/>
          <w:szCs w:val="24"/>
          <w:rtl/>
        </w:rPr>
      </w:pPr>
      <w:r w:rsidRPr="00E56613">
        <w:rPr>
          <w:rFonts w:ascii="David" w:eastAsia="Times New Roman" w:hAnsi="David" w:cs="David"/>
          <w:b/>
          <w:bCs/>
          <w:sz w:val="24"/>
          <w:szCs w:val="24"/>
          <w:rtl/>
        </w:rPr>
        <w:t>א.</w:t>
      </w:r>
      <w:r w:rsidRPr="00E56613">
        <w:rPr>
          <w:rFonts w:ascii="David" w:eastAsia="Times New Roman" w:hAnsi="David" w:cs="David"/>
          <w:sz w:val="24"/>
          <w:szCs w:val="24"/>
          <w:rtl/>
        </w:rPr>
        <w:tab/>
        <w:t>ייצור,</w:t>
      </w:r>
      <w:r w:rsidR="00C96B78">
        <w:rPr>
          <w:rFonts w:ascii="David" w:eastAsia="Times New Roman" w:hAnsi="David" w:cs="David" w:hint="cs"/>
          <w:sz w:val="24"/>
          <w:szCs w:val="24"/>
          <w:rtl/>
        </w:rPr>
        <w:t xml:space="preserve"> </w:t>
      </w:r>
      <w:r w:rsidR="00C96B78">
        <w:rPr>
          <w:rFonts w:ascii="David" w:eastAsia="Times New Roman" w:hAnsi="David" w:cs="David"/>
          <w:sz w:val="24"/>
          <w:szCs w:val="24"/>
          <w:rtl/>
        </w:rPr>
        <w:t>אספקה</w:t>
      </w:r>
      <w:r w:rsidR="00C96B78">
        <w:rPr>
          <w:rFonts w:ascii="David" w:eastAsia="Times New Roman" w:hAnsi="David" w:cs="David" w:hint="cs"/>
          <w:sz w:val="24"/>
          <w:szCs w:val="24"/>
          <w:rtl/>
        </w:rPr>
        <w:t xml:space="preserve"> </w:t>
      </w:r>
      <w:r w:rsidRPr="00E56613">
        <w:rPr>
          <w:rFonts w:ascii="David" w:eastAsia="Times New Roman" w:hAnsi="David" w:cs="David"/>
          <w:sz w:val="24"/>
          <w:szCs w:val="24"/>
          <w:rtl/>
        </w:rPr>
        <w:t>והרכבה של משקופים ודלתות פנים  במידות שונות עפ"י תכניות, מפרט וכתב כמויות.</w:t>
      </w:r>
    </w:p>
    <w:p w14:paraId="0E8D6A41" w14:textId="77777777" w:rsidR="00E56613" w:rsidRPr="00E56613" w:rsidRDefault="00E56613" w:rsidP="00E56613">
      <w:pPr>
        <w:spacing w:before="120" w:beforeAutospacing="0" w:after="0" w:afterAutospacing="0" w:line="360" w:lineRule="auto"/>
        <w:ind w:left="1004"/>
        <w:rPr>
          <w:rFonts w:ascii="David" w:eastAsia="Times New Roman" w:hAnsi="David" w:cs="David"/>
          <w:sz w:val="24"/>
          <w:szCs w:val="24"/>
          <w:rtl/>
        </w:rPr>
      </w:pPr>
      <w:r w:rsidRPr="00E56613">
        <w:rPr>
          <w:rFonts w:ascii="David" w:eastAsia="Times New Roman" w:hAnsi="David" w:cs="David"/>
          <w:sz w:val="24"/>
          <w:szCs w:val="24"/>
          <w:rtl/>
        </w:rPr>
        <w:t xml:space="preserve">באחריות הספק לבצע מדידות באתר להתקנת כל משקוף לאחר בניה וטיח, להתריע </w:t>
      </w:r>
      <w:r w:rsidRPr="00E56613">
        <w:rPr>
          <w:rFonts w:ascii="David" w:eastAsia="Times New Roman" w:hAnsi="David" w:cs="David"/>
          <w:sz w:val="24"/>
          <w:szCs w:val="24"/>
          <w:rtl/>
        </w:rPr>
        <w:br/>
        <w:t>במקרים בהם הבניה בפועל אינה תואמת את התכנון .</w:t>
      </w:r>
    </w:p>
    <w:p w14:paraId="6231FE2D" w14:textId="77777777" w:rsidR="00E56613" w:rsidRPr="00E56613" w:rsidRDefault="00E56613" w:rsidP="00E56613">
      <w:pPr>
        <w:spacing w:before="120" w:beforeAutospacing="0" w:after="0" w:afterAutospacing="0" w:line="360" w:lineRule="auto"/>
        <w:ind w:left="1004" w:hanging="720"/>
        <w:jc w:val="both"/>
        <w:rPr>
          <w:rFonts w:ascii="David" w:eastAsia="Times New Roman" w:hAnsi="David" w:cs="David"/>
          <w:sz w:val="24"/>
          <w:szCs w:val="24"/>
          <w:rtl/>
        </w:rPr>
      </w:pPr>
      <w:r w:rsidRPr="00E56613">
        <w:rPr>
          <w:rFonts w:ascii="David" w:eastAsia="Times New Roman" w:hAnsi="David" w:cs="David"/>
          <w:b/>
          <w:bCs/>
          <w:sz w:val="24"/>
          <w:szCs w:val="24"/>
          <w:rtl/>
        </w:rPr>
        <w:t xml:space="preserve"> ב</w:t>
      </w:r>
      <w:r w:rsidRPr="00E56613">
        <w:rPr>
          <w:rFonts w:ascii="David" w:eastAsia="Times New Roman" w:hAnsi="David" w:cs="David"/>
          <w:sz w:val="24"/>
          <w:szCs w:val="24"/>
          <w:rtl/>
        </w:rPr>
        <w:t>.</w:t>
      </w:r>
      <w:r w:rsidRPr="00E56613">
        <w:rPr>
          <w:rFonts w:ascii="David" w:eastAsia="Times New Roman" w:hAnsi="David" w:cs="David"/>
          <w:sz w:val="24"/>
          <w:szCs w:val="24"/>
          <w:rtl/>
        </w:rPr>
        <w:tab/>
        <w:t>בגמר ההרכבה הספק יגן על הדלתות והמשקופים  מפני פגיעות ורסיסי צבע, ע"י עטיפתם.</w:t>
      </w:r>
    </w:p>
    <w:p w14:paraId="32F0F7E3" w14:textId="77777777" w:rsidR="00E56613" w:rsidRPr="00E56613" w:rsidRDefault="00E56613" w:rsidP="00E56613">
      <w:pPr>
        <w:spacing w:before="120" w:beforeAutospacing="0" w:after="0" w:afterAutospacing="0" w:line="360" w:lineRule="auto"/>
        <w:ind w:left="1004" w:hanging="720"/>
        <w:jc w:val="both"/>
        <w:rPr>
          <w:rFonts w:ascii="David" w:eastAsia="Times New Roman" w:hAnsi="David" w:cs="David"/>
          <w:sz w:val="24"/>
          <w:szCs w:val="24"/>
          <w:rtl/>
        </w:rPr>
      </w:pPr>
      <w:r w:rsidRPr="00E56613">
        <w:rPr>
          <w:rFonts w:ascii="David" w:eastAsia="Times New Roman" w:hAnsi="David" w:cs="David"/>
          <w:b/>
          <w:bCs/>
          <w:sz w:val="24"/>
          <w:szCs w:val="24"/>
          <w:rtl/>
        </w:rPr>
        <w:t>ג</w:t>
      </w:r>
      <w:r w:rsidRPr="00E56613">
        <w:rPr>
          <w:rFonts w:ascii="David" w:eastAsia="Times New Roman" w:hAnsi="David" w:cs="David"/>
          <w:sz w:val="24"/>
          <w:szCs w:val="24"/>
          <w:rtl/>
        </w:rPr>
        <w:t>.</w:t>
      </w:r>
      <w:r w:rsidRPr="00E56613">
        <w:rPr>
          <w:rFonts w:ascii="David" w:eastAsia="Times New Roman" w:hAnsi="David" w:cs="David"/>
          <w:sz w:val="24"/>
          <w:szCs w:val="24"/>
          <w:rtl/>
        </w:rPr>
        <w:tab/>
        <w:t>הספק מצהיר ומתחייב שכל העבודות שיבוצעו על- ידו יבוצעו  בהתאם לתקנים ישראליים ומפרטי מכון התקנים , כי הוא מודע למיקום המיועד להתקנת כל פריט, ושהעבודות תבוצענה בהתאם לתנאים הצפויים במקום המיועד . הספק מצהיר שהוצג בפניו מפרט המכר הסטנדרטי לרוכשי הדירות ושהעבודות שיבוצעו על- ידו לא תבוצענה בסתירה לאמור בו.</w:t>
      </w:r>
    </w:p>
    <w:p w14:paraId="61629CC0" w14:textId="77777777" w:rsidR="00E56613" w:rsidRPr="00E56613" w:rsidRDefault="00E56613" w:rsidP="00E56613">
      <w:pPr>
        <w:spacing w:before="120" w:beforeAutospacing="0" w:after="0" w:afterAutospacing="0" w:line="360" w:lineRule="auto"/>
        <w:ind w:left="1004" w:hanging="720"/>
        <w:jc w:val="both"/>
        <w:rPr>
          <w:rFonts w:ascii="David" w:eastAsia="Times New Roman" w:hAnsi="David" w:cs="David"/>
          <w:sz w:val="24"/>
          <w:szCs w:val="24"/>
          <w:rtl/>
        </w:rPr>
      </w:pPr>
      <w:r w:rsidRPr="00E56613">
        <w:rPr>
          <w:rFonts w:ascii="David" w:eastAsia="Times New Roman" w:hAnsi="David" w:cs="David"/>
          <w:b/>
          <w:bCs/>
          <w:sz w:val="24"/>
          <w:szCs w:val="24"/>
          <w:rtl/>
        </w:rPr>
        <w:t>ד</w:t>
      </w:r>
      <w:r w:rsidRPr="00E56613">
        <w:rPr>
          <w:rFonts w:ascii="David" w:eastAsia="Times New Roman" w:hAnsi="David" w:cs="David"/>
          <w:sz w:val="24"/>
          <w:szCs w:val="24"/>
          <w:rtl/>
        </w:rPr>
        <w:t>.      למען הסר ספק יובהר כי באחריות הקבלן לשמור על שלמות ותקינות החומרים, המוצרים והעבודות אשר סופקו ובוצעו על ידו או על ידי מי מטעמו, וזאת עד למועד מסירת הדירה בה הותקנו המוצרים ובוצעו העבודות.</w:t>
      </w:r>
    </w:p>
    <w:p w14:paraId="1F245110" w14:textId="77777777" w:rsidR="00E56613" w:rsidRPr="00E56613" w:rsidRDefault="00E56613" w:rsidP="00E56613">
      <w:pPr>
        <w:spacing w:before="0" w:beforeAutospacing="0" w:after="0" w:afterAutospacing="0" w:line="240" w:lineRule="auto"/>
        <w:jc w:val="both"/>
        <w:rPr>
          <w:rFonts w:ascii="David" w:eastAsia="Times New Roman" w:hAnsi="David" w:cs="David"/>
          <w:sz w:val="24"/>
          <w:szCs w:val="24"/>
          <w:rtl/>
        </w:rPr>
      </w:pPr>
    </w:p>
    <w:p w14:paraId="4F468816" w14:textId="77777777" w:rsidR="00E56613" w:rsidRPr="00E56613" w:rsidRDefault="00E56613" w:rsidP="00E56613">
      <w:pPr>
        <w:spacing w:before="0" w:beforeAutospacing="0" w:after="0" w:afterAutospacing="0" w:line="240" w:lineRule="auto"/>
        <w:jc w:val="both"/>
        <w:rPr>
          <w:rFonts w:ascii="David" w:eastAsia="Times New Roman" w:hAnsi="David" w:cs="David"/>
          <w:sz w:val="24"/>
          <w:szCs w:val="24"/>
          <w:rtl/>
        </w:rPr>
      </w:pPr>
    </w:p>
    <w:p w14:paraId="5FDF9373" w14:textId="77777777" w:rsidR="00E56613" w:rsidRPr="00E56613" w:rsidRDefault="00E56613" w:rsidP="00237720">
      <w:pPr>
        <w:numPr>
          <w:ilvl w:val="0"/>
          <w:numId w:val="11"/>
        </w:numPr>
        <w:spacing w:before="0" w:beforeAutospacing="0" w:after="0" w:afterAutospacing="0" w:line="360" w:lineRule="auto"/>
        <w:jc w:val="both"/>
        <w:rPr>
          <w:rFonts w:ascii="David" w:eastAsia="Times New Roman" w:hAnsi="David" w:cs="David"/>
          <w:sz w:val="24"/>
          <w:szCs w:val="24"/>
          <w:rtl/>
        </w:rPr>
      </w:pPr>
      <w:r w:rsidRPr="00E56613">
        <w:rPr>
          <w:rFonts w:ascii="David" w:eastAsia="Times New Roman" w:hAnsi="David" w:cs="David"/>
          <w:b/>
          <w:bCs/>
          <w:sz w:val="24"/>
          <w:szCs w:val="24"/>
          <w:u w:val="single"/>
          <w:rtl/>
        </w:rPr>
        <w:t>כללי</w:t>
      </w:r>
      <w:r w:rsidRPr="00E56613">
        <w:rPr>
          <w:rFonts w:ascii="David" w:eastAsia="Times New Roman" w:hAnsi="David" w:cs="David"/>
          <w:sz w:val="24"/>
          <w:szCs w:val="24"/>
          <w:rtl/>
        </w:rPr>
        <w:t xml:space="preserve">  </w:t>
      </w:r>
    </w:p>
    <w:p w14:paraId="1F288C5B" w14:textId="77777777" w:rsidR="00E56613" w:rsidRPr="00E56613" w:rsidRDefault="00E56613" w:rsidP="00E56613">
      <w:pPr>
        <w:spacing w:before="120" w:beforeAutospacing="0" w:after="0" w:afterAutospacing="0" w:line="360" w:lineRule="auto"/>
        <w:ind w:left="1004" w:hanging="720"/>
        <w:jc w:val="both"/>
        <w:rPr>
          <w:rFonts w:ascii="David" w:eastAsia="Times New Roman" w:hAnsi="David" w:cs="David"/>
          <w:sz w:val="24"/>
          <w:szCs w:val="24"/>
          <w:rtl/>
        </w:rPr>
      </w:pPr>
      <w:r w:rsidRPr="00E56613">
        <w:rPr>
          <w:rFonts w:ascii="David" w:eastAsia="Times New Roman" w:hAnsi="David" w:cs="David"/>
          <w:b/>
          <w:bCs/>
          <w:sz w:val="24"/>
          <w:szCs w:val="24"/>
          <w:rtl/>
        </w:rPr>
        <w:t>א.</w:t>
      </w:r>
      <w:r w:rsidRPr="00E56613">
        <w:rPr>
          <w:rFonts w:ascii="David" w:eastAsia="Times New Roman" w:hAnsi="David" w:cs="David"/>
          <w:sz w:val="24"/>
          <w:szCs w:val="24"/>
          <w:rtl/>
        </w:rPr>
        <w:tab/>
        <w:t>ידוע לספק כי למזמין/לקבלן זכות להתקשר בחוזה עם ספקים/קבלן/ים נוספים ליצור אספקת והתקנת דלתות ומשקופים בפרויקט / בבניין.</w:t>
      </w:r>
    </w:p>
    <w:p w14:paraId="719D2FE9" w14:textId="77777777" w:rsidR="00E56613" w:rsidRPr="00E56613" w:rsidRDefault="00E56613" w:rsidP="00E56613">
      <w:pPr>
        <w:spacing w:before="0" w:beforeAutospacing="0" w:after="0" w:afterAutospacing="0" w:line="360" w:lineRule="auto"/>
        <w:ind w:left="1724" w:hanging="720"/>
        <w:jc w:val="both"/>
        <w:rPr>
          <w:rFonts w:ascii="David" w:eastAsia="Times New Roman" w:hAnsi="David" w:cs="David"/>
          <w:sz w:val="24"/>
          <w:szCs w:val="24"/>
          <w:rtl/>
        </w:rPr>
      </w:pPr>
      <w:r w:rsidRPr="00E56613">
        <w:rPr>
          <w:rFonts w:ascii="David" w:eastAsia="Times New Roman" w:hAnsi="David" w:cs="David"/>
          <w:sz w:val="24"/>
          <w:szCs w:val="24"/>
          <w:rtl/>
        </w:rPr>
        <w:t xml:space="preserve">המזמין רשאי לאפשר לרוכשי הדירות בפרויקט/ בבניינים לבחור מאיזה ספק  </w:t>
      </w:r>
    </w:p>
    <w:p w14:paraId="3643E7F8" w14:textId="77777777" w:rsidR="00E56613" w:rsidRPr="00E56613" w:rsidRDefault="00E56613" w:rsidP="00E56613">
      <w:pPr>
        <w:spacing w:before="0" w:beforeAutospacing="0" w:after="0" w:afterAutospacing="0" w:line="360" w:lineRule="auto"/>
        <w:ind w:left="1724" w:hanging="720"/>
        <w:jc w:val="both"/>
        <w:rPr>
          <w:rFonts w:ascii="David" w:eastAsia="Times New Roman" w:hAnsi="David" w:cs="David"/>
          <w:sz w:val="24"/>
          <w:szCs w:val="24"/>
          <w:rtl/>
        </w:rPr>
      </w:pPr>
      <w:r w:rsidRPr="00E56613">
        <w:rPr>
          <w:rFonts w:ascii="David" w:eastAsia="Times New Roman" w:hAnsi="David" w:cs="David"/>
          <w:sz w:val="24"/>
          <w:szCs w:val="24"/>
          <w:rtl/>
        </w:rPr>
        <w:t>תוזמן העבודה .</w:t>
      </w:r>
    </w:p>
    <w:p w14:paraId="6626E557" w14:textId="77777777" w:rsidR="00E56613" w:rsidRPr="00E56613" w:rsidRDefault="00C96B78" w:rsidP="00E56613">
      <w:pPr>
        <w:spacing w:before="0" w:beforeAutospacing="0" w:after="0" w:afterAutospacing="0" w:line="360" w:lineRule="auto"/>
        <w:ind w:left="1724" w:hanging="720"/>
        <w:jc w:val="both"/>
        <w:rPr>
          <w:rFonts w:ascii="David" w:eastAsia="Times New Roman" w:hAnsi="David" w:cs="David"/>
          <w:sz w:val="24"/>
          <w:szCs w:val="24"/>
          <w:rtl/>
        </w:rPr>
      </w:pPr>
      <w:r>
        <w:rPr>
          <w:rFonts w:ascii="David" w:eastAsia="Times New Roman" w:hAnsi="David" w:cs="David"/>
          <w:sz w:val="24"/>
          <w:szCs w:val="24"/>
          <w:rtl/>
        </w:rPr>
        <w:t>דלתות הפרו</w:t>
      </w:r>
      <w:r w:rsidR="00E56613" w:rsidRPr="00E56613">
        <w:rPr>
          <w:rFonts w:ascii="David" w:eastAsia="Times New Roman" w:hAnsi="David" w:cs="David"/>
          <w:sz w:val="24"/>
          <w:szCs w:val="24"/>
          <w:rtl/>
        </w:rPr>
        <w:t>יקט</w:t>
      </w:r>
      <w:r>
        <w:rPr>
          <w:rFonts w:ascii="David" w:eastAsia="Times New Roman" w:hAnsi="David" w:cs="David"/>
          <w:sz w:val="24"/>
          <w:szCs w:val="24"/>
          <w:rtl/>
        </w:rPr>
        <w:t xml:space="preserve"> יהיו בגובה סטנדרטי ורוחב ע"פ ת</w:t>
      </w:r>
      <w:r w:rsidR="00E56613" w:rsidRPr="00E56613">
        <w:rPr>
          <w:rFonts w:ascii="David" w:eastAsia="Times New Roman" w:hAnsi="David" w:cs="David"/>
          <w:sz w:val="24"/>
          <w:szCs w:val="24"/>
          <w:rtl/>
        </w:rPr>
        <w:t xml:space="preserve">כנית אדריכלות.  </w:t>
      </w:r>
    </w:p>
    <w:p w14:paraId="7D39290C" w14:textId="77777777" w:rsidR="00E56613" w:rsidRPr="00E56613" w:rsidRDefault="00E56613" w:rsidP="00E56613">
      <w:pPr>
        <w:spacing w:before="0" w:beforeAutospacing="0" w:after="0" w:afterAutospacing="0" w:line="360" w:lineRule="auto"/>
        <w:ind w:left="1724" w:hanging="720"/>
        <w:jc w:val="both"/>
        <w:rPr>
          <w:rFonts w:ascii="David" w:eastAsia="Times New Roman" w:hAnsi="David" w:cs="David"/>
          <w:sz w:val="24"/>
          <w:szCs w:val="24"/>
          <w:rtl/>
        </w:rPr>
      </w:pPr>
      <w:r w:rsidRPr="00E56613">
        <w:rPr>
          <w:rFonts w:ascii="David" w:eastAsia="Times New Roman" w:hAnsi="David" w:cs="David"/>
          <w:sz w:val="24"/>
          <w:szCs w:val="24"/>
          <w:rtl/>
        </w:rPr>
        <w:t>לספק אין התנגדות לאמור לעיל ו/או טענות בקשר לכך.</w:t>
      </w:r>
    </w:p>
    <w:p w14:paraId="14E8A786" w14:textId="77777777" w:rsidR="00E56613" w:rsidRPr="00E56613" w:rsidRDefault="00E56613" w:rsidP="00E56613">
      <w:pPr>
        <w:spacing w:before="0" w:beforeAutospacing="0" w:after="0" w:afterAutospacing="0" w:line="360" w:lineRule="auto"/>
        <w:ind w:left="2160" w:hanging="720"/>
        <w:jc w:val="both"/>
        <w:rPr>
          <w:rFonts w:ascii="David" w:eastAsia="Times New Roman" w:hAnsi="David" w:cs="David"/>
          <w:sz w:val="24"/>
          <w:szCs w:val="24"/>
          <w:rtl/>
        </w:rPr>
      </w:pPr>
    </w:p>
    <w:p w14:paraId="3C6F8464" w14:textId="77777777" w:rsidR="00E56613" w:rsidRPr="00E56613" w:rsidRDefault="00E56613" w:rsidP="00237720">
      <w:pPr>
        <w:numPr>
          <w:ilvl w:val="0"/>
          <w:numId w:val="11"/>
        </w:numPr>
        <w:spacing w:before="0" w:beforeAutospacing="0" w:after="0" w:afterAutospacing="0" w:line="360" w:lineRule="auto"/>
        <w:jc w:val="both"/>
        <w:rPr>
          <w:rFonts w:ascii="David" w:eastAsia="Times New Roman" w:hAnsi="David" w:cs="David"/>
          <w:sz w:val="24"/>
          <w:szCs w:val="24"/>
          <w:rtl/>
        </w:rPr>
      </w:pPr>
      <w:r w:rsidRPr="00E56613">
        <w:rPr>
          <w:rFonts w:ascii="David" w:eastAsia="Times New Roman" w:hAnsi="David" w:cs="David"/>
          <w:b/>
          <w:bCs/>
          <w:sz w:val="24"/>
          <w:szCs w:val="24"/>
          <w:u w:val="single"/>
          <w:rtl/>
        </w:rPr>
        <w:t>סוגי עץ לעבודות נגרות</w:t>
      </w:r>
    </w:p>
    <w:p w14:paraId="1D36B976" w14:textId="77777777" w:rsidR="00E56613" w:rsidRPr="00E56613" w:rsidRDefault="00E56613" w:rsidP="00E56613">
      <w:pPr>
        <w:spacing w:before="120" w:beforeAutospacing="0" w:after="0" w:afterAutospacing="0" w:line="360" w:lineRule="auto"/>
        <w:ind w:left="1004" w:hanging="720"/>
        <w:jc w:val="both"/>
        <w:rPr>
          <w:rFonts w:ascii="David" w:eastAsia="Times New Roman" w:hAnsi="David" w:cs="David"/>
          <w:sz w:val="24"/>
          <w:szCs w:val="24"/>
        </w:rPr>
      </w:pPr>
      <w:r w:rsidRPr="00E56613">
        <w:rPr>
          <w:rFonts w:ascii="David" w:eastAsia="Times New Roman" w:hAnsi="David" w:cs="David"/>
          <w:sz w:val="24"/>
          <w:szCs w:val="24"/>
          <w:rtl/>
        </w:rPr>
        <w:t>א.</w:t>
      </w:r>
      <w:r w:rsidRPr="00E56613">
        <w:rPr>
          <w:rFonts w:ascii="David" w:eastAsia="Times New Roman" w:hAnsi="David" w:cs="David"/>
          <w:sz w:val="24"/>
          <w:szCs w:val="24"/>
          <w:rtl/>
        </w:rPr>
        <w:tab/>
        <w:t>כל העץ יהיה חדש, יבש,</w:t>
      </w:r>
      <w:r w:rsidR="00C96B78">
        <w:rPr>
          <w:rFonts w:ascii="David" w:eastAsia="Times New Roman" w:hAnsi="David" w:cs="David" w:hint="cs"/>
          <w:sz w:val="24"/>
          <w:szCs w:val="24"/>
          <w:rtl/>
        </w:rPr>
        <w:t xml:space="preserve"> </w:t>
      </w:r>
      <w:r w:rsidRPr="00E56613">
        <w:rPr>
          <w:rFonts w:ascii="David" w:eastAsia="Times New Roman" w:hAnsi="David" w:cs="David"/>
          <w:sz w:val="24"/>
          <w:szCs w:val="24"/>
          <w:rtl/>
        </w:rPr>
        <w:t>בריא וללא תולעים, מחלות ופגמים מכל סוג אפשרי. הספק חייב לוודא שהעץ בא ממקור אשר דאג לטפל טיפול כימי מוקדם על מנת למנוע כל אפשרות של הימצאות מזיקים ו/או תולעים בעץ.</w:t>
      </w:r>
    </w:p>
    <w:p w14:paraId="5775A222" w14:textId="77777777" w:rsidR="00E56613" w:rsidRPr="00E56613" w:rsidRDefault="00E56613" w:rsidP="00E56613">
      <w:pPr>
        <w:spacing w:before="0" w:beforeAutospacing="0" w:after="0" w:afterAutospacing="0" w:line="360" w:lineRule="auto"/>
        <w:ind w:left="1004"/>
        <w:jc w:val="both"/>
        <w:rPr>
          <w:rFonts w:ascii="David" w:eastAsia="Times New Roman" w:hAnsi="David" w:cs="David"/>
          <w:sz w:val="24"/>
          <w:szCs w:val="24"/>
        </w:rPr>
      </w:pPr>
      <w:r w:rsidRPr="00E56613">
        <w:rPr>
          <w:rFonts w:ascii="David" w:eastAsia="Times New Roman" w:hAnsi="David" w:cs="David"/>
          <w:sz w:val="24"/>
          <w:szCs w:val="24"/>
          <w:rtl/>
        </w:rPr>
        <w:t>לפי דרישת המפקח יהיה חייב הספק להוכיח בצורה ברורה שאכן העץ ללא תולעים ו/או מזיקים אחרים כנ"ל.</w:t>
      </w:r>
    </w:p>
    <w:p w14:paraId="56D9CA04" w14:textId="77777777" w:rsidR="00E56613" w:rsidRPr="00E56613" w:rsidRDefault="00E56613" w:rsidP="00E56613">
      <w:pPr>
        <w:spacing w:before="0" w:beforeAutospacing="0" w:after="0" w:afterAutospacing="0" w:line="360" w:lineRule="auto"/>
        <w:ind w:left="1004"/>
        <w:jc w:val="both"/>
        <w:rPr>
          <w:rFonts w:ascii="David" w:eastAsia="Times New Roman" w:hAnsi="David" w:cs="David"/>
          <w:sz w:val="24"/>
          <w:szCs w:val="24"/>
          <w:rtl/>
        </w:rPr>
      </w:pPr>
      <w:r w:rsidRPr="00E56613">
        <w:rPr>
          <w:rFonts w:ascii="David" w:eastAsia="Times New Roman" w:hAnsi="David" w:cs="David"/>
          <w:sz w:val="24"/>
          <w:szCs w:val="24"/>
          <w:rtl/>
        </w:rPr>
        <w:t>עצים החשופים לרטיבות יטופלו בהתאם.</w:t>
      </w:r>
    </w:p>
    <w:p w14:paraId="7C27E938" w14:textId="77777777" w:rsidR="00E56613" w:rsidRPr="00E56613" w:rsidRDefault="00E56613" w:rsidP="00E56613">
      <w:pPr>
        <w:spacing w:before="120" w:beforeAutospacing="0" w:after="0" w:afterAutospacing="0" w:line="360" w:lineRule="auto"/>
        <w:ind w:left="1004" w:hanging="720"/>
        <w:jc w:val="both"/>
        <w:rPr>
          <w:rFonts w:ascii="David" w:eastAsia="Times New Roman" w:hAnsi="David" w:cs="David"/>
          <w:sz w:val="24"/>
          <w:szCs w:val="24"/>
          <w:rtl/>
        </w:rPr>
      </w:pPr>
      <w:r w:rsidRPr="00E56613">
        <w:rPr>
          <w:rFonts w:ascii="David" w:eastAsia="Times New Roman" w:hAnsi="David" w:cs="David"/>
          <w:sz w:val="24"/>
          <w:szCs w:val="24"/>
          <w:rtl/>
        </w:rPr>
        <w:t>ב.</w:t>
      </w:r>
      <w:r w:rsidRPr="00E56613">
        <w:rPr>
          <w:rFonts w:ascii="David" w:eastAsia="Times New Roman" w:hAnsi="David" w:cs="David"/>
          <w:sz w:val="24"/>
          <w:szCs w:val="24"/>
          <w:rtl/>
        </w:rPr>
        <w:tab/>
        <w:t>אין להשתמש בלוחות שבביים ("סיבית") אלה אם צוין אחרת במפורש  ו/או אושר מראש על ידי האדריכל בכתב.</w:t>
      </w:r>
      <w:r w:rsidRPr="00E56613">
        <w:rPr>
          <w:rFonts w:ascii="David" w:eastAsia="Times New Roman" w:hAnsi="David" w:cs="David"/>
          <w:sz w:val="24"/>
          <w:szCs w:val="24"/>
          <w:rtl/>
        </w:rPr>
        <w:tab/>
      </w:r>
    </w:p>
    <w:p w14:paraId="222B0D85" w14:textId="77777777" w:rsidR="00E56613" w:rsidRPr="00E56613" w:rsidRDefault="00E56613" w:rsidP="00E56613">
      <w:pPr>
        <w:spacing w:before="0" w:beforeAutospacing="0" w:after="0" w:afterAutospacing="0" w:line="360" w:lineRule="auto"/>
        <w:jc w:val="both"/>
        <w:rPr>
          <w:rFonts w:ascii="David" w:eastAsia="Times New Roman" w:hAnsi="David" w:cs="David"/>
          <w:sz w:val="24"/>
          <w:szCs w:val="24"/>
        </w:rPr>
      </w:pPr>
    </w:p>
    <w:p w14:paraId="68B26AAD" w14:textId="77777777" w:rsidR="00E56613" w:rsidRPr="00E56613" w:rsidRDefault="00E56613" w:rsidP="00237720">
      <w:pPr>
        <w:numPr>
          <w:ilvl w:val="0"/>
          <w:numId w:val="11"/>
        </w:numPr>
        <w:spacing w:before="0" w:beforeAutospacing="0" w:after="0" w:afterAutospacing="0" w:line="360" w:lineRule="auto"/>
        <w:jc w:val="both"/>
        <w:rPr>
          <w:rFonts w:ascii="David" w:eastAsia="Times New Roman" w:hAnsi="David" w:cs="David"/>
          <w:b/>
          <w:bCs/>
          <w:sz w:val="24"/>
          <w:szCs w:val="24"/>
          <w:u w:val="single"/>
          <w:rtl/>
        </w:rPr>
      </w:pPr>
      <w:r w:rsidRPr="00E56613">
        <w:rPr>
          <w:rFonts w:ascii="David" w:eastAsia="Times New Roman" w:hAnsi="David" w:cs="David"/>
          <w:b/>
          <w:bCs/>
          <w:sz w:val="24"/>
          <w:szCs w:val="24"/>
          <w:u w:val="single"/>
          <w:rtl/>
        </w:rPr>
        <w:t>פורמייקה</w:t>
      </w:r>
    </w:p>
    <w:p w14:paraId="1FB35401" w14:textId="77777777" w:rsidR="00E56613" w:rsidRPr="00E56613" w:rsidRDefault="00E56613" w:rsidP="00237720">
      <w:pPr>
        <w:numPr>
          <w:ilvl w:val="1"/>
          <w:numId w:val="12"/>
        </w:numPr>
        <w:spacing w:before="0" w:beforeAutospacing="0" w:after="0" w:afterAutospacing="0" w:line="360" w:lineRule="auto"/>
        <w:jc w:val="both"/>
        <w:rPr>
          <w:rFonts w:ascii="David" w:eastAsia="Times New Roman" w:hAnsi="David" w:cs="David"/>
          <w:sz w:val="24"/>
          <w:szCs w:val="24"/>
        </w:rPr>
      </w:pPr>
      <w:r w:rsidRPr="00E56613">
        <w:rPr>
          <w:rFonts w:ascii="David" w:eastAsia="Times New Roman" w:hAnsi="David" w:cs="David"/>
          <w:sz w:val="24"/>
          <w:szCs w:val="24"/>
          <w:rtl/>
        </w:rPr>
        <w:t xml:space="preserve">הפורמייקה לציפויים השונים תהיה מהסוג המעולה ביותר המיוצרת בארץ לפי ת"י 507 בגוונים ובגמר לפי בחירת האדריכל. לוחות הפורמייקה  על כל אלמנט יהיו שלמים ללא חיבורים, ללא חפיות, ללא בקיעים וכו' . עובי הפורמייקה יהיה </w:t>
      </w:r>
      <w:smartTag w:uri="urn:schemas-microsoft-com:office:smarttags" w:element="metricconverter">
        <w:smartTagPr>
          <w:attr w:name="ProductID" w:val="1.0 מ&quot;מ"/>
        </w:smartTagPr>
        <w:r w:rsidRPr="00E56613">
          <w:rPr>
            <w:rFonts w:ascii="David" w:eastAsia="Times New Roman" w:hAnsi="David" w:cs="David"/>
            <w:sz w:val="24"/>
            <w:szCs w:val="24"/>
            <w:rtl/>
          </w:rPr>
          <w:t>1.0 מ"מ</w:t>
        </w:r>
      </w:smartTag>
      <w:r w:rsidRPr="00E56613">
        <w:rPr>
          <w:rFonts w:ascii="David" w:eastAsia="Times New Roman" w:hAnsi="David" w:cs="David"/>
          <w:sz w:val="24"/>
          <w:szCs w:val="24"/>
          <w:rtl/>
        </w:rPr>
        <w:t xml:space="preserve"> לפחות , למעט ציפוי הפורמייקה בצידם הפנימי של האלמנטים (שאינם גלויים לעין) בהם ניתן להשתמש בפורמייקה גב דקה בעובי </w:t>
      </w:r>
      <w:smartTag w:uri="urn:schemas-microsoft-com:office:smarttags" w:element="metricconverter">
        <w:smartTagPr>
          <w:attr w:name="ProductID" w:val="0.8 מ&quot;מ"/>
        </w:smartTagPr>
        <w:r w:rsidRPr="00E56613">
          <w:rPr>
            <w:rFonts w:ascii="David" w:eastAsia="Times New Roman" w:hAnsi="David" w:cs="David"/>
            <w:sz w:val="24"/>
            <w:szCs w:val="24"/>
            <w:rtl/>
          </w:rPr>
          <w:t>0.8 מ"מ</w:t>
        </w:r>
      </w:smartTag>
      <w:r w:rsidRPr="00E56613">
        <w:rPr>
          <w:rFonts w:ascii="David" w:eastAsia="Times New Roman" w:hAnsi="David" w:cs="David"/>
          <w:sz w:val="24"/>
          <w:szCs w:val="24"/>
          <w:rtl/>
        </w:rPr>
        <w:t xml:space="preserve"> (אולם רק באישור מראש של האדריכל).</w:t>
      </w:r>
    </w:p>
    <w:p w14:paraId="3DAA6615" w14:textId="77777777" w:rsidR="00E56613" w:rsidRPr="00E56613" w:rsidRDefault="00E56613" w:rsidP="00237720">
      <w:pPr>
        <w:numPr>
          <w:ilvl w:val="1"/>
          <w:numId w:val="12"/>
        </w:numPr>
        <w:spacing w:before="0" w:beforeAutospacing="0" w:after="0" w:afterAutospacing="0" w:line="360" w:lineRule="auto"/>
        <w:jc w:val="both"/>
        <w:rPr>
          <w:rFonts w:ascii="David" w:eastAsia="Times New Roman" w:hAnsi="David" w:cs="David"/>
          <w:sz w:val="24"/>
          <w:szCs w:val="24"/>
          <w:rtl/>
        </w:rPr>
      </w:pPr>
      <w:r w:rsidRPr="00E56613">
        <w:rPr>
          <w:rFonts w:ascii="David" w:eastAsia="Times New Roman" w:hAnsi="David" w:cs="David"/>
          <w:sz w:val="24"/>
          <w:szCs w:val="24"/>
          <w:rtl/>
        </w:rPr>
        <w:t xml:space="preserve">הדבק לשימוש בהדבקת הפורמייקה יהיה מעולה ומתאים לתפקידו, ויהיה ניתן להסרה בקלות משטחי פורמייקה שהתלכלכו בדבק הנ"ל בצורה שלא תקלקל או תשנה  את אופי משטחי הפורמייקה מהם הוסר הדבק. </w:t>
      </w:r>
    </w:p>
    <w:p w14:paraId="4D1B048D" w14:textId="77777777" w:rsidR="00E56613" w:rsidRPr="00E56613" w:rsidRDefault="00E56613" w:rsidP="00237720">
      <w:pPr>
        <w:numPr>
          <w:ilvl w:val="1"/>
          <w:numId w:val="12"/>
        </w:numPr>
        <w:spacing w:before="0" w:beforeAutospacing="0" w:after="0" w:afterAutospacing="0" w:line="360" w:lineRule="auto"/>
        <w:jc w:val="both"/>
        <w:rPr>
          <w:rFonts w:ascii="David" w:eastAsia="Times New Roman" w:hAnsi="David" w:cs="David"/>
          <w:sz w:val="24"/>
          <w:szCs w:val="24"/>
        </w:rPr>
      </w:pPr>
      <w:r w:rsidRPr="00E56613">
        <w:rPr>
          <w:rFonts w:ascii="David" w:eastAsia="Times New Roman" w:hAnsi="David" w:cs="David"/>
          <w:sz w:val="24"/>
          <w:szCs w:val="24"/>
          <w:rtl/>
        </w:rPr>
        <w:t>כל הדלתות המצופות פורמייקה יכללו בביצוען סרגל מסביב מעץ גושני מאסיבי "אשה" צבוע"דור לק" או "הולצלזור 2000 " .</w:t>
      </w:r>
    </w:p>
    <w:p w14:paraId="208A75A8" w14:textId="77777777" w:rsidR="00E56613" w:rsidRPr="00E56613" w:rsidRDefault="00E56613" w:rsidP="00237720">
      <w:pPr>
        <w:numPr>
          <w:ilvl w:val="1"/>
          <w:numId w:val="12"/>
        </w:numPr>
        <w:spacing w:before="0" w:beforeAutospacing="0" w:after="0" w:afterAutospacing="0" w:line="360" w:lineRule="auto"/>
        <w:jc w:val="both"/>
        <w:rPr>
          <w:rFonts w:ascii="David" w:eastAsia="Times New Roman" w:hAnsi="David" w:cs="David"/>
          <w:sz w:val="24"/>
          <w:szCs w:val="24"/>
        </w:rPr>
      </w:pPr>
      <w:r w:rsidRPr="00E56613">
        <w:rPr>
          <w:rFonts w:ascii="David" w:eastAsia="Times New Roman" w:hAnsi="David" w:cs="David"/>
          <w:sz w:val="24"/>
          <w:szCs w:val="24"/>
          <w:rtl/>
        </w:rPr>
        <w:t xml:space="preserve">משקופי עץ לדלתות מצופות פורמייקה או פורניר ייצבעו במערכת צבע "סופרלק".ו/או יקבלו ציפוי דוגמת הדלתות. </w:t>
      </w:r>
    </w:p>
    <w:p w14:paraId="7AD07F1A" w14:textId="77777777" w:rsidR="00E56613" w:rsidRPr="00E56613" w:rsidRDefault="00E56613" w:rsidP="00E56613">
      <w:pPr>
        <w:spacing w:before="0" w:beforeAutospacing="0" w:after="0" w:afterAutospacing="0" w:line="360" w:lineRule="auto"/>
        <w:jc w:val="both"/>
        <w:rPr>
          <w:rFonts w:ascii="David" w:eastAsia="Times New Roman" w:hAnsi="David" w:cs="David"/>
          <w:sz w:val="24"/>
          <w:szCs w:val="24"/>
        </w:rPr>
      </w:pPr>
    </w:p>
    <w:p w14:paraId="2BA8F6D1" w14:textId="77777777" w:rsidR="00E56613" w:rsidRPr="00E56613" w:rsidRDefault="00E56613" w:rsidP="00237720">
      <w:pPr>
        <w:numPr>
          <w:ilvl w:val="0"/>
          <w:numId w:val="11"/>
        </w:numPr>
        <w:spacing w:before="0" w:beforeAutospacing="0" w:after="0" w:afterAutospacing="0" w:line="360" w:lineRule="auto"/>
        <w:jc w:val="both"/>
        <w:rPr>
          <w:rFonts w:ascii="David" w:eastAsia="Times New Roman" w:hAnsi="David" w:cs="David"/>
          <w:b/>
          <w:bCs/>
          <w:sz w:val="24"/>
          <w:szCs w:val="24"/>
          <w:u w:val="single"/>
          <w:rtl/>
        </w:rPr>
      </w:pPr>
      <w:r w:rsidRPr="00E56613">
        <w:rPr>
          <w:rFonts w:ascii="David" w:eastAsia="Times New Roman" w:hAnsi="David" w:cs="David"/>
          <w:b/>
          <w:bCs/>
          <w:sz w:val="24"/>
          <w:szCs w:val="24"/>
          <w:u w:val="single"/>
          <w:rtl/>
        </w:rPr>
        <w:t xml:space="preserve">פורניר </w:t>
      </w:r>
    </w:p>
    <w:p w14:paraId="0C1178D6" w14:textId="77777777" w:rsidR="00E56613" w:rsidRPr="00E56613" w:rsidRDefault="00E56613" w:rsidP="00237720">
      <w:pPr>
        <w:numPr>
          <w:ilvl w:val="0"/>
          <w:numId w:val="13"/>
        </w:numPr>
        <w:spacing w:before="0" w:beforeAutospacing="0" w:after="0" w:afterAutospacing="0" w:line="360" w:lineRule="auto"/>
        <w:jc w:val="both"/>
        <w:rPr>
          <w:rFonts w:ascii="David" w:eastAsia="Times New Roman" w:hAnsi="David" w:cs="David"/>
          <w:sz w:val="24"/>
          <w:szCs w:val="24"/>
        </w:rPr>
      </w:pPr>
      <w:r w:rsidRPr="00E56613">
        <w:rPr>
          <w:rFonts w:ascii="David" w:eastAsia="Times New Roman" w:hAnsi="David" w:cs="David"/>
          <w:sz w:val="24"/>
          <w:szCs w:val="24"/>
          <w:rtl/>
        </w:rPr>
        <w:t>משטחים המיועדים לציפוי פורניר יצופו בפורניר שתבחר על ידי האדריכל. באם הדלת אינה מייצור מתועש, יש לבצע את ההדבקה בכבישה (</w:t>
      </w:r>
      <w:r w:rsidRPr="00E56613">
        <w:rPr>
          <w:rFonts w:ascii="David" w:eastAsia="Times New Roman" w:hAnsi="David" w:cs="David"/>
          <w:sz w:val="24"/>
          <w:szCs w:val="24"/>
        </w:rPr>
        <w:t>PRESS</w:t>
      </w:r>
      <w:r w:rsidRPr="00E56613">
        <w:rPr>
          <w:rFonts w:ascii="David" w:eastAsia="Times New Roman" w:hAnsi="David" w:cs="David"/>
          <w:sz w:val="24"/>
          <w:szCs w:val="24"/>
          <w:rtl/>
        </w:rPr>
        <w:t xml:space="preserve"> ).</w:t>
      </w:r>
    </w:p>
    <w:p w14:paraId="1555531B" w14:textId="77777777" w:rsidR="00E56613" w:rsidRPr="00E56613" w:rsidRDefault="00E56613" w:rsidP="00237720">
      <w:pPr>
        <w:numPr>
          <w:ilvl w:val="0"/>
          <w:numId w:val="13"/>
        </w:numPr>
        <w:spacing w:before="0" w:beforeAutospacing="0" w:after="0" w:afterAutospacing="0" w:line="360" w:lineRule="auto"/>
        <w:jc w:val="both"/>
        <w:rPr>
          <w:rFonts w:ascii="David" w:eastAsia="Times New Roman" w:hAnsi="David" w:cs="David"/>
          <w:sz w:val="24"/>
          <w:szCs w:val="24"/>
        </w:rPr>
      </w:pPr>
      <w:r w:rsidRPr="00E56613">
        <w:rPr>
          <w:rFonts w:ascii="David" w:eastAsia="Times New Roman" w:hAnsi="David" w:cs="David"/>
          <w:sz w:val="24"/>
          <w:szCs w:val="24"/>
          <w:rtl/>
        </w:rPr>
        <w:t>דפי הפורניר יהיו אחידים באופיים ובגוונם, שלמים וללא פיצוצים ו/או סדקים.</w:t>
      </w:r>
    </w:p>
    <w:p w14:paraId="0561F07A" w14:textId="77777777" w:rsidR="00E56613" w:rsidRPr="00E56613" w:rsidRDefault="00E56613" w:rsidP="00237720">
      <w:pPr>
        <w:numPr>
          <w:ilvl w:val="0"/>
          <w:numId w:val="13"/>
        </w:numPr>
        <w:spacing w:before="0" w:beforeAutospacing="0" w:after="0" w:afterAutospacing="0" w:line="360" w:lineRule="auto"/>
        <w:jc w:val="both"/>
        <w:rPr>
          <w:rFonts w:ascii="David" w:eastAsia="Times New Roman" w:hAnsi="David" w:cs="David"/>
          <w:sz w:val="24"/>
          <w:szCs w:val="24"/>
        </w:rPr>
      </w:pPr>
      <w:r w:rsidRPr="00E56613">
        <w:rPr>
          <w:rFonts w:ascii="David" w:eastAsia="Times New Roman" w:hAnsi="David" w:cs="David"/>
          <w:sz w:val="24"/>
          <w:szCs w:val="24"/>
          <w:rtl/>
        </w:rPr>
        <w:t xml:space="preserve">כמו כן יכללו כל מוצרי הנגרות המצופים בפורניר גם </w:t>
      </w:r>
      <w:r w:rsidRPr="00E56613">
        <w:rPr>
          <w:rFonts w:ascii="David" w:eastAsia="Times New Roman" w:hAnsi="David" w:cs="David"/>
          <w:sz w:val="24"/>
          <w:szCs w:val="24"/>
          <w:u w:val="single"/>
          <w:rtl/>
        </w:rPr>
        <w:t xml:space="preserve">משקופי עץ מצופים בפורניר </w:t>
      </w:r>
      <w:r w:rsidRPr="00E56613">
        <w:rPr>
          <w:rFonts w:ascii="David" w:eastAsia="Times New Roman" w:hAnsi="David" w:cs="David"/>
          <w:sz w:val="24"/>
          <w:szCs w:val="24"/>
          <w:rtl/>
        </w:rPr>
        <w:t>ואת צביעת כל  משטחי הפורניר ללא יוצא מן הכלל במערכת צבע "דור לק" או "הולצלזור 2000 " כולל קנטים של כנפי הדלתות.</w:t>
      </w:r>
    </w:p>
    <w:p w14:paraId="19533E9B" w14:textId="77777777" w:rsidR="00E56613" w:rsidRPr="00E56613" w:rsidRDefault="00E56613" w:rsidP="00237720">
      <w:pPr>
        <w:numPr>
          <w:ilvl w:val="0"/>
          <w:numId w:val="13"/>
        </w:numPr>
        <w:spacing w:before="0" w:beforeAutospacing="0" w:after="0" w:afterAutospacing="0" w:line="360" w:lineRule="auto"/>
        <w:jc w:val="both"/>
        <w:rPr>
          <w:rFonts w:ascii="David" w:eastAsia="Times New Roman" w:hAnsi="David" w:cs="David"/>
          <w:sz w:val="24"/>
          <w:szCs w:val="24"/>
        </w:rPr>
      </w:pPr>
      <w:r w:rsidRPr="00E56613">
        <w:rPr>
          <w:rFonts w:ascii="David" w:eastAsia="Times New Roman" w:hAnsi="David" w:cs="David"/>
          <w:sz w:val="24"/>
          <w:szCs w:val="24"/>
          <w:rtl/>
        </w:rPr>
        <w:t>תחתית הדלת מוגנת מים עם פס ברוחב שלא יפחת מ 7 ס"מ ברוחב כל הדלת, למניעת רטיבות.</w:t>
      </w:r>
    </w:p>
    <w:p w14:paraId="29958252" w14:textId="77777777" w:rsidR="00E56613" w:rsidRPr="00E56613" w:rsidRDefault="00E56613" w:rsidP="00E56613">
      <w:pPr>
        <w:spacing w:before="0" w:beforeAutospacing="0" w:after="0" w:afterAutospacing="0" w:line="360" w:lineRule="auto"/>
        <w:jc w:val="both"/>
        <w:rPr>
          <w:rFonts w:ascii="David" w:eastAsia="Times New Roman" w:hAnsi="David" w:cs="David"/>
          <w:sz w:val="24"/>
          <w:szCs w:val="24"/>
        </w:rPr>
      </w:pPr>
    </w:p>
    <w:p w14:paraId="67B55E9A" w14:textId="77777777" w:rsidR="00E56613" w:rsidRPr="00E56613" w:rsidRDefault="00E56613" w:rsidP="00237720">
      <w:pPr>
        <w:numPr>
          <w:ilvl w:val="0"/>
          <w:numId w:val="11"/>
        </w:numPr>
        <w:spacing w:before="0" w:beforeAutospacing="0" w:after="0" w:afterAutospacing="0" w:line="360" w:lineRule="auto"/>
        <w:jc w:val="both"/>
        <w:rPr>
          <w:rFonts w:ascii="David" w:eastAsia="Times New Roman" w:hAnsi="David" w:cs="David"/>
          <w:sz w:val="24"/>
          <w:szCs w:val="24"/>
          <w:rtl/>
        </w:rPr>
      </w:pPr>
      <w:r w:rsidRPr="00E56613">
        <w:rPr>
          <w:rFonts w:ascii="David" w:eastAsia="Times New Roman" w:hAnsi="David" w:cs="David"/>
          <w:b/>
          <w:bCs/>
          <w:sz w:val="24"/>
          <w:szCs w:val="24"/>
          <w:u w:val="single"/>
          <w:rtl/>
        </w:rPr>
        <w:t>פרזול</w:t>
      </w:r>
    </w:p>
    <w:p w14:paraId="33FB197B" w14:textId="77777777" w:rsidR="00E56613" w:rsidRPr="00E56613" w:rsidRDefault="00E56613" w:rsidP="00E56613">
      <w:pPr>
        <w:spacing w:before="0" w:beforeAutospacing="0" w:after="0" w:afterAutospacing="0" w:line="360" w:lineRule="auto"/>
        <w:ind w:left="861"/>
        <w:jc w:val="both"/>
        <w:rPr>
          <w:rFonts w:ascii="David" w:eastAsia="Times New Roman" w:hAnsi="David" w:cs="David"/>
          <w:sz w:val="24"/>
          <w:szCs w:val="24"/>
          <w:rtl/>
        </w:rPr>
      </w:pPr>
      <w:r w:rsidRPr="00E56613">
        <w:rPr>
          <w:rFonts w:ascii="David" w:eastAsia="Times New Roman" w:hAnsi="David" w:cs="David"/>
          <w:sz w:val="24"/>
          <w:szCs w:val="24"/>
          <w:rtl/>
        </w:rPr>
        <w:t>אלה אם צויין אחרת בפירוט הדלתות להלן/או עפ"י דרישת האדריכל, הידיות, המנעולים, לרבות מפתחות ושיניים ורוזטות  בדלתות לחדרים והשירותים  יהיו תוצרת אלבה מסוג אפולו ניקל מוברש או מט לבחירת המזמין או שוו"ע באישור המזמין, שני צירים תואמים למשקוף ולמשקל הדלת.</w:t>
      </w:r>
    </w:p>
    <w:p w14:paraId="430D4DDD" w14:textId="77777777" w:rsidR="00E56613" w:rsidRPr="00E56613" w:rsidRDefault="00E56613" w:rsidP="00E56613">
      <w:pPr>
        <w:spacing w:before="0" w:beforeAutospacing="0" w:after="0" w:afterAutospacing="0" w:line="360" w:lineRule="auto"/>
        <w:ind w:left="861"/>
        <w:jc w:val="both"/>
        <w:rPr>
          <w:rFonts w:ascii="David" w:eastAsia="Times New Roman" w:hAnsi="David" w:cs="David"/>
          <w:sz w:val="24"/>
          <w:szCs w:val="24"/>
          <w:rtl/>
        </w:rPr>
      </w:pPr>
      <w:r w:rsidRPr="00E56613">
        <w:rPr>
          <w:rFonts w:ascii="David" w:eastAsia="Times New Roman" w:hAnsi="David" w:cs="David"/>
          <w:sz w:val="24"/>
          <w:szCs w:val="24"/>
          <w:rtl/>
        </w:rPr>
        <w:t xml:space="preserve">מנעול מגנטי לכל הדלתות. דלתות בחדר רחצה ושירותים כוללות צוהר (עיגול מעל הידית)/זיגוג (צוהר מזוגג) + תפוס פנוי. </w:t>
      </w:r>
    </w:p>
    <w:p w14:paraId="7070EA61" w14:textId="77777777" w:rsidR="00E56613" w:rsidRPr="00E56613" w:rsidRDefault="00E56613" w:rsidP="00E56613">
      <w:pPr>
        <w:spacing w:before="0" w:beforeAutospacing="0" w:after="0" w:afterAutospacing="0" w:line="360" w:lineRule="auto"/>
        <w:ind w:left="861"/>
        <w:jc w:val="both"/>
        <w:rPr>
          <w:rFonts w:ascii="David" w:eastAsia="Times New Roman" w:hAnsi="David" w:cs="David"/>
          <w:sz w:val="24"/>
          <w:szCs w:val="24"/>
        </w:rPr>
      </w:pPr>
      <w:r w:rsidRPr="00E56613">
        <w:rPr>
          <w:rFonts w:ascii="David" w:eastAsia="Times New Roman" w:hAnsi="David" w:cs="David"/>
          <w:sz w:val="24"/>
          <w:szCs w:val="24"/>
          <w:rtl/>
        </w:rPr>
        <w:t>לכל הדלתות יותקן מעצור כולל לחדרי אמבטיה וש</w:t>
      </w:r>
      <w:r w:rsidR="00C96B78">
        <w:rPr>
          <w:rFonts w:ascii="David" w:eastAsia="Times New Roman" w:hAnsi="David" w:cs="David" w:hint="cs"/>
          <w:sz w:val="24"/>
          <w:szCs w:val="24"/>
          <w:rtl/>
        </w:rPr>
        <w:t>י</w:t>
      </w:r>
      <w:r w:rsidRPr="00E56613">
        <w:rPr>
          <w:rFonts w:ascii="David" w:eastAsia="Times New Roman" w:hAnsi="David" w:cs="David"/>
          <w:sz w:val="24"/>
          <w:szCs w:val="24"/>
          <w:rtl/>
        </w:rPr>
        <w:t xml:space="preserve">רותים ( בחדרים רטובים בהדבקה).     </w:t>
      </w:r>
    </w:p>
    <w:p w14:paraId="36DC75F0" w14:textId="77777777" w:rsidR="00E56613" w:rsidRPr="00E56613" w:rsidRDefault="00E56613" w:rsidP="00E56613">
      <w:pPr>
        <w:spacing w:before="0" w:beforeAutospacing="0" w:after="0" w:afterAutospacing="0" w:line="360" w:lineRule="auto"/>
        <w:ind w:left="1054"/>
        <w:jc w:val="both"/>
        <w:rPr>
          <w:rFonts w:ascii="David" w:eastAsia="Times New Roman" w:hAnsi="David" w:cs="David"/>
          <w:sz w:val="24"/>
          <w:szCs w:val="24"/>
          <w:rtl/>
        </w:rPr>
      </w:pPr>
    </w:p>
    <w:p w14:paraId="42A544D7" w14:textId="77777777" w:rsidR="00E56613" w:rsidRPr="00E56613" w:rsidRDefault="00E56613" w:rsidP="00237720">
      <w:pPr>
        <w:numPr>
          <w:ilvl w:val="0"/>
          <w:numId w:val="11"/>
        </w:numPr>
        <w:spacing w:before="0" w:beforeAutospacing="0" w:after="0" w:afterAutospacing="0" w:line="360" w:lineRule="auto"/>
        <w:jc w:val="both"/>
        <w:rPr>
          <w:rFonts w:ascii="David" w:eastAsia="Times New Roman" w:hAnsi="David" w:cs="David"/>
          <w:b/>
          <w:bCs/>
          <w:sz w:val="24"/>
          <w:szCs w:val="24"/>
          <w:u w:val="single"/>
          <w:rtl/>
        </w:rPr>
      </w:pPr>
      <w:r w:rsidRPr="00E56613">
        <w:rPr>
          <w:rFonts w:ascii="David" w:eastAsia="Times New Roman" w:hAnsi="David" w:cs="David"/>
          <w:b/>
          <w:bCs/>
          <w:sz w:val="24"/>
          <w:szCs w:val="24"/>
          <w:u w:val="single"/>
          <w:rtl/>
        </w:rPr>
        <w:t>אגפי דלתות</w:t>
      </w:r>
    </w:p>
    <w:p w14:paraId="594EBEFA" w14:textId="03BE90C1" w:rsidR="00E56613" w:rsidRPr="00E56613" w:rsidRDefault="00E56613" w:rsidP="00F65549">
      <w:pPr>
        <w:numPr>
          <w:ilvl w:val="0"/>
          <w:numId w:val="14"/>
        </w:numPr>
        <w:spacing w:before="0" w:beforeAutospacing="0" w:after="0" w:afterAutospacing="0" w:line="360" w:lineRule="auto"/>
        <w:jc w:val="both"/>
        <w:rPr>
          <w:rFonts w:ascii="David" w:eastAsia="Times New Roman" w:hAnsi="David" w:cs="David"/>
          <w:sz w:val="24"/>
          <w:szCs w:val="24"/>
          <w:rtl/>
        </w:rPr>
      </w:pPr>
      <w:r w:rsidRPr="00E56613">
        <w:rPr>
          <w:rFonts w:ascii="David" w:eastAsia="Times New Roman" w:hAnsi="David" w:cs="David"/>
          <w:sz w:val="24"/>
          <w:szCs w:val="24"/>
          <w:rtl/>
        </w:rPr>
        <w:t>הדלתות מתועשות</w:t>
      </w:r>
      <w:r w:rsidRPr="00E56613">
        <w:rPr>
          <w:rFonts w:ascii="David" w:eastAsia="Times New Roman" w:hAnsi="David" w:cs="David"/>
          <w:b/>
          <w:bCs/>
          <w:sz w:val="24"/>
          <w:szCs w:val="24"/>
          <w:rtl/>
        </w:rPr>
        <w:t xml:space="preserve">, </w:t>
      </w:r>
      <w:r w:rsidRPr="00E56613">
        <w:rPr>
          <w:rFonts w:ascii="David" w:eastAsia="Times New Roman" w:hAnsi="David" w:cs="David"/>
          <w:sz w:val="24"/>
          <w:szCs w:val="24"/>
          <w:rtl/>
        </w:rPr>
        <w:t xml:space="preserve">תהינה ברחבים שונים במחיר יסוד ממוצע של </w:t>
      </w:r>
      <w:ins w:id="722" w:author="Meryl Etman" w:date="2021-08-11T17:10:00Z">
        <w:r w:rsidR="00F65549" w:rsidRPr="00E56613">
          <w:rPr>
            <w:rFonts w:ascii="David" w:eastAsia="Times New Roman" w:hAnsi="David" w:cs="David"/>
            <w:sz w:val="24"/>
            <w:szCs w:val="24"/>
            <w:rtl/>
          </w:rPr>
          <w:t xml:space="preserve">של </w:t>
        </w:r>
        <w:r w:rsidR="00F65549">
          <w:rPr>
            <w:rFonts w:ascii="David" w:eastAsia="Times New Roman" w:hAnsi="David" w:cs="David" w:hint="cs"/>
            <w:b/>
            <w:bCs/>
            <w:sz w:val="24"/>
            <w:szCs w:val="24"/>
            <w:u w:val="single"/>
            <w:rtl/>
          </w:rPr>
          <w:t>1250</w:t>
        </w:r>
        <w:r w:rsidR="00F65549" w:rsidRPr="00E56613">
          <w:rPr>
            <w:rFonts w:ascii="David" w:eastAsia="Times New Roman" w:hAnsi="David" w:cs="David"/>
            <w:b/>
            <w:bCs/>
            <w:sz w:val="24"/>
            <w:szCs w:val="24"/>
            <w:u w:val="single"/>
            <w:rtl/>
          </w:rPr>
          <w:t>₪</w:t>
        </w:r>
        <w:r w:rsidR="00F65549" w:rsidRPr="00E56613">
          <w:rPr>
            <w:rFonts w:ascii="David" w:eastAsia="Times New Roman" w:hAnsi="David" w:cs="David"/>
            <w:b/>
            <w:bCs/>
            <w:sz w:val="24"/>
            <w:szCs w:val="24"/>
            <w:rtl/>
          </w:rPr>
          <w:t xml:space="preserve"> </w:t>
        </w:r>
        <w:r w:rsidR="00F65549" w:rsidRPr="00E56613">
          <w:rPr>
            <w:rFonts w:ascii="David" w:eastAsia="Times New Roman" w:hAnsi="David" w:cs="David"/>
            <w:b/>
            <w:bCs/>
            <w:sz w:val="24"/>
            <w:szCs w:val="24"/>
            <w:u w:val="single"/>
            <w:rtl/>
          </w:rPr>
          <w:t>/דלת</w:t>
        </w:r>
        <w:r w:rsidR="00F65549" w:rsidRPr="00E56613">
          <w:rPr>
            <w:rFonts w:ascii="David" w:eastAsia="Times New Roman" w:hAnsi="David" w:cs="David"/>
            <w:sz w:val="24"/>
            <w:szCs w:val="24"/>
            <w:rtl/>
          </w:rPr>
          <w:t xml:space="preserve"> </w:t>
        </w:r>
        <w:r w:rsidR="00F65549">
          <w:rPr>
            <w:rFonts w:ascii="David" w:eastAsia="Times New Roman" w:hAnsi="David" w:cs="David" w:hint="cs"/>
            <w:sz w:val="24"/>
            <w:szCs w:val="24"/>
            <w:rtl/>
          </w:rPr>
          <w:t xml:space="preserve">. בדירות פנטהאוז מחיר יסוד של 1450 ₪ / דלת </w:t>
        </w:r>
      </w:ins>
      <w:del w:id="723" w:author="Meryl Etman" w:date="2021-08-11T17:10:00Z">
        <w:r w:rsidRPr="00E56613" w:rsidDel="00F65549">
          <w:rPr>
            <w:rFonts w:ascii="David" w:eastAsia="Times New Roman" w:hAnsi="David" w:cs="David"/>
            <w:b/>
            <w:bCs/>
            <w:sz w:val="24"/>
            <w:szCs w:val="24"/>
            <w:u w:val="single"/>
            <w:rtl/>
          </w:rPr>
          <w:delText xml:space="preserve">        ₪</w:delText>
        </w:r>
        <w:r w:rsidRPr="00E56613" w:rsidDel="00F65549">
          <w:rPr>
            <w:rFonts w:ascii="David" w:eastAsia="Times New Roman" w:hAnsi="David" w:cs="David"/>
            <w:b/>
            <w:bCs/>
            <w:sz w:val="24"/>
            <w:szCs w:val="24"/>
            <w:rtl/>
          </w:rPr>
          <w:delText xml:space="preserve"> </w:delText>
        </w:r>
        <w:r w:rsidRPr="00E56613" w:rsidDel="00F65549">
          <w:rPr>
            <w:rFonts w:ascii="David" w:eastAsia="Times New Roman" w:hAnsi="David" w:cs="David"/>
            <w:b/>
            <w:bCs/>
            <w:sz w:val="24"/>
            <w:szCs w:val="24"/>
            <w:u w:val="single"/>
            <w:rtl/>
          </w:rPr>
          <w:delText>/דלת</w:delText>
        </w:r>
        <w:r w:rsidRPr="00E56613" w:rsidDel="00F65549">
          <w:rPr>
            <w:rFonts w:ascii="David" w:eastAsia="Times New Roman" w:hAnsi="David" w:cs="David"/>
            <w:sz w:val="24"/>
            <w:szCs w:val="24"/>
            <w:rtl/>
          </w:rPr>
          <w:delText xml:space="preserve"> (</w:delText>
        </w:r>
      </w:del>
      <w:r w:rsidRPr="00E56613">
        <w:rPr>
          <w:rFonts w:ascii="David" w:eastAsia="Times New Roman" w:hAnsi="David" w:cs="David"/>
          <w:sz w:val="24"/>
          <w:szCs w:val="24"/>
          <w:rtl/>
        </w:rPr>
        <w:t>העבודה כוללת משקוף עיוור וביטון).</w:t>
      </w:r>
    </w:p>
    <w:p w14:paraId="3D01529D" w14:textId="77777777" w:rsidR="00E56613" w:rsidRPr="00E56613" w:rsidRDefault="00E56613" w:rsidP="00237720">
      <w:pPr>
        <w:numPr>
          <w:ilvl w:val="0"/>
          <w:numId w:val="14"/>
        </w:numPr>
        <w:spacing w:before="0" w:beforeAutospacing="0" w:after="0" w:afterAutospacing="0" w:line="360" w:lineRule="auto"/>
        <w:jc w:val="both"/>
        <w:rPr>
          <w:rFonts w:ascii="David" w:eastAsia="Times New Roman" w:hAnsi="David" w:cs="David"/>
          <w:sz w:val="24"/>
          <w:szCs w:val="24"/>
        </w:rPr>
      </w:pPr>
      <w:r w:rsidRPr="00E56613">
        <w:rPr>
          <w:rFonts w:ascii="David" w:eastAsia="Times New Roman" w:hAnsi="David" w:cs="David"/>
          <w:sz w:val="24"/>
          <w:szCs w:val="24"/>
          <w:rtl/>
        </w:rPr>
        <w:t>מילוי אגפי דלתות ייעשה בשימוש עץ לבן יבש ובריא בלבד/פלקסבורד.</w:t>
      </w:r>
    </w:p>
    <w:p w14:paraId="76CB2A0C" w14:textId="77777777" w:rsidR="00E56613" w:rsidRPr="00E56613" w:rsidRDefault="00E56613" w:rsidP="00237720">
      <w:pPr>
        <w:numPr>
          <w:ilvl w:val="0"/>
          <w:numId w:val="14"/>
        </w:numPr>
        <w:spacing w:before="0" w:beforeAutospacing="0" w:after="0" w:afterAutospacing="0" w:line="360" w:lineRule="auto"/>
        <w:jc w:val="both"/>
        <w:rPr>
          <w:rFonts w:ascii="David" w:eastAsia="Times New Roman" w:hAnsi="David" w:cs="David"/>
          <w:sz w:val="24"/>
          <w:szCs w:val="24"/>
        </w:rPr>
      </w:pPr>
      <w:r w:rsidRPr="00E56613">
        <w:rPr>
          <w:rFonts w:ascii="David" w:eastAsia="Times New Roman" w:hAnsi="David" w:cs="David"/>
          <w:sz w:val="24"/>
          <w:szCs w:val="24"/>
          <w:rtl/>
        </w:rPr>
        <w:t xml:space="preserve">לכל כנף יבוצע </w:t>
      </w:r>
      <w:r w:rsidRPr="00E56613">
        <w:rPr>
          <w:rFonts w:ascii="David" w:eastAsia="Times New Roman" w:hAnsi="David" w:cs="David"/>
          <w:sz w:val="24"/>
          <w:szCs w:val="24"/>
          <w:u w:val="single"/>
          <w:rtl/>
        </w:rPr>
        <w:t>תופס רצפה קפיצי דגם "ליפסקי" או שו"ע.</w:t>
      </w:r>
    </w:p>
    <w:p w14:paraId="6B190678" w14:textId="77777777" w:rsidR="00E56613" w:rsidRPr="00E56613" w:rsidRDefault="00E56613" w:rsidP="00237720">
      <w:pPr>
        <w:numPr>
          <w:ilvl w:val="0"/>
          <w:numId w:val="14"/>
        </w:numPr>
        <w:spacing w:before="0" w:beforeAutospacing="0" w:after="0" w:afterAutospacing="0" w:line="360" w:lineRule="auto"/>
        <w:jc w:val="both"/>
        <w:rPr>
          <w:rFonts w:ascii="David" w:eastAsia="Times New Roman" w:hAnsi="David" w:cs="David"/>
          <w:sz w:val="24"/>
          <w:szCs w:val="24"/>
        </w:rPr>
      </w:pPr>
      <w:r w:rsidRPr="00E56613">
        <w:rPr>
          <w:rFonts w:ascii="David" w:eastAsia="Times New Roman" w:hAnsi="David" w:cs="David"/>
          <w:sz w:val="24"/>
          <w:szCs w:val="24"/>
          <w:rtl/>
        </w:rPr>
        <w:t>הכנף תיצבע גם בחלקה התחתון בלכה שקופה לעמידות בפני מים וכן יינתן פתרון נגד מים להלבשות הדלתות</w:t>
      </w:r>
      <w:r w:rsidRPr="00E56613">
        <w:rPr>
          <w:rFonts w:ascii="David" w:eastAsia="Times New Roman" w:hAnsi="David" w:cs="David"/>
          <w:sz w:val="24"/>
          <w:szCs w:val="24"/>
          <w:u w:val="single"/>
          <w:rtl/>
        </w:rPr>
        <w:t>. כל המכלול יאושר בכתב ע"י האדריכל והמזמין לאחר</w:t>
      </w:r>
      <w:r w:rsidRPr="00E56613">
        <w:rPr>
          <w:rFonts w:ascii="David" w:eastAsia="Times New Roman" w:hAnsi="David" w:cs="David"/>
          <w:sz w:val="24"/>
          <w:szCs w:val="24"/>
          <w:rtl/>
        </w:rPr>
        <w:t xml:space="preserve"> </w:t>
      </w:r>
      <w:r w:rsidRPr="00E56613">
        <w:rPr>
          <w:rFonts w:ascii="David" w:eastAsia="Times New Roman" w:hAnsi="David" w:cs="David"/>
          <w:sz w:val="24"/>
          <w:szCs w:val="24"/>
          <w:u w:val="single"/>
          <w:rtl/>
        </w:rPr>
        <w:t>הבאת דוגמא ע"י הספק לאתר</w:t>
      </w:r>
      <w:r w:rsidRPr="00E56613">
        <w:rPr>
          <w:rFonts w:ascii="David" w:eastAsia="Times New Roman" w:hAnsi="David" w:cs="David"/>
          <w:sz w:val="24"/>
          <w:szCs w:val="24"/>
          <w:rtl/>
        </w:rPr>
        <w:t xml:space="preserve"> .</w:t>
      </w:r>
    </w:p>
    <w:p w14:paraId="3A1A0A07" w14:textId="77777777" w:rsidR="00E56613" w:rsidRPr="00E56613" w:rsidRDefault="00E56613" w:rsidP="00237720">
      <w:pPr>
        <w:numPr>
          <w:ilvl w:val="0"/>
          <w:numId w:val="14"/>
        </w:numPr>
        <w:spacing w:before="0" w:beforeAutospacing="0" w:after="0" w:afterAutospacing="0" w:line="360" w:lineRule="auto"/>
        <w:jc w:val="both"/>
        <w:rPr>
          <w:rFonts w:ascii="David" w:eastAsia="Times New Roman" w:hAnsi="David" w:cs="David"/>
          <w:sz w:val="24"/>
          <w:szCs w:val="24"/>
        </w:rPr>
      </w:pPr>
      <w:r w:rsidRPr="00E56613">
        <w:rPr>
          <w:rFonts w:ascii="David" w:eastAsia="Times New Roman" w:hAnsi="David" w:cs="David"/>
          <w:sz w:val="24"/>
          <w:szCs w:val="24"/>
          <w:rtl/>
        </w:rPr>
        <w:t>יש לצבוע את כל המשקופים  בצבע אוטם עד גובה פני הריצוף.</w:t>
      </w:r>
    </w:p>
    <w:p w14:paraId="13FF7FB1" w14:textId="77777777" w:rsidR="00E56613" w:rsidRPr="00E56613" w:rsidRDefault="00E56613" w:rsidP="00237720">
      <w:pPr>
        <w:numPr>
          <w:ilvl w:val="0"/>
          <w:numId w:val="14"/>
        </w:numPr>
        <w:spacing w:before="0" w:beforeAutospacing="0" w:after="0" w:afterAutospacing="0" w:line="360" w:lineRule="auto"/>
        <w:jc w:val="both"/>
        <w:rPr>
          <w:rFonts w:ascii="David" w:eastAsia="Times New Roman" w:hAnsi="David" w:cs="David"/>
          <w:sz w:val="24"/>
          <w:szCs w:val="24"/>
        </w:rPr>
      </w:pPr>
      <w:r w:rsidRPr="00E56613">
        <w:rPr>
          <w:rFonts w:ascii="David" w:eastAsia="Times New Roman" w:hAnsi="David" w:cs="David"/>
          <w:sz w:val="24"/>
          <w:szCs w:val="24"/>
          <w:rtl/>
        </w:rPr>
        <w:t>כל הדלתות בכל דירה יהיו בגוון אחיד לבחירת הרוכש מתוך 4 גוונים (לרבות לבן ושמנת) שונים שיבחרו ע"י המזמין מתוך כלל המבחר המיוצר ע"י הספק המאושר.</w:t>
      </w:r>
    </w:p>
    <w:p w14:paraId="4BD27846" w14:textId="77777777" w:rsidR="00E56613" w:rsidRPr="00E56613" w:rsidRDefault="00E56613" w:rsidP="00237720">
      <w:pPr>
        <w:numPr>
          <w:ilvl w:val="0"/>
          <w:numId w:val="14"/>
        </w:numPr>
        <w:spacing w:before="0" w:beforeAutospacing="0" w:after="0" w:afterAutospacing="0" w:line="360" w:lineRule="auto"/>
        <w:jc w:val="both"/>
        <w:rPr>
          <w:rFonts w:ascii="David" w:eastAsia="Times New Roman" w:hAnsi="David" w:cs="David"/>
          <w:sz w:val="24"/>
          <w:szCs w:val="24"/>
        </w:rPr>
      </w:pPr>
      <w:r w:rsidRPr="00E56613">
        <w:rPr>
          <w:rFonts w:ascii="David" w:eastAsia="Times New Roman" w:hAnsi="David" w:cs="David"/>
          <w:sz w:val="24"/>
          <w:szCs w:val="24"/>
          <w:rtl/>
        </w:rPr>
        <w:t xml:space="preserve">דלתות ומשקופים חדרי השירותים ומרפסת שרות כנ"ל, אך עם צוהר בגודל לפי בחירת האדריכל, כולל זכוכית מחוסמת </w:t>
      </w:r>
      <w:smartTag w:uri="urn:schemas-microsoft-com:office:smarttags" w:element="metricconverter">
        <w:smartTagPr>
          <w:attr w:name="ProductID" w:val="6 מ&quot;מ"/>
        </w:smartTagPr>
        <w:r w:rsidRPr="00E56613">
          <w:rPr>
            <w:rFonts w:ascii="David" w:eastAsia="Times New Roman" w:hAnsi="David" w:cs="David"/>
            <w:sz w:val="24"/>
            <w:szCs w:val="24"/>
            <w:rtl/>
          </w:rPr>
          <w:t>6 מ"מ</w:t>
        </w:r>
      </w:smartTag>
      <w:r w:rsidRPr="00E56613">
        <w:rPr>
          <w:rFonts w:ascii="David" w:eastAsia="Times New Roman" w:hAnsi="David" w:cs="David"/>
          <w:sz w:val="24"/>
          <w:szCs w:val="24"/>
          <w:rtl/>
        </w:rPr>
        <w:t xml:space="preserve"> חלבית או שתי וערב , או שקופה לבחירת האדריכל .לדלתות השירותים יורכב מנגנון סגירה בהתאם לדרישות התקנים.</w:t>
      </w:r>
    </w:p>
    <w:p w14:paraId="645D0080" w14:textId="77777777" w:rsidR="00E56613" w:rsidRPr="00E56613" w:rsidRDefault="00E56613" w:rsidP="00237720">
      <w:pPr>
        <w:numPr>
          <w:ilvl w:val="0"/>
          <w:numId w:val="14"/>
        </w:numPr>
        <w:spacing w:before="0" w:beforeAutospacing="0" w:after="0" w:afterAutospacing="0" w:line="360" w:lineRule="auto"/>
        <w:jc w:val="both"/>
        <w:rPr>
          <w:rFonts w:ascii="David" w:eastAsia="Times New Roman" w:hAnsi="David" w:cs="David"/>
          <w:sz w:val="24"/>
          <w:szCs w:val="24"/>
        </w:rPr>
      </w:pPr>
      <w:r w:rsidRPr="00E56613">
        <w:rPr>
          <w:rFonts w:ascii="David" w:eastAsia="Times New Roman" w:hAnsi="David" w:cs="David"/>
          <w:sz w:val="24"/>
          <w:szCs w:val="24"/>
          <w:rtl/>
        </w:rPr>
        <w:t xml:space="preserve">דלת חדר ארונות עם תריס תחתון.          </w:t>
      </w:r>
    </w:p>
    <w:p w14:paraId="5EE91DFE" w14:textId="77777777" w:rsidR="00E56613" w:rsidRPr="00E56613" w:rsidRDefault="00E56613" w:rsidP="00237720">
      <w:pPr>
        <w:numPr>
          <w:ilvl w:val="0"/>
          <w:numId w:val="14"/>
        </w:numPr>
        <w:spacing w:before="0" w:beforeAutospacing="0" w:after="0" w:afterAutospacing="0" w:line="360" w:lineRule="auto"/>
        <w:jc w:val="both"/>
        <w:rPr>
          <w:rFonts w:ascii="David" w:eastAsia="Times New Roman" w:hAnsi="David" w:cs="David"/>
          <w:sz w:val="24"/>
          <w:szCs w:val="24"/>
        </w:rPr>
      </w:pPr>
      <w:r w:rsidRPr="00E56613">
        <w:rPr>
          <w:rFonts w:ascii="David" w:eastAsia="Times New Roman" w:hAnsi="David" w:cs="David"/>
          <w:sz w:val="24"/>
          <w:szCs w:val="24"/>
          <w:rtl/>
        </w:rPr>
        <w:t xml:space="preserve">כנף עץ לדלת על גבי משקוף ממ"ד.   </w:t>
      </w:r>
    </w:p>
    <w:p w14:paraId="30307DE7" w14:textId="77777777" w:rsidR="00E56613" w:rsidRPr="00E56613" w:rsidRDefault="00E56613" w:rsidP="00237720">
      <w:pPr>
        <w:numPr>
          <w:ilvl w:val="0"/>
          <w:numId w:val="14"/>
        </w:numPr>
        <w:spacing w:before="0" w:beforeAutospacing="0" w:after="0" w:afterAutospacing="0" w:line="360" w:lineRule="auto"/>
        <w:jc w:val="both"/>
        <w:rPr>
          <w:rFonts w:ascii="David" w:eastAsia="Times New Roman" w:hAnsi="David" w:cs="David"/>
          <w:sz w:val="24"/>
          <w:szCs w:val="24"/>
        </w:rPr>
      </w:pPr>
      <w:r w:rsidRPr="00E56613">
        <w:rPr>
          <w:rFonts w:ascii="David" w:eastAsia="Times New Roman" w:hAnsi="David" w:cs="David"/>
          <w:sz w:val="24"/>
          <w:szCs w:val="24"/>
          <w:rtl/>
        </w:rPr>
        <w:t>לדירות המיוחדות יסופק זהה ובנוסף דלתות צבע ב-2 אופציות צבע לבחירת היזם.</w:t>
      </w:r>
    </w:p>
    <w:p w14:paraId="4F5ADE95" w14:textId="77777777" w:rsidR="00C96B78" w:rsidRPr="00C96B78" w:rsidRDefault="00C96B78" w:rsidP="00C96B78">
      <w:pPr>
        <w:pStyle w:val="af7"/>
        <w:numPr>
          <w:ilvl w:val="0"/>
          <w:numId w:val="11"/>
        </w:numPr>
        <w:tabs>
          <w:tab w:val="clear" w:pos="861"/>
          <w:tab w:val="num" w:pos="1502"/>
        </w:tabs>
        <w:ind w:left="1502" w:hanging="1361"/>
        <w:rPr>
          <w:rFonts w:ascii="David" w:hAnsi="David"/>
          <w:sz w:val="24"/>
          <w:szCs w:val="24"/>
        </w:rPr>
      </w:pPr>
      <w:r w:rsidRPr="00C96B78">
        <w:rPr>
          <w:rFonts w:ascii="David" w:hAnsi="David"/>
          <w:sz w:val="24"/>
          <w:szCs w:val="24"/>
          <w:rtl/>
        </w:rPr>
        <w:t>המחירים יהיו צמודים ל-</w:t>
      </w:r>
      <w:sdt>
        <w:sdtPr>
          <w:rPr>
            <w:rFonts w:ascii="David" w:hAnsi="David"/>
            <w:color w:val="000080"/>
            <w:sz w:val="24"/>
            <w:szCs w:val="24"/>
            <w:rtl/>
          </w:rPr>
          <w:alias w:val="סוג מדד כותרת"/>
          <w:tag w:val="cntMadadTypeTitle"/>
          <w:id w:val="894931214"/>
          <w:placeholder>
            <w:docPart w:val="8F6C341BB54D4D66BDBED3CEB8652A72"/>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MadadTypeTitle[1]" w:storeItemID="{81709D4C-33DC-48CC-AC7E-130A245806EE}"/>
          <w:text/>
        </w:sdtPr>
        <w:sdtEndPr/>
        <w:sdtContent>
          <w:r w:rsidRPr="00C96B78">
            <w:rPr>
              <w:rStyle w:val="a8"/>
              <w:color w:val="00B0F0"/>
              <w:sz w:val="24"/>
              <w:szCs w:val="24"/>
              <w:rtl/>
            </w:rPr>
            <w:t>[סוג מדד כותרת]</w:t>
          </w:r>
        </w:sdtContent>
      </w:sdt>
      <w:r w:rsidRPr="00C96B78">
        <w:rPr>
          <w:rFonts w:ascii="David" w:hAnsi="David"/>
          <w:sz w:val="24"/>
          <w:szCs w:val="24"/>
          <w:rtl/>
        </w:rPr>
        <w:t xml:space="preserve"> </w:t>
      </w:r>
      <w:sdt>
        <w:sdtPr>
          <w:rPr>
            <w:rFonts w:ascii="David" w:hAnsi="David"/>
            <w:color w:val="000080"/>
            <w:sz w:val="24"/>
            <w:szCs w:val="24"/>
            <w:rtl/>
          </w:rPr>
          <w:alias w:val="מדד בגין/ידוע - כותרת"/>
          <w:tag w:val="cntIsKnownTitle"/>
          <w:id w:val="635072869"/>
          <w:placeholder>
            <w:docPart w:val="F9BF23AF95694D878D5C1A2BDFFEEFA2"/>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IsKnownTitle[1]" w:storeItemID="{81709D4C-33DC-48CC-AC7E-130A245806EE}"/>
          <w:text/>
        </w:sdtPr>
        <w:sdtEndPr/>
        <w:sdtContent>
          <w:r w:rsidRPr="00C96B78">
            <w:rPr>
              <w:rStyle w:val="a8"/>
              <w:color w:val="00B0F0"/>
              <w:sz w:val="24"/>
              <w:szCs w:val="24"/>
              <w:rtl/>
            </w:rPr>
            <w:t>[מדד בגין/ידוע - כותרת]</w:t>
          </w:r>
        </w:sdtContent>
      </w:sdt>
      <w:r w:rsidRPr="00C96B78">
        <w:rPr>
          <w:rFonts w:ascii="David" w:hAnsi="David"/>
          <w:sz w:val="24"/>
          <w:szCs w:val="24"/>
          <w:rtl/>
        </w:rPr>
        <w:t xml:space="preserve"> בתאריך </w:t>
      </w:r>
      <w:sdt>
        <w:sdtPr>
          <w:rPr>
            <w:color w:val="000080"/>
            <w:sz w:val="24"/>
            <w:szCs w:val="24"/>
            <w:rtl/>
          </w:rPr>
          <w:alias w:val="מדד בסיס"/>
          <w:tag w:val="cntMadadBase"/>
          <w:id w:val="-1711637847"/>
          <w:placeholder>
            <w:docPart w:val="6114CAB1F9984323BBC2601C4761272D"/>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MadadBase[1]" w:storeItemID="{81709D4C-33DC-48CC-AC7E-130A245806EE}"/>
          <w:date>
            <w:dateFormat w:val="dd/MM/yyyy"/>
            <w:lid w:val="he-IL"/>
            <w:storeMappedDataAs w:val="dateTime"/>
            <w:calendar w:val="gregorian"/>
          </w:date>
        </w:sdtPr>
        <w:sdtEndPr/>
        <w:sdtContent>
          <w:r w:rsidRPr="00C96B78">
            <w:rPr>
              <w:rStyle w:val="a8"/>
              <w:color w:val="00B0F0"/>
              <w:sz w:val="24"/>
              <w:szCs w:val="24"/>
              <w:rtl/>
            </w:rPr>
            <w:t>[מדד בסיס]</w:t>
          </w:r>
        </w:sdtContent>
      </w:sdt>
      <w:r w:rsidRPr="00C96B78">
        <w:rPr>
          <w:rFonts w:ascii="David" w:hAnsi="David"/>
          <w:sz w:val="24"/>
          <w:szCs w:val="24"/>
          <w:rtl/>
        </w:rPr>
        <w:t xml:space="preserve"> אשר עמד על </w:t>
      </w:r>
      <w:sdt>
        <w:sdtPr>
          <w:rPr>
            <w:color w:val="000080"/>
            <w:sz w:val="24"/>
            <w:szCs w:val="24"/>
            <w:rtl/>
          </w:rPr>
          <w:alias w:val="נקודות מדד"/>
          <w:tag w:val="cntMadadPoints"/>
          <w:id w:val="-225369610"/>
          <w:placeholder>
            <w:docPart w:val="4D1FFA1590424E2BB546A77D4240CE31"/>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MadadPoints[1]" w:storeItemID="{81709D4C-33DC-48CC-AC7E-130A245806EE}"/>
          <w:text/>
        </w:sdtPr>
        <w:sdtEndPr/>
        <w:sdtContent>
          <w:r w:rsidRPr="00C96B78">
            <w:rPr>
              <w:rStyle w:val="a8"/>
              <w:color w:val="00B0F0"/>
              <w:sz w:val="24"/>
              <w:szCs w:val="24"/>
              <w:rtl/>
            </w:rPr>
            <w:t>[נקודות מדד]</w:t>
          </w:r>
        </w:sdtContent>
      </w:sdt>
      <w:r w:rsidRPr="00C96B78">
        <w:rPr>
          <w:rFonts w:ascii="David" w:hAnsi="David"/>
          <w:sz w:val="24"/>
          <w:szCs w:val="24"/>
          <w:rtl/>
        </w:rPr>
        <w:t xml:space="preserve"> נקודות.</w:t>
      </w:r>
    </w:p>
    <w:p w14:paraId="6C19E7E6" w14:textId="77777777" w:rsidR="00E56613" w:rsidRPr="00C96B78" w:rsidRDefault="00E56613" w:rsidP="00C96B78">
      <w:pPr>
        <w:pStyle w:val="af7"/>
        <w:numPr>
          <w:ilvl w:val="0"/>
          <w:numId w:val="11"/>
        </w:numPr>
        <w:rPr>
          <w:rFonts w:ascii="David" w:hAnsi="David"/>
          <w:sz w:val="24"/>
          <w:szCs w:val="24"/>
          <w:rtl/>
        </w:rPr>
      </w:pPr>
      <w:r w:rsidRPr="00C96B78">
        <w:rPr>
          <w:rFonts w:ascii="David" w:hAnsi="David"/>
          <w:b/>
          <w:bCs/>
          <w:sz w:val="24"/>
          <w:szCs w:val="24"/>
          <w:u w:val="single"/>
          <w:rtl/>
        </w:rPr>
        <w:t>ערבויות</w:t>
      </w:r>
    </w:p>
    <w:p w14:paraId="38E2405E" w14:textId="77777777" w:rsidR="00E56613" w:rsidRPr="00E56613" w:rsidRDefault="00E56613" w:rsidP="00237720">
      <w:pPr>
        <w:numPr>
          <w:ilvl w:val="0"/>
          <w:numId w:val="15"/>
        </w:numPr>
        <w:spacing w:before="0" w:beforeAutospacing="0" w:after="0" w:afterAutospacing="0" w:line="360" w:lineRule="auto"/>
        <w:jc w:val="both"/>
        <w:rPr>
          <w:rFonts w:ascii="David" w:eastAsia="Times New Roman" w:hAnsi="David" w:cs="David"/>
          <w:sz w:val="24"/>
          <w:szCs w:val="24"/>
        </w:rPr>
      </w:pPr>
      <w:r w:rsidRPr="00E56613">
        <w:rPr>
          <w:rFonts w:ascii="David" w:eastAsia="Times New Roman" w:hAnsi="David" w:cs="David"/>
          <w:sz w:val="24"/>
          <w:szCs w:val="24"/>
          <w:rtl/>
        </w:rPr>
        <w:t>הספק ימסור לקבלן ערבות אוטונומית בסך 5% מאומדן מחיר החומרים (אביזרים) העבודות הכולל לפרויקט/ לבניין.</w:t>
      </w:r>
    </w:p>
    <w:p w14:paraId="5ACC1982" w14:textId="77777777" w:rsidR="00E56613" w:rsidRPr="00E56613" w:rsidRDefault="00E56613" w:rsidP="00E56613">
      <w:pPr>
        <w:spacing w:before="0" w:beforeAutospacing="0" w:after="0" w:afterAutospacing="0" w:line="360" w:lineRule="auto"/>
        <w:ind w:left="1440"/>
        <w:jc w:val="both"/>
        <w:rPr>
          <w:rFonts w:ascii="David" w:eastAsia="Times New Roman" w:hAnsi="David" w:cs="David"/>
          <w:sz w:val="24"/>
          <w:szCs w:val="24"/>
          <w:rtl/>
        </w:rPr>
      </w:pPr>
      <w:r w:rsidRPr="00E56613">
        <w:rPr>
          <w:rFonts w:ascii="David" w:eastAsia="Times New Roman" w:hAnsi="David" w:cs="David"/>
          <w:sz w:val="24"/>
          <w:szCs w:val="24"/>
          <w:rtl/>
        </w:rPr>
        <w:t>כתנאי לתשלום הח-ן הסופי ימסור הספק לקבלן ערבות בנקאית אוטונומית בסך 5% מסך החשבון הסופי המצטבר.</w:t>
      </w:r>
    </w:p>
    <w:p w14:paraId="62FB7561" w14:textId="77777777" w:rsidR="00E56613" w:rsidRPr="00C96B78" w:rsidRDefault="00E74841" w:rsidP="00E74841">
      <w:pPr>
        <w:numPr>
          <w:ilvl w:val="0"/>
          <w:numId w:val="15"/>
        </w:numPr>
        <w:spacing w:before="0" w:beforeAutospacing="0" w:after="0" w:afterAutospacing="0" w:line="360" w:lineRule="auto"/>
        <w:jc w:val="both"/>
        <w:rPr>
          <w:rFonts w:ascii="David" w:eastAsia="Times New Roman" w:hAnsi="David" w:cs="David"/>
          <w:sz w:val="24"/>
          <w:szCs w:val="24"/>
          <w:rtl/>
        </w:rPr>
      </w:pPr>
      <w:r>
        <w:rPr>
          <w:rFonts w:ascii="David" w:eastAsia="Times New Roman" w:hAnsi="David" w:cs="David"/>
          <w:sz w:val="24"/>
          <w:szCs w:val="24"/>
          <w:rtl/>
        </w:rPr>
        <w:t xml:space="preserve">הקבלן אחראי כי הספק </w:t>
      </w:r>
      <w:r w:rsidRPr="00E74841">
        <w:rPr>
          <w:rFonts w:ascii="David" w:eastAsia="Times New Roman" w:hAnsi="David" w:cs="David"/>
          <w:sz w:val="24"/>
          <w:szCs w:val="24"/>
          <w:rtl/>
        </w:rPr>
        <w:t>יתחייב</w:t>
      </w:r>
      <w:r>
        <w:rPr>
          <w:rFonts w:ascii="David" w:eastAsia="Times New Roman" w:hAnsi="David" w:cs="David" w:hint="cs"/>
          <w:sz w:val="24"/>
          <w:szCs w:val="24"/>
          <w:rtl/>
        </w:rPr>
        <w:t xml:space="preserve"> </w:t>
      </w:r>
      <w:r w:rsidR="00E56613" w:rsidRPr="00E56613">
        <w:rPr>
          <w:rFonts w:ascii="David" w:eastAsia="Times New Roman" w:hAnsi="David" w:cs="David"/>
          <w:sz w:val="24"/>
          <w:szCs w:val="24"/>
          <w:rtl/>
        </w:rPr>
        <w:t xml:space="preserve">לאפשר לרוכשים לקבל ממנו ערבות בנקאית אוטונומית על מלוא היקף הכספי של השדרוג (כולל מע"מ), כנגד כל תשלום. הספק מתחייב להודיע לרוכשים על האפשרות לקבלת את הערבות כאמור, תוך ציון מראש של עלות עמלת הערבות אשר תחול על הרוכשים. </w:t>
      </w:r>
    </w:p>
    <w:p w14:paraId="63D2EC51" w14:textId="77777777" w:rsidR="00E56613" w:rsidRPr="00E56613" w:rsidRDefault="00E56613" w:rsidP="00E56613">
      <w:pPr>
        <w:spacing w:before="0" w:beforeAutospacing="0" w:after="0" w:afterAutospacing="0" w:line="360" w:lineRule="auto"/>
        <w:jc w:val="both"/>
        <w:rPr>
          <w:rFonts w:ascii="David" w:eastAsia="Times New Roman" w:hAnsi="David" w:cs="David"/>
          <w:b/>
          <w:bCs/>
          <w:sz w:val="24"/>
          <w:szCs w:val="24"/>
          <w:u w:val="single"/>
          <w:rtl/>
        </w:rPr>
      </w:pPr>
    </w:p>
    <w:p w14:paraId="2DC0D6B7" w14:textId="77777777" w:rsidR="00E56613" w:rsidRPr="00E56613" w:rsidRDefault="00E56613" w:rsidP="00237720">
      <w:pPr>
        <w:numPr>
          <w:ilvl w:val="0"/>
          <w:numId w:val="11"/>
        </w:numPr>
        <w:spacing w:before="0" w:beforeAutospacing="0" w:after="0" w:afterAutospacing="0" w:line="360" w:lineRule="auto"/>
        <w:jc w:val="both"/>
        <w:rPr>
          <w:rFonts w:ascii="David" w:eastAsia="Times New Roman" w:hAnsi="David" w:cs="David"/>
          <w:b/>
          <w:bCs/>
          <w:sz w:val="24"/>
          <w:szCs w:val="24"/>
          <w:u w:val="single"/>
        </w:rPr>
      </w:pPr>
      <w:r w:rsidRPr="00E56613">
        <w:rPr>
          <w:rFonts w:ascii="David" w:eastAsia="Times New Roman" w:hAnsi="David" w:cs="David"/>
          <w:b/>
          <w:bCs/>
          <w:sz w:val="24"/>
          <w:szCs w:val="24"/>
          <w:u w:val="single"/>
          <w:rtl/>
        </w:rPr>
        <w:t>שלבי תשלום</w:t>
      </w:r>
    </w:p>
    <w:p w14:paraId="59F9E48C" w14:textId="77777777" w:rsidR="00E56613" w:rsidRPr="00E56613" w:rsidRDefault="00E56613" w:rsidP="00E56613">
      <w:pPr>
        <w:spacing w:before="0" w:beforeAutospacing="0" w:after="0" w:afterAutospacing="0" w:line="360" w:lineRule="auto"/>
        <w:jc w:val="both"/>
        <w:rPr>
          <w:rFonts w:ascii="David" w:eastAsia="Times New Roman" w:hAnsi="David" w:cs="David"/>
          <w:b/>
          <w:bCs/>
          <w:sz w:val="24"/>
          <w:szCs w:val="24"/>
          <w:u w:val="single"/>
        </w:rPr>
      </w:pPr>
    </w:p>
    <w:p w14:paraId="62C1C64B" w14:textId="77777777" w:rsidR="00E56613" w:rsidRPr="00E56613" w:rsidRDefault="00E56613" w:rsidP="00237720">
      <w:pPr>
        <w:numPr>
          <w:ilvl w:val="0"/>
          <w:numId w:val="16"/>
        </w:numPr>
        <w:spacing w:before="0" w:beforeAutospacing="0" w:after="0" w:afterAutospacing="0" w:line="360" w:lineRule="auto"/>
        <w:jc w:val="both"/>
        <w:rPr>
          <w:rFonts w:ascii="David" w:eastAsia="Times New Roman" w:hAnsi="David" w:cs="David"/>
          <w:sz w:val="24"/>
          <w:szCs w:val="24"/>
          <w:rtl/>
        </w:rPr>
      </w:pPr>
      <w:r w:rsidRPr="00E56613">
        <w:rPr>
          <w:rFonts w:ascii="David" w:eastAsia="Times New Roman" w:hAnsi="David" w:cs="David"/>
          <w:sz w:val="24"/>
          <w:szCs w:val="24"/>
          <w:rtl/>
        </w:rPr>
        <w:t>לאחר הספקת החומרים / האביזרים לדירה באתר</w:t>
      </w:r>
      <w:r w:rsidRPr="00E56613">
        <w:rPr>
          <w:rFonts w:ascii="David" w:eastAsia="Times New Roman" w:hAnsi="David" w:cs="David"/>
          <w:sz w:val="24"/>
          <w:szCs w:val="24"/>
          <w:rtl/>
        </w:rPr>
        <w:tab/>
        <w:t xml:space="preserve"> </w:t>
      </w:r>
      <w:r w:rsidRPr="00E56613">
        <w:rPr>
          <w:rFonts w:ascii="David" w:eastAsia="Times New Roman" w:hAnsi="David" w:cs="David"/>
          <w:b/>
          <w:bCs/>
          <w:sz w:val="24"/>
          <w:szCs w:val="24"/>
          <w:rtl/>
        </w:rPr>
        <w:t xml:space="preserve">60% </w:t>
      </w:r>
    </w:p>
    <w:p w14:paraId="3EE1199E" w14:textId="77777777" w:rsidR="00E56613" w:rsidRPr="00E56613" w:rsidRDefault="00E56613" w:rsidP="00237720">
      <w:pPr>
        <w:numPr>
          <w:ilvl w:val="0"/>
          <w:numId w:val="16"/>
        </w:numPr>
        <w:spacing w:before="0" w:beforeAutospacing="0" w:after="0" w:afterAutospacing="0" w:line="360" w:lineRule="auto"/>
        <w:jc w:val="both"/>
        <w:rPr>
          <w:rFonts w:ascii="David" w:eastAsia="Times New Roman" w:hAnsi="David" w:cs="David"/>
          <w:sz w:val="24"/>
          <w:szCs w:val="24"/>
          <w:rtl/>
        </w:rPr>
      </w:pPr>
      <w:r w:rsidRPr="00E56613">
        <w:rPr>
          <w:rFonts w:ascii="David" w:eastAsia="Times New Roman" w:hAnsi="David" w:cs="David"/>
          <w:sz w:val="24"/>
          <w:szCs w:val="24"/>
          <w:rtl/>
        </w:rPr>
        <w:t>לאחר גמר התקנת החומרים / האביזרים בדירה –</w:t>
      </w:r>
      <w:r w:rsidRPr="00E56613">
        <w:rPr>
          <w:rFonts w:ascii="David" w:eastAsia="Times New Roman" w:hAnsi="David" w:cs="David"/>
          <w:sz w:val="24"/>
          <w:szCs w:val="24"/>
          <w:rtl/>
        </w:rPr>
        <w:tab/>
      </w:r>
      <w:r w:rsidRPr="00E56613">
        <w:rPr>
          <w:rFonts w:ascii="David" w:eastAsia="Times New Roman" w:hAnsi="David" w:cs="David"/>
          <w:b/>
          <w:bCs/>
          <w:sz w:val="24"/>
          <w:szCs w:val="24"/>
          <w:rtl/>
        </w:rPr>
        <w:t xml:space="preserve"> 30%</w:t>
      </w:r>
      <w:r w:rsidRPr="00E56613">
        <w:rPr>
          <w:rFonts w:ascii="David" w:eastAsia="Times New Roman" w:hAnsi="David" w:cs="David"/>
          <w:sz w:val="24"/>
          <w:szCs w:val="24"/>
          <w:rtl/>
        </w:rPr>
        <w:t xml:space="preserve"> </w:t>
      </w:r>
    </w:p>
    <w:p w14:paraId="5CA08B3A" w14:textId="77777777" w:rsidR="00E56613" w:rsidRPr="00E56613" w:rsidRDefault="00E56613" w:rsidP="00237720">
      <w:pPr>
        <w:numPr>
          <w:ilvl w:val="0"/>
          <w:numId w:val="16"/>
        </w:numPr>
        <w:spacing w:before="0" w:beforeAutospacing="0" w:after="0" w:afterAutospacing="0" w:line="360" w:lineRule="auto"/>
        <w:jc w:val="both"/>
        <w:rPr>
          <w:rFonts w:ascii="David" w:eastAsia="Times New Roman" w:hAnsi="David" w:cs="David"/>
          <w:sz w:val="24"/>
          <w:szCs w:val="24"/>
          <w:rtl/>
        </w:rPr>
      </w:pPr>
      <w:r w:rsidRPr="00E56613">
        <w:rPr>
          <w:rFonts w:ascii="David" w:eastAsia="Times New Roman" w:hAnsi="David" w:cs="David"/>
          <w:sz w:val="24"/>
          <w:szCs w:val="24"/>
          <w:rtl/>
        </w:rPr>
        <w:t xml:space="preserve">לאחר גמר התקנת כל  החומרים /האביזרים </w:t>
      </w:r>
    </w:p>
    <w:p w14:paraId="160A1F31" w14:textId="77777777" w:rsidR="00E56613" w:rsidRPr="00E56613" w:rsidRDefault="00E56613" w:rsidP="00E56613">
      <w:pPr>
        <w:spacing w:before="0" w:beforeAutospacing="0" w:after="0" w:afterAutospacing="0" w:line="360" w:lineRule="auto"/>
        <w:ind w:left="1440"/>
        <w:jc w:val="both"/>
        <w:rPr>
          <w:rFonts w:ascii="David" w:eastAsia="Times New Roman" w:hAnsi="David" w:cs="David"/>
          <w:sz w:val="24"/>
          <w:szCs w:val="24"/>
        </w:rPr>
      </w:pPr>
      <w:r w:rsidRPr="00E56613">
        <w:rPr>
          <w:rFonts w:ascii="David" w:eastAsia="Times New Roman" w:hAnsi="David" w:cs="David"/>
          <w:sz w:val="24"/>
          <w:szCs w:val="24"/>
          <w:rtl/>
        </w:rPr>
        <w:t xml:space="preserve">שהוזמנו מהספק בפרויקט/ בבניין ואישור </w:t>
      </w:r>
    </w:p>
    <w:p w14:paraId="1D5B5C97" w14:textId="77777777" w:rsidR="00E56613" w:rsidRPr="00E56613" w:rsidRDefault="00E56613" w:rsidP="00E56613">
      <w:pPr>
        <w:spacing w:before="0" w:beforeAutospacing="0" w:after="0" w:afterAutospacing="0" w:line="360" w:lineRule="auto"/>
        <w:ind w:left="1440"/>
        <w:jc w:val="both"/>
        <w:rPr>
          <w:rFonts w:ascii="David" w:eastAsia="Times New Roman" w:hAnsi="David" w:cs="David"/>
          <w:sz w:val="24"/>
          <w:szCs w:val="24"/>
          <w:rtl/>
        </w:rPr>
      </w:pPr>
      <w:r w:rsidRPr="00E56613">
        <w:rPr>
          <w:rFonts w:ascii="David" w:eastAsia="Times New Roman" w:hAnsi="David" w:cs="David"/>
          <w:sz w:val="24"/>
          <w:szCs w:val="24"/>
          <w:rtl/>
        </w:rPr>
        <w:t xml:space="preserve">קבלתם לשביעת רצונם ע"י היזם/הקבלן והרוכש </w:t>
      </w:r>
      <w:r w:rsidRPr="00E56613">
        <w:rPr>
          <w:rFonts w:ascii="David" w:eastAsia="Times New Roman" w:hAnsi="David" w:cs="David"/>
          <w:b/>
          <w:bCs/>
          <w:sz w:val="24"/>
          <w:szCs w:val="24"/>
          <w:rtl/>
        </w:rPr>
        <w:tab/>
        <w:t>10%.</w:t>
      </w:r>
    </w:p>
    <w:p w14:paraId="54FBD2C3" w14:textId="77777777" w:rsidR="00E56613" w:rsidRPr="00E56613" w:rsidRDefault="00E56613" w:rsidP="00E56613">
      <w:pPr>
        <w:spacing w:before="0" w:beforeAutospacing="0" w:after="0" w:afterAutospacing="0" w:line="360" w:lineRule="auto"/>
        <w:ind w:left="1440" w:firstLine="720"/>
        <w:jc w:val="both"/>
        <w:rPr>
          <w:rFonts w:ascii="David" w:eastAsia="Times New Roman" w:hAnsi="David" w:cs="David"/>
          <w:sz w:val="24"/>
          <w:szCs w:val="24"/>
          <w:rtl/>
        </w:rPr>
      </w:pPr>
    </w:p>
    <w:p w14:paraId="5BD16EBC" w14:textId="77777777" w:rsidR="00E56613" w:rsidRPr="00E56613" w:rsidRDefault="00E56613" w:rsidP="00E56613">
      <w:pPr>
        <w:spacing w:before="0" w:beforeAutospacing="0" w:after="0" w:afterAutospacing="0" w:line="360" w:lineRule="auto"/>
        <w:jc w:val="both"/>
        <w:rPr>
          <w:rFonts w:ascii="David" w:eastAsia="Times New Roman" w:hAnsi="David" w:cs="David"/>
          <w:b/>
          <w:bCs/>
          <w:sz w:val="24"/>
          <w:szCs w:val="24"/>
          <w:u w:val="single"/>
          <w:rtl/>
        </w:rPr>
      </w:pPr>
    </w:p>
    <w:p w14:paraId="0C9211B8" w14:textId="77777777" w:rsidR="00E56613" w:rsidRPr="00E56613" w:rsidRDefault="00E56613" w:rsidP="00237720">
      <w:pPr>
        <w:numPr>
          <w:ilvl w:val="0"/>
          <w:numId w:val="11"/>
        </w:numPr>
        <w:spacing w:before="0" w:beforeAutospacing="0" w:after="0" w:afterAutospacing="0" w:line="360" w:lineRule="auto"/>
        <w:jc w:val="both"/>
        <w:rPr>
          <w:rFonts w:ascii="David" w:eastAsia="Times New Roman" w:hAnsi="David" w:cs="David"/>
          <w:b/>
          <w:bCs/>
          <w:sz w:val="24"/>
          <w:szCs w:val="24"/>
          <w:u w:val="single"/>
        </w:rPr>
      </w:pPr>
      <w:r w:rsidRPr="00E56613">
        <w:rPr>
          <w:rFonts w:ascii="David" w:eastAsia="Times New Roman" w:hAnsi="David" w:cs="David"/>
          <w:b/>
          <w:bCs/>
          <w:sz w:val="24"/>
          <w:szCs w:val="24"/>
          <w:u w:val="single"/>
          <w:rtl/>
        </w:rPr>
        <w:t>הפניית רוכשי בדירות לספק- שינויים ותוספות</w:t>
      </w:r>
    </w:p>
    <w:p w14:paraId="5ABE7724" w14:textId="77777777" w:rsidR="00E56613" w:rsidRPr="00E56613" w:rsidRDefault="00E56613" w:rsidP="00237720">
      <w:pPr>
        <w:numPr>
          <w:ilvl w:val="0"/>
          <w:numId w:val="17"/>
        </w:numPr>
        <w:spacing w:before="0" w:beforeAutospacing="0" w:after="0" w:afterAutospacing="0" w:line="360" w:lineRule="auto"/>
        <w:jc w:val="both"/>
        <w:rPr>
          <w:rFonts w:ascii="David" w:eastAsia="Times New Roman" w:hAnsi="David" w:cs="David"/>
          <w:sz w:val="24"/>
          <w:szCs w:val="24"/>
        </w:rPr>
      </w:pPr>
      <w:r w:rsidRPr="00E56613">
        <w:rPr>
          <w:rFonts w:ascii="David" w:eastAsia="Times New Roman" w:hAnsi="David" w:cs="David"/>
          <w:sz w:val="24"/>
          <w:szCs w:val="24"/>
          <w:rtl/>
        </w:rPr>
        <w:t>הקבלן יעביר מעת לעת, לספק את פרטי רוכשי הדירות בפרויקט/בבני</w:t>
      </w:r>
      <w:r w:rsidR="00C96B78">
        <w:rPr>
          <w:rFonts w:ascii="David" w:eastAsia="Times New Roman" w:hAnsi="David" w:cs="David" w:hint="cs"/>
          <w:sz w:val="24"/>
          <w:szCs w:val="24"/>
          <w:rtl/>
        </w:rPr>
        <w:t>י</w:t>
      </w:r>
      <w:r w:rsidRPr="00E56613">
        <w:rPr>
          <w:rFonts w:ascii="David" w:eastAsia="Times New Roman" w:hAnsi="David" w:cs="David"/>
          <w:sz w:val="24"/>
          <w:szCs w:val="24"/>
          <w:rtl/>
        </w:rPr>
        <w:t>ן. הספק יצור קשר עם רוכשי הדירות ויזמינם לחנות/לאולם התצוגה של הספק ב</w:t>
      </w:r>
      <w:r w:rsidRPr="00E56613">
        <w:rPr>
          <w:rFonts w:ascii="David" w:eastAsia="Times New Roman" w:hAnsi="David" w:cs="David"/>
          <w:sz w:val="24"/>
          <w:szCs w:val="24"/>
          <w:u w:val="single"/>
          <w:rtl/>
        </w:rPr>
        <w:t xml:space="preserve">-(כתובת אולם התצוגה) </w:t>
      </w:r>
      <w:r w:rsidRPr="00E56613">
        <w:rPr>
          <w:rFonts w:ascii="David" w:eastAsia="Times New Roman" w:hAnsi="David" w:cs="David"/>
          <w:sz w:val="24"/>
          <w:szCs w:val="24"/>
          <w:rtl/>
        </w:rPr>
        <w:t>.</w:t>
      </w:r>
    </w:p>
    <w:p w14:paraId="57ED7BDD" w14:textId="77777777" w:rsidR="00E56613" w:rsidRPr="00E56613" w:rsidRDefault="00E56613" w:rsidP="00E56613">
      <w:pPr>
        <w:tabs>
          <w:tab w:val="left" w:pos="720"/>
          <w:tab w:val="left" w:pos="3131"/>
        </w:tabs>
        <w:spacing w:before="0" w:beforeAutospacing="0" w:after="0" w:afterAutospacing="0" w:line="360" w:lineRule="auto"/>
        <w:jc w:val="both"/>
        <w:rPr>
          <w:rFonts w:ascii="David" w:eastAsia="Times New Roman" w:hAnsi="David" w:cs="David"/>
          <w:sz w:val="24"/>
          <w:szCs w:val="24"/>
        </w:rPr>
      </w:pPr>
    </w:p>
    <w:p w14:paraId="4CB5BAAE" w14:textId="77777777" w:rsidR="00E56613" w:rsidRPr="00E56613" w:rsidRDefault="00E56613" w:rsidP="00E56613">
      <w:pPr>
        <w:tabs>
          <w:tab w:val="left" w:pos="720"/>
          <w:tab w:val="left" w:pos="3131"/>
        </w:tabs>
        <w:spacing w:before="0" w:beforeAutospacing="0" w:after="0" w:afterAutospacing="0" w:line="360" w:lineRule="auto"/>
        <w:ind w:left="1440"/>
        <w:rPr>
          <w:rFonts w:ascii="David" w:eastAsia="Times New Roman" w:hAnsi="David" w:cs="David"/>
          <w:sz w:val="24"/>
          <w:szCs w:val="24"/>
          <w:rtl/>
        </w:rPr>
      </w:pPr>
      <w:r w:rsidRPr="00E56613">
        <w:rPr>
          <w:rFonts w:ascii="David" w:eastAsia="Times New Roman" w:hAnsi="David" w:cs="David"/>
          <w:sz w:val="24"/>
          <w:szCs w:val="24"/>
          <w:rtl/>
        </w:rPr>
        <w:t>הספק ימקם במרוכז אחד האזורים המרכזיים, המוארים והבולטים באולם דוגמאות מכל החומרים/אביזרים בהתאם למפרט שנקבע בחוזה זה לרבות החלופות השונות המפורטות בו. איש מכירות מטעם הספק יציג בפני הרוכש את החומרים/ אביזרים , ויתאר את איכותם הגבוה.</w:t>
      </w:r>
      <w:r w:rsidR="00C96B78">
        <w:rPr>
          <w:rFonts w:ascii="David" w:eastAsia="Times New Roman" w:hAnsi="David" w:cs="David" w:hint="cs"/>
          <w:sz w:val="24"/>
          <w:szCs w:val="24"/>
          <w:rtl/>
        </w:rPr>
        <w:t xml:space="preserve"> </w:t>
      </w:r>
      <w:r w:rsidRPr="00E56613">
        <w:rPr>
          <w:rFonts w:ascii="David" w:eastAsia="Times New Roman" w:hAnsi="David" w:cs="David"/>
          <w:sz w:val="24"/>
          <w:szCs w:val="24"/>
          <w:rtl/>
        </w:rPr>
        <w:t>הספק יחתים את הרוכש על רשימה בה יופיע פרוט החלופות שנבחרו ע"י הרוכש, ויעביר עותק מהרשימות החתומות לקבלן . הרשימה תפרט את : שם הפרויקט, הבניין, הדירה, פרטי הרוכש , חתימת הרוכש, תאריך וזיהוי בחירת הרוכש מתוך החלופות הכלולות בסטנדרט.</w:t>
      </w:r>
    </w:p>
    <w:p w14:paraId="72C7868A" w14:textId="77777777" w:rsidR="00E56613" w:rsidRPr="00E56613" w:rsidRDefault="00E56613" w:rsidP="00E56613">
      <w:pPr>
        <w:tabs>
          <w:tab w:val="left" w:pos="720"/>
          <w:tab w:val="left" w:pos="3131"/>
        </w:tabs>
        <w:spacing w:before="0" w:beforeAutospacing="0" w:after="0" w:afterAutospacing="0" w:line="360" w:lineRule="auto"/>
        <w:jc w:val="both"/>
        <w:rPr>
          <w:rFonts w:ascii="David" w:eastAsia="Times New Roman" w:hAnsi="David" w:cs="David"/>
          <w:sz w:val="24"/>
          <w:szCs w:val="24"/>
          <w:rtl/>
        </w:rPr>
      </w:pPr>
    </w:p>
    <w:p w14:paraId="6B815A76" w14:textId="77777777" w:rsidR="00E56613" w:rsidRPr="00E56613" w:rsidRDefault="00E56613" w:rsidP="00237720">
      <w:pPr>
        <w:numPr>
          <w:ilvl w:val="0"/>
          <w:numId w:val="17"/>
        </w:numPr>
        <w:spacing w:before="0" w:beforeAutospacing="0" w:after="0" w:afterAutospacing="0" w:line="360" w:lineRule="auto"/>
        <w:jc w:val="both"/>
        <w:rPr>
          <w:rFonts w:ascii="David" w:eastAsia="Times New Roman" w:hAnsi="David" w:cs="David"/>
          <w:sz w:val="24"/>
          <w:szCs w:val="24"/>
        </w:rPr>
      </w:pPr>
      <w:r w:rsidRPr="00E56613">
        <w:rPr>
          <w:rFonts w:ascii="David" w:eastAsia="Times New Roman" w:hAnsi="David" w:cs="David"/>
          <w:sz w:val="24"/>
          <w:szCs w:val="24"/>
          <w:rtl/>
        </w:rPr>
        <w:t>רוכשים שלא יהיו מעוניינים בפריטים הסטנדרטים או בחלקם ולא יהיו מעוניינים בפריטים חלופיים המשווקים ע"י הספק יופנו ע"י הספק לקבלן.</w:t>
      </w:r>
    </w:p>
    <w:p w14:paraId="5C78444C" w14:textId="77777777" w:rsidR="00E56613" w:rsidRPr="00E56613" w:rsidRDefault="00E56613" w:rsidP="00E56613">
      <w:pPr>
        <w:tabs>
          <w:tab w:val="left" w:pos="720"/>
          <w:tab w:val="left" w:pos="3131"/>
        </w:tabs>
        <w:spacing w:before="0" w:beforeAutospacing="0" w:after="0" w:afterAutospacing="0" w:line="360" w:lineRule="auto"/>
        <w:jc w:val="both"/>
        <w:rPr>
          <w:rFonts w:ascii="David" w:eastAsia="Times New Roman" w:hAnsi="David" w:cs="David"/>
          <w:sz w:val="24"/>
          <w:szCs w:val="24"/>
        </w:rPr>
      </w:pPr>
    </w:p>
    <w:p w14:paraId="0CE0F2F3" w14:textId="77777777" w:rsidR="00E56613" w:rsidRPr="00E56613" w:rsidRDefault="00E56613" w:rsidP="00237720">
      <w:pPr>
        <w:numPr>
          <w:ilvl w:val="0"/>
          <w:numId w:val="17"/>
        </w:numPr>
        <w:spacing w:before="0" w:beforeAutospacing="0" w:after="0" w:afterAutospacing="0" w:line="360" w:lineRule="auto"/>
        <w:jc w:val="both"/>
        <w:rPr>
          <w:rFonts w:ascii="David" w:eastAsia="Times New Roman" w:hAnsi="David" w:cs="David"/>
          <w:sz w:val="24"/>
          <w:szCs w:val="24"/>
          <w:rtl/>
        </w:rPr>
      </w:pPr>
      <w:r w:rsidRPr="00E56613">
        <w:rPr>
          <w:rFonts w:ascii="David" w:eastAsia="Times New Roman" w:hAnsi="David" w:cs="David"/>
          <w:sz w:val="24"/>
          <w:szCs w:val="24"/>
          <w:rtl/>
        </w:rPr>
        <w:t xml:space="preserve">לרוכשים שיהיו מעוניינים להזמין מהספק פריטים אחרים מהפריטים המפורטים בחוזה זה יבוצעו, ע"י הספק , בכפוף לאישור הקבלן שמצב העבודות באתר מאפשר זאת, את הפריטים האחרים במחיר הנמוך ב </w:t>
      </w:r>
      <w:r w:rsidRPr="00E56613">
        <w:rPr>
          <w:rFonts w:ascii="David" w:eastAsia="Times New Roman" w:hAnsi="David" w:cs="David"/>
          <w:sz w:val="24"/>
          <w:szCs w:val="24"/>
          <w:u w:val="single"/>
          <w:rtl/>
        </w:rPr>
        <w:tab/>
      </w:r>
      <w:r w:rsidRPr="00E56613">
        <w:rPr>
          <w:rFonts w:ascii="David" w:eastAsia="Times New Roman" w:hAnsi="David" w:cs="David"/>
          <w:sz w:val="24"/>
          <w:szCs w:val="24"/>
          <w:rtl/>
        </w:rPr>
        <w:t xml:space="preserve">אחוז ממחירון הספק. </w:t>
      </w:r>
      <w:r w:rsidRPr="00E56613">
        <w:rPr>
          <w:rFonts w:ascii="David" w:eastAsia="Times New Roman" w:hAnsi="David" w:cs="David"/>
          <w:sz w:val="24"/>
          <w:szCs w:val="24"/>
          <w:rtl/>
        </w:rPr>
        <w:tab/>
      </w:r>
    </w:p>
    <w:p w14:paraId="2CD517DD" w14:textId="77777777" w:rsidR="00E56613" w:rsidRPr="00E56613" w:rsidRDefault="00E56613" w:rsidP="00E56613">
      <w:pPr>
        <w:spacing w:before="0" w:beforeAutospacing="0" w:after="0" w:afterAutospacing="0" w:line="360" w:lineRule="auto"/>
        <w:jc w:val="both"/>
        <w:rPr>
          <w:rFonts w:ascii="David" w:eastAsia="Times New Roman" w:hAnsi="David" w:cs="David"/>
          <w:b/>
          <w:bCs/>
          <w:sz w:val="24"/>
          <w:szCs w:val="24"/>
          <w:u w:val="single"/>
          <w:rtl/>
        </w:rPr>
      </w:pPr>
    </w:p>
    <w:p w14:paraId="06014CFC" w14:textId="77777777" w:rsidR="00E56613" w:rsidRPr="00E56613" w:rsidRDefault="00E56613" w:rsidP="00237720">
      <w:pPr>
        <w:numPr>
          <w:ilvl w:val="0"/>
          <w:numId w:val="11"/>
        </w:numPr>
        <w:spacing w:before="0" w:beforeAutospacing="0" w:after="0" w:afterAutospacing="0" w:line="360" w:lineRule="auto"/>
        <w:jc w:val="both"/>
        <w:rPr>
          <w:rFonts w:ascii="David" w:eastAsia="Times New Roman" w:hAnsi="David" w:cs="David"/>
          <w:sz w:val="24"/>
          <w:szCs w:val="24"/>
        </w:rPr>
      </w:pPr>
      <w:r w:rsidRPr="00E56613">
        <w:rPr>
          <w:rFonts w:ascii="David" w:eastAsia="Times New Roman" w:hAnsi="David" w:cs="David"/>
          <w:sz w:val="24"/>
          <w:szCs w:val="24"/>
          <w:rtl/>
        </w:rPr>
        <w:t>לפי דרישת הקבלן יעביר הספק טופס דיווח מודפס המרכז את סטטוס הטיפול של כל רוכש ( לרבות התרעה לגבי רוכשים שטרם הגיעו לחנות הספק).</w:t>
      </w:r>
    </w:p>
    <w:p w14:paraId="7AF30EE6" w14:textId="77777777" w:rsidR="00E56613" w:rsidRPr="00E56613" w:rsidRDefault="00E56613" w:rsidP="00E56613">
      <w:pPr>
        <w:spacing w:before="0" w:beforeAutospacing="0" w:after="0" w:afterAutospacing="0" w:line="360" w:lineRule="auto"/>
        <w:jc w:val="both"/>
        <w:rPr>
          <w:rFonts w:ascii="David" w:eastAsia="Times New Roman" w:hAnsi="David" w:cs="David"/>
          <w:b/>
          <w:bCs/>
          <w:sz w:val="24"/>
          <w:szCs w:val="24"/>
          <w:u w:val="single"/>
        </w:rPr>
      </w:pPr>
    </w:p>
    <w:p w14:paraId="598F85F7" w14:textId="77777777" w:rsidR="00E56613" w:rsidRPr="00E56613" w:rsidRDefault="00E56613" w:rsidP="00237720">
      <w:pPr>
        <w:numPr>
          <w:ilvl w:val="0"/>
          <w:numId w:val="11"/>
        </w:numPr>
        <w:spacing w:before="0" w:beforeAutospacing="0" w:after="0" w:afterAutospacing="0" w:line="360" w:lineRule="auto"/>
        <w:jc w:val="both"/>
        <w:rPr>
          <w:rFonts w:ascii="David" w:eastAsia="Times New Roman" w:hAnsi="David" w:cs="David"/>
          <w:sz w:val="24"/>
          <w:szCs w:val="24"/>
        </w:rPr>
      </w:pPr>
      <w:r w:rsidRPr="00E56613">
        <w:rPr>
          <w:rFonts w:ascii="David" w:eastAsia="Times New Roman" w:hAnsi="David" w:cs="David"/>
          <w:sz w:val="24"/>
          <w:szCs w:val="24"/>
          <w:rtl/>
        </w:rPr>
        <w:t>הספק מכיר את יתר התנאים הנהוגים בחוזים בין קבלנים ראשים לספקים (ובין היתר בנושאי בטיחות שמירה ובטוח) ומתחייב לחתום על החוזה בנוסח שנהוג אצל הקבלן הראשי שיבחר ע"י היזם לביצוע הפרויקט.</w:t>
      </w:r>
    </w:p>
    <w:p w14:paraId="72132AAC" w14:textId="77777777" w:rsidR="00E56613" w:rsidRPr="00E56613" w:rsidRDefault="00E56613" w:rsidP="00E56613">
      <w:pPr>
        <w:tabs>
          <w:tab w:val="center" w:pos="2540"/>
          <w:tab w:val="right" w:pos="5600"/>
        </w:tabs>
        <w:spacing w:before="0" w:beforeAutospacing="0" w:after="0" w:afterAutospacing="0" w:line="240" w:lineRule="auto"/>
        <w:ind w:left="240"/>
        <w:jc w:val="center"/>
        <w:rPr>
          <w:rFonts w:ascii="David" w:eastAsia="Times New Roman" w:hAnsi="David" w:cs="David"/>
          <w:b/>
          <w:bCs/>
          <w:snapToGrid w:val="0"/>
          <w:sz w:val="26"/>
          <w:szCs w:val="24"/>
          <w:u w:val="single"/>
          <w:rtl/>
        </w:rPr>
      </w:pPr>
      <w:r w:rsidRPr="00E56613">
        <w:rPr>
          <w:rFonts w:ascii="David" w:eastAsia="Times New Roman" w:hAnsi="David" w:cs="David"/>
          <w:b/>
          <w:bCs/>
          <w:snapToGrid w:val="0"/>
          <w:sz w:val="26"/>
          <w:szCs w:val="24"/>
          <w:u w:val="single"/>
          <w:rtl/>
        </w:rPr>
        <w:br w:type="page"/>
        <w:t>נספח 3.1.29</w:t>
      </w:r>
    </w:p>
    <w:p w14:paraId="6458EF6F" w14:textId="77777777" w:rsidR="00E56613" w:rsidRPr="00E56613" w:rsidRDefault="00E56613" w:rsidP="00E56613">
      <w:pPr>
        <w:spacing w:before="0" w:beforeAutospacing="0" w:after="0" w:afterAutospacing="0" w:line="240" w:lineRule="auto"/>
        <w:jc w:val="both"/>
        <w:rPr>
          <w:rFonts w:ascii="David" w:eastAsia="Times New Roman" w:hAnsi="David" w:cs="David"/>
          <w:snapToGrid w:val="0"/>
          <w:sz w:val="24"/>
          <w:szCs w:val="24"/>
        </w:rPr>
      </w:pPr>
    </w:p>
    <w:p w14:paraId="42E66558" w14:textId="77777777" w:rsidR="00E56613" w:rsidRPr="00E56613" w:rsidRDefault="00E56613" w:rsidP="00E56613">
      <w:pPr>
        <w:spacing w:before="120" w:beforeAutospacing="0" w:after="0" w:afterAutospacing="0" w:line="360" w:lineRule="auto"/>
        <w:jc w:val="center"/>
        <w:rPr>
          <w:rFonts w:ascii="David" w:eastAsia="Times New Roman" w:hAnsi="David" w:cs="David"/>
          <w:b/>
          <w:bCs/>
          <w:sz w:val="24"/>
          <w:szCs w:val="24"/>
          <w:u w:val="single"/>
        </w:rPr>
      </w:pPr>
      <w:r w:rsidRPr="00E56613">
        <w:rPr>
          <w:rFonts w:ascii="David" w:eastAsia="Times New Roman" w:hAnsi="David" w:cs="David"/>
          <w:b/>
          <w:bCs/>
          <w:sz w:val="24"/>
          <w:szCs w:val="24"/>
          <w:u w:val="single"/>
          <w:rtl/>
        </w:rPr>
        <w:t xml:space="preserve">תנאים מיוחדים לאספקת והתקנת חיפוי פרקט לרצפה, לפנלים וכיוצ"ב עבודות הקשורות לפרקט בחדר שינה הורים ו/או בחדרים נוספים לפי החלטת היזם </w:t>
      </w:r>
    </w:p>
    <w:p w14:paraId="1BCAA9A7" w14:textId="57233050" w:rsidR="00E56613" w:rsidRPr="00E56613" w:rsidRDefault="00E56613" w:rsidP="00E56613">
      <w:pPr>
        <w:spacing w:before="120" w:beforeAutospacing="0" w:after="0" w:afterAutospacing="0" w:line="360" w:lineRule="auto"/>
        <w:jc w:val="center"/>
        <w:rPr>
          <w:rFonts w:ascii="David" w:eastAsia="Times New Roman" w:hAnsi="David" w:cs="David"/>
          <w:b/>
          <w:bCs/>
          <w:sz w:val="24"/>
          <w:szCs w:val="24"/>
          <w:u w:val="single"/>
          <w:rtl/>
        </w:rPr>
      </w:pPr>
      <w:r w:rsidRPr="00E56613">
        <w:rPr>
          <w:rFonts w:ascii="David" w:eastAsia="Times New Roman" w:hAnsi="David" w:cs="David"/>
          <w:b/>
          <w:bCs/>
          <w:sz w:val="24"/>
          <w:szCs w:val="24"/>
          <w:u w:val="single"/>
          <w:rtl/>
        </w:rPr>
        <w:t xml:space="preserve">פרויקט </w:t>
      </w:r>
      <w:sdt>
        <w:sdtPr>
          <w:rPr>
            <w:rFonts w:ascii="David" w:eastAsia="Times New Roman" w:hAnsi="David" w:cs="David"/>
            <w:b/>
            <w:bCs/>
            <w:color w:val="800080"/>
            <w:sz w:val="24"/>
            <w:szCs w:val="24"/>
            <w:u w:val="single"/>
            <w:rtl/>
          </w:rPr>
          <w:alias w:val="שם הפרויקט"/>
          <w:tag w:val="cntProjectName"/>
          <w:id w:val="-1673562658"/>
          <w:placeholder>
            <w:docPart w:val="A6ACC1E631174F56A827CC4D23F4F632"/>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ProjectName[1]" w:storeItemID="{81709D4C-33DC-48CC-AC7E-130A245806EE}"/>
          <w:text/>
        </w:sdtPr>
        <w:sdtEndPr/>
        <w:sdtContent>
          <w:ins w:id="724" w:author="Meryl Etman" w:date="2021-08-11T15:39:00Z">
            <w:r w:rsidR="00CE4703">
              <w:rPr>
                <w:rFonts w:ascii="David" w:eastAsia="Times New Roman" w:hAnsi="David" w:cs="David"/>
                <w:b/>
                <w:bCs/>
                <w:color w:val="800080"/>
                <w:sz w:val="24"/>
                <w:szCs w:val="24"/>
                <w:u w:val="single"/>
                <w:rtl/>
              </w:rPr>
              <w:t>סביוני גבעת שמואל - מגרשים 1001, 1005</w:t>
            </w:r>
          </w:ins>
        </w:sdtContent>
      </w:sdt>
    </w:p>
    <w:p w14:paraId="48DB267D" w14:textId="77777777" w:rsidR="00E56613" w:rsidRPr="00E56613" w:rsidRDefault="00E56613" w:rsidP="00E56613">
      <w:pPr>
        <w:spacing w:before="0" w:beforeAutospacing="0" w:after="0" w:afterAutospacing="0" w:line="360" w:lineRule="auto"/>
        <w:jc w:val="both"/>
        <w:rPr>
          <w:rFonts w:ascii="David" w:eastAsia="Times New Roman" w:hAnsi="David" w:cs="David"/>
          <w:sz w:val="24"/>
          <w:szCs w:val="24"/>
          <w:rtl/>
        </w:rPr>
      </w:pPr>
    </w:p>
    <w:p w14:paraId="1A605371" w14:textId="77777777" w:rsidR="00E56613" w:rsidRPr="00E56613" w:rsidRDefault="00E56613" w:rsidP="00E56613">
      <w:pPr>
        <w:spacing w:before="0" w:beforeAutospacing="0" w:after="0" w:afterAutospacing="0" w:line="360" w:lineRule="auto"/>
        <w:jc w:val="both"/>
        <w:rPr>
          <w:rFonts w:ascii="David" w:eastAsia="Times New Roman" w:hAnsi="David" w:cs="David"/>
          <w:sz w:val="24"/>
          <w:szCs w:val="24"/>
          <w:rtl/>
        </w:rPr>
      </w:pPr>
    </w:p>
    <w:p w14:paraId="7C6DDB35" w14:textId="77777777" w:rsidR="00E56613" w:rsidRPr="00E56613" w:rsidRDefault="00E56613" w:rsidP="00237720">
      <w:pPr>
        <w:numPr>
          <w:ilvl w:val="0"/>
          <w:numId w:val="2"/>
        </w:numPr>
        <w:spacing w:before="0" w:beforeAutospacing="0" w:after="0" w:afterAutospacing="0" w:line="360" w:lineRule="auto"/>
        <w:jc w:val="both"/>
        <w:rPr>
          <w:rFonts w:ascii="David" w:eastAsia="Times New Roman" w:hAnsi="David" w:cs="David"/>
          <w:sz w:val="24"/>
          <w:szCs w:val="24"/>
          <w:rtl/>
        </w:rPr>
      </w:pPr>
      <w:r w:rsidRPr="00E56613">
        <w:rPr>
          <w:rFonts w:ascii="David" w:eastAsia="Times New Roman" w:hAnsi="David" w:cs="David"/>
          <w:sz w:val="24"/>
          <w:szCs w:val="24"/>
          <w:rtl/>
        </w:rPr>
        <w:t>אספקה והתקנת חיפוי פרקט למינציה מדגמים כמפורט להלן אשר יסופק בגוונים אחידים,</w:t>
      </w:r>
      <w:r w:rsidR="00C96B78">
        <w:rPr>
          <w:rFonts w:ascii="David" w:eastAsia="Times New Roman" w:hAnsi="David" w:cs="David" w:hint="cs"/>
          <w:sz w:val="24"/>
          <w:szCs w:val="24"/>
          <w:rtl/>
        </w:rPr>
        <w:t xml:space="preserve"> </w:t>
      </w:r>
      <w:r w:rsidRPr="00E56613">
        <w:rPr>
          <w:rFonts w:ascii="David" w:eastAsia="Times New Roman" w:hAnsi="David" w:cs="David"/>
          <w:sz w:val="24"/>
          <w:szCs w:val="24"/>
          <w:rtl/>
        </w:rPr>
        <w:t>על פי בחירת הדייר,</w:t>
      </w:r>
      <w:r w:rsidR="00C96B78">
        <w:rPr>
          <w:rFonts w:ascii="David" w:eastAsia="Times New Roman" w:hAnsi="David" w:cs="David" w:hint="cs"/>
          <w:sz w:val="24"/>
          <w:szCs w:val="24"/>
          <w:rtl/>
        </w:rPr>
        <w:t xml:space="preserve"> </w:t>
      </w:r>
      <w:r w:rsidRPr="00E56613">
        <w:rPr>
          <w:rFonts w:ascii="David" w:eastAsia="Times New Roman" w:hAnsi="David" w:cs="David"/>
          <w:sz w:val="24"/>
          <w:szCs w:val="24"/>
          <w:rtl/>
        </w:rPr>
        <w:t xml:space="preserve">על גבי מצע ספוג לבן רגיל. הקבלן מצהיר ומתחייב בזאת כי הפרקט הינו מסוג א' , " דאבל קליק" בעל גב ירוק 3- </w:t>
      </w:r>
      <w:r w:rsidRPr="00E56613">
        <w:rPr>
          <w:rFonts w:ascii="David" w:eastAsia="Times New Roman" w:hAnsi="David" w:cs="David"/>
          <w:sz w:val="24"/>
          <w:szCs w:val="24"/>
        </w:rPr>
        <w:t xml:space="preserve">AC </w:t>
      </w:r>
      <w:r w:rsidRPr="00E56613">
        <w:rPr>
          <w:rFonts w:ascii="David" w:eastAsia="Times New Roman" w:hAnsi="David" w:cs="David"/>
          <w:sz w:val="24"/>
          <w:szCs w:val="24"/>
          <w:rtl/>
        </w:rPr>
        <w:t xml:space="preserve"> 7  מ"מ וכי הוא מת</w:t>
      </w:r>
      <w:r w:rsidR="00C96B78">
        <w:rPr>
          <w:rFonts w:ascii="David" w:eastAsia="Times New Roman" w:hAnsi="David" w:cs="David"/>
          <w:sz w:val="24"/>
          <w:szCs w:val="24"/>
          <w:rtl/>
        </w:rPr>
        <w:t>אים ועומד בכל  תקן ישראלי</w:t>
      </w:r>
      <w:r w:rsidRPr="00E56613">
        <w:rPr>
          <w:rFonts w:ascii="David" w:eastAsia="Times New Roman" w:hAnsi="David" w:cs="David"/>
          <w:sz w:val="24"/>
          <w:szCs w:val="24"/>
          <w:rtl/>
        </w:rPr>
        <w:t xml:space="preserve"> מחייב ובכלל זה בכל תקן אש מחייב. הדגמים יהיו מפורטים בנספח </w:t>
      </w:r>
      <w:r w:rsidR="00C96B78">
        <w:rPr>
          <w:rFonts w:ascii="David" w:eastAsia="Times New Roman" w:hAnsi="David" w:cs="David"/>
          <w:sz w:val="24"/>
          <w:szCs w:val="24"/>
          <w:rtl/>
        </w:rPr>
        <w:t>טבלת סטנדרט הפרוי</w:t>
      </w:r>
      <w:r w:rsidRPr="00E56613">
        <w:rPr>
          <w:rFonts w:ascii="David" w:eastAsia="Times New Roman" w:hAnsi="David" w:cs="David"/>
          <w:sz w:val="24"/>
          <w:szCs w:val="24"/>
          <w:rtl/>
        </w:rPr>
        <w:t>קט.</w:t>
      </w:r>
    </w:p>
    <w:p w14:paraId="1D7F7332" w14:textId="77777777" w:rsidR="00E56613" w:rsidRPr="00E56613" w:rsidRDefault="00E56613" w:rsidP="00E56613">
      <w:pPr>
        <w:spacing w:before="0" w:beforeAutospacing="0" w:after="0" w:afterAutospacing="0" w:line="360" w:lineRule="auto"/>
        <w:jc w:val="both"/>
        <w:rPr>
          <w:rFonts w:ascii="David" w:eastAsia="Times New Roman" w:hAnsi="David" w:cs="David"/>
          <w:sz w:val="24"/>
          <w:szCs w:val="24"/>
          <w:rtl/>
        </w:rPr>
      </w:pPr>
    </w:p>
    <w:p w14:paraId="3D731137" w14:textId="77777777" w:rsidR="00E56613" w:rsidRPr="00E56613" w:rsidRDefault="00E56613" w:rsidP="00E56613">
      <w:pPr>
        <w:tabs>
          <w:tab w:val="left" w:pos="1508"/>
        </w:tabs>
        <w:spacing w:before="0" w:beforeAutospacing="0" w:after="0" w:afterAutospacing="0" w:line="360" w:lineRule="auto"/>
        <w:ind w:left="941"/>
        <w:jc w:val="both"/>
        <w:rPr>
          <w:rFonts w:ascii="David" w:eastAsia="Times New Roman" w:hAnsi="David" w:cs="David"/>
          <w:sz w:val="24"/>
          <w:szCs w:val="24"/>
        </w:rPr>
      </w:pPr>
    </w:p>
    <w:p w14:paraId="026852D6" w14:textId="77777777" w:rsidR="00E56613" w:rsidRPr="00E56613" w:rsidRDefault="00E56613" w:rsidP="00237720">
      <w:pPr>
        <w:numPr>
          <w:ilvl w:val="0"/>
          <w:numId w:val="2"/>
        </w:numPr>
        <w:spacing w:before="0" w:beforeAutospacing="0" w:after="0" w:afterAutospacing="0" w:line="360" w:lineRule="auto"/>
        <w:jc w:val="both"/>
        <w:rPr>
          <w:rFonts w:ascii="David" w:eastAsia="Times New Roman" w:hAnsi="David" w:cs="David"/>
          <w:sz w:val="24"/>
          <w:szCs w:val="24"/>
          <w:rtl/>
        </w:rPr>
      </w:pPr>
      <w:r w:rsidRPr="00E56613">
        <w:rPr>
          <w:rFonts w:ascii="David" w:eastAsia="Times New Roman" w:hAnsi="David" w:cs="David"/>
          <w:sz w:val="24"/>
          <w:szCs w:val="24"/>
          <w:rtl/>
        </w:rPr>
        <w:t>הספק יבצע על חשבונו את כל העבודות והפעולות הכרוכות בביצוע אספקת והתקנת הפרקט, לרבות אך לא רק אספקת הפרקט וכל החומרים והמוצרים הנלווים  ובכלל זה פנלים וספים לפרקט, ביצוע המדידות והבדיקות הנדרשות, התקנת וחיבור הפרקט(לרבות מצע צף), התקנת וחיבור פנלים, התקנת וחיבור ספים לפרקט.</w:t>
      </w:r>
    </w:p>
    <w:p w14:paraId="773E85C6" w14:textId="77777777" w:rsidR="00E56613" w:rsidRPr="00E56613" w:rsidRDefault="00E56613" w:rsidP="00E56613">
      <w:pPr>
        <w:spacing w:before="0" w:beforeAutospacing="0" w:after="0" w:afterAutospacing="0" w:line="360" w:lineRule="auto"/>
        <w:jc w:val="both"/>
        <w:rPr>
          <w:rFonts w:ascii="David" w:eastAsia="Times New Roman" w:hAnsi="David" w:cs="David"/>
          <w:sz w:val="24"/>
          <w:szCs w:val="24"/>
          <w:rtl/>
        </w:rPr>
      </w:pPr>
    </w:p>
    <w:p w14:paraId="349EF950" w14:textId="77777777" w:rsidR="00E56613" w:rsidRPr="00E56613" w:rsidRDefault="00E56613" w:rsidP="00E56613">
      <w:pPr>
        <w:spacing w:before="0" w:beforeAutospacing="0" w:after="0" w:afterAutospacing="0" w:line="360" w:lineRule="auto"/>
        <w:jc w:val="both"/>
        <w:rPr>
          <w:rFonts w:ascii="David" w:eastAsia="Times New Roman" w:hAnsi="David" w:cs="David"/>
          <w:sz w:val="24"/>
          <w:szCs w:val="24"/>
        </w:rPr>
      </w:pPr>
    </w:p>
    <w:p w14:paraId="51CF50B2" w14:textId="77777777" w:rsidR="00E56613" w:rsidRPr="00E56613" w:rsidRDefault="00E56613" w:rsidP="00237720">
      <w:pPr>
        <w:numPr>
          <w:ilvl w:val="0"/>
          <w:numId w:val="2"/>
        </w:numPr>
        <w:spacing w:before="0" w:beforeAutospacing="0" w:after="0" w:afterAutospacing="0" w:line="360" w:lineRule="auto"/>
        <w:jc w:val="both"/>
        <w:rPr>
          <w:rFonts w:ascii="David" w:eastAsia="Times New Roman" w:hAnsi="David" w:cs="David"/>
          <w:sz w:val="24"/>
          <w:szCs w:val="24"/>
          <w:rtl/>
        </w:rPr>
      </w:pPr>
      <w:r w:rsidRPr="00E56613">
        <w:rPr>
          <w:rFonts w:ascii="David" w:eastAsia="Times New Roman" w:hAnsi="David" w:cs="David"/>
          <w:sz w:val="24"/>
          <w:szCs w:val="24"/>
          <w:rtl/>
        </w:rPr>
        <w:t>מבלי לגרוע מאחריות הספק על פי החוזה ועל פי כל דין, ימסור הספק לכל דייר תעודת אחריות עם סיום התקנת הפרקט בכל דירה ויהא אחראי , במשך 5 שנים (להלן: תקופת האחריות) מיום ביצוע ההתקנה באופן בלעדי, מוחלט ומלא, לכל פגם, ליקוי או נזק לפרקט/או לכל חומר או מוצר אחר שיותקן על ידו , בין אם מקור הליקוי , הפגם או הנזק  הינו בכל  מוצר, חומר או בעבודה .הספק יחליף ו/או יתקן, על פי הצורך ובאופן מיידי, בעצמו ועל חשבונו, כל פגם ו/או ליקוי ו/או נזק כאמור שהתגלה במהלך תקופת האחריות. למרות האמור, תקופת האחריות לגבי פנלים  תעמוד על שנה אחת בלבד.</w:t>
      </w:r>
    </w:p>
    <w:p w14:paraId="1957A651" w14:textId="77777777" w:rsidR="00E56613" w:rsidRPr="00E56613" w:rsidRDefault="00E56613" w:rsidP="00E56613">
      <w:pPr>
        <w:spacing w:before="0" w:beforeAutospacing="0" w:after="0" w:afterAutospacing="0" w:line="360" w:lineRule="auto"/>
        <w:jc w:val="both"/>
        <w:rPr>
          <w:rFonts w:ascii="David" w:eastAsia="Times New Roman" w:hAnsi="David" w:cs="David"/>
          <w:sz w:val="24"/>
          <w:szCs w:val="24"/>
          <w:rtl/>
        </w:rPr>
      </w:pPr>
    </w:p>
    <w:p w14:paraId="5294293F" w14:textId="77777777" w:rsidR="00E56613" w:rsidRPr="00E56613" w:rsidRDefault="00E56613" w:rsidP="00237720">
      <w:pPr>
        <w:numPr>
          <w:ilvl w:val="0"/>
          <w:numId w:val="2"/>
        </w:numPr>
        <w:spacing w:before="0" w:beforeAutospacing="0" w:after="0" w:afterAutospacing="0" w:line="360" w:lineRule="auto"/>
        <w:jc w:val="both"/>
        <w:rPr>
          <w:rFonts w:ascii="David" w:eastAsia="Times New Roman" w:hAnsi="David" w:cs="David"/>
          <w:sz w:val="24"/>
          <w:szCs w:val="24"/>
          <w:rtl/>
        </w:rPr>
      </w:pPr>
      <w:r w:rsidRPr="00E56613">
        <w:rPr>
          <w:rFonts w:ascii="David" w:eastAsia="Times New Roman" w:hAnsi="David" w:cs="David"/>
          <w:sz w:val="24"/>
          <w:szCs w:val="24"/>
          <w:rtl/>
        </w:rPr>
        <w:t>הספק יחזיק ויקיים במשך כל תקופת החוזה, סניף ו/או משרדים מסודרים, לצורך מתן שרות לדיירים על פי חוזה זה, בהם יוצגו המוצרים וגווני הפרקט השונים אשר מספק ומתקין הקבלן על פי הוראות חוזה זה.</w:t>
      </w:r>
    </w:p>
    <w:p w14:paraId="18FF3C17" w14:textId="77777777" w:rsidR="00E56613" w:rsidRPr="00E56613" w:rsidRDefault="00E56613" w:rsidP="00E56613">
      <w:pPr>
        <w:spacing w:before="0" w:beforeAutospacing="0" w:after="0" w:afterAutospacing="0" w:line="360" w:lineRule="auto"/>
        <w:jc w:val="both"/>
        <w:rPr>
          <w:rFonts w:ascii="David" w:eastAsia="Times New Roman" w:hAnsi="David" w:cs="David"/>
          <w:sz w:val="24"/>
          <w:szCs w:val="24"/>
        </w:rPr>
      </w:pPr>
    </w:p>
    <w:p w14:paraId="12B10EE8" w14:textId="77777777" w:rsidR="00E56613" w:rsidRPr="00E56613" w:rsidRDefault="00E56613" w:rsidP="00237720">
      <w:pPr>
        <w:numPr>
          <w:ilvl w:val="0"/>
          <w:numId w:val="2"/>
        </w:numPr>
        <w:spacing w:before="0" w:beforeAutospacing="0" w:after="0" w:afterAutospacing="0" w:line="360" w:lineRule="auto"/>
        <w:jc w:val="both"/>
        <w:rPr>
          <w:rFonts w:ascii="David" w:eastAsia="Times New Roman" w:hAnsi="David" w:cs="David"/>
          <w:sz w:val="24"/>
          <w:szCs w:val="24"/>
        </w:rPr>
      </w:pPr>
      <w:r w:rsidRPr="00E56613">
        <w:rPr>
          <w:rFonts w:ascii="David" w:eastAsia="Times New Roman" w:hAnsi="David" w:cs="David"/>
          <w:sz w:val="24"/>
          <w:szCs w:val="24"/>
          <w:rtl/>
        </w:rPr>
        <w:t>לאורך כל תקופת החוזה, יחזיק הספק במלאי את כל סוגי וגווני הפרקט נשוא חוזה זה. לאחר חתימת הזמנה ועד להתקנה, יחזיק הספק במלאי את החומרים נשוא ההזמנה.</w:t>
      </w:r>
    </w:p>
    <w:p w14:paraId="2D9597E0" w14:textId="77777777" w:rsidR="00E56613" w:rsidRPr="00E56613" w:rsidRDefault="00E56613" w:rsidP="00E56613">
      <w:pPr>
        <w:spacing w:before="0" w:beforeAutospacing="0" w:after="0" w:afterAutospacing="0" w:line="360" w:lineRule="auto"/>
        <w:jc w:val="both"/>
        <w:rPr>
          <w:rFonts w:ascii="David" w:eastAsia="Times New Roman" w:hAnsi="David" w:cs="David"/>
          <w:sz w:val="24"/>
          <w:szCs w:val="24"/>
          <w:rtl/>
        </w:rPr>
      </w:pPr>
    </w:p>
    <w:p w14:paraId="5EF02BB0" w14:textId="77777777" w:rsidR="00E56613" w:rsidRPr="00E56613" w:rsidRDefault="00E56613" w:rsidP="00237720">
      <w:pPr>
        <w:numPr>
          <w:ilvl w:val="0"/>
          <w:numId w:val="2"/>
        </w:numPr>
        <w:spacing w:before="0" w:beforeAutospacing="0" w:after="0" w:afterAutospacing="0" w:line="360" w:lineRule="auto"/>
        <w:jc w:val="both"/>
        <w:rPr>
          <w:rFonts w:ascii="David" w:eastAsia="Times New Roman" w:hAnsi="David" w:cs="David"/>
          <w:sz w:val="24"/>
          <w:szCs w:val="24"/>
        </w:rPr>
      </w:pPr>
      <w:r w:rsidRPr="00E56613">
        <w:rPr>
          <w:rFonts w:ascii="David" w:eastAsia="Times New Roman" w:hAnsi="David" w:cs="David"/>
          <w:sz w:val="24"/>
          <w:szCs w:val="24"/>
          <w:rtl/>
        </w:rPr>
        <w:t>במשך כל תקופת החוזה, יעניק הקבלן לדיירים הנחה בגובה של לפחות 10% ממחירון הספק שיהיה נהוג אצלו באותה עת, וזאת לגבי תוספות ושינויים שיוזמנו על ידי הדיירים, ועל חשבונם.</w:t>
      </w:r>
    </w:p>
    <w:p w14:paraId="3EC8EB6F" w14:textId="77777777" w:rsidR="00E56613" w:rsidRPr="00E56613" w:rsidRDefault="00E56613" w:rsidP="00E56613">
      <w:pPr>
        <w:spacing w:before="0" w:beforeAutospacing="0" w:after="0" w:afterAutospacing="0" w:line="360" w:lineRule="auto"/>
        <w:ind w:left="720"/>
        <w:jc w:val="both"/>
        <w:rPr>
          <w:rFonts w:ascii="David" w:eastAsia="Times New Roman" w:hAnsi="David" w:cs="David"/>
          <w:sz w:val="24"/>
          <w:szCs w:val="24"/>
          <w:rtl/>
        </w:rPr>
      </w:pPr>
    </w:p>
    <w:p w14:paraId="3CFCDBC3" w14:textId="77777777" w:rsidR="00E56613" w:rsidRPr="00E56613" w:rsidRDefault="00E56613" w:rsidP="00237720">
      <w:pPr>
        <w:numPr>
          <w:ilvl w:val="0"/>
          <w:numId w:val="2"/>
        </w:numPr>
        <w:spacing w:before="0" w:beforeAutospacing="0" w:after="0" w:afterAutospacing="0" w:line="360" w:lineRule="auto"/>
        <w:jc w:val="both"/>
        <w:rPr>
          <w:rFonts w:ascii="David" w:eastAsia="Times New Roman" w:hAnsi="David" w:cs="David"/>
          <w:sz w:val="24"/>
          <w:szCs w:val="24"/>
        </w:rPr>
      </w:pPr>
      <w:r w:rsidRPr="00E56613">
        <w:rPr>
          <w:rFonts w:ascii="David" w:eastAsia="Times New Roman" w:hAnsi="David" w:cs="David"/>
          <w:sz w:val="24"/>
          <w:szCs w:val="24"/>
          <w:rtl/>
        </w:rPr>
        <w:t>למען הסר ספק יובהר כי באחריות הקבלן לשמור על שלמות ותקינות החומרים, המוצרים והעבודות אשר סופקו ובוצעו על ידו או על ידי מי מטעמו, וזאת עד למועד מסירת הדירה בה הותקנו המוצרים ובוצעו העבודות.</w:t>
      </w:r>
    </w:p>
    <w:p w14:paraId="4B87AAE5" w14:textId="77777777" w:rsidR="00E56613" w:rsidRPr="00E56613" w:rsidRDefault="00E56613" w:rsidP="00E56613">
      <w:pPr>
        <w:spacing w:before="0" w:beforeAutospacing="0" w:after="0" w:afterAutospacing="0" w:line="360" w:lineRule="auto"/>
        <w:jc w:val="both"/>
        <w:rPr>
          <w:rFonts w:ascii="David" w:eastAsia="Times New Roman" w:hAnsi="David" w:cs="David"/>
          <w:sz w:val="24"/>
          <w:szCs w:val="24"/>
          <w:rtl/>
        </w:rPr>
      </w:pPr>
    </w:p>
    <w:p w14:paraId="2EB3F1FA" w14:textId="77777777" w:rsidR="00E56613" w:rsidRPr="00E56613" w:rsidRDefault="00E56613" w:rsidP="00E56613">
      <w:pPr>
        <w:spacing w:before="0" w:beforeAutospacing="0" w:after="0" w:afterAutospacing="0" w:line="360" w:lineRule="auto"/>
        <w:jc w:val="both"/>
        <w:rPr>
          <w:rFonts w:ascii="David" w:eastAsia="Times New Roman" w:hAnsi="David" w:cs="David"/>
          <w:sz w:val="24"/>
          <w:szCs w:val="24"/>
        </w:rPr>
      </w:pPr>
    </w:p>
    <w:p w14:paraId="4856D50B" w14:textId="77777777" w:rsidR="00E56613" w:rsidRPr="00E56613" w:rsidRDefault="00E56613" w:rsidP="00E56613">
      <w:pPr>
        <w:spacing w:before="0" w:beforeAutospacing="0" w:after="0" w:afterAutospacing="0" w:line="360" w:lineRule="auto"/>
        <w:jc w:val="both"/>
        <w:rPr>
          <w:rFonts w:ascii="David" w:eastAsia="Times New Roman" w:hAnsi="David" w:cs="David"/>
          <w:sz w:val="24"/>
          <w:szCs w:val="24"/>
          <w:rtl/>
        </w:rPr>
      </w:pPr>
    </w:p>
    <w:p w14:paraId="4637DCF0" w14:textId="77777777" w:rsidR="00E56613" w:rsidRPr="00E56613" w:rsidRDefault="00E56613" w:rsidP="00E56613">
      <w:pPr>
        <w:spacing w:before="0" w:beforeAutospacing="0" w:after="0" w:afterAutospacing="0" w:line="360" w:lineRule="auto"/>
        <w:jc w:val="both"/>
        <w:rPr>
          <w:rFonts w:ascii="David" w:eastAsia="Times New Roman" w:hAnsi="David" w:cs="David"/>
          <w:sz w:val="24"/>
          <w:szCs w:val="24"/>
        </w:rPr>
      </w:pPr>
    </w:p>
    <w:p w14:paraId="6823CA23" w14:textId="77777777" w:rsidR="00E56613" w:rsidRPr="00E56613" w:rsidRDefault="00E56613" w:rsidP="00E56613">
      <w:pPr>
        <w:spacing w:before="0" w:beforeAutospacing="0" w:after="0" w:afterAutospacing="0" w:line="360" w:lineRule="auto"/>
        <w:jc w:val="both"/>
        <w:rPr>
          <w:rFonts w:ascii="David" w:eastAsia="Times New Roman" w:hAnsi="David" w:cs="David"/>
          <w:sz w:val="24"/>
          <w:szCs w:val="24"/>
          <w:rtl/>
        </w:rPr>
      </w:pPr>
    </w:p>
    <w:p w14:paraId="400E9095" w14:textId="77777777" w:rsidR="00E56613" w:rsidRPr="00E56613" w:rsidRDefault="00E56613" w:rsidP="00E56613">
      <w:pPr>
        <w:spacing w:before="0" w:beforeAutospacing="0" w:after="0" w:afterAutospacing="0" w:line="360" w:lineRule="auto"/>
        <w:jc w:val="both"/>
        <w:rPr>
          <w:rFonts w:ascii="David" w:eastAsia="Times New Roman" w:hAnsi="David" w:cs="David"/>
          <w:sz w:val="24"/>
          <w:szCs w:val="24"/>
          <w:rtl/>
        </w:rPr>
      </w:pPr>
    </w:p>
    <w:p w14:paraId="09CD853D" w14:textId="77777777" w:rsidR="00E56613" w:rsidRPr="00E56613" w:rsidRDefault="00E56613" w:rsidP="00E56613">
      <w:pPr>
        <w:spacing w:before="0" w:beforeAutospacing="0" w:after="0" w:afterAutospacing="0" w:line="360" w:lineRule="auto"/>
        <w:jc w:val="both"/>
        <w:rPr>
          <w:rFonts w:ascii="David" w:eastAsia="Times New Roman" w:hAnsi="David" w:cs="David"/>
          <w:sz w:val="24"/>
          <w:szCs w:val="24"/>
          <w:rtl/>
        </w:rPr>
      </w:pPr>
    </w:p>
    <w:p w14:paraId="2C7D3839" w14:textId="77777777" w:rsidR="00E56613" w:rsidRPr="00E56613" w:rsidRDefault="00E56613" w:rsidP="00E56613">
      <w:pPr>
        <w:spacing w:before="0" w:beforeAutospacing="0" w:after="0" w:afterAutospacing="0" w:line="240" w:lineRule="auto"/>
        <w:jc w:val="center"/>
        <w:rPr>
          <w:rFonts w:ascii="David" w:eastAsia="Times New Roman" w:hAnsi="David" w:cs="David"/>
          <w:b/>
          <w:bCs/>
          <w:snapToGrid w:val="0"/>
          <w:sz w:val="24"/>
          <w:szCs w:val="24"/>
          <w:u w:val="single"/>
          <w:rtl/>
        </w:rPr>
      </w:pPr>
      <w:r w:rsidRPr="00E56613">
        <w:rPr>
          <w:rFonts w:ascii="David" w:eastAsia="Times New Roman" w:hAnsi="David" w:cs="David"/>
          <w:snapToGrid w:val="0"/>
          <w:sz w:val="24"/>
          <w:szCs w:val="24"/>
          <w:rtl/>
        </w:rPr>
        <w:br w:type="page"/>
      </w:r>
      <w:r w:rsidRPr="00E56613">
        <w:rPr>
          <w:rFonts w:ascii="David" w:eastAsia="Times New Roman" w:hAnsi="David" w:cs="David"/>
          <w:b/>
          <w:bCs/>
          <w:snapToGrid w:val="0"/>
          <w:sz w:val="24"/>
          <w:szCs w:val="24"/>
          <w:u w:val="single"/>
          <w:rtl/>
        </w:rPr>
        <w:t>נספח 3.1.30</w:t>
      </w:r>
    </w:p>
    <w:p w14:paraId="5AE2ABFC" w14:textId="77777777" w:rsidR="00E56613" w:rsidRPr="00E56613" w:rsidRDefault="00E56613" w:rsidP="00E56613">
      <w:pPr>
        <w:spacing w:before="0" w:beforeAutospacing="0" w:after="0" w:afterAutospacing="0" w:line="240" w:lineRule="auto"/>
        <w:jc w:val="center"/>
        <w:rPr>
          <w:rFonts w:ascii="David" w:eastAsia="Times New Roman" w:hAnsi="David" w:cs="David"/>
          <w:b/>
          <w:bCs/>
          <w:snapToGrid w:val="0"/>
          <w:sz w:val="24"/>
          <w:szCs w:val="24"/>
          <w:u w:val="single"/>
          <w:rtl/>
        </w:rPr>
      </w:pPr>
    </w:p>
    <w:p w14:paraId="44ECD51D" w14:textId="77777777" w:rsidR="00E56613" w:rsidRPr="00E56613" w:rsidRDefault="00E56613" w:rsidP="00E56613">
      <w:pPr>
        <w:spacing w:before="0" w:beforeAutospacing="0" w:after="0" w:afterAutospacing="0" w:line="240" w:lineRule="auto"/>
        <w:jc w:val="center"/>
        <w:rPr>
          <w:rFonts w:ascii="David" w:eastAsia="Times New Roman" w:hAnsi="David" w:cs="David"/>
          <w:b/>
          <w:bCs/>
          <w:snapToGrid w:val="0"/>
          <w:sz w:val="24"/>
          <w:szCs w:val="24"/>
          <w:u w:val="single"/>
          <w:rtl/>
        </w:rPr>
      </w:pPr>
      <w:r w:rsidRPr="00E56613">
        <w:rPr>
          <w:rFonts w:ascii="David" w:eastAsia="Times New Roman" w:hAnsi="David" w:cs="David"/>
          <w:b/>
          <w:bCs/>
          <w:snapToGrid w:val="0"/>
          <w:sz w:val="24"/>
          <w:szCs w:val="24"/>
          <w:u w:val="single"/>
          <w:rtl/>
        </w:rPr>
        <w:t>פרוגרמה לבדיקות מעבדה</w:t>
      </w:r>
    </w:p>
    <w:p w14:paraId="4CB888F5" w14:textId="77777777" w:rsidR="00E56613" w:rsidRPr="00E56613" w:rsidRDefault="00E56613" w:rsidP="00E56613">
      <w:pPr>
        <w:spacing w:before="0" w:beforeAutospacing="0" w:after="0" w:afterAutospacing="0" w:line="240" w:lineRule="auto"/>
        <w:ind w:left="657" w:hanging="709"/>
        <w:rPr>
          <w:rFonts w:ascii="David" w:eastAsia="Calibri" w:hAnsi="David" w:cs="David"/>
          <w:sz w:val="24"/>
          <w:szCs w:val="24"/>
          <w:rtl/>
        </w:rPr>
      </w:pPr>
      <w:r w:rsidRPr="00E56613">
        <w:rPr>
          <w:rFonts w:ascii="David" w:eastAsia="Calibri" w:hAnsi="David" w:cs="David"/>
          <w:sz w:val="24"/>
          <w:szCs w:val="24"/>
          <w:rtl/>
        </w:rPr>
        <w:t>1.         כל הבדיקות הנדרשות עפ"י חוק, תקן, ע"י הועדה המקומית לתכנון ובניה, הרשות המקומית והרשויות האחרות כמפורט בתנאי היתר הבניה ולפי דרישות הרשויות כתנאי לקבלת אשור לאכלוס ולתעודת גמר (לרבות: בדיקות בטונים וברזל לשלד המבנה, אינסטלציה סניטרית, מערכת גז, מערכת סולרית, המטרת קירות/חלונות, הצפת גגות/מרפסות, בדיקות טיב האבן לחיפוי חוץ לפי מפמ"כ 378, שליפת אבן לפי מפמ"כ 378, זיהוי מוצרים בעלי תו תקן 921, אנטנה מרכזית, מערכת ספרינקלרים, מערכת גילוי אש, אטימות ממ"דים, טיח בממ"דים, זיהוי פרטי מסגרות ממ"דים, מערכות חשמל, מערכות אלקטרומכניות ובדיקות אינטגרציה).</w:t>
      </w:r>
    </w:p>
    <w:p w14:paraId="5E6B0D86" w14:textId="77777777" w:rsidR="00E56613" w:rsidRPr="00E56613" w:rsidRDefault="00E56613" w:rsidP="00E56613">
      <w:pPr>
        <w:spacing w:before="0" w:beforeAutospacing="0" w:after="0" w:afterAutospacing="0" w:line="240" w:lineRule="auto"/>
        <w:ind w:left="657" w:hanging="709"/>
        <w:rPr>
          <w:rFonts w:ascii="David" w:eastAsia="Calibri" w:hAnsi="David" w:cs="David"/>
          <w:sz w:val="24"/>
          <w:szCs w:val="24"/>
          <w:rtl/>
        </w:rPr>
      </w:pPr>
      <w:r w:rsidRPr="00E56613">
        <w:rPr>
          <w:rFonts w:ascii="David" w:eastAsia="Calibri" w:hAnsi="David" w:cs="David"/>
          <w:sz w:val="24"/>
          <w:szCs w:val="24"/>
          <w:rtl/>
        </w:rPr>
        <w:t>2.         בדיקות רשות בקרה בתהליך (בכל דירה ודירה וברכוש המשותף/בדירה אופיינית לדוגמא/בקומה אופיינית לדוגמא):</w:t>
      </w:r>
    </w:p>
    <w:p w14:paraId="4BF2A472" w14:textId="77777777" w:rsidR="00E56613" w:rsidRPr="00E56613" w:rsidRDefault="00E56613" w:rsidP="00E56613">
      <w:pPr>
        <w:spacing w:before="0" w:beforeAutospacing="0" w:after="0" w:afterAutospacing="0" w:line="240" w:lineRule="auto"/>
        <w:ind w:left="657"/>
        <w:rPr>
          <w:rFonts w:ascii="David" w:eastAsia="Calibri" w:hAnsi="David" w:cs="David"/>
          <w:sz w:val="24"/>
          <w:szCs w:val="24"/>
          <w:rtl/>
        </w:rPr>
      </w:pPr>
      <w:r w:rsidRPr="00E56613">
        <w:rPr>
          <w:rFonts w:ascii="David" w:eastAsia="Calibri" w:hAnsi="David" w:cs="David"/>
          <w:sz w:val="24"/>
          <w:szCs w:val="24"/>
          <w:rtl/>
        </w:rPr>
        <w:t>בדיקות מערכת אינסטלציה לפי ת"י 1025, ת"י 1317, ת"י 1138, ת"י 1347, ת"י 1119, ת"י 1682, ת"י 239, ת"י 972, ת"י 579, ת"י 69, ת"י 238, ת"י 146, ת"י 851, ת"י 1172, ת"י 602 והל"ת בדיקת צנרת פקסגול לפי התקנים הבאים: 5433 חלק 6, 2242 חלק 2, תקן 1205 והל"ת  2007.</w:t>
      </w:r>
    </w:p>
    <w:p w14:paraId="369B904B" w14:textId="77777777" w:rsidR="00E56613" w:rsidRPr="00E56613" w:rsidRDefault="00E56613" w:rsidP="00E56613">
      <w:pPr>
        <w:spacing w:before="0" w:beforeAutospacing="0" w:after="0" w:afterAutospacing="0" w:line="240" w:lineRule="auto"/>
        <w:ind w:left="657"/>
        <w:rPr>
          <w:rFonts w:ascii="David" w:eastAsia="Calibri" w:hAnsi="David" w:cs="David"/>
          <w:sz w:val="24"/>
          <w:szCs w:val="24"/>
          <w:rtl/>
        </w:rPr>
      </w:pPr>
      <w:r w:rsidRPr="00E56613">
        <w:rPr>
          <w:rFonts w:ascii="David" w:eastAsia="Calibri" w:hAnsi="David" w:cs="David"/>
          <w:sz w:val="24"/>
          <w:szCs w:val="24"/>
          <w:rtl/>
        </w:rPr>
        <w:t>-           צילומי קווי ביוב וניקוז חיצוני לפי התקן.</w:t>
      </w:r>
    </w:p>
    <w:p w14:paraId="08FB4FC9" w14:textId="77777777" w:rsidR="00E56613" w:rsidRPr="00E56613" w:rsidRDefault="00E56613" w:rsidP="00E56613">
      <w:pPr>
        <w:spacing w:before="0" w:beforeAutospacing="0" w:after="0" w:afterAutospacing="0" w:line="240" w:lineRule="auto"/>
        <w:ind w:left="657"/>
        <w:rPr>
          <w:rFonts w:ascii="David" w:eastAsia="Calibri" w:hAnsi="David" w:cs="David"/>
          <w:sz w:val="24"/>
          <w:szCs w:val="24"/>
          <w:rtl/>
        </w:rPr>
      </w:pPr>
      <w:r w:rsidRPr="00E56613">
        <w:rPr>
          <w:rFonts w:ascii="David" w:eastAsia="Calibri" w:hAnsi="David" w:cs="David"/>
          <w:sz w:val="24"/>
          <w:szCs w:val="24"/>
          <w:rtl/>
        </w:rPr>
        <w:t>-           בדיקות טיח בכל ממ"ד והתאמתו לתקן 5075.</w:t>
      </w:r>
    </w:p>
    <w:p w14:paraId="2C3090E3" w14:textId="77777777" w:rsidR="00E56613" w:rsidRPr="00E56613" w:rsidRDefault="00E56613" w:rsidP="00E56613">
      <w:pPr>
        <w:spacing w:before="0" w:beforeAutospacing="0" w:after="0" w:afterAutospacing="0" w:line="240" w:lineRule="auto"/>
        <w:ind w:left="1366" w:hanging="709"/>
        <w:rPr>
          <w:rFonts w:ascii="David" w:eastAsia="Calibri" w:hAnsi="David" w:cs="David"/>
          <w:sz w:val="24"/>
          <w:szCs w:val="24"/>
          <w:rtl/>
        </w:rPr>
      </w:pPr>
      <w:r w:rsidRPr="00E56613">
        <w:rPr>
          <w:rFonts w:ascii="David" w:eastAsia="Calibri" w:hAnsi="David" w:cs="David"/>
          <w:sz w:val="24"/>
          <w:szCs w:val="24"/>
          <w:rtl/>
        </w:rPr>
        <w:t>-           בדיקות מעקות טיפוסיים והתאמתם לתקן 1142 (בכל מקרה יבדקו כל המעקות הטיפוסיים בבניין).</w:t>
      </w:r>
    </w:p>
    <w:p w14:paraId="5E331726" w14:textId="77777777" w:rsidR="00E56613" w:rsidRPr="00E56613" w:rsidRDefault="00E56613" w:rsidP="00E56613">
      <w:pPr>
        <w:spacing w:before="0" w:beforeAutospacing="0" w:after="0" w:afterAutospacing="0" w:line="240" w:lineRule="auto"/>
        <w:ind w:left="657"/>
        <w:rPr>
          <w:rFonts w:ascii="David" w:eastAsia="Calibri" w:hAnsi="David" w:cs="David"/>
          <w:sz w:val="24"/>
          <w:szCs w:val="24"/>
          <w:rtl/>
        </w:rPr>
      </w:pPr>
      <w:r w:rsidRPr="00E56613">
        <w:rPr>
          <w:rFonts w:ascii="David" w:eastAsia="Calibri" w:hAnsi="David" w:cs="David"/>
          <w:sz w:val="24"/>
          <w:szCs w:val="24"/>
          <w:rtl/>
        </w:rPr>
        <w:t>-           בדיקות הצפה/אטימות של כל מרפסת וכל גג ע"פ תקן 1476.</w:t>
      </w:r>
    </w:p>
    <w:p w14:paraId="690BFFF8" w14:textId="77777777" w:rsidR="00E56613" w:rsidRPr="00E56613" w:rsidRDefault="00E56613" w:rsidP="00E56613">
      <w:pPr>
        <w:spacing w:before="0" w:beforeAutospacing="0" w:after="0" w:afterAutospacing="0" w:line="240" w:lineRule="auto"/>
        <w:ind w:left="1366" w:hanging="709"/>
        <w:rPr>
          <w:rFonts w:ascii="David" w:eastAsia="Calibri" w:hAnsi="David" w:cs="David"/>
          <w:sz w:val="24"/>
          <w:szCs w:val="24"/>
          <w:rtl/>
        </w:rPr>
      </w:pPr>
      <w:r w:rsidRPr="00E56613">
        <w:rPr>
          <w:rFonts w:ascii="David" w:eastAsia="Calibri" w:hAnsi="David" w:cs="David"/>
          <w:sz w:val="24"/>
          <w:szCs w:val="24"/>
          <w:rtl/>
        </w:rPr>
        <w:t>-           המטרה של כל החלונות לבדיקת אטימותם לחדירות מים, ע"פ נספח א' בתקן 4068.</w:t>
      </w:r>
    </w:p>
    <w:p w14:paraId="0C67ADE8" w14:textId="77777777" w:rsidR="00E56613" w:rsidRPr="00E56613" w:rsidRDefault="00E56613" w:rsidP="00E56613">
      <w:pPr>
        <w:spacing w:before="0" w:beforeAutospacing="0" w:after="0" w:afterAutospacing="0" w:line="240" w:lineRule="auto"/>
        <w:ind w:left="1366" w:hanging="709"/>
        <w:rPr>
          <w:rFonts w:ascii="David" w:eastAsia="Calibri" w:hAnsi="David" w:cs="David"/>
          <w:sz w:val="24"/>
          <w:szCs w:val="24"/>
          <w:rtl/>
        </w:rPr>
      </w:pPr>
      <w:r w:rsidRPr="00E56613">
        <w:rPr>
          <w:rFonts w:ascii="David" w:eastAsia="Calibri" w:hAnsi="David" w:cs="David"/>
          <w:sz w:val="24"/>
          <w:szCs w:val="24"/>
          <w:rtl/>
        </w:rPr>
        <w:t>-           בדיקות כל משלוחי האבנים המיועדות לחיפוי קירות החוץ והתאמתם לדרישות ת"י 2378.</w:t>
      </w:r>
    </w:p>
    <w:p w14:paraId="00874479" w14:textId="77777777" w:rsidR="00E56613" w:rsidRPr="00E56613" w:rsidRDefault="00E56613" w:rsidP="00E56613">
      <w:pPr>
        <w:spacing w:before="0" w:beforeAutospacing="0" w:after="0" w:afterAutospacing="0" w:line="240" w:lineRule="auto"/>
        <w:ind w:left="1366" w:hanging="709"/>
        <w:rPr>
          <w:rFonts w:ascii="David" w:eastAsia="Calibri" w:hAnsi="David" w:cs="David"/>
          <w:sz w:val="24"/>
          <w:szCs w:val="24"/>
          <w:rtl/>
        </w:rPr>
      </w:pPr>
      <w:r w:rsidRPr="00E56613">
        <w:rPr>
          <w:rFonts w:ascii="David" w:eastAsia="Calibri" w:hAnsi="David" w:cs="David"/>
          <w:sz w:val="24"/>
          <w:szCs w:val="24"/>
          <w:rtl/>
        </w:rPr>
        <w:t>-           בדיקות אנכיות, מישוריות, גליות וחוזק ההדבקות של הטיח בשליפה והתאמתו לדרישות ת"י 1920.2 ולת"י 1275.</w:t>
      </w:r>
    </w:p>
    <w:p w14:paraId="605A895B" w14:textId="77777777" w:rsidR="00E56613" w:rsidRPr="00E56613" w:rsidRDefault="00E56613" w:rsidP="00E56613">
      <w:pPr>
        <w:spacing w:before="0" w:beforeAutospacing="0" w:after="0" w:afterAutospacing="0" w:line="240" w:lineRule="auto"/>
        <w:ind w:left="1366" w:hanging="709"/>
        <w:rPr>
          <w:rFonts w:ascii="David" w:eastAsia="Calibri" w:hAnsi="David" w:cs="David"/>
          <w:sz w:val="24"/>
          <w:szCs w:val="24"/>
          <w:rtl/>
        </w:rPr>
      </w:pPr>
      <w:r w:rsidRPr="00E56613">
        <w:rPr>
          <w:rFonts w:ascii="David" w:eastAsia="Calibri" w:hAnsi="David" w:cs="David"/>
          <w:sz w:val="24"/>
          <w:szCs w:val="24"/>
          <w:rtl/>
        </w:rPr>
        <w:t>-           בדיקות מישוריות הריצוף, הפרשי מפלסים בין אריחים סמוכים, פגמים באריחים, חוזק ההדבקות של האריחים (באמצעות בדיקות שליפה), סף מודרג, שיפולים, מישקים, כמות רזרבית והתאמת מצע הריצוף הכל עפ"י כל הנדרש בתקן הרלוונטי (ת"י 1629 לטראצו, ת"י 1555.3 לקרמיקה ופורצלן).</w:t>
      </w:r>
    </w:p>
    <w:p w14:paraId="0C545921" w14:textId="77777777" w:rsidR="00E56613" w:rsidRPr="00E56613" w:rsidRDefault="00E56613" w:rsidP="00E56613">
      <w:pPr>
        <w:spacing w:before="0" w:beforeAutospacing="0" w:after="0" w:afterAutospacing="0" w:line="240" w:lineRule="auto"/>
        <w:ind w:left="1366" w:hanging="709"/>
        <w:rPr>
          <w:rFonts w:ascii="David" w:eastAsia="Calibri" w:hAnsi="David" w:cs="David"/>
          <w:sz w:val="24"/>
          <w:szCs w:val="24"/>
          <w:rtl/>
        </w:rPr>
      </w:pPr>
      <w:r w:rsidRPr="00E56613">
        <w:rPr>
          <w:rFonts w:ascii="David" w:eastAsia="Calibri" w:hAnsi="David" w:cs="David"/>
          <w:sz w:val="24"/>
          <w:szCs w:val="24"/>
          <w:rtl/>
        </w:rPr>
        <w:t>-           בדיקות רטיבות חול המילוי מתחת לאריחים ואת התאמתו לנדרש בתקן.</w:t>
      </w:r>
    </w:p>
    <w:p w14:paraId="1AEC099A" w14:textId="77777777" w:rsidR="00E56613" w:rsidRPr="00E56613" w:rsidRDefault="00E56613" w:rsidP="00E56613">
      <w:pPr>
        <w:spacing w:before="0" w:beforeAutospacing="0" w:after="0" w:afterAutospacing="0" w:line="240" w:lineRule="auto"/>
        <w:ind w:left="1366" w:hanging="709"/>
        <w:rPr>
          <w:rFonts w:ascii="David" w:eastAsia="Calibri" w:hAnsi="David" w:cs="David"/>
          <w:sz w:val="24"/>
          <w:szCs w:val="24"/>
          <w:rtl/>
        </w:rPr>
      </w:pPr>
      <w:r w:rsidRPr="00E56613">
        <w:rPr>
          <w:rFonts w:ascii="David" w:eastAsia="Calibri" w:hAnsi="David" w:cs="David"/>
          <w:sz w:val="24"/>
          <w:szCs w:val="24"/>
          <w:rtl/>
        </w:rPr>
        <w:t>-           בדיקות דלתות העץ לנדרש בת"י 23.</w:t>
      </w:r>
    </w:p>
    <w:p w14:paraId="6C391EC7" w14:textId="77777777" w:rsidR="00E56613" w:rsidRPr="00E56613" w:rsidRDefault="00E56613" w:rsidP="00E56613">
      <w:pPr>
        <w:spacing w:before="0" w:beforeAutospacing="0" w:after="0" w:afterAutospacing="0" w:line="240" w:lineRule="auto"/>
        <w:ind w:left="1366" w:hanging="709"/>
        <w:rPr>
          <w:rFonts w:ascii="David" w:eastAsia="Calibri" w:hAnsi="David" w:cs="David"/>
          <w:sz w:val="24"/>
          <w:szCs w:val="24"/>
          <w:rtl/>
        </w:rPr>
      </w:pPr>
      <w:r w:rsidRPr="00E56613">
        <w:rPr>
          <w:rFonts w:ascii="David" w:eastAsia="Calibri" w:hAnsi="David" w:cs="David"/>
          <w:sz w:val="24"/>
          <w:szCs w:val="24"/>
          <w:rtl/>
        </w:rPr>
        <w:t>-           בדיקות מלבני פלדה וכנפי פלדה לנדרש בת"י 1161 ובמפמ"כ 27.</w:t>
      </w:r>
    </w:p>
    <w:p w14:paraId="665E9D38" w14:textId="77777777" w:rsidR="00E56613" w:rsidRPr="00E56613" w:rsidRDefault="00E56613" w:rsidP="00E56613">
      <w:pPr>
        <w:spacing w:before="0" w:beforeAutospacing="0" w:after="0" w:afterAutospacing="0" w:line="240" w:lineRule="auto"/>
        <w:ind w:left="1366" w:hanging="709"/>
        <w:rPr>
          <w:rFonts w:ascii="David" w:eastAsia="Calibri" w:hAnsi="David" w:cs="David"/>
          <w:sz w:val="24"/>
          <w:szCs w:val="24"/>
          <w:rtl/>
        </w:rPr>
      </w:pPr>
      <w:r w:rsidRPr="00E56613">
        <w:rPr>
          <w:rFonts w:ascii="David" w:eastAsia="Calibri" w:hAnsi="David" w:cs="David"/>
          <w:sz w:val="24"/>
          <w:szCs w:val="24"/>
          <w:rtl/>
        </w:rPr>
        <w:t>-           בדיקות דלתות פלדה בממ"דים לנדרש בת"י 4422.</w:t>
      </w:r>
    </w:p>
    <w:p w14:paraId="56C260F5" w14:textId="77777777" w:rsidR="00E56613" w:rsidRPr="00E56613" w:rsidRDefault="00E56613" w:rsidP="00E56613">
      <w:pPr>
        <w:spacing w:before="0" w:beforeAutospacing="0" w:after="0" w:afterAutospacing="0" w:line="240" w:lineRule="auto"/>
        <w:ind w:left="1366" w:hanging="709"/>
        <w:rPr>
          <w:rFonts w:ascii="David" w:eastAsia="Calibri" w:hAnsi="David" w:cs="David"/>
          <w:sz w:val="24"/>
          <w:szCs w:val="24"/>
          <w:rtl/>
        </w:rPr>
      </w:pPr>
      <w:r w:rsidRPr="00E56613">
        <w:rPr>
          <w:rFonts w:ascii="David" w:eastAsia="Calibri" w:hAnsi="David" w:cs="David"/>
          <w:sz w:val="24"/>
          <w:szCs w:val="24"/>
          <w:rtl/>
        </w:rPr>
        <w:t>-           בדיקות התאמת מידות החדרים, לתכניות המכר ואת הסטייה הזוויתית (קלינים) לנדרש בת"י 789.</w:t>
      </w:r>
    </w:p>
    <w:p w14:paraId="7A0E7B41" w14:textId="77777777" w:rsidR="00E56613" w:rsidRPr="00E56613" w:rsidRDefault="00E56613" w:rsidP="00E56613">
      <w:pPr>
        <w:spacing w:before="0" w:beforeAutospacing="0" w:after="0" w:afterAutospacing="0" w:line="240" w:lineRule="auto"/>
        <w:ind w:left="657"/>
        <w:rPr>
          <w:rFonts w:ascii="David" w:eastAsia="Calibri" w:hAnsi="David" w:cs="David"/>
          <w:sz w:val="24"/>
          <w:szCs w:val="24"/>
          <w:rtl/>
        </w:rPr>
      </w:pPr>
      <w:r w:rsidRPr="00E56613">
        <w:rPr>
          <w:rFonts w:ascii="David" w:eastAsia="Calibri" w:hAnsi="David" w:cs="David"/>
          <w:sz w:val="24"/>
          <w:szCs w:val="24"/>
          <w:rtl/>
        </w:rPr>
        <w:t>-           בדיקות צפיפות מצעים בפתוח המגרש.</w:t>
      </w:r>
    </w:p>
    <w:p w14:paraId="189B6E2B" w14:textId="77777777" w:rsidR="00E56613" w:rsidRPr="00E56613" w:rsidRDefault="00E56613" w:rsidP="00E56613">
      <w:pPr>
        <w:spacing w:before="0" w:beforeAutospacing="0" w:after="0" w:afterAutospacing="0" w:line="240" w:lineRule="auto"/>
        <w:ind w:left="657"/>
        <w:rPr>
          <w:rFonts w:ascii="David" w:eastAsia="Calibri" w:hAnsi="David" w:cs="David"/>
          <w:sz w:val="24"/>
          <w:szCs w:val="24"/>
          <w:rtl/>
        </w:rPr>
      </w:pPr>
      <w:r w:rsidRPr="00E56613">
        <w:rPr>
          <w:rFonts w:ascii="David" w:eastAsia="Calibri" w:hAnsi="David" w:cs="David"/>
          <w:sz w:val="24"/>
          <w:szCs w:val="24"/>
          <w:rtl/>
        </w:rPr>
        <w:t>-           בדיקות איכות אדמת הגן.</w:t>
      </w:r>
    </w:p>
    <w:p w14:paraId="1DDE1D59" w14:textId="77777777" w:rsidR="00E56613" w:rsidRPr="00E56613" w:rsidRDefault="00E56613" w:rsidP="00E56613">
      <w:pPr>
        <w:spacing w:before="0" w:beforeAutospacing="0" w:after="0" w:afterAutospacing="0" w:line="240" w:lineRule="auto"/>
        <w:ind w:left="657"/>
        <w:rPr>
          <w:rFonts w:ascii="David" w:eastAsia="Calibri" w:hAnsi="David" w:cs="David"/>
          <w:sz w:val="24"/>
          <w:szCs w:val="24"/>
          <w:rtl/>
        </w:rPr>
      </w:pPr>
      <w:r w:rsidRPr="00E56613">
        <w:rPr>
          <w:rFonts w:ascii="David" w:eastAsia="Calibri" w:hAnsi="David" w:cs="David"/>
          <w:sz w:val="24"/>
          <w:szCs w:val="24"/>
          <w:rtl/>
        </w:rPr>
        <w:t>-           בדיקות אלומיניום.</w:t>
      </w:r>
    </w:p>
    <w:p w14:paraId="6D189BDF" w14:textId="77777777" w:rsidR="00E56613" w:rsidRPr="00E56613" w:rsidRDefault="00E56613" w:rsidP="00E56613">
      <w:pPr>
        <w:spacing w:before="0" w:beforeAutospacing="0" w:after="0" w:afterAutospacing="0" w:line="240" w:lineRule="auto"/>
        <w:ind w:left="657"/>
        <w:rPr>
          <w:rFonts w:ascii="David" w:eastAsia="Calibri" w:hAnsi="David" w:cs="David"/>
          <w:sz w:val="24"/>
          <w:szCs w:val="24"/>
          <w:rtl/>
        </w:rPr>
      </w:pPr>
      <w:r w:rsidRPr="00E56613">
        <w:rPr>
          <w:rFonts w:ascii="David" w:eastAsia="Calibri" w:hAnsi="David" w:cs="David"/>
          <w:sz w:val="24"/>
          <w:szCs w:val="24"/>
          <w:rtl/>
        </w:rPr>
        <w:t>-           בדיקות סימון ארונות מטבח בתו תקן 1271.11.</w:t>
      </w:r>
    </w:p>
    <w:p w14:paraId="6420B139" w14:textId="77777777" w:rsidR="00E56613" w:rsidRPr="00E56613" w:rsidRDefault="00E56613" w:rsidP="00E56613">
      <w:pPr>
        <w:spacing w:before="0" w:beforeAutospacing="0" w:after="0" w:afterAutospacing="0" w:line="240" w:lineRule="auto"/>
        <w:ind w:left="657"/>
        <w:rPr>
          <w:rFonts w:ascii="David" w:eastAsia="Calibri" w:hAnsi="David" w:cs="David"/>
          <w:sz w:val="24"/>
          <w:szCs w:val="24"/>
          <w:rtl/>
        </w:rPr>
      </w:pPr>
      <w:r w:rsidRPr="00E56613">
        <w:rPr>
          <w:rFonts w:ascii="David" w:eastAsia="Calibri" w:hAnsi="David" w:cs="David"/>
          <w:sz w:val="24"/>
          <w:szCs w:val="24"/>
          <w:rtl/>
        </w:rPr>
        <w:t>-           בדיקות סימון דלתות אש בתו תקן.</w:t>
      </w:r>
    </w:p>
    <w:p w14:paraId="553BB13F" w14:textId="77777777" w:rsidR="00E56613" w:rsidRPr="00E56613" w:rsidRDefault="00E56613" w:rsidP="00E56613">
      <w:pPr>
        <w:spacing w:before="0" w:beforeAutospacing="0" w:after="0" w:afterAutospacing="0" w:line="240" w:lineRule="auto"/>
        <w:ind w:left="657"/>
        <w:rPr>
          <w:rFonts w:ascii="David" w:eastAsia="Calibri" w:hAnsi="David" w:cs="David"/>
          <w:sz w:val="24"/>
          <w:szCs w:val="24"/>
          <w:rtl/>
        </w:rPr>
      </w:pPr>
      <w:r w:rsidRPr="00E56613">
        <w:rPr>
          <w:rFonts w:ascii="David" w:eastAsia="Calibri" w:hAnsi="David" w:cs="David"/>
          <w:sz w:val="24"/>
          <w:szCs w:val="24"/>
          <w:rtl/>
        </w:rPr>
        <w:t>-           בדיקות הדבקות חיפויים בלובי כניסה ראשי ובמבואות קומתיות.</w:t>
      </w:r>
    </w:p>
    <w:p w14:paraId="6E0B9A0C" w14:textId="77777777" w:rsidR="00E56613" w:rsidRPr="00E56613" w:rsidRDefault="00E56613" w:rsidP="00E56613">
      <w:pPr>
        <w:spacing w:before="0" w:beforeAutospacing="0" w:after="0" w:afterAutospacing="0" w:line="240" w:lineRule="auto"/>
        <w:ind w:left="657"/>
        <w:rPr>
          <w:rFonts w:ascii="David" w:eastAsia="Calibri" w:hAnsi="David" w:cs="David"/>
          <w:sz w:val="24"/>
          <w:szCs w:val="24"/>
          <w:rtl/>
        </w:rPr>
      </w:pPr>
      <w:r w:rsidRPr="00E56613">
        <w:rPr>
          <w:rFonts w:ascii="David" w:eastAsia="Calibri" w:hAnsi="David" w:cs="David"/>
          <w:sz w:val="24"/>
          <w:szCs w:val="24"/>
          <w:rtl/>
        </w:rPr>
        <w:t>-           בדיקות התאמת תיבות דואר לנדרש בת"י 816.</w:t>
      </w:r>
    </w:p>
    <w:p w14:paraId="4E21A83C" w14:textId="77777777" w:rsidR="00E56613" w:rsidRPr="00E56613" w:rsidRDefault="00E56613" w:rsidP="00E56613">
      <w:pPr>
        <w:spacing w:before="0" w:beforeAutospacing="0" w:after="0" w:afterAutospacing="0" w:line="240" w:lineRule="auto"/>
        <w:ind w:left="1366" w:hanging="709"/>
        <w:rPr>
          <w:rFonts w:ascii="David" w:eastAsia="Calibri" w:hAnsi="David" w:cs="David"/>
          <w:sz w:val="24"/>
          <w:szCs w:val="24"/>
          <w:rtl/>
        </w:rPr>
      </w:pPr>
      <w:r w:rsidRPr="00E56613">
        <w:rPr>
          <w:rFonts w:ascii="David" w:eastAsia="Calibri" w:hAnsi="David" w:cs="David"/>
          <w:sz w:val="24"/>
          <w:szCs w:val="24"/>
          <w:rtl/>
        </w:rPr>
        <w:t>-           בדיקות התאמת ברזים, סוללות ומיקום קבועות סניטריות לנדרש בת"י 1317 ובת"י 1205.3 (בדירות טיפוסיות בלבד).</w:t>
      </w:r>
    </w:p>
    <w:p w14:paraId="7C3FD298" w14:textId="77777777" w:rsidR="00E56613" w:rsidRPr="00E56613" w:rsidRDefault="00E56613" w:rsidP="00E56613">
      <w:pPr>
        <w:spacing w:before="0" w:beforeAutospacing="0" w:after="0" w:afterAutospacing="0" w:line="240" w:lineRule="auto"/>
        <w:ind w:left="657"/>
        <w:rPr>
          <w:rFonts w:ascii="David" w:eastAsia="Calibri" w:hAnsi="David" w:cs="David"/>
          <w:sz w:val="24"/>
          <w:szCs w:val="24"/>
          <w:rtl/>
        </w:rPr>
      </w:pPr>
      <w:r w:rsidRPr="00E56613">
        <w:rPr>
          <w:rFonts w:ascii="David" w:eastAsia="Calibri" w:hAnsi="David" w:cs="David"/>
          <w:sz w:val="24"/>
          <w:szCs w:val="24"/>
          <w:rtl/>
        </w:rPr>
        <w:t>-           בדיקות מערכת גז לנדרש בת"י 158.</w:t>
      </w:r>
    </w:p>
    <w:p w14:paraId="377F1864" w14:textId="77777777" w:rsidR="00E56613" w:rsidRPr="00E56613" w:rsidRDefault="00E56613" w:rsidP="00E56613">
      <w:pPr>
        <w:spacing w:before="0" w:beforeAutospacing="0" w:after="0" w:afterAutospacing="0" w:line="240" w:lineRule="auto"/>
        <w:ind w:left="657"/>
        <w:rPr>
          <w:rFonts w:ascii="David" w:eastAsia="Calibri" w:hAnsi="David" w:cs="David"/>
          <w:sz w:val="24"/>
          <w:szCs w:val="24"/>
          <w:rtl/>
        </w:rPr>
      </w:pPr>
      <w:r w:rsidRPr="00E56613">
        <w:rPr>
          <w:rFonts w:ascii="David" w:eastAsia="Calibri" w:hAnsi="David" w:cs="David"/>
          <w:sz w:val="24"/>
          <w:szCs w:val="24"/>
          <w:rtl/>
        </w:rPr>
        <w:t>-           בדיקות אביזרי חשמל לנדרש בת"י 33.</w:t>
      </w:r>
    </w:p>
    <w:p w14:paraId="21D781E2" w14:textId="77777777" w:rsidR="00E56613" w:rsidRPr="00E56613" w:rsidRDefault="00E56613" w:rsidP="00E56613">
      <w:pPr>
        <w:spacing w:before="0" w:beforeAutospacing="0" w:after="0" w:afterAutospacing="0" w:line="240" w:lineRule="auto"/>
        <w:ind w:left="1366" w:hanging="709"/>
        <w:rPr>
          <w:rFonts w:ascii="David" w:eastAsia="Calibri" w:hAnsi="David" w:cs="David"/>
          <w:sz w:val="24"/>
          <w:szCs w:val="24"/>
          <w:rtl/>
        </w:rPr>
      </w:pPr>
      <w:r w:rsidRPr="00E56613">
        <w:rPr>
          <w:rFonts w:ascii="David" w:eastAsia="Calibri" w:hAnsi="David" w:cs="David"/>
          <w:sz w:val="24"/>
          <w:szCs w:val="24"/>
          <w:rtl/>
        </w:rPr>
        <w:t>-           בדיקות משטחי טרצו/מדרגות/אדני חלונות/ספים לנדרש בת"י 42, בת"י 1554, ובת"י 1182.</w:t>
      </w:r>
    </w:p>
    <w:p w14:paraId="639E6E80" w14:textId="77777777" w:rsidR="00E56613" w:rsidRPr="00E56613" w:rsidRDefault="00E56613" w:rsidP="00E56613">
      <w:pPr>
        <w:spacing w:before="0" w:beforeAutospacing="0" w:after="0" w:afterAutospacing="0" w:line="240" w:lineRule="auto"/>
        <w:ind w:left="657"/>
        <w:rPr>
          <w:rFonts w:ascii="David" w:eastAsia="Calibri" w:hAnsi="David" w:cs="David"/>
          <w:sz w:val="24"/>
          <w:szCs w:val="24"/>
          <w:rtl/>
        </w:rPr>
      </w:pPr>
      <w:r w:rsidRPr="00E56613">
        <w:rPr>
          <w:rFonts w:ascii="David" w:eastAsia="Calibri" w:hAnsi="David" w:cs="David"/>
          <w:sz w:val="24"/>
          <w:szCs w:val="24"/>
          <w:rtl/>
        </w:rPr>
        <w:t>-           בדיקות פרטי אלומיניום לנדרש בת"י 1068, בת"י 4001 ובת"י 1099.</w:t>
      </w:r>
    </w:p>
    <w:p w14:paraId="50021591" w14:textId="77777777" w:rsidR="00E56613" w:rsidRPr="00E56613" w:rsidRDefault="00E56613" w:rsidP="00E56613">
      <w:pPr>
        <w:spacing w:before="0" w:beforeAutospacing="0" w:after="0" w:afterAutospacing="0" w:line="240" w:lineRule="auto"/>
        <w:ind w:left="657"/>
        <w:rPr>
          <w:rFonts w:ascii="David" w:eastAsia="Calibri" w:hAnsi="David" w:cs="David"/>
          <w:sz w:val="24"/>
          <w:szCs w:val="24"/>
          <w:rtl/>
        </w:rPr>
      </w:pPr>
      <w:r w:rsidRPr="00E56613">
        <w:rPr>
          <w:rFonts w:ascii="David" w:eastAsia="Calibri" w:hAnsi="David" w:cs="David"/>
          <w:sz w:val="24"/>
          <w:szCs w:val="24"/>
          <w:rtl/>
        </w:rPr>
        <w:t>-           בדיקות תריסים (רפפה/גלילה) לנדרש בת"י 1509.</w:t>
      </w:r>
    </w:p>
    <w:p w14:paraId="7B02392F" w14:textId="77777777" w:rsidR="00E56613" w:rsidRPr="00E56613" w:rsidRDefault="00E56613" w:rsidP="00E56613">
      <w:pPr>
        <w:spacing w:before="0" w:beforeAutospacing="0" w:after="0" w:afterAutospacing="0" w:line="240" w:lineRule="auto"/>
        <w:ind w:left="657"/>
        <w:rPr>
          <w:rFonts w:ascii="David" w:eastAsia="Calibri" w:hAnsi="David" w:cs="David"/>
          <w:sz w:val="24"/>
          <w:szCs w:val="24"/>
          <w:rtl/>
        </w:rPr>
      </w:pPr>
      <w:r w:rsidRPr="00E56613">
        <w:rPr>
          <w:rFonts w:ascii="David" w:eastAsia="Calibri" w:hAnsi="David" w:cs="David"/>
          <w:sz w:val="24"/>
          <w:szCs w:val="24"/>
          <w:rtl/>
        </w:rPr>
        <w:t>-           בדיקות הימצאות גז רדון בבניין.</w:t>
      </w:r>
    </w:p>
    <w:p w14:paraId="1F58B44A" w14:textId="77777777" w:rsidR="00E56613" w:rsidRPr="00E56613" w:rsidRDefault="00E56613" w:rsidP="00E56613">
      <w:pPr>
        <w:spacing w:before="0" w:beforeAutospacing="0" w:after="0" w:afterAutospacing="0" w:line="240" w:lineRule="auto"/>
        <w:ind w:left="657"/>
        <w:rPr>
          <w:rFonts w:ascii="David" w:eastAsia="Calibri" w:hAnsi="David" w:cs="David"/>
          <w:sz w:val="24"/>
          <w:szCs w:val="24"/>
          <w:rtl/>
        </w:rPr>
      </w:pPr>
      <w:r w:rsidRPr="00E56613">
        <w:rPr>
          <w:rFonts w:ascii="David" w:eastAsia="Calibri" w:hAnsi="David" w:cs="David"/>
          <w:sz w:val="24"/>
          <w:szCs w:val="24"/>
          <w:rtl/>
        </w:rPr>
        <w:t>-           מעברי אש לפי ת"י 931</w:t>
      </w:r>
    </w:p>
    <w:p w14:paraId="29094A3C" w14:textId="77777777" w:rsidR="00E56613" w:rsidRPr="00E56613" w:rsidRDefault="00E56613" w:rsidP="00E56613">
      <w:pPr>
        <w:spacing w:before="0" w:beforeAutospacing="0" w:after="0" w:afterAutospacing="0" w:line="240" w:lineRule="auto"/>
        <w:ind w:left="657"/>
        <w:rPr>
          <w:rFonts w:ascii="David" w:eastAsia="Calibri" w:hAnsi="David" w:cs="David"/>
          <w:sz w:val="24"/>
          <w:szCs w:val="24"/>
          <w:rtl/>
        </w:rPr>
      </w:pPr>
      <w:r w:rsidRPr="00E56613">
        <w:rPr>
          <w:rFonts w:ascii="David" w:eastAsia="Calibri" w:hAnsi="David" w:cs="David"/>
          <w:sz w:val="24"/>
          <w:szCs w:val="24"/>
          <w:rtl/>
        </w:rPr>
        <w:t>-           דיחוס חדרי מדרגות לפי ת"י 1001 חלק 2</w:t>
      </w:r>
    </w:p>
    <w:p w14:paraId="6471A0FC" w14:textId="77777777" w:rsidR="00E56613" w:rsidRPr="00E56613" w:rsidRDefault="00E56613" w:rsidP="00E56613">
      <w:pPr>
        <w:spacing w:before="0" w:beforeAutospacing="0" w:after="0" w:afterAutospacing="0" w:line="240" w:lineRule="auto"/>
        <w:ind w:left="515" w:hanging="708"/>
        <w:rPr>
          <w:rFonts w:ascii="David" w:eastAsia="Calibri" w:hAnsi="David" w:cs="David"/>
          <w:sz w:val="24"/>
          <w:szCs w:val="24"/>
          <w:rtl/>
        </w:rPr>
      </w:pPr>
      <w:r w:rsidRPr="00E56613">
        <w:rPr>
          <w:rFonts w:ascii="David" w:eastAsia="Calibri" w:hAnsi="David" w:cs="David"/>
          <w:sz w:val="24"/>
          <w:szCs w:val="24"/>
          <w:rtl/>
        </w:rPr>
        <w:t>3.         על הקבלן לשלב את כל מערך הבדיקות כפי שיאושר על ידי המפקח בלו"ז הזמנים של הקמת הפרויקט, באופן שלו"ז הבדיקות יתאים להתקדמות העבודות ולא יעקבו את מהלך העבודות ו/או את הליך קבלת האשור לאכלוס ולתעודת גמר</w:t>
      </w:r>
    </w:p>
    <w:p w14:paraId="7639BE6F" w14:textId="77777777" w:rsidR="00E56613" w:rsidRPr="00E56613" w:rsidRDefault="00E56613" w:rsidP="00E56613">
      <w:pPr>
        <w:spacing w:before="0" w:beforeAutospacing="0" w:after="0" w:afterAutospacing="0" w:line="360" w:lineRule="auto"/>
        <w:jc w:val="both"/>
        <w:rPr>
          <w:rFonts w:ascii="David" w:eastAsia="Times New Roman" w:hAnsi="David" w:cs="David"/>
          <w:sz w:val="26"/>
          <w:szCs w:val="26"/>
          <w:rtl/>
        </w:rPr>
      </w:pPr>
    </w:p>
    <w:p w14:paraId="204B8ED4" w14:textId="77777777" w:rsidR="00E56613" w:rsidRPr="00E56613" w:rsidRDefault="00E56613" w:rsidP="00E56613">
      <w:pPr>
        <w:spacing w:before="0" w:beforeAutospacing="0" w:after="0" w:afterAutospacing="0" w:line="360" w:lineRule="auto"/>
        <w:ind w:left="720"/>
        <w:jc w:val="center"/>
        <w:rPr>
          <w:rFonts w:ascii="David" w:eastAsia="Times New Roman" w:hAnsi="David" w:cs="David"/>
          <w:b/>
          <w:bCs/>
          <w:sz w:val="24"/>
          <w:szCs w:val="24"/>
          <w:u w:val="single"/>
          <w:rtl/>
        </w:rPr>
      </w:pPr>
      <w:r w:rsidRPr="00E56613">
        <w:rPr>
          <w:rFonts w:ascii="David" w:eastAsia="Times New Roman" w:hAnsi="David" w:cs="David"/>
          <w:b/>
          <w:bCs/>
          <w:sz w:val="24"/>
          <w:szCs w:val="24"/>
          <w:u w:val="single"/>
          <w:rtl/>
        </w:rPr>
        <w:br w:type="page"/>
        <w:t>נספח 3.1.33</w:t>
      </w:r>
    </w:p>
    <w:p w14:paraId="0DB32114" w14:textId="77777777" w:rsidR="00E56613" w:rsidRPr="00E56613" w:rsidRDefault="00E56613" w:rsidP="00E56613">
      <w:pPr>
        <w:spacing w:before="0" w:beforeAutospacing="0" w:after="0" w:afterAutospacing="0" w:line="360" w:lineRule="auto"/>
        <w:ind w:left="720"/>
        <w:jc w:val="center"/>
        <w:rPr>
          <w:rFonts w:ascii="David" w:eastAsia="Times New Roman" w:hAnsi="David" w:cs="David"/>
          <w:b/>
          <w:bCs/>
          <w:sz w:val="24"/>
          <w:szCs w:val="24"/>
          <w:u w:val="single"/>
        </w:rPr>
      </w:pPr>
      <w:r w:rsidRPr="00E56613">
        <w:rPr>
          <w:rFonts w:ascii="David" w:eastAsia="Times New Roman" w:hAnsi="David" w:cs="David"/>
          <w:b/>
          <w:bCs/>
          <w:sz w:val="24"/>
          <w:szCs w:val="24"/>
          <w:u w:val="single"/>
          <w:rtl/>
        </w:rPr>
        <w:t>מפרט לגידור אתר הפרויקט</w:t>
      </w:r>
    </w:p>
    <w:p w14:paraId="2C08A960" w14:textId="77777777" w:rsidR="00E56613" w:rsidRPr="00E56613" w:rsidRDefault="00E56613" w:rsidP="00E56613">
      <w:pPr>
        <w:spacing w:before="0" w:beforeAutospacing="0" w:after="0" w:afterAutospacing="0" w:line="360" w:lineRule="auto"/>
        <w:rPr>
          <w:rFonts w:ascii="David" w:eastAsia="Times New Roman" w:hAnsi="David" w:cs="David"/>
          <w:b/>
          <w:bCs/>
          <w:sz w:val="24"/>
          <w:szCs w:val="24"/>
          <w:u w:val="single"/>
          <w:rtl/>
        </w:rPr>
      </w:pPr>
      <w:r w:rsidRPr="00E56613">
        <w:rPr>
          <w:rFonts w:ascii="David" w:eastAsia="Times New Roman" w:hAnsi="David" w:cs="David"/>
          <w:b/>
          <w:bCs/>
          <w:sz w:val="24"/>
          <w:szCs w:val="24"/>
          <w:u w:val="single"/>
          <w:rtl/>
        </w:rPr>
        <w:t>הקבלן יגדר את אתר הפרויקט בהתאם למפורט להלן:</w:t>
      </w:r>
    </w:p>
    <w:p w14:paraId="635688B0" w14:textId="77777777" w:rsidR="00E56613" w:rsidRPr="00E56613" w:rsidRDefault="00E56613" w:rsidP="00237720">
      <w:pPr>
        <w:numPr>
          <w:ilvl w:val="0"/>
          <w:numId w:val="18"/>
        </w:numPr>
        <w:spacing w:before="0" w:beforeAutospacing="0" w:after="0" w:afterAutospacing="0" w:line="360" w:lineRule="auto"/>
        <w:jc w:val="both"/>
        <w:rPr>
          <w:rFonts w:ascii="David" w:eastAsia="Times New Roman" w:hAnsi="David" w:cs="David"/>
          <w:sz w:val="24"/>
          <w:szCs w:val="24"/>
        </w:rPr>
      </w:pPr>
      <w:r w:rsidRPr="00E56613">
        <w:rPr>
          <w:rFonts w:ascii="David" w:eastAsia="Times New Roman" w:hAnsi="David" w:cs="David"/>
          <w:b/>
          <w:bCs/>
          <w:sz w:val="24"/>
          <w:szCs w:val="24"/>
          <w:rtl/>
        </w:rPr>
        <w:t>חומר:</w:t>
      </w:r>
      <w:r w:rsidRPr="00E56613">
        <w:rPr>
          <w:rFonts w:ascii="David" w:eastAsia="Times New Roman" w:hAnsi="David" w:cs="David"/>
          <w:sz w:val="24"/>
          <w:szCs w:val="24"/>
          <w:rtl/>
        </w:rPr>
        <w:t xml:space="preserve"> פח חדש , קשיח, מגולוון וחלק אשר יאפשר הדבקת פרסום הפרויקט.</w:t>
      </w:r>
    </w:p>
    <w:p w14:paraId="09C6A65A" w14:textId="77777777" w:rsidR="00E56613" w:rsidRPr="00E56613" w:rsidRDefault="00E56613" w:rsidP="00237720">
      <w:pPr>
        <w:numPr>
          <w:ilvl w:val="0"/>
          <w:numId w:val="18"/>
        </w:numPr>
        <w:spacing w:before="0" w:beforeAutospacing="0" w:after="0" w:afterAutospacing="0" w:line="360" w:lineRule="auto"/>
        <w:jc w:val="both"/>
        <w:rPr>
          <w:rFonts w:ascii="David" w:eastAsia="Times New Roman" w:hAnsi="David" w:cs="David"/>
          <w:sz w:val="24"/>
          <w:szCs w:val="24"/>
        </w:rPr>
      </w:pPr>
      <w:r w:rsidRPr="00E56613">
        <w:rPr>
          <w:rFonts w:ascii="David" w:eastAsia="Times New Roman" w:hAnsi="David" w:cs="David"/>
          <w:b/>
          <w:bCs/>
          <w:sz w:val="24"/>
          <w:szCs w:val="24"/>
          <w:rtl/>
        </w:rPr>
        <w:t>צבע:</w:t>
      </w:r>
      <w:r w:rsidRPr="00E56613">
        <w:rPr>
          <w:rFonts w:ascii="David" w:eastAsia="Times New Roman" w:hAnsi="David" w:cs="David"/>
          <w:sz w:val="24"/>
          <w:szCs w:val="24"/>
          <w:rtl/>
        </w:rPr>
        <w:t xml:space="preserve"> לבן.</w:t>
      </w:r>
    </w:p>
    <w:p w14:paraId="24E87914" w14:textId="77777777" w:rsidR="00E56613" w:rsidRPr="00E56613" w:rsidRDefault="00E56613" w:rsidP="00237720">
      <w:pPr>
        <w:numPr>
          <w:ilvl w:val="0"/>
          <w:numId w:val="18"/>
        </w:numPr>
        <w:spacing w:before="0" w:beforeAutospacing="0" w:after="0" w:afterAutospacing="0" w:line="360" w:lineRule="auto"/>
        <w:jc w:val="both"/>
        <w:rPr>
          <w:rFonts w:ascii="David" w:eastAsia="Times New Roman" w:hAnsi="David" w:cs="David"/>
          <w:b/>
          <w:bCs/>
          <w:sz w:val="24"/>
          <w:szCs w:val="24"/>
        </w:rPr>
      </w:pPr>
      <w:r w:rsidRPr="00E56613">
        <w:rPr>
          <w:rFonts w:ascii="David" w:eastAsia="Times New Roman" w:hAnsi="David" w:cs="David"/>
          <w:b/>
          <w:bCs/>
          <w:sz w:val="24"/>
          <w:szCs w:val="24"/>
          <w:rtl/>
        </w:rPr>
        <w:t xml:space="preserve">מידות: </w:t>
      </w:r>
    </w:p>
    <w:p w14:paraId="0579B874" w14:textId="77777777" w:rsidR="00E56613" w:rsidRPr="00E56613" w:rsidRDefault="00E56613" w:rsidP="00237720">
      <w:pPr>
        <w:numPr>
          <w:ilvl w:val="0"/>
          <w:numId w:val="19"/>
        </w:numPr>
        <w:spacing w:before="0" w:beforeAutospacing="0" w:after="0" w:afterAutospacing="0" w:line="360" w:lineRule="auto"/>
        <w:ind w:right="1440"/>
        <w:contextualSpacing/>
        <w:jc w:val="both"/>
        <w:rPr>
          <w:rFonts w:ascii="David" w:eastAsia="Times New Roman" w:hAnsi="David" w:cs="David"/>
          <w:sz w:val="24"/>
          <w:szCs w:val="24"/>
        </w:rPr>
      </w:pPr>
      <w:r w:rsidRPr="00E56613">
        <w:rPr>
          <w:rFonts w:ascii="David" w:eastAsia="Times New Roman" w:hAnsi="David" w:cs="David"/>
          <w:sz w:val="24"/>
          <w:szCs w:val="24"/>
          <w:rtl/>
        </w:rPr>
        <w:t xml:space="preserve">מידת אורך: הארוך הנדרש לתחימת האתר. </w:t>
      </w:r>
    </w:p>
    <w:p w14:paraId="29A5F8DB" w14:textId="77777777" w:rsidR="00E56613" w:rsidRPr="00E56613" w:rsidRDefault="00E56613" w:rsidP="00237720">
      <w:pPr>
        <w:numPr>
          <w:ilvl w:val="0"/>
          <w:numId w:val="19"/>
        </w:numPr>
        <w:spacing w:before="0" w:beforeAutospacing="0" w:after="0" w:afterAutospacing="0" w:line="276" w:lineRule="auto"/>
        <w:contextualSpacing/>
        <w:jc w:val="both"/>
        <w:rPr>
          <w:rFonts w:ascii="David" w:eastAsia="Calibri" w:hAnsi="David" w:cs="David"/>
          <w:sz w:val="24"/>
          <w:szCs w:val="24"/>
        </w:rPr>
      </w:pPr>
      <w:r w:rsidRPr="00E56613">
        <w:rPr>
          <w:rFonts w:ascii="David" w:eastAsia="Calibri" w:hAnsi="David" w:cs="David"/>
          <w:sz w:val="24"/>
          <w:szCs w:val="24"/>
          <w:rtl/>
        </w:rPr>
        <w:t>מידת גובה: מידה קבועה ומינימלית של 2מ' ו/או בהתאם להנחיית הרשות המקומית.</w:t>
      </w:r>
    </w:p>
    <w:p w14:paraId="5F48C4AB" w14:textId="77777777" w:rsidR="00E56613" w:rsidRPr="00E56613" w:rsidRDefault="00E56613" w:rsidP="00237720">
      <w:pPr>
        <w:numPr>
          <w:ilvl w:val="0"/>
          <w:numId w:val="18"/>
        </w:numPr>
        <w:spacing w:before="0" w:beforeAutospacing="0" w:after="0" w:afterAutospacing="0" w:line="360" w:lineRule="auto"/>
        <w:jc w:val="both"/>
        <w:rPr>
          <w:rFonts w:ascii="David" w:eastAsia="Calibri" w:hAnsi="David" w:cs="David"/>
          <w:sz w:val="24"/>
          <w:szCs w:val="24"/>
        </w:rPr>
      </w:pPr>
      <w:r w:rsidRPr="00E56613">
        <w:rPr>
          <w:rFonts w:ascii="David" w:eastAsia="Times New Roman" w:hAnsi="David" w:cs="David"/>
          <w:b/>
          <w:bCs/>
          <w:sz w:val="24"/>
          <w:szCs w:val="24"/>
          <w:rtl/>
        </w:rPr>
        <w:t>ניראות וחוזק:</w:t>
      </w:r>
      <w:r w:rsidRPr="00E56613">
        <w:rPr>
          <w:rFonts w:ascii="David" w:eastAsia="Times New Roman" w:hAnsi="David" w:cs="David"/>
          <w:sz w:val="24"/>
          <w:szCs w:val="24"/>
          <w:rtl/>
        </w:rPr>
        <w:t xml:space="preserve"> חזית הגדר (הצד הפונה כלפי חוץ) צריכה להיות לבנה, חלקה, רציפה ומיושרת לאורך כל היקף האתר.</w:t>
      </w:r>
      <w:r w:rsidRPr="00E56613">
        <w:rPr>
          <w:rFonts w:ascii="David" w:eastAsia="Calibri" w:hAnsi="David" w:cs="David"/>
          <w:sz w:val="24"/>
          <w:szCs w:val="24"/>
          <w:rtl/>
        </w:rPr>
        <w:t xml:space="preserve"> קונסטרטקציית הגדר, החיזוקים והחיבורים לקרקע יבוצעו מהצד הפנימי של האתר כך שישמרו על חזית רחוב חיצונית נקייה וללא מכשול ומפגע לעוברי אורח. </w:t>
      </w:r>
    </w:p>
    <w:p w14:paraId="05ADCF88" w14:textId="77777777" w:rsidR="00E56613" w:rsidRPr="00E56613" w:rsidRDefault="00E56613" w:rsidP="00E56613">
      <w:pPr>
        <w:spacing w:before="0" w:beforeAutospacing="0" w:after="0" w:afterAutospacing="0" w:line="360" w:lineRule="auto"/>
        <w:ind w:left="360"/>
        <w:rPr>
          <w:rFonts w:ascii="David" w:eastAsia="Calibri" w:hAnsi="David" w:cs="David"/>
          <w:sz w:val="24"/>
          <w:szCs w:val="24"/>
        </w:rPr>
      </w:pPr>
      <w:r w:rsidRPr="00E56613">
        <w:rPr>
          <w:rFonts w:ascii="David" w:eastAsia="Times New Roman" w:hAnsi="David" w:cs="David"/>
          <w:sz w:val="24"/>
          <w:szCs w:val="24"/>
          <w:rtl/>
        </w:rPr>
        <w:t>ב</w:t>
      </w:r>
      <w:r w:rsidRPr="00E56613">
        <w:rPr>
          <w:rFonts w:ascii="David" w:eastAsia="Calibri" w:hAnsi="David" w:cs="David"/>
          <w:sz w:val="24"/>
          <w:szCs w:val="24"/>
          <w:rtl/>
        </w:rPr>
        <w:t>גדר אשר נמצאת בסמיכות לכביש פעיל, יש לבצע קיר הגנה כנגד נפילת רכב מתפרץ.</w:t>
      </w:r>
    </w:p>
    <w:p w14:paraId="77FF4E19" w14:textId="77777777" w:rsidR="00E56613" w:rsidRPr="00E56613" w:rsidRDefault="00E56613" w:rsidP="00237720">
      <w:pPr>
        <w:numPr>
          <w:ilvl w:val="0"/>
          <w:numId w:val="18"/>
        </w:numPr>
        <w:spacing w:before="0" w:beforeAutospacing="0" w:after="0" w:afterAutospacing="0" w:line="360" w:lineRule="auto"/>
        <w:jc w:val="both"/>
        <w:rPr>
          <w:rFonts w:ascii="David" w:eastAsia="Calibri" w:hAnsi="David" w:cs="David"/>
          <w:sz w:val="24"/>
          <w:szCs w:val="24"/>
        </w:rPr>
      </w:pPr>
      <w:r w:rsidRPr="00E56613">
        <w:rPr>
          <w:rFonts w:ascii="David" w:eastAsia="Times New Roman" w:hAnsi="David" w:cs="David"/>
          <w:sz w:val="24"/>
          <w:szCs w:val="24"/>
          <w:rtl/>
        </w:rPr>
        <w:t>הלוחות יעמדו בדרישות המחלקה לאיכות הסביבה לעניין מטרדי ומפגעי רעש (קירות אקוסטיים) ואבק בהתאם להנחיות לאיכות הסביבה</w:t>
      </w:r>
      <w:r w:rsidRPr="00E56613">
        <w:rPr>
          <w:rFonts w:ascii="David" w:eastAsia="Times New Roman" w:hAnsi="David" w:cs="David"/>
          <w:b/>
          <w:bCs/>
          <w:sz w:val="24"/>
          <w:szCs w:val="24"/>
          <w:rtl/>
        </w:rPr>
        <w:t>.</w:t>
      </w:r>
    </w:p>
    <w:p w14:paraId="1864100B" w14:textId="77777777" w:rsidR="00E56613" w:rsidRPr="00E56613" w:rsidRDefault="00E56613" w:rsidP="00237720">
      <w:pPr>
        <w:numPr>
          <w:ilvl w:val="0"/>
          <w:numId w:val="18"/>
        </w:numPr>
        <w:spacing w:before="0" w:beforeAutospacing="0" w:after="0" w:afterAutospacing="0" w:line="360" w:lineRule="auto"/>
        <w:jc w:val="both"/>
        <w:rPr>
          <w:rFonts w:ascii="David" w:eastAsia="Times New Roman" w:hAnsi="David" w:cs="David"/>
          <w:b/>
          <w:bCs/>
          <w:sz w:val="24"/>
          <w:szCs w:val="24"/>
        </w:rPr>
      </w:pPr>
      <w:r w:rsidRPr="00E56613">
        <w:rPr>
          <w:rFonts w:ascii="David" w:eastAsia="Times New Roman" w:hAnsi="David" w:cs="David"/>
          <w:b/>
          <w:bCs/>
          <w:sz w:val="24"/>
          <w:szCs w:val="24"/>
          <w:rtl/>
        </w:rPr>
        <w:t xml:space="preserve">פתחים: </w:t>
      </w:r>
    </w:p>
    <w:p w14:paraId="51C82C51" w14:textId="77777777" w:rsidR="00E56613" w:rsidRPr="00E56613" w:rsidRDefault="00E56613" w:rsidP="00237720">
      <w:pPr>
        <w:numPr>
          <w:ilvl w:val="0"/>
          <w:numId w:val="20"/>
        </w:numPr>
        <w:spacing w:before="0" w:beforeAutospacing="0" w:after="0" w:afterAutospacing="0" w:line="276" w:lineRule="auto"/>
        <w:contextualSpacing/>
        <w:jc w:val="both"/>
        <w:rPr>
          <w:rFonts w:ascii="David" w:eastAsia="Calibri" w:hAnsi="David" w:cs="David"/>
          <w:sz w:val="24"/>
          <w:szCs w:val="24"/>
        </w:rPr>
      </w:pPr>
      <w:r w:rsidRPr="00E56613">
        <w:rPr>
          <w:rFonts w:ascii="David" w:eastAsia="Calibri" w:hAnsi="David" w:cs="David"/>
          <w:sz w:val="24"/>
          <w:szCs w:val="24"/>
          <w:rtl/>
        </w:rPr>
        <w:t>שערי כניסה יפתחו כלפי פנים האתר, רוחבם יאפשר כניסת למשאיות, שער/דלת כניסה למעבר רוכשי דירות ככל ונדרש, מאותו החומר ממנה בנויה הגדר.</w:t>
      </w:r>
    </w:p>
    <w:p w14:paraId="075913B8" w14:textId="77777777" w:rsidR="00E56613" w:rsidRPr="00E56613" w:rsidRDefault="00E56613" w:rsidP="00E56613">
      <w:pPr>
        <w:spacing w:before="0" w:beforeAutospacing="0" w:after="0" w:afterAutospacing="0" w:line="276" w:lineRule="auto"/>
        <w:ind w:left="1440"/>
        <w:jc w:val="both"/>
        <w:rPr>
          <w:rFonts w:ascii="David" w:eastAsia="Times New Roman" w:hAnsi="David" w:cs="David"/>
          <w:sz w:val="24"/>
          <w:szCs w:val="24"/>
        </w:rPr>
      </w:pPr>
      <w:r w:rsidRPr="00E56613">
        <w:rPr>
          <w:rFonts w:ascii="David" w:eastAsia="Times New Roman" w:hAnsi="David" w:cs="David"/>
          <w:sz w:val="24"/>
          <w:szCs w:val="24"/>
          <w:rtl/>
        </w:rPr>
        <w:t>השערים יכללו שילוט הכוונה ואזהרה על אתר.</w:t>
      </w:r>
    </w:p>
    <w:p w14:paraId="7F5629B8" w14:textId="77777777" w:rsidR="00E56613" w:rsidRPr="00E56613" w:rsidRDefault="00E56613" w:rsidP="00237720">
      <w:pPr>
        <w:numPr>
          <w:ilvl w:val="0"/>
          <w:numId w:val="20"/>
        </w:numPr>
        <w:spacing w:before="0" w:beforeAutospacing="0" w:after="0" w:afterAutospacing="0" w:line="360" w:lineRule="auto"/>
        <w:contextualSpacing/>
        <w:jc w:val="both"/>
        <w:rPr>
          <w:rFonts w:ascii="David" w:eastAsia="Calibri" w:hAnsi="David" w:cs="David"/>
          <w:sz w:val="24"/>
          <w:szCs w:val="24"/>
        </w:rPr>
      </w:pPr>
      <w:r w:rsidRPr="00E56613">
        <w:rPr>
          <w:rFonts w:ascii="David" w:eastAsia="Calibri" w:hAnsi="David" w:cs="David"/>
          <w:sz w:val="24"/>
          <w:szCs w:val="24"/>
          <w:rtl/>
        </w:rPr>
        <w:t>חלונות אטומים בשני מוקדים שונים בגדר, הסגורים ע"י חומר קשיח ושקוף המאפשר הצצה אל האתר. גובה  התחתון של הפתחים יהיה לפחות 1.10מ' מעל הקרקע. מידותיהם: 200ס"מ רוחב על 80ס"מ גובה כל אחד.</w:t>
      </w:r>
    </w:p>
    <w:p w14:paraId="278B7AAC" w14:textId="77777777" w:rsidR="00E56613" w:rsidRPr="00E56613" w:rsidRDefault="00E56613" w:rsidP="00237720">
      <w:pPr>
        <w:numPr>
          <w:ilvl w:val="0"/>
          <w:numId w:val="18"/>
        </w:numPr>
        <w:spacing w:before="0" w:beforeAutospacing="0" w:after="0" w:afterAutospacing="0" w:line="360" w:lineRule="auto"/>
        <w:jc w:val="both"/>
        <w:rPr>
          <w:rFonts w:ascii="David" w:eastAsia="Times New Roman" w:hAnsi="David" w:cs="David"/>
          <w:b/>
          <w:bCs/>
          <w:sz w:val="24"/>
          <w:szCs w:val="24"/>
        </w:rPr>
      </w:pPr>
      <w:r w:rsidRPr="00E56613">
        <w:rPr>
          <w:rFonts w:ascii="David" w:eastAsia="Times New Roman" w:hAnsi="David" w:cs="David"/>
          <w:b/>
          <w:bCs/>
          <w:sz w:val="24"/>
          <w:szCs w:val="24"/>
          <w:rtl/>
        </w:rPr>
        <w:t>כל המפורט לעיל כולל התקנה.</w:t>
      </w:r>
    </w:p>
    <w:p w14:paraId="2CEDD1A8" w14:textId="77777777" w:rsidR="00E56613" w:rsidRPr="00E56613" w:rsidRDefault="00E56613" w:rsidP="00237720">
      <w:pPr>
        <w:numPr>
          <w:ilvl w:val="0"/>
          <w:numId w:val="18"/>
        </w:numPr>
        <w:spacing w:before="0" w:beforeAutospacing="0" w:after="0" w:afterAutospacing="0" w:line="360" w:lineRule="auto"/>
        <w:jc w:val="both"/>
        <w:rPr>
          <w:rFonts w:ascii="David" w:eastAsia="Times New Roman" w:hAnsi="David" w:cs="David"/>
          <w:b/>
          <w:bCs/>
          <w:sz w:val="24"/>
          <w:szCs w:val="24"/>
        </w:rPr>
      </w:pPr>
      <w:r w:rsidRPr="00E56613">
        <w:rPr>
          <w:rFonts w:ascii="David" w:eastAsia="Times New Roman" w:hAnsi="David" w:cs="David"/>
          <w:b/>
          <w:bCs/>
          <w:sz w:val="24"/>
          <w:szCs w:val="24"/>
          <w:rtl/>
        </w:rPr>
        <w:t>הנ"ל צריך להתאים לדרישות הרשות המקומית ככל וישנן.</w:t>
      </w:r>
    </w:p>
    <w:p w14:paraId="3A90E436" w14:textId="77777777" w:rsidR="00E56613" w:rsidRPr="00E56613" w:rsidRDefault="00E56613" w:rsidP="00E56613">
      <w:pPr>
        <w:spacing w:before="0" w:beforeAutospacing="0" w:after="0" w:afterAutospacing="0" w:line="360" w:lineRule="auto"/>
        <w:ind w:left="360"/>
        <w:rPr>
          <w:rFonts w:ascii="David" w:eastAsia="Times New Roman" w:hAnsi="David" w:cs="David"/>
          <w:b/>
          <w:bCs/>
          <w:sz w:val="24"/>
          <w:szCs w:val="24"/>
        </w:rPr>
      </w:pPr>
    </w:p>
    <w:p w14:paraId="638FBEB6" w14:textId="77777777" w:rsidR="00E56613" w:rsidRPr="00E56613" w:rsidRDefault="00E56613" w:rsidP="00E56613">
      <w:pPr>
        <w:bidi w:val="0"/>
        <w:spacing w:before="0" w:beforeAutospacing="0" w:after="160" w:afterAutospacing="0" w:line="259" w:lineRule="auto"/>
        <w:rPr>
          <w:rFonts w:ascii="David" w:eastAsia="Times New Roman" w:hAnsi="David" w:cs="David"/>
          <w:b/>
          <w:bCs/>
          <w:sz w:val="24"/>
          <w:szCs w:val="24"/>
          <w:u w:val="single"/>
          <w:rtl/>
        </w:rPr>
      </w:pPr>
      <w:r w:rsidRPr="00E56613">
        <w:rPr>
          <w:rFonts w:ascii="David" w:eastAsia="Times New Roman" w:hAnsi="David" w:cs="David"/>
          <w:sz w:val="24"/>
          <w:szCs w:val="24"/>
          <w:rtl/>
        </w:rPr>
        <w:br w:type="page"/>
      </w:r>
    </w:p>
    <w:p w14:paraId="1C9436D1" w14:textId="77777777" w:rsidR="00E56613" w:rsidRPr="00E56613" w:rsidRDefault="00E56613" w:rsidP="00E56613">
      <w:pPr>
        <w:spacing w:before="0" w:beforeAutospacing="0" w:after="0" w:afterAutospacing="0" w:line="360" w:lineRule="auto"/>
        <w:jc w:val="center"/>
        <w:rPr>
          <w:rFonts w:ascii="David" w:eastAsia="Times New Roman" w:hAnsi="David" w:cs="David"/>
          <w:b/>
          <w:bCs/>
          <w:sz w:val="24"/>
          <w:szCs w:val="24"/>
          <w:u w:val="single"/>
          <w:rtl/>
        </w:rPr>
      </w:pPr>
      <w:r w:rsidRPr="00E56613">
        <w:rPr>
          <w:rFonts w:ascii="David" w:eastAsia="Times New Roman" w:hAnsi="David" w:cs="David"/>
          <w:b/>
          <w:bCs/>
          <w:sz w:val="24"/>
          <w:szCs w:val="24"/>
          <w:u w:val="single"/>
          <w:rtl/>
        </w:rPr>
        <w:t>נספח 3.1.35</w:t>
      </w:r>
    </w:p>
    <w:p w14:paraId="7D07BC93" w14:textId="77777777" w:rsidR="00E56613" w:rsidRPr="00E56613" w:rsidRDefault="00E56613" w:rsidP="00E56613">
      <w:pPr>
        <w:spacing w:before="0" w:beforeAutospacing="0" w:after="0" w:afterAutospacing="0" w:line="360" w:lineRule="auto"/>
        <w:jc w:val="center"/>
        <w:rPr>
          <w:rFonts w:ascii="David" w:eastAsia="Times New Roman" w:hAnsi="David" w:cs="David"/>
          <w:b/>
          <w:bCs/>
          <w:sz w:val="24"/>
          <w:szCs w:val="24"/>
          <w:u w:val="single"/>
          <w:rtl/>
        </w:rPr>
      </w:pPr>
      <w:r w:rsidRPr="00E56613">
        <w:rPr>
          <w:rFonts w:ascii="David" w:eastAsia="Times New Roman" w:hAnsi="David" w:cs="David"/>
          <w:b/>
          <w:bCs/>
          <w:sz w:val="24"/>
          <w:szCs w:val="24"/>
          <w:u w:val="single"/>
          <w:rtl/>
        </w:rPr>
        <w:t>שלט יועצים</w:t>
      </w:r>
    </w:p>
    <w:p w14:paraId="2CDA4CA3" w14:textId="77777777" w:rsidR="00E56613" w:rsidRPr="00E56613" w:rsidRDefault="00E56613" w:rsidP="00E56613">
      <w:pPr>
        <w:spacing w:before="0" w:beforeAutospacing="0" w:after="0" w:afterAutospacing="0" w:line="360" w:lineRule="auto"/>
        <w:jc w:val="center"/>
        <w:rPr>
          <w:rFonts w:ascii="David" w:eastAsia="Times New Roman" w:hAnsi="David" w:cs="David"/>
          <w:b/>
          <w:bCs/>
          <w:sz w:val="28"/>
          <w:szCs w:val="28"/>
          <w:u w:val="single"/>
          <w:rtl/>
        </w:rPr>
      </w:pPr>
    </w:p>
    <w:p w14:paraId="4DBADF28" w14:textId="77777777" w:rsidR="00E56613" w:rsidRPr="00E56613" w:rsidRDefault="00E56613" w:rsidP="00E56613">
      <w:pPr>
        <w:spacing w:before="0" w:beforeAutospacing="0" w:after="0" w:afterAutospacing="0" w:line="360" w:lineRule="auto"/>
        <w:ind w:left="-760"/>
        <w:jc w:val="center"/>
        <w:rPr>
          <w:rFonts w:ascii="David" w:eastAsia="Times New Roman" w:hAnsi="David" w:cs="David"/>
          <w:b/>
          <w:bCs/>
          <w:sz w:val="28"/>
          <w:szCs w:val="28"/>
          <w:u w:val="single"/>
        </w:rPr>
      </w:pPr>
      <w:r w:rsidRPr="00E56613">
        <w:rPr>
          <w:rFonts w:ascii="David" w:eastAsia="Times New Roman" w:hAnsi="David" w:cs="David"/>
          <w:b/>
          <w:bCs/>
          <w:noProof/>
          <w:sz w:val="28"/>
          <w:szCs w:val="28"/>
          <w:u w:val="single"/>
        </w:rPr>
        <w:drawing>
          <wp:inline distT="0" distB="0" distL="0" distR="0" wp14:anchorId="40925168" wp14:editId="4849C7CA">
            <wp:extent cx="5953125" cy="6934200"/>
            <wp:effectExtent l="0" t="0" r="9525" b="0"/>
            <wp:docPr id="21" name="תמונה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תמונה 1"/>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953125" cy="6934200"/>
                    </a:xfrm>
                    <a:prstGeom prst="rect">
                      <a:avLst/>
                    </a:prstGeom>
                    <a:noFill/>
                    <a:ln>
                      <a:noFill/>
                    </a:ln>
                  </pic:spPr>
                </pic:pic>
              </a:graphicData>
            </a:graphic>
          </wp:inline>
        </w:drawing>
      </w:r>
    </w:p>
    <w:p w14:paraId="150FE87C" w14:textId="77777777" w:rsidR="00E56613" w:rsidRPr="00E56613" w:rsidRDefault="00E56613" w:rsidP="00E56613">
      <w:pPr>
        <w:spacing w:before="0" w:beforeAutospacing="0" w:after="0" w:afterAutospacing="0" w:line="360" w:lineRule="auto"/>
        <w:jc w:val="both"/>
        <w:rPr>
          <w:rFonts w:ascii="David" w:eastAsia="Times New Roman" w:hAnsi="David" w:cs="David"/>
          <w:sz w:val="26"/>
          <w:szCs w:val="26"/>
          <w:rtl/>
        </w:rPr>
      </w:pPr>
    </w:p>
    <w:p w14:paraId="1E56A68E" w14:textId="77777777" w:rsidR="00E56613" w:rsidRPr="00E56613" w:rsidRDefault="00E56613" w:rsidP="00E56613">
      <w:pPr>
        <w:spacing w:before="0" w:beforeAutospacing="0" w:after="0" w:afterAutospacing="0" w:line="360" w:lineRule="auto"/>
        <w:jc w:val="both"/>
        <w:rPr>
          <w:rFonts w:ascii="David" w:eastAsia="Times New Roman" w:hAnsi="David" w:cs="David"/>
          <w:sz w:val="26"/>
          <w:szCs w:val="26"/>
          <w:rtl/>
        </w:rPr>
      </w:pPr>
    </w:p>
    <w:p w14:paraId="7D405054" w14:textId="77777777" w:rsidR="00C96B78" w:rsidRDefault="00C96B78" w:rsidP="00E56613">
      <w:pPr>
        <w:spacing w:before="0" w:beforeAutospacing="0" w:after="0" w:afterAutospacing="0" w:line="360" w:lineRule="auto"/>
        <w:jc w:val="center"/>
        <w:rPr>
          <w:rFonts w:ascii="David" w:eastAsia="Times New Roman" w:hAnsi="David" w:cs="David"/>
          <w:b/>
          <w:bCs/>
          <w:sz w:val="24"/>
          <w:szCs w:val="24"/>
          <w:u w:val="single"/>
          <w:rtl/>
        </w:rPr>
      </w:pPr>
      <w:r>
        <w:rPr>
          <w:rFonts w:ascii="David" w:eastAsia="Times New Roman" w:hAnsi="David" w:cs="David"/>
          <w:b/>
          <w:bCs/>
          <w:sz w:val="24"/>
          <w:szCs w:val="24"/>
          <w:u w:val="single"/>
          <w:rtl/>
        </w:rPr>
        <w:br w:type="page"/>
      </w:r>
    </w:p>
    <w:p w14:paraId="27568FF1" w14:textId="77777777" w:rsidR="00E56613" w:rsidRPr="00E56613" w:rsidRDefault="00E56613" w:rsidP="00E56613">
      <w:pPr>
        <w:spacing w:before="0" w:beforeAutospacing="0" w:after="0" w:afterAutospacing="0" w:line="360" w:lineRule="auto"/>
        <w:jc w:val="center"/>
        <w:rPr>
          <w:rFonts w:ascii="David" w:eastAsia="Times New Roman" w:hAnsi="David" w:cs="David"/>
          <w:b/>
          <w:bCs/>
          <w:sz w:val="24"/>
          <w:szCs w:val="24"/>
          <w:u w:val="single"/>
          <w:rtl/>
        </w:rPr>
      </w:pPr>
      <w:r w:rsidRPr="00E56613">
        <w:rPr>
          <w:rFonts w:ascii="David" w:eastAsia="Times New Roman" w:hAnsi="David" w:cs="David"/>
          <w:b/>
          <w:bCs/>
          <w:sz w:val="24"/>
          <w:szCs w:val="24"/>
          <w:u w:val="single"/>
          <w:rtl/>
        </w:rPr>
        <w:t>נספח 3.1.3</w:t>
      </w:r>
      <w:r w:rsidRPr="00E56613">
        <w:rPr>
          <w:rFonts w:ascii="David" w:eastAsia="Times New Roman" w:hAnsi="David" w:cs="David" w:hint="cs"/>
          <w:b/>
          <w:bCs/>
          <w:sz w:val="24"/>
          <w:szCs w:val="24"/>
          <w:u w:val="single"/>
          <w:rtl/>
        </w:rPr>
        <w:t>6</w:t>
      </w:r>
    </w:p>
    <w:p w14:paraId="3EDCD9E8" w14:textId="77777777" w:rsidR="00E56613" w:rsidRPr="00E56613" w:rsidRDefault="00E56613" w:rsidP="00E56613">
      <w:pPr>
        <w:spacing w:before="0" w:beforeAutospacing="0" w:after="0" w:afterAutospacing="0" w:line="360" w:lineRule="auto"/>
        <w:jc w:val="center"/>
        <w:rPr>
          <w:rFonts w:ascii="David" w:eastAsia="Times New Roman" w:hAnsi="David" w:cs="David"/>
          <w:b/>
          <w:bCs/>
          <w:sz w:val="24"/>
          <w:szCs w:val="24"/>
          <w:u w:val="single"/>
          <w:rtl/>
        </w:rPr>
      </w:pPr>
      <w:r w:rsidRPr="00E56613">
        <w:rPr>
          <w:rFonts w:ascii="David" w:eastAsia="Times New Roman" w:hAnsi="David" w:cs="David" w:hint="cs"/>
          <w:b/>
          <w:bCs/>
          <w:sz w:val="24"/>
          <w:szCs w:val="24"/>
          <w:u w:val="single"/>
          <w:rtl/>
        </w:rPr>
        <w:t xml:space="preserve">סטנדרט יזם </w:t>
      </w:r>
    </w:p>
    <w:p w14:paraId="39A06C74" w14:textId="4BC83B94" w:rsidR="00E56613" w:rsidRPr="00E56613" w:rsidDel="00F65549" w:rsidRDefault="00E56613" w:rsidP="00967621">
      <w:pPr>
        <w:spacing w:before="0" w:beforeAutospacing="0" w:after="0" w:afterAutospacing="0" w:line="360" w:lineRule="auto"/>
        <w:jc w:val="center"/>
        <w:rPr>
          <w:del w:id="725" w:author="Meryl Etman" w:date="2021-08-11T17:10:00Z"/>
          <w:rFonts w:ascii="David" w:eastAsia="Times New Roman" w:hAnsi="David" w:cs="David"/>
          <w:sz w:val="24"/>
          <w:szCs w:val="24"/>
          <w:rtl/>
        </w:rPr>
      </w:pPr>
      <w:del w:id="726" w:author="Meryl Etman" w:date="2021-08-11T17:10:00Z">
        <w:r w:rsidRPr="00967621" w:rsidDel="00F65549">
          <w:rPr>
            <w:rFonts w:ascii="David" w:eastAsia="Times New Roman" w:hAnsi="David" w:cs="David" w:hint="cs"/>
            <w:sz w:val="24"/>
            <w:szCs w:val="24"/>
            <w:highlight w:val="yellow"/>
            <w:rtl/>
          </w:rPr>
          <w:delText>המסמך שמור בנתיב הבא:</w:delText>
        </w:r>
        <w:r w:rsidR="00C96B78" w:rsidRPr="00967621" w:rsidDel="00F65549">
          <w:rPr>
            <w:rFonts w:ascii="David" w:eastAsia="Times New Roman" w:hAnsi="David" w:cs="David"/>
            <w:sz w:val="24"/>
            <w:szCs w:val="24"/>
            <w:highlight w:val="yellow"/>
            <w:rtl/>
          </w:rPr>
          <w:delText xml:space="preserve"> סטנדרט פרוי</w:delText>
        </w:r>
        <w:r w:rsidRPr="00967621" w:rsidDel="00F65549">
          <w:rPr>
            <w:rFonts w:ascii="David" w:eastAsia="Times New Roman" w:hAnsi="David" w:cs="David"/>
            <w:sz w:val="24"/>
            <w:szCs w:val="24"/>
            <w:highlight w:val="yellow"/>
            <w:rtl/>
          </w:rPr>
          <w:delText>קטים</w:delText>
        </w:r>
        <w:r w:rsidRPr="00967621" w:rsidDel="00F65549">
          <w:rPr>
            <w:rFonts w:ascii="David" w:eastAsia="Times New Roman" w:hAnsi="David" w:cs="David" w:hint="cs"/>
            <w:sz w:val="24"/>
            <w:szCs w:val="24"/>
            <w:highlight w:val="yellow"/>
            <w:rtl/>
          </w:rPr>
          <w:delText xml:space="preserve"> \</w:delText>
        </w:r>
        <w:r w:rsidRPr="00967621" w:rsidDel="00F65549">
          <w:rPr>
            <w:rFonts w:ascii="David" w:eastAsia="Times New Roman" w:hAnsi="David" w:cs="David"/>
            <w:sz w:val="24"/>
            <w:szCs w:val="24"/>
            <w:highlight w:val="yellow"/>
          </w:rPr>
          <w:delText>I\Residence\Engineering</w:delText>
        </w:r>
      </w:del>
    </w:p>
    <w:p w14:paraId="5A6D6971" w14:textId="77777777" w:rsidR="00E56613" w:rsidRPr="00E56613" w:rsidRDefault="00E56613" w:rsidP="00E56613">
      <w:pPr>
        <w:spacing w:before="0" w:beforeAutospacing="0" w:after="0" w:afterAutospacing="0" w:line="360" w:lineRule="auto"/>
        <w:jc w:val="center"/>
        <w:rPr>
          <w:rFonts w:ascii="David" w:eastAsia="Times New Roman" w:hAnsi="David" w:cs="David"/>
          <w:b/>
          <w:bCs/>
          <w:sz w:val="24"/>
          <w:szCs w:val="24"/>
          <w:u w:val="single"/>
          <w:rtl/>
        </w:rPr>
      </w:pPr>
    </w:p>
    <w:p w14:paraId="327302F2" w14:textId="77777777" w:rsidR="00E56613" w:rsidRPr="00E56613" w:rsidRDefault="00E56613" w:rsidP="00E56613">
      <w:pPr>
        <w:spacing w:before="0" w:beforeAutospacing="0" w:after="0" w:afterAutospacing="0" w:line="360" w:lineRule="auto"/>
        <w:jc w:val="center"/>
        <w:rPr>
          <w:rFonts w:ascii="David" w:eastAsia="Times New Roman" w:hAnsi="David" w:cs="David"/>
          <w:b/>
          <w:bCs/>
          <w:sz w:val="24"/>
          <w:szCs w:val="24"/>
          <w:u w:val="single"/>
          <w:rtl/>
        </w:rPr>
      </w:pPr>
    </w:p>
    <w:p w14:paraId="0144D12A" w14:textId="77777777" w:rsidR="00E56613" w:rsidRPr="00E56613" w:rsidRDefault="00E56613" w:rsidP="00E56613">
      <w:pPr>
        <w:spacing w:before="0" w:beforeAutospacing="0" w:after="0" w:afterAutospacing="0" w:line="360" w:lineRule="auto"/>
        <w:jc w:val="center"/>
        <w:rPr>
          <w:rFonts w:ascii="David" w:eastAsia="Times New Roman" w:hAnsi="David" w:cs="David"/>
          <w:b/>
          <w:bCs/>
          <w:sz w:val="24"/>
          <w:szCs w:val="24"/>
          <w:u w:val="single"/>
        </w:rPr>
      </w:pPr>
      <w:r w:rsidRPr="00E56613">
        <w:rPr>
          <w:rFonts w:ascii="David" w:eastAsia="Times New Roman" w:hAnsi="David" w:cs="David"/>
          <w:b/>
          <w:bCs/>
          <w:sz w:val="24"/>
          <w:szCs w:val="24"/>
          <w:u w:val="single"/>
          <w:rtl/>
        </w:rPr>
        <w:br w:type="page"/>
        <w:t xml:space="preserve">נספח 3.1.41 </w:t>
      </w:r>
    </w:p>
    <w:p w14:paraId="4818E42A" w14:textId="77777777" w:rsidR="00E56613" w:rsidRPr="00E56613" w:rsidRDefault="00E56613" w:rsidP="00E56613">
      <w:pPr>
        <w:spacing w:before="0" w:beforeAutospacing="0" w:after="0" w:afterAutospacing="0" w:line="360" w:lineRule="auto"/>
        <w:jc w:val="center"/>
        <w:rPr>
          <w:rFonts w:ascii="David" w:eastAsia="Times New Roman" w:hAnsi="David" w:cs="David"/>
          <w:b/>
          <w:bCs/>
          <w:sz w:val="24"/>
          <w:szCs w:val="24"/>
          <w:u w:val="single"/>
          <w:rtl/>
        </w:rPr>
      </w:pPr>
      <w:r w:rsidRPr="00E56613">
        <w:rPr>
          <w:rFonts w:ascii="David" w:eastAsia="Times New Roman" w:hAnsi="David" w:cs="David"/>
          <w:b/>
          <w:bCs/>
          <w:sz w:val="24"/>
          <w:szCs w:val="24"/>
          <w:u w:val="single"/>
          <w:rtl/>
        </w:rPr>
        <w:t xml:space="preserve">שכר טרחת יועצים בגין שינויי דיירים </w:t>
      </w:r>
    </w:p>
    <w:p w14:paraId="7DF60A07" w14:textId="77777777" w:rsidR="00E56613" w:rsidRPr="00E56613" w:rsidRDefault="00E56613" w:rsidP="00E56613">
      <w:pPr>
        <w:spacing w:before="0" w:beforeAutospacing="0" w:after="0" w:afterAutospacing="0" w:line="360" w:lineRule="auto"/>
        <w:ind w:left="-1327"/>
        <w:jc w:val="center"/>
        <w:rPr>
          <w:rFonts w:ascii="David" w:eastAsia="Times New Roman" w:hAnsi="David" w:cs="David"/>
          <w:b/>
          <w:bCs/>
          <w:sz w:val="24"/>
          <w:szCs w:val="24"/>
          <w:u w:val="single"/>
          <w:rtl/>
        </w:rPr>
      </w:pPr>
      <w:r w:rsidRPr="00E56613">
        <w:rPr>
          <w:rFonts w:ascii="Times New Roman" w:eastAsia="Times New Roman" w:hAnsi="Times New Roman" w:cs="David"/>
          <w:b/>
          <w:bCs/>
          <w:noProof/>
          <w:sz w:val="25"/>
          <w:szCs w:val="25"/>
          <w:u w:val="single"/>
        </w:rPr>
        <w:drawing>
          <wp:inline distT="0" distB="0" distL="0" distR="0" wp14:anchorId="51827563" wp14:editId="14DE2B1D">
            <wp:extent cx="7048500" cy="1009650"/>
            <wp:effectExtent l="0" t="0" r="0" b="0"/>
            <wp:docPr id="20" name="תמונה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7048500" cy="1009650"/>
                    </a:xfrm>
                    <a:prstGeom prst="rect">
                      <a:avLst/>
                    </a:prstGeom>
                    <a:noFill/>
                    <a:ln>
                      <a:noFill/>
                    </a:ln>
                  </pic:spPr>
                </pic:pic>
              </a:graphicData>
            </a:graphic>
          </wp:inline>
        </w:drawing>
      </w:r>
    </w:p>
    <w:p w14:paraId="62EBB3FD" w14:textId="77777777" w:rsidR="00E56613" w:rsidRPr="00E56613" w:rsidRDefault="00E56613" w:rsidP="00E56613">
      <w:pPr>
        <w:spacing w:before="0" w:beforeAutospacing="0" w:after="0" w:afterAutospacing="0" w:line="360" w:lineRule="auto"/>
        <w:ind w:left="-1186"/>
        <w:jc w:val="both"/>
        <w:rPr>
          <w:rFonts w:ascii="David" w:eastAsia="Times New Roman" w:hAnsi="David" w:cs="David"/>
          <w:sz w:val="24"/>
          <w:szCs w:val="24"/>
          <w:rtl/>
        </w:rPr>
      </w:pPr>
      <w:r w:rsidRPr="00E56613">
        <w:rPr>
          <w:rFonts w:ascii="David" w:eastAsia="Times New Roman" w:hAnsi="David" w:cs="David"/>
          <w:sz w:val="26"/>
          <w:szCs w:val="26"/>
          <w:rtl/>
        </w:rPr>
        <w:t xml:space="preserve">* </w:t>
      </w:r>
      <w:r w:rsidRPr="00E56613">
        <w:rPr>
          <w:rFonts w:ascii="David" w:eastAsia="Times New Roman" w:hAnsi="David" w:cs="David"/>
          <w:sz w:val="24"/>
          <w:szCs w:val="24"/>
          <w:rtl/>
        </w:rPr>
        <w:t>המחירים אינם כוללים מע"מ</w:t>
      </w:r>
    </w:p>
    <w:p w14:paraId="0764DE16" w14:textId="77777777" w:rsidR="00E56613" w:rsidRPr="00E56613" w:rsidRDefault="00E56613" w:rsidP="00E56613">
      <w:pPr>
        <w:spacing w:before="0" w:beforeAutospacing="0" w:after="0" w:afterAutospacing="0" w:line="360" w:lineRule="auto"/>
        <w:ind w:left="-1186"/>
        <w:jc w:val="both"/>
        <w:rPr>
          <w:rFonts w:ascii="David" w:eastAsia="Times New Roman" w:hAnsi="David" w:cs="David"/>
          <w:sz w:val="24"/>
          <w:szCs w:val="24"/>
          <w:rtl/>
        </w:rPr>
      </w:pPr>
      <w:r w:rsidRPr="00E56613">
        <w:rPr>
          <w:rFonts w:ascii="David" w:eastAsia="Times New Roman" w:hAnsi="David" w:cs="David"/>
          <w:sz w:val="24"/>
          <w:szCs w:val="24"/>
          <w:rtl/>
        </w:rPr>
        <w:t>* המחירים הינם לתכנון כל הדירות בפרויקט</w:t>
      </w:r>
    </w:p>
    <w:p w14:paraId="43A8980E" w14:textId="77777777" w:rsidR="00E56613" w:rsidRPr="00E56613" w:rsidRDefault="00E56613" w:rsidP="00E56613">
      <w:pPr>
        <w:spacing w:before="0" w:beforeAutospacing="0" w:after="0" w:afterAutospacing="0" w:line="360" w:lineRule="auto"/>
        <w:ind w:left="-1186"/>
        <w:jc w:val="both"/>
        <w:rPr>
          <w:rFonts w:ascii="David" w:eastAsia="Times New Roman" w:hAnsi="David" w:cs="David"/>
          <w:sz w:val="24"/>
          <w:szCs w:val="24"/>
          <w:rtl/>
        </w:rPr>
      </w:pPr>
      <w:r w:rsidRPr="00E56613">
        <w:rPr>
          <w:rFonts w:ascii="David" w:eastAsia="Times New Roman" w:hAnsi="David" w:cs="David"/>
          <w:sz w:val="24"/>
          <w:szCs w:val="24"/>
          <w:rtl/>
        </w:rPr>
        <w:t>* המחירים במסגרת תיק דייר ולכן אין תוספת רווח קבלן</w:t>
      </w:r>
    </w:p>
    <w:p w14:paraId="35DE356A" w14:textId="77777777" w:rsidR="00E56613" w:rsidRPr="00E56613" w:rsidRDefault="00E56613" w:rsidP="00E56613">
      <w:pPr>
        <w:spacing w:before="0" w:beforeAutospacing="0" w:after="0" w:afterAutospacing="0" w:line="360" w:lineRule="auto"/>
        <w:ind w:left="-1044" w:hanging="142"/>
        <w:jc w:val="both"/>
        <w:rPr>
          <w:rFonts w:ascii="David" w:eastAsia="Times New Roman" w:hAnsi="David" w:cs="David"/>
          <w:sz w:val="24"/>
          <w:szCs w:val="24"/>
          <w:rtl/>
        </w:rPr>
      </w:pPr>
      <w:r w:rsidRPr="00E56613">
        <w:rPr>
          <w:rFonts w:ascii="David" w:eastAsia="Times New Roman" w:hAnsi="David" w:cs="David"/>
          <w:sz w:val="24"/>
          <w:szCs w:val="24"/>
          <w:rtl/>
        </w:rPr>
        <w:t xml:space="preserve">* במידה והדיייר מבקש תכנון מערכות אינסטלציה סניטרית וספרינקלרים יחד- יהא המחיר עבור </w:t>
      </w:r>
      <w:r w:rsidRPr="00E56613">
        <w:rPr>
          <w:rFonts w:ascii="David" w:eastAsia="Times New Roman" w:hAnsi="David" w:cs="David" w:hint="cs"/>
          <w:sz w:val="24"/>
          <w:szCs w:val="24"/>
          <w:rtl/>
        </w:rPr>
        <w:t xml:space="preserve">   </w:t>
      </w:r>
      <w:r w:rsidRPr="00E56613">
        <w:rPr>
          <w:rFonts w:ascii="David" w:eastAsia="Times New Roman" w:hAnsi="David" w:cs="David"/>
          <w:sz w:val="24"/>
          <w:szCs w:val="24"/>
          <w:rtl/>
        </w:rPr>
        <w:t>מקצוע אחד בלבד</w:t>
      </w:r>
      <w:r w:rsidRPr="00F65549">
        <w:rPr>
          <w:rFonts w:ascii="David" w:eastAsia="Times New Roman" w:hAnsi="David" w:cs="David"/>
          <w:sz w:val="24"/>
          <w:szCs w:val="24"/>
          <w:highlight w:val="yellow"/>
          <w:rtl/>
          <w:rPrChange w:id="727" w:author="Meryl Etman" w:date="2021-08-11T17:11:00Z">
            <w:rPr>
              <w:rFonts w:ascii="David" w:eastAsia="Times New Roman" w:hAnsi="David" w:cs="David"/>
              <w:sz w:val="24"/>
              <w:szCs w:val="24"/>
              <w:rtl/>
            </w:rPr>
          </w:rPrChange>
        </w:rPr>
        <w:t>, 3500 ₪ + מע"מ</w:t>
      </w:r>
    </w:p>
    <w:p w14:paraId="28B405AA" w14:textId="77777777" w:rsidR="00E56613" w:rsidRPr="00E56613" w:rsidRDefault="00E56613" w:rsidP="00E56613">
      <w:pPr>
        <w:spacing w:before="0" w:beforeAutospacing="0" w:after="0" w:afterAutospacing="0" w:line="360" w:lineRule="auto"/>
        <w:ind w:left="-1044" w:hanging="142"/>
        <w:jc w:val="both"/>
        <w:rPr>
          <w:rFonts w:ascii="David" w:eastAsia="Times New Roman" w:hAnsi="David" w:cs="David"/>
          <w:sz w:val="24"/>
          <w:szCs w:val="24"/>
          <w:rtl/>
        </w:rPr>
      </w:pPr>
      <w:r w:rsidRPr="00E56613">
        <w:rPr>
          <w:rFonts w:ascii="David" w:eastAsia="Times New Roman" w:hAnsi="David" w:cs="David"/>
          <w:sz w:val="24"/>
          <w:szCs w:val="24"/>
          <w:rtl/>
        </w:rPr>
        <w:t>*</w:t>
      </w:r>
      <w:r w:rsidRPr="00E56613">
        <w:rPr>
          <w:rFonts w:ascii="David" w:eastAsia="Times New Roman" w:hAnsi="David" w:cs="David" w:hint="cs"/>
          <w:sz w:val="24"/>
          <w:szCs w:val="24"/>
          <w:rtl/>
        </w:rPr>
        <w:t xml:space="preserve"> </w:t>
      </w:r>
      <w:r w:rsidRPr="00E56613">
        <w:rPr>
          <w:rFonts w:ascii="David" w:eastAsia="Times New Roman" w:hAnsi="David" w:cs="David"/>
          <w:sz w:val="24"/>
          <w:szCs w:val="24"/>
          <w:rtl/>
        </w:rPr>
        <w:t xml:space="preserve">מובהר כי לא תהיה לקבלן אפשרות לגבות כל תוספת בגין ניהול השינויים אל מול היועצים </w:t>
      </w:r>
      <w:r w:rsidRPr="00E56613">
        <w:rPr>
          <w:rFonts w:ascii="David" w:eastAsia="Times New Roman" w:hAnsi="David" w:cs="David" w:hint="cs"/>
          <w:sz w:val="24"/>
          <w:szCs w:val="24"/>
          <w:rtl/>
        </w:rPr>
        <w:t xml:space="preserve"> </w:t>
      </w:r>
      <w:r w:rsidRPr="00E56613">
        <w:rPr>
          <w:rFonts w:ascii="David" w:eastAsia="Times New Roman" w:hAnsi="David" w:cs="David"/>
          <w:sz w:val="24"/>
          <w:szCs w:val="24"/>
          <w:rtl/>
        </w:rPr>
        <w:t>והמתכננים של הפרויקט.</w:t>
      </w:r>
    </w:p>
    <w:p w14:paraId="1D4A22A7" w14:textId="77777777" w:rsidR="00E56613" w:rsidRPr="00E56613" w:rsidRDefault="00E56613" w:rsidP="00E56613">
      <w:pPr>
        <w:spacing w:before="0" w:beforeAutospacing="0" w:after="0" w:afterAutospacing="0" w:line="360" w:lineRule="auto"/>
        <w:ind w:left="-1044" w:hanging="142"/>
        <w:jc w:val="both"/>
        <w:rPr>
          <w:rFonts w:ascii="David" w:eastAsia="Times New Roman" w:hAnsi="David" w:cs="David"/>
          <w:sz w:val="24"/>
          <w:szCs w:val="24"/>
          <w:rtl/>
        </w:rPr>
      </w:pPr>
      <w:r w:rsidRPr="00E56613">
        <w:rPr>
          <w:rFonts w:ascii="David" w:eastAsia="Times New Roman" w:hAnsi="David" w:cs="David" w:hint="cs"/>
          <w:sz w:val="24"/>
          <w:szCs w:val="24"/>
          <w:rtl/>
        </w:rPr>
        <w:t>* במקומות שלא צויין מחיר, תינתן הצעת מחיר לפי הסיטואציה.</w:t>
      </w:r>
    </w:p>
    <w:p w14:paraId="4020169E" w14:textId="77777777" w:rsidR="00E56613" w:rsidRPr="00E56613" w:rsidRDefault="00E56613" w:rsidP="00E56613">
      <w:pPr>
        <w:spacing w:before="0" w:beforeAutospacing="0" w:after="0" w:afterAutospacing="0" w:line="360" w:lineRule="auto"/>
        <w:ind w:left="-1186"/>
        <w:jc w:val="both"/>
        <w:rPr>
          <w:rFonts w:ascii="David" w:eastAsia="Times New Roman" w:hAnsi="David" w:cs="David"/>
          <w:sz w:val="26"/>
          <w:szCs w:val="26"/>
          <w:rtl/>
        </w:rPr>
      </w:pPr>
    </w:p>
    <w:p w14:paraId="2A107CD9" w14:textId="77777777" w:rsidR="00E56613" w:rsidRPr="00E56613" w:rsidRDefault="00E56613" w:rsidP="00E56613">
      <w:pPr>
        <w:spacing w:before="0" w:beforeAutospacing="0" w:after="0" w:afterAutospacing="0" w:line="360" w:lineRule="auto"/>
        <w:ind w:left="-1186"/>
        <w:rPr>
          <w:rFonts w:ascii="David" w:eastAsia="Times New Roman" w:hAnsi="David" w:cs="David"/>
          <w:sz w:val="26"/>
          <w:szCs w:val="26"/>
          <w:rtl/>
        </w:rPr>
      </w:pPr>
    </w:p>
    <w:p w14:paraId="55925551" w14:textId="77777777" w:rsidR="00E56613" w:rsidRPr="00E56613" w:rsidRDefault="00E56613" w:rsidP="00E56613">
      <w:pPr>
        <w:spacing w:before="0" w:beforeAutospacing="0" w:after="0" w:afterAutospacing="0" w:line="360" w:lineRule="auto"/>
        <w:rPr>
          <w:rFonts w:ascii="David" w:eastAsia="Times New Roman" w:hAnsi="David" w:cs="David"/>
          <w:sz w:val="26"/>
          <w:szCs w:val="26"/>
          <w:rtl/>
        </w:rPr>
      </w:pPr>
    </w:p>
    <w:p w14:paraId="69DFDF03" w14:textId="77777777" w:rsidR="00E56613" w:rsidRPr="00E56613" w:rsidRDefault="00E56613" w:rsidP="00E56613">
      <w:pPr>
        <w:spacing w:before="0" w:beforeAutospacing="0" w:after="0" w:afterAutospacing="0" w:line="360" w:lineRule="auto"/>
        <w:rPr>
          <w:rFonts w:ascii="David" w:eastAsia="Times New Roman" w:hAnsi="David" w:cs="David"/>
          <w:sz w:val="26"/>
          <w:szCs w:val="26"/>
          <w:rtl/>
        </w:rPr>
      </w:pPr>
    </w:p>
    <w:p w14:paraId="4C7B6715" w14:textId="77777777" w:rsidR="00E56613" w:rsidRPr="00E56613" w:rsidRDefault="00E56613" w:rsidP="00E56613">
      <w:pPr>
        <w:spacing w:before="0" w:beforeAutospacing="0" w:after="0" w:afterAutospacing="0" w:line="360" w:lineRule="auto"/>
        <w:rPr>
          <w:rFonts w:ascii="David" w:eastAsia="Times New Roman" w:hAnsi="David" w:cs="David"/>
          <w:sz w:val="26"/>
          <w:szCs w:val="26"/>
          <w:rtl/>
        </w:rPr>
      </w:pPr>
    </w:p>
    <w:p w14:paraId="352E672C" w14:textId="77777777" w:rsidR="00E56613" w:rsidRPr="00E56613" w:rsidRDefault="00E56613" w:rsidP="00E56613">
      <w:pPr>
        <w:spacing w:before="0" w:beforeAutospacing="0" w:after="0" w:afterAutospacing="0" w:line="360" w:lineRule="auto"/>
        <w:rPr>
          <w:rFonts w:ascii="David" w:eastAsia="Times New Roman" w:hAnsi="David" w:cs="David"/>
          <w:sz w:val="26"/>
          <w:szCs w:val="26"/>
          <w:rtl/>
        </w:rPr>
      </w:pPr>
    </w:p>
    <w:p w14:paraId="5038D4F5" w14:textId="77777777" w:rsidR="00E56613" w:rsidRPr="00E56613" w:rsidRDefault="00E56613" w:rsidP="00E56613">
      <w:pPr>
        <w:spacing w:before="0" w:beforeAutospacing="0" w:after="0" w:afterAutospacing="0" w:line="360" w:lineRule="auto"/>
        <w:rPr>
          <w:rFonts w:ascii="David" w:eastAsia="Times New Roman" w:hAnsi="David" w:cs="David"/>
          <w:sz w:val="26"/>
          <w:szCs w:val="26"/>
          <w:rtl/>
        </w:rPr>
      </w:pPr>
    </w:p>
    <w:p w14:paraId="2F4E89E8" w14:textId="77777777" w:rsidR="00E56613" w:rsidRPr="00E56613" w:rsidRDefault="00E56613" w:rsidP="00E56613">
      <w:pPr>
        <w:spacing w:before="0" w:beforeAutospacing="0" w:after="0" w:afterAutospacing="0" w:line="360" w:lineRule="auto"/>
        <w:rPr>
          <w:rFonts w:ascii="David" w:eastAsia="Times New Roman" w:hAnsi="David" w:cs="David"/>
          <w:sz w:val="26"/>
          <w:szCs w:val="26"/>
          <w:rtl/>
        </w:rPr>
      </w:pPr>
    </w:p>
    <w:p w14:paraId="730D4705" w14:textId="7EF3EEF5" w:rsidR="00F239A0" w:rsidRPr="00F239A0" w:rsidRDefault="00E56613">
      <w:pPr>
        <w:spacing w:before="0" w:beforeAutospacing="0" w:after="0" w:afterAutospacing="0" w:line="360" w:lineRule="auto"/>
        <w:jc w:val="center"/>
        <w:rPr>
          <w:rFonts w:ascii="David" w:eastAsia="Times New Roman" w:hAnsi="David" w:cs="David"/>
          <w:b/>
          <w:bCs/>
          <w:sz w:val="26"/>
          <w:szCs w:val="26"/>
          <w:rtl/>
        </w:rPr>
        <w:pPrChange w:id="728" w:author="Meryl Etman" w:date="2021-08-11T17:11:00Z">
          <w:pPr>
            <w:spacing w:before="0" w:beforeAutospacing="0" w:after="0" w:afterAutospacing="0" w:line="360" w:lineRule="auto"/>
            <w:jc w:val="center"/>
          </w:pPr>
        </w:pPrChange>
      </w:pPr>
      <w:r w:rsidRPr="00E56613">
        <w:rPr>
          <w:rFonts w:ascii="David" w:eastAsia="Times New Roman" w:hAnsi="David" w:cs="David"/>
          <w:b/>
          <w:bCs/>
          <w:sz w:val="26"/>
          <w:szCs w:val="26"/>
          <w:u w:val="single"/>
          <w:rtl/>
        </w:rPr>
        <w:br w:type="page"/>
      </w:r>
      <w:del w:id="729" w:author="Meryl Etman" w:date="2021-08-11T17:11:00Z">
        <w:r w:rsidR="00F239A0" w:rsidRPr="00F239A0" w:rsidDel="00F65549">
          <w:rPr>
            <w:rFonts w:ascii="David" w:eastAsia="Times New Roman" w:hAnsi="David" w:cs="David" w:hint="cs"/>
            <w:b/>
            <w:bCs/>
            <w:sz w:val="26"/>
            <w:szCs w:val="26"/>
            <w:highlight w:val="yellow"/>
            <w:rtl/>
          </w:rPr>
          <w:delText xml:space="preserve">הערה: </w:delText>
        </w:r>
        <w:r w:rsidR="00F239A0" w:rsidDel="00F65549">
          <w:rPr>
            <w:rFonts w:ascii="David" w:eastAsia="Times New Roman" w:hAnsi="David" w:cs="David" w:hint="cs"/>
            <w:b/>
            <w:bCs/>
            <w:sz w:val="26"/>
            <w:szCs w:val="26"/>
            <w:highlight w:val="yellow"/>
            <w:rtl/>
          </w:rPr>
          <w:delText xml:space="preserve">לפני העברת החוזה לקבלן המבצע, </w:delText>
        </w:r>
        <w:r w:rsidR="00F239A0" w:rsidRPr="00F239A0" w:rsidDel="00F65549">
          <w:rPr>
            <w:rFonts w:ascii="David" w:eastAsia="Times New Roman" w:hAnsi="David" w:cs="David" w:hint="cs"/>
            <w:b/>
            <w:bCs/>
            <w:sz w:val="26"/>
            <w:szCs w:val="26"/>
            <w:highlight w:val="yellow"/>
            <w:rtl/>
          </w:rPr>
          <w:delText>יש לוודא כי ה</w:delText>
        </w:r>
        <w:r w:rsidR="00F239A0" w:rsidDel="00F65549">
          <w:rPr>
            <w:rFonts w:ascii="David" w:eastAsia="Times New Roman" w:hAnsi="David" w:cs="David" w:hint="cs"/>
            <w:b/>
            <w:bCs/>
            <w:sz w:val="26"/>
            <w:szCs w:val="26"/>
            <w:highlight w:val="yellow"/>
            <w:rtl/>
          </w:rPr>
          <w:delText>טפסים</w:delText>
        </w:r>
        <w:r w:rsidR="00F239A0" w:rsidRPr="00F239A0" w:rsidDel="00F65549">
          <w:rPr>
            <w:rFonts w:ascii="David" w:eastAsia="Times New Roman" w:hAnsi="David" w:cs="David" w:hint="cs"/>
            <w:b/>
            <w:bCs/>
            <w:sz w:val="26"/>
            <w:szCs w:val="26"/>
            <w:highlight w:val="yellow"/>
            <w:rtl/>
          </w:rPr>
          <w:delText xml:space="preserve"> הנ"</w:delText>
        </w:r>
        <w:r w:rsidR="00F239A0" w:rsidDel="00F65549">
          <w:rPr>
            <w:rFonts w:ascii="David" w:eastAsia="Times New Roman" w:hAnsi="David" w:cs="David" w:hint="cs"/>
            <w:b/>
            <w:bCs/>
            <w:sz w:val="26"/>
            <w:szCs w:val="26"/>
            <w:highlight w:val="yellow"/>
            <w:rtl/>
          </w:rPr>
          <w:delText>ל תואמים</w:delText>
        </w:r>
        <w:r w:rsidR="00F239A0" w:rsidRPr="00F239A0" w:rsidDel="00F65549">
          <w:rPr>
            <w:rFonts w:ascii="David" w:eastAsia="Times New Roman" w:hAnsi="David" w:cs="David" w:hint="cs"/>
            <w:b/>
            <w:bCs/>
            <w:sz w:val="26"/>
            <w:szCs w:val="26"/>
            <w:highlight w:val="yellow"/>
            <w:rtl/>
          </w:rPr>
          <w:delText xml:space="preserve"> </w:delText>
        </w:r>
        <w:r w:rsidR="00F239A0" w:rsidDel="00F65549">
          <w:rPr>
            <w:rFonts w:ascii="David" w:eastAsia="Times New Roman" w:hAnsi="David" w:cs="David" w:hint="cs"/>
            <w:b/>
            <w:bCs/>
            <w:sz w:val="26"/>
            <w:szCs w:val="26"/>
            <w:highlight w:val="yellow"/>
            <w:rtl/>
          </w:rPr>
          <w:delText xml:space="preserve">לטפסים </w:delText>
        </w:r>
        <w:r w:rsidR="00F239A0" w:rsidRPr="00F239A0" w:rsidDel="00F65549">
          <w:rPr>
            <w:rFonts w:ascii="David" w:eastAsia="Times New Roman" w:hAnsi="David" w:cs="David" w:hint="cs"/>
            <w:b/>
            <w:bCs/>
            <w:sz w:val="26"/>
            <w:szCs w:val="26"/>
            <w:highlight w:val="yellow"/>
            <w:rtl/>
          </w:rPr>
          <w:delText>בפורטל</w:delText>
        </w:r>
        <w:r w:rsidR="00F239A0" w:rsidDel="00F65549">
          <w:rPr>
            <w:rFonts w:ascii="David" w:eastAsia="Times New Roman" w:hAnsi="David" w:cs="David" w:hint="cs"/>
            <w:b/>
            <w:bCs/>
            <w:sz w:val="26"/>
            <w:szCs w:val="26"/>
            <w:highlight w:val="yellow"/>
            <w:rtl/>
          </w:rPr>
          <w:delText xml:space="preserve"> החברה</w:delText>
        </w:r>
        <w:r w:rsidR="00F239A0" w:rsidRPr="00F239A0" w:rsidDel="00F65549">
          <w:rPr>
            <w:rFonts w:ascii="David" w:eastAsia="Times New Roman" w:hAnsi="David" w:cs="David" w:hint="cs"/>
            <w:b/>
            <w:bCs/>
            <w:sz w:val="26"/>
            <w:szCs w:val="26"/>
            <w:highlight w:val="yellow"/>
            <w:rtl/>
          </w:rPr>
          <w:delText>.</w:delText>
        </w:r>
      </w:del>
    </w:p>
    <w:p w14:paraId="5F6A7E6E" w14:textId="77777777" w:rsidR="00E56613" w:rsidRPr="00E56613" w:rsidRDefault="00E56613" w:rsidP="00E56613">
      <w:pPr>
        <w:spacing w:before="0" w:beforeAutospacing="0" w:after="0" w:afterAutospacing="0" w:line="360" w:lineRule="auto"/>
        <w:jc w:val="center"/>
        <w:rPr>
          <w:rFonts w:ascii="David" w:eastAsia="Times New Roman" w:hAnsi="David" w:cs="David"/>
          <w:b/>
          <w:bCs/>
          <w:sz w:val="26"/>
          <w:szCs w:val="26"/>
          <w:u w:val="single"/>
          <w:rtl/>
        </w:rPr>
      </w:pPr>
      <w:r w:rsidRPr="00E56613">
        <w:rPr>
          <w:rFonts w:ascii="David" w:eastAsia="Times New Roman" w:hAnsi="David" w:cs="David" w:hint="cs"/>
          <w:b/>
          <w:bCs/>
          <w:sz w:val="26"/>
          <w:szCs w:val="26"/>
          <w:u w:val="single"/>
          <w:rtl/>
        </w:rPr>
        <w:t>נספח 3.1.42</w:t>
      </w:r>
    </w:p>
    <w:p w14:paraId="1381264B" w14:textId="77777777" w:rsidR="00E56613" w:rsidRPr="00E56613" w:rsidRDefault="00E56613" w:rsidP="00E56613">
      <w:pPr>
        <w:spacing w:before="0" w:beforeAutospacing="0" w:after="0" w:afterAutospacing="0" w:line="360" w:lineRule="auto"/>
        <w:jc w:val="right"/>
        <w:rPr>
          <w:rFonts w:ascii="David" w:eastAsia="Times New Roman" w:hAnsi="David" w:cs="David"/>
          <w:b/>
          <w:bCs/>
          <w:sz w:val="26"/>
          <w:szCs w:val="26"/>
          <w:u w:val="single"/>
          <w:rtl/>
        </w:rPr>
      </w:pPr>
      <w:r w:rsidRPr="00E56613">
        <w:rPr>
          <w:rFonts w:ascii="David" w:eastAsia="Times New Roman" w:hAnsi="David" w:cs="David" w:hint="cs"/>
          <w:b/>
          <w:bCs/>
          <w:sz w:val="26"/>
          <w:szCs w:val="26"/>
          <w:u w:val="single"/>
          <w:rtl/>
        </w:rPr>
        <w:t>טופס מס' ______</w:t>
      </w:r>
    </w:p>
    <w:p w14:paraId="5CA6C70A" w14:textId="77777777" w:rsidR="00E56613" w:rsidRPr="00E56613" w:rsidRDefault="00E56613" w:rsidP="00E56613">
      <w:pPr>
        <w:spacing w:before="0" w:beforeAutospacing="0" w:after="0" w:afterAutospacing="0" w:line="360" w:lineRule="auto"/>
        <w:jc w:val="right"/>
        <w:rPr>
          <w:rFonts w:ascii="David" w:eastAsia="Times New Roman" w:hAnsi="David" w:cs="David"/>
          <w:b/>
          <w:bCs/>
          <w:sz w:val="26"/>
          <w:szCs w:val="26"/>
          <w:u w:val="single"/>
          <w:rtl/>
        </w:rPr>
      </w:pPr>
      <w:r w:rsidRPr="00E56613">
        <w:rPr>
          <w:rFonts w:ascii="David" w:eastAsia="Times New Roman" w:hAnsi="David" w:cs="David" w:hint="cs"/>
          <w:b/>
          <w:bCs/>
          <w:sz w:val="26"/>
          <w:szCs w:val="26"/>
          <w:u w:val="single"/>
          <w:rtl/>
        </w:rPr>
        <w:t>תאריך:________</w:t>
      </w:r>
    </w:p>
    <w:p w14:paraId="052EA287" w14:textId="77777777" w:rsidR="00E56613" w:rsidRPr="00E56613" w:rsidRDefault="00E56613" w:rsidP="00E56613">
      <w:pPr>
        <w:spacing w:before="0" w:beforeAutospacing="0" w:after="0" w:afterAutospacing="0" w:line="360" w:lineRule="auto"/>
        <w:jc w:val="both"/>
        <w:rPr>
          <w:rFonts w:ascii="David" w:eastAsia="Times New Roman" w:hAnsi="David" w:cs="David"/>
          <w:b/>
          <w:bCs/>
          <w:sz w:val="26"/>
          <w:szCs w:val="26"/>
          <w:u w:val="single"/>
          <w:rtl/>
        </w:rPr>
      </w:pPr>
    </w:p>
    <w:p w14:paraId="691DCAFD" w14:textId="77777777" w:rsidR="00E56613" w:rsidRPr="00E56613" w:rsidRDefault="00E56613" w:rsidP="00E56613">
      <w:pPr>
        <w:spacing w:before="0" w:beforeAutospacing="0" w:after="0" w:afterAutospacing="0" w:line="360" w:lineRule="auto"/>
        <w:jc w:val="center"/>
        <w:rPr>
          <w:rFonts w:ascii="Times New Roman" w:eastAsia="Times New Roman" w:hAnsi="Times New Roman" w:cs="David"/>
          <w:b/>
          <w:bCs/>
          <w:sz w:val="24"/>
          <w:szCs w:val="24"/>
          <w:u w:val="single"/>
          <w:rtl/>
          <w:lang w:eastAsia="he-IL"/>
        </w:rPr>
      </w:pPr>
      <w:r w:rsidRPr="00E56613">
        <w:rPr>
          <w:rFonts w:ascii="Times New Roman" w:eastAsia="Times New Roman" w:hAnsi="Times New Roman" w:cs="David"/>
          <w:b/>
          <w:bCs/>
          <w:sz w:val="24"/>
          <w:szCs w:val="24"/>
          <w:u w:val="single"/>
          <w:rtl/>
          <w:lang w:eastAsia="he-IL"/>
        </w:rPr>
        <w:t xml:space="preserve">אישור </w:t>
      </w:r>
      <w:r w:rsidRPr="00E56613">
        <w:rPr>
          <w:rFonts w:ascii="Times New Roman" w:eastAsia="Times New Roman" w:hAnsi="Times New Roman" w:cs="David" w:hint="cs"/>
          <w:b/>
          <w:bCs/>
          <w:sz w:val="24"/>
          <w:szCs w:val="24"/>
          <w:u w:val="single"/>
          <w:rtl/>
          <w:lang w:eastAsia="he-IL"/>
        </w:rPr>
        <w:t>זימון רוכשים לביצוע פרוטוקול ראשוני למסירת דירה</w:t>
      </w:r>
    </w:p>
    <w:p w14:paraId="370143B9" w14:textId="77777777" w:rsidR="00E56613" w:rsidRPr="00E56613" w:rsidRDefault="00E56613" w:rsidP="00E56613">
      <w:pPr>
        <w:spacing w:before="0" w:beforeAutospacing="0" w:after="0" w:afterAutospacing="0" w:line="360" w:lineRule="auto"/>
        <w:rPr>
          <w:rFonts w:ascii="Times New Roman" w:eastAsia="Times New Roman" w:hAnsi="Times New Roman" w:cs="David"/>
          <w:sz w:val="24"/>
          <w:szCs w:val="24"/>
          <w:u w:val="single"/>
          <w:rtl/>
          <w:lang w:eastAsia="he-IL"/>
        </w:rPr>
      </w:pPr>
      <w:r w:rsidRPr="00E56613">
        <w:rPr>
          <w:rFonts w:ascii="Times New Roman" w:eastAsia="Times New Roman" w:hAnsi="Times New Roman" w:cs="David" w:hint="cs"/>
          <w:sz w:val="24"/>
          <w:szCs w:val="24"/>
          <w:u w:val="single"/>
          <w:rtl/>
          <w:lang w:eastAsia="he-IL"/>
        </w:rPr>
        <w:t>להלן רשמית הדירות שנבדקו ואושרו לזימון ב</w:t>
      </w:r>
      <w:r w:rsidRPr="00E56613">
        <w:rPr>
          <w:rFonts w:ascii="Times New Roman" w:eastAsia="Times New Roman" w:hAnsi="Times New Roman" w:cs="David"/>
          <w:sz w:val="24"/>
          <w:szCs w:val="24"/>
          <w:u w:val="single"/>
          <w:rtl/>
          <w:lang w:eastAsia="he-IL"/>
        </w:rPr>
        <w:t xml:space="preserve">בניין מס'              פרויקט                                </w:t>
      </w:r>
      <w:r w:rsidRPr="00E56613">
        <w:rPr>
          <w:rFonts w:ascii="Times New Roman" w:eastAsia="Times New Roman" w:hAnsi="Times New Roman" w:cs="David" w:hint="cs"/>
          <w:sz w:val="24"/>
          <w:szCs w:val="24"/>
          <w:u w:val="single"/>
          <w:rtl/>
          <w:lang w:eastAsia="he-IL"/>
        </w:rPr>
        <w:t xml:space="preserve">   :</w:t>
      </w:r>
    </w:p>
    <w:p w14:paraId="468FD4B1" w14:textId="77777777" w:rsidR="00E56613" w:rsidRPr="00E56613" w:rsidRDefault="00E56613" w:rsidP="00E56613">
      <w:pPr>
        <w:spacing w:before="0" w:beforeAutospacing="0" w:after="0" w:afterAutospacing="0" w:line="360" w:lineRule="auto"/>
        <w:rPr>
          <w:rFonts w:ascii="Times New Roman" w:eastAsia="Times New Roman" w:hAnsi="Times New Roman" w:cs="David"/>
          <w:sz w:val="24"/>
          <w:szCs w:val="24"/>
          <w:rtl/>
          <w:lang w:eastAsia="he-IL"/>
        </w:rPr>
      </w:pPr>
      <w:r w:rsidRPr="00E56613">
        <w:rPr>
          <w:rFonts w:ascii="Times New Roman" w:eastAsia="Times New Roman" w:hAnsi="Times New Roman" w:cs="David" w:hint="cs"/>
          <w:sz w:val="24"/>
          <w:szCs w:val="24"/>
          <w:rtl/>
          <w:lang w:eastAsia="he-IL"/>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16DF64E4" w14:textId="77777777" w:rsidR="00E56613" w:rsidRPr="00E56613" w:rsidRDefault="00E56613" w:rsidP="00E56613">
      <w:pPr>
        <w:spacing w:before="0" w:beforeAutospacing="0" w:after="0" w:afterAutospacing="0" w:line="360" w:lineRule="auto"/>
        <w:jc w:val="both"/>
        <w:rPr>
          <w:rFonts w:ascii="Times New Roman" w:eastAsia="Times New Roman" w:hAnsi="Times New Roman" w:cs="David"/>
          <w:sz w:val="24"/>
          <w:szCs w:val="24"/>
          <w:rtl/>
          <w:lang w:eastAsia="he-IL"/>
        </w:rPr>
      </w:pPr>
    </w:p>
    <w:p w14:paraId="132E4976" w14:textId="77777777" w:rsidR="00E56613" w:rsidRPr="00E56613" w:rsidRDefault="00E56613" w:rsidP="00E56613">
      <w:pPr>
        <w:spacing w:before="0" w:beforeAutospacing="0" w:after="0" w:afterAutospacing="0" w:line="360" w:lineRule="auto"/>
        <w:jc w:val="both"/>
        <w:rPr>
          <w:rFonts w:ascii="Times New Roman" w:eastAsia="Times New Roman" w:hAnsi="Times New Roman" w:cs="David"/>
          <w:sz w:val="24"/>
          <w:szCs w:val="24"/>
          <w:rtl/>
          <w:lang w:eastAsia="he-IL"/>
        </w:rPr>
      </w:pPr>
      <w:r w:rsidRPr="00E56613">
        <w:rPr>
          <w:rFonts w:ascii="Times New Roman" w:eastAsia="Times New Roman" w:hAnsi="Times New Roman" w:cs="David" w:hint="cs"/>
          <w:sz w:val="24"/>
          <w:szCs w:val="24"/>
          <w:rtl/>
          <w:lang w:eastAsia="he-IL"/>
        </w:rPr>
        <w:t>אני הח"מ ______________  החתום עמכם בהסכם למתן שירותי ניהול פקוח בפרויקט שבנדון, מגיש בזאת דו"ח המאשר לקבלן הראשי</w:t>
      </w:r>
      <w:r w:rsidRPr="00E56613">
        <w:rPr>
          <w:rFonts w:ascii="Times New Roman" w:eastAsia="Times New Roman" w:hAnsi="Times New Roman" w:cs="David" w:hint="cs"/>
          <w:b/>
          <w:bCs/>
          <w:sz w:val="24"/>
          <w:szCs w:val="24"/>
          <w:rtl/>
          <w:lang w:eastAsia="he-IL"/>
        </w:rPr>
        <w:t xml:space="preserve"> </w:t>
      </w:r>
      <w:r w:rsidRPr="00E56613">
        <w:rPr>
          <w:rFonts w:ascii="Times New Roman" w:eastAsia="Times New Roman" w:hAnsi="Times New Roman" w:cs="David" w:hint="cs"/>
          <w:sz w:val="24"/>
          <w:szCs w:val="24"/>
          <w:rtl/>
          <w:lang w:eastAsia="he-IL"/>
        </w:rPr>
        <w:t>לזמן את דיירי הדירות הנ"ל לביצוע פרוטוקול מסירה ראשוני לדירותיהם לאחר בדיקה ואישור מוכנות הדירות בנושאים הבאים:</w:t>
      </w:r>
    </w:p>
    <w:p w14:paraId="71C4E40B" w14:textId="77777777" w:rsidR="00E56613" w:rsidRPr="00E56613" w:rsidRDefault="00E56613" w:rsidP="00237720">
      <w:pPr>
        <w:numPr>
          <w:ilvl w:val="0"/>
          <w:numId w:val="29"/>
        </w:numPr>
        <w:spacing w:before="0" w:beforeAutospacing="0" w:after="0" w:afterAutospacing="0" w:line="360" w:lineRule="auto"/>
        <w:jc w:val="both"/>
        <w:rPr>
          <w:rFonts w:ascii="David" w:eastAsia="Times New Roman" w:hAnsi="David" w:cs="David"/>
          <w:sz w:val="24"/>
          <w:szCs w:val="24"/>
        </w:rPr>
      </w:pPr>
      <w:r w:rsidRPr="00E56613">
        <w:rPr>
          <w:rFonts w:ascii="David" w:eastAsia="Times New Roman" w:hAnsi="David" w:cs="David"/>
          <w:sz w:val="24"/>
          <w:szCs w:val="24"/>
          <w:rtl/>
        </w:rPr>
        <w:t>דלתות פנים גמורות כולל משקופים וללא כל פגע</w:t>
      </w:r>
    </w:p>
    <w:p w14:paraId="296D7255" w14:textId="77777777" w:rsidR="00E56613" w:rsidRPr="00E56613" w:rsidRDefault="00E56613" w:rsidP="00237720">
      <w:pPr>
        <w:numPr>
          <w:ilvl w:val="0"/>
          <w:numId w:val="29"/>
        </w:numPr>
        <w:spacing w:before="0" w:beforeAutospacing="0" w:after="0" w:afterAutospacing="0" w:line="360" w:lineRule="auto"/>
        <w:jc w:val="both"/>
        <w:rPr>
          <w:rFonts w:ascii="David" w:eastAsia="Times New Roman" w:hAnsi="David" w:cs="David"/>
          <w:sz w:val="24"/>
          <w:szCs w:val="24"/>
          <w:rtl/>
        </w:rPr>
      </w:pPr>
      <w:r w:rsidRPr="00E56613">
        <w:rPr>
          <w:rFonts w:ascii="David" w:eastAsia="Times New Roman" w:hAnsi="David" w:cs="David"/>
          <w:sz w:val="24"/>
          <w:szCs w:val="24"/>
          <w:rtl/>
        </w:rPr>
        <w:t>דלת כניסה מושלמת כולל עינית וסוגר ומוגנת ומכוסה</w:t>
      </w:r>
    </w:p>
    <w:p w14:paraId="66C7F5ED" w14:textId="77777777" w:rsidR="00E56613" w:rsidRPr="00E56613" w:rsidRDefault="00E56613" w:rsidP="00237720">
      <w:pPr>
        <w:numPr>
          <w:ilvl w:val="0"/>
          <w:numId w:val="29"/>
        </w:numPr>
        <w:spacing w:before="0" w:beforeAutospacing="0" w:after="0" w:afterAutospacing="0" w:line="360" w:lineRule="auto"/>
        <w:jc w:val="both"/>
        <w:rPr>
          <w:rFonts w:ascii="David" w:eastAsia="Times New Roman" w:hAnsi="David" w:cs="David"/>
          <w:sz w:val="24"/>
          <w:szCs w:val="24"/>
        </w:rPr>
      </w:pPr>
      <w:r w:rsidRPr="00E56613">
        <w:rPr>
          <w:rFonts w:ascii="David" w:eastAsia="Times New Roman" w:hAnsi="David" w:cs="David"/>
          <w:sz w:val="24"/>
          <w:szCs w:val="24"/>
          <w:rtl/>
        </w:rPr>
        <w:t>צבע ושפכטל גמור סופית</w:t>
      </w:r>
    </w:p>
    <w:p w14:paraId="20327724" w14:textId="77777777" w:rsidR="00E56613" w:rsidRPr="00E56613" w:rsidRDefault="00E56613" w:rsidP="00237720">
      <w:pPr>
        <w:numPr>
          <w:ilvl w:val="0"/>
          <w:numId w:val="29"/>
        </w:numPr>
        <w:spacing w:before="0" w:beforeAutospacing="0" w:after="0" w:afterAutospacing="0" w:line="360" w:lineRule="auto"/>
        <w:jc w:val="both"/>
        <w:rPr>
          <w:rFonts w:ascii="David" w:eastAsia="Times New Roman" w:hAnsi="David" w:cs="David"/>
          <w:sz w:val="24"/>
          <w:szCs w:val="24"/>
          <w:rtl/>
        </w:rPr>
      </w:pPr>
      <w:r w:rsidRPr="00E56613">
        <w:rPr>
          <w:rFonts w:ascii="David" w:eastAsia="Times New Roman" w:hAnsi="David" w:cs="David"/>
          <w:sz w:val="24"/>
          <w:szCs w:val="24"/>
          <w:rtl/>
        </w:rPr>
        <w:t>ריצופים גמור סופית ללא כל סדק או שבר</w:t>
      </w:r>
    </w:p>
    <w:p w14:paraId="4B116516" w14:textId="77777777" w:rsidR="00E56613" w:rsidRPr="00E56613" w:rsidRDefault="00E56613" w:rsidP="00237720">
      <w:pPr>
        <w:numPr>
          <w:ilvl w:val="0"/>
          <w:numId w:val="29"/>
        </w:numPr>
        <w:spacing w:before="0" w:beforeAutospacing="0" w:after="0" w:afterAutospacing="0" w:line="360" w:lineRule="auto"/>
        <w:jc w:val="both"/>
        <w:rPr>
          <w:rFonts w:ascii="David" w:eastAsia="Times New Roman" w:hAnsi="David" w:cs="David"/>
          <w:sz w:val="24"/>
          <w:szCs w:val="24"/>
          <w:rtl/>
        </w:rPr>
      </w:pPr>
      <w:r w:rsidRPr="00E56613">
        <w:rPr>
          <w:rFonts w:ascii="David" w:eastAsia="Times New Roman" w:hAnsi="David" w:cs="David"/>
          <w:sz w:val="24"/>
          <w:szCs w:val="24"/>
          <w:rtl/>
        </w:rPr>
        <w:t xml:space="preserve">מעקה במרפסת מושלם כולל מאחז יד </w:t>
      </w:r>
    </w:p>
    <w:p w14:paraId="755FE1FE" w14:textId="77777777" w:rsidR="00E56613" w:rsidRPr="00E56613" w:rsidRDefault="00E56613" w:rsidP="00237720">
      <w:pPr>
        <w:numPr>
          <w:ilvl w:val="0"/>
          <w:numId w:val="29"/>
        </w:numPr>
        <w:spacing w:before="0" w:beforeAutospacing="0" w:after="0" w:afterAutospacing="0" w:line="360" w:lineRule="auto"/>
        <w:jc w:val="both"/>
        <w:rPr>
          <w:rFonts w:ascii="David" w:eastAsia="Times New Roman" w:hAnsi="David" w:cs="David"/>
          <w:sz w:val="24"/>
          <w:szCs w:val="24"/>
          <w:rtl/>
        </w:rPr>
      </w:pPr>
      <w:r w:rsidRPr="00E56613">
        <w:rPr>
          <w:rFonts w:ascii="David" w:eastAsia="Times New Roman" w:hAnsi="David" w:cs="David"/>
          <w:sz w:val="24"/>
          <w:szCs w:val="24"/>
          <w:rtl/>
        </w:rPr>
        <w:t>גמר אלומיניום כולל תריס מושלם ללא פגמים ונזקים  </w:t>
      </w:r>
    </w:p>
    <w:p w14:paraId="7A6DC7C7" w14:textId="77777777" w:rsidR="00E56613" w:rsidRPr="00E56613" w:rsidRDefault="00E56613" w:rsidP="00237720">
      <w:pPr>
        <w:numPr>
          <w:ilvl w:val="0"/>
          <w:numId w:val="29"/>
        </w:numPr>
        <w:spacing w:before="0" w:beforeAutospacing="0" w:after="0" w:afterAutospacing="0" w:line="360" w:lineRule="auto"/>
        <w:jc w:val="both"/>
        <w:rPr>
          <w:rFonts w:ascii="David" w:eastAsia="Times New Roman" w:hAnsi="David" w:cs="David"/>
          <w:sz w:val="24"/>
          <w:szCs w:val="24"/>
          <w:rtl/>
        </w:rPr>
      </w:pPr>
      <w:r w:rsidRPr="00E56613">
        <w:rPr>
          <w:rFonts w:ascii="David" w:eastAsia="Times New Roman" w:hAnsi="David" w:cs="David"/>
          <w:sz w:val="24"/>
          <w:szCs w:val="24"/>
          <w:rtl/>
        </w:rPr>
        <w:t>התקנת מטבח קומפלט (לא חייב עם שיש וחיפוי מעל)</w:t>
      </w:r>
    </w:p>
    <w:p w14:paraId="60961CE5" w14:textId="77777777" w:rsidR="00E56613" w:rsidRPr="00E56613" w:rsidRDefault="00E56613" w:rsidP="00237720">
      <w:pPr>
        <w:numPr>
          <w:ilvl w:val="0"/>
          <w:numId w:val="29"/>
        </w:numPr>
        <w:spacing w:before="0" w:beforeAutospacing="0" w:after="0" w:afterAutospacing="0" w:line="360" w:lineRule="auto"/>
        <w:jc w:val="both"/>
        <w:rPr>
          <w:rFonts w:ascii="David" w:eastAsia="Times New Roman" w:hAnsi="David" w:cs="David"/>
          <w:sz w:val="24"/>
          <w:szCs w:val="24"/>
          <w:rtl/>
        </w:rPr>
      </w:pPr>
      <w:r w:rsidRPr="00E56613">
        <w:rPr>
          <w:rFonts w:ascii="David" w:eastAsia="Times New Roman" w:hAnsi="David" w:cs="David"/>
          <w:sz w:val="24"/>
          <w:szCs w:val="24"/>
          <w:rtl/>
        </w:rPr>
        <w:t>כלים סניטריים מותקנים ותקינים ללא כל פגע (ללא אביזרי קצה-ברזים)</w:t>
      </w:r>
    </w:p>
    <w:p w14:paraId="79DF63EA" w14:textId="77777777" w:rsidR="00E56613" w:rsidRPr="00E56613" w:rsidRDefault="00E56613" w:rsidP="00237720">
      <w:pPr>
        <w:numPr>
          <w:ilvl w:val="0"/>
          <w:numId w:val="29"/>
        </w:numPr>
        <w:spacing w:before="0" w:beforeAutospacing="0" w:after="0" w:afterAutospacing="0" w:line="360" w:lineRule="auto"/>
        <w:jc w:val="both"/>
        <w:rPr>
          <w:rFonts w:ascii="David" w:eastAsia="Times New Roman" w:hAnsi="David" w:cs="David"/>
          <w:sz w:val="24"/>
          <w:szCs w:val="24"/>
          <w:rtl/>
        </w:rPr>
      </w:pPr>
      <w:r w:rsidRPr="00E56613">
        <w:rPr>
          <w:rFonts w:ascii="David" w:eastAsia="Times New Roman" w:hAnsi="David" w:cs="David"/>
          <w:sz w:val="24"/>
          <w:szCs w:val="24"/>
          <w:rtl/>
        </w:rPr>
        <w:t>התקנת כלל הארונות אמבטיה בדירה</w:t>
      </w:r>
    </w:p>
    <w:p w14:paraId="0A090956" w14:textId="77777777" w:rsidR="00E56613" w:rsidRPr="00E56613" w:rsidRDefault="00E56613" w:rsidP="00237720">
      <w:pPr>
        <w:numPr>
          <w:ilvl w:val="0"/>
          <w:numId w:val="29"/>
        </w:numPr>
        <w:spacing w:before="0" w:beforeAutospacing="0" w:after="0" w:afterAutospacing="0" w:line="360" w:lineRule="auto"/>
        <w:jc w:val="both"/>
        <w:rPr>
          <w:rFonts w:ascii="David" w:eastAsia="Times New Roman" w:hAnsi="David" w:cs="David"/>
          <w:sz w:val="24"/>
          <w:szCs w:val="24"/>
          <w:rtl/>
        </w:rPr>
      </w:pPr>
      <w:r w:rsidRPr="00E56613">
        <w:rPr>
          <w:rFonts w:ascii="David" w:eastAsia="Times New Roman" w:hAnsi="David" w:cs="David"/>
          <w:sz w:val="24"/>
          <w:szCs w:val="24"/>
          <w:rtl/>
        </w:rPr>
        <w:t>אביזרי חשמל קצה גמורים כולל מפסקים ושקעים.</w:t>
      </w:r>
    </w:p>
    <w:p w14:paraId="17B7EF80" w14:textId="77777777" w:rsidR="00E56613" w:rsidRPr="00E56613" w:rsidRDefault="00E56613" w:rsidP="00237720">
      <w:pPr>
        <w:numPr>
          <w:ilvl w:val="0"/>
          <w:numId w:val="29"/>
        </w:numPr>
        <w:spacing w:before="0" w:beforeAutospacing="0" w:after="0" w:afterAutospacing="0" w:line="360" w:lineRule="auto"/>
        <w:jc w:val="both"/>
        <w:rPr>
          <w:rFonts w:ascii="David" w:eastAsia="Times New Roman" w:hAnsi="David" w:cs="David"/>
          <w:sz w:val="24"/>
          <w:szCs w:val="24"/>
          <w:rtl/>
        </w:rPr>
      </w:pPr>
      <w:r w:rsidRPr="00E56613">
        <w:rPr>
          <w:rFonts w:ascii="David" w:eastAsia="Times New Roman" w:hAnsi="David" w:cs="David"/>
          <w:sz w:val="24"/>
          <w:szCs w:val="24"/>
          <w:rtl/>
        </w:rPr>
        <w:t xml:space="preserve">השלמת כלל הגרילים של מיזוג האוויר בדירה </w:t>
      </w:r>
    </w:p>
    <w:p w14:paraId="066BD161" w14:textId="77777777" w:rsidR="00E56613" w:rsidRPr="00E56613" w:rsidRDefault="00E56613" w:rsidP="00E56613">
      <w:pPr>
        <w:spacing w:before="0" w:beforeAutospacing="0" w:after="0" w:afterAutospacing="0" w:line="360" w:lineRule="auto"/>
        <w:jc w:val="both"/>
        <w:rPr>
          <w:rFonts w:ascii="David" w:eastAsia="Times New Roman" w:hAnsi="David" w:cs="David"/>
          <w:b/>
          <w:bCs/>
          <w:sz w:val="26"/>
          <w:szCs w:val="26"/>
          <w:u w:val="single"/>
          <w:rtl/>
        </w:rPr>
      </w:pPr>
    </w:p>
    <w:p w14:paraId="714C1B7A" w14:textId="77777777" w:rsidR="00E56613" w:rsidRPr="00E56613" w:rsidRDefault="00E56613" w:rsidP="00E56613">
      <w:pPr>
        <w:spacing w:before="0" w:beforeAutospacing="0" w:after="0" w:afterAutospacing="0" w:line="360" w:lineRule="auto"/>
        <w:jc w:val="both"/>
        <w:rPr>
          <w:rFonts w:ascii="David" w:eastAsia="Times New Roman" w:hAnsi="David" w:cs="David"/>
          <w:b/>
          <w:bCs/>
          <w:sz w:val="26"/>
          <w:szCs w:val="26"/>
          <w:u w:val="single"/>
          <w:rtl/>
        </w:rPr>
      </w:pPr>
    </w:p>
    <w:p w14:paraId="0FC6FBBA" w14:textId="77777777" w:rsidR="00E56613" w:rsidRPr="00E56613" w:rsidRDefault="00E56613" w:rsidP="00E56613">
      <w:pPr>
        <w:spacing w:before="0" w:beforeAutospacing="0" w:after="0" w:afterAutospacing="0" w:line="360" w:lineRule="auto"/>
        <w:jc w:val="both"/>
        <w:rPr>
          <w:rFonts w:ascii="David" w:eastAsia="Times New Roman" w:hAnsi="David" w:cs="David"/>
          <w:b/>
          <w:bCs/>
          <w:sz w:val="26"/>
          <w:szCs w:val="26"/>
          <w:u w:val="single"/>
          <w:rtl/>
        </w:rPr>
      </w:pPr>
    </w:p>
    <w:p w14:paraId="5FB3D154" w14:textId="77777777" w:rsidR="00E56613" w:rsidRPr="00E56613" w:rsidRDefault="00E56613" w:rsidP="00E56613">
      <w:pPr>
        <w:spacing w:before="0" w:beforeAutospacing="0" w:after="0" w:afterAutospacing="0" w:line="360" w:lineRule="auto"/>
        <w:jc w:val="both"/>
        <w:rPr>
          <w:rFonts w:ascii="David" w:eastAsia="Times New Roman" w:hAnsi="David" w:cs="David"/>
          <w:b/>
          <w:bCs/>
          <w:sz w:val="26"/>
          <w:szCs w:val="26"/>
          <w:u w:val="single"/>
          <w:rtl/>
        </w:rPr>
      </w:pPr>
      <w:r w:rsidRPr="00E56613">
        <w:rPr>
          <w:rFonts w:ascii="David" w:eastAsia="Times New Roman" w:hAnsi="David" w:cs="David"/>
          <w:b/>
          <w:bCs/>
          <w:sz w:val="26"/>
          <w:szCs w:val="26"/>
          <w:u w:val="single"/>
          <w:rtl/>
        </w:rPr>
        <w:br w:type="page"/>
      </w:r>
    </w:p>
    <w:p w14:paraId="10727DA7" w14:textId="77777777" w:rsidR="00E56613" w:rsidRPr="00E56613" w:rsidRDefault="00E56613" w:rsidP="00E56613">
      <w:pPr>
        <w:tabs>
          <w:tab w:val="center" w:pos="4153"/>
          <w:tab w:val="right" w:pos="8306"/>
        </w:tabs>
        <w:spacing w:before="0" w:beforeAutospacing="0" w:after="0" w:afterAutospacing="0" w:line="360" w:lineRule="auto"/>
        <w:jc w:val="center"/>
        <w:rPr>
          <w:rFonts w:ascii="Times New Roman" w:eastAsia="Times New Roman" w:hAnsi="Times New Roman" w:cs="Times New Roman"/>
          <w:sz w:val="26"/>
          <w:szCs w:val="26"/>
          <w:rtl/>
          <w:lang w:val="x-none" w:eastAsia="x-none"/>
        </w:rPr>
      </w:pPr>
      <w:r w:rsidRPr="00E56613">
        <w:rPr>
          <w:rFonts w:ascii="Times New Roman" w:eastAsia="Times New Roman" w:hAnsi="Times New Roman" w:cs="Times New Roman"/>
          <w:noProof/>
          <w:sz w:val="26"/>
          <w:szCs w:val="26"/>
        </w:rPr>
        <w:drawing>
          <wp:inline distT="0" distB="0" distL="0" distR="0" wp14:anchorId="2A28AA57" wp14:editId="751B84EC">
            <wp:extent cx="5276850" cy="466725"/>
            <wp:effectExtent l="0" t="0" r="0" b="9525"/>
            <wp:docPr id="19" name="תמונה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תמונה 1"/>
                    <pic:cNvPicPr>
                      <a:picLocks noChangeAspect="1" noChangeArrowheads="1"/>
                    </pic:cNvPicPr>
                  </pic:nvPicPr>
                  <pic:blipFill>
                    <a:blip r:embed="rId14">
                      <a:extLst>
                        <a:ext uri="{28A0092B-C50C-407E-A947-70E740481C1C}">
                          <a14:useLocalDpi xmlns:a14="http://schemas.microsoft.com/office/drawing/2010/main" val="0"/>
                        </a:ext>
                      </a:extLst>
                    </a:blip>
                    <a:srcRect t="30597" b="23880"/>
                    <a:stretch>
                      <a:fillRect/>
                    </a:stretch>
                  </pic:blipFill>
                  <pic:spPr bwMode="auto">
                    <a:xfrm>
                      <a:off x="0" y="0"/>
                      <a:ext cx="5276850" cy="466725"/>
                    </a:xfrm>
                    <a:prstGeom prst="rect">
                      <a:avLst/>
                    </a:prstGeom>
                    <a:noFill/>
                    <a:ln>
                      <a:noFill/>
                    </a:ln>
                  </pic:spPr>
                </pic:pic>
              </a:graphicData>
            </a:graphic>
          </wp:inline>
        </w:drawing>
      </w:r>
    </w:p>
    <w:p w14:paraId="134B25FE" w14:textId="77777777" w:rsidR="00E56613" w:rsidRPr="00967621" w:rsidRDefault="00E56613" w:rsidP="00967621">
      <w:pPr>
        <w:tabs>
          <w:tab w:val="center" w:pos="4153"/>
          <w:tab w:val="right" w:pos="8306"/>
        </w:tabs>
        <w:spacing w:before="0" w:beforeAutospacing="0" w:after="0" w:afterAutospacing="0" w:line="360" w:lineRule="auto"/>
        <w:ind w:left="720"/>
        <w:jc w:val="right"/>
        <w:rPr>
          <w:rFonts w:ascii="Times New Roman" w:eastAsia="Times New Roman" w:hAnsi="Times New Roman" w:cs="David"/>
          <w:rtl/>
        </w:rPr>
      </w:pPr>
      <w:r w:rsidRPr="00E56613">
        <w:rPr>
          <w:rFonts w:ascii="Times New Roman" w:eastAsia="Times New Roman" w:hAnsi="Times New Roman" w:cs="David" w:hint="cs"/>
          <w:sz w:val="26"/>
          <w:szCs w:val="26"/>
          <w:rtl/>
        </w:rPr>
        <w:tab/>
      </w:r>
      <w:r w:rsidRPr="00967621">
        <w:rPr>
          <w:rFonts w:ascii="Times New Roman" w:eastAsia="Times New Roman" w:hAnsi="Times New Roman" w:cs="David" w:hint="cs"/>
          <w:rtl/>
        </w:rPr>
        <w:t xml:space="preserve">טופס מס' </w:t>
      </w:r>
      <w:r w:rsidRPr="00967621">
        <w:rPr>
          <w:rFonts w:ascii="Times New Roman" w:eastAsia="Times New Roman" w:hAnsi="Times New Roman" w:cs="David"/>
        </w:rPr>
        <w:t>3.1</w:t>
      </w:r>
    </w:p>
    <w:p w14:paraId="44FD4F33" w14:textId="77777777" w:rsidR="00E56613" w:rsidRDefault="00E56613" w:rsidP="00967621">
      <w:pPr>
        <w:spacing w:before="0" w:beforeAutospacing="0" w:after="0" w:afterAutospacing="0" w:line="360" w:lineRule="auto"/>
        <w:jc w:val="right"/>
        <w:rPr>
          <w:rFonts w:ascii="Times New Roman" w:eastAsia="Times New Roman" w:hAnsi="Times New Roman" w:cs="David"/>
          <w:sz w:val="24"/>
          <w:szCs w:val="24"/>
          <w:rtl/>
          <w:lang w:eastAsia="he-IL"/>
        </w:rPr>
      </w:pPr>
      <w:r w:rsidRPr="00E56613">
        <w:rPr>
          <w:rFonts w:ascii="Times New Roman" w:eastAsia="Times New Roman" w:hAnsi="Times New Roman" w:cs="David" w:hint="cs"/>
          <w:sz w:val="24"/>
          <w:szCs w:val="24"/>
          <w:rtl/>
          <w:lang w:eastAsia="he-IL"/>
        </w:rPr>
        <w:t>תאריך : _________</w:t>
      </w:r>
    </w:p>
    <w:p w14:paraId="44D42DC5" w14:textId="77777777" w:rsidR="00E56613" w:rsidRPr="00E56613" w:rsidRDefault="00E56613" w:rsidP="00967621">
      <w:pPr>
        <w:spacing w:before="0" w:beforeAutospacing="0" w:after="0" w:afterAutospacing="0" w:line="360" w:lineRule="auto"/>
        <w:jc w:val="center"/>
        <w:rPr>
          <w:rFonts w:ascii="Times New Roman" w:eastAsia="Times New Roman" w:hAnsi="Times New Roman" w:cs="David"/>
          <w:b/>
          <w:bCs/>
          <w:sz w:val="24"/>
          <w:szCs w:val="24"/>
          <w:u w:val="single"/>
          <w:rtl/>
          <w:lang w:eastAsia="he-IL"/>
        </w:rPr>
      </w:pPr>
      <w:r w:rsidRPr="00E56613">
        <w:rPr>
          <w:rFonts w:ascii="Times New Roman" w:eastAsia="Times New Roman" w:hAnsi="Times New Roman" w:cs="David"/>
          <w:b/>
          <w:bCs/>
          <w:sz w:val="24"/>
          <w:szCs w:val="24"/>
          <w:u w:val="single"/>
          <w:rtl/>
          <w:lang w:eastAsia="he-IL"/>
        </w:rPr>
        <w:t xml:space="preserve">אישור </w:t>
      </w:r>
      <w:r w:rsidRPr="00E56613">
        <w:rPr>
          <w:rFonts w:ascii="Times New Roman" w:eastAsia="Times New Roman" w:hAnsi="Times New Roman" w:cs="David" w:hint="cs"/>
          <w:b/>
          <w:bCs/>
          <w:sz w:val="24"/>
          <w:szCs w:val="24"/>
          <w:u w:val="single"/>
          <w:rtl/>
          <w:lang w:eastAsia="he-IL"/>
        </w:rPr>
        <w:t xml:space="preserve">על </w:t>
      </w:r>
      <w:r w:rsidRPr="00E56613">
        <w:rPr>
          <w:rFonts w:ascii="Times New Roman" w:eastAsia="Times New Roman" w:hAnsi="Times New Roman" w:cs="David"/>
          <w:b/>
          <w:bCs/>
          <w:sz w:val="24"/>
          <w:szCs w:val="24"/>
          <w:u w:val="single"/>
          <w:rtl/>
          <w:lang w:eastAsia="he-IL"/>
        </w:rPr>
        <w:t xml:space="preserve">סיום </w:t>
      </w:r>
      <w:r w:rsidRPr="00E56613">
        <w:rPr>
          <w:rFonts w:ascii="Times New Roman" w:eastAsia="Times New Roman" w:hAnsi="Times New Roman" w:cs="David" w:hint="cs"/>
          <w:b/>
          <w:bCs/>
          <w:sz w:val="24"/>
          <w:szCs w:val="24"/>
          <w:u w:val="single"/>
          <w:rtl/>
          <w:lang w:eastAsia="he-IL"/>
        </w:rPr>
        <w:t>ה</w:t>
      </w:r>
      <w:r w:rsidRPr="00E56613">
        <w:rPr>
          <w:rFonts w:ascii="Times New Roman" w:eastAsia="Times New Roman" w:hAnsi="Times New Roman" w:cs="David"/>
          <w:b/>
          <w:bCs/>
          <w:sz w:val="24"/>
          <w:szCs w:val="24"/>
          <w:u w:val="single"/>
          <w:rtl/>
          <w:lang w:eastAsia="he-IL"/>
        </w:rPr>
        <w:t>עבודות בדיר</w:t>
      </w:r>
      <w:r w:rsidRPr="00E56613">
        <w:rPr>
          <w:rFonts w:ascii="Times New Roman" w:eastAsia="Times New Roman" w:hAnsi="Times New Roman" w:cs="David" w:hint="cs"/>
          <w:b/>
          <w:bCs/>
          <w:sz w:val="24"/>
          <w:szCs w:val="24"/>
          <w:u w:val="single"/>
          <w:rtl/>
          <w:lang w:eastAsia="he-IL"/>
        </w:rPr>
        <w:t>ות</w:t>
      </w:r>
      <w:r w:rsidRPr="00E56613">
        <w:rPr>
          <w:rFonts w:ascii="Times New Roman" w:eastAsia="Times New Roman" w:hAnsi="Times New Roman" w:cs="David"/>
          <w:b/>
          <w:bCs/>
          <w:sz w:val="24"/>
          <w:szCs w:val="24"/>
          <w:u w:val="single"/>
          <w:rtl/>
          <w:lang w:eastAsia="he-IL"/>
        </w:rPr>
        <w:t xml:space="preserve"> מס'</w:t>
      </w:r>
      <w:r w:rsidRPr="00E56613">
        <w:rPr>
          <w:rFonts w:ascii="Times New Roman" w:eastAsia="Times New Roman" w:hAnsi="Times New Roman" w:cs="David" w:hint="cs"/>
          <w:b/>
          <w:bCs/>
          <w:sz w:val="24"/>
          <w:szCs w:val="24"/>
          <w:u w:val="single"/>
          <w:rtl/>
          <w:lang w:eastAsia="he-IL"/>
        </w:rPr>
        <w:t>:</w:t>
      </w:r>
    </w:p>
    <w:p w14:paraId="1AECBB08" w14:textId="77777777" w:rsidR="00E56613" w:rsidRPr="00E56613" w:rsidRDefault="00E56613" w:rsidP="00E56613">
      <w:pPr>
        <w:spacing w:before="0" w:beforeAutospacing="0" w:after="0" w:afterAutospacing="0" w:line="360" w:lineRule="auto"/>
        <w:rPr>
          <w:rFonts w:ascii="Times New Roman" w:eastAsia="Times New Roman" w:hAnsi="Times New Roman" w:cs="David"/>
          <w:sz w:val="24"/>
          <w:szCs w:val="24"/>
          <w:rtl/>
          <w:lang w:eastAsia="he-IL"/>
        </w:rPr>
      </w:pPr>
      <w:r w:rsidRPr="00E56613">
        <w:rPr>
          <w:rFonts w:ascii="Times New Roman" w:eastAsia="Times New Roman" w:hAnsi="Times New Roman" w:cs="David" w:hint="cs"/>
          <w:sz w:val="24"/>
          <w:szCs w:val="24"/>
          <w:rtl/>
          <w:lang w:eastAsia="he-IL"/>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06CFDAEE" w14:textId="77777777" w:rsidR="00E56613" w:rsidRPr="00E56613" w:rsidRDefault="00E56613" w:rsidP="00E56613">
      <w:pPr>
        <w:spacing w:before="0" w:beforeAutospacing="0" w:after="0" w:afterAutospacing="0" w:line="360" w:lineRule="auto"/>
        <w:rPr>
          <w:rFonts w:ascii="Times New Roman" w:eastAsia="Times New Roman" w:hAnsi="Times New Roman" w:cs="David"/>
          <w:sz w:val="24"/>
          <w:szCs w:val="24"/>
          <w:u w:val="single"/>
          <w:rtl/>
          <w:lang w:eastAsia="he-IL"/>
        </w:rPr>
      </w:pPr>
    </w:p>
    <w:p w14:paraId="6F0E98B3" w14:textId="77777777" w:rsidR="00E56613" w:rsidRPr="00E56613" w:rsidRDefault="00E56613" w:rsidP="00E56613">
      <w:pPr>
        <w:spacing w:before="0" w:beforeAutospacing="0" w:after="0" w:afterAutospacing="0" w:line="360" w:lineRule="auto"/>
        <w:rPr>
          <w:rFonts w:ascii="Times New Roman" w:eastAsia="Times New Roman" w:hAnsi="Times New Roman" w:cs="David"/>
          <w:sz w:val="24"/>
          <w:szCs w:val="24"/>
          <w:u w:val="single"/>
          <w:rtl/>
          <w:lang w:eastAsia="he-IL"/>
        </w:rPr>
      </w:pPr>
      <w:r w:rsidRPr="00E56613">
        <w:rPr>
          <w:rFonts w:ascii="Times New Roman" w:eastAsia="Times New Roman" w:hAnsi="Times New Roman" w:cs="David" w:hint="cs"/>
          <w:sz w:val="24"/>
          <w:szCs w:val="24"/>
          <w:u w:val="single"/>
          <w:rtl/>
          <w:lang w:eastAsia="he-IL"/>
        </w:rPr>
        <w:t>שב</w:t>
      </w:r>
      <w:r w:rsidRPr="00E56613">
        <w:rPr>
          <w:rFonts w:ascii="Times New Roman" w:eastAsia="Times New Roman" w:hAnsi="Times New Roman" w:cs="David"/>
          <w:sz w:val="24"/>
          <w:szCs w:val="24"/>
          <w:u w:val="single"/>
          <w:rtl/>
          <w:lang w:eastAsia="he-IL"/>
        </w:rPr>
        <w:t xml:space="preserve">בניין מס'              פרויקט                                </w:t>
      </w:r>
      <w:r w:rsidRPr="00E56613">
        <w:rPr>
          <w:rFonts w:ascii="Times New Roman" w:eastAsia="Times New Roman" w:hAnsi="Times New Roman" w:cs="David" w:hint="cs"/>
          <w:sz w:val="24"/>
          <w:szCs w:val="24"/>
          <w:u w:val="single"/>
          <w:rtl/>
          <w:lang w:eastAsia="he-IL"/>
        </w:rPr>
        <w:t xml:space="preserve">        </w:t>
      </w:r>
      <w:r w:rsidRPr="00E56613">
        <w:rPr>
          <w:rFonts w:ascii="Times New Roman" w:eastAsia="Times New Roman" w:hAnsi="Times New Roman" w:cs="David"/>
          <w:sz w:val="24"/>
          <w:szCs w:val="24"/>
          <w:u w:val="single"/>
          <w:rtl/>
          <w:lang w:eastAsia="he-IL"/>
        </w:rPr>
        <w:t xml:space="preserve">         .</w:t>
      </w:r>
    </w:p>
    <w:p w14:paraId="1E050CBB" w14:textId="77777777" w:rsidR="00E56613" w:rsidRPr="00E56613" w:rsidRDefault="00E56613" w:rsidP="00E56613">
      <w:pPr>
        <w:spacing w:before="0" w:beforeAutospacing="0" w:after="0" w:afterAutospacing="0" w:line="360" w:lineRule="auto"/>
        <w:rPr>
          <w:rFonts w:ascii="Times New Roman" w:eastAsia="Times New Roman" w:hAnsi="Times New Roman" w:cs="David"/>
          <w:i/>
          <w:iCs/>
          <w:sz w:val="20"/>
          <w:szCs w:val="20"/>
          <w:rtl/>
          <w:lang w:eastAsia="he-IL"/>
        </w:rPr>
      </w:pPr>
    </w:p>
    <w:p w14:paraId="42C62598" w14:textId="77777777" w:rsidR="00E56613" w:rsidRPr="00E56613" w:rsidRDefault="00E56613" w:rsidP="00E56613">
      <w:pPr>
        <w:spacing w:before="0" w:beforeAutospacing="0" w:after="0" w:afterAutospacing="0" w:line="360" w:lineRule="auto"/>
        <w:jc w:val="both"/>
        <w:rPr>
          <w:rFonts w:ascii="Times New Roman" w:eastAsia="Times New Roman" w:hAnsi="Times New Roman" w:cs="David"/>
          <w:sz w:val="24"/>
          <w:szCs w:val="24"/>
          <w:rtl/>
          <w:lang w:eastAsia="he-IL"/>
        </w:rPr>
      </w:pPr>
    </w:p>
    <w:p w14:paraId="469D12E2" w14:textId="77777777" w:rsidR="00E56613" w:rsidRPr="00E56613" w:rsidRDefault="00E56613" w:rsidP="00E56613">
      <w:pPr>
        <w:spacing w:before="0" w:beforeAutospacing="0" w:after="0" w:afterAutospacing="0" w:line="360" w:lineRule="auto"/>
        <w:jc w:val="both"/>
        <w:rPr>
          <w:rFonts w:ascii="Times New Roman" w:eastAsia="Times New Roman" w:hAnsi="Times New Roman" w:cs="David"/>
          <w:sz w:val="24"/>
          <w:szCs w:val="24"/>
          <w:rtl/>
          <w:lang w:eastAsia="he-IL"/>
        </w:rPr>
      </w:pPr>
      <w:r w:rsidRPr="00E56613">
        <w:rPr>
          <w:rFonts w:ascii="Times New Roman" w:eastAsia="Times New Roman" w:hAnsi="Times New Roman" w:cs="David" w:hint="cs"/>
          <w:sz w:val="24"/>
          <w:szCs w:val="24"/>
          <w:rtl/>
          <w:lang w:eastAsia="he-IL"/>
        </w:rPr>
        <w:t xml:space="preserve">אני הח"מ ______________  החתום עמכם בהסכם למתן שירותי ניהול פקוח בפרויקט שבנדון מגיש בזאת דו"ח סופי המאשר לאחר בדיקת הדירות </w:t>
      </w:r>
      <w:r w:rsidRPr="00E56613">
        <w:rPr>
          <w:rFonts w:ascii="Times New Roman" w:eastAsia="Times New Roman" w:hAnsi="Times New Roman" w:cs="David" w:hint="cs"/>
          <w:b/>
          <w:bCs/>
          <w:sz w:val="24"/>
          <w:szCs w:val="24"/>
          <w:rtl/>
          <w:lang w:eastAsia="he-IL"/>
        </w:rPr>
        <w:t>גמר סופי ומוחלט של כל העבודות הנדרשות ביחידות הדיור</w:t>
      </w:r>
      <w:r w:rsidRPr="00E56613">
        <w:rPr>
          <w:rFonts w:ascii="Times New Roman" w:eastAsia="Times New Roman" w:hAnsi="Times New Roman" w:cs="David" w:hint="cs"/>
          <w:sz w:val="24"/>
          <w:szCs w:val="24"/>
          <w:rtl/>
          <w:lang w:eastAsia="he-IL"/>
        </w:rPr>
        <w:t xml:space="preserve">  לרבות : תיקונים , ניקיו</w:t>
      </w:r>
      <w:r w:rsidRPr="00E56613">
        <w:rPr>
          <w:rFonts w:ascii="Times New Roman" w:eastAsia="Times New Roman" w:hAnsi="Times New Roman" w:cs="David" w:hint="eastAsia"/>
          <w:sz w:val="24"/>
          <w:szCs w:val="24"/>
          <w:rtl/>
          <w:lang w:eastAsia="he-IL"/>
        </w:rPr>
        <w:t>ן</w:t>
      </w:r>
      <w:r w:rsidRPr="00E56613">
        <w:rPr>
          <w:rFonts w:ascii="Times New Roman" w:eastAsia="Times New Roman" w:hAnsi="Times New Roman" w:cs="David" w:hint="cs"/>
          <w:sz w:val="24"/>
          <w:szCs w:val="24"/>
          <w:rtl/>
          <w:lang w:eastAsia="he-IL"/>
        </w:rPr>
        <w:t xml:space="preserve"> , אישורים , תעודות וכיו"ב .</w:t>
      </w:r>
    </w:p>
    <w:p w14:paraId="12EA39B4" w14:textId="77777777" w:rsidR="00E56613" w:rsidRPr="00E56613" w:rsidRDefault="00E56613" w:rsidP="00E56613">
      <w:pPr>
        <w:spacing w:before="0" w:beforeAutospacing="0" w:after="0" w:afterAutospacing="0" w:line="360" w:lineRule="auto"/>
        <w:rPr>
          <w:rFonts w:ascii="Times New Roman" w:eastAsia="Times New Roman" w:hAnsi="Times New Roman" w:cs="David"/>
          <w:sz w:val="24"/>
          <w:szCs w:val="24"/>
          <w:rtl/>
          <w:lang w:eastAsia="he-IL"/>
        </w:rPr>
      </w:pPr>
    </w:p>
    <w:p w14:paraId="3EB45A73" w14:textId="77777777" w:rsidR="00E56613" w:rsidRPr="00E56613" w:rsidRDefault="00E56613" w:rsidP="00E56613">
      <w:pPr>
        <w:spacing w:before="0" w:beforeAutospacing="0" w:after="0" w:afterAutospacing="0" w:line="360" w:lineRule="auto"/>
        <w:rPr>
          <w:rFonts w:ascii="Times New Roman" w:eastAsia="Times New Roman" w:hAnsi="Times New Roman" w:cs="David"/>
          <w:sz w:val="24"/>
          <w:szCs w:val="24"/>
          <w:u w:val="single"/>
          <w:rtl/>
          <w:lang w:eastAsia="he-IL"/>
        </w:rPr>
      </w:pPr>
      <w:r w:rsidRPr="00E56613">
        <w:rPr>
          <w:rFonts w:ascii="Times New Roman" w:eastAsia="Times New Roman" w:hAnsi="Times New Roman" w:cs="David" w:hint="cs"/>
          <w:sz w:val="24"/>
          <w:szCs w:val="24"/>
          <w:u w:val="single"/>
          <w:rtl/>
          <w:lang w:eastAsia="he-IL"/>
        </w:rPr>
        <w:t xml:space="preserve">להלן סטאטוס הנושאים העיקריים שנבדקו על-ידנו ונמצאו כמוכנים סופית וכי לא נותרו כל רג'קטים בנושא: </w:t>
      </w:r>
    </w:p>
    <w:p w14:paraId="27FEC020" w14:textId="77777777" w:rsidR="00E56613" w:rsidRPr="00E56613" w:rsidRDefault="00E56613" w:rsidP="00237720">
      <w:pPr>
        <w:numPr>
          <w:ilvl w:val="0"/>
          <w:numId w:val="25"/>
        </w:numPr>
        <w:spacing w:before="0" w:beforeAutospacing="0" w:after="0" w:afterAutospacing="0" w:line="240" w:lineRule="auto"/>
        <w:jc w:val="both"/>
        <w:rPr>
          <w:rFonts w:ascii="Times New Roman" w:eastAsia="Times New Roman" w:hAnsi="Times New Roman" w:cs="David"/>
          <w:sz w:val="24"/>
          <w:szCs w:val="24"/>
          <w:rtl/>
          <w:lang w:eastAsia="he-IL"/>
        </w:rPr>
      </w:pPr>
      <w:r w:rsidRPr="00E56613">
        <w:rPr>
          <w:rFonts w:ascii="Times New Roman" w:eastAsia="Times New Roman" w:hAnsi="Times New Roman" w:cs="David" w:hint="cs"/>
          <w:sz w:val="24"/>
          <w:szCs w:val="24"/>
          <w:rtl/>
          <w:lang w:eastAsia="he-IL"/>
        </w:rPr>
        <w:t xml:space="preserve">בניה בדירה ללא קלינים </w:t>
      </w:r>
    </w:p>
    <w:p w14:paraId="731D5700" w14:textId="77777777" w:rsidR="00E56613" w:rsidRPr="00E56613" w:rsidRDefault="00E56613" w:rsidP="00237720">
      <w:pPr>
        <w:numPr>
          <w:ilvl w:val="0"/>
          <w:numId w:val="25"/>
        </w:numPr>
        <w:spacing w:before="0" w:beforeAutospacing="0" w:after="0" w:afterAutospacing="0" w:line="240" w:lineRule="auto"/>
        <w:jc w:val="both"/>
        <w:rPr>
          <w:rFonts w:ascii="Times New Roman" w:eastAsia="Times New Roman" w:hAnsi="Times New Roman" w:cs="David"/>
          <w:sz w:val="24"/>
          <w:szCs w:val="24"/>
          <w:lang w:eastAsia="he-IL"/>
        </w:rPr>
      </w:pPr>
      <w:r w:rsidRPr="00E56613">
        <w:rPr>
          <w:rFonts w:ascii="Times New Roman" w:eastAsia="Times New Roman" w:hAnsi="Times New Roman" w:cs="David" w:hint="cs"/>
          <w:sz w:val="24"/>
          <w:szCs w:val="24"/>
          <w:rtl/>
          <w:lang w:eastAsia="he-IL"/>
        </w:rPr>
        <w:t xml:space="preserve">טיח וצבע מושלם וחלק לרבות תקרות וקירות </w:t>
      </w:r>
    </w:p>
    <w:p w14:paraId="479F90DD" w14:textId="77777777" w:rsidR="00E56613" w:rsidRPr="00E56613" w:rsidRDefault="00E56613" w:rsidP="00237720">
      <w:pPr>
        <w:numPr>
          <w:ilvl w:val="0"/>
          <w:numId w:val="25"/>
        </w:numPr>
        <w:spacing w:before="0" w:beforeAutospacing="0" w:after="0" w:afterAutospacing="0" w:line="240" w:lineRule="auto"/>
        <w:jc w:val="both"/>
        <w:rPr>
          <w:rFonts w:ascii="Times New Roman" w:eastAsia="Times New Roman" w:hAnsi="Times New Roman" w:cs="David"/>
          <w:sz w:val="24"/>
          <w:szCs w:val="24"/>
          <w:lang w:eastAsia="he-IL"/>
        </w:rPr>
      </w:pPr>
      <w:r w:rsidRPr="00E56613">
        <w:rPr>
          <w:rFonts w:ascii="Times New Roman" w:eastAsia="Times New Roman" w:hAnsi="Times New Roman" w:cs="David" w:hint="cs"/>
          <w:sz w:val="24"/>
          <w:szCs w:val="24"/>
          <w:rtl/>
          <w:lang w:eastAsia="he-IL"/>
        </w:rPr>
        <w:t xml:space="preserve">עבודת ריצוף בדירה לרבות פאנלים ללא אריחים </w:t>
      </w:r>
    </w:p>
    <w:p w14:paraId="4F853D7C" w14:textId="77777777" w:rsidR="00E56613" w:rsidRPr="00E56613" w:rsidRDefault="00E56613" w:rsidP="00237720">
      <w:pPr>
        <w:numPr>
          <w:ilvl w:val="0"/>
          <w:numId w:val="25"/>
        </w:numPr>
        <w:spacing w:before="0" w:beforeAutospacing="0" w:after="0" w:afterAutospacing="0" w:line="240" w:lineRule="auto"/>
        <w:jc w:val="both"/>
        <w:rPr>
          <w:rFonts w:ascii="Times New Roman" w:eastAsia="Times New Roman" w:hAnsi="Times New Roman" w:cs="David"/>
          <w:sz w:val="24"/>
          <w:szCs w:val="24"/>
          <w:lang w:eastAsia="he-IL"/>
        </w:rPr>
      </w:pPr>
      <w:r w:rsidRPr="00E56613">
        <w:rPr>
          <w:rFonts w:ascii="Times New Roman" w:eastAsia="Times New Roman" w:hAnsi="Times New Roman" w:cs="David" w:hint="cs"/>
          <w:sz w:val="24"/>
          <w:szCs w:val="24"/>
          <w:rtl/>
          <w:lang w:eastAsia="he-IL"/>
        </w:rPr>
        <w:t xml:space="preserve">עבודות ריצוף וחיפוי בחדרים רטובים </w:t>
      </w:r>
    </w:p>
    <w:p w14:paraId="459497A9" w14:textId="77777777" w:rsidR="00E56613" w:rsidRPr="00E56613" w:rsidRDefault="00E56613" w:rsidP="00237720">
      <w:pPr>
        <w:numPr>
          <w:ilvl w:val="0"/>
          <w:numId w:val="25"/>
        </w:numPr>
        <w:spacing w:before="0" w:beforeAutospacing="0" w:after="0" w:afterAutospacing="0" w:line="240" w:lineRule="auto"/>
        <w:jc w:val="both"/>
        <w:rPr>
          <w:rFonts w:ascii="Times New Roman" w:eastAsia="Times New Roman" w:hAnsi="Times New Roman" w:cs="David"/>
          <w:sz w:val="24"/>
          <w:szCs w:val="24"/>
          <w:lang w:eastAsia="he-IL"/>
        </w:rPr>
      </w:pPr>
      <w:r w:rsidRPr="00E56613">
        <w:rPr>
          <w:rFonts w:ascii="Times New Roman" w:eastAsia="Times New Roman" w:hAnsi="Times New Roman" w:cs="David" w:hint="cs"/>
          <w:sz w:val="24"/>
          <w:szCs w:val="24"/>
          <w:rtl/>
          <w:lang w:eastAsia="he-IL"/>
        </w:rPr>
        <w:t xml:space="preserve">התקנה מושלמת של אמבטיות , מקלחות  , ( ג'קוזי ככל שיש ) </w:t>
      </w:r>
    </w:p>
    <w:p w14:paraId="708B1186" w14:textId="77777777" w:rsidR="00E56613" w:rsidRPr="00E56613" w:rsidRDefault="00E56613" w:rsidP="00237720">
      <w:pPr>
        <w:numPr>
          <w:ilvl w:val="0"/>
          <w:numId w:val="25"/>
        </w:numPr>
        <w:spacing w:before="0" w:beforeAutospacing="0" w:after="0" w:afterAutospacing="0" w:line="240" w:lineRule="auto"/>
        <w:jc w:val="both"/>
        <w:rPr>
          <w:rFonts w:ascii="Times New Roman" w:eastAsia="Times New Roman" w:hAnsi="Times New Roman" w:cs="David"/>
          <w:sz w:val="24"/>
          <w:szCs w:val="24"/>
          <w:lang w:eastAsia="he-IL"/>
        </w:rPr>
      </w:pPr>
      <w:r w:rsidRPr="00E56613">
        <w:rPr>
          <w:rFonts w:ascii="Times New Roman" w:eastAsia="Times New Roman" w:hAnsi="Times New Roman" w:cs="David" w:hint="cs"/>
          <w:sz w:val="24"/>
          <w:szCs w:val="24"/>
          <w:rtl/>
          <w:lang w:eastAsia="he-IL"/>
        </w:rPr>
        <w:t>בצוע רובע ברצפה וקירות</w:t>
      </w:r>
    </w:p>
    <w:p w14:paraId="222C276F" w14:textId="77777777" w:rsidR="00E56613" w:rsidRPr="00E56613" w:rsidRDefault="00E56613" w:rsidP="00237720">
      <w:pPr>
        <w:numPr>
          <w:ilvl w:val="0"/>
          <w:numId w:val="25"/>
        </w:numPr>
        <w:spacing w:before="0" w:beforeAutospacing="0" w:after="0" w:afterAutospacing="0" w:line="240" w:lineRule="auto"/>
        <w:jc w:val="both"/>
        <w:rPr>
          <w:rFonts w:ascii="Times New Roman" w:eastAsia="Times New Roman" w:hAnsi="Times New Roman" w:cs="David"/>
          <w:sz w:val="24"/>
          <w:szCs w:val="24"/>
          <w:lang w:eastAsia="he-IL"/>
        </w:rPr>
      </w:pPr>
      <w:r w:rsidRPr="00E56613">
        <w:rPr>
          <w:rFonts w:ascii="Times New Roman" w:eastAsia="Times New Roman" w:hAnsi="Times New Roman" w:cs="David" w:hint="cs"/>
          <w:sz w:val="24"/>
          <w:szCs w:val="24"/>
          <w:rtl/>
          <w:lang w:eastAsia="he-IL"/>
        </w:rPr>
        <w:t xml:space="preserve">נקודות חשמל במקומם </w:t>
      </w:r>
    </w:p>
    <w:p w14:paraId="12F19A94" w14:textId="77777777" w:rsidR="00E56613" w:rsidRPr="00E56613" w:rsidRDefault="00E56613" w:rsidP="00237720">
      <w:pPr>
        <w:numPr>
          <w:ilvl w:val="0"/>
          <w:numId w:val="25"/>
        </w:numPr>
        <w:spacing w:before="0" w:beforeAutospacing="0" w:after="0" w:afterAutospacing="0" w:line="240" w:lineRule="auto"/>
        <w:jc w:val="both"/>
        <w:rPr>
          <w:rFonts w:ascii="Times New Roman" w:eastAsia="Times New Roman" w:hAnsi="Times New Roman" w:cs="David"/>
          <w:sz w:val="24"/>
          <w:szCs w:val="24"/>
          <w:lang w:eastAsia="he-IL"/>
        </w:rPr>
      </w:pPr>
      <w:r w:rsidRPr="00E56613">
        <w:rPr>
          <w:rFonts w:ascii="Times New Roman" w:eastAsia="Times New Roman" w:hAnsi="Times New Roman" w:cs="David" w:hint="cs"/>
          <w:sz w:val="24"/>
          <w:szCs w:val="24"/>
          <w:rtl/>
          <w:lang w:eastAsia="he-IL"/>
        </w:rPr>
        <w:t>מספורי ושמות מעגלים בלוח חשמל מצוינים</w:t>
      </w:r>
    </w:p>
    <w:p w14:paraId="59C3DDA8" w14:textId="77777777" w:rsidR="00E56613" w:rsidRPr="00E56613" w:rsidRDefault="00E56613" w:rsidP="00237720">
      <w:pPr>
        <w:numPr>
          <w:ilvl w:val="0"/>
          <w:numId w:val="25"/>
        </w:numPr>
        <w:spacing w:before="0" w:beforeAutospacing="0" w:after="0" w:afterAutospacing="0" w:line="240" w:lineRule="auto"/>
        <w:jc w:val="both"/>
        <w:rPr>
          <w:rFonts w:ascii="Times New Roman" w:eastAsia="Times New Roman" w:hAnsi="Times New Roman" w:cs="David"/>
          <w:sz w:val="24"/>
          <w:szCs w:val="24"/>
          <w:lang w:eastAsia="he-IL"/>
        </w:rPr>
      </w:pPr>
      <w:r w:rsidRPr="00E56613">
        <w:rPr>
          <w:rFonts w:ascii="Times New Roman" w:eastAsia="Times New Roman" w:hAnsi="Times New Roman" w:cs="David" w:hint="cs"/>
          <w:sz w:val="24"/>
          <w:szCs w:val="24"/>
          <w:rtl/>
          <w:lang w:eastAsia="he-IL"/>
        </w:rPr>
        <w:t xml:space="preserve">תריסים מתפקדים ללא תקלות ( נקיים וללא שריטות פנים חוץ לבנין ) </w:t>
      </w:r>
    </w:p>
    <w:p w14:paraId="4A1B5138" w14:textId="77777777" w:rsidR="00E56613" w:rsidRPr="00E56613" w:rsidRDefault="00E56613" w:rsidP="00237720">
      <w:pPr>
        <w:numPr>
          <w:ilvl w:val="0"/>
          <w:numId w:val="25"/>
        </w:numPr>
        <w:spacing w:before="0" w:beforeAutospacing="0" w:after="0" w:afterAutospacing="0" w:line="240" w:lineRule="auto"/>
        <w:jc w:val="both"/>
        <w:rPr>
          <w:rFonts w:ascii="Times New Roman" w:eastAsia="Times New Roman" w:hAnsi="Times New Roman" w:cs="David"/>
          <w:sz w:val="24"/>
          <w:szCs w:val="24"/>
          <w:lang w:eastAsia="he-IL"/>
        </w:rPr>
      </w:pPr>
      <w:r w:rsidRPr="00E56613">
        <w:rPr>
          <w:rFonts w:ascii="Times New Roman" w:eastAsia="Times New Roman" w:hAnsi="Times New Roman" w:cs="David" w:hint="cs"/>
          <w:sz w:val="24"/>
          <w:szCs w:val="24"/>
          <w:rtl/>
          <w:lang w:eastAsia="he-IL"/>
        </w:rPr>
        <w:t>חלונות דלתות אלומיניו</w:t>
      </w:r>
      <w:r w:rsidRPr="00E56613">
        <w:rPr>
          <w:rFonts w:ascii="Times New Roman" w:eastAsia="Times New Roman" w:hAnsi="Times New Roman" w:cs="David" w:hint="eastAsia"/>
          <w:sz w:val="24"/>
          <w:szCs w:val="24"/>
          <w:rtl/>
          <w:lang w:eastAsia="he-IL"/>
        </w:rPr>
        <w:t>ם</w:t>
      </w:r>
      <w:r w:rsidRPr="00E56613">
        <w:rPr>
          <w:rFonts w:ascii="Times New Roman" w:eastAsia="Times New Roman" w:hAnsi="Times New Roman" w:cs="David" w:hint="cs"/>
          <w:sz w:val="24"/>
          <w:szCs w:val="24"/>
          <w:rtl/>
          <w:lang w:eastAsia="he-IL"/>
        </w:rPr>
        <w:t xml:space="preserve">  נפתחים/נסגרים וננעלים כנדרש , זיגוג תקין</w:t>
      </w:r>
    </w:p>
    <w:p w14:paraId="1507AD5C" w14:textId="77777777" w:rsidR="00E56613" w:rsidRPr="00E56613" w:rsidRDefault="00E56613" w:rsidP="00237720">
      <w:pPr>
        <w:numPr>
          <w:ilvl w:val="0"/>
          <w:numId w:val="25"/>
        </w:numPr>
        <w:spacing w:before="0" w:beforeAutospacing="0" w:after="0" w:afterAutospacing="0" w:line="240" w:lineRule="auto"/>
        <w:jc w:val="both"/>
        <w:rPr>
          <w:rFonts w:ascii="Times New Roman" w:eastAsia="Times New Roman" w:hAnsi="Times New Roman" w:cs="David"/>
          <w:sz w:val="24"/>
          <w:szCs w:val="24"/>
          <w:lang w:eastAsia="he-IL"/>
        </w:rPr>
      </w:pPr>
      <w:r w:rsidRPr="00E56613">
        <w:rPr>
          <w:rFonts w:ascii="Times New Roman" w:eastAsia="Times New Roman" w:hAnsi="Times New Roman" w:cs="David" w:hint="cs"/>
          <w:sz w:val="24"/>
          <w:szCs w:val="24"/>
          <w:rtl/>
          <w:lang w:eastAsia="he-IL"/>
        </w:rPr>
        <w:t>דלת כניסה הכוללת כיסוי, הגנה וגמר לובי קומתי בסביבתה מושלם</w:t>
      </w:r>
    </w:p>
    <w:p w14:paraId="629257FE" w14:textId="77777777" w:rsidR="00E56613" w:rsidRPr="00E56613" w:rsidRDefault="00E56613" w:rsidP="00237720">
      <w:pPr>
        <w:numPr>
          <w:ilvl w:val="0"/>
          <w:numId w:val="25"/>
        </w:numPr>
        <w:spacing w:before="0" w:beforeAutospacing="0" w:after="0" w:afterAutospacing="0" w:line="240" w:lineRule="auto"/>
        <w:jc w:val="both"/>
        <w:rPr>
          <w:rFonts w:ascii="Times New Roman" w:eastAsia="Times New Roman" w:hAnsi="Times New Roman" w:cs="David"/>
          <w:sz w:val="24"/>
          <w:szCs w:val="24"/>
          <w:lang w:eastAsia="he-IL"/>
        </w:rPr>
      </w:pPr>
      <w:r w:rsidRPr="00E56613">
        <w:rPr>
          <w:rFonts w:ascii="Times New Roman" w:eastAsia="Times New Roman" w:hAnsi="Times New Roman" w:cs="David" w:hint="cs"/>
          <w:sz w:val="24"/>
          <w:szCs w:val="24"/>
          <w:rtl/>
          <w:lang w:eastAsia="he-IL"/>
        </w:rPr>
        <w:t>דלתות פנים כולל הלבשות תקינות</w:t>
      </w:r>
    </w:p>
    <w:p w14:paraId="2346A69C" w14:textId="77777777" w:rsidR="00E56613" w:rsidRPr="00E56613" w:rsidRDefault="00E56613" w:rsidP="00237720">
      <w:pPr>
        <w:numPr>
          <w:ilvl w:val="0"/>
          <w:numId w:val="25"/>
        </w:numPr>
        <w:spacing w:before="0" w:beforeAutospacing="0" w:after="0" w:afterAutospacing="0" w:line="240" w:lineRule="auto"/>
        <w:jc w:val="both"/>
        <w:rPr>
          <w:rFonts w:ascii="Times New Roman" w:eastAsia="Times New Roman" w:hAnsi="Times New Roman" w:cs="David"/>
          <w:sz w:val="24"/>
          <w:szCs w:val="24"/>
          <w:lang w:eastAsia="he-IL"/>
        </w:rPr>
      </w:pPr>
      <w:r w:rsidRPr="00E56613">
        <w:rPr>
          <w:rFonts w:ascii="Times New Roman" w:eastAsia="Times New Roman" w:hAnsi="Times New Roman" w:cs="David" w:hint="cs"/>
          <w:sz w:val="24"/>
          <w:szCs w:val="24"/>
          <w:rtl/>
          <w:lang w:eastAsia="he-IL"/>
        </w:rPr>
        <w:t>דירה נקייה לאחר שטיפה , כולל ניקוי אלומיניו</w:t>
      </w:r>
      <w:r w:rsidRPr="00E56613">
        <w:rPr>
          <w:rFonts w:ascii="Times New Roman" w:eastAsia="Times New Roman" w:hAnsi="Times New Roman" w:cs="David" w:hint="eastAsia"/>
          <w:sz w:val="24"/>
          <w:szCs w:val="24"/>
          <w:rtl/>
          <w:lang w:eastAsia="he-IL"/>
        </w:rPr>
        <w:t>ם</w:t>
      </w:r>
      <w:r w:rsidRPr="00E56613">
        <w:rPr>
          <w:rFonts w:ascii="Times New Roman" w:eastAsia="Times New Roman" w:hAnsi="Times New Roman" w:cs="David" w:hint="cs"/>
          <w:sz w:val="24"/>
          <w:szCs w:val="24"/>
          <w:rtl/>
          <w:lang w:eastAsia="he-IL"/>
        </w:rPr>
        <w:t xml:space="preserve"> זיגו</w:t>
      </w:r>
      <w:r w:rsidRPr="00E56613">
        <w:rPr>
          <w:rFonts w:ascii="Times New Roman" w:eastAsia="Times New Roman" w:hAnsi="Times New Roman" w:cs="David" w:hint="eastAsia"/>
          <w:sz w:val="24"/>
          <w:szCs w:val="24"/>
          <w:rtl/>
          <w:lang w:eastAsia="he-IL"/>
        </w:rPr>
        <w:t>ג</w:t>
      </w:r>
      <w:r w:rsidRPr="00E56613">
        <w:rPr>
          <w:rFonts w:ascii="Times New Roman" w:eastAsia="Times New Roman" w:hAnsi="Times New Roman" w:cs="David" w:hint="cs"/>
          <w:sz w:val="24"/>
          <w:szCs w:val="24"/>
          <w:rtl/>
          <w:lang w:eastAsia="he-IL"/>
        </w:rPr>
        <w:t xml:space="preserve"> וכו' </w:t>
      </w:r>
    </w:p>
    <w:p w14:paraId="68726165" w14:textId="77777777" w:rsidR="00E56613" w:rsidRPr="00E56613" w:rsidRDefault="00E56613" w:rsidP="00237720">
      <w:pPr>
        <w:numPr>
          <w:ilvl w:val="0"/>
          <w:numId w:val="25"/>
        </w:numPr>
        <w:spacing w:before="0" w:beforeAutospacing="0" w:after="0" w:afterAutospacing="0" w:line="240" w:lineRule="auto"/>
        <w:jc w:val="both"/>
        <w:rPr>
          <w:rFonts w:ascii="Times New Roman" w:eastAsia="Times New Roman" w:hAnsi="Times New Roman" w:cs="David"/>
          <w:sz w:val="24"/>
          <w:szCs w:val="24"/>
          <w:lang w:eastAsia="he-IL"/>
        </w:rPr>
      </w:pPr>
      <w:r w:rsidRPr="00E56613">
        <w:rPr>
          <w:rFonts w:ascii="Times New Roman" w:eastAsia="Times New Roman" w:hAnsi="Times New Roman" w:cs="David" w:hint="cs"/>
          <w:sz w:val="24"/>
          <w:szCs w:val="24"/>
          <w:rtl/>
          <w:lang w:eastAsia="he-IL"/>
        </w:rPr>
        <w:t>גינה נקייה , מלאי אדמה ללא שיירי בניה/קוצים ( לדירות צמודי קרקע בלבד )</w:t>
      </w:r>
    </w:p>
    <w:p w14:paraId="070F5EC6" w14:textId="77777777" w:rsidR="00E56613" w:rsidRPr="00E56613" w:rsidRDefault="00E56613" w:rsidP="00237720">
      <w:pPr>
        <w:numPr>
          <w:ilvl w:val="0"/>
          <w:numId w:val="25"/>
        </w:numPr>
        <w:spacing w:before="0" w:beforeAutospacing="0" w:after="0" w:afterAutospacing="0" w:line="240" w:lineRule="auto"/>
        <w:jc w:val="both"/>
        <w:rPr>
          <w:rFonts w:ascii="Times New Roman" w:eastAsia="Times New Roman" w:hAnsi="Times New Roman" w:cs="David"/>
          <w:sz w:val="24"/>
          <w:szCs w:val="24"/>
          <w:lang w:eastAsia="he-IL"/>
        </w:rPr>
      </w:pPr>
      <w:r w:rsidRPr="00E56613">
        <w:rPr>
          <w:rFonts w:ascii="Times New Roman" w:eastAsia="Times New Roman" w:hAnsi="Times New Roman" w:cs="David" w:hint="cs"/>
          <w:sz w:val="24"/>
          <w:szCs w:val="24"/>
          <w:rtl/>
          <w:lang w:eastAsia="he-IL"/>
        </w:rPr>
        <w:t xml:space="preserve">מטבח נגרות תקין , מדויק וללא שריטות </w:t>
      </w:r>
    </w:p>
    <w:p w14:paraId="73B387CD" w14:textId="77777777" w:rsidR="00E56613" w:rsidRPr="00E56613" w:rsidRDefault="00E56613" w:rsidP="00237720">
      <w:pPr>
        <w:numPr>
          <w:ilvl w:val="0"/>
          <w:numId w:val="25"/>
        </w:numPr>
        <w:spacing w:before="0" w:beforeAutospacing="0" w:after="0" w:afterAutospacing="0" w:line="240" w:lineRule="auto"/>
        <w:jc w:val="both"/>
        <w:rPr>
          <w:rFonts w:ascii="Times New Roman" w:eastAsia="Times New Roman" w:hAnsi="Times New Roman" w:cs="David"/>
          <w:sz w:val="24"/>
          <w:szCs w:val="24"/>
          <w:lang w:eastAsia="he-IL"/>
        </w:rPr>
      </w:pPr>
      <w:r w:rsidRPr="00E56613">
        <w:rPr>
          <w:rFonts w:ascii="Times New Roman" w:eastAsia="Times New Roman" w:hAnsi="Times New Roman" w:cs="David" w:hint="cs"/>
          <w:sz w:val="24"/>
          <w:szCs w:val="24"/>
          <w:rtl/>
          <w:lang w:eastAsia="he-IL"/>
        </w:rPr>
        <w:t>שיש ע"ג ארונות מטבח הותקן כנדרש לרבות עב' גמר .</w:t>
      </w:r>
    </w:p>
    <w:p w14:paraId="496DB450" w14:textId="77777777" w:rsidR="00E56613" w:rsidRPr="00E56613" w:rsidRDefault="00E56613" w:rsidP="00237720">
      <w:pPr>
        <w:numPr>
          <w:ilvl w:val="0"/>
          <w:numId w:val="25"/>
        </w:numPr>
        <w:spacing w:before="0" w:beforeAutospacing="0" w:after="0" w:afterAutospacing="0" w:line="240" w:lineRule="auto"/>
        <w:jc w:val="both"/>
        <w:rPr>
          <w:rFonts w:ascii="Times New Roman" w:eastAsia="Times New Roman" w:hAnsi="Times New Roman" w:cs="David"/>
          <w:sz w:val="24"/>
          <w:szCs w:val="24"/>
          <w:lang w:eastAsia="he-IL"/>
        </w:rPr>
      </w:pPr>
      <w:r w:rsidRPr="00E56613">
        <w:rPr>
          <w:rFonts w:ascii="Times New Roman" w:eastAsia="Times New Roman" w:hAnsi="Times New Roman" w:cs="David" w:hint="cs"/>
          <w:sz w:val="24"/>
          <w:szCs w:val="24"/>
          <w:rtl/>
          <w:lang w:eastAsia="he-IL"/>
        </w:rPr>
        <w:t xml:space="preserve">סיוד מושלם בדירה לרבות קירות , תקרות ובחדרים רטובים ( אקרינול ) </w:t>
      </w:r>
    </w:p>
    <w:p w14:paraId="10AB502F" w14:textId="77777777" w:rsidR="00E56613" w:rsidRPr="00E56613" w:rsidRDefault="00E56613" w:rsidP="00237720">
      <w:pPr>
        <w:numPr>
          <w:ilvl w:val="0"/>
          <w:numId w:val="25"/>
        </w:numPr>
        <w:spacing w:before="0" w:beforeAutospacing="0" w:after="0" w:afterAutospacing="0" w:line="240" w:lineRule="auto"/>
        <w:jc w:val="both"/>
        <w:rPr>
          <w:rFonts w:ascii="Times New Roman" w:eastAsia="Times New Roman" w:hAnsi="Times New Roman" w:cs="David"/>
          <w:sz w:val="24"/>
          <w:szCs w:val="24"/>
          <w:lang w:eastAsia="he-IL"/>
        </w:rPr>
      </w:pPr>
      <w:r w:rsidRPr="00E56613">
        <w:rPr>
          <w:rFonts w:ascii="Times New Roman" w:eastAsia="Times New Roman" w:hAnsi="Times New Roman" w:cs="David" w:hint="cs"/>
          <w:sz w:val="24"/>
          <w:szCs w:val="24"/>
          <w:rtl/>
          <w:lang w:eastAsia="he-IL"/>
        </w:rPr>
        <w:t>מלאי מספיק של אריחים מכל הסוגים למסירה לרוכשים .</w:t>
      </w:r>
    </w:p>
    <w:p w14:paraId="172FDCDD" w14:textId="77777777" w:rsidR="00E56613" w:rsidRPr="00E56613" w:rsidRDefault="00E56613" w:rsidP="00237720">
      <w:pPr>
        <w:numPr>
          <w:ilvl w:val="0"/>
          <w:numId w:val="25"/>
        </w:numPr>
        <w:spacing w:before="0" w:beforeAutospacing="0" w:after="0" w:afterAutospacing="0" w:line="240" w:lineRule="auto"/>
        <w:jc w:val="both"/>
        <w:rPr>
          <w:rFonts w:ascii="Times New Roman" w:eastAsia="Times New Roman" w:hAnsi="Times New Roman" w:cs="David"/>
          <w:sz w:val="24"/>
          <w:szCs w:val="24"/>
          <w:lang w:eastAsia="he-IL"/>
        </w:rPr>
      </w:pPr>
      <w:r w:rsidRPr="00E56613">
        <w:rPr>
          <w:rFonts w:ascii="Times New Roman" w:eastAsia="Times New Roman" w:hAnsi="Times New Roman" w:cs="David" w:hint="cs"/>
          <w:sz w:val="24"/>
          <w:szCs w:val="24"/>
          <w:rtl/>
          <w:lang w:eastAsia="he-IL"/>
        </w:rPr>
        <w:t>אדני שיש שלמים , בעלי שיפוע מתאים , אטומים , אף מים לאורכם ונקיים</w:t>
      </w:r>
    </w:p>
    <w:p w14:paraId="2238D032" w14:textId="77777777" w:rsidR="00E56613" w:rsidRPr="00E56613" w:rsidRDefault="00E56613" w:rsidP="00237720">
      <w:pPr>
        <w:numPr>
          <w:ilvl w:val="0"/>
          <w:numId w:val="25"/>
        </w:numPr>
        <w:spacing w:before="0" w:beforeAutospacing="0" w:after="0" w:afterAutospacing="0" w:line="240" w:lineRule="auto"/>
        <w:jc w:val="both"/>
        <w:rPr>
          <w:rFonts w:ascii="Times New Roman" w:eastAsia="Times New Roman" w:hAnsi="Times New Roman" w:cs="David"/>
          <w:sz w:val="24"/>
          <w:szCs w:val="24"/>
          <w:lang w:eastAsia="he-IL"/>
        </w:rPr>
      </w:pPr>
      <w:r w:rsidRPr="00E56613">
        <w:rPr>
          <w:rFonts w:ascii="Times New Roman" w:eastAsia="Times New Roman" w:hAnsi="Times New Roman" w:cs="David" w:hint="cs"/>
          <w:sz w:val="24"/>
          <w:szCs w:val="24"/>
          <w:rtl/>
          <w:lang w:eastAsia="he-IL"/>
        </w:rPr>
        <w:t xml:space="preserve">גמר התקנת אביזרי גמר </w:t>
      </w:r>
      <w:r w:rsidRPr="00E56613">
        <w:rPr>
          <w:rFonts w:ascii="Times New Roman" w:eastAsia="Times New Roman" w:hAnsi="Times New Roman" w:cs="David"/>
          <w:sz w:val="24"/>
          <w:szCs w:val="24"/>
          <w:rtl/>
          <w:lang w:eastAsia="he-IL"/>
        </w:rPr>
        <w:t>–</w:t>
      </w:r>
      <w:r w:rsidRPr="00E56613">
        <w:rPr>
          <w:rFonts w:ascii="Times New Roman" w:eastAsia="Times New Roman" w:hAnsi="Times New Roman" w:cs="David" w:hint="cs"/>
          <w:sz w:val="24"/>
          <w:szCs w:val="24"/>
          <w:rtl/>
          <w:lang w:eastAsia="he-IL"/>
        </w:rPr>
        <w:t xml:space="preserve"> ברזים , מכסי אסלות , מכסים לקופסאות ביקורת</w:t>
      </w:r>
    </w:p>
    <w:p w14:paraId="7897D3B2" w14:textId="77777777" w:rsidR="00E56613" w:rsidRPr="00E56613" w:rsidRDefault="00E56613" w:rsidP="00237720">
      <w:pPr>
        <w:numPr>
          <w:ilvl w:val="0"/>
          <w:numId w:val="25"/>
        </w:numPr>
        <w:spacing w:before="0" w:beforeAutospacing="0" w:after="0" w:afterAutospacing="0" w:line="240" w:lineRule="auto"/>
        <w:jc w:val="both"/>
        <w:rPr>
          <w:rFonts w:ascii="Times New Roman" w:eastAsia="Times New Roman" w:hAnsi="Times New Roman" w:cs="David"/>
          <w:sz w:val="24"/>
          <w:szCs w:val="24"/>
          <w:lang w:eastAsia="he-IL"/>
        </w:rPr>
      </w:pPr>
      <w:r w:rsidRPr="00E56613">
        <w:rPr>
          <w:rFonts w:ascii="Times New Roman" w:eastAsia="Times New Roman" w:hAnsi="Times New Roman" w:cs="David" w:hint="cs"/>
          <w:sz w:val="24"/>
          <w:szCs w:val="24"/>
          <w:rtl/>
          <w:lang w:eastAsia="he-IL"/>
        </w:rPr>
        <w:t>מכסים לג"ת בחדרים רטובים , מרפסות פתוחות , גינה מוצמדת וכו'</w:t>
      </w:r>
    </w:p>
    <w:p w14:paraId="73A14314" w14:textId="77777777" w:rsidR="00E56613" w:rsidRPr="00E56613" w:rsidRDefault="00E56613" w:rsidP="00237720">
      <w:pPr>
        <w:numPr>
          <w:ilvl w:val="0"/>
          <w:numId w:val="25"/>
        </w:numPr>
        <w:spacing w:before="0" w:beforeAutospacing="0" w:after="0" w:afterAutospacing="0" w:line="240" w:lineRule="auto"/>
        <w:jc w:val="both"/>
        <w:rPr>
          <w:rFonts w:ascii="Times New Roman" w:eastAsia="Times New Roman" w:hAnsi="Times New Roman" w:cs="David"/>
          <w:sz w:val="24"/>
          <w:szCs w:val="24"/>
          <w:lang w:eastAsia="he-IL"/>
        </w:rPr>
      </w:pPr>
      <w:r w:rsidRPr="00E56613">
        <w:rPr>
          <w:rFonts w:ascii="Times New Roman" w:eastAsia="Times New Roman" w:hAnsi="Times New Roman" w:cs="David" w:hint="cs"/>
          <w:sz w:val="24"/>
          <w:szCs w:val="24"/>
          <w:rtl/>
          <w:lang w:eastAsia="he-IL"/>
        </w:rPr>
        <w:t>מעקות תקינים ומושלמים במרפסות</w:t>
      </w:r>
    </w:p>
    <w:p w14:paraId="0C975A5E" w14:textId="77777777" w:rsidR="00E56613" w:rsidRPr="00E56613" w:rsidRDefault="00E56613" w:rsidP="00237720">
      <w:pPr>
        <w:numPr>
          <w:ilvl w:val="0"/>
          <w:numId w:val="25"/>
        </w:numPr>
        <w:spacing w:before="0" w:beforeAutospacing="0" w:after="0" w:afterAutospacing="0" w:line="240" w:lineRule="auto"/>
        <w:jc w:val="both"/>
        <w:rPr>
          <w:rFonts w:ascii="Times New Roman" w:eastAsia="Times New Roman" w:hAnsi="Times New Roman" w:cs="David"/>
          <w:sz w:val="24"/>
          <w:szCs w:val="24"/>
          <w:lang w:eastAsia="he-IL"/>
        </w:rPr>
      </w:pPr>
      <w:r w:rsidRPr="00E56613">
        <w:rPr>
          <w:rFonts w:ascii="Times New Roman" w:eastAsia="Times New Roman" w:hAnsi="Times New Roman" w:cs="David" w:hint="cs"/>
          <w:sz w:val="24"/>
          <w:szCs w:val="24"/>
          <w:rtl/>
          <w:lang w:eastAsia="he-IL"/>
        </w:rPr>
        <w:t xml:space="preserve">שיפועים תקינים וגמר בפודסט כביסה ( ככל וקיים ) </w:t>
      </w:r>
    </w:p>
    <w:p w14:paraId="2572849E" w14:textId="77777777" w:rsidR="00E56613" w:rsidRPr="00E56613" w:rsidRDefault="00E56613" w:rsidP="00237720">
      <w:pPr>
        <w:numPr>
          <w:ilvl w:val="0"/>
          <w:numId w:val="25"/>
        </w:numPr>
        <w:spacing w:before="0" w:beforeAutospacing="0" w:after="0" w:afterAutospacing="0" w:line="240" w:lineRule="auto"/>
        <w:jc w:val="both"/>
        <w:rPr>
          <w:rFonts w:ascii="Times New Roman" w:eastAsia="Times New Roman" w:hAnsi="Times New Roman" w:cs="David"/>
          <w:sz w:val="24"/>
          <w:szCs w:val="24"/>
          <w:lang w:eastAsia="he-IL"/>
        </w:rPr>
      </w:pPr>
      <w:r w:rsidRPr="00E56613">
        <w:rPr>
          <w:rFonts w:ascii="Times New Roman" w:eastAsia="Times New Roman" w:hAnsi="Times New Roman" w:cs="David" w:hint="cs"/>
          <w:sz w:val="24"/>
          <w:szCs w:val="24"/>
          <w:rtl/>
          <w:lang w:eastAsia="he-IL"/>
        </w:rPr>
        <w:t xml:space="preserve">אביזרי חשמל מותקנים כנדרש במקומם ותקינים לרבות שקעים , מתגים וכיו"ב </w:t>
      </w:r>
    </w:p>
    <w:p w14:paraId="35566B47" w14:textId="77777777" w:rsidR="00E56613" w:rsidRPr="00E56613" w:rsidRDefault="00E56613" w:rsidP="00237720">
      <w:pPr>
        <w:numPr>
          <w:ilvl w:val="0"/>
          <w:numId w:val="25"/>
        </w:numPr>
        <w:spacing w:before="0" w:beforeAutospacing="0" w:after="0" w:afterAutospacing="0" w:line="240" w:lineRule="auto"/>
        <w:jc w:val="both"/>
        <w:rPr>
          <w:rFonts w:ascii="Times New Roman" w:eastAsia="Times New Roman" w:hAnsi="Times New Roman" w:cs="David"/>
          <w:sz w:val="24"/>
          <w:szCs w:val="24"/>
          <w:lang w:eastAsia="he-IL"/>
        </w:rPr>
      </w:pPr>
      <w:r w:rsidRPr="00E56613">
        <w:rPr>
          <w:rFonts w:ascii="Times New Roman" w:eastAsia="Times New Roman" w:hAnsi="Times New Roman" w:cs="David" w:hint="cs"/>
          <w:sz w:val="24"/>
          <w:szCs w:val="24"/>
          <w:rtl/>
          <w:lang w:eastAsia="he-IL"/>
        </w:rPr>
        <w:t xml:space="preserve">תוספות נגרות מושלמות ( ארונות אמבטיה וכיו"ב ) </w:t>
      </w:r>
    </w:p>
    <w:p w14:paraId="4F5E6061" w14:textId="77777777" w:rsidR="00E56613" w:rsidRPr="00E56613" w:rsidRDefault="00E56613" w:rsidP="00237720">
      <w:pPr>
        <w:numPr>
          <w:ilvl w:val="0"/>
          <w:numId w:val="25"/>
        </w:numPr>
        <w:spacing w:before="0" w:beforeAutospacing="0" w:after="0" w:afterAutospacing="0" w:line="240" w:lineRule="auto"/>
        <w:jc w:val="both"/>
        <w:rPr>
          <w:rFonts w:ascii="Times New Roman" w:eastAsia="Times New Roman" w:hAnsi="Times New Roman" w:cs="David"/>
          <w:sz w:val="24"/>
          <w:szCs w:val="24"/>
          <w:lang w:eastAsia="he-IL"/>
        </w:rPr>
      </w:pPr>
      <w:r w:rsidRPr="00E56613">
        <w:rPr>
          <w:rFonts w:ascii="Times New Roman" w:eastAsia="Times New Roman" w:hAnsi="Times New Roman" w:cs="David" w:hint="cs"/>
          <w:sz w:val="24"/>
          <w:szCs w:val="24"/>
          <w:rtl/>
          <w:lang w:eastAsia="he-IL"/>
        </w:rPr>
        <w:t>מערכת מיזוג אוויר מושלמת ותקינה לרבות הנמכות גבס , תאורה וכו' .</w:t>
      </w:r>
    </w:p>
    <w:p w14:paraId="72A43E0E" w14:textId="77777777" w:rsidR="00E56613" w:rsidRPr="00E56613" w:rsidRDefault="00E56613" w:rsidP="00E56613">
      <w:pPr>
        <w:spacing w:before="0" w:beforeAutospacing="0" w:after="0" w:afterAutospacing="0" w:line="360" w:lineRule="auto"/>
        <w:rPr>
          <w:rFonts w:ascii="Times New Roman" w:eastAsia="Times New Roman" w:hAnsi="Times New Roman" w:cs="David"/>
          <w:sz w:val="24"/>
          <w:szCs w:val="24"/>
          <w:rtl/>
          <w:lang w:eastAsia="he-IL"/>
        </w:rPr>
      </w:pPr>
    </w:p>
    <w:p w14:paraId="21ED909B" w14:textId="77777777" w:rsidR="00E56613" w:rsidRPr="00E56613" w:rsidRDefault="00E56613" w:rsidP="00E56613">
      <w:pPr>
        <w:spacing w:before="0" w:beforeAutospacing="0" w:after="0" w:afterAutospacing="0" w:line="360" w:lineRule="auto"/>
        <w:rPr>
          <w:rFonts w:ascii="Times New Roman" w:eastAsia="Times New Roman" w:hAnsi="Times New Roman" w:cs="David"/>
          <w:sz w:val="24"/>
          <w:szCs w:val="24"/>
          <w:rtl/>
          <w:lang w:eastAsia="he-IL"/>
        </w:rPr>
      </w:pPr>
    </w:p>
    <w:p w14:paraId="31D144FB" w14:textId="77777777" w:rsidR="00E56613" w:rsidRPr="00E56613" w:rsidRDefault="00E56613" w:rsidP="00E56613">
      <w:pPr>
        <w:spacing w:before="0" w:beforeAutospacing="0" w:after="0" w:afterAutospacing="0" w:line="360" w:lineRule="auto"/>
        <w:rPr>
          <w:rFonts w:ascii="Times New Roman" w:eastAsia="Times New Roman" w:hAnsi="Times New Roman" w:cs="David"/>
          <w:sz w:val="24"/>
          <w:szCs w:val="24"/>
          <w:rtl/>
          <w:lang w:eastAsia="he-IL"/>
        </w:rPr>
      </w:pPr>
    </w:p>
    <w:p w14:paraId="44500D47" w14:textId="77777777" w:rsidR="00E56613" w:rsidRPr="00E56613" w:rsidRDefault="00E56613" w:rsidP="00237720">
      <w:pPr>
        <w:numPr>
          <w:ilvl w:val="0"/>
          <w:numId w:val="26"/>
        </w:numPr>
        <w:spacing w:before="0" w:beforeAutospacing="0" w:after="0" w:afterAutospacing="0" w:line="240" w:lineRule="auto"/>
        <w:jc w:val="both"/>
        <w:rPr>
          <w:rFonts w:ascii="Times New Roman" w:eastAsia="Times New Roman" w:hAnsi="Times New Roman" w:cs="David"/>
          <w:b/>
          <w:bCs/>
          <w:sz w:val="24"/>
          <w:szCs w:val="24"/>
          <w:lang w:eastAsia="he-IL"/>
        </w:rPr>
      </w:pPr>
      <w:r w:rsidRPr="00E56613">
        <w:rPr>
          <w:rFonts w:ascii="Times New Roman" w:eastAsia="Times New Roman" w:hAnsi="Times New Roman" w:cs="David" w:hint="cs"/>
          <w:b/>
          <w:bCs/>
          <w:sz w:val="24"/>
          <w:szCs w:val="24"/>
          <w:rtl/>
          <w:lang w:eastAsia="he-IL"/>
        </w:rPr>
        <w:t xml:space="preserve">הערות ניתנו כמפורט בפרוטוקולים המצורפים. </w:t>
      </w:r>
    </w:p>
    <w:p w14:paraId="4E1A2A32" w14:textId="77777777" w:rsidR="00E56613" w:rsidRPr="00E56613" w:rsidRDefault="00E56613" w:rsidP="00237720">
      <w:pPr>
        <w:numPr>
          <w:ilvl w:val="0"/>
          <w:numId w:val="26"/>
        </w:numPr>
        <w:spacing w:before="0" w:beforeAutospacing="0" w:after="0" w:afterAutospacing="0" w:line="240" w:lineRule="auto"/>
        <w:jc w:val="both"/>
        <w:rPr>
          <w:rFonts w:ascii="Times New Roman" w:eastAsia="Times New Roman" w:hAnsi="Times New Roman" w:cs="David"/>
          <w:b/>
          <w:bCs/>
          <w:sz w:val="24"/>
          <w:szCs w:val="24"/>
          <w:lang w:eastAsia="he-IL"/>
        </w:rPr>
      </w:pPr>
      <w:r w:rsidRPr="00E56613">
        <w:rPr>
          <w:rFonts w:ascii="Times New Roman" w:eastAsia="Times New Roman" w:hAnsi="Times New Roman" w:cs="David" w:hint="cs"/>
          <w:b/>
          <w:bCs/>
          <w:sz w:val="24"/>
          <w:szCs w:val="24"/>
          <w:rtl/>
          <w:lang w:eastAsia="he-IL"/>
        </w:rPr>
        <w:t xml:space="preserve">בדיקה מדגמית לניקוי הערות הפרוטוקולים והרשימה המפורטת לעיל בוצעה בדירות מס' :                                                                                                                                      </w:t>
      </w:r>
    </w:p>
    <w:p w14:paraId="5CD18BFD" w14:textId="77777777" w:rsidR="00E56613" w:rsidRPr="00E56613" w:rsidRDefault="00E56613" w:rsidP="00E56613">
      <w:pPr>
        <w:spacing w:before="0" w:beforeAutospacing="0" w:after="0" w:afterAutospacing="0" w:line="360" w:lineRule="auto"/>
        <w:ind w:left="360"/>
        <w:rPr>
          <w:rFonts w:ascii="Times New Roman" w:eastAsia="Times New Roman" w:hAnsi="Times New Roman" w:cs="David"/>
          <w:b/>
          <w:bCs/>
          <w:sz w:val="24"/>
          <w:szCs w:val="24"/>
          <w:u w:val="single"/>
          <w:rtl/>
          <w:lang w:eastAsia="he-IL"/>
        </w:rPr>
      </w:pPr>
      <w:r w:rsidRPr="00E56613">
        <w:rPr>
          <w:rFonts w:ascii="Times New Roman" w:eastAsia="Times New Roman" w:hAnsi="Times New Roman" w:cs="David" w:hint="cs"/>
          <w:b/>
          <w:bCs/>
          <w:sz w:val="24"/>
          <w:szCs w:val="24"/>
          <w:rtl/>
          <w:lang w:eastAsia="he-IL"/>
        </w:rPr>
        <w:t xml:space="preserve">       </w:t>
      </w:r>
      <w:r w:rsidRPr="00E56613">
        <w:rPr>
          <w:rFonts w:ascii="Times New Roman" w:eastAsia="Times New Roman" w:hAnsi="Times New Roman" w:cs="David" w:hint="cs"/>
          <w:b/>
          <w:bCs/>
          <w:sz w:val="24"/>
          <w:szCs w:val="24"/>
          <w:u w:val="single"/>
          <w:rtl/>
          <w:lang w:eastAsia="he-IL"/>
        </w:rPr>
        <w:t xml:space="preserve">                                                                                                                                                          -</w:t>
      </w:r>
    </w:p>
    <w:p w14:paraId="6DF46237" w14:textId="77777777" w:rsidR="00E56613" w:rsidRPr="00E56613" w:rsidRDefault="00E56613" w:rsidP="00E56613">
      <w:pPr>
        <w:spacing w:before="0" w:beforeAutospacing="0" w:after="0" w:afterAutospacing="0" w:line="360" w:lineRule="auto"/>
        <w:ind w:left="662" w:firstLine="103"/>
        <w:rPr>
          <w:rFonts w:ascii="Times New Roman" w:eastAsia="Times New Roman" w:hAnsi="Times New Roman" w:cs="David"/>
          <w:b/>
          <w:bCs/>
          <w:sz w:val="24"/>
          <w:szCs w:val="24"/>
          <w:lang w:eastAsia="he-IL"/>
        </w:rPr>
      </w:pPr>
      <w:r w:rsidRPr="00E56613">
        <w:rPr>
          <w:rFonts w:ascii="Times New Roman" w:eastAsia="Times New Roman" w:hAnsi="Times New Roman" w:cs="David" w:hint="cs"/>
          <w:b/>
          <w:bCs/>
          <w:sz w:val="24"/>
          <w:szCs w:val="24"/>
          <w:u w:val="single"/>
          <w:rtl/>
          <w:lang w:eastAsia="he-IL"/>
        </w:rPr>
        <w:t xml:space="preserve">                                                                                                                                                         -</w:t>
      </w:r>
      <w:r w:rsidRPr="00E56613">
        <w:rPr>
          <w:rFonts w:ascii="Times New Roman" w:eastAsia="Times New Roman" w:hAnsi="Times New Roman" w:cs="David" w:hint="cs"/>
          <w:b/>
          <w:bCs/>
          <w:sz w:val="24"/>
          <w:szCs w:val="24"/>
          <w:rtl/>
          <w:lang w:eastAsia="he-IL"/>
        </w:rPr>
        <w:t>הבדיקה המדגמית נמצאה תקינה למעט תריסים חשמליים, מיזוג אוויר וכל הדורש חשמל קבוע.</w:t>
      </w:r>
    </w:p>
    <w:p w14:paraId="5368DB1B" w14:textId="77777777" w:rsidR="00E56613" w:rsidRPr="00E56613" w:rsidRDefault="00E56613" w:rsidP="00E56613">
      <w:pPr>
        <w:spacing w:before="0" w:beforeAutospacing="0" w:after="0" w:afterAutospacing="0" w:line="360" w:lineRule="auto"/>
        <w:rPr>
          <w:rFonts w:ascii="Times New Roman" w:eastAsia="Times New Roman" w:hAnsi="Times New Roman" w:cs="David"/>
          <w:b/>
          <w:bCs/>
          <w:sz w:val="24"/>
          <w:szCs w:val="24"/>
          <w:rtl/>
          <w:lang w:eastAsia="he-IL"/>
        </w:rPr>
      </w:pPr>
    </w:p>
    <w:p w14:paraId="78AA6FD9" w14:textId="77777777" w:rsidR="00E56613" w:rsidRPr="00E56613" w:rsidRDefault="00E56613" w:rsidP="00E56613">
      <w:pPr>
        <w:spacing w:before="0" w:beforeAutospacing="0" w:after="0" w:afterAutospacing="0" w:line="360" w:lineRule="auto"/>
        <w:rPr>
          <w:rFonts w:ascii="Times New Roman" w:eastAsia="Times New Roman" w:hAnsi="Times New Roman" w:cs="David"/>
          <w:b/>
          <w:bCs/>
          <w:sz w:val="24"/>
          <w:szCs w:val="24"/>
          <w:rtl/>
          <w:lang w:eastAsia="he-IL"/>
        </w:rPr>
      </w:pPr>
    </w:p>
    <w:p w14:paraId="3D91DE41" w14:textId="77777777" w:rsidR="00E56613" w:rsidRPr="00E56613" w:rsidRDefault="00E56613" w:rsidP="00E56613">
      <w:pPr>
        <w:spacing w:before="0" w:beforeAutospacing="0" w:after="0" w:afterAutospacing="0" w:line="360" w:lineRule="auto"/>
        <w:rPr>
          <w:rFonts w:ascii="Times New Roman" w:eastAsia="Times New Roman" w:hAnsi="Times New Roman" w:cs="David"/>
          <w:b/>
          <w:bCs/>
          <w:sz w:val="24"/>
          <w:szCs w:val="24"/>
          <w:lang w:eastAsia="he-IL"/>
        </w:rPr>
      </w:pPr>
    </w:p>
    <w:p w14:paraId="2008385C" w14:textId="77777777" w:rsidR="00E56613" w:rsidRPr="00E56613" w:rsidRDefault="00E56613" w:rsidP="00E56613">
      <w:pPr>
        <w:spacing w:before="0" w:beforeAutospacing="0" w:after="0" w:afterAutospacing="0" w:line="360" w:lineRule="auto"/>
        <w:rPr>
          <w:rFonts w:ascii="Times New Roman" w:eastAsia="Times New Roman" w:hAnsi="Times New Roman" w:cs="David"/>
          <w:b/>
          <w:bCs/>
          <w:sz w:val="24"/>
          <w:szCs w:val="24"/>
          <w:rtl/>
          <w:lang w:eastAsia="he-IL"/>
        </w:rPr>
      </w:pPr>
      <w:r w:rsidRPr="00E56613">
        <w:rPr>
          <w:rFonts w:ascii="Times New Roman" w:eastAsia="Times New Roman" w:hAnsi="Times New Roman" w:cs="David" w:hint="cs"/>
          <w:b/>
          <w:bCs/>
          <w:sz w:val="24"/>
          <w:szCs w:val="24"/>
          <w:rtl/>
          <w:lang w:eastAsia="he-IL"/>
        </w:rPr>
        <w:t xml:space="preserve">אני הח"מ מאשר בזאת כי כל הסעיפים הנ"ל הושלמו למעט הערות המפורטות מטה. כמו כן, הנני מאשר כי בניית הדירות הנ"ל הושלמו ונמצאו ראויות למגורים ואין מניעה למסור אותן. </w:t>
      </w:r>
    </w:p>
    <w:p w14:paraId="7666E59B" w14:textId="77777777" w:rsidR="00E56613" w:rsidRPr="00E56613" w:rsidRDefault="00E56613" w:rsidP="00E56613">
      <w:pPr>
        <w:spacing w:before="0" w:beforeAutospacing="0" w:after="0" w:afterAutospacing="0" w:line="360" w:lineRule="auto"/>
        <w:rPr>
          <w:rFonts w:ascii="Times New Roman" w:eastAsia="Times New Roman" w:hAnsi="Times New Roman" w:cs="David"/>
          <w:b/>
          <w:bCs/>
          <w:sz w:val="24"/>
          <w:szCs w:val="24"/>
          <w:rtl/>
          <w:lang w:eastAsia="he-IL"/>
        </w:rPr>
      </w:pPr>
      <w:r w:rsidRPr="00E56613">
        <w:rPr>
          <w:rFonts w:ascii="Times New Roman" w:eastAsia="Times New Roman" w:hAnsi="Times New Roman" w:cs="David" w:hint="cs"/>
          <w:b/>
          <w:bCs/>
          <w:sz w:val="24"/>
          <w:szCs w:val="24"/>
          <w:rtl/>
          <w:lang w:eastAsia="he-IL"/>
        </w:rPr>
        <w:t>הערות: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64835063" w14:textId="77777777" w:rsidR="00E56613" w:rsidRPr="00E56613" w:rsidRDefault="00E56613" w:rsidP="00E56613">
      <w:pPr>
        <w:spacing w:before="0" w:beforeAutospacing="0" w:after="0" w:afterAutospacing="0" w:line="360" w:lineRule="auto"/>
        <w:rPr>
          <w:rFonts w:ascii="Times New Roman" w:eastAsia="Times New Roman" w:hAnsi="Times New Roman" w:cs="David"/>
          <w:b/>
          <w:bCs/>
          <w:sz w:val="24"/>
          <w:szCs w:val="24"/>
          <w:rtl/>
          <w:lang w:eastAsia="he-IL"/>
        </w:rPr>
      </w:pPr>
    </w:p>
    <w:p w14:paraId="1CAFC128" w14:textId="77777777" w:rsidR="00E56613" w:rsidRPr="00E56613" w:rsidRDefault="00E56613" w:rsidP="00E56613">
      <w:pPr>
        <w:spacing w:before="0" w:beforeAutospacing="0" w:after="0" w:afterAutospacing="0" w:line="360" w:lineRule="auto"/>
        <w:rPr>
          <w:rFonts w:ascii="Times New Roman" w:eastAsia="Times New Roman" w:hAnsi="Times New Roman" w:cs="David"/>
          <w:b/>
          <w:bCs/>
          <w:sz w:val="24"/>
          <w:szCs w:val="24"/>
          <w:rtl/>
          <w:lang w:eastAsia="he-IL"/>
        </w:rPr>
      </w:pPr>
    </w:p>
    <w:p w14:paraId="1D91D12F" w14:textId="77777777" w:rsidR="00E56613" w:rsidRPr="00E56613" w:rsidRDefault="00E56613" w:rsidP="00E56613">
      <w:pPr>
        <w:spacing w:before="0" w:beforeAutospacing="0" w:after="0" w:afterAutospacing="0" w:line="360" w:lineRule="auto"/>
        <w:rPr>
          <w:rFonts w:ascii="Times New Roman" w:eastAsia="Times New Roman" w:hAnsi="Times New Roman" w:cs="David"/>
          <w:b/>
          <w:bCs/>
          <w:sz w:val="24"/>
          <w:szCs w:val="24"/>
          <w:rtl/>
          <w:lang w:eastAsia="he-IL"/>
        </w:rPr>
      </w:pPr>
      <w:r w:rsidRPr="00E56613">
        <w:rPr>
          <w:rFonts w:ascii="Times New Roman" w:eastAsia="Times New Roman" w:hAnsi="Times New Roman" w:cs="David" w:hint="cs"/>
          <w:b/>
          <w:bCs/>
          <w:noProof/>
          <w:sz w:val="24"/>
          <w:szCs w:val="24"/>
          <w:rtl/>
        </w:rPr>
        <mc:AlternateContent>
          <mc:Choice Requires="wps">
            <w:drawing>
              <wp:anchor distT="0" distB="0" distL="114300" distR="114300" simplePos="0" relativeHeight="251660288" behindDoc="0" locked="0" layoutInCell="1" allowOverlap="1" wp14:anchorId="3BC75037" wp14:editId="685D18D5">
                <wp:simplePos x="0" y="0"/>
                <wp:positionH relativeFrom="column">
                  <wp:posOffset>1703705</wp:posOffset>
                </wp:positionH>
                <wp:positionV relativeFrom="paragraph">
                  <wp:posOffset>224790</wp:posOffset>
                </wp:positionV>
                <wp:extent cx="1604645" cy="0"/>
                <wp:effectExtent l="12700" t="13335" r="11430" b="5715"/>
                <wp:wrapNone/>
                <wp:docPr id="28" name="מחבר ישר 2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160464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F983CF2" id="מחבר ישר 28" o:spid="_x0000_s1026" style="position:absolute;left:0;text-align:left;flip:x;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34.15pt,17.7pt" to="260.5pt,17.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"/>
            </w:pict>
          </mc:Fallback>
        </mc:AlternateContent>
      </w:r>
      <w:r w:rsidRPr="00E56613">
        <w:rPr>
          <w:rFonts w:ascii="Times New Roman" w:eastAsia="Times New Roman" w:hAnsi="Times New Roman" w:cs="David" w:hint="cs"/>
          <w:b/>
          <w:bCs/>
          <w:noProof/>
          <w:sz w:val="24"/>
          <w:szCs w:val="24"/>
          <w:rtl/>
        </w:rPr>
        <mc:AlternateContent>
          <mc:Choice Requires="wps">
            <w:drawing>
              <wp:anchor distT="0" distB="0" distL="114300" distR="114300" simplePos="0" relativeHeight="251658240" behindDoc="0" locked="0" layoutInCell="1" allowOverlap="1" wp14:anchorId="568E8ED3" wp14:editId="360A20A0">
                <wp:simplePos x="0" y="0"/>
                <wp:positionH relativeFrom="column">
                  <wp:posOffset>3919855</wp:posOffset>
                </wp:positionH>
                <wp:positionV relativeFrom="paragraph">
                  <wp:posOffset>224790</wp:posOffset>
                </wp:positionV>
                <wp:extent cx="1407795" cy="0"/>
                <wp:effectExtent l="9525" t="13335" r="11430" b="5715"/>
                <wp:wrapNone/>
                <wp:docPr id="27" name="מחבר ישר 2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140779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3F364BE" id="מחבר ישר 27" o:spid="_x0000_s1026" style="position:absolute;left:0;text-align:left;flip:x;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08.65pt,17.7pt" to="419.5pt,17.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"/>
            </w:pict>
          </mc:Fallback>
        </mc:AlternateContent>
      </w:r>
      <w:r w:rsidRPr="00E56613">
        <w:rPr>
          <w:rFonts w:ascii="Times New Roman" w:eastAsia="Times New Roman" w:hAnsi="Times New Roman" w:cs="David" w:hint="cs"/>
          <w:b/>
          <w:bCs/>
          <w:sz w:val="24"/>
          <w:szCs w:val="24"/>
          <w:rtl/>
          <w:lang w:eastAsia="he-IL"/>
        </w:rPr>
        <w:t xml:space="preserve"> </w:t>
      </w:r>
    </w:p>
    <w:p w14:paraId="7E12ADA5" w14:textId="77777777" w:rsidR="00E56613" w:rsidRPr="00E56613" w:rsidRDefault="00E56613" w:rsidP="00E56613">
      <w:pPr>
        <w:spacing w:before="0" w:beforeAutospacing="0" w:after="0" w:afterAutospacing="0" w:line="360" w:lineRule="auto"/>
        <w:rPr>
          <w:rFonts w:ascii="Times New Roman" w:eastAsia="Times New Roman" w:hAnsi="Times New Roman" w:cs="David"/>
          <w:b/>
          <w:bCs/>
          <w:sz w:val="24"/>
          <w:szCs w:val="24"/>
          <w:lang w:eastAsia="he-IL"/>
        </w:rPr>
      </w:pPr>
      <w:r w:rsidRPr="00E56613">
        <w:rPr>
          <w:rFonts w:ascii="Times New Roman" w:eastAsia="Times New Roman" w:hAnsi="Times New Roman" w:cs="David" w:hint="cs"/>
          <w:b/>
          <w:bCs/>
          <w:noProof/>
          <w:sz w:val="24"/>
          <w:szCs w:val="24"/>
          <w:rtl/>
        </w:rPr>
        <mc:AlternateContent>
          <mc:Choice Requires="wps">
            <w:drawing>
              <wp:anchor distT="0" distB="0" distL="114300" distR="114300" simplePos="0" relativeHeight="251662336" behindDoc="0" locked="0" layoutInCell="1" allowOverlap="1" wp14:anchorId="3D926A26" wp14:editId="34FF0D58">
                <wp:simplePos x="0" y="0"/>
                <wp:positionH relativeFrom="column">
                  <wp:posOffset>209550</wp:posOffset>
                </wp:positionH>
                <wp:positionV relativeFrom="paragraph">
                  <wp:posOffset>12700</wp:posOffset>
                </wp:positionV>
                <wp:extent cx="800100" cy="0"/>
                <wp:effectExtent l="13970" t="6985" r="5080" b="12065"/>
                <wp:wrapNone/>
                <wp:docPr id="26" name="מחבר ישר 2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8001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E311BEC" id="מחבר ישר 26" o:spid="_x0000_s1026" style="position:absolute;left:0;text-align:left;flip:x;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6.5pt,1pt" to="79.5pt,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"/>
            </w:pict>
          </mc:Fallback>
        </mc:AlternateContent>
      </w:r>
      <w:r w:rsidRPr="00E56613">
        <w:rPr>
          <w:rFonts w:ascii="Times New Roman" w:eastAsia="Times New Roman" w:hAnsi="Times New Roman" w:cs="David" w:hint="cs"/>
          <w:b/>
          <w:bCs/>
          <w:sz w:val="24"/>
          <w:szCs w:val="24"/>
          <w:rtl/>
          <w:lang w:eastAsia="he-IL"/>
        </w:rPr>
        <w:t xml:space="preserve">נציג חב' הניהול והפקוח </w:t>
      </w:r>
      <w:r w:rsidRPr="00E56613">
        <w:rPr>
          <w:rFonts w:ascii="Times New Roman" w:eastAsia="Times New Roman" w:hAnsi="Times New Roman" w:cs="David" w:hint="cs"/>
          <w:b/>
          <w:bCs/>
          <w:sz w:val="24"/>
          <w:szCs w:val="24"/>
          <w:rtl/>
          <w:lang w:eastAsia="he-IL"/>
        </w:rPr>
        <w:tab/>
      </w:r>
      <w:r w:rsidRPr="00E56613">
        <w:rPr>
          <w:rFonts w:ascii="Times New Roman" w:eastAsia="Times New Roman" w:hAnsi="Times New Roman" w:cs="David" w:hint="cs"/>
          <w:b/>
          <w:bCs/>
          <w:sz w:val="24"/>
          <w:szCs w:val="24"/>
          <w:rtl/>
          <w:lang w:eastAsia="he-IL"/>
        </w:rPr>
        <w:tab/>
        <w:t xml:space="preserve">       בעל  חב' הניהול והפקוח </w:t>
      </w:r>
      <w:r w:rsidRPr="00E56613">
        <w:rPr>
          <w:rFonts w:ascii="Times New Roman" w:eastAsia="Times New Roman" w:hAnsi="Times New Roman" w:cs="David" w:hint="cs"/>
          <w:b/>
          <w:bCs/>
          <w:sz w:val="24"/>
          <w:szCs w:val="24"/>
          <w:rtl/>
          <w:lang w:eastAsia="he-IL"/>
        </w:rPr>
        <w:tab/>
      </w:r>
      <w:r w:rsidRPr="00E56613">
        <w:rPr>
          <w:rFonts w:ascii="Times New Roman" w:eastAsia="Times New Roman" w:hAnsi="Times New Roman" w:cs="David" w:hint="cs"/>
          <w:b/>
          <w:bCs/>
          <w:sz w:val="24"/>
          <w:szCs w:val="24"/>
          <w:rtl/>
          <w:lang w:eastAsia="he-IL"/>
        </w:rPr>
        <w:tab/>
        <w:t xml:space="preserve">           תאריך </w:t>
      </w:r>
    </w:p>
    <w:p w14:paraId="2D9C8E46" w14:textId="77777777" w:rsidR="00E56613" w:rsidRPr="00E56613" w:rsidRDefault="00E56613" w:rsidP="00E56613">
      <w:pPr>
        <w:spacing w:before="0" w:beforeAutospacing="0" w:after="0" w:afterAutospacing="0" w:line="240" w:lineRule="auto"/>
        <w:rPr>
          <w:rFonts w:ascii="Times New Roman" w:eastAsia="Times New Roman" w:hAnsi="Times New Roman" w:cs="David"/>
          <w:noProof/>
          <w:sz w:val="20"/>
          <w:szCs w:val="24"/>
          <w:lang w:eastAsia="he-IL"/>
        </w:rPr>
      </w:pPr>
    </w:p>
    <w:p w14:paraId="6A0AECAB" w14:textId="77777777" w:rsidR="00E56613" w:rsidRPr="00E56613" w:rsidRDefault="00E56613" w:rsidP="00E56613">
      <w:pPr>
        <w:spacing w:before="0" w:beforeAutospacing="0" w:after="0" w:afterAutospacing="0" w:line="240" w:lineRule="auto"/>
        <w:rPr>
          <w:rFonts w:ascii="Times New Roman" w:eastAsia="Times New Roman" w:hAnsi="Times New Roman" w:cs="David"/>
          <w:noProof/>
          <w:sz w:val="20"/>
          <w:szCs w:val="20"/>
          <w:rtl/>
          <w:lang w:eastAsia="he-IL"/>
        </w:rPr>
      </w:pPr>
      <w:r w:rsidRPr="00E56613">
        <w:rPr>
          <w:rFonts w:ascii="Times New Roman" w:eastAsia="Times New Roman" w:hAnsi="Times New Roman" w:cs="David" w:hint="cs"/>
          <w:noProof/>
          <w:sz w:val="20"/>
          <w:szCs w:val="20"/>
          <w:rtl/>
          <w:lang w:eastAsia="he-IL"/>
        </w:rPr>
        <w:t xml:space="preserve"> </w:t>
      </w:r>
    </w:p>
    <w:p w14:paraId="402642C6" w14:textId="77777777" w:rsidR="00E56613" w:rsidRPr="00E56613" w:rsidRDefault="00E56613" w:rsidP="00E56613">
      <w:pPr>
        <w:spacing w:before="0" w:beforeAutospacing="0" w:after="0" w:afterAutospacing="0" w:line="240" w:lineRule="auto"/>
        <w:rPr>
          <w:rFonts w:ascii="Times New Roman" w:eastAsia="Times New Roman" w:hAnsi="Times New Roman" w:cs="David"/>
          <w:noProof/>
          <w:sz w:val="20"/>
          <w:szCs w:val="24"/>
          <w:rtl/>
          <w:lang w:eastAsia="he-IL"/>
        </w:rPr>
      </w:pPr>
    </w:p>
    <w:p w14:paraId="16DC79ED" w14:textId="77777777" w:rsidR="00E56613" w:rsidRPr="00E56613" w:rsidRDefault="00E56613" w:rsidP="00E56613">
      <w:pPr>
        <w:spacing w:before="0" w:beforeAutospacing="0" w:after="0" w:afterAutospacing="0" w:line="240" w:lineRule="auto"/>
        <w:rPr>
          <w:rFonts w:ascii="Times New Roman" w:eastAsia="Times New Roman" w:hAnsi="Times New Roman" w:cs="David"/>
          <w:noProof/>
          <w:sz w:val="20"/>
          <w:szCs w:val="24"/>
          <w:rtl/>
          <w:lang w:eastAsia="he-IL"/>
        </w:rPr>
      </w:pPr>
    </w:p>
    <w:p w14:paraId="233E4454" w14:textId="77777777" w:rsidR="00E56613" w:rsidRPr="00E56613" w:rsidRDefault="00E56613" w:rsidP="00E56613">
      <w:pPr>
        <w:spacing w:before="0" w:beforeAutospacing="0" w:after="0" w:afterAutospacing="0" w:line="240" w:lineRule="auto"/>
        <w:rPr>
          <w:rFonts w:ascii="Times New Roman" w:eastAsia="Times New Roman" w:hAnsi="Times New Roman" w:cs="David"/>
          <w:noProof/>
          <w:sz w:val="20"/>
          <w:szCs w:val="24"/>
          <w:rtl/>
          <w:lang w:eastAsia="he-IL"/>
        </w:rPr>
      </w:pPr>
    </w:p>
    <w:p w14:paraId="26D00C14" w14:textId="77777777" w:rsidR="00E56613" w:rsidRDefault="00E56613" w:rsidP="00E56613">
      <w:pPr>
        <w:spacing w:before="0" w:beforeAutospacing="0" w:after="0" w:afterAutospacing="0" w:line="240" w:lineRule="auto"/>
        <w:rPr>
          <w:rFonts w:ascii="Times New Roman" w:eastAsia="Times New Roman" w:hAnsi="Times New Roman" w:cs="David"/>
          <w:noProof/>
          <w:sz w:val="20"/>
          <w:szCs w:val="24"/>
          <w:rtl/>
          <w:lang w:eastAsia="he-IL"/>
        </w:rPr>
      </w:pPr>
    </w:p>
    <w:p w14:paraId="166C32A3" w14:textId="77777777" w:rsidR="00C96B78" w:rsidRDefault="00C96B78" w:rsidP="00E56613">
      <w:pPr>
        <w:spacing w:before="0" w:beforeAutospacing="0" w:after="0" w:afterAutospacing="0" w:line="240" w:lineRule="auto"/>
        <w:rPr>
          <w:rFonts w:ascii="Times New Roman" w:eastAsia="Times New Roman" w:hAnsi="Times New Roman" w:cs="David"/>
          <w:noProof/>
          <w:sz w:val="20"/>
          <w:szCs w:val="24"/>
          <w:rtl/>
          <w:lang w:eastAsia="he-IL"/>
        </w:rPr>
      </w:pPr>
    </w:p>
    <w:p w14:paraId="4FDF42BF" w14:textId="77777777" w:rsidR="00C96B78" w:rsidRDefault="00C96B78" w:rsidP="00E56613">
      <w:pPr>
        <w:spacing w:before="0" w:beforeAutospacing="0" w:after="0" w:afterAutospacing="0" w:line="240" w:lineRule="auto"/>
        <w:rPr>
          <w:rFonts w:ascii="Times New Roman" w:eastAsia="Times New Roman" w:hAnsi="Times New Roman" w:cs="David"/>
          <w:noProof/>
          <w:sz w:val="20"/>
          <w:szCs w:val="24"/>
          <w:rtl/>
          <w:lang w:eastAsia="he-IL"/>
        </w:rPr>
      </w:pPr>
    </w:p>
    <w:p w14:paraId="431087AE" w14:textId="77777777" w:rsidR="00C96B78" w:rsidRDefault="00C96B78" w:rsidP="00E56613">
      <w:pPr>
        <w:spacing w:before="0" w:beforeAutospacing="0" w:after="0" w:afterAutospacing="0" w:line="240" w:lineRule="auto"/>
        <w:rPr>
          <w:rFonts w:ascii="Times New Roman" w:eastAsia="Times New Roman" w:hAnsi="Times New Roman" w:cs="David"/>
          <w:noProof/>
          <w:sz w:val="20"/>
          <w:szCs w:val="24"/>
          <w:rtl/>
          <w:lang w:eastAsia="he-IL"/>
        </w:rPr>
      </w:pPr>
    </w:p>
    <w:p w14:paraId="6C32066F" w14:textId="77777777" w:rsidR="00C96B78" w:rsidRDefault="00C96B78" w:rsidP="00E56613">
      <w:pPr>
        <w:spacing w:before="0" w:beforeAutospacing="0" w:after="0" w:afterAutospacing="0" w:line="240" w:lineRule="auto"/>
        <w:rPr>
          <w:rFonts w:ascii="Times New Roman" w:eastAsia="Times New Roman" w:hAnsi="Times New Roman" w:cs="David"/>
          <w:noProof/>
          <w:sz w:val="20"/>
          <w:szCs w:val="24"/>
          <w:rtl/>
          <w:lang w:eastAsia="he-IL"/>
        </w:rPr>
      </w:pPr>
    </w:p>
    <w:p w14:paraId="562DC390" w14:textId="77777777" w:rsidR="00C96B78" w:rsidRDefault="00C96B78" w:rsidP="00E56613">
      <w:pPr>
        <w:spacing w:before="0" w:beforeAutospacing="0" w:after="0" w:afterAutospacing="0" w:line="240" w:lineRule="auto"/>
        <w:rPr>
          <w:rFonts w:ascii="Times New Roman" w:eastAsia="Times New Roman" w:hAnsi="Times New Roman" w:cs="David"/>
          <w:noProof/>
          <w:sz w:val="20"/>
          <w:szCs w:val="24"/>
          <w:rtl/>
          <w:lang w:eastAsia="he-IL"/>
        </w:rPr>
      </w:pPr>
    </w:p>
    <w:p w14:paraId="34B4533D" w14:textId="77777777" w:rsidR="00C96B78" w:rsidRDefault="00C96B78" w:rsidP="00E56613">
      <w:pPr>
        <w:spacing w:before="0" w:beforeAutospacing="0" w:after="0" w:afterAutospacing="0" w:line="240" w:lineRule="auto"/>
        <w:rPr>
          <w:rFonts w:ascii="Times New Roman" w:eastAsia="Times New Roman" w:hAnsi="Times New Roman" w:cs="David"/>
          <w:noProof/>
          <w:sz w:val="20"/>
          <w:szCs w:val="24"/>
          <w:rtl/>
          <w:lang w:eastAsia="he-IL"/>
        </w:rPr>
      </w:pPr>
    </w:p>
    <w:p w14:paraId="04EA2288" w14:textId="77777777" w:rsidR="00967621" w:rsidRDefault="00967621" w:rsidP="00E56613">
      <w:pPr>
        <w:spacing w:before="0" w:beforeAutospacing="0" w:after="0" w:afterAutospacing="0" w:line="240" w:lineRule="auto"/>
        <w:rPr>
          <w:rFonts w:ascii="Times New Roman" w:eastAsia="Times New Roman" w:hAnsi="Times New Roman" w:cs="David"/>
          <w:noProof/>
          <w:sz w:val="20"/>
          <w:szCs w:val="24"/>
          <w:rtl/>
          <w:lang w:eastAsia="he-IL"/>
        </w:rPr>
      </w:pPr>
    </w:p>
    <w:p w14:paraId="253B66F1" w14:textId="77777777" w:rsidR="00C96B78" w:rsidRDefault="00C96B78" w:rsidP="00E56613">
      <w:pPr>
        <w:spacing w:before="0" w:beforeAutospacing="0" w:after="0" w:afterAutospacing="0" w:line="240" w:lineRule="auto"/>
        <w:rPr>
          <w:rFonts w:ascii="Times New Roman" w:eastAsia="Times New Roman" w:hAnsi="Times New Roman" w:cs="David"/>
          <w:noProof/>
          <w:sz w:val="20"/>
          <w:szCs w:val="24"/>
          <w:rtl/>
          <w:lang w:eastAsia="he-IL"/>
        </w:rPr>
      </w:pPr>
    </w:p>
    <w:p w14:paraId="72E8F37B" w14:textId="77777777" w:rsidR="00C96B78" w:rsidRPr="00E56613" w:rsidRDefault="00C96B78" w:rsidP="00E56613">
      <w:pPr>
        <w:spacing w:before="0" w:beforeAutospacing="0" w:after="0" w:afterAutospacing="0" w:line="240" w:lineRule="auto"/>
        <w:rPr>
          <w:rFonts w:ascii="Times New Roman" w:eastAsia="Times New Roman" w:hAnsi="Times New Roman" w:cs="David"/>
          <w:noProof/>
          <w:sz w:val="20"/>
          <w:szCs w:val="24"/>
          <w:lang w:eastAsia="he-IL"/>
        </w:rPr>
      </w:pPr>
    </w:p>
    <w:p w14:paraId="6DD19DE8" w14:textId="77777777" w:rsidR="00CD6E5A" w:rsidRDefault="00CD6E5A" w:rsidP="00E56613">
      <w:pPr>
        <w:spacing w:before="0" w:beforeAutospacing="0" w:after="0" w:afterAutospacing="0" w:line="360" w:lineRule="auto"/>
        <w:rPr>
          <w:rFonts w:ascii="David" w:eastAsia="Times New Roman" w:hAnsi="David" w:cs="David"/>
          <w:sz w:val="26"/>
          <w:szCs w:val="26"/>
          <w:rtl/>
        </w:rPr>
      </w:pPr>
      <w:r>
        <w:rPr>
          <w:rFonts w:ascii="David" w:eastAsia="Times New Roman" w:hAnsi="David" w:cs="David"/>
          <w:sz w:val="26"/>
          <w:szCs w:val="26"/>
          <w:rtl/>
        </w:rPr>
        <w:br w:type="page"/>
      </w:r>
    </w:p>
    <w:p w14:paraId="1DA3C099" w14:textId="77777777" w:rsidR="00E56613" w:rsidRPr="00E56613" w:rsidRDefault="00E56613" w:rsidP="00E56613">
      <w:pPr>
        <w:spacing w:before="0" w:beforeAutospacing="0" w:after="0" w:afterAutospacing="0" w:line="360" w:lineRule="auto"/>
        <w:rPr>
          <w:rFonts w:ascii="David" w:eastAsia="Times New Roman" w:hAnsi="David" w:cs="David"/>
          <w:sz w:val="26"/>
          <w:szCs w:val="26"/>
          <w:rtl/>
        </w:rPr>
      </w:pPr>
    </w:p>
    <w:p w14:paraId="2E20760A" w14:textId="77777777" w:rsidR="00E56613" w:rsidRPr="00E56613" w:rsidRDefault="00E56613" w:rsidP="00E56613">
      <w:pPr>
        <w:tabs>
          <w:tab w:val="center" w:pos="4153"/>
          <w:tab w:val="right" w:pos="8306"/>
        </w:tabs>
        <w:spacing w:before="0" w:beforeAutospacing="0" w:after="0" w:afterAutospacing="0" w:line="360" w:lineRule="auto"/>
        <w:jc w:val="center"/>
        <w:rPr>
          <w:rFonts w:ascii="Times New Roman" w:eastAsia="Times New Roman" w:hAnsi="Times New Roman" w:cs="Times New Roman"/>
          <w:sz w:val="26"/>
          <w:szCs w:val="26"/>
          <w:rtl/>
          <w:lang w:val="x-none" w:eastAsia="x-none"/>
        </w:rPr>
      </w:pPr>
      <w:r w:rsidRPr="00E56613">
        <w:rPr>
          <w:rFonts w:ascii="Times New Roman" w:eastAsia="Times New Roman" w:hAnsi="Times New Roman" w:cs="Times New Roman"/>
          <w:noProof/>
          <w:sz w:val="26"/>
          <w:szCs w:val="26"/>
        </w:rPr>
        <w:drawing>
          <wp:inline distT="0" distB="0" distL="0" distR="0" wp14:anchorId="37AFC522" wp14:editId="6D2A6CDC">
            <wp:extent cx="5276850" cy="466725"/>
            <wp:effectExtent l="0" t="0" r="0" b="9525"/>
            <wp:docPr id="18" name="תמונה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תמונה 1"/>
                    <pic:cNvPicPr>
                      <a:picLocks noChangeAspect="1" noChangeArrowheads="1"/>
                    </pic:cNvPicPr>
                  </pic:nvPicPr>
                  <pic:blipFill>
                    <a:blip r:embed="rId14">
                      <a:extLst>
                        <a:ext uri="{28A0092B-C50C-407E-A947-70E740481C1C}">
                          <a14:useLocalDpi xmlns:a14="http://schemas.microsoft.com/office/drawing/2010/main" val="0"/>
                        </a:ext>
                      </a:extLst>
                    </a:blip>
                    <a:srcRect t="30597" b="23880"/>
                    <a:stretch>
                      <a:fillRect/>
                    </a:stretch>
                  </pic:blipFill>
                  <pic:spPr bwMode="auto">
                    <a:xfrm>
                      <a:off x="0" y="0"/>
                      <a:ext cx="5276850" cy="466725"/>
                    </a:xfrm>
                    <a:prstGeom prst="rect">
                      <a:avLst/>
                    </a:prstGeom>
                    <a:noFill/>
                    <a:ln>
                      <a:noFill/>
                    </a:ln>
                  </pic:spPr>
                </pic:pic>
              </a:graphicData>
            </a:graphic>
          </wp:inline>
        </w:drawing>
      </w:r>
    </w:p>
    <w:p w14:paraId="2E5D29E9" w14:textId="77777777" w:rsidR="00E56613" w:rsidRPr="00E56613" w:rsidRDefault="00E56613" w:rsidP="00E56613">
      <w:pPr>
        <w:tabs>
          <w:tab w:val="center" w:pos="4153"/>
          <w:tab w:val="right" w:pos="8306"/>
        </w:tabs>
        <w:spacing w:before="0" w:beforeAutospacing="0" w:after="0" w:afterAutospacing="0" w:line="360" w:lineRule="auto"/>
        <w:jc w:val="both"/>
        <w:rPr>
          <w:rFonts w:ascii="Times New Roman" w:eastAsia="Times New Roman" w:hAnsi="Times New Roman" w:cs="David"/>
          <w:sz w:val="26"/>
          <w:szCs w:val="26"/>
          <w:rtl/>
        </w:rPr>
      </w:pPr>
      <w:r w:rsidRPr="00E56613">
        <w:rPr>
          <w:rFonts w:ascii="Times New Roman" w:eastAsia="Times New Roman" w:hAnsi="Times New Roman" w:cs="David" w:hint="cs"/>
          <w:sz w:val="26"/>
          <w:szCs w:val="26"/>
          <w:rtl/>
        </w:rPr>
        <w:tab/>
      </w:r>
    </w:p>
    <w:p w14:paraId="471DA609" w14:textId="77777777" w:rsidR="00E56613" w:rsidRPr="00967621" w:rsidRDefault="00E56613" w:rsidP="00E56613">
      <w:pPr>
        <w:tabs>
          <w:tab w:val="center" w:pos="4153"/>
          <w:tab w:val="right" w:pos="8306"/>
        </w:tabs>
        <w:spacing w:before="0" w:beforeAutospacing="0" w:after="0" w:afterAutospacing="0" w:line="360" w:lineRule="auto"/>
        <w:jc w:val="right"/>
        <w:rPr>
          <w:rFonts w:ascii="Times New Roman" w:eastAsia="Times New Roman" w:hAnsi="Times New Roman" w:cs="David"/>
          <w:rtl/>
        </w:rPr>
      </w:pPr>
      <w:r w:rsidRPr="00967621">
        <w:rPr>
          <w:rFonts w:ascii="Times New Roman" w:eastAsia="Times New Roman" w:hAnsi="Times New Roman" w:cs="David" w:hint="cs"/>
          <w:rtl/>
        </w:rPr>
        <w:t>טופס מס' 3.2</w:t>
      </w:r>
    </w:p>
    <w:p w14:paraId="577791AB" w14:textId="77777777" w:rsidR="00E56613" w:rsidRPr="00E56613" w:rsidRDefault="00E56613" w:rsidP="00E56613">
      <w:pPr>
        <w:spacing w:before="0" w:beforeAutospacing="0" w:after="0" w:afterAutospacing="0" w:line="360" w:lineRule="auto"/>
        <w:rPr>
          <w:rFonts w:ascii="David" w:eastAsia="Times New Roman" w:hAnsi="David" w:cs="David"/>
          <w:sz w:val="26"/>
          <w:szCs w:val="26"/>
          <w:rtl/>
        </w:rPr>
      </w:pPr>
    </w:p>
    <w:p w14:paraId="211C2444" w14:textId="77777777" w:rsidR="00E56613" w:rsidRPr="00E56613" w:rsidRDefault="00E56613" w:rsidP="00E56613">
      <w:pPr>
        <w:spacing w:before="0" w:beforeAutospacing="0" w:after="0" w:afterAutospacing="0" w:line="360" w:lineRule="auto"/>
        <w:jc w:val="right"/>
        <w:rPr>
          <w:rFonts w:ascii="Times New Roman" w:eastAsia="Times New Roman" w:hAnsi="Times New Roman" w:cs="David"/>
          <w:sz w:val="24"/>
          <w:szCs w:val="24"/>
          <w:u w:val="single"/>
          <w:rtl/>
          <w:lang w:eastAsia="he-IL"/>
        </w:rPr>
      </w:pPr>
      <w:r w:rsidRPr="00E56613">
        <w:rPr>
          <w:rFonts w:ascii="Times New Roman" w:eastAsia="Times New Roman" w:hAnsi="Times New Roman" w:cs="David" w:hint="cs"/>
          <w:sz w:val="24"/>
          <w:szCs w:val="24"/>
          <w:rtl/>
          <w:lang w:eastAsia="he-IL"/>
        </w:rPr>
        <w:t>תאריך : _________</w:t>
      </w:r>
    </w:p>
    <w:p w14:paraId="4FA801B2" w14:textId="77777777" w:rsidR="00E56613" w:rsidRPr="00E56613" w:rsidRDefault="00E56613" w:rsidP="00E56613">
      <w:pPr>
        <w:spacing w:before="0" w:beforeAutospacing="0" w:after="0" w:afterAutospacing="0" w:line="360" w:lineRule="auto"/>
        <w:jc w:val="center"/>
        <w:rPr>
          <w:rFonts w:ascii="Times New Roman" w:eastAsia="Times New Roman" w:hAnsi="Times New Roman" w:cs="David"/>
          <w:b/>
          <w:bCs/>
          <w:sz w:val="28"/>
          <w:szCs w:val="28"/>
          <w:u w:val="single"/>
          <w:rtl/>
          <w:lang w:eastAsia="he-IL"/>
        </w:rPr>
      </w:pPr>
    </w:p>
    <w:p w14:paraId="7B55DDF5" w14:textId="77777777" w:rsidR="00E56613" w:rsidRPr="00E56613" w:rsidRDefault="00E56613" w:rsidP="00E56613">
      <w:pPr>
        <w:spacing w:before="0" w:beforeAutospacing="0" w:after="0" w:afterAutospacing="0" w:line="360" w:lineRule="auto"/>
        <w:jc w:val="center"/>
        <w:rPr>
          <w:rFonts w:ascii="Times New Roman" w:eastAsia="Times New Roman" w:hAnsi="Times New Roman" w:cs="David"/>
          <w:b/>
          <w:bCs/>
          <w:sz w:val="28"/>
          <w:szCs w:val="28"/>
          <w:u w:val="single"/>
          <w:rtl/>
          <w:lang w:eastAsia="he-IL"/>
        </w:rPr>
      </w:pPr>
    </w:p>
    <w:p w14:paraId="2830E71B" w14:textId="77777777" w:rsidR="00E56613" w:rsidRPr="00967621" w:rsidRDefault="00E56613" w:rsidP="00F239A0">
      <w:pPr>
        <w:spacing w:before="0" w:beforeAutospacing="0" w:after="0" w:afterAutospacing="0" w:line="360" w:lineRule="auto"/>
        <w:ind w:left="-483" w:hanging="142"/>
        <w:jc w:val="center"/>
        <w:rPr>
          <w:rFonts w:ascii="Times New Roman" w:eastAsia="Times New Roman" w:hAnsi="Times New Roman" w:cs="David"/>
          <w:b/>
          <w:bCs/>
          <w:sz w:val="24"/>
          <w:szCs w:val="24"/>
          <w:u w:val="single"/>
          <w:rtl/>
          <w:lang w:eastAsia="he-IL"/>
        </w:rPr>
      </w:pPr>
      <w:r w:rsidRPr="00967621">
        <w:rPr>
          <w:rFonts w:ascii="Times New Roman" w:eastAsia="Times New Roman" w:hAnsi="Times New Roman" w:cs="David" w:hint="cs"/>
          <w:b/>
          <w:bCs/>
          <w:sz w:val="24"/>
          <w:szCs w:val="24"/>
          <w:u w:val="single"/>
          <w:rtl/>
          <w:lang w:eastAsia="he-IL"/>
        </w:rPr>
        <w:t xml:space="preserve">אישור סיום עבודות ברכוש המשותף שבניין מס'              פרויקט     </w:t>
      </w:r>
      <w:r w:rsidR="00F239A0" w:rsidRPr="00967621">
        <w:rPr>
          <w:rFonts w:ascii="Times New Roman" w:eastAsia="Times New Roman" w:hAnsi="Times New Roman" w:cs="David" w:hint="cs"/>
          <w:b/>
          <w:bCs/>
          <w:sz w:val="24"/>
          <w:szCs w:val="24"/>
          <w:u w:val="single"/>
          <w:rtl/>
          <w:lang w:eastAsia="he-IL"/>
        </w:rPr>
        <w:t xml:space="preserve">                             </w:t>
      </w:r>
      <w:r w:rsidRPr="00967621">
        <w:rPr>
          <w:rFonts w:ascii="Times New Roman" w:eastAsia="Times New Roman" w:hAnsi="Times New Roman" w:cs="David" w:hint="cs"/>
          <w:b/>
          <w:bCs/>
          <w:sz w:val="24"/>
          <w:szCs w:val="24"/>
          <w:u w:val="single"/>
          <w:rtl/>
          <w:lang w:eastAsia="he-IL"/>
        </w:rPr>
        <w:t>.</w:t>
      </w:r>
    </w:p>
    <w:p w14:paraId="771ECE3F" w14:textId="77777777" w:rsidR="00E56613" w:rsidRPr="00F239A0" w:rsidRDefault="00E56613" w:rsidP="00F239A0">
      <w:pPr>
        <w:spacing w:before="0" w:beforeAutospacing="0" w:after="0" w:afterAutospacing="0" w:line="360" w:lineRule="auto"/>
        <w:jc w:val="center"/>
        <w:rPr>
          <w:rFonts w:ascii="Times New Roman" w:eastAsia="Times New Roman" w:hAnsi="Times New Roman" w:cs="David"/>
          <w:i/>
          <w:iCs/>
          <w:sz w:val="20"/>
          <w:szCs w:val="20"/>
          <w:rtl/>
          <w:lang w:eastAsia="he-IL"/>
        </w:rPr>
      </w:pPr>
      <w:r w:rsidRPr="00E56613">
        <w:rPr>
          <w:rFonts w:ascii="Times New Roman" w:eastAsia="Times New Roman" w:hAnsi="Times New Roman" w:cs="David" w:hint="cs"/>
          <w:i/>
          <w:iCs/>
          <w:sz w:val="20"/>
          <w:szCs w:val="20"/>
          <w:rtl/>
          <w:lang w:eastAsia="he-IL"/>
        </w:rPr>
        <w:t xml:space="preserve"> טופס זה ימולא וייחת</w:t>
      </w:r>
      <w:r w:rsidRPr="00E56613">
        <w:rPr>
          <w:rFonts w:ascii="Times New Roman" w:eastAsia="Times New Roman" w:hAnsi="Times New Roman" w:cs="David" w:hint="eastAsia"/>
          <w:i/>
          <w:iCs/>
          <w:sz w:val="20"/>
          <w:szCs w:val="20"/>
          <w:rtl/>
          <w:lang w:eastAsia="he-IL"/>
        </w:rPr>
        <w:t>ם</w:t>
      </w:r>
      <w:r w:rsidRPr="00E56613">
        <w:rPr>
          <w:rFonts w:ascii="Times New Roman" w:eastAsia="Times New Roman" w:hAnsi="Times New Roman" w:cs="David" w:hint="cs"/>
          <w:i/>
          <w:iCs/>
          <w:sz w:val="20"/>
          <w:szCs w:val="20"/>
          <w:rtl/>
          <w:lang w:eastAsia="he-IL"/>
        </w:rPr>
        <w:t xml:space="preserve"> עם סיום העבודות ברכוש המשותף לכל בניין</w:t>
      </w:r>
    </w:p>
    <w:p w14:paraId="73DB461D" w14:textId="77777777" w:rsidR="00E56613" w:rsidRPr="00E56613" w:rsidRDefault="00E56613" w:rsidP="00E56613">
      <w:pPr>
        <w:spacing w:before="0" w:beforeAutospacing="0" w:after="0" w:afterAutospacing="0" w:line="360" w:lineRule="auto"/>
        <w:jc w:val="both"/>
        <w:rPr>
          <w:rFonts w:ascii="Times New Roman" w:eastAsia="Times New Roman" w:hAnsi="Times New Roman" w:cs="David"/>
          <w:sz w:val="24"/>
          <w:szCs w:val="24"/>
          <w:rtl/>
          <w:lang w:eastAsia="he-IL"/>
        </w:rPr>
      </w:pPr>
    </w:p>
    <w:p w14:paraId="3E1DB0DC" w14:textId="77777777" w:rsidR="00E56613" w:rsidRPr="00E56613" w:rsidRDefault="00E56613" w:rsidP="00E56613">
      <w:pPr>
        <w:spacing w:before="0" w:beforeAutospacing="0" w:after="0" w:afterAutospacing="0" w:line="360" w:lineRule="auto"/>
        <w:jc w:val="both"/>
        <w:rPr>
          <w:rFonts w:ascii="Times New Roman" w:eastAsia="Times New Roman" w:hAnsi="Times New Roman" w:cs="David"/>
          <w:sz w:val="24"/>
          <w:szCs w:val="24"/>
          <w:rtl/>
          <w:lang w:eastAsia="he-IL"/>
        </w:rPr>
      </w:pPr>
      <w:r w:rsidRPr="00E56613">
        <w:rPr>
          <w:rFonts w:ascii="Times New Roman" w:eastAsia="Times New Roman" w:hAnsi="Times New Roman" w:cs="David" w:hint="cs"/>
          <w:sz w:val="24"/>
          <w:szCs w:val="24"/>
          <w:rtl/>
          <w:lang w:eastAsia="he-IL"/>
        </w:rPr>
        <w:t>אני הח"מ ______________  החתום עמכם בהסכם למתן שירותי ניהול פקוח בפרויקט שבנדון מגיש בזאת דו"ח סופי המאשר לאחר בדיקת הרכוש המשותף  לרבות : תיקונים , ניקיו</w:t>
      </w:r>
      <w:r w:rsidRPr="00E56613">
        <w:rPr>
          <w:rFonts w:ascii="Times New Roman" w:eastAsia="Times New Roman" w:hAnsi="Times New Roman" w:cs="David" w:hint="eastAsia"/>
          <w:sz w:val="24"/>
          <w:szCs w:val="24"/>
          <w:rtl/>
          <w:lang w:eastAsia="he-IL"/>
        </w:rPr>
        <w:t>ן</w:t>
      </w:r>
      <w:r w:rsidRPr="00E56613">
        <w:rPr>
          <w:rFonts w:ascii="Times New Roman" w:eastAsia="Times New Roman" w:hAnsi="Times New Roman" w:cs="David" w:hint="cs"/>
          <w:sz w:val="24"/>
          <w:szCs w:val="24"/>
          <w:rtl/>
          <w:lang w:eastAsia="he-IL"/>
        </w:rPr>
        <w:t xml:space="preserve"> , אישורים , תעודות וכיו"ב .</w:t>
      </w:r>
    </w:p>
    <w:p w14:paraId="1416B82C" w14:textId="77777777" w:rsidR="00E56613" w:rsidRPr="00E56613" w:rsidRDefault="00E56613" w:rsidP="00E56613">
      <w:pPr>
        <w:spacing w:before="0" w:beforeAutospacing="0" w:after="0" w:afterAutospacing="0" w:line="360" w:lineRule="auto"/>
        <w:rPr>
          <w:rFonts w:ascii="Times New Roman" w:eastAsia="Times New Roman" w:hAnsi="Times New Roman" w:cs="David"/>
          <w:sz w:val="24"/>
          <w:szCs w:val="24"/>
          <w:rtl/>
          <w:lang w:eastAsia="he-IL"/>
        </w:rPr>
      </w:pPr>
    </w:p>
    <w:p w14:paraId="46A43811" w14:textId="77777777" w:rsidR="00E56613" w:rsidRPr="00E56613" w:rsidRDefault="00E56613" w:rsidP="00E56613">
      <w:pPr>
        <w:spacing w:before="0" w:beforeAutospacing="0" w:after="0" w:afterAutospacing="0" w:line="360" w:lineRule="auto"/>
        <w:rPr>
          <w:rFonts w:ascii="Times New Roman" w:eastAsia="Times New Roman" w:hAnsi="Times New Roman" w:cs="David"/>
          <w:sz w:val="24"/>
          <w:szCs w:val="24"/>
          <w:u w:val="single"/>
          <w:rtl/>
          <w:lang w:eastAsia="he-IL"/>
        </w:rPr>
      </w:pPr>
    </w:p>
    <w:p w14:paraId="2507B3FA" w14:textId="77777777" w:rsidR="00E56613" w:rsidRPr="00E56613" w:rsidRDefault="00E56613" w:rsidP="00E56613">
      <w:pPr>
        <w:spacing w:before="0" w:beforeAutospacing="0" w:after="0" w:afterAutospacing="0" w:line="360" w:lineRule="auto"/>
        <w:rPr>
          <w:rFonts w:ascii="Times New Roman" w:eastAsia="Times New Roman" w:hAnsi="Times New Roman" w:cs="David"/>
          <w:sz w:val="24"/>
          <w:szCs w:val="24"/>
          <w:u w:val="single"/>
          <w:rtl/>
          <w:lang w:eastAsia="he-IL"/>
        </w:rPr>
      </w:pPr>
      <w:r w:rsidRPr="00E56613">
        <w:rPr>
          <w:rFonts w:ascii="Times New Roman" w:eastAsia="Times New Roman" w:hAnsi="Times New Roman" w:cs="David" w:hint="cs"/>
          <w:sz w:val="24"/>
          <w:szCs w:val="24"/>
          <w:u w:val="single"/>
          <w:rtl/>
          <w:lang w:eastAsia="he-IL"/>
        </w:rPr>
        <w:t xml:space="preserve">להלן סטאטוס הנושאים העיקריים שנבדקו על-ידנו ונמצאו כמוכנים סופית וכי לא נותרו כל רג'קטים בנושא: </w:t>
      </w:r>
    </w:p>
    <w:p w14:paraId="33904275" w14:textId="77777777" w:rsidR="00E56613" w:rsidRPr="00E56613" w:rsidRDefault="00E56613" w:rsidP="00237720">
      <w:pPr>
        <w:numPr>
          <w:ilvl w:val="0"/>
          <w:numId w:val="25"/>
        </w:numPr>
        <w:spacing w:before="0" w:beforeAutospacing="0" w:after="0" w:afterAutospacing="0" w:line="240" w:lineRule="auto"/>
        <w:jc w:val="both"/>
        <w:rPr>
          <w:rFonts w:ascii="Times New Roman" w:eastAsia="Times New Roman" w:hAnsi="Times New Roman" w:cs="David"/>
          <w:sz w:val="24"/>
          <w:szCs w:val="24"/>
          <w:lang w:eastAsia="he-IL"/>
        </w:rPr>
      </w:pPr>
      <w:r w:rsidRPr="00E56613">
        <w:rPr>
          <w:rFonts w:ascii="Times New Roman" w:eastAsia="Times New Roman" w:hAnsi="Times New Roman" w:cs="David" w:hint="cs"/>
          <w:sz w:val="24"/>
          <w:szCs w:val="24"/>
          <w:rtl/>
          <w:lang w:eastAsia="he-IL"/>
        </w:rPr>
        <w:t xml:space="preserve">כל העבודות הנדרשות בשטחי הרכוש המשותף (לרבות עבודות גמר, ריצוף, חיפוי, צבע, ארונות פח למערכות, תקרות דקורטיביות, עבודות גינון)  בכל האזורים לרבות הלוביים הקומתיים והלובי הראשי והקומה המפולשת וחדרי המדרגות והגגות וחדרי האשפה הקומתיים (לרבות מצנח אשפה) חדר אשפה ודחסנית,  והשטחים המגוננים והקומה המפולשת והחדרים הטכניים ומועדוני הדיירים והמחסנים המשותפים, והחניונים. </w:t>
      </w:r>
    </w:p>
    <w:p w14:paraId="405244AA" w14:textId="77777777" w:rsidR="00E56613" w:rsidRPr="00E56613" w:rsidRDefault="00E56613" w:rsidP="00237720">
      <w:pPr>
        <w:numPr>
          <w:ilvl w:val="0"/>
          <w:numId w:val="25"/>
        </w:numPr>
        <w:spacing w:before="0" w:beforeAutospacing="0" w:after="0" w:afterAutospacing="0" w:line="240" w:lineRule="auto"/>
        <w:jc w:val="both"/>
        <w:rPr>
          <w:rFonts w:ascii="Times New Roman" w:eastAsia="Times New Roman" w:hAnsi="Times New Roman" w:cs="David"/>
          <w:sz w:val="24"/>
          <w:szCs w:val="24"/>
          <w:lang w:eastAsia="he-IL"/>
        </w:rPr>
      </w:pPr>
      <w:r w:rsidRPr="00E56613">
        <w:rPr>
          <w:rFonts w:ascii="Times New Roman" w:eastAsia="Times New Roman" w:hAnsi="Times New Roman" w:cs="David" w:hint="cs"/>
          <w:sz w:val="24"/>
          <w:szCs w:val="24"/>
          <w:rtl/>
          <w:lang w:eastAsia="he-IL"/>
        </w:rPr>
        <w:t xml:space="preserve">אבן/טיח חוץ בקירות החיצוניים. </w:t>
      </w:r>
    </w:p>
    <w:p w14:paraId="2F211682" w14:textId="77777777" w:rsidR="00E56613" w:rsidRPr="00E56613" w:rsidRDefault="00E56613" w:rsidP="00237720">
      <w:pPr>
        <w:numPr>
          <w:ilvl w:val="0"/>
          <w:numId w:val="25"/>
        </w:numPr>
        <w:spacing w:before="0" w:beforeAutospacing="0" w:after="0" w:afterAutospacing="0" w:line="240" w:lineRule="auto"/>
        <w:jc w:val="both"/>
        <w:rPr>
          <w:rFonts w:ascii="Times New Roman" w:eastAsia="Times New Roman" w:hAnsi="Times New Roman" w:cs="David"/>
          <w:sz w:val="24"/>
          <w:szCs w:val="24"/>
          <w:lang w:eastAsia="he-IL"/>
        </w:rPr>
      </w:pPr>
      <w:r w:rsidRPr="00E56613">
        <w:rPr>
          <w:rFonts w:ascii="Times New Roman" w:eastAsia="Times New Roman" w:hAnsi="Times New Roman" w:cs="David" w:hint="cs"/>
          <w:sz w:val="24"/>
          <w:szCs w:val="24"/>
          <w:rtl/>
          <w:lang w:eastAsia="he-IL"/>
        </w:rPr>
        <w:t>דלתות כניסה, אש ואלומיניום נפתחים/נסגרים וננעלים כנדרש.</w:t>
      </w:r>
    </w:p>
    <w:p w14:paraId="23695085" w14:textId="77777777" w:rsidR="00E56613" w:rsidRPr="00E56613" w:rsidRDefault="00E56613" w:rsidP="00237720">
      <w:pPr>
        <w:numPr>
          <w:ilvl w:val="0"/>
          <w:numId w:val="25"/>
        </w:numPr>
        <w:spacing w:before="0" w:beforeAutospacing="0" w:after="0" w:afterAutospacing="0" w:line="240" w:lineRule="auto"/>
        <w:jc w:val="both"/>
        <w:rPr>
          <w:rFonts w:ascii="Times New Roman" w:eastAsia="Times New Roman" w:hAnsi="Times New Roman" w:cs="David"/>
          <w:sz w:val="24"/>
          <w:szCs w:val="24"/>
          <w:lang w:eastAsia="he-IL"/>
        </w:rPr>
      </w:pPr>
      <w:r w:rsidRPr="00E56613">
        <w:rPr>
          <w:rFonts w:ascii="Times New Roman" w:eastAsia="Times New Roman" w:hAnsi="Times New Roman" w:cs="David" w:hint="cs"/>
          <w:sz w:val="24"/>
          <w:szCs w:val="24"/>
          <w:rtl/>
          <w:lang w:eastAsia="he-IL"/>
        </w:rPr>
        <w:t xml:space="preserve">נקודות חשמל במקומם. </w:t>
      </w:r>
    </w:p>
    <w:p w14:paraId="1A42C93F" w14:textId="77777777" w:rsidR="00E56613" w:rsidRPr="00E56613" w:rsidRDefault="00E56613" w:rsidP="00237720">
      <w:pPr>
        <w:numPr>
          <w:ilvl w:val="0"/>
          <w:numId w:val="25"/>
        </w:numPr>
        <w:spacing w:before="0" w:beforeAutospacing="0" w:after="0" w:afterAutospacing="0" w:line="240" w:lineRule="auto"/>
        <w:jc w:val="both"/>
        <w:rPr>
          <w:rFonts w:ascii="Times New Roman" w:eastAsia="Times New Roman" w:hAnsi="Times New Roman" w:cs="David"/>
          <w:sz w:val="24"/>
          <w:szCs w:val="24"/>
          <w:lang w:eastAsia="he-IL"/>
        </w:rPr>
      </w:pPr>
      <w:r w:rsidRPr="00E56613">
        <w:rPr>
          <w:rFonts w:ascii="Times New Roman" w:eastAsia="Times New Roman" w:hAnsi="Times New Roman" w:cs="David" w:hint="cs"/>
          <w:sz w:val="24"/>
          <w:szCs w:val="24"/>
          <w:rtl/>
          <w:lang w:eastAsia="he-IL"/>
        </w:rPr>
        <w:t>מספורי ושמות מעגלים בלוח חשמל מצוינים.</w:t>
      </w:r>
    </w:p>
    <w:p w14:paraId="0F2F41F1" w14:textId="77777777" w:rsidR="00E56613" w:rsidRPr="00E56613" w:rsidRDefault="00E56613" w:rsidP="00237720">
      <w:pPr>
        <w:numPr>
          <w:ilvl w:val="0"/>
          <w:numId w:val="25"/>
        </w:numPr>
        <w:spacing w:before="0" w:beforeAutospacing="0" w:after="0" w:afterAutospacing="0" w:line="240" w:lineRule="auto"/>
        <w:jc w:val="both"/>
        <w:rPr>
          <w:rFonts w:ascii="Times New Roman" w:eastAsia="Times New Roman" w:hAnsi="Times New Roman" w:cs="David"/>
          <w:sz w:val="24"/>
          <w:szCs w:val="24"/>
          <w:lang w:eastAsia="he-IL"/>
        </w:rPr>
      </w:pPr>
      <w:r w:rsidRPr="00E56613">
        <w:rPr>
          <w:rFonts w:ascii="Times New Roman" w:eastAsia="Times New Roman" w:hAnsi="Times New Roman" w:cs="David" w:hint="cs"/>
          <w:sz w:val="24"/>
          <w:szCs w:val="24"/>
          <w:rtl/>
          <w:lang w:eastAsia="he-IL"/>
        </w:rPr>
        <w:t>תריסים ככל שישנן מתפקדים ללא תקלות ( נקיים וללא שריטות פנים חוץ לבניי</w:t>
      </w:r>
      <w:r w:rsidRPr="00E56613">
        <w:rPr>
          <w:rFonts w:ascii="Times New Roman" w:eastAsia="Times New Roman" w:hAnsi="Times New Roman" w:cs="David" w:hint="eastAsia"/>
          <w:sz w:val="24"/>
          <w:szCs w:val="24"/>
          <w:rtl/>
          <w:lang w:eastAsia="he-IL"/>
        </w:rPr>
        <w:t>ן</w:t>
      </w:r>
      <w:r w:rsidRPr="00E56613">
        <w:rPr>
          <w:rFonts w:ascii="Times New Roman" w:eastAsia="Times New Roman" w:hAnsi="Times New Roman" w:cs="David" w:hint="cs"/>
          <w:sz w:val="24"/>
          <w:szCs w:val="24"/>
          <w:rtl/>
          <w:lang w:eastAsia="he-IL"/>
        </w:rPr>
        <w:t xml:space="preserve"> ) </w:t>
      </w:r>
    </w:p>
    <w:p w14:paraId="23017C0A" w14:textId="77777777" w:rsidR="00E56613" w:rsidRPr="00E56613" w:rsidRDefault="00E56613" w:rsidP="00237720">
      <w:pPr>
        <w:numPr>
          <w:ilvl w:val="0"/>
          <w:numId w:val="25"/>
        </w:numPr>
        <w:spacing w:before="0" w:beforeAutospacing="0" w:after="0" w:afterAutospacing="0" w:line="240" w:lineRule="auto"/>
        <w:jc w:val="both"/>
        <w:rPr>
          <w:rFonts w:ascii="Times New Roman" w:eastAsia="Times New Roman" w:hAnsi="Times New Roman" w:cs="David"/>
          <w:sz w:val="24"/>
          <w:szCs w:val="24"/>
          <w:lang w:eastAsia="he-IL"/>
        </w:rPr>
      </w:pPr>
      <w:r w:rsidRPr="00E56613">
        <w:rPr>
          <w:rFonts w:ascii="Times New Roman" w:eastAsia="Times New Roman" w:hAnsi="Times New Roman" w:cs="David" w:hint="cs"/>
          <w:sz w:val="24"/>
          <w:szCs w:val="24"/>
          <w:rtl/>
          <w:lang w:eastAsia="he-IL"/>
        </w:rPr>
        <w:t>חלונות, דלתות אלומיניו</w:t>
      </w:r>
      <w:r w:rsidRPr="00E56613">
        <w:rPr>
          <w:rFonts w:ascii="Times New Roman" w:eastAsia="Times New Roman" w:hAnsi="Times New Roman" w:cs="David" w:hint="eastAsia"/>
          <w:sz w:val="24"/>
          <w:szCs w:val="24"/>
          <w:rtl/>
          <w:lang w:eastAsia="he-IL"/>
        </w:rPr>
        <w:t>ם</w:t>
      </w:r>
      <w:r w:rsidRPr="00E56613">
        <w:rPr>
          <w:rFonts w:ascii="Times New Roman" w:eastAsia="Times New Roman" w:hAnsi="Times New Roman" w:cs="David" w:hint="cs"/>
          <w:sz w:val="24"/>
          <w:szCs w:val="24"/>
          <w:rtl/>
          <w:lang w:eastAsia="he-IL"/>
        </w:rPr>
        <w:t xml:space="preserve">  נפתחים/נסגרים וננעלים כנדרש , זיגוג תקין.</w:t>
      </w:r>
    </w:p>
    <w:p w14:paraId="0B005C09" w14:textId="77777777" w:rsidR="00E56613" w:rsidRPr="00E56613" w:rsidRDefault="00E56613" w:rsidP="00237720">
      <w:pPr>
        <w:numPr>
          <w:ilvl w:val="0"/>
          <w:numId w:val="25"/>
        </w:numPr>
        <w:spacing w:before="0" w:beforeAutospacing="0" w:after="0" w:afterAutospacing="0" w:line="240" w:lineRule="auto"/>
        <w:jc w:val="both"/>
        <w:rPr>
          <w:rFonts w:ascii="Times New Roman" w:eastAsia="Times New Roman" w:hAnsi="Times New Roman" w:cs="David"/>
          <w:sz w:val="24"/>
          <w:szCs w:val="24"/>
          <w:lang w:eastAsia="he-IL"/>
        </w:rPr>
      </w:pPr>
      <w:r w:rsidRPr="00E56613">
        <w:rPr>
          <w:rFonts w:ascii="Times New Roman" w:eastAsia="Times New Roman" w:hAnsi="Times New Roman" w:cs="David" w:hint="cs"/>
          <w:sz w:val="24"/>
          <w:szCs w:val="24"/>
          <w:rtl/>
          <w:lang w:eastAsia="he-IL"/>
        </w:rPr>
        <w:t>כל האזורים הציבוריים נקיים לאחר שטיפה , כולל ניקוי אלומיניו</w:t>
      </w:r>
      <w:r w:rsidRPr="00E56613">
        <w:rPr>
          <w:rFonts w:ascii="Times New Roman" w:eastAsia="Times New Roman" w:hAnsi="Times New Roman" w:cs="David" w:hint="eastAsia"/>
          <w:sz w:val="24"/>
          <w:szCs w:val="24"/>
          <w:rtl/>
          <w:lang w:eastAsia="he-IL"/>
        </w:rPr>
        <w:t>ם</w:t>
      </w:r>
      <w:r w:rsidRPr="00E56613">
        <w:rPr>
          <w:rFonts w:ascii="Times New Roman" w:eastAsia="Times New Roman" w:hAnsi="Times New Roman" w:cs="David" w:hint="cs"/>
          <w:sz w:val="24"/>
          <w:szCs w:val="24"/>
          <w:rtl/>
          <w:lang w:eastAsia="he-IL"/>
        </w:rPr>
        <w:t xml:space="preserve"> זיגו</w:t>
      </w:r>
      <w:r w:rsidRPr="00E56613">
        <w:rPr>
          <w:rFonts w:ascii="Times New Roman" w:eastAsia="Times New Roman" w:hAnsi="Times New Roman" w:cs="David" w:hint="eastAsia"/>
          <w:sz w:val="24"/>
          <w:szCs w:val="24"/>
          <w:rtl/>
          <w:lang w:eastAsia="he-IL"/>
        </w:rPr>
        <w:t>ג</w:t>
      </w:r>
      <w:r w:rsidRPr="00E56613">
        <w:rPr>
          <w:rFonts w:ascii="Times New Roman" w:eastAsia="Times New Roman" w:hAnsi="Times New Roman" w:cs="David" w:hint="cs"/>
          <w:sz w:val="24"/>
          <w:szCs w:val="24"/>
          <w:rtl/>
          <w:lang w:eastAsia="he-IL"/>
        </w:rPr>
        <w:t xml:space="preserve"> וכו' </w:t>
      </w:r>
    </w:p>
    <w:p w14:paraId="27D774ED" w14:textId="77777777" w:rsidR="00E56613" w:rsidRPr="00E56613" w:rsidRDefault="00E56613" w:rsidP="00237720">
      <w:pPr>
        <w:numPr>
          <w:ilvl w:val="0"/>
          <w:numId w:val="25"/>
        </w:numPr>
        <w:spacing w:before="0" w:beforeAutospacing="0" w:after="0" w:afterAutospacing="0" w:line="240" w:lineRule="auto"/>
        <w:jc w:val="both"/>
        <w:rPr>
          <w:rFonts w:ascii="Times New Roman" w:eastAsia="Times New Roman" w:hAnsi="Times New Roman" w:cs="David"/>
          <w:sz w:val="24"/>
          <w:szCs w:val="24"/>
          <w:lang w:eastAsia="he-IL"/>
        </w:rPr>
      </w:pPr>
      <w:r w:rsidRPr="00E56613">
        <w:rPr>
          <w:rFonts w:ascii="Times New Roman" w:eastAsia="Times New Roman" w:hAnsi="Times New Roman" w:cs="David" w:hint="cs"/>
          <w:sz w:val="24"/>
          <w:szCs w:val="24"/>
          <w:rtl/>
          <w:lang w:eastAsia="he-IL"/>
        </w:rPr>
        <w:t>גינה נקייה , מלאי אדמה ללא שיירי בניה/קוצים .</w:t>
      </w:r>
    </w:p>
    <w:p w14:paraId="0FAD6FA8" w14:textId="77777777" w:rsidR="00E56613" w:rsidRPr="00E56613" w:rsidRDefault="00E56613" w:rsidP="00237720">
      <w:pPr>
        <w:numPr>
          <w:ilvl w:val="0"/>
          <w:numId w:val="25"/>
        </w:numPr>
        <w:spacing w:before="0" w:beforeAutospacing="0" w:after="0" w:afterAutospacing="0" w:line="240" w:lineRule="auto"/>
        <w:jc w:val="both"/>
        <w:rPr>
          <w:rFonts w:ascii="Times New Roman" w:eastAsia="Times New Roman" w:hAnsi="Times New Roman" w:cs="David"/>
          <w:sz w:val="24"/>
          <w:szCs w:val="24"/>
          <w:lang w:eastAsia="he-IL"/>
        </w:rPr>
      </w:pPr>
      <w:r w:rsidRPr="00E56613">
        <w:rPr>
          <w:rFonts w:ascii="Times New Roman" w:eastAsia="Times New Roman" w:hAnsi="Times New Roman" w:cs="David" w:hint="cs"/>
          <w:sz w:val="24"/>
          <w:szCs w:val="24"/>
          <w:rtl/>
          <w:lang w:eastAsia="he-IL"/>
        </w:rPr>
        <w:t>מעקות תקינים ומושלמים.</w:t>
      </w:r>
    </w:p>
    <w:p w14:paraId="0BA1456B" w14:textId="77777777" w:rsidR="00E56613" w:rsidRPr="00E56613" w:rsidRDefault="00E56613" w:rsidP="00237720">
      <w:pPr>
        <w:numPr>
          <w:ilvl w:val="0"/>
          <w:numId w:val="25"/>
        </w:numPr>
        <w:spacing w:before="0" w:beforeAutospacing="0" w:after="0" w:afterAutospacing="0" w:line="240" w:lineRule="auto"/>
        <w:jc w:val="both"/>
        <w:rPr>
          <w:rFonts w:ascii="Times New Roman" w:eastAsia="Times New Roman" w:hAnsi="Times New Roman" w:cs="David"/>
          <w:sz w:val="24"/>
          <w:szCs w:val="24"/>
          <w:rtl/>
          <w:lang w:eastAsia="he-IL"/>
        </w:rPr>
      </w:pPr>
      <w:r w:rsidRPr="00E56613">
        <w:rPr>
          <w:rFonts w:ascii="Times New Roman" w:eastAsia="Times New Roman" w:hAnsi="Times New Roman" w:cs="David" w:hint="cs"/>
          <w:sz w:val="24"/>
          <w:szCs w:val="24"/>
          <w:rtl/>
          <w:lang w:eastAsia="he-IL"/>
        </w:rPr>
        <w:t>תיקי מתקן מאושרים ע"י יועצי הפרויקט ומכילים:</w:t>
      </w:r>
    </w:p>
    <w:p w14:paraId="44F0D4FD" w14:textId="77777777" w:rsidR="00E56613" w:rsidRPr="00E56613" w:rsidRDefault="00E56613" w:rsidP="00E56613">
      <w:pPr>
        <w:spacing w:before="0" w:beforeAutospacing="0" w:after="0" w:afterAutospacing="0" w:line="360" w:lineRule="auto"/>
        <w:ind w:left="1440"/>
        <w:rPr>
          <w:rFonts w:ascii="Times New Roman" w:eastAsia="Times New Roman" w:hAnsi="Times New Roman" w:cs="David"/>
          <w:sz w:val="24"/>
          <w:szCs w:val="24"/>
          <w:rtl/>
          <w:lang w:eastAsia="he-IL"/>
        </w:rPr>
      </w:pPr>
      <w:r w:rsidRPr="00E56613">
        <w:rPr>
          <w:rFonts w:ascii="Times New Roman" w:eastAsia="Times New Roman" w:hAnsi="Times New Roman" w:cs="David" w:hint="cs"/>
          <w:sz w:val="24"/>
          <w:szCs w:val="24"/>
          <w:rtl/>
          <w:lang w:eastAsia="he-IL"/>
        </w:rPr>
        <w:t xml:space="preserve"> </w:t>
      </w:r>
      <w:r w:rsidRPr="00E56613">
        <w:rPr>
          <w:rFonts w:ascii="Times New Roman" w:eastAsia="Times New Roman" w:hAnsi="Times New Roman" w:cs="David"/>
          <w:sz w:val="24"/>
          <w:szCs w:val="24"/>
          <w:rtl/>
          <w:lang w:eastAsia="he-IL"/>
        </w:rPr>
        <w:t>* מרכיבי מערכות השירות לרבות</w:t>
      </w:r>
      <w:r w:rsidRPr="00E56613">
        <w:rPr>
          <w:rFonts w:ascii="Times New Roman" w:eastAsia="Times New Roman" w:hAnsi="Times New Roman" w:cs="David"/>
          <w:sz w:val="24"/>
          <w:szCs w:val="24"/>
          <w:lang w:eastAsia="he-IL"/>
        </w:rPr>
        <w:t xml:space="preserve"> </w:t>
      </w:r>
      <w:r w:rsidRPr="00E56613">
        <w:rPr>
          <w:rFonts w:ascii="Times New Roman" w:eastAsia="Times New Roman" w:hAnsi="Times New Roman" w:cs="David"/>
          <w:sz w:val="24"/>
          <w:szCs w:val="24"/>
          <w:rtl/>
          <w:lang w:eastAsia="he-IL"/>
        </w:rPr>
        <w:t xml:space="preserve">מערכות בטיחות, מעליות, מערכות מיזוג אויר, </w:t>
      </w:r>
      <w:r w:rsidRPr="00E56613">
        <w:rPr>
          <w:rFonts w:ascii="Times New Roman" w:eastAsia="Times New Roman" w:hAnsi="Times New Roman" w:cs="David" w:hint="cs"/>
          <w:sz w:val="24"/>
          <w:szCs w:val="24"/>
          <w:rtl/>
          <w:lang w:eastAsia="he-IL"/>
        </w:rPr>
        <w:t xml:space="preserve"> </w:t>
      </w:r>
    </w:p>
    <w:p w14:paraId="6627D3D0" w14:textId="77777777" w:rsidR="00E56613" w:rsidRPr="00E56613" w:rsidRDefault="00E56613" w:rsidP="00E56613">
      <w:pPr>
        <w:spacing w:before="0" w:beforeAutospacing="0" w:after="0" w:afterAutospacing="0" w:line="360" w:lineRule="auto"/>
        <w:ind w:left="1440"/>
        <w:rPr>
          <w:rFonts w:ascii="Times New Roman" w:eastAsia="Times New Roman" w:hAnsi="Times New Roman" w:cs="David"/>
          <w:sz w:val="24"/>
          <w:szCs w:val="24"/>
          <w:rtl/>
          <w:lang w:eastAsia="he-IL"/>
        </w:rPr>
      </w:pPr>
      <w:r w:rsidRPr="00E56613">
        <w:rPr>
          <w:rFonts w:ascii="Times New Roman" w:eastAsia="Times New Roman" w:hAnsi="Times New Roman" w:cs="David" w:hint="cs"/>
          <w:sz w:val="24"/>
          <w:szCs w:val="24"/>
          <w:rtl/>
          <w:lang w:eastAsia="he-IL"/>
        </w:rPr>
        <w:t xml:space="preserve">   </w:t>
      </w:r>
      <w:r w:rsidRPr="00E56613">
        <w:rPr>
          <w:rFonts w:ascii="Times New Roman" w:eastAsia="Times New Roman" w:hAnsi="Times New Roman" w:cs="David"/>
          <w:sz w:val="24"/>
          <w:szCs w:val="24"/>
          <w:rtl/>
          <w:lang w:eastAsia="he-IL"/>
        </w:rPr>
        <w:t>מערכות אלקטרו-מכאניות וכיוצא באלה.</w:t>
      </w:r>
    </w:p>
    <w:p w14:paraId="20F5AD9A" w14:textId="77777777" w:rsidR="00E56613" w:rsidRPr="00E56613" w:rsidRDefault="00E56613" w:rsidP="00E56613">
      <w:pPr>
        <w:spacing w:before="0" w:beforeAutospacing="0" w:after="0" w:afterAutospacing="0" w:line="360" w:lineRule="auto"/>
        <w:ind w:left="198"/>
        <w:rPr>
          <w:rFonts w:ascii="Times New Roman" w:eastAsia="Times New Roman" w:hAnsi="Times New Roman" w:cs="David"/>
          <w:sz w:val="24"/>
          <w:szCs w:val="24"/>
          <w:rtl/>
          <w:lang w:eastAsia="he-IL"/>
        </w:rPr>
      </w:pPr>
      <w:r w:rsidRPr="00E56613">
        <w:rPr>
          <w:rFonts w:ascii="Times New Roman" w:eastAsia="Times New Roman" w:hAnsi="Times New Roman" w:cs="David"/>
          <w:sz w:val="24"/>
          <w:szCs w:val="24"/>
          <w:rtl/>
          <w:lang w:eastAsia="he-IL"/>
        </w:rPr>
        <w:t xml:space="preserve">          </w:t>
      </w:r>
      <w:r w:rsidRPr="00E56613">
        <w:rPr>
          <w:rFonts w:ascii="Times New Roman" w:eastAsia="Times New Roman" w:hAnsi="Times New Roman" w:cs="David"/>
          <w:sz w:val="24"/>
          <w:szCs w:val="24"/>
          <w:rtl/>
          <w:lang w:eastAsia="he-IL"/>
        </w:rPr>
        <w:tab/>
        <w:t>* סכמת הפעלה ופעולה.</w:t>
      </w:r>
    </w:p>
    <w:p w14:paraId="0C11BB06" w14:textId="77777777" w:rsidR="00E56613" w:rsidRPr="00E56613" w:rsidRDefault="00E56613" w:rsidP="00E56613">
      <w:pPr>
        <w:spacing w:before="0" w:beforeAutospacing="0" w:after="0" w:afterAutospacing="0" w:line="360" w:lineRule="auto"/>
        <w:ind w:left="198"/>
        <w:rPr>
          <w:rFonts w:ascii="Times New Roman" w:eastAsia="Times New Roman" w:hAnsi="Times New Roman" w:cs="David"/>
          <w:sz w:val="24"/>
          <w:szCs w:val="24"/>
          <w:rtl/>
          <w:lang w:eastAsia="he-IL"/>
        </w:rPr>
      </w:pPr>
      <w:r w:rsidRPr="00E56613">
        <w:rPr>
          <w:rFonts w:ascii="Times New Roman" w:eastAsia="Times New Roman" w:hAnsi="Times New Roman" w:cs="David"/>
          <w:sz w:val="24"/>
          <w:szCs w:val="24"/>
          <w:rtl/>
          <w:lang w:eastAsia="he-IL"/>
        </w:rPr>
        <w:t xml:space="preserve">          </w:t>
      </w:r>
      <w:r w:rsidRPr="00E56613">
        <w:rPr>
          <w:rFonts w:ascii="Times New Roman" w:eastAsia="Times New Roman" w:hAnsi="Times New Roman" w:cs="David"/>
          <w:sz w:val="24"/>
          <w:szCs w:val="24"/>
          <w:rtl/>
          <w:lang w:eastAsia="he-IL"/>
        </w:rPr>
        <w:tab/>
        <w:t>* פעולות שוטפות לתחזוקת כל רכיבי הבניין על גימורם ומערכותיו.</w:t>
      </w:r>
    </w:p>
    <w:p w14:paraId="1F4092FF" w14:textId="77777777" w:rsidR="00E56613" w:rsidRPr="00E56613" w:rsidRDefault="00E56613" w:rsidP="00E56613">
      <w:pPr>
        <w:spacing w:before="0" w:beforeAutospacing="0" w:after="0" w:afterAutospacing="0" w:line="360" w:lineRule="auto"/>
        <w:ind w:left="1440" w:firstLine="3"/>
        <w:rPr>
          <w:rFonts w:ascii="Times New Roman" w:eastAsia="Times New Roman" w:hAnsi="Times New Roman" w:cs="David"/>
          <w:sz w:val="24"/>
          <w:szCs w:val="24"/>
          <w:rtl/>
          <w:lang w:eastAsia="he-IL"/>
        </w:rPr>
      </w:pPr>
      <w:r w:rsidRPr="00E56613">
        <w:rPr>
          <w:rFonts w:ascii="Times New Roman" w:eastAsia="Times New Roman" w:hAnsi="Times New Roman" w:cs="David"/>
          <w:sz w:val="24"/>
          <w:szCs w:val="24"/>
          <w:rtl/>
          <w:lang w:eastAsia="he-IL"/>
        </w:rPr>
        <w:t>* הוראות שימוש במקרה חירום.</w:t>
      </w:r>
    </w:p>
    <w:p w14:paraId="0B5414DC" w14:textId="77777777" w:rsidR="00E56613" w:rsidRPr="00E56613" w:rsidRDefault="00E56613" w:rsidP="00E56613">
      <w:pPr>
        <w:spacing w:before="0" w:beforeAutospacing="0" w:after="0" w:afterAutospacing="0" w:line="360" w:lineRule="auto"/>
        <w:ind w:left="1440" w:firstLine="6"/>
        <w:rPr>
          <w:rFonts w:ascii="Times New Roman" w:eastAsia="Times New Roman" w:hAnsi="Times New Roman" w:cs="David"/>
          <w:sz w:val="24"/>
          <w:szCs w:val="24"/>
          <w:rtl/>
          <w:lang w:eastAsia="he-IL"/>
        </w:rPr>
      </w:pPr>
      <w:r w:rsidRPr="00E56613">
        <w:rPr>
          <w:rFonts w:ascii="Times New Roman" w:eastAsia="Times New Roman" w:hAnsi="Times New Roman" w:cs="David"/>
          <w:sz w:val="24"/>
          <w:szCs w:val="24"/>
          <w:rtl/>
          <w:lang w:eastAsia="he-IL"/>
        </w:rPr>
        <w:t>* הוראות תחזוקה כוללת ותחזוקה מונעת של מערכות השרות המותקנות בבניין.</w:t>
      </w:r>
    </w:p>
    <w:p w14:paraId="33B0F5B1" w14:textId="77777777" w:rsidR="00E56613" w:rsidRPr="00E56613" w:rsidRDefault="00E56613" w:rsidP="00E56613">
      <w:pPr>
        <w:spacing w:before="0" w:beforeAutospacing="0" w:after="0" w:afterAutospacing="0" w:line="360" w:lineRule="auto"/>
        <w:ind w:left="1443"/>
        <w:rPr>
          <w:rFonts w:ascii="Times New Roman" w:eastAsia="Times New Roman" w:hAnsi="Times New Roman" w:cs="David"/>
          <w:sz w:val="24"/>
          <w:szCs w:val="24"/>
          <w:rtl/>
          <w:lang w:eastAsia="he-IL"/>
        </w:rPr>
      </w:pPr>
      <w:r w:rsidRPr="00E56613">
        <w:rPr>
          <w:rFonts w:ascii="Times New Roman" w:eastAsia="Times New Roman" w:hAnsi="Times New Roman" w:cs="David"/>
          <w:sz w:val="24"/>
          <w:szCs w:val="24"/>
          <w:rtl/>
          <w:lang w:eastAsia="he-IL"/>
        </w:rPr>
        <w:t>* הוראות בדבר תדירות ואפיון ביקורות שוטפות ותקופתיות, אם נדרשות.</w:t>
      </w:r>
    </w:p>
    <w:p w14:paraId="26CE62DD" w14:textId="77777777" w:rsidR="00E56613" w:rsidRPr="00E56613" w:rsidRDefault="00E56613" w:rsidP="00E56613">
      <w:pPr>
        <w:spacing w:before="0" w:beforeAutospacing="0" w:after="0" w:afterAutospacing="0" w:line="360" w:lineRule="auto"/>
        <w:ind w:left="1440"/>
        <w:rPr>
          <w:rFonts w:ascii="Times New Roman" w:eastAsia="Times New Roman" w:hAnsi="Times New Roman" w:cs="David"/>
          <w:sz w:val="24"/>
          <w:szCs w:val="24"/>
          <w:rtl/>
          <w:lang w:eastAsia="he-IL"/>
        </w:rPr>
      </w:pPr>
      <w:r w:rsidRPr="00E56613">
        <w:rPr>
          <w:rFonts w:ascii="Times New Roman" w:eastAsia="Times New Roman" w:hAnsi="Times New Roman" w:cs="David"/>
          <w:sz w:val="24"/>
          <w:szCs w:val="24"/>
          <w:rtl/>
          <w:lang w:eastAsia="he-IL"/>
        </w:rPr>
        <w:t>* תכניות ביצוע בפועל.</w:t>
      </w:r>
    </w:p>
    <w:p w14:paraId="56B390C6" w14:textId="77777777" w:rsidR="00E56613" w:rsidRPr="00E56613" w:rsidRDefault="00E56613" w:rsidP="00E56613">
      <w:pPr>
        <w:spacing w:before="0" w:beforeAutospacing="0" w:after="0" w:afterAutospacing="0" w:line="360" w:lineRule="auto"/>
        <w:ind w:left="1440" w:firstLine="3"/>
        <w:rPr>
          <w:rFonts w:ascii="Times New Roman" w:eastAsia="Times New Roman" w:hAnsi="Times New Roman" w:cs="David"/>
          <w:sz w:val="24"/>
          <w:szCs w:val="24"/>
          <w:rtl/>
          <w:lang w:eastAsia="he-IL"/>
        </w:rPr>
      </w:pPr>
      <w:r w:rsidRPr="00E56613">
        <w:rPr>
          <w:rFonts w:ascii="Times New Roman" w:eastAsia="Times New Roman" w:hAnsi="Times New Roman" w:cs="David"/>
          <w:sz w:val="24"/>
          <w:szCs w:val="24"/>
          <w:rtl/>
          <w:lang w:eastAsia="he-IL"/>
        </w:rPr>
        <w:t>* המפרט טכני ותעודות אחריות של ציוד ומערכות המתוקנים במבנה, לרבות שמות</w:t>
      </w:r>
    </w:p>
    <w:p w14:paraId="41C5E9A0" w14:textId="77777777" w:rsidR="00E56613" w:rsidRPr="00E56613" w:rsidRDefault="00E56613" w:rsidP="00E56613">
      <w:pPr>
        <w:spacing w:before="0" w:beforeAutospacing="0" w:after="0" w:afterAutospacing="0" w:line="360" w:lineRule="auto"/>
        <w:ind w:left="1440" w:firstLine="3"/>
        <w:rPr>
          <w:rFonts w:ascii="Times New Roman" w:eastAsia="Times New Roman" w:hAnsi="Times New Roman" w:cs="David"/>
          <w:sz w:val="24"/>
          <w:szCs w:val="24"/>
          <w:rtl/>
          <w:lang w:eastAsia="he-IL"/>
        </w:rPr>
      </w:pPr>
      <w:r w:rsidRPr="00E56613">
        <w:rPr>
          <w:rFonts w:ascii="Times New Roman" w:eastAsia="Times New Roman" w:hAnsi="Times New Roman" w:cs="David"/>
          <w:sz w:val="24"/>
          <w:szCs w:val="24"/>
          <w:rtl/>
          <w:lang w:eastAsia="he-IL"/>
        </w:rPr>
        <w:t xml:space="preserve"> </w:t>
      </w:r>
      <w:r w:rsidRPr="00E56613">
        <w:rPr>
          <w:rFonts w:ascii="Times New Roman" w:eastAsia="Times New Roman" w:hAnsi="Times New Roman" w:cs="David" w:hint="cs"/>
          <w:sz w:val="24"/>
          <w:szCs w:val="24"/>
          <w:rtl/>
          <w:lang w:eastAsia="he-IL"/>
        </w:rPr>
        <w:t xml:space="preserve">  </w:t>
      </w:r>
      <w:r w:rsidRPr="00E56613">
        <w:rPr>
          <w:rFonts w:ascii="Times New Roman" w:eastAsia="Times New Roman" w:hAnsi="Times New Roman" w:cs="David"/>
          <w:sz w:val="24"/>
          <w:szCs w:val="24"/>
          <w:rtl/>
          <w:lang w:eastAsia="he-IL"/>
        </w:rPr>
        <w:t>יצרן/ספק  ומספר טלפון ליצירת קשר.</w:t>
      </w:r>
    </w:p>
    <w:p w14:paraId="60A075F7" w14:textId="77777777" w:rsidR="00E56613" w:rsidRPr="00E56613" w:rsidRDefault="00E56613" w:rsidP="00E56613">
      <w:pPr>
        <w:spacing w:before="0" w:beforeAutospacing="0" w:after="0" w:afterAutospacing="0" w:line="360" w:lineRule="auto"/>
        <w:ind w:left="1440" w:firstLine="3"/>
        <w:rPr>
          <w:rFonts w:ascii="Times New Roman" w:eastAsia="Times New Roman" w:hAnsi="Times New Roman" w:cs="David"/>
          <w:sz w:val="24"/>
          <w:szCs w:val="24"/>
          <w:rtl/>
          <w:lang w:eastAsia="he-IL"/>
        </w:rPr>
      </w:pPr>
      <w:r w:rsidRPr="00E56613">
        <w:rPr>
          <w:rFonts w:ascii="Times New Roman" w:eastAsia="Times New Roman" w:hAnsi="Times New Roman" w:cs="David"/>
          <w:sz w:val="24"/>
          <w:szCs w:val="24"/>
          <w:rtl/>
          <w:lang w:eastAsia="he-IL"/>
        </w:rPr>
        <w:t>* רשימת כתובות וטלפונים של קבלני המשנה לטיפול וקריאה במצב חירום/תקלה</w:t>
      </w:r>
      <w:r w:rsidRPr="00E56613">
        <w:rPr>
          <w:rFonts w:ascii="Times New Roman" w:eastAsia="Times New Roman" w:hAnsi="Times New Roman" w:cs="David"/>
          <w:sz w:val="24"/>
          <w:szCs w:val="24"/>
          <w:lang w:eastAsia="he-IL"/>
        </w:rPr>
        <w:t xml:space="preserve"> </w:t>
      </w:r>
      <w:r w:rsidRPr="00E56613">
        <w:rPr>
          <w:rFonts w:ascii="Times New Roman" w:eastAsia="Times New Roman" w:hAnsi="Times New Roman" w:cs="David"/>
          <w:sz w:val="24"/>
          <w:szCs w:val="24"/>
          <w:rtl/>
          <w:lang w:eastAsia="he-IL"/>
        </w:rPr>
        <w:t>.</w:t>
      </w:r>
    </w:p>
    <w:p w14:paraId="06DA7294" w14:textId="77777777" w:rsidR="00E56613" w:rsidRPr="00E56613" w:rsidRDefault="00E56613" w:rsidP="00E56613">
      <w:pPr>
        <w:spacing w:before="0" w:beforeAutospacing="0" w:after="0" w:afterAutospacing="0" w:line="360" w:lineRule="auto"/>
        <w:ind w:left="198"/>
        <w:rPr>
          <w:rFonts w:ascii="Times New Roman" w:eastAsia="Times New Roman" w:hAnsi="Times New Roman" w:cs="David"/>
          <w:sz w:val="24"/>
          <w:szCs w:val="24"/>
          <w:rtl/>
          <w:lang w:eastAsia="he-IL"/>
        </w:rPr>
      </w:pPr>
      <w:r w:rsidRPr="00E56613">
        <w:rPr>
          <w:rFonts w:ascii="Times New Roman" w:eastAsia="Times New Roman" w:hAnsi="Times New Roman" w:cs="David"/>
          <w:sz w:val="24"/>
          <w:szCs w:val="24"/>
          <w:rtl/>
          <w:lang w:eastAsia="he-IL"/>
        </w:rPr>
        <w:t xml:space="preserve">          </w:t>
      </w:r>
      <w:r w:rsidRPr="00E56613">
        <w:rPr>
          <w:rFonts w:ascii="Times New Roman" w:eastAsia="Times New Roman" w:hAnsi="Times New Roman" w:cs="David"/>
          <w:sz w:val="24"/>
          <w:szCs w:val="24"/>
          <w:rtl/>
          <w:lang w:eastAsia="he-IL"/>
        </w:rPr>
        <w:tab/>
        <w:t>* גורם נותן שרות האחזקה בתקופת האחריות, בצרוף כתבי האחריות.</w:t>
      </w:r>
    </w:p>
    <w:p w14:paraId="056A562F" w14:textId="77777777" w:rsidR="00E56613" w:rsidRPr="00E56613" w:rsidRDefault="00E56613" w:rsidP="00E56613">
      <w:pPr>
        <w:spacing w:before="0" w:beforeAutospacing="0" w:after="0" w:afterAutospacing="0" w:line="360" w:lineRule="auto"/>
        <w:ind w:left="1446"/>
        <w:rPr>
          <w:rFonts w:ascii="Times New Roman" w:eastAsia="Times New Roman" w:hAnsi="Times New Roman" w:cs="David"/>
          <w:sz w:val="24"/>
          <w:szCs w:val="24"/>
          <w:rtl/>
          <w:lang w:eastAsia="he-IL"/>
        </w:rPr>
      </w:pPr>
      <w:r w:rsidRPr="00E56613">
        <w:rPr>
          <w:rFonts w:ascii="Times New Roman" w:eastAsia="Times New Roman" w:hAnsi="Times New Roman" w:cs="David"/>
          <w:sz w:val="24"/>
          <w:szCs w:val="24"/>
          <w:rtl/>
          <w:lang w:eastAsia="he-IL"/>
        </w:rPr>
        <w:t>* אישורי רשויות הנדרשים להפעלת המתקנים.</w:t>
      </w:r>
    </w:p>
    <w:p w14:paraId="5B790850" w14:textId="77777777" w:rsidR="00E56613" w:rsidRPr="00E56613" w:rsidRDefault="00E56613" w:rsidP="00E56613">
      <w:pPr>
        <w:spacing w:before="0" w:beforeAutospacing="0" w:after="0" w:afterAutospacing="0" w:line="360" w:lineRule="auto"/>
        <w:ind w:left="1446"/>
        <w:rPr>
          <w:rFonts w:ascii="Times New Roman" w:eastAsia="Times New Roman" w:hAnsi="Times New Roman" w:cs="David"/>
          <w:sz w:val="24"/>
          <w:szCs w:val="24"/>
          <w:rtl/>
          <w:lang w:eastAsia="he-IL"/>
        </w:rPr>
      </w:pPr>
      <w:r w:rsidRPr="00E56613">
        <w:rPr>
          <w:rFonts w:ascii="Times New Roman" w:eastAsia="Times New Roman" w:hAnsi="Times New Roman" w:cs="David"/>
          <w:sz w:val="24"/>
          <w:szCs w:val="24"/>
          <w:rtl/>
          <w:lang w:eastAsia="he-IL"/>
        </w:rPr>
        <w:t xml:space="preserve">* רשימת צוות המתכננים של הבניין, </w:t>
      </w:r>
      <w:r w:rsidRPr="00E56613">
        <w:rPr>
          <w:rFonts w:ascii="Times New Roman" w:eastAsia="Times New Roman" w:hAnsi="Times New Roman" w:cs="David" w:hint="cs"/>
          <w:sz w:val="24"/>
          <w:szCs w:val="24"/>
          <w:rtl/>
          <w:lang w:eastAsia="he-IL"/>
        </w:rPr>
        <w:t xml:space="preserve">  </w:t>
      </w:r>
      <w:r w:rsidRPr="00E56613">
        <w:rPr>
          <w:rFonts w:ascii="Times New Roman" w:eastAsia="Times New Roman" w:hAnsi="Times New Roman" w:cs="David"/>
          <w:sz w:val="24"/>
          <w:szCs w:val="24"/>
          <w:rtl/>
          <w:lang w:eastAsia="he-IL"/>
        </w:rPr>
        <w:t xml:space="preserve">המערכות והפיתוח לרבות מספר טלפון ומספר  </w:t>
      </w:r>
    </w:p>
    <w:p w14:paraId="4D40CA97" w14:textId="77777777" w:rsidR="00E56613" w:rsidRPr="00E56613" w:rsidRDefault="00E56613" w:rsidP="00E56613">
      <w:pPr>
        <w:spacing w:before="0" w:beforeAutospacing="0" w:after="0" w:afterAutospacing="0" w:line="360" w:lineRule="auto"/>
        <w:ind w:left="1440" w:firstLine="6"/>
        <w:rPr>
          <w:rFonts w:ascii="Times New Roman" w:eastAsia="Times New Roman" w:hAnsi="Times New Roman" w:cs="David"/>
          <w:sz w:val="24"/>
          <w:szCs w:val="24"/>
          <w:rtl/>
          <w:lang w:eastAsia="he-IL"/>
        </w:rPr>
      </w:pPr>
      <w:r w:rsidRPr="00E56613">
        <w:rPr>
          <w:rFonts w:ascii="Times New Roman" w:eastAsia="Times New Roman" w:hAnsi="Times New Roman" w:cs="David"/>
          <w:sz w:val="24"/>
          <w:szCs w:val="24"/>
          <w:rtl/>
          <w:lang w:eastAsia="he-IL"/>
        </w:rPr>
        <w:t xml:space="preserve">   פקסימיליה.</w:t>
      </w:r>
    </w:p>
    <w:p w14:paraId="49A8E16A" w14:textId="77777777" w:rsidR="00E56613" w:rsidRPr="00E56613" w:rsidRDefault="00E56613" w:rsidP="00E56613">
      <w:pPr>
        <w:spacing w:before="0" w:beforeAutospacing="0" w:after="0" w:afterAutospacing="0" w:line="240" w:lineRule="auto"/>
        <w:ind w:left="1440" w:firstLine="6"/>
        <w:rPr>
          <w:rFonts w:ascii="Times New Roman" w:eastAsia="Times New Roman" w:hAnsi="Times New Roman" w:cs="David"/>
          <w:sz w:val="24"/>
          <w:szCs w:val="24"/>
          <w:lang w:eastAsia="he-IL"/>
        </w:rPr>
      </w:pPr>
    </w:p>
    <w:p w14:paraId="6EDC8230" w14:textId="77777777" w:rsidR="00E56613" w:rsidRPr="00E56613" w:rsidRDefault="00E56613" w:rsidP="00237720">
      <w:pPr>
        <w:numPr>
          <w:ilvl w:val="0"/>
          <w:numId w:val="25"/>
        </w:numPr>
        <w:spacing w:before="0" w:beforeAutospacing="0" w:after="0" w:afterAutospacing="0" w:line="240" w:lineRule="auto"/>
        <w:jc w:val="both"/>
        <w:rPr>
          <w:rFonts w:ascii="Times New Roman" w:eastAsia="Times New Roman" w:hAnsi="Times New Roman" w:cs="David"/>
          <w:sz w:val="24"/>
          <w:szCs w:val="24"/>
          <w:rtl/>
          <w:lang w:eastAsia="he-IL"/>
        </w:rPr>
      </w:pPr>
      <w:r w:rsidRPr="00E56613">
        <w:rPr>
          <w:rFonts w:ascii="Times New Roman" w:eastAsia="Times New Roman" w:hAnsi="Times New Roman" w:cs="David"/>
          <w:sz w:val="24"/>
          <w:szCs w:val="24"/>
          <w:rtl/>
          <w:lang w:eastAsia="he-IL"/>
        </w:rPr>
        <w:t>תכניות עדות (</w:t>
      </w:r>
      <w:r w:rsidRPr="00E56613">
        <w:rPr>
          <w:rFonts w:ascii="Times New Roman" w:eastAsia="Times New Roman" w:hAnsi="Times New Roman" w:cs="David"/>
          <w:sz w:val="24"/>
          <w:szCs w:val="24"/>
          <w:lang w:eastAsia="he-IL"/>
        </w:rPr>
        <w:t>AS MADE</w:t>
      </w:r>
      <w:r w:rsidRPr="00E56613">
        <w:rPr>
          <w:rFonts w:ascii="Times New Roman" w:eastAsia="Times New Roman" w:hAnsi="Times New Roman" w:cs="David"/>
          <w:sz w:val="24"/>
          <w:szCs w:val="24"/>
          <w:rtl/>
          <w:lang w:eastAsia="he-IL"/>
        </w:rPr>
        <w:t xml:space="preserve">) למערכות המשותפות בלבד של אינסטלציה סניטרית, חשמל   </w:t>
      </w:r>
    </w:p>
    <w:p w14:paraId="1C7B4DBF" w14:textId="77777777" w:rsidR="00E56613" w:rsidRPr="00E56613" w:rsidRDefault="00E56613" w:rsidP="00E56613">
      <w:pPr>
        <w:spacing w:before="0" w:beforeAutospacing="0" w:after="0" w:afterAutospacing="0" w:line="360" w:lineRule="auto"/>
        <w:rPr>
          <w:rFonts w:ascii="Times New Roman" w:eastAsia="Times New Roman" w:hAnsi="Times New Roman" w:cs="David"/>
          <w:sz w:val="24"/>
          <w:szCs w:val="24"/>
          <w:lang w:eastAsia="he-IL"/>
        </w:rPr>
      </w:pPr>
      <w:r w:rsidRPr="00E56613">
        <w:rPr>
          <w:rFonts w:ascii="Times New Roman" w:eastAsia="Times New Roman" w:hAnsi="Times New Roman" w:cs="David" w:hint="cs"/>
          <w:sz w:val="24"/>
          <w:szCs w:val="24"/>
          <w:rtl/>
          <w:lang w:eastAsia="he-IL"/>
        </w:rPr>
        <w:t xml:space="preserve">            ות</w:t>
      </w:r>
      <w:r w:rsidRPr="00E56613">
        <w:rPr>
          <w:rFonts w:ascii="Times New Roman" w:eastAsia="Times New Roman" w:hAnsi="Times New Roman" w:cs="David"/>
          <w:sz w:val="24"/>
          <w:szCs w:val="24"/>
          <w:rtl/>
          <w:lang w:eastAsia="he-IL"/>
        </w:rPr>
        <w:t>קשורת, מערכות בטיחות ומערכות אלקטרו-מכאניות במבנה ובפיתוח.</w:t>
      </w:r>
    </w:p>
    <w:p w14:paraId="416257DA" w14:textId="77777777" w:rsidR="00E56613" w:rsidRPr="00E56613" w:rsidRDefault="00E56613" w:rsidP="00237720">
      <w:pPr>
        <w:numPr>
          <w:ilvl w:val="0"/>
          <w:numId w:val="25"/>
        </w:numPr>
        <w:spacing w:before="0" w:beforeAutospacing="0" w:after="0" w:afterAutospacing="0" w:line="240" w:lineRule="auto"/>
        <w:jc w:val="both"/>
        <w:rPr>
          <w:rFonts w:ascii="Times New Roman" w:eastAsia="Times New Roman" w:hAnsi="Times New Roman" w:cs="David"/>
          <w:sz w:val="24"/>
          <w:szCs w:val="24"/>
          <w:lang w:eastAsia="he-IL"/>
        </w:rPr>
      </w:pPr>
      <w:r w:rsidRPr="00E56613">
        <w:rPr>
          <w:rFonts w:ascii="Times New Roman" w:eastAsia="Times New Roman" w:hAnsi="Times New Roman" w:cs="David" w:hint="cs"/>
          <w:sz w:val="24"/>
          <w:szCs w:val="24"/>
          <w:rtl/>
          <w:lang w:eastAsia="he-IL"/>
        </w:rPr>
        <w:t>המערכות המפורטות תקינות: מערכות מים, מים חמים והסקה, מעליות, גנראטור חירום, מערכות חשמל ותקשורת, מערכות אספקת גז, מערכות וציוד כיבוי אש, מערכות גילוי אש, מערכות משאבות והגברת לחץ, מפוחים לאוורור, מפוחי פיר עשן, מערכות אינטרקום, מערכות בטיחות, מערכות מיזוג אויר, מערכות אלקטרו מכאניות אחרות, כל מערת אחרת המשרתת את הרכוש המשותף.</w:t>
      </w:r>
    </w:p>
    <w:p w14:paraId="74D11A43" w14:textId="77777777" w:rsidR="00E56613" w:rsidRPr="00E56613" w:rsidRDefault="00E56613" w:rsidP="00E56613">
      <w:pPr>
        <w:spacing w:before="0" w:beforeAutospacing="0" w:after="0" w:afterAutospacing="0" w:line="360" w:lineRule="auto"/>
        <w:rPr>
          <w:rFonts w:ascii="Times New Roman" w:eastAsia="Times New Roman" w:hAnsi="Times New Roman" w:cs="David"/>
          <w:sz w:val="24"/>
          <w:szCs w:val="24"/>
          <w:rtl/>
          <w:lang w:eastAsia="he-IL"/>
        </w:rPr>
      </w:pPr>
    </w:p>
    <w:p w14:paraId="14E974E7" w14:textId="77777777" w:rsidR="00E56613" w:rsidRPr="00E56613" w:rsidRDefault="00E56613" w:rsidP="00E56613">
      <w:pPr>
        <w:spacing w:before="0" w:beforeAutospacing="0" w:after="0" w:afterAutospacing="0" w:line="360" w:lineRule="auto"/>
        <w:rPr>
          <w:rFonts w:ascii="Times New Roman" w:eastAsia="Times New Roman" w:hAnsi="Times New Roman" w:cs="David"/>
          <w:sz w:val="24"/>
          <w:szCs w:val="24"/>
          <w:rtl/>
          <w:lang w:eastAsia="he-IL"/>
        </w:rPr>
      </w:pPr>
    </w:p>
    <w:p w14:paraId="5B367F6F" w14:textId="77777777" w:rsidR="00E56613" w:rsidRPr="00E56613" w:rsidRDefault="00E56613" w:rsidP="00E56613">
      <w:pPr>
        <w:spacing w:before="0" w:beforeAutospacing="0" w:after="0" w:afterAutospacing="0" w:line="360" w:lineRule="auto"/>
        <w:rPr>
          <w:rFonts w:ascii="Times New Roman" w:eastAsia="Times New Roman" w:hAnsi="Times New Roman" w:cs="David"/>
          <w:sz w:val="24"/>
          <w:szCs w:val="24"/>
          <w:rtl/>
          <w:lang w:eastAsia="he-IL"/>
        </w:rPr>
      </w:pPr>
    </w:p>
    <w:p w14:paraId="54C3A408" w14:textId="77777777" w:rsidR="00E56613" w:rsidRPr="00E56613" w:rsidRDefault="00E56613" w:rsidP="00E56613">
      <w:pPr>
        <w:spacing w:before="0" w:beforeAutospacing="0" w:after="0" w:afterAutospacing="0" w:line="360" w:lineRule="auto"/>
        <w:rPr>
          <w:rFonts w:ascii="Times New Roman" w:eastAsia="Times New Roman" w:hAnsi="Times New Roman" w:cs="David"/>
          <w:sz w:val="24"/>
          <w:szCs w:val="24"/>
          <w:lang w:eastAsia="he-IL"/>
        </w:rPr>
      </w:pPr>
    </w:p>
    <w:p w14:paraId="7078B785" w14:textId="77777777" w:rsidR="00E56613" w:rsidRPr="00E56613" w:rsidRDefault="00E56613" w:rsidP="00E56613">
      <w:pPr>
        <w:spacing w:before="0" w:beforeAutospacing="0" w:after="0" w:afterAutospacing="0" w:line="360" w:lineRule="auto"/>
        <w:rPr>
          <w:rFonts w:ascii="Times New Roman" w:eastAsia="Times New Roman" w:hAnsi="Times New Roman" w:cs="David"/>
          <w:b/>
          <w:bCs/>
          <w:sz w:val="24"/>
          <w:szCs w:val="24"/>
          <w:rtl/>
          <w:lang w:eastAsia="he-IL"/>
        </w:rPr>
      </w:pPr>
      <w:r w:rsidRPr="00E56613">
        <w:rPr>
          <w:rFonts w:ascii="Times New Roman" w:eastAsia="Times New Roman" w:hAnsi="Times New Roman" w:cs="David" w:hint="cs"/>
          <w:b/>
          <w:bCs/>
          <w:sz w:val="24"/>
          <w:szCs w:val="24"/>
          <w:rtl/>
          <w:lang w:eastAsia="he-IL"/>
        </w:rPr>
        <w:t xml:space="preserve">אני הח"מ מאשר בזאת כי כל הסעיפים הנ"ל הושלמו למעט ההערות המפורטות מטה. כמו כן, הנני מאשר כי הושלמו כל העבודות ברכוש המשותף וכי אין מניעה למסור אותו. </w:t>
      </w:r>
    </w:p>
    <w:p w14:paraId="622569BE" w14:textId="77777777" w:rsidR="00E56613" w:rsidRPr="00E56613" w:rsidRDefault="00E56613" w:rsidP="00E56613">
      <w:pPr>
        <w:spacing w:before="0" w:beforeAutospacing="0" w:after="0" w:afterAutospacing="0" w:line="360" w:lineRule="auto"/>
        <w:rPr>
          <w:rFonts w:ascii="Times New Roman" w:eastAsia="Times New Roman" w:hAnsi="Times New Roman" w:cs="David"/>
          <w:sz w:val="24"/>
          <w:szCs w:val="24"/>
          <w:rtl/>
          <w:lang w:eastAsia="he-IL"/>
        </w:rPr>
      </w:pPr>
      <w:r w:rsidRPr="00E56613">
        <w:rPr>
          <w:rFonts w:ascii="Times New Roman" w:eastAsia="Times New Roman" w:hAnsi="Times New Roman" w:cs="David" w:hint="cs"/>
          <w:b/>
          <w:bCs/>
          <w:sz w:val="24"/>
          <w:szCs w:val="24"/>
          <w:rtl/>
          <w:lang w:eastAsia="he-IL"/>
        </w:rPr>
        <w:t>הערות: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505684C0" w14:textId="77777777" w:rsidR="00E56613" w:rsidRPr="00E56613" w:rsidRDefault="00E56613" w:rsidP="00E56613">
      <w:pPr>
        <w:spacing w:before="0" w:beforeAutospacing="0" w:after="0" w:afterAutospacing="0" w:line="360" w:lineRule="auto"/>
        <w:rPr>
          <w:rFonts w:ascii="Times New Roman" w:eastAsia="Times New Roman" w:hAnsi="Times New Roman" w:cs="David"/>
          <w:sz w:val="24"/>
          <w:szCs w:val="24"/>
          <w:rtl/>
          <w:lang w:eastAsia="he-IL"/>
        </w:rPr>
      </w:pPr>
    </w:p>
    <w:p w14:paraId="222F94B7" w14:textId="77777777" w:rsidR="00E56613" w:rsidRPr="00E56613" w:rsidRDefault="00E56613" w:rsidP="00E56613">
      <w:pPr>
        <w:spacing w:before="0" w:beforeAutospacing="0" w:after="0" w:afterAutospacing="0" w:line="360" w:lineRule="auto"/>
        <w:rPr>
          <w:rFonts w:ascii="Times New Roman" w:eastAsia="Times New Roman" w:hAnsi="Times New Roman" w:cs="David"/>
          <w:sz w:val="24"/>
          <w:szCs w:val="24"/>
          <w:rtl/>
          <w:lang w:eastAsia="he-IL"/>
        </w:rPr>
      </w:pPr>
    </w:p>
    <w:p w14:paraId="1668F797" w14:textId="77777777" w:rsidR="00E56613" w:rsidRPr="00E56613" w:rsidRDefault="00E56613" w:rsidP="00E56613">
      <w:pPr>
        <w:spacing w:before="0" w:beforeAutospacing="0" w:after="0" w:afterAutospacing="0" w:line="360" w:lineRule="auto"/>
        <w:rPr>
          <w:rFonts w:ascii="Times New Roman" w:eastAsia="Times New Roman" w:hAnsi="Times New Roman" w:cs="David"/>
          <w:sz w:val="24"/>
          <w:szCs w:val="24"/>
          <w:rtl/>
          <w:lang w:eastAsia="he-IL"/>
        </w:rPr>
      </w:pPr>
      <w:r w:rsidRPr="00E56613">
        <w:rPr>
          <w:rFonts w:ascii="Times New Roman" w:eastAsia="Times New Roman" w:hAnsi="Times New Roman" w:cs="David" w:hint="cs"/>
          <w:noProof/>
          <w:sz w:val="24"/>
          <w:szCs w:val="24"/>
          <w:rtl/>
        </w:rPr>
        <mc:AlternateContent>
          <mc:Choice Requires="wps">
            <w:drawing>
              <wp:anchor distT="0" distB="0" distL="114300" distR="114300" simplePos="0" relativeHeight="251664384" behindDoc="0" locked="0" layoutInCell="1" allowOverlap="1" wp14:anchorId="0F9F2704" wp14:editId="67A877ED">
                <wp:simplePos x="0" y="0"/>
                <wp:positionH relativeFrom="column">
                  <wp:posOffset>3845560</wp:posOffset>
                </wp:positionH>
                <wp:positionV relativeFrom="paragraph">
                  <wp:posOffset>225425</wp:posOffset>
                </wp:positionV>
                <wp:extent cx="1407795" cy="0"/>
                <wp:effectExtent l="11430" t="12065" r="9525" b="6985"/>
                <wp:wrapNone/>
                <wp:docPr id="25" name="מחבר ישר 2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140779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5FF05DB" id="מחבר ישר 25" o:spid="_x0000_s1026" style="position:absolute;left:0;text-align:left;flip:x;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02.8pt,17.75pt" to="413.65pt,17.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"/>
            </w:pict>
          </mc:Fallback>
        </mc:AlternateContent>
      </w:r>
      <w:r w:rsidRPr="00E56613">
        <w:rPr>
          <w:rFonts w:ascii="Times New Roman" w:eastAsia="Times New Roman" w:hAnsi="Times New Roman" w:cs="David" w:hint="cs"/>
          <w:noProof/>
          <w:sz w:val="24"/>
          <w:szCs w:val="24"/>
          <w:rtl/>
        </w:rPr>
        <mc:AlternateContent>
          <mc:Choice Requires="wps">
            <w:drawing>
              <wp:anchor distT="0" distB="0" distL="114300" distR="114300" simplePos="0" relativeHeight="251668480" behindDoc="0" locked="0" layoutInCell="1" allowOverlap="1" wp14:anchorId="450DB722" wp14:editId="3A376CBE">
                <wp:simplePos x="0" y="0"/>
                <wp:positionH relativeFrom="column">
                  <wp:posOffset>117475</wp:posOffset>
                </wp:positionH>
                <wp:positionV relativeFrom="paragraph">
                  <wp:posOffset>225425</wp:posOffset>
                </wp:positionV>
                <wp:extent cx="800100" cy="0"/>
                <wp:effectExtent l="7620" t="12065" r="11430" b="6985"/>
                <wp:wrapNone/>
                <wp:docPr id="24" name="מחבר ישר 2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8001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A152671" id="מחבר ישר 24" o:spid="_x0000_s1026" style="position:absolute;left:0;text-align:left;flip:x;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9.25pt,17.75pt" to="72.25pt,17.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"/>
            </w:pict>
          </mc:Fallback>
        </mc:AlternateContent>
      </w:r>
      <w:r w:rsidRPr="00E56613">
        <w:rPr>
          <w:rFonts w:ascii="Times New Roman" w:eastAsia="Times New Roman" w:hAnsi="Times New Roman" w:cs="David" w:hint="cs"/>
          <w:noProof/>
          <w:sz w:val="24"/>
          <w:szCs w:val="24"/>
          <w:rtl/>
        </w:rPr>
        <mc:AlternateContent>
          <mc:Choice Requires="wps">
            <w:drawing>
              <wp:anchor distT="0" distB="0" distL="114300" distR="114300" simplePos="0" relativeHeight="251665408" behindDoc="0" locked="0" layoutInCell="1" allowOverlap="1" wp14:anchorId="7B53833F" wp14:editId="4DDEFA01">
                <wp:simplePos x="0" y="0"/>
                <wp:positionH relativeFrom="column">
                  <wp:posOffset>1623060</wp:posOffset>
                </wp:positionH>
                <wp:positionV relativeFrom="paragraph">
                  <wp:posOffset>225425</wp:posOffset>
                </wp:positionV>
                <wp:extent cx="1604645" cy="0"/>
                <wp:effectExtent l="8255" t="12065" r="6350" b="6985"/>
                <wp:wrapNone/>
                <wp:docPr id="23" name="מחבר ישר 2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160464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624012D" id="מחבר ישר 23" o:spid="_x0000_s1026" style="position:absolute;left:0;text-align:left;flip:x;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27.8pt,17.75pt" to="254.15pt,17.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"/>
            </w:pict>
          </mc:Fallback>
        </mc:AlternateContent>
      </w:r>
    </w:p>
    <w:p w14:paraId="53EF1DCB" w14:textId="77777777" w:rsidR="00E56613" w:rsidRPr="00E56613" w:rsidRDefault="00E56613" w:rsidP="00E56613">
      <w:pPr>
        <w:spacing w:before="0" w:beforeAutospacing="0" w:after="0" w:afterAutospacing="0" w:line="360" w:lineRule="auto"/>
        <w:jc w:val="both"/>
        <w:rPr>
          <w:rFonts w:ascii="David" w:eastAsia="Times New Roman" w:hAnsi="David" w:cs="David"/>
          <w:b/>
          <w:bCs/>
          <w:sz w:val="25"/>
          <w:szCs w:val="25"/>
          <w:rtl/>
        </w:rPr>
      </w:pPr>
      <w:r w:rsidRPr="00E56613">
        <w:rPr>
          <w:rFonts w:ascii="Times New Roman" w:eastAsia="Times New Roman" w:hAnsi="Times New Roman" w:cs="David" w:hint="cs"/>
          <w:sz w:val="24"/>
          <w:szCs w:val="24"/>
          <w:rtl/>
          <w:lang w:eastAsia="he-IL"/>
        </w:rPr>
        <w:t xml:space="preserve">נציג חב' הניהול והפיקוח </w:t>
      </w:r>
      <w:r w:rsidRPr="00E56613">
        <w:rPr>
          <w:rFonts w:ascii="Times New Roman" w:eastAsia="Times New Roman" w:hAnsi="Times New Roman" w:cs="David" w:hint="cs"/>
          <w:sz w:val="24"/>
          <w:szCs w:val="24"/>
          <w:rtl/>
          <w:lang w:eastAsia="he-IL"/>
        </w:rPr>
        <w:tab/>
        <w:t xml:space="preserve">       בעל  חב' הניהול והפיקוח </w:t>
      </w:r>
      <w:r w:rsidRPr="00E56613">
        <w:rPr>
          <w:rFonts w:ascii="Times New Roman" w:eastAsia="Times New Roman" w:hAnsi="Times New Roman" w:cs="David" w:hint="cs"/>
          <w:sz w:val="24"/>
          <w:szCs w:val="24"/>
          <w:rtl/>
          <w:lang w:eastAsia="he-IL"/>
        </w:rPr>
        <w:tab/>
      </w:r>
      <w:r w:rsidRPr="00E56613">
        <w:rPr>
          <w:rFonts w:ascii="Times New Roman" w:eastAsia="Times New Roman" w:hAnsi="Times New Roman" w:cs="David" w:hint="cs"/>
          <w:sz w:val="24"/>
          <w:szCs w:val="24"/>
          <w:rtl/>
          <w:lang w:eastAsia="he-IL"/>
        </w:rPr>
        <w:tab/>
        <w:t xml:space="preserve">           תאריך </w:t>
      </w:r>
    </w:p>
    <w:p w14:paraId="1756C898" w14:textId="77777777" w:rsidR="00F239A0" w:rsidRDefault="00F239A0" w:rsidP="00E56613">
      <w:pPr>
        <w:autoSpaceDE w:val="0"/>
        <w:autoSpaceDN w:val="0"/>
        <w:adjustRightInd w:val="0"/>
        <w:spacing w:before="0" w:beforeAutospacing="0" w:after="0" w:afterAutospacing="0" w:line="240" w:lineRule="auto"/>
        <w:ind w:left="3600" w:right="-1418"/>
        <w:rPr>
          <w:rFonts w:ascii="David" w:eastAsia="Times New Roman" w:hAnsi="David" w:cs="David"/>
          <w:b/>
          <w:bCs/>
          <w:sz w:val="26"/>
          <w:szCs w:val="26"/>
          <w:u w:val="single"/>
          <w:rtl/>
        </w:rPr>
      </w:pPr>
      <w:r>
        <w:rPr>
          <w:rFonts w:ascii="David" w:eastAsia="Times New Roman" w:hAnsi="David" w:cs="David"/>
          <w:b/>
          <w:bCs/>
          <w:sz w:val="26"/>
          <w:szCs w:val="26"/>
          <w:u w:val="single"/>
          <w:rtl/>
        </w:rPr>
        <w:br w:type="page"/>
      </w:r>
    </w:p>
    <w:p w14:paraId="775A2C82" w14:textId="77777777" w:rsidR="00E56613" w:rsidRPr="00E56613" w:rsidRDefault="00E56613" w:rsidP="00E56613">
      <w:pPr>
        <w:autoSpaceDE w:val="0"/>
        <w:autoSpaceDN w:val="0"/>
        <w:adjustRightInd w:val="0"/>
        <w:spacing w:before="0" w:beforeAutospacing="0" w:after="0" w:afterAutospacing="0" w:line="240" w:lineRule="auto"/>
        <w:ind w:left="3600" w:right="-1418"/>
        <w:rPr>
          <w:rFonts w:ascii="David" w:eastAsia="Times New Roman" w:hAnsi="David" w:cs="David"/>
          <w:b/>
          <w:bCs/>
          <w:sz w:val="26"/>
          <w:szCs w:val="26"/>
          <w:u w:val="single"/>
          <w:rtl/>
        </w:rPr>
      </w:pPr>
      <w:r w:rsidRPr="00E56613">
        <w:rPr>
          <w:rFonts w:ascii="David" w:eastAsia="Times New Roman" w:hAnsi="David" w:cs="David" w:hint="cs"/>
          <w:b/>
          <w:bCs/>
          <w:sz w:val="26"/>
          <w:szCs w:val="26"/>
          <w:u w:val="single"/>
          <w:rtl/>
        </w:rPr>
        <w:t>נספח 3.1.43</w:t>
      </w:r>
    </w:p>
    <w:p w14:paraId="596A6765" w14:textId="77777777" w:rsidR="00E56613" w:rsidRPr="00E56613" w:rsidRDefault="00E56613" w:rsidP="00E56613">
      <w:pPr>
        <w:autoSpaceDE w:val="0"/>
        <w:autoSpaceDN w:val="0"/>
        <w:adjustRightInd w:val="0"/>
        <w:spacing w:before="0" w:beforeAutospacing="0" w:after="0" w:afterAutospacing="0" w:line="240" w:lineRule="auto"/>
        <w:ind w:left="1440" w:right="-1418"/>
        <w:rPr>
          <w:rFonts w:ascii="David" w:eastAsia="Times New Roman" w:hAnsi="David" w:cs="David"/>
          <w:b/>
          <w:bCs/>
          <w:sz w:val="24"/>
          <w:szCs w:val="24"/>
          <w:u w:val="single"/>
          <w:rtl/>
        </w:rPr>
      </w:pPr>
      <w:r w:rsidRPr="00E56613">
        <w:rPr>
          <w:rFonts w:ascii="David" w:eastAsia="Times New Roman" w:hAnsi="David" w:cs="David" w:hint="cs"/>
          <w:b/>
          <w:bCs/>
          <w:sz w:val="24"/>
          <w:szCs w:val="24"/>
          <w:u w:val="single"/>
          <w:rtl/>
        </w:rPr>
        <w:t xml:space="preserve">מפרט לביצוע </w:t>
      </w:r>
      <w:r w:rsidRPr="00E56613">
        <w:rPr>
          <w:rFonts w:ascii="David" w:eastAsia="Times New Roman" w:hAnsi="David" w:cs="David"/>
          <w:b/>
          <w:bCs/>
          <w:sz w:val="24"/>
          <w:szCs w:val="24"/>
          <w:u w:val="single"/>
          <w:rtl/>
        </w:rPr>
        <w:t>מעבר</w:t>
      </w:r>
      <w:r w:rsidRPr="00E56613">
        <w:rPr>
          <w:rFonts w:ascii="David" w:eastAsia="Times New Roman" w:hAnsi="David" w:cs="David"/>
          <w:b/>
          <w:bCs/>
          <w:sz w:val="24"/>
          <w:szCs w:val="24"/>
          <w:u w:val="single"/>
        </w:rPr>
        <w:t xml:space="preserve"> </w:t>
      </w:r>
      <w:r w:rsidRPr="00E56613">
        <w:rPr>
          <w:rFonts w:ascii="David" w:eastAsia="Times New Roman" w:hAnsi="David" w:cs="David"/>
          <w:b/>
          <w:bCs/>
          <w:sz w:val="24"/>
          <w:szCs w:val="24"/>
          <w:u w:val="single"/>
          <w:rtl/>
        </w:rPr>
        <w:t>בטוח</w:t>
      </w:r>
      <w:r w:rsidRPr="00E56613">
        <w:rPr>
          <w:rFonts w:ascii="David" w:eastAsia="Times New Roman" w:hAnsi="David" w:cs="David"/>
          <w:b/>
          <w:bCs/>
          <w:sz w:val="24"/>
          <w:szCs w:val="24"/>
          <w:u w:val="single"/>
        </w:rPr>
        <w:t xml:space="preserve"> </w:t>
      </w:r>
      <w:r w:rsidRPr="00E56613">
        <w:rPr>
          <w:rFonts w:ascii="David" w:eastAsia="Times New Roman" w:hAnsi="David" w:cs="David"/>
          <w:b/>
          <w:bCs/>
          <w:sz w:val="24"/>
          <w:szCs w:val="24"/>
          <w:u w:val="single"/>
          <w:rtl/>
        </w:rPr>
        <w:t>להולכי</w:t>
      </w:r>
      <w:r w:rsidRPr="00E56613">
        <w:rPr>
          <w:rFonts w:ascii="David" w:eastAsia="Times New Roman" w:hAnsi="David" w:cs="David"/>
          <w:b/>
          <w:bCs/>
          <w:sz w:val="24"/>
          <w:szCs w:val="24"/>
          <w:u w:val="single"/>
        </w:rPr>
        <w:t xml:space="preserve"> </w:t>
      </w:r>
      <w:r w:rsidRPr="00E56613">
        <w:rPr>
          <w:rFonts w:ascii="David" w:eastAsia="Times New Roman" w:hAnsi="David" w:cs="David"/>
          <w:b/>
          <w:bCs/>
          <w:sz w:val="24"/>
          <w:szCs w:val="24"/>
          <w:u w:val="single"/>
          <w:rtl/>
        </w:rPr>
        <w:t>רגל</w:t>
      </w:r>
      <w:r w:rsidRPr="00E56613">
        <w:rPr>
          <w:rFonts w:ascii="David" w:eastAsia="Times New Roman" w:hAnsi="David" w:cs="David"/>
          <w:b/>
          <w:bCs/>
          <w:sz w:val="24"/>
          <w:szCs w:val="24"/>
          <w:u w:val="single"/>
        </w:rPr>
        <w:t xml:space="preserve"> / </w:t>
      </w:r>
      <w:r w:rsidRPr="00E56613">
        <w:rPr>
          <w:rFonts w:ascii="David" w:eastAsia="Times New Roman" w:hAnsi="David" w:cs="David"/>
          <w:b/>
          <w:bCs/>
          <w:sz w:val="24"/>
          <w:szCs w:val="24"/>
          <w:u w:val="single"/>
          <w:rtl/>
        </w:rPr>
        <w:t>מבקרים</w:t>
      </w:r>
      <w:r w:rsidRPr="00E56613">
        <w:rPr>
          <w:rFonts w:ascii="David" w:eastAsia="Times New Roman" w:hAnsi="David" w:cs="David" w:hint="cs"/>
          <w:b/>
          <w:bCs/>
          <w:sz w:val="24"/>
          <w:szCs w:val="24"/>
          <w:u w:val="single"/>
          <w:rtl/>
        </w:rPr>
        <w:t>/דיירים באתרי החברה</w:t>
      </w:r>
    </w:p>
    <w:p w14:paraId="620D6462" w14:textId="77777777" w:rsidR="00E56613" w:rsidRPr="00E56613" w:rsidRDefault="00E56613" w:rsidP="00E56613">
      <w:pPr>
        <w:autoSpaceDE w:val="0"/>
        <w:autoSpaceDN w:val="0"/>
        <w:adjustRightInd w:val="0"/>
        <w:spacing w:before="0" w:beforeAutospacing="0" w:after="0" w:afterAutospacing="0" w:line="240" w:lineRule="auto"/>
        <w:ind w:left="1440" w:right="-1418"/>
        <w:rPr>
          <w:rFonts w:ascii="David" w:eastAsia="Times New Roman" w:hAnsi="David" w:cs="David"/>
          <w:b/>
          <w:bCs/>
          <w:sz w:val="24"/>
          <w:szCs w:val="24"/>
          <w:u w:val="single"/>
          <w:rtl/>
        </w:rPr>
      </w:pPr>
    </w:p>
    <w:p w14:paraId="36D0E383" w14:textId="77777777" w:rsidR="00E56613" w:rsidRPr="00E56613" w:rsidRDefault="00E56613" w:rsidP="00E56613">
      <w:pPr>
        <w:spacing w:before="0" w:beforeAutospacing="0" w:after="0" w:afterAutospacing="0" w:line="360" w:lineRule="auto"/>
        <w:rPr>
          <w:rFonts w:ascii="Times New Roman" w:eastAsia="Times New Roman" w:hAnsi="Times New Roman" w:cs="David"/>
          <w:sz w:val="24"/>
          <w:szCs w:val="24"/>
          <w:rtl/>
          <w:lang w:eastAsia="he-IL"/>
        </w:rPr>
      </w:pPr>
    </w:p>
    <w:p w14:paraId="06B4DF40" w14:textId="77777777" w:rsidR="00E56613" w:rsidRPr="00E56613" w:rsidRDefault="00E56613" w:rsidP="00E56613">
      <w:pPr>
        <w:spacing w:before="0" w:beforeAutospacing="0" w:after="0" w:afterAutospacing="0" w:line="360" w:lineRule="auto"/>
        <w:rPr>
          <w:rFonts w:ascii="Times New Roman" w:eastAsia="Times New Roman" w:hAnsi="Times New Roman" w:cs="David"/>
          <w:sz w:val="24"/>
          <w:szCs w:val="24"/>
          <w:rtl/>
          <w:lang w:eastAsia="he-IL"/>
        </w:rPr>
      </w:pPr>
      <w:r w:rsidRPr="00E56613">
        <w:rPr>
          <w:rFonts w:ascii="Times New Roman" w:eastAsia="Times New Roman" w:hAnsi="Times New Roman" w:cs="David" w:hint="cs"/>
          <w:b/>
          <w:bCs/>
          <w:sz w:val="24"/>
          <w:szCs w:val="24"/>
          <w:rtl/>
          <w:lang w:eastAsia="he-IL"/>
        </w:rPr>
        <w:t>1</w:t>
      </w:r>
      <w:r w:rsidRPr="00E56613">
        <w:rPr>
          <w:rFonts w:ascii="Times New Roman" w:eastAsia="Times New Roman" w:hAnsi="Times New Roman" w:cs="David" w:hint="cs"/>
          <w:sz w:val="24"/>
          <w:szCs w:val="24"/>
          <w:rtl/>
          <w:lang w:eastAsia="he-IL"/>
        </w:rPr>
        <w:t xml:space="preserve">. </w:t>
      </w:r>
      <w:r w:rsidRPr="00E56613">
        <w:rPr>
          <w:rFonts w:ascii="Times New Roman" w:eastAsia="Times New Roman" w:hAnsi="Times New Roman" w:cs="David" w:hint="cs"/>
          <w:b/>
          <w:bCs/>
          <w:sz w:val="24"/>
          <w:szCs w:val="24"/>
          <w:u w:val="single"/>
          <w:rtl/>
          <w:lang w:eastAsia="he-IL"/>
        </w:rPr>
        <w:t>הקדמה</w:t>
      </w:r>
    </w:p>
    <w:p w14:paraId="63E558BD" w14:textId="77777777" w:rsidR="00E56613" w:rsidRPr="00E56613" w:rsidRDefault="00E56613" w:rsidP="00E56613">
      <w:pPr>
        <w:spacing w:before="0" w:beforeAutospacing="0" w:after="0" w:afterAutospacing="0" w:line="360" w:lineRule="auto"/>
        <w:rPr>
          <w:rFonts w:ascii="Times New Roman" w:eastAsia="Times New Roman" w:hAnsi="Times New Roman" w:cs="David"/>
          <w:sz w:val="24"/>
          <w:szCs w:val="24"/>
          <w:rtl/>
          <w:lang w:eastAsia="he-IL"/>
        </w:rPr>
      </w:pPr>
    </w:p>
    <w:p w14:paraId="708A373B" w14:textId="77777777" w:rsidR="00E56613" w:rsidRPr="00E56613" w:rsidRDefault="00E56613" w:rsidP="00E56613">
      <w:pPr>
        <w:spacing w:before="0" w:beforeAutospacing="0" w:after="0" w:afterAutospacing="0" w:line="360" w:lineRule="auto"/>
        <w:rPr>
          <w:rFonts w:ascii="Times New Roman" w:eastAsia="Times New Roman" w:hAnsi="Times New Roman" w:cs="David"/>
          <w:sz w:val="24"/>
          <w:szCs w:val="24"/>
          <w:rtl/>
          <w:lang w:eastAsia="he-IL"/>
        </w:rPr>
      </w:pPr>
      <w:r w:rsidRPr="00E56613">
        <w:rPr>
          <w:rFonts w:ascii="Times New Roman" w:eastAsia="Times New Roman" w:hAnsi="Times New Roman" w:cs="David" w:hint="cs"/>
          <w:sz w:val="24"/>
          <w:szCs w:val="24"/>
          <w:rtl/>
          <w:lang w:eastAsia="he-IL"/>
        </w:rPr>
        <w:t>מפרט זה נערך ע"י חברת אפריקה ישראל מגורים כמידע, מתן הדרכה ודגשים ולקבוע תקני בטיחות מינימליי</w:t>
      </w:r>
      <w:r w:rsidRPr="00E56613">
        <w:rPr>
          <w:rFonts w:ascii="Times New Roman" w:eastAsia="Times New Roman" w:hAnsi="Times New Roman" w:cs="David" w:hint="eastAsia"/>
          <w:sz w:val="24"/>
          <w:szCs w:val="24"/>
          <w:rtl/>
          <w:lang w:eastAsia="he-IL"/>
        </w:rPr>
        <w:t>ם</w:t>
      </w:r>
      <w:r w:rsidRPr="00E56613">
        <w:rPr>
          <w:rFonts w:ascii="Times New Roman" w:eastAsia="Times New Roman" w:hAnsi="Times New Roman" w:cs="David" w:hint="cs"/>
          <w:sz w:val="24"/>
          <w:szCs w:val="24"/>
          <w:rtl/>
          <w:lang w:eastAsia="he-IL"/>
        </w:rPr>
        <w:t xml:space="preserve"> להקמת מעבר בטוח להולכי רגל /מבקרים /דיירים באתרי הבניה של פרויקטים ביזמות חברת אפריקה ישראל מגורים.</w:t>
      </w:r>
    </w:p>
    <w:p w14:paraId="0175B3D8" w14:textId="77777777" w:rsidR="00E56613" w:rsidRPr="00E56613" w:rsidRDefault="00E56613" w:rsidP="00E56613">
      <w:pPr>
        <w:spacing w:before="0" w:beforeAutospacing="0" w:after="0" w:afterAutospacing="0" w:line="360" w:lineRule="auto"/>
        <w:rPr>
          <w:rFonts w:ascii="Times New Roman" w:eastAsia="Times New Roman" w:hAnsi="Times New Roman" w:cs="David"/>
          <w:sz w:val="24"/>
          <w:szCs w:val="24"/>
          <w:rtl/>
          <w:lang w:eastAsia="he-IL"/>
        </w:rPr>
      </w:pPr>
    </w:p>
    <w:p w14:paraId="1B811E0B" w14:textId="77777777" w:rsidR="00E56613" w:rsidRPr="00E56613" w:rsidRDefault="00E56613" w:rsidP="00E56613">
      <w:pPr>
        <w:spacing w:before="0" w:beforeAutospacing="0" w:after="0" w:afterAutospacing="0" w:line="360" w:lineRule="auto"/>
        <w:rPr>
          <w:rFonts w:ascii="Times New Roman" w:eastAsia="Times New Roman" w:hAnsi="Times New Roman" w:cs="David"/>
          <w:sz w:val="24"/>
          <w:szCs w:val="24"/>
          <w:rtl/>
          <w:lang w:eastAsia="he-IL"/>
        </w:rPr>
      </w:pPr>
      <w:r w:rsidRPr="00E56613">
        <w:rPr>
          <w:rFonts w:ascii="Times New Roman" w:eastAsia="Times New Roman" w:hAnsi="Times New Roman" w:cs="David" w:hint="cs"/>
          <w:sz w:val="24"/>
          <w:szCs w:val="24"/>
          <w:rtl/>
          <w:lang w:eastAsia="he-IL"/>
        </w:rPr>
        <w:t>ככלל יש למנוע מהציבור כניסה לאתרי בנייה / עבודה, והתקרבות לפעילויות העבודה באתרים השונים. מטרות המעבר הבטוח להולכי רגל:</w:t>
      </w:r>
    </w:p>
    <w:p w14:paraId="436A44CB" w14:textId="77777777" w:rsidR="00E56613" w:rsidRPr="00E56613" w:rsidRDefault="00E56613" w:rsidP="00E56613">
      <w:pPr>
        <w:spacing w:before="0" w:beforeAutospacing="0" w:after="0" w:afterAutospacing="0" w:line="360" w:lineRule="auto"/>
        <w:rPr>
          <w:rFonts w:ascii="Times New Roman" w:eastAsia="Times New Roman" w:hAnsi="Times New Roman" w:cs="David"/>
          <w:sz w:val="24"/>
          <w:szCs w:val="24"/>
          <w:rtl/>
          <w:lang w:eastAsia="he-IL"/>
        </w:rPr>
      </w:pPr>
      <w:r w:rsidRPr="00E56613">
        <w:rPr>
          <w:rFonts w:ascii="Times New Roman" w:eastAsia="Times New Roman" w:hAnsi="Times New Roman" w:cs="David" w:hint="cs"/>
          <w:sz w:val="24"/>
          <w:szCs w:val="24"/>
          <w:rtl/>
          <w:lang w:eastAsia="he-IL"/>
        </w:rPr>
        <w:t>1. לאפשר הגנת הציבור מפני פגיעות פיזיות בזמן ביצוע עבודות הבניה באתר.</w:t>
      </w:r>
    </w:p>
    <w:p w14:paraId="5EDDF8F2" w14:textId="77777777" w:rsidR="00E56613" w:rsidRPr="00E56613" w:rsidRDefault="00E56613" w:rsidP="00E56613">
      <w:pPr>
        <w:spacing w:before="0" w:beforeAutospacing="0" w:after="0" w:afterAutospacing="0" w:line="360" w:lineRule="auto"/>
        <w:rPr>
          <w:rFonts w:ascii="Times New Roman" w:eastAsia="Times New Roman" w:hAnsi="Times New Roman" w:cs="David"/>
          <w:sz w:val="24"/>
          <w:szCs w:val="24"/>
          <w:rtl/>
          <w:lang w:eastAsia="he-IL"/>
        </w:rPr>
      </w:pPr>
      <w:r w:rsidRPr="00E56613">
        <w:rPr>
          <w:rFonts w:ascii="Times New Roman" w:eastAsia="Times New Roman" w:hAnsi="Times New Roman" w:cs="David" w:hint="cs"/>
          <w:sz w:val="24"/>
          <w:szCs w:val="24"/>
          <w:rtl/>
          <w:lang w:eastAsia="he-IL"/>
        </w:rPr>
        <w:t>2. להגדיר ולהגביל את דרכי התנועה לאזורים בהם המבקרים מורשים להגיע ולשהות בהם, דוגמת "משרד שינוי דיירים", "דירה לדוגמא" וכל אזור אחר בתחום האתר שהולכי רגל / מבקרים / דיירים מורשים לשהות בו. יש לשאוף למקם את האזורים הנ"ל מחוץ לתחום האתר.</w:t>
      </w:r>
    </w:p>
    <w:p w14:paraId="04A4524E" w14:textId="77777777" w:rsidR="00E56613" w:rsidRPr="00E56613" w:rsidRDefault="00E56613" w:rsidP="00E56613">
      <w:pPr>
        <w:spacing w:before="0" w:beforeAutospacing="0" w:after="0" w:afterAutospacing="0" w:line="360" w:lineRule="auto"/>
        <w:rPr>
          <w:rFonts w:ascii="Times New Roman" w:eastAsia="Times New Roman" w:hAnsi="Times New Roman" w:cs="David"/>
          <w:sz w:val="24"/>
          <w:szCs w:val="24"/>
          <w:rtl/>
          <w:lang w:eastAsia="he-IL"/>
        </w:rPr>
      </w:pPr>
    </w:p>
    <w:p w14:paraId="2EF62D83" w14:textId="77777777" w:rsidR="00E56613" w:rsidRPr="00E56613" w:rsidRDefault="00E56613" w:rsidP="00E56613">
      <w:pPr>
        <w:spacing w:before="0" w:beforeAutospacing="0" w:after="0" w:afterAutospacing="0" w:line="360" w:lineRule="auto"/>
        <w:rPr>
          <w:rFonts w:ascii="Times New Roman" w:eastAsia="Times New Roman" w:hAnsi="Times New Roman" w:cs="David"/>
          <w:sz w:val="24"/>
          <w:szCs w:val="24"/>
          <w:rtl/>
          <w:lang w:eastAsia="he-IL"/>
        </w:rPr>
      </w:pPr>
      <w:r w:rsidRPr="00E56613">
        <w:rPr>
          <w:rFonts w:ascii="Times New Roman" w:eastAsia="Times New Roman" w:hAnsi="Times New Roman" w:cs="David" w:hint="cs"/>
          <w:sz w:val="24"/>
          <w:szCs w:val="24"/>
          <w:rtl/>
          <w:lang w:eastAsia="he-IL"/>
        </w:rPr>
        <w:t>הכניסה אליהם תהייה מבוקרת בשעות ביקור מוגדרות ובליווי של עובד שהודרך והוסמך ללוות דיירים ומבקרים מוסמכים.</w:t>
      </w:r>
    </w:p>
    <w:p w14:paraId="353CD6C1" w14:textId="77777777" w:rsidR="00E56613" w:rsidRPr="00E56613" w:rsidRDefault="00E56613" w:rsidP="00E56613">
      <w:pPr>
        <w:spacing w:before="0" w:beforeAutospacing="0" w:after="0" w:afterAutospacing="0" w:line="360" w:lineRule="auto"/>
        <w:rPr>
          <w:rFonts w:ascii="Times New Roman" w:eastAsia="Times New Roman" w:hAnsi="Times New Roman" w:cs="David"/>
          <w:sz w:val="24"/>
          <w:szCs w:val="24"/>
          <w:rtl/>
          <w:lang w:eastAsia="he-IL"/>
        </w:rPr>
      </w:pPr>
    </w:p>
    <w:p w14:paraId="7A076D9F" w14:textId="77777777" w:rsidR="00E56613" w:rsidRPr="00E56613" w:rsidRDefault="00E56613" w:rsidP="00E56613">
      <w:pPr>
        <w:spacing w:before="0" w:beforeAutospacing="0" w:after="0" w:afterAutospacing="0" w:line="360" w:lineRule="auto"/>
        <w:rPr>
          <w:rFonts w:ascii="Times New Roman" w:eastAsia="Times New Roman" w:hAnsi="Times New Roman" w:cs="David"/>
          <w:sz w:val="24"/>
          <w:szCs w:val="24"/>
          <w:rtl/>
          <w:lang w:eastAsia="he-IL"/>
        </w:rPr>
      </w:pPr>
      <w:r w:rsidRPr="00E56613">
        <w:rPr>
          <w:rFonts w:ascii="Times New Roman" w:eastAsia="Times New Roman" w:hAnsi="Times New Roman" w:cs="David" w:hint="cs"/>
          <w:sz w:val="24"/>
          <w:szCs w:val="24"/>
          <w:rtl/>
          <w:lang w:eastAsia="he-IL"/>
        </w:rPr>
        <w:t>"המעבר הבטוח" הוא מכלול של אמצעי הגנה ובטיחות הכולל:</w:t>
      </w:r>
    </w:p>
    <w:p w14:paraId="0A055FDB" w14:textId="77777777" w:rsidR="00E56613" w:rsidRPr="00E56613" w:rsidRDefault="00E56613" w:rsidP="00237720">
      <w:pPr>
        <w:numPr>
          <w:ilvl w:val="0"/>
          <w:numId w:val="28"/>
        </w:numPr>
        <w:spacing w:before="0" w:beforeAutospacing="0" w:after="0" w:afterAutospacing="0" w:line="240" w:lineRule="auto"/>
        <w:jc w:val="both"/>
        <w:rPr>
          <w:rFonts w:ascii="Times New Roman" w:eastAsia="Times New Roman" w:hAnsi="Times New Roman" w:cs="David"/>
          <w:sz w:val="24"/>
          <w:szCs w:val="24"/>
          <w:lang w:eastAsia="he-IL"/>
        </w:rPr>
      </w:pPr>
      <w:r w:rsidRPr="00E56613">
        <w:rPr>
          <w:rFonts w:ascii="Times New Roman" w:eastAsia="Times New Roman" w:hAnsi="Times New Roman" w:cs="David" w:hint="cs"/>
          <w:sz w:val="24"/>
          <w:szCs w:val="24"/>
          <w:rtl/>
          <w:lang w:eastAsia="he-IL"/>
        </w:rPr>
        <w:t>מדרך.</w:t>
      </w:r>
    </w:p>
    <w:p w14:paraId="0B3B080A" w14:textId="77777777" w:rsidR="00E56613" w:rsidRPr="00E56613" w:rsidRDefault="00E56613" w:rsidP="00237720">
      <w:pPr>
        <w:numPr>
          <w:ilvl w:val="0"/>
          <w:numId w:val="28"/>
        </w:numPr>
        <w:spacing w:before="0" w:beforeAutospacing="0" w:after="0" w:afterAutospacing="0" w:line="240" w:lineRule="auto"/>
        <w:jc w:val="both"/>
        <w:rPr>
          <w:rFonts w:ascii="Times New Roman" w:eastAsia="Times New Roman" w:hAnsi="Times New Roman" w:cs="David"/>
          <w:sz w:val="24"/>
          <w:szCs w:val="24"/>
          <w:lang w:eastAsia="he-IL"/>
        </w:rPr>
      </w:pPr>
      <w:r w:rsidRPr="00E56613">
        <w:rPr>
          <w:rFonts w:ascii="Times New Roman" w:eastAsia="Times New Roman" w:hAnsi="Times New Roman" w:cs="David" w:hint="cs"/>
          <w:sz w:val="24"/>
          <w:szCs w:val="24"/>
          <w:rtl/>
          <w:lang w:eastAsia="he-IL"/>
        </w:rPr>
        <w:t xml:space="preserve">גגון </w:t>
      </w:r>
      <w:r w:rsidRPr="00E56613">
        <w:rPr>
          <w:rFonts w:ascii="Times New Roman" w:eastAsia="Times New Roman" w:hAnsi="Times New Roman" w:cs="David"/>
          <w:sz w:val="24"/>
          <w:szCs w:val="24"/>
          <w:rtl/>
          <w:lang w:eastAsia="he-IL"/>
        </w:rPr>
        <w:t>–</w:t>
      </w:r>
      <w:r w:rsidRPr="00E56613">
        <w:rPr>
          <w:rFonts w:ascii="Times New Roman" w:eastAsia="Times New Roman" w:hAnsi="Times New Roman" w:cs="David" w:hint="cs"/>
          <w:sz w:val="24"/>
          <w:szCs w:val="24"/>
          <w:rtl/>
          <w:lang w:eastAsia="he-IL"/>
        </w:rPr>
        <w:t xml:space="preserve"> הגנה מפני חפצים נופלים.</w:t>
      </w:r>
    </w:p>
    <w:p w14:paraId="72B012F0" w14:textId="77777777" w:rsidR="00E56613" w:rsidRPr="00E56613" w:rsidRDefault="00E56613" w:rsidP="00237720">
      <w:pPr>
        <w:numPr>
          <w:ilvl w:val="0"/>
          <w:numId w:val="28"/>
        </w:numPr>
        <w:spacing w:before="0" w:beforeAutospacing="0" w:after="0" w:afterAutospacing="0" w:line="240" w:lineRule="auto"/>
        <w:jc w:val="both"/>
        <w:rPr>
          <w:rFonts w:ascii="Times New Roman" w:eastAsia="Times New Roman" w:hAnsi="Times New Roman" w:cs="David"/>
          <w:sz w:val="24"/>
          <w:szCs w:val="24"/>
          <w:lang w:eastAsia="he-IL"/>
        </w:rPr>
      </w:pPr>
      <w:r w:rsidRPr="00E56613">
        <w:rPr>
          <w:rFonts w:ascii="Times New Roman" w:eastAsia="Times New Roman" w:hAnsi="Times New Roman" w:cs="David" w:hint="cs"/>
          <w:sz w:val="24"/>
          <w:szCs w:val="24"/>
          <w:rtl/>
          <w:lang w:eastAsia="he-IL"/>
        </w:rPr>
        <w:t>גדר.</w:t>
      </w:r>
    </w:p>
    <w:p w14:paraId="67D380F0" w14:textId="77777777" w:rsidR="00E56613" w:rsidRPr="00E56613" w:rsidRDefault="00E56613" w:rsidP="00237720">
      <w:pPr>
        <w:numPr>
          <w:ilvl w:val="0"/>
          <w:numId w:val="28"/>
        </w:numPr>
        <w:spacing w:before="0" w:beforeAutospacing="0" w:after="0" w:afterAutospacing="0" w:line="240" w:lineRule="auto"/>
        <w:jc w:val="both"/>
        <w:rPr>
          <w:rFonts w:ascii="Times New Roman" w:eastAsia="Times New Roman" w:hAnsi="Times New Roman" w:cs="David"/>
          <w:sz w:val="24"/>
          <w:szCs w:val="24"/>
          <w:lang w:eastAsia="he-IL"/>
        </w:rPr>
      </w:pPr>
      <w:r w:rsidRPr="00E56613">
        <w:rPr>
          <w:rFonts w:ascii="Times New Roman" w:eastAsia="Times New Roman" w:hAnsi="Times New Roman" w:cs="David" w:hint="cs"/>
          <w:sz w:val="24"/>
          <w:szCs w:val="24"/>
          <w:rtl/>
          <w:lang w:eastAsia="he-IL"/>
        </w:rPr>
        <w:t>שערים / פתחים לכניסת מבקרים.</w:t>
      </w:r>
    </w:p>
    <w:p w14:paraId="38066BDA" w14:textId="77777777" w:rsidR="00E56613" w:rsidRPr="00E56613" w:rsidRDefault="00E56613" w:rsidP="00237720">
      <w:pPr>
        <w:numPr>
          <w:ilvl w:val="0"/>
          <w:numId w:val="28"/>
        </w:numPr>
        <w:spacing w:before="0" w:beforeAutospacing="0" w:after="0" w:afterAutospacing="0" w:line="240" w:lineRule="auto"/>
        <w:jc w:val="both"/>
        <w:rPr>
          <w:rFonts w:ascii="Times New Roman" w:eastAsia="Times New Roman" w:hAnsi="Times New Roman" w:cs="David"/>
          <w:sz w:val="24"/>
          <w:szCs w:val="24"/>
          <w:lang w:eastAsia="he-IL"/>
        </w:rPr>
      </w:pPr>
      <w:r w:rsidRPr="00E56613">
        <w:rPr>
          <w:rFonts w:ascii="Times New Roman" w:eastAsia="Times New Roman" w:hAnsi="Times New Roman" w:cs="David" w:hint="cs"/>
          <w:sz w:val="24"/>
          <w:szCs w:val="24"/>
          <w:rtl/>
          <w:lang w:eastAsia="he-IL"/>
        </w:rPr>
        <w:t>שילוט.</w:t>
      </w:r>
    </w:p>
    <w:p w14:paraId="69645CEA" w14:textId="77777777" w:rsidR="00E56613" w:rsidRPr="00E56613" w:rsidRDefault="00E56613" w:rsidP="00237720">
      <w:pPr>
        <w:numPr>
          <w:ilvl w:val="0"/>
          <w:numId w:val="28"/>
        </w:numPr>
        <w:spacing w:before="0" w:beforeAutospacing="0" w:after="0" w:afterAutospacing="0" w:line="240" w:lineRule="auto"/>
        <w:jc w:val="both"/>
        <w:rPr>
          <w:rFonts w:ascii="Times New Roman" w:eastAsia="Times New Roman" w:hAnsi="Times New Roman" w:cs="David"/>
          <w:sz w:val="24"/>
          <w:szCs w:val="24"/>
          <w:lang w:eastAsia="he-IL"/>
        </w:rPr>
      </w:pPr>
      <w:r w:rsidRPr="00E56613">
        <w:rPr>
          <w:rFonts w:ascii="Times New Roman" w:eastAsia="Times New Roman" w:hAnsi="Times New Roman" w:cs="David" w:hint="cs"/>
          <w:sz w:val="24"/>
          <w:szCs w:val="24"/>
          <w:rtl/>
          <w:lang w:eastAsia="he-IL"/>
        </w:rPr>
        <w:t>תאורה.</w:t>
      </w:r>
    </w:p>
    <w:p w14:paraId="4A4D6B3A" w14:textId="77777777" w:rsidR="00E56613" w:rsidRPr="00E56613" w:rsidRDefault="00E56613" w:rsidP="00E56613">
      <w:pPr>
        <w:spacing w:before="0" w:beforeAutospacing="0" w:after="0" w:afterAutospacing="0" w:line="360" w:lineRule="auto"/>
        <w:rPr>
          <w:rFonts w:ascii="Times New Roman" w:eastAsia="Times New Roman" w:hAnsi="Times New Roman" w:cs="David"/>
          <w:b/>
          <w:bCs/>
          <w:sz w:val="24"/>
          <w:szCs w:val="24"/>
          <w:rtl/>
          <w:lang w:eastAsia="he-IL"/>
        </w:rPr>
      </w:pPr>
    </w:p>
    <w:p w14:paraId="17177154" w14:textId="77777777" w:rsidR="00E56613" w:rsidRPr="00E56613" w:rsidRDefault="00E56613" w:rsidP="00E56613">
      <w:pPr>
        <w:spacing w:before="0" w:beforeAutospacing="0" w:after="0" w:afterAutospacing="0" w:line="360" w:lineRule="auto"/>
        <w:rPr>
          <w:rFonts w:ascii="Times New Roman" w:eastAsia="Times New Roman" w:hAnsi="Times New Roman" w:cs="David"/>
          <w:b/>
          <w:bCs/>
          <w:sz w:val="24"/>
          <w:szCs w:val="24"/>
          <w:rtl/>
          <w:lang w:eastAsia="he-IL"/>
        </w:rPr>
      </w:pPr>
      <w:r w:rsidRPr="00E56613">
        <w:rPr>
          <w:rFonts w:ascii="Times New Roman" w:eastAsia="Times New Roman" w:hAnsi="Times New Roman" w:cs="David" w:hint="cs"/>
          <w:b/>
          <w:bCs/>
          <w:sz w:val="24"/>
          <w:szCs w:val="24"/>
          <w:rtl/>
          <w:lang w:eastAsia="he-IL"/>
        </w:rPr>
        <w:t xml:space="preserve">2. </w:t>
      </w:r>
      <w:r w:rsidRPr="00E56613">
        <w:rPr>
          <w:rFonts w:ascii="Times New Roman" w:eastAsia="Times New Roman" w:hAnsi="Times New Roman" w:cs="David" w:hint="cs"/>
          <w:b/>
          <w:bCs/>
          <w:sz w:val="24"/>
          <w:szCs w:val="24"/>
          <w:u w:val="single"/>
          <w:rtl/>
          <w:lang w:eastAsia="he-IL"/>
        </w:rPr>
        <w:t>מדרך</w:t>
      </w:r>
    </w:p>
    <w:p w14:paraId="79637483" w14:textId="77777777" w:rsidR="00E56613" w:rsidRPr="00E56613" w:rsidRDefault="00E56613" w:rsidP="00E56613">
      <w:pPr>
        <w:spacing w:before="0" w:beforeAutospacing="0" w:after="0" w:afterAutospacing="0" w:line="360" w:lineRule="auto"/>
        <w:rPr>
          <w:rFonts w:ascii="Times New Roman" w:eastAsia="Times New Roman" w:hAnsi="Times New Roman" w:cs="David"/>
          <w:sz w:val="24"/>
          <w:szCs w:val="24"/>
          <w:rtl/>
          <w:lang w:eastAsia="he-IL"/>
        </w:rPr>
      </w:pPr>
    </w:p>
    <w:p w14:paraId="7779ACFD" w14:textId="77777777" w:rsidR="00E56613" w:rsidRPr="00E56613" w:rsidRDefault="00E56613" w:rsidP="00E56613">
      <w:pPr>
        <w:spacing w:before="0" w:beforeAutospacing="0" w:after="0" w:afterAutospacing="0" w:line="360" w:lineRule="auto"/>
        <w:rPr>
          <w:rFonts w:ascii="Times New Roman" w:eastAsia="Times New Roman" w:hAnsi="Times New Roman" w:cs="David"/>
          <w:sz w:val="24"/>
          <w:szCs w:val="24"/>
          <w:rtl/>
          <w:lang w:eastAsia="he-IL"/>
        </w:rPr>
      </w:pPr>
      <w:r w:rsidRPr="00E56613">
        <w:rPr>
          <w:rFonts w:ascii="Times New Roman" w:eastAsia="Times New Roman" w:hAnsi="Times New Roman" w:cs="David" w:hint="cs"/>
          <w:sz w:val="24"/>
          <w:szCs w:val="24"/>
          <w:rtl/>
          <w:lang w:eastAsia="he-IL"/>
        </w:rPr>
        <w:t>המדרך של ה"מעבר הבטוח"  נדרש להיות יציב, קשיח, שטוח, ללא מכשולים לכל אורכו.</w:t>
      </w:r>
    </w:p>
    <w:p w14:paraId="11EE593A" w14:textId="77777777" w:rsidR="00E56613" w:rsidRPr="00E56613" w:rsidRDefault="00E56613" w:rsidP="00E56613">
      <w:pPr>
        <w:spacing w:before="0" w:beforeAutospacing="0" w:after="0" w:afterAutospacing="0" w:line="360" w:lineRule="auto"/>
        <w:rPr>
          <w:rFonts w:ascii="Times New Roman" w:eastAsia="Times New Roman" w:hAnsi="Times New Roman" w:cs="David"/>
          <w:sz w:val="24"/>
          <w:szCs w:val="24"/>
          <w:rtl/>
          <w:lang w:eastAsia="he-IL"/>
        </w:rPr>
      </w:pPr>
      <w:r w:rsidRPr="00E56613">
        <w:rPr>
          <w:rFonts w:ascii="Times New Roman" w:eastAsia="Times New Roman" w:hAnsi="Times New Roman" w:cs="David" w:hint="cs"/>
          <w:sz w:val="24"/>
          <w:szCs w:val="24"/>
          <w:rtl/>
          <w:lang w:eastAsia="he-IL"/>
        </w:rPr>
        <w:t>רוחבו המינימלי של המדרך 2.50 מטר. במידה ויש להתגבר על הפרשי גובה השיפוע לא יעלה על 8%.</w:t>
      </w:r>
    </w:p>
    <w:p w14:paraId="7FE1CE86" w14:textId="77777777" w:rsidR="00E56613" w:rsidRPr="00E56613" w:rsidRDefault="00E56613" w:rsidP="00E56613">
      <w:pPr>
        <w:spacing w:before="0" w:beforeAutospacing="0" w:after="0" w:afterAutospacing="0" w:line="360" w:lineRule="auto"/>
        <w:rPr>
          <w:rFonts w:ascii="Times New Roman" w:eastAsia="Times New Roman" w:hAnsi="Times New Roman" w:cs="David"/>
          <w:sz w:val="24"/>
          <w:szCs w:val="24"/>
          <w:rtl/>
          <w:lang w:eastAsia="he-IL"/>
        </w:rPr>
      </w:pPr>
      <w:r w:rsidRPr="00E56613">
        <w:rPr>
          <w:rFonts w:ascii="Times New Roman" w:eastAsia="Times New Roman" w:hAnsi="Times New Roman" w:cs="David" w:hint="cs"/>
          <w:sz w:val="24"/>
          <w:szCs w:val="24"/>
          <w:rtl/>
          <w:lang w:eastAsia="he-IL"/>
        </w:rPr>
        <w:t xml:space="preserve">העומס השימושי על המדרך יקבע ע"פ הגדרות מהנדס מטעם הקבלן המבצע ובהתאם לנדרש בתקנות הבטיחות. </w:t>
      </w:r>
    </w:p>
    <w:p w14:paraId="14BCDD53" w14:textId="77777777" w:rsidR="00E56613" w:rsidRPr="00E56613" w:rsidRDefault="00E56613" w:rsidP="00E56613">
      <w:pPr>
        <w:spacing w:before="0" w:beforeAutospacing="0" w:after="0" w:afterAutospacing="0" w:line="360" w:lineRule="auto"/>
        <w:rPr>
          <w:rFonts w:ascii="Times New Roman" w:eastAsia="Times New Roman" w:hAnsi="Times New Roman" w:cs="David"/>
          <w:sz w:val="24"/>
          <w:szCs w:val="24"/>
          <w:rtl/>
          <w:lang w:eastAsia="he-IL"/>
        </w:rPr>
      </w:pPr>
      <w:r w:rsidRPr="00E56613">
        <w:rPr>
          <w:rFonts w:ascii="Times New Roman" w:eastAsia="Times New Roman" w:hAnsi="Times New Roman" w:cs="David" w:hint="cs"/>
          <w:sz w:val="24"/>
          <w:szCs w:val="24"/>
          <w:rtl/>
          <w:lang w:eastAsia="he-IL"/>
        </w:rPr>
        <w:t xml:space="preserve"> </w:t>
      </w:r>
    </w:p>
    <w:p w14:paraId="2C836955" w14:textId="77777777" w:rsidR="00E56613" w:rsidRPr="00E56613" w:rsidRDefault="00E56613" w:rsidP="00E56613">
      <w:pPr>
        <w:spacing w:before="0" w:beforeAutospacing="0" w:after="0" w:afterAutospacing="0" w:line="360" w:lineRule="auto"/>
        <w:rPr>
          <w:rFonts w:ascii="Times New Roman" w:eastAsia="Times New Roman" w:hAnsi="Times New Roman" w:cs="David"/>
          <w:sz w:val="24"/>
          <w:szCs w:val="24"/>
          <w:rtl/>
          <w:lang w:eastAsia="he-IL"/>
        </w:rPr>
      </w:pPr>
      <w:r w:rsidRPr="00E56613">
        <w:rPr>
          <w:rFonts w:ascii="Times New Roman" w:eastAsia="Times New Roman" w:hAnsi="Times New Roman" w:cs="David" w:hint="cs"/>
          <w:sz w:val="24"/>
          <w:szCs w:val="24"/>
          <w:rtl/>
          <w:lang w:eastAsia="he-IL"/>
        </w:rPr>
        <w:t>למדרך שיפוע של לפחות 2% להסדרת ניקוז מי גשמים.</w:t>
      </w:r>
    </w:p>
    <w:p w14:paraId="486CB3DA" w14:textId="77777777" w:rsidR="00E56613" w:rsidRPr="00E56613" w:rsidRDefault="00E56613" w:rsidP="00E56613">
      <w:pPr>
        <w:spacing w:before="0" w:beforeAutospacing="0" w:after="0" w:afterAutospacing="0" w:line="360" w:lineRule="auto"/>
        <w:rPr>
          <w:rFonts w:ascii="Times New Roman" w:eastAsia="Times New Roman" w:hAnsi="Times New Roman" w:cs="David"/>
          <w:sz w:val="24"/>
          <w:szCs w:val="24"/>
          <w:rtl/>
          <w:lang w:eastAsia="he-IL"/>
        </w:rPr>
      </w:pPr>
      <w:r w:rsidRPr="00E56613">
        <w:rPr>
          <w:rFonts w:ascii="Times New Roman" w:eastAsia="Times New Roman" w:hAnsi="Times New Roman" w:cs="David" w:hint="cs"/>
          <w:sz w:val="24"/>
          <w:szCs w:val="24"/>
          <w:rtl/>
          <w:lang w:eastAsia="he-IL"/>
        </w:rPr>
        <w:t>מי הגשמים ינוקזו באופן מסודר יחד עם מי גשמים של האתר כולו.</w:t>
      </w:r>
    </w:p>
    <w:p w14:paraId="0D3C8119" w14:textId="77777777" w:rsidR="00E56613" w:rsidRPr="00E56613" w:rsidRDefault="00E56613" w:rsidP="00E56613">
      <w:pPr>
        <w:spacing w:before="0" w:beforeAutospacing="0" w:after="0" w:afterAutospacing="0" w:line="360" w:lineRule="auto"/>
        <w:rPr>
          <w:rFonts w:ascii="Times New Roman" w:eastAsia="Times New Roman" w:hAnsi="Times New Roman" w:cs="David"/>
          <w:sz w:val="24"/>
          <w:szCs w:val="24"/>
          <w:rtl/>
          <w:lang w:eastAsia="he-IL"/>
        </w:rPr>
      </w:pPr>
      <w:r w:rsidRPr="00E56613">
        <w:rPr>
          <w:rFonts w:ascii="Times New Roman" w:eastAsia="Times New Roman" w:hAnsi="Times New Roman" w:cs="David"/>
          <w:sz w:val="24"/>
          <w:szCs w:val="24"/>
          <w:rtl/>
          <w:lang w:eastAsia="he-IL"/>
        </w:rPr>
        <w:br w:type="page"/>
      </w:r>
    </w:p>
    <w:p w14:paraId="653159D2" w14:textId="77777777" w:rsidR="00E56613" w:rsidRPr="00E56613" w:rsidRDefault="00E56613" w:rsidP="00E56613">
      <w:pPr>
        <w:spacing w:before="0" w:beforeAutospacing="0" w:after="0" w:afterAutospacing="0" w:line="360" w:lineRule="auto"/>
        <w:rPr>
          <w:rFonts w:ascii="Times New Roman" w:eastAsia="Times New Roman" w:hAnsi="Times New Roman" w:cs="David"/>
          <w:b/>
          <w:bCs/>
          <w:sz w:val="24"/>
          <w:szCs w:val="24"/>
          <w:rtl/>
          <w:lang w:eastAsia="he-IL"/>
        </w:rPr>
      </w:pPr>
      <w:r w:rsidRPr="00E56613">
        <w:rPr>
          <w:rFonts w:ascii="Times New Roman" w:eastAsia="Times New Roman" w:hAnsi="Times New Roman" w:cs="David" w:hint="cs"/>
          <w:b/>
          <w:bCs/>
          <w:sz w:val="24"/>
          <w:szCs w:val="24"/>
          <w:rtl/>
          <w:lang w:eastAsia="he-IL"/>
        </w:rPr>
        <w:t xml:space="preserve">3. </w:t>
      </w:r>
      <w:r w:rsidRPr="00E56613">
        <w:rPr>
          <w:rFonts w:ascii="Times New Roman" w:eastAsia="Times New Roman" w:hAnsi="Times New Roman" w:cs="David" w:hint="cs"/>
          <w:b/>
          <w:bCs/>
          <w:sz w:val="24"/>
          <w:szCs w:val="24"/>
          <w:u w:val="single"/>
          <w:rtl/>
          <w:lang w:eastAsia="he-IL"/>
        </w:rPr>
        <w:t>גגון הגנה</w:t>
      </w:r>
    </w:p>
    <w:p w14:paraId="314FC0E8" w14:textId="77777777" w:rsidR="00E56613" w:rsidRPr="00E56613" w:rsidRDefault="00E56613" w:rsidP="00E56613">
      <w:pPr>
        <w:spacing w:before="0" w:beforeAutospacing="0" w:after="0" w:afterAutospacing="0" w:line="360" w:lineRule="auto"/>
        <w:rPr>
          <w:rFonts w:ascii="Times New Roman" w:eastAsia="Times New Roman" w:hAnsi="Times New Roman" w:cs="David"/>
          <w:sz w:val="24"/>
          <w:szCs w:val="24"/>
          <w:rtl/>
          <w:lang w:eastAsia="he-IL"/>
        </w:rPr>
      </w:pPr>
    </w:p>
    <w:p w14:paraId="5BA8422C" w14:textId="77777777" w:rsidR="00E56613" w:rsidRPr="00E56613" w:rsidRDefault="00E56613" w:rsidP="00E56613">
      <w:pPr>
        <w:spacing w:before="0" w:beforeAutospacing="0" w:after="0" w:afterAutospacing="0" w:line="360" w:lineRule="auto"/>
        <w:rPr>
          <w:rFonts w:ascii="Times New Roman" w:eastAsia="Times New Roman" w:hAnsi="Times New Roman" w:cs="David"/>
          <w:sz w:val="24"/>
          <w:szCs w:val="24"/>
          <w:rtl/>
          <w:lang w:eastAsia="he-IL"/>
        </w:rPr>
      </w:pPr>
      <w:r w:rsidRPr="00E56613">
        <w:rPr>
          <w:rFonts w:ascii="Times New Roman" w:eastAsia="Times New Roman" w:hAnsi="Times New Roman" w:cs="David" w:hint="cs"/>
          <w:sz w:val="24"/>
          <w:szCs w:val="24"/>
          <w:rtl/>
          <w:lang w:eastAsia="he-IL"/>
        </w:rPr>
        <w:t>גגון הגנה מפני חפצים נופלים יכסה את המדרך לכל רוחבו.</w:t>
      </w:r>
    </w:p>
    <w:p w14:paraId="60FF6D2C" w14:textId="77777777" w:rsidR="00E56613" w:rsidRPr="00E56613" w:rsidRDefault="00E56613" w:rsidP="00E56613">
      <w:pPr>
        <w:spacing w:before="0" w:beforeAutospacing="0" w:after="0" w:afterAutospacing="0" w:line="360" w:lineRule="auto"/>
        <w:rPr>
          <w:rFonts w:ascii="Times New Roman" w:eastAsia="Times New Roman" w:hAnsi="Times New Roman" w:cs="David"/>
          <w:sz w:val="24"/>
          <w:szCs w:val="24"/>
          <w:rtl/>
          <w:lang w:eastAsia="he-IL"/>
        </w:rPr>
      </w:pPr>
      <w:r w:rsidRPr="00E56613">
        <w:rPr>
          <w:rFonts w:ascii="Times New Roman" w:eastAsia="Times New Roman" w:hAnsi="Times New Roman" w:cs="David" w:hint="cs"/>
          <w:sz w:val="24"/>
          <w:szCs w:val="24"/>
          <w:rtl/>
          <w:lang w:eastAsia="he-IL"/>
        </w:rPr>
        <w:t>גובה נטו מתחת לקורות הנושאות את הגגון לא יפחת משני מטרים עשרים סנטימטר (2.20 מטר).</w:t>
      </w:r>
    </w:p>
    <w:p w14:paraId="420C0CFF" w14:textId="77777777" w:rsidR="00E56613" w:rsidRPr="00E56613" w:rsidRDefault="00E56613" w:rsidP="00E56613">
      <w:pPr>
        <w:spacing w:before="0" w:beforeAutospacing="0" w:after="0" w:afterAutospacing="0" w:line="360" w:lineRule="auto"/>
        <w:rPr>
          <w:rFonts w:ascii="Times New Roman" w:eastAsia="Times New Roman" w:hAnsi="Times New Roman" w:cs="David"/>
          <w:sz w:val="24"/>
          <w:szCs w:val="24"/>
          <w:rtl/>
          <w:lang w:eastAsia="he-IL"/>
        </w:rPr>
      </w:pPr>
    </w:p>
    <w:p w14:paraId="635B6E92" w14:textId="77777777" w:rsidR="00E56613" w:rsidRPr="00E56613" w:rsidRDefault="00E56613" w:rsidP="00E56613">
      <w:pPr>
        <w:spacing w:before="0" w:beforeAutospacing="0" w:after="0" w:afterAutospacing="0" w:line="360" w:lineRule="auto"/>
        <w:rPr>
          <w:rFonts w:ascii="Times New Roman" w:eastAsia="Times New Roman" w:hAnsi="Times New Roman" w:cs="David"/>
          <w:sz w:val="24"/>
          <w:szCs w:val="24"/>
          <w:rtl/>
          <w:lang w:eastAsia="he-IL"/>
        </w:rPr>
      </w:pPr>
      <w:r w:rsidRPr="00E56613">
        <w:rPr>
          <w:rFonts w:ascii="Times New Roman" w:eastAsia="Times New Roman" w:hAnsi="Times New Roman" w:cs="David" w:hint="cs"/>
          <w:sz w:val="24"/>
          <w:szCs w:val="24"/>
          <w:rtl/>
          <w:lang w:eastAsia="he-IL"/>
        </w:rPr>
        <w:t xml:space="preserve">קונסטרוקציית הגגון תתוכנן לשאת את המשקל העצמי של הגגון ועומס שמושי נוסף ע"פ הגדרות מהנדס מטעם הקבלן המבצע ובהתאם לנדרש בתקנות הבטיחות. </w:t>
      </w:r>
    </w:p>
    <w:p w14:paraId="45ADD25F" w14:textId="77777777" w:rsidR="00E56613" w:rsidRPr="00E56613" w:rsidRDefault="00E56613" w:rsidP="00E56613">
      <w:pPr>
        <w:spacing w:before="0" w:beforeAutospacing="0" w:after="0" w:afterAutospacing="0" w:line="360" w:lineRule="auto"/>
        <w:rPr>
          <w:rFonts w:ascii="Times New Roman" w:eastAsia="Times New Roman" w:hAnsi="Times New Roman" w:cs="David"/>
          <w:sz w:val="24"/>
          <w:szCs w:val="24"/>
          <w:rtl/>
          <w:lang w:eastAsia="he-IL"/>
        </w:rPr>
      </w:pPr>
    </w:p>
    <w:p w14:paraId="386C5F9A" w14:textId="77777777" w:rsidR="00E56613" w:rsidRPr="00E56613" w:rsidRDefault="00E56613" w:rsidP="00E56613">
      <w:pPr>
        <w:spacing w:before="0" w:beforeAutospacing="0" w:after="0" w:afterAutospacing="0" w:line="360" w:lineRule="auto"/>
        <w:rPr>
          <w:rFonts w:ascii="Times New Roman" w:eastAsia="Times New Roman" w:hAnsi="Times New Roman" w:cs="David"/>
          <w:sz w:val="24"/>
          <w:szCs w:val="24"/>
          <w:rtl/>
          <w:lang w:eastAsia="he-IL"/>
        </w:rPr>
      </w:pPr>
      <w:r w:rsidRPr="00E56613">
        <w:rPr>
          <w:rFonts w:ascii="Times New Roman" w:eastAsia="Times New Roman" w:hAnsi="Times New Roman" w:cs="David" w:hint="cs"/>
          <w:sz w:val="24"/>
          <w:szCs w:val="24"/>
          <w:rtl/>
          <w:lang w:eastAsia="he-IL"/>
        </w:rPr>
        <w:t>מתחת ללוחות הקירוי יש למתוח רשת פלדה מברזל מרותך קוטר 6.5 מ"מ כל 20 ס"מ על 20 ס"מ מחוזקת לקורות הנושאות את הלוחות.</w:t>
      </w:r>
    </w:p>
    <w:p w14:paraId="309C6FA9" w14:textId="77777777" w:rsidR="00E56613" w:rsidRPr="00E56613" w:rsidRDefault="00E56613" w:rsidP="00E56613">
      <w:pPr>
        <w:spacing w:before="0" w:beforeAutospacing="0" w:after="0" w:afterAutospacing="0" w:line="360" w:lineRule="auto"/>
        <w:rPr>
          <w:rFonts w:ascii="Times New Roman" w:eastAsia="Times New Roman" w:hAnsi="Times New Roman" w:cs="David"/>
          <w:sz w:val="24"/>
          <w:szCs w:val="24"/>
          <w:rtl/>
          <w:lang w:eastAsia="he-IL"/>
        </w:rPr>
      </w:pPr>
      <w:r w:rsidRPr="00E56613">
        <w:rPr>
          <w:rFonts w:ascii="Times New Roman" w:eastAsia="Times New Roman" w:hAnsi="Times New Roman" w:cs="David" w:hint="cs"/>
          <w:sz w:val="24"/>
          <w:szCs w:val="24"/>
          <w:rtl/>
          <w:lang w:eastAsia="he-IL"/>
        </w:rPr>
        <w:t>מטרת התקנת הרשת לחזק את לוחות הקירוי כנגד כשל בגזירה בזמן נפילת חפץ עליהם.</w:t>
      </w:r>
    </w:p>
    <w:p w14:paraId="7C7482A1" w14:textId="77777777" w:rsidR="00E56613" w:rsidRPr="00E56613" w:rsidRDefault="00E56613" w:rsidP="00E56613">
      <w:pPr>
        <w:spacing w:before="0" w:beforeAutospacing="0" w:after="0" w:afterAutospacing="0" w:line="360" w:lineRule="auto"/>
        <w:rPr>
          <w:rFonts w:ascii="Times New Roman" w:eastAsia="Times New Roman" w:hAnsi="Times New Roman" w:cs="David"/>
          <w:sz w:val="24"/>
          <w:szCs w:val="24"/>
          <w:rtl/>
          <w:lang w:eastAsia="he-IL"/>
        </w:rPr>
      </w:pPr>
    </w:p>
    <w:p w14:paraId="1CC44B55" w14:textId="77777777" w:rsidR="00E56613" w:rsidRPr="00E56613" w:rsidRDefault="00E56613" w:rsidP="00E56613">
      <w:pPr>
        <w:spacing w:before="0" w:beforeAutospacing="0" w:after="0" w:afterAutospacing="0" w:line="360" w:lineRule="auto"/>
        <w:rPr>
          <w:rFonts w:ascii="Times New Roman" w:eastAsia="Times New Roman" w:hAnsi="Times New Roman" w:cs="David"/>
          <w:sz w:val="24"/>
          <w:szCs w:val="24"/>
          <w:rtl/>
          <w:lang w:eastAsia="he-IL"/>
        </w:rPr>
      </w:pPr>
      <w:r w:rsidRPr="00E56613">
        <w:rPr>
          <w:rFonts w:ascii="Times New Roman" w:eastAsia="Times New Roman" w:hAnsi="Times New Roman" w:cs="David" w:hint="cs"/>
          <w:sz w:val="24"/>
          <w:szCs w:val="24"/>
          <w:rtl/>
          <w:lang w:eastAsia="he-IL"/>
        </w:rPr>
        <w:t>הקונסטרוקציה הנושאת את הגגון תהיה עצמאית מבחינה מבנית ומחוזקת כנגד עומסים אופקיים.</w:t>
      </w:r>
    </w:p>
    <w:p w14:paraId="318AC4A3" w14:textId="77777777" w:rsidR="00E56613" w:rsidRPr="00E56613" w:rsidRDefault="00E56613" w:rsidP="00E56613">
      <w:pPr>
        <w:spacing w:before="0" w:beforeAutospacing="0" w:after="0" w:afterAutospacing="0" w:line="360" w:lineRule="auto"/>
        <w:rPr>
          <w:rFonts w:ascii="Times New Roman" w:eastAsia="Times New Roman" w:hAnsi="Times New Roman" w:cs="David"/>
          <w:sz w:val="24"/>
          <w:szCs w:val="24"/>
          <w:rtl/>
          <w:lang w:eastAsia="he-IL"/>
        </w:rPr>
      </w:pPr>
    </w:p>
    <w:p w14:paraId="33A66301" w14:textId="77777777" w:rsidR="00E56613" w:rsidRPr="00E56613" w:rsidRDefault="00E56613" w:rsidP="00E56613">
      <w:pPr>
        <w:spacing w:before="0" w:beforeAutospacing="0" w:after="0" w:afterAutospacing="0" w:line="360" w:lineRule="auto"/>
        <w:rPr>
          <w:rFonts w:ascii="Times New Roman" w:eastAsia="Times New Roman" w:hAnsi="Times New Roman" w:cs="David"/>
          <w:sz w:val="24"/>
          <w:szCs w:val="24"/>
          <w:rtl/>
          <w:lang w:eastAsia="he-IL"/>
        </w:rPr>
      </w:pPr>
      <w:r w:rsidRPr="00E56613">
        <w:rPr>
          <w:rFonts w:ascii="Times New Roman" w:eastAsia="Times New Roman" w:hAnsi="Times New Roman" w:cs="David" w:hint="cs"/>
          <w:sz w:val="24"/>
          <w:szCs w:val="24"/>
          <w:rtl/>
          <w:lang w:eastAsia="he-IL"/>
        </w:rPr>
        <w:t xml:space="preserve">ניתן להשעין במידת הצורך והכדאיות התכנונית, את הקונסטרוקציה הנושאת את הגגון </w:t>
      </w:r>
      <w:r w:rsidRPr="00E56613">
        <w:rPr>
          <w:rFonts w:ascii="Times New Roman" w:eastAsia="Times New Roman" w:hAnsi="Times New Roman" w:cs="David"/>
          <w:sz w:val="24"/>
          <w:szCs w:val="24"/>
          <w:rtl/>
          <w:lang w:eastAsia="he-IL"/>
        </w:rPr>
        <w:t>–</w:t>
      </w:r>
      <w:r w:rsidRPr="00E56613">
        <w:rPr>
          <w:rFonts w:ascii="Times New Roman" w:eastAsia="Times New Roman" w:hAnsi="Times New Roman" w:cs="David" w:hint="cs"/>
          <w:sz w:val="24"/>
          <w:szCs w:val="24"/>
          <w:rtl/>
          <w:lang w:eastAsia="he-IL"/>
        </w:rPr>
        <w:t xml:space="preserve"> או להקשיח אותה כנגד עומסים אופקיים - רק למרכיבים מבניים סמוכים של מבנים קבועים המסוגלים לשאת את העומסים המועברים אליהם. </w:t>
      </w:r>
    </w:p>
    <w:p w14:paraId="1130E346" w14:textId="77777777" w:rsidR="00E56613" w:rsidRPr="00E56613" w:rsidRDefault="00E56613" w:rsidP="00E56613">
      <w:pPr>
        <w:spacing w:before="0" w:beforeAutospacing="0" w:after="0" w:afterAutospacing="0" w:line="360" w:lineRule="auto"/>
        <w:rPr>
          <w:rFonts w:ascii="Times New Roman" w:eastAsia="Times New Roman" w:hAnsi="Times New Roman" w:cs="David"/>
          <w:sz w:val="24"/>
          <w:szCs w:val="24"/>
          <w:rtl/>
          <w:lang w:eastAsia="he-IL"/>
        </w:rPr>
      </w:pPr>
      <w:r w:rsidRPr="00E56613">
        <w:rPr>
          <w:rFonts w:ascii="Times New Roman" w:eastAsia="Times New Roman" w:hAnsi="Times New Roman" w:cs="David" w:hint="cs"/>
          <w:sz w:val="24"/>
          <w:szCs w:val="24"/>
          <w:rtl/>
          <w:lang w:eastAsia="he-IL"/>
        </w:rPr>
        <w:t>חל איסור מוחלט לחבר את הגגון המעבר הבטוח למבנה זמני כלשהו.</w:t>
      </w:r>
    </w:p>
    <w:p w14:paraId="1B8BB9F7" w14:textId="77777777" w:rsidR="00E56613" w:rsidRPr="00E56613" w:rsidRDefault="00E56613" w:rsidP="00E56613">
      <w:pPr>
        <w:spacing w:before="0" w:beforeAutospacing="0" w:after="0" w:afterAutospacing="0" w:line="360" w:lineRule="auto"/>
        <w:rPr>
          <w:rFonts w:ascii="Times New Roman" w:eastAsia="Times New Roman" w:hAnsi="Times New Roman" w:cs="David"/>
          <w:sz w:val="24"/>
          <w:szCs w:val="24"/>
          <w:rtl/>
          <w:lang w:eastAsia="he-IL"/>
        </w:rPr>
      </w:pPr>
    </w:p>
    <w:p w14:paraId="5A6A01C9" w14:textId="77777777" w:rsidR="00E56613" w:rsidRPr="00E56613" w:rsidRDefault="00E56613" w:rsidP="00E56613">
      <w:pPr>
        <w:spacing w:before="0" w:beforeAutospacing="0" w:after="0" w:afterAutospacing="0" w:line="360" w:lineRule="auto"/>
        <w:rPr>
          <w:rFonts w:ascii="Times New Roman" w:eastAsia="Times New Roman" w:hAnsi="Times New Roman" w:cs="David"/>
          <w:sz w:val="24"/>
          <w:szCs w:val="24"/>
          <w:rtl/>
          <w:lang w:eastAsia="he-IL"/>
        </w:rPr>
      </w:pPr>
      <w:r w:rsidRPr="00E56613">
        <w:rPr>
          <w:rFonts w:ascii="Times New Roman" w:eastAsia="Times New Roman" w:hAnsi="Times New Roman" w:cs="David" w:hint="cs"/>
          <w:sz w:val="24"/>
          <w:szCs w:val="24"/>
          <w:rtl/>
          <w:lang w:eastAsia="he-IL"/>
        </w:rPr>
        <w:t>קורות עמודים ויסודות הגגון יתוכננו על פי כל התקנים התקפים הרלוונטיים.</w:t>
      </w:r>
    </w:p>
    <w:p w14:paraId="2FD359AE" w14:textId="77777777" w:rsidR="00E56613" w:rsidRPr="00E56613" w:rsidRDefault="00E56613" w:rsidP="00E56613">
      <w:pPr>
        <w:spacing w:before="0" w:beforeAutospacing="0" w:after="0" w:afterAutospacing="0" w:line="360" w:lineRule="auto"/>
        <w:rPr>
          <w:rFonts w:ascii="Times New Roman" w:eastAsia="Times New Roman" w:hAnsi="Times New Roman" w:cs="David"/>
          <w:sz w:val="24"/>
          <w:szCs w:val="24"/>
          <w:rtl/>
          <w:lang w:eastAsia="he-IL"/>
        </w:rPr>
      </w:pPr>
    </w:p>
    <w:p w14:paraId="5A2443FF" w14:textId="77777777" w:rsidR="00E56613" w:rsidRPr="00E56613" w:rsidRDefault="00E56613" w:rsidP="00E56613">
      <w:pPr>
        <w:spacing w:before="0" w:beforeAutospacing="0" w:after="0" w:afterAutospacing="0" w:line="360" w:lineRule="auto"/>
        <w:rPr>
          <w:rFonts w:ascii="Times New Roman" w:eastAsia="Times New Roman" w:hAnsi="Times New Roman" w:cs="David"/>
          <w:sz w:val="24"/>
          <w:szCs w:val="24"/>
          <w:rtl/>
          <w:lang w:eastAsia="he-IL"/>
        </w:rPr>
      </w:pPr>
      <w:r w:rsidRPr="00E56613">
        <w:rPr>
          <w:rFonts w:ascii="Times New Roman" w:eastAsia="Times New Roman" w:hAnsi="Times New Roman" w:cs="David" w:hint="cs"/>
          <w:sz w:val="24"/>
          <w:szCs w:val="24"/>
          <w:rtl/>
          <w:lang w:eastAsia="he-IL"/>
        </w:rPr>
        <w:t>לגגון שיפוע של לפחות 2% להסדרת ניקוז מי הגשמים. מי הגשמים מעל הגגון ינוקזו דרך מערכת תעלות וצינורות מי גשם באופן מסודר יחד עם מי הגשמים של האתר כולו.</w:t>
      </w:r>
    </w:p>
    <w:p w14:paraId="3C517B08" w14:textId="77777777" w:rsidR="00E56613" w:rsidRPr="00E56613" w:rsidRDefault="00E56613" w:rsidP="00E56613">
      <w:pPr>
        <w:spacing w:before="0" w:beforeAutospacing="0" w:after="0" w:afterAutospacing="0" w:line="360" w:lineRule="auto"/>
        <w:rPr>
          <w:rFonts w:ascii="Times New Roman" w:eastAsia="Times New Roman" w:hAnsi="Times New Roman" w:cs="David"/>
          <w:sz w:val="24"/>
          <w:szCs w:val="24"/>
          <w:rtl/>
          <w:lang w:eastAsia="he-IL"/>
        </w:rPr>
      </w:pPr>
    </w:p>
    <w:p w14:paraId="1CE9C33E" w14:textId="77777777" w:rsidR="00E56613" w:rsidRPr="00E56613" w:rsidRDefault="00E56613" w:rsidP="00E56613">
      <w:pPr>
        <w:spacing w:before="0" w:beforeAutospacing="0" w:after="0" w:afterAutospacing="0" w:line="360" w:lineRule="auto"/>
        <w:rPr>
          <w:rFonts w:ascii="Times New Roman" w:eastAsia="Times New Roman" w:hAnsi="Times New Roman" w:cs="David"/>
          <w:sz w:val="24"/>
          <w:szCs w:val="24"/>
          <w:rtl/>
          <w:lang w:eastAsia="he-IL"/>
        </w:rPr>
      </w:pPr>
      <w:r w:rsidRPr="00E56613">
        <w:rPr>
          <w:rFonts w:ascii="Times New Roman" w:eastAsia="Times New Roman" w:hAnsi="Times New Roman" w:cs="David" w:hint="cs"/>
          <w:sz w:val="24"/>
          <w:szCs w:val="24"/>
          <w:rtl/>
          <w:lang w:eastAsia="he-IL"/>
        </w:rPr>
        <w:t>המרחק בין חלקי פלדה של גגון ההגנה לרבות הקונסטרוקציה הנושאת לבין כבלי רשת חשמל, קווי תמסורת, מקורות מתח לא יפחת מ4 מטר.</w:t>
      </w:r>
    </w:p>
    <w:p w14:paraId="4EF3D320" w14:textId="77777777" w:rsidR="00E56613" w:rsidRPr="00E56613" w:rsidRDefault="00E56613" w:rsidP="00E56613">
      <w:pPr>
        <w:spacing w:before="0" w:beforeAutospacing="0" w:after="0" w:afterAutospacing="0" w:line="360" w:lineRule="auto"/>
        <w:rPr>
          <w:rFonts w:ascii="Times New Roman" w:eastAsia="Times New Roman" w:hAnsi="Times New Roman" w:cs="David"/>
          <w:sz w:val="24"/>
          <w:szCs w:val="24"/>
          <w:rtl/>
          <w:lang w:eastAsia="he-IL"/>
        </w:rPr>
      </w:pPr>
    </w:p>
    <w:p w14:paraId="7AF755E7" w14:textId="77777777" w:rsidR="00E56613" w:rsidRPr="00E56613" w:rsidRDefault="00E56613" w:rsidP="00E56613">
      <w:pPr>
        <w:spacing w:before="0" w:beforeAutospacing="0" w:after="0" w:afterAutospacing="0" w:line="360" w:lineRule="auto"/>
        <w:rPr>
          <w:rFonts w:ascii="Times New Roman" w:eastAsia="Times New Roman" w:hAnsi="Times New Roman" w:cs="David"/>
          <w:sz w:val="24"/>
          <w:szCs w:val="24"/>
          <w:rtl/>
          <w:lang w:eastAsia="he-IL"/>
        </w:rPr>
      </w:pPr>
      <w:r w:rsidRPr="00E56613">
        <w:rPr>
          <w:rFonts w:ascii="Times New Roman" w:eastAsia="Times New Roman" w:hAnsi="Times New Roman" w:cs="David" w:hint="cs"/>
          <w:sz w:val="24"/>
          <w:szCs w:val="24"/>
          <w:rtl/>
          <w:lang w:eastAsia="he-IL"/>
        </w:rPr>
        <w:t>עבור חלקים עשויים מחומרים לא מוליכים דוגמת עץ, המרחק לא יפחת מ1.5 מטר.</w:t>
      </w:r>
    </w:p>
    <w:p w14:paraId="7DA7729B" w14:textId="77777777" w:rsidR="00E56613" w:rsidRPr="00E56613" w:rsidRDefault="00E56613" w:rsidP="00E56613">
      <w:pPr>
        <w:spacing w:before="0" w:beforeAutospacing="0" w:after="0" w:afterAutospacing="0" w:line="360" w:lineRule="auto"/>
        <w:rPr>
          <w:rFonts w:ascii="Times New Roman" w:eastAsia="Times New Roman" w:hAnsi="Times New Roman" w:cs="David"/>
          <w:sz w:val="24"/>
          <w:szCs w:val="24"/>
          <w:rtl/>
          <w:lang w:eastAsia="he-IL"/>
        </w:rPr>
      </w:pPr>
      <w:r w:rsidRPr="00E56613">
        <w:rPr>
          <w:rFonts w:ascii="Times New Roman" w:eastAsia="Times New Roman" w:hAnsi="Times New Roman" w:cs="David" w:hint="cs"/>
          <w:sz w:val="24"/>
          <w:szCs w:val="24"/>
          <w:rtl/>
          <w:lang w:eastAsia="he-IL"/>
        </w:rPr>
        <w:t>הכל כפוף להנחיית יועץ חשמל שבחן את ההיבטים הבטיחותיים מבחינת קירבה למערכות חשמל.</w:t>
      </w:r>
    </w:p>
    <w:p w14:paraId="1BE48F89" w14:textId="77777777" w:rsidR="00E56613" w:rsidRPr="00E56613" w:rsidRDefault="00E56613" w:rsidP="00E56613">
      <w:pPr>
        <w:spacing w:before="0" w:beforeAutospacing="0" w:after="0" w:afterAutospacing="0" w:line="360" w:lineRule="auto"/>
        <w:rPr>
          <w:rFonts w:ascii="Times New Roman" w:eastAsia="Times New Roman" w:hAnsi="Times New Roman" w:cs="David"/>
          <w:sz w:val="24"/>
          <w:szCs w:val="24"/>
          <w:rtl/>
          <w:lang w:eastAsia="he-IL"/>
        </w:rPr>
      </w:pPr>
    </w:p>
    <w:p w14:paraId="2A632B8D" w14:textId="77777777" w:rsidR="00E56613" w:rsidRPr="00E56613" w:rsidRDefault="00E56613" w:rsidP="00E56613">
      <w:pPr>
        <w:spacing w:before="0" w:beforeAutospacing="0" w:after="0" w:afterAutospacing="0" w:line="360" w:lineRule="auto"/>
        <w:rPr>
          <w:rFonts w:ascii="Times New Roman" w:eastAsia="Times New Roman" w:hAnsi="Times New Roman" w:cs="David"/>
          <w:b/>
          <w:bCs/>
          <w:sz w:val="24"/>
          <w:szCs w:val="24"/>
          <w:rtl/>
          <w:lang w:eastAsia="he-IL"/>
        </w:rPr>
      </w:pPr>
      <w:r w:rsidRPr="00E56613">
        <w:rPr>
          <w:rFonts w:ascii="Times New Roman" w:eastAsia="Times New Roman" w:hAnsi="Times New Roman" w:cs="David" w:hint="cs"/>
          <w:b/>
          <w:bCs/>
          <w:sz w:val="24"/>
          <w:szCs w:val="24"/>
          <w:rtl/>
          <w:lang w:eastAsia="he-IL"/>
        </w:rPr>
        <w:t xml:space="preserve">4. </w:t>
      </w:r>
      <w:r w:rsidRPr="00E56613">
        <w:rPr>
          <w:rFonts w:ascii="Times New Roman" w:eastAsia="Times New Roman" w:hAnsi="Times New Roman" w:cs="David" w:hint="cs"/>
          <w:b/>
          <w:bCs/>
          <w:sz w:val="24"/>
          <w:szCs w:val="24"/>
          <w:u w:val="single"/>
          <w:rtl/>
          <w:lang w:eastAsia="he-IL"/>
        </w:rPr>
        <w:t>גדר</w:t>
      </w:r>
    </w:p>
    <w:p w14:paraId="398A7D37" w14:textId="77777777" w:rsidR="00E56613" w:rsidRPr="00E56613" w:rsidRDefault="00E56613" w:rsidP="00E56613">
      <w:pPr>
        <w:spacing w:before="0" w:beforeAutospacing="0" w:after="0" w:afterAutospacing="0" w:line="240" w:lineRule="auto"/>
        <w:rPr>
          <w:rFonts w:ascii="Times New Roman" w:eastAsia="Times New Roman" w:hAnsi="Times New Roman" w:cs="David"/>
          <w:sz w:val="24"/>
          <w:szCs w:val="24"/>
          <w:rtl/>
          <w:lang w:eastAsia="he-IL"/>
        </w:rPr>
      </w:pPr>
    </w:p>
    <w:p w14:paraId="10F27B47" w14:textId="77777777" w:rsidR="00E56613" w:rsidRPr="00E56613" w:rsidRDefault="00E56613" w:rsidP="00E56613">
      <w:pPr>
        <w:spacing w:before="0" w:beforeAutospacing="0" w:after="0" w:afterAutospacing="0" w:line="360" w:lineRule="auto"/>
        <w:rPr>
          <w:rFonts w:ascii="Times New Roman" w:eastAsia="Times New Roman" w:hAnsi="Times New Roman" w:cs="David"/>
          <w:sz w:val="24"/>
          <w:szCs w:val="24"/>
          <w:rtl/>
          <w:lang w:eastAsia="he-IL"/>
        </w:rPr>
      </w:pPr>
      <w:r w:rsidRPr="00E56613">
        <w:rPr>
          <w:rFonts w:ascii="Times New Roman" w:eastAsia="Times New Roman" w:hAnsi="Times New Roman" w:cs="David" w:hint="cs"/>
          <w:sz w:val="24"/>
          <w:szCs w:val="24"/>
          <w:rtl/>
          <w:lang w:eastAsia="he-IL"/>
        </w:rPr>
        <w:t>מערכת גידור צריכה להקיף את כל האזור בו כל המבקרים מורשים להגיע ולשהות בו, לרבות</w:t>
      </w:r>
      <w:r w:rsidRPr="00E56613">
        <w:rPr>
          <w:rFonts w:ascii="Times New Roman" w:eastAsia="Times New Roman" w:hAnsi="Times New Roman" w:cs="David"/>
          <w:sz w:val="24"/>
          <w:szCs w:val="24"/>
          <w:rtl/>
          <w:lang w:eastAsia="he-IL"/>
        </w:rPr>
        <w:br/>
      </w:r>
      <w:r w:rsidRPr="00E56613">
        <w:rPr>
          <w:rFonts w:ascii="Times New Roman" w:eastAsia="Times New Roman" w:hAnsi="Times New Roman" w:cs="David" w:hint="cs"/>
          <w:sz w:val="24"/>
          <w:szCs w:val="24"/>
          <w:rtl/>
          <w:lang w:eastAsia="he-IL"/>
        </w:rPr>
        <w:t>"משרד שינויי דיירים", "דירה לדוגמא" ולכל אזור אחר בתחום האתר שהולכי רגל / מבקרים / דיירים מורשים לשהות בו.</w:t>
      </w:r>
    </w:p>
    <w:p w14:paraId="41701388" w14:textId="77777777" w:rsidR="00E56613" w:rsidRPr="00E56613" w:rsidRDefault="00E56613" w:rsidP="00E56613">
      <w:pPr>
        <w:spacing w:before="0" w:beforeAutospacing="0" w:after="0" w:afterAutospacing="0" w:line="240" w:lineRule="auto"/>
        <w:rPr>
          <w:rFonts w:ascii="Times New Roman" w:eastAsia="Times New Roman" w:hAnsi="Times New Roman" w:cs="David"/>
          <w:sz w:val="24"/>
          <w:szCs w:val="24"/>
          <w:rtl/>
          <w:lang w:eastAsia="he-IL"/>
        </w:rPr>
      </w:pPr>
    </w:p>
    <w:p w14:paraId="03AA1FDA" w14:textId="77777777" w:rsidR="00E56613" w:rsidRPr="00E56613" w:rsidRDefault="00E56613" w:rsidP="00E56613">
      <w:pPr>
        <w:spacing w:before="0" w:beforeAutospacing="0" w:after="0" w:afterAutospacing="0" w:line="360" w:lineRule="auto"/>
        <w:rPr>
          <w:rFonts w:ascii="Times New Roman" w:eastAsia="Times New Roman" w:hAnsi="Times New Roman" w:cs="David"/>
          <w:sz w:val="24"/>
          <w:szCs w:val="24"/>
          <w:rtl/>
          <w:lang w:eastAsia="he-IL"/>
        </w:rPr>
      </w:pPr>
      <w:r w:rsidRPr="00E56613">
        <w:rPr>
          <w:rFonts w:ascii="Times New Roman" w:eastAsia="Times New Roman" w:hAnsi="Times New Roman" w:cs="David" w:hint="cs"/>
          <w:sz w:val="24"/>
          <w:szCs w:val="24"/>
          <w:rtl/>
          <w:lang w:eastAsia="he-IL"/>
        </w:rPr>
        <w:t xml:space="preserve">אם הגידור של "המעבר  הבטוח"  במלואו או בחלקו </w:t>
      </w:r>
      <w:r w:rsidRPr="00E56613">
        <w:rPr>
          <w:rFonts w:ascii="Times New Roman" w:eastAsia="Times New Roman" w:hAnsi="Times New Roman" w:cs="David"/>
          <w:sz w:val="24"/>
          <w:szCs w:val="24"/>
          <w:rtl/>
          <w:lang w:eastAsia="he-IL"/>
        </w:rPr>
        <w:t>–</w:t>
      </w:r>
      <w:r w:rsidRPr="00E56613">
        <w:rPr>
          <w:rFonts w:ascii="Times New Roman" w:eastAsia="Times New Roman" w:hAnsi="Times New Roman" w:cs="David" w:hint="cs"/>
          <w:sz w:val="24"/>
          <w:szCs w:val="24"/>
          <w:rtl/>
          <w:lang w:eastAsia="he-IL"/>
        </w:rPr>
        <w:t xml:space="preserve"> מהווה גם חלק מהגידור ההיקפי של האתר, אינו צריך להפריע לפעילות מחוץ לאתר העבודה, לא של הולכי הרגל, לא של כלי רכב.</w:t>
      </w:r>
    </w:p>
    <w:p w14:paraId="3094A0B3" w14:textId="77777777" w:rsidR="00E56613" w:rsidRPr="00E56613" w:rsidRDefault="00E56613" w:rsidP="00E56613">
      <w:pPr>
        <w:spacing w:before="0" w:beforeAutospacing="0" w:after="0" w:afterAutospacing="0" w:line="360" w:lineRule="auto"/>
        <w:rPr>
          <w:rFonts w:ascii="Times New Roman" w:eastAsia="Times New Roman" w:hAnsi="Times New Roman" w:cs="David"/>
          <w:sz w:val="24"/>
          <w:szCs w:val="24"/>
          <w:rtl/>
          <w:lang w:eastAsia="he-IL"/>
        </w:rPr>
      </w:pPr>
      <w:r w:rsidRPr="00E56613">
        <w:rPr>
          <w:rFonts w:ascii="Times New Roman" w:eastAsia="Times New Roman" w:hAnsi="Times New Roman" w:cs="David" w:hint="cs"/>
          <w:sz w:val="24"/>
          <w:szCs w:val="24"/>
          <w:rtl/>
          <w:lang w:eastAsia="he-IL"/>
        </w:rPr>
        <w:t>הגידור לא צריך להסתיר שדה  ראייה, שילוט, תימרור.</w:t>
      </w:r>
    </w:p>
    <w:p w14:paraId="50E5B6D6" w14:textId="77777777" w:rsidR="00E56613" w:rsidRPr="00E56613" w:rsidRDefault="00E56613" w:rsidP="00E56613">
      <w:pPr>
        <w:spacing w:before="0" w:beforeAutospacing="0" w:after="0" w:afterAutospacing="0" w:line="360" w:lineRule="auto"/>
        <w:rPr>
          <w:rFonts w:ascii="Times New Roman" w:eastAsia="Times New Roman" w:hAnsi="Times New Roman" w:cs="David"/>
          <w:sz w:val="24"/>
          <w:szCs w:val="24"/>
          <w:rtl/>
          <w:lang w:eastAsia="he-IL"/>
        </w:rPr>
      </w:pPr>
    </w:p>
    <w:p w14:paraId="17A41858" w14:textId="77777777" w:rsidR="00E56613" w:rsidRPr="00E56613" w:rsidRDefault="00E56613" w:rsidP="00E56613">
      <w:pPr>
        <w:spacing w:before="0" w:beforeAutospacing="0" w:after="0" w:afterAutospacing="0" w:line="360" w:lineRule="auto"/>
        <w:rPr>
          <w:rFonts w:ascii="Times New Roman" w:eastAsia="Times New Roman" w:hAnsi="Times New Roman" w:cs="David"/>
          <w:sz w:val="24"/>
          <w:szCs w:val="24"/>
          <w:rtl/>
          <w:lang w:eastAsia="he-IL"/>
        </w:rPr>
      </w:pPr>
      <w:r w:rsidRPr="00E56613">
        <w:rPr>
          <w:rFonts w:ascii="Times New Roman" w:eastAsia="Times New Roman" w:hAnsi="Times New Roman" w:cs="David" w:hint="cs"/>
          <w:sz w:val="24"/>
          <w:szCs w:val="24"/>
          <w:rtl/>
          <w:lang w:eastAsia="he-IL"/>
        </w:rPr>
        <w:t>סוגי הגידור:</w:t>
      </w:r>
    </w:p>
    <w:p w14:paraId="0D46B154" w14:textId="77777777" w:rsidR="00E56613" w:rsidRPr="00E56613" w:rsidRDefault="00E56613" w:rsidP="00E56613">
      <w:pPr>
        <w:spacing w:before="0" w:beforeAutospacing="0" w:after="0" w:afterAutospacing="0" w:line="360" w:lineRule="auto"/>
        <w:rPr>
          <w:rFonts w:ascii="Times New Roman" w:eastAsia="Times New Roman" w:hAnsi="Times New Roman" w:cs="David"/>
          <w:sz w:val="24"/>
          <w:szCs w:val="24"/>
          <w:rtl/>
          <w:lang w:eastAsia="he-IL"/>
        </w:rPr>
      </w:pPr>
      <w:r w:rsidRPr="00E56613">
        <w:rPr>
          <w:rFonts w:ascii="Times New Roman" w:eastAsia="Times New Roman" w:hAnsi="Times New Roman" w:cs="David" w:hint="cs"/>
          <w:sz w:val="24"/>
          <w:szCs w:val="24"/>
          <w:rtl/>
          <w:lang w:eastAsia="he-IL"/>
        </w:rPr>
        <w:t>סוג הגידור יתאים להערכת סיכונים שתתחשב בין היתר בסוגי הסכנות, גודלן וטבען.</w:t>
      </w:r>
    </w:p>
    <w:p w14:paraId="6C0D9052" w14:textId="77777777" w:rsidR="00E56613" w:rsidRPr="00E56613" w:rsidRDefault="00E56613" w:rsidP="00E56613">
      <w:pPr>
        <w:spacing w:before="0" w:beforeAutospacing="0" w:after="0" w:afterAutospacing="0" w:line="360" w:lineRule="auto"/>
        <w:rPr>
          <w:rFonts w:ascii="Times New Roman" w:eastAsia="Times New Roman" w:hAnsi="Times New Roman" w:cs="David"/>
          <w:sz w:val="24"/>
          <w:szCs w:val="24"/>
          <w:rtl/>
          <w:lang w:eastAsia="he-IL"/>
        </w:rPr>
      </w:pPr>
      <w:r w:rsidRPr="00E56613">
        <w:rPr>
          <w:rFonts w:ascii="Times New Roman" w:eastAsia="Times New Roman" w:hAnsi="Times New Roman" w:cs="David" w:hint="cs"/>
          <w:sz w:val="24"/>
          <w:szCs w:val="24"/>
          <w:rtl/>
          <w:lang w:eastAsia="he-IL"/>
        </w:rPr>
        <w:t>הערכת הסיכונים וקביעת מתווה הגדר תבוצע ע"י גורם מוסמך.</w:t>
      </w:r>
    </w:p>
    <w:p w14:paraId="5F668B74" w14:textId="77777777" w:rsidR="00E56613" w:rsidRPr="00E56613" w:rsidRDefault="00E56613" w:rsidP="00E56613">
      <w:pPr>
        <w:spacing w:before="0" w:beforeAutospacing="0" w:after="0" w:afterAutospacing="0" w:line="240" w:lineRule="auto"/>
        <w:rPr>
          <w:rFonts w:ascii="Times New Roman" w:eastAsia="Times New Roman" w:hAnsi="Times New Roman" w:cs="David"/>
          <w:sz w:val="24"/>
          <w:szCs w:val="24"/>
          <w:u w:val="single"/>
          <w:rtl/>
          <w:lang w:eastAsia="he-IL"/>
        </w:rPr>
      </w:pPr>
    </w:p>
    <w:p w14:paraId="7C00D01B" w14:textId="77777777" w:rsidR="00E56613" w:rsidRPr="00E56613" w:rsidRDefault="00E56613" w:rsidP="00E56613">
      <w:pPr>
        <w:spacing w:before="0" w:beforeAutospacing="0" w:after="0" w:afterAutospacing="0" w:line="360" w:lineRule="auto"/>
        <w:rPr>
          <w:rFonts w:ascii="Times New Roman" w:eastAsia="Times New Roman" w:hAnsi="Times New Roman" w:cs="David"/>
          <w:sz w:val="24"/>
          <w:szCs w:val="24"/>
          <w:rtl/>
          <w:lang w:eastAsia="he-IL"/>
        </w:rPr>
      </w:pPr>
      <w:r w:rsidRPr="00E56613">
        <w:rPr>
          <w:rFonts w:ascii="Times New Roman" w:eastAsia="Times New Roman" w:hAnsi="Times New Roman" w:cs="David" w:hint="cs"/>
          <w:sz w:val="24"/>
          <w:szCs w:val="24"/>
          <w:u w:val="single"/>
          <w:rtl/>
          <w:lang w:eastAsia="he-IL"/>
        </w:rPr>
        <w:t>גדר פתוחה רשת</w:t>
      </w:r>
      <w:r w:rsidRPr="00E56613">
        <w:rPr>
          <w:rFonts w:ascii="Times New Roman" w:eastAsia="Times New Roman" w:hAnsi="Times New Roman" w:cs="David" w:hint="cs"/>
          <w:sz w:val="24"/>
          <w:szCs w:val="24"/>
          <w:rtl/>
          <w:lang w:eastAsia="he-IL"/>
        </w:rPr>
        <w:t>:</w:t>
      </w:r>
    </w:p>
    <w:p w14:paraId="463C9C63" w14:textId="77777777" w:rsidR="00E56613" w:rsidRPr="00E56613" w:rsidRDefault="00E56613" w:rsidP="00E56613">
      <w:pPr>
        <w:spacing w:before="0" w:beforeAutospacing="0" w:after="0" w:afterAutospacing="0" w:line="360" w:lineRule="auto"/>
        <w:rPr>
          <w:rFonts w:ascii="Times New Roman" w:eastAsia="Times New Roman" w:hAnsi="Times New Roman" w:cs="David"/>
          <w:sz w:val="24"/>
          <w:szCs w:val="24"/>
          <w:rtl/>
          <w:lang w:eastAsia="he-IL"/>
        </w:rPr>
      </w:pPr>
      <w:r w:rsidRPr="00E56613">
        <w:rPr>
          <w:rFonts w:ascii="Times New Roman" w:eastAsia="Times New Roman" w:hAnsi="Times New Roman" w:cs="David" w:hint="cs"/>
          <w:sz w:val="24"/>
          <w:szCs w:val="24"/>
          <w:rtl/>
          <w:lang w:eastAsia="he-IL"/>
        </w:rPr>
        <w:t xml:space="preserve">במקומות אשר הדרישות אינם מחמירות והערכת הסיכונים מאפשרת, תותקן גדר פתוחה </w:t>
      </w:r>
      <w:r w:rsidRPr="00E56613">
        <w:rPr>
          <w:rFonts w:ascii="Times New Roman" w:eastAsia="Times New Roman" w:hAnsi="Times New Roman" w:cs="David"/>
          <w:sz w:val="24"/>
          <w:szCs w:val="24"/>
          <w:rtl/>
          <w:lang w:eastAsia="he-IL"/>
        </w:rPr>
        <w:t>–</w:t>
      </w:r>
      <w:r w:rsidRPr="00E56613">
        <w:rPr>
          <w:rFonts w:ascii="Times New Roman" w:eastAsia="Times New Roman" w:hAnsi="Times New Roman" w:cs="David" w:hint="cs"/>
          <w:sz w:val="24"/>
          <w:szCs w:val="24"/>
          <w:rtl/>
          <w:lang w:eastAsia="he-IL"/>
        </w:rPr>
        <w:t xml:space="preserve"> רשת.</w:t>
      </w:r>
    </w:p>
    <w:p w14:paraId="1E48501E" w14:textId="77777777" w:rsidR="00E56613" w:rsidRPr="00E56613" w:rsidRDefault="00E56613" w:rsidP="00E56613">
      <w:pPr>
        <w:spacing w:before="0" w:beforeAutospacing="0" w:after="0" w:afterAutospacing="0" w:line="360" w:lineRule="auto"/>
        <w:rPr>
          <w:rFonts w:ascii="Times New Roman" w:eastAsia="Times New Roman" w:hAnsi="Times New Roman" w:cs="David"/>
          <w:sz w:val="24"/>
          <w:szCs w:val="24"/>
          <w:rtl/>
          <w:lang w:eastAsia="he-IL"/>
        </w:rPr>
      </w:pPr>
      <w:r w:rsidRPr="00E56613">
        <w:rPr>
          <w:rFonts w:ascii="Times New Roman" w:eastAsia="Times New Roman" w:hAnsi="Times New Roman" w:cs="David" w:hint="cs"/>
          <w:sz w:val="24"/>
          <w:szCs w:val="24"/>
          <w:rtl/>
          <w:lang w:eastAsia="he-IL"/>
        </w:rPr>
        <w:t>הגדר צריכה לעמוד כנגד עומסים שעלולים לפעול עליה באתר וכנגד עומסי רוח.</w:t>
      </w:r>
    </w:p>
    <w:p w14:paraId="573653AE" w14:textId="77777777" w:rsidR="00E56613" w:rsidRPr="00E56613" w:rsidRDefault="00E56613" w:rsidP="00E56613">
      <w:pPr>
        <w:spacing w:before="0" w:beforeAutospacing="0" w:after="0" w:afterAutospacing="0" w:line="240" w:lineRule="auto"/>
        <w:rPr>
          <w:rFonts w:ascii="Times New Roman" w:eastAsia="Times New Roman" w:hAnsi="Times New Roman" w:cs="David"/>
          <w:sz w:val="24"/>
          <w:szCs w:val="24"/>
          <w:rtl/>
          <w:lang w:eastAsia="he-IL"/>
        </w:rPr>
      </w:pPr>
    </w:p>
    <w:p w14:paraId="5A3530AC" w14:textId="77777777" w:rsidR="00E56613" w:rsidRPr="00E56613" w:rsidRDefault="00E56613" w:rsidP="00E56613">
      <w:pPr>
        <w:spacing w:before="0" w:beforeAutospacing="0" w:after="0" w:afterAutospacing="0" w:line="360" w:lineRule="auto"/>
        <w:rPr>
          <w:rFonts w:ascii="Times New Roman" w:eastAsia="Times New Roman" w:hAnsi="Times New Roman" w:cs="David"/>
          <w:sz w:val="24"/>
          <w:szCs w:val="24"/>
          <w:rtl/>
          <w:lang w:eastAsia="he-IL"/>
        </w:rPr>
      </w:pPr>
      <w:r w:rsidRPr="00E56613">
        <w:rPr>
          <w:rFonts w:ascii="Times New Roman" w:eastAsia="Times New Roman" w:hAnsi="Times New Roman" w:cs="David" w:hint="cs"/>
          <w:sz w:val="24"/>
          <w:szCs w:val="24"/>
          <w:rtl/>
          <w:lang w:eastAsia="he-IL"/>
        </w:rPr>
        <w:t>מסגרת גדר פתוחה עומדת על הרגליים המהווה חלק בלתי נפרד ממנה שומרות על יציבותה (נתמכת עצמאית), ומונחת על הקרקע  באופן חופשי.</w:t>
      </w:r>
    </w:p>
    <w:p w14:paraId="459916FE" w14:textId="77777777" w:rsidR="00E56613" w:rsidRPr="00E56613" w:rsidRDefault="00E56613" w:rsidP="00E56613">
      <w:pPr>
        <w:spacing w:before="0" w:beforeAutospacing="0" w:after="0" w:afterAutospacing="0" w:line="360" w:lineRule="auto"/>
        <w:rPr>
          <w:rFonts w:ascii="Times New Roman" w:eastAsia="Times New Roman" w:hAnsi="Times New Roman" w:cs="David"/>
          <w:sz w:val="24"/>
          <w:szCs w:val="24"/>
          <w:rtl/>
          <w:lang w:eastAsia="he-IL"/>
        </w:rPr>
      </w:pPr>
      <w:r w:rsidRPr="00E56613">
        <w:rPr>
          <w:rFonts w:ascii="Times New Roman" w:eastAsia="Times New Roman" w:hAnsi="Times New Roman" w:cs="David" w:hint="cs"/>
          <w:sz w:val="24"/>
          <w:szCs w:val="24"/>
          <w:rtl/>
          <w:lang w:eastAsia="he-IL"/>
        </w:rPr>
        <w:t xml:space="preserve">מומלץ שגובה הגידור לא יפחת מ </w:t>
      </w:r>
      <w:r w:rsidRPr="00E56613">
        <w:rPr>
          <w:rFonts w:ascii="Times New Roman" w:eastAsia="Times New Roman" w:hAnsi="Times New Roman" w:cs="David"/>
          <w:sz w:val="24"/>
          <w:szCs w:val="24"/>
          <w:rtl/>
          <w:lang w:eastAsia="he-IL"/>
        </w:rPr>
        <w:t>–</w:t>
      </w:r>
      <w:r w:rsidRPr="00E56613">
        <w:rPr>
          <w:rFonts w:ascii="Times New Roman" w:eastAsia="Times New Roman" w:hAnsi="Times New Roman" w:cs="David" w:hint="cs"/>
          <w:sz w:val="24"/>
          <w:szCs w:val="24"/>
          <w:rtl/>
          <w:lang w:eastAsia="he-IL"/>
        </w:rPr>
        <w:t xml:space="preserve"> 1.6 מטר ולא יעלה על גובה של 2 מ'.</w:t>
      </w:r>
    </w:p>
    <w:p w14:paraId="1D13E651" w14:textId="77777777" w:rsidR="00E56613" w:rsidRPr="00E56613" w:rsidRDefault="00E56613" w:rsidP="00E56613">
      <w:pPr>
        <w:spacing w:before="0" w:beforeAutospacing="0" w:after="0" w:afterAutospacing="0" w:line="240" w:lineRule="auto"/>
        <w:rPr>
          <w:rFonts w:ascii="Times New Roman" w:eastAsia="Times New Roman" w:hAnsi="Times New Roman" w:cs="David"/>
          <w:sz w:val="24"/>
          <w:szCs w:val="24"/>
          <w:rtl/>
          <w:lang w:eastAsia="he-IL"/>
        </w:rPr>
      </w:pPr>
    </w:p>
    <w:p w14:paraId="1F777550" w14:textId="77777777" w:rsidR="00E56613" w:rsidRPr="00E56613" w:rsidRDefault="00E56613" w:rsidP="00E56613">
      <w:pPr>
        <w:spacing w:before="0" w:beforeAutospacing="0" w:after="0" w:afterAutospacing="0" w:line="360" w:lineRule="auto"/>
        <w:rPr>
          <w:rFonts w:ascii="Times New Roman" w:eastAsia="Times New Roman" w:hAnsi="Times New Roman" w:cs="David"/>
          <w:sz w:val="24"/>
          <w:szCs w:val="24"/>
          <w:u w:val="single"/>
          <w:rtl/>
          <w:lang w:eastAsia="he-IL"/>
        </w:rPr>
      </w:pPr>
      <w:r w:rsidRPr="00E56613">
        <w:rPr>
          <w:rFonts w:ascii="Times New Roman" w:eastAsia="Times New Roman" w:hAnsi="Times New Roman" w:cs="David" w:hint="cs"/>
          <w:sz w:val="24"/>
          <w:szCs w:val="24"/>
          <w:u w:val="single"/>
          <w:rtl/>
          <w:lang w:eastAsia="he-IL"/>
        </w:rPr>
        <w:t>גדר קשיחה אטומה</w:t>
      </w:r>
    </w:p>
    <w:p w14:paraId="44DC4744" w14:textId="77777777" w:rsidR="00E56613" w:rsidRPr="00E56613" w:rsidRDefault="00E56613" w:rsidP="00E56613">
      <w:pPr>
        <w:spacing w:before="0" w:beforeAutospacing="0" w:after="0" w:afterAutospacing="0" w:line="360" w:lineRule="auto"/>
        <w:rPr>
          <w:rFonts w:ascii="Times New Roman" w:eastAsia="Times New Roman" w:hAnsi="Times New Roman" w:cs="David"/>
          <w:sz w:val="24"/>
          <w:szCs w:val="24"/>
          <w:rtl/>
          <w:lang w:eastAsia="he-IL"/>
        </w:rPr>
      </w:pPr>
      <w:r w:rsidRPr="00E56613">
        <w:rPr>
          <w:rFonts w:ascii="Times New Roman" w:eastAsia="Times New Roman" w:hAnsi="Times New Roman" w:cs="David" w:hint="cs"/>
          <w:sz w:val="24"/>
          <w:szCs w:val="24"/>
          <w:rtl/>
          <w:lang w:eastAsia="he-IL"/>
        </w:rPr>
        <w:t>גדר זמנית מסוג זה בנויה מלוחות / פנלים קשיחים המחוברים ביניהם ליצירת רצף.</w:t>
      </w:r>
    </w:p>
    <w:p w14:paraId="51A6E74D" w14:textId="77777777" w:rsidR="00E56613" w:rsidRPr="00E56613" w:rsidRDefault="00E56613" w:rsidP="00E56613">
      <w:pPr>
        <w:spacing w:before="0" w:beforeAutospacing="0" w:after="0" w:afterAutospacing="0" w:line="360" w:lineRule="auto"/>
        <w:rPr>
          <w:rFonts w:ascii="Times New Roman" w:eastAsia="Times New Roman" w:hAnsi="Times New Roman" w:cs="David"/>
          <w:sz w:val="24"/>
          <w:szCs w:val="24"/>
          <w:rtl/>
          <w:lang w:eastAsia="he-IL"/>
        </w:rPr>
      </w:pPr>
      <w:r w:rsidRPr="00E56613">
        <w:rPr>
          <w:rFonts w:ascii="Times New Roman" w:eastAsia="Times New Roman" w:hAnsi="Times New Roman" w:cs="David" w:hint="cs"/>
          <w:sz w:val="24"/>
          <w:szCs w:val="24"/>
          <w:rtl/>
          <w:lang w:eastAsia="he-IL"/>
        </w:rPr>
        <w:t>הגדר יכולה להיות נתמכת ועצמאית, או רתומה ליסודות המתאימים המסוגלים לעמוד בעומסים הנדרשים.</w:t>
      </w:r>
    </w:p>
    <w:p w14:paraId="0B044885" w14:textId="77777777" w:rsidR="00E56613" w:rsidRPr="00E56613" w:rsidRDefault="00E56613" w:rsidP="00E56613">
      <w:pPr>
        <w:spacing w:before="0" w:beforeAutospacing="0" w:after="0" w:afterAutospacing="0" w:line="360" w:lineRule="auto"/>
        <w:rPr>
          <w:rFonts w:ascii="Times New Roman" w:eastAsia="Times New Roman" w:hAnsi="Times New Roman" w:cs="David"/>
          <w:sz w:val="24"/>
          <w:szCs w:val="24"/>
          <w:rtl/>
          <w:lang w:eastAsia="he-IL"/>
        </w:rPr>
      </w:pPr>
      <w:r w:rsidRPr="00E56613">
        <w:rPr>
          <w:rFonts w:ascii="Times New Roman" w:eastAsia="Times New Roman" w:hAnsi="Times New Roman" w:cs="David" w:hint="cs"/>
          <w:sz w:val="24"/>
          <w:szCs w:val="24"/>
          <w:rtl/>
          <w:lang w:eastAsia="he-IL"/>
        </w:rPr>
        <w:t>גובה הגדר לא יפחת מגובה של 1.8 מ', אלא אם מוקם גגון מעבר להולכי רגל.</w:t>
      </w:r>
    </w:p>
    <w:p w14:paraId="3E5EDE19" w14:textId="77777777" w:rsidR="00E56613" w:rsidRPr="00E56613" w:rsidRDefault="00E56613" w:rsidP="00E56613">
      <w:pPr>
        <w:spacing w:before="0" w:beforeAutospacing="0" w:after="0" w:afterAutospacing="0" w:line="240" w:lineRule="auto"/>
        <w:rPr>
          <w:rFonts w:ascii="Times New Roman" w:eastAsia="Times New Roman" w:hAnsi="Times New Roman" w:cs="David"/>
          <w:sz w:val="24"/>
          <w:szCs w:val="24"/>
          <w:rtl/>
          <w:lang w:eastAsia="he-IL"/>
        </w:rPr>
      </w:pPr>
    </w:p>
    <w:p w14:paraId="587B3F5F" w14:textId="77777777" w:rsidR="00E56613" w:rsidRPr="00E56613" w:rsidRDefault="00E56613" w:rsidP="00E56613">
      <w:pPr>
        <w:spacing w:before="0" w:beforeAutospacing="0" w:after="0" w:afterAutospacing="0" w:line="240" w:lineRule="auto"/>
        <w:rPr>
          <w:rFonts w:ascii="Times New Roman" w:eastAsia="Times New Roman" w:hAnsi="Times New Roman" w:cs="David"/>
          <w:sz w:val="24"/>
          <w:szCs w:val="24"/>
          <w:rtl/>
          <w:lang w:eastAsia="he-IL"/>
        </w:rPr>
      </w:pPr>
      <w:r w:rsidRPr="00E56613">
        <w:rPr>
          <w:rFonts w:ascii="Times New Roman" w:eastAsia="Times New Roman" w:hAnsi="Times New Roman" w:cs="David" w:hint="cs"/>
          <w:sz w:val="24"/>
          <w:szCs w:val="24"/>
          <w:rtl/>
          <w:lang w:eastAsia="he-IL"/>
        </w:rPr>
        <w:t>הדרישות מהגדר כוללות בין השאר:</w:t>
      </w:r>
    </w:p>
    <w:p w14:paraId="0B3AF4A2" w14:textId="77777777" w:rsidR="00E56613" w:rsidRPr="00E56613" w:rsidRDefault="00E56613" w:rsidP="00E56613">
      <w:pPr>
        <w:spacing w:before="0" w:beforeAutospacing="0" w:after="0" w:afterAutospacing="0" w:line="240" w:lineRule="auto"/>
        <w:rPr>
          <w:rFonts w:ascii="Times New Roman" w:eastAsia="Times New Roman" w:hAnsi="Times New Roman" w:cs="David"/>
          <w:sz w:val="24"/>
          <w:szCs w:val="24"/>
          <w:rtl/>
          <w:lang w:eastAsia="he-IL"/>
        </w:rPr>
      </w:pPr>
    </w:p>
    <w:p w14:paraId="6FC7AB83" w14:textId="77777777" w:rsidR="00E56613" w:rsidRPr="00E56613" w:rsidRDefault="00E56613" w:rsidP="00237720">
      <w:pPr>
        <w:numPr>
          <w:ilvl w:val="0"/>
          <w:numId w:val="28"/>
        </w:numPr>
        <w:spacing w:before="0" w:beforeAutospacing="0" w:after="0" w:afterAutospacing="0" w:line="240" w:lineRule="auto"/>
        <w:jc w:val="both"/>
        <w:rPr>
          <w:rFonts w:ascii="Times New Roman" w:eastAsia="Times New Roman" w:hAnsi="Times New Roman" w:cs="David"/>
          <w:sz w:val="24"/>
          <w:szCs w:val="24"/>
          <w:lang w:eastAsia="he-IL"/>
        </w:rPr>
      </w:pPr>
      <w:r w:rsidRPr="00E56613">
        <w:rPr>
          <w:rFonts w:ascii="Times New Roman" w:eastAsia="Times New Roman" w:hAnsi="Times New Roman" w:cs="David" w:hint="cs"/>
          <w:sz w:val="24"/>
          <w:szCs w:val="24"/>
          <w:rtl/>
          <w:lang w:eastAsia="he-IL"/>
        </w:rPr>
        <w:t>עמידה בהתאם להערכת הסיכונים המקומית, ודרישת הרשויות.</w:t>
      </w:r>
    </w:p>
    <w:p w14:paraId="5A0BB76D" w14:textId="77777777" w:rsidR="00E56613" w:rsidRPr="00E56613" w:rsidRDefault="00E56613" w:rsidP="00237720">
      <w:pPr>
        <w:numPr>
          <w:ilvl w:val="0"/>
          <w:numId w:val="28"/>
        </w:numPr>
        <w:spacing w:before="0" w:beforeAutospacing="0" w:after="0" w:afterAutospacing="0" w:line="240" w:lineRule="auto"/>
        <w:jc w:val="both"/>
        <w:rPr>
          <w:rFonts w:ascii="Times New Roman" w:eastAsia="Times New Roman" w:hAnsi="Times New Roman" w:cs="David"/>
          <w:sz w:val="24"/>
          <w:szCs w:val="24"/>
          <w:lang w:eastAsia="he-IL"/>
        </w:rPr>
      </w:pPr>
      <w:r w:rsidRPr="00E56613">
        <w:rPr>
          <w:rFonts w:ascii="Times New Roman" w:eastAsia="Times New Roman" w:hAnsi="Times New Roman" w:cs="David" w:hint="cs"/>
          <w:sz w:val="24"/>
          <w:szCs w:val="24"/>
          <w:rtl/>
          <w:lang w:eastAsia="he-IL"/>
        </w:rPr>
        <w:t>עמידה כנגד עומסים העשויים לחול עליה.</w:t>
      </w:r>
    </w:p>
    <w:p w14:paraId="0E88ADBD" w14:textId="77777777" w:rsidR="00E56613" w:rsidRPr="00E56613" w:rsidRDefault="00E56613" w:rsidP="00237720">
      <w:pPr>
        <w:numPr>
          <w:ilvl w:val="0"/>
          <w:numId w:val="28"/>
        </w:numPr>
        <w:spacing w:before="0" w:beforeAutospacing="0" w:after="0" w:afterAutospacing="0" w:line="240" w:lineRule="auto"/>
        <w:jc w:val="both"/>
        <w:rPr>
          <w:rFonts w:ascii="Times New Roman" w:eastAsia="Times New Roman" w:hAnsi="Times New Roman" w:cs="David"/>
          <w:sz w:val="24"/>
          <w:szCs w:val="24"/>
          <w:lang w:eastAsia="he-IL"/>
        </w:rPr>
      </w:pPr>
      <w:r w:rsidRPr="00E56613">
        <w:rPr>
          <w:rFonts w:ascii="Times New Roman" w:eastAsia="Times New Roman" w:hAnsi="Times New Roman" w:cs="David" w:hint="cs"/>
          <w:sz w:val="24"/>
          <w:szCs w:val="24"/>
          <w:rtl/>
          <w:lang w:eastAsia="he-IL"/>
        </w:rPr>
        <w:t>עמידה בעומסי רוח.</w:t>
      </w:r>
    </w:p>
    <w:p w14:paraId="2C7DD6AC" w14:textId="77777777" w:rsidR="00E56613" w:rsidRPr="00E56613" w:rsidRDefault="00E56613" w:rsidP="00237720">
      <w:pPr>
        <w:numPr>
          <w:ilvl w:val="0"/>
          <w:numId w:val="28"/>
        </w:numPr>
        <w:spacing w:before="0" w:beforeAutospacing="0" w:after="0" w:afterAutospacing="0" w:line="240" w:lineRule="auto"/>
        <w:jc w:val="both"/>
        <w:rPr>
          <w:rFonts w:ascii="Times New Roman" w:eastAsia="Times New Roman" w:hAnsi="Times New Roman" w:cs="David"/>
          <w:sz w:val="24"/>
          <w:szCs w:val="24"/>
          <w:lang w:eastAsia="he-IL"/>
        </w:rPr>
      </w:pPr>
      <w:r w:rsidRPr="00E56613">
        <w:rPr>
          <w:rFonts w:ascii="Times New Roman" w:eastAsia="Times New Roman" w:hAnsi="Times New Roman" w:cs="David" w:hint="cs"/>
          <w:sz w:val="24"/>
          <w:szCs w:val="24"/>
          <w:rtl/>
          <w:lang w:eastAsia="he-IL"/>
        </w:rPr>
        <w:t>לוחות הגדר צריכים להיות מחוברים אולם ללא אביזרי חיבור בולטים כברגים, מסמרים וכדומה.</w:t>
      </w:r>
    </w:p>
    <w:p w14:paraId="72A141FF" w14:textId="77777777" w:rsidR="00E56613" w:rsidRPr="00E56613" w:rsidRDefault="00E56613" w:rsidP="00237720">
      <w:pPr>
        <w:numPr>
          <w:ilvl w:val="0"/>
          <w:numId w:val="28"/>
        </w:numPr>
        <w:spacing w:before="0" w:beforeAutospacing="0" w:after="0" w:afterAutospacing="0" w:line="240" w:lineRule="auto"/>
        <w:jc w:val="both"/>
        <w:rPr>
          <w:rFonts w:ascii="Times New Roman" w:eastAsia="Times New Roman" w:hAnsi="Times New Roman" w:cs="David"/>
          <w:sz w:val="24"/>
          <w:szCs w:val="24"/>
          <w:lang w:eastAsia="he-IL"/>
        </w:rPr>
      </w:pPr>
      <w:r w:rsidRPr="00E56613">
        <w:rPr>
          <w:rFonts w:ascii="Times New Roman" w:eastAsia="Times New Roman" w:hAnsi="Times New Roman" w:cs="David" w:hint="cs"/>
          <w:sz w:val="24"/>
          <w:szCs w:val="24"/>
          <w:rtl/>
          <w:lang w:eastAsia="he-IL"/>
        </w:rPr>
        <w:t>אסור שתמיכות הגדר יבלטו למסלולי הליכה.</w:t>
      </w:r>
    </w:p>
    <w:p w14:paraId="2F6DD8B6" w14:textId="77777777" w:rsidR="00E56613" w:rsidRPr="00E56613" w:rsidRDefault="00E56613" w:rsidP="00237720">
      <w:pPr>
        <w:numPr>
          <w:ilvl w:val="0"/>
          <w:numId w:val="28"/>
        </w:numPr>
        <w:spacing w:before="0" w:beforeAutospacing="0" w:after="0" w:afterAutospacing="0" w:line="240" w:lineRule="auto"/>
        <w:jc w:val="both"/>
        <w:rPr>
          <w:rFonts w:ascii="Times New Roman" w:eastAsia="Times New Roman" w:hAnsi="Times New Roman" w:cs="David"/>
          <w:sz w:val="24"/>
          <w:szCs w:val="24"/>
          <w:lang w:eastAsia="he-IL"/>
        </w:rPr>
      </w:pPr>
      <w:r w:rsidRPr="00E56613">
        <w:rPr>
          <w:rFonts w:ascii="Times New Roman" w:eastAsia="Times New Roman" w:hAnsi="Times New Roman" w:cs="David" w:hint="cs"/>
          <w:sz w:val="24"/>
          <w:szCs w:val="24"/>
          <w:rtl/>
          <w:lang w:eastAsia="he-IL"/>
        </w:rPr>
        <w:t>גדר קשיחה המותקנת בשיפוע (בגלל מבנה האתר) וקיימת בה פינות בולטות בקצוות הפנלים (גדר מודרגת) יש לכסות אותן.</w:t>
      </w:r>
    </w:p>
    <w:p w14:paraId="241F8860" w14:textId="77777777" w:rsidR="00E56613" w:rsidRPr="00E56613" w:rsidRDefault="00E56613" w:rsidP="00E56613">
      <w:pPr>
        <w:spacing w:before="0" w:beforeAutospacing="0" w:after="0" w:afterAutospacing="0" w:line="360" w:lineRule="auto"/>
        <w:rPr>
          <w:rFonts w:ascii="Times New Roman" w:eastAsia="Times New Roman" w:hAnsi="Times New Roman" w:cs="David"/>
          <w:sz w:val="24"/>
          <w:szCs w:val="24"/>
          <w:rtl/>
          <w:lang w:eastAsia="he-IL"/>
        </w:rPr>
      </w:pPr>
      <w:r w:rsidRPr="00E56613">
        <w:rPr>
          <w:rFonts w:ascii="Times New Roman" w:eastAsia="Times New Roman" w:hAnsi="Times New Roman" w:cs="David" w:hint="cs"/>
          <w:sz w:val="24"/>
          <w:szCs w:val="24"/>
          <w:rtl/>
          <w:lang w:eastAsia="he-IL"/>
        </w:rPr>
        <w:t>חובה לבצע בדיקה תקופתית של הגידור כדי להבטיח שהיא בטוחה ועומדת במטרות שלמענן הוקמה.</w:t>
      </w:r>
    </w:p>
    <w:p w14:paraId="68BF7E93" w14:textId="77777777" w:rsidR="00E56613" w:rsidRPr="00E56613" w:rsidRDefault="00E56613" w:rsidP="00E56613">
      <w:pPr>
        <w:spacing w:before="0" w:beforeAutospacing="0" w:after="0" w:afterAutospacing="0" w:line="360" w:lineRule="auto"/>
        <w:rPr>
          <w:rFonts w:ascii="Times New Roman" w:eastAsia="Times New Roman" w:hAnsi="Times New Roman" w:cs="David"/>
          <w:b/>
          <w:bCs/>
          <w:sz w:val="24"/>
          <w:szCs w:val="24"/>
          <w:rtl/>
          <w:lang w:eastAsia="he-IL"/>
        </w:rPr>
      </w:pPr>
    </w:p>
    <w:p w14:paraId="1567B3FB" w14:textId="77777777" w:rsidR="00E56613" w:rsidRPr="00E56613" w:rsidRDefault="00E56613" w:rsidP="00E56613">
      <w:pPr>
        <w:spacing w:before="0" w:beforeAutospacing="0" w:after="0" w:afterAutospacing="0" w:line="360" w:lineRule="auto"/>
        <w:rPr>
          <w:rFonts w:ascii="Times New Roman" w:eastAsia="Times New Roman" w:hAnsi="Times New Roman" w:cs="David"/>
          <w:b/>
          <w:bCs/>
          <w:sz w:val="24"/>
          <w:szCs w:val="24"/>
          <w:rtl/>
          <w:lang w:eastAsia="he-IL"/>
        </w:rPr>
      </w:pPr>
      <w:r w:rsidRPr="00E56613">
        <w:rPr>
          <w:rFonts w:ascii="Times New Roman" w:eastAsia="Times New Roman" w:hAnsi="Times New Roman" w:cs="David" w:hint="cs"/>
          <w:b/>
          <w:bCs/>
          <w:sz w:val="24"/>
          <w:szCs w:val="24"/>
          <w:rtl/>
          <w:lang w:eastAsia="he-IL"/>
        </w:rPr>
        <w:t xml:space="preserve">5. </w:t>
      </w:r>
      <w:r w:rsidRPr="00E56613">
        <w:rPr>
          <w:rFonts w:ascii="Times New Roman" w:eastAsia="Times New Roman" w:hAnsi="Times New Roman" w:cs="David" w:hint="cs"/>
          <w:b/>
          <w:bCs/>
          <w:sz w:val="24"/>
          <w:szCs w:val="24"/>
          <w:u w:val="single"/>
          <w:rtl/>
          <w:lang w:eastAsia="he-IL"/>
        </w:rPr>
        <w:t>שערים / פתחים לכניסת מבקרים</w:t>
      </w:r>
    </w:p>
    <w:p w14:paraId="46707136" w14:textId="77777777" w:rsidR="00E56613" w:rsidRPr="00E56613" w:rsidRDefault="00E56613" w:rsidP="00E56613">
      <w:pPr>
        <w:spacing w:before="0" w:beforeAutospacing="0" w:after="0" w:afterAutospacing="0" w:line="360" w:lineRule="auto"/>
        <w:rPr>
          <w:rFonts w:ascii="Times New Roman" w:eastAsia="Times New Roman" w:hAnsi="Times New Roman" w:cs="David"/>
          <w:sz w:val="24"/>
          <w:szCs w:val="24"/>
          <w:rtl/>
          <w:lang w:eastAsia="he-IL"/>
        </w:rPr>
      </w:pPr>
    </w:p>
    <w:p w14:paraId="62B3F3F7" w14:textId="77777777" w:rsidR="00E56613" w:rsidRPr="00E56613" w:rsidRDefault="00E56613" w:rsidP="00E56613">
      <w:pPr>
        <w:spacing w:before="0" w:beforeAutospacing="0" w:after="0" w:afterAutospacing="0" w:line="360" w:lineRule="auto"/>
        <w:rPr>
          <w:rFonts w:ascii="Times New Roman" w:eastAsia="Times New Roman" w:hAnsi="Times New Roman" w:cs="David"/>
          <w:sz w:val="24"/>
          <w:szCs w:val="24"/>
          <w:rtl/>
          <w:lang w:eastAsia="he-IL"/>
        </w:rPr>
      </w:pPr>
      <w:r w:rsidRPr="00E56613">
        <w:rPr>
          <w:rFonts w:ascii="Times New Roman" w:eastAsia="Times New Roman" w:hAnsi="Times New Roman" w:cs="David" w:hint="cs"/>
          <w:sz w:val="24"/>
          <w:szCs w:val="24"/>
          <w:rtl/>
          <w:lang w:eastAsia="he-IL"/>
        </w:rPr>
        <w:t>שערים / פתחים לכניסת מבקרים צריכים להיפתח כלפי פנים.</w:t>
      </w:r>
    </w:p>
    <w:p w14:paraId="2CA33248" w14:textId="77777777" w:rsidR="00E56613" w:rsidRPr="00E56613" w:rsidRDefault="00E56613" w:rsidP="00E56613">
      <w:pPr>
        <w:spacing w:before="0" w:beforeAutospacing="0" w:after="0" w:afterAutospacing="0" w:line="360" w:lineRule="auto"/>
        <w:rPr>
          <w:rFonts w:ascii="Times New Roman" w:eastAsia="Times New Roman" w:hAnsi="Times New Roman" w:cs="David"/>
          <w:sz w:val="24"/>
          <w:szCs w:val="24"/>
          <w:rtl/>
          <w:lang w:eastAsia="he-IL"/>
        </w:rPr>
      </w:pPr>
      <w:r w:rsidRPr="00E56613">
        <w:rPr>
          <w:rFonts w:ascii="Times New Roman" w:eastAsia="Times New Roman" w:hAnsi="Times New Roman" w:cs="David" w:hint="cs"/>
          <w:sz w:val="24"/>
          <w:szCs w:val="24"/>
          <w:rtl/>
          <w:lang w:eastAsia="he-IL"/>
        </w:rPr>
        <w:t>הכניסה ל"מעבר בטוח" תהיה נפרדת ויעודית.</w:t>
      </w:r>
    </w:p>
    <w:p w14:paraId="0BCCCF0C" w14:textId="77777777" w:rsidR="00E56613" w:rsidRPr="00E56613" w:rsidRDefault="00E56613" w:rsidP="00E56613">
      <w:pPr>
        <w:spacing w:before="0" w:beforeAutospacing="0" w:after="0" w:afterAutospacing="0" w:line="360" w:lineRule="auto"/>
        <w:rPr>
          <w:rFonts w:ascii="Times New Roman" w:eastAsia="Times New Roman" w:hAnsi="Times New Roman" w:cs="David"/>
          <w:sz w:val="24"/>
          <w:szCs w:val="24"/>
          <w:rtl/>
          <w:lang w:eastAsia="he-IL"/>
        </w:rPr>
      </w:pPr>
      <w:r w:rsidRPr="00E56613">
        <w:rPr>
          <w:rFonts w:ascii="Times New Roman" w:eastAsia="Times New Roman" w:hAnsi="Times New Roman" w:cs="David" w:hint="cs"/>
          <w:sz w:val="24"/>
          <w:szCs w:val="24"/>
          <w:rtl/>
          <w:lang w:eastAsia="he-IL"/>
        </w:rPr>
        <w:t>הכניסה תהיה מבוקרת.</w:t>
      </w:r>
    </w:p>
    <w:p w14:paraId="4B2FBF7F" w14:textId="77777777" w:rsidR="00E56613" w:rsidRPr="00E56613" w:rsidRDefault="00E56613" w:rsidP="00E56613">
      <w:pPr>
        <w:spacing w:before="0" w:beforeAutospacing="0" w:after="0" w:afterAutospacing="0" w:line="360" w:lineRule="auto"/>
        <w:rPr>
          <w:rFonts w:ascii="Times New Roman" w:eastAsia="Times New Roman" w:hAnsi="Times New Roman" w:cs="David"/>
          <w:sz w:val="24"/>
          <w:szCs w:val="24"/>
          <w:rtl/>
          <w:lang w:eastAsia="he-IL"/>
        </w:rPr>
      </w:pPr>
      <w:r w:rsidRPr="00E56613">
        <w:rPr>
          <w:rFonts w:ascii="Times New Roman" w:eastAsia="Times New Roman" w:hAnsi="Times New Roman" w:cs="David" w:hint="cs"/>
          <w:sz w:val="24"/>
          <w:szCs w:val="24"/>
          <w:rtl/>
          <w:lang w:eastAsia="he-IL"/>
        </w:rPr>
        <w:t>השערים והפתחים יהיו נעולים ויפתחו לכניסת מבקרים מורשים / דיירים רק ע"י עובד שהודרך והוסמך ללוות דיירים מבקרים / מורשים.</w:t>
      </w:r>
    </w:p>
    <w:p w14:paraId="01D25790" w14:textId="77777777" w:rsidR="00E56613" w:rsidRPr="00E56613" w:rsidRDefault="00E56613" w:rsidP="00E56613">
      <w:pPr>
        <w:spacing w:before="0" w:beforeAutospacing="0" w:after="0" w:afterAutospacing="0" w:line="360" w:lineRule="auto"/>
        <w:rPr>
          <w:rFonts w:ascii="Times New Roman" w:eastAsia="Times New Roman" w:hAnsi="Times New Roman" w:cs="David"/>
          <w:b/>
          <w:bCs/>
          <w:sz w:val="24"/>
          <w:szCs w:val="24"/>
          <w:rtl/>
          <w:lang w:eastAsia="he-IL"/>
        </w:rPr>
      </w:pPr>
    </w:p>
    <w:p w14:paraId="7D75DC6A" w14:textId="77777777" w:rsidR="00E56613" w:rsidRPr="00E56613" w:rsidRDefault="00E56613" w:rsidP="00E56613">
      <w:pPr>
        <w:spacing w:before="0" w:beforeAutospacing="0" w:after="0" w:afterAutospacing="0" w:line="360" w:lineRule="auto"/>
        <w:rPr>
          <w:rFonts w:ascii="Times New Roman" w:eastAsia="Times New Roman" w:hAnsi="Times New Roman" w:cs="David"/>
          <w:b/>
          <w:bCs/>
          <w:sz w:val="24"/>
          <w:szCs w:val="24"/>
          <w:rtl/>
          <w:lang w:eastAsia="he-IL"/>
        </w:rPr>
      </w:pPr>
      <w:r w:rsidRPr="00E56613">
        <w:rPr>
          <w:rFonts w:ascii="Times New Roman" w:eastAsia="Times New Roman" w:hAnsi="Times New Roman" w:cs="David" w:hint="cs"/>
          <w:b/>
          <w:bCs/>
          <w:sz w:val="24"/>
          <w:szCs w:val="24"/>
          <w:rtl/>
          <w:lang w:eastAsia="he-IL"/>
        </w:rPr>
        <w:t xml:space="preserve">6. </w:t>
      </w:r>
      <w:r w:rsidRPr="00E56613">
        <w:rPr>
          <w:rFonts w:ascii="Times New Roman" w:eastAsia="Times New Roman" w:hAnsi="Times New Roman" w:cs="David" w:hint="cs"/>
          <w:b/>
          <w:bCs/>
          <w:sz w:val="24"/>
          <w:szCs w:val="24"/>
          <w:u w:val="single"/>
          <w:rtl/>
          <w:lang w:eastAsia="he-IL"/>
        </w:rPr>
        <w:t>שילוט</w:t>
      </w:r>
    </w:p>
    <w:p w14:paraId="2D95DC0D" w14:textId="77777777" w:rsidR="00E56613" w:rsidRPr="00E56613" w:rsidRDefault="00E56613" w:rsidP="00E56613">
      <w:pPr>
        <w:spacing w:before="0" w:beforeAutospacing="0" w:after="0" w:afterAutospacing="0" w:line="360" w:lineRule="auto"/>
        <w:rPr>
          <w:rFonts w:ascii="Times New Roman" w:eastAsia="Times New Roman" w:hAnsi="Times New Roman" w:cs="David"/>
          <w:sz w:val="24"/>
          <w:szCs w:val="24"/>
          <w:rtl/>
          <w:lang w:eastAsia="he-IL"/>
        </w:rPr>
      </w:pPr>
    </w:p>
    <w:p w14:paraId="6927ADC5" w14:textId="77777777" w:rsidR="00E56613" w:rsidRPr="00E56613" w:rsidRDefault="00E56613" w:rsidP="00E56613">
      <w:pPr>
        <w:spacing w:before="0" w:beforeAutospacing="0" w:after="0" w:afterAutospacing="0" w:line="360" w:lineRule="auto"/>
        <w:rPr>
          <w:rFonts w:ascii="Times New Roman" w:eastAsia="Times New Roman" w:hAnsi="Times New Roman" w:cs="David"/>
          <w:sz w:val="24"/>
          <w:szCs w:val="24"/>
          <w:rtl/>
          <w:lang w:eastAsia="he-IL"/>
        </w:rPr>
      </w:pPr>
      <w:r w:rsidRPr="00E56613">
        <w:rPr>
          <w:rFonts w:ascii="Times New Roman" w:eastAsia="Times New Roman" w:hAnsi="Times New Roman" w:cs="David" w:hint="cs"/>
          <w:sz w:val="24"/>
          <w:szCs w:val="24"/>
          <w:rtl/>
          <w:lang w:eastAsia="he-IL"/>
        </w:rPr>
        <w:t>במקום בולט לעין יש להציב שלט ברור וקריא המסמן את מיקום שער הכניסה למבקרים /מורשים /דיירים, שעות הביקור, מספר טלפון לתיאום הביקור והכניסה לתחום המאושר.</w:t>
      </w:r>
    </w:p>
    <w:p w14:paraId="3242509C" w14:textId="77777777" w:rsidR="00E56613" w:rsidRPr="00E56613" w:rsidRDefault="00E56613" w:rsidP="00E56613">
      <w:pPr>
        <w:spacing w:before="0" w:beforeAutospacing="0" w:after="0" w:afterAutospacing="0" w:line="360" w:lineRule="auto"/>
        <w:rPr>
          <w:rFonts w:ascii="Times New Roman" w:eastAsia="Times New Roman" w:hAnsi="Times New Roman" w:cs="David"/>
          <w:sz w:val="24"/>
          <w:szCs w:val="24"/>
          <w:rtl/>
          <w:lang w:eastAsia="he-IL"/>
        </w:rPr>
      </w:pPr>
    </w:p>
    <w:p w14:paraId="351B35AF" w14:textId="77777777" w:rsidR="00E56613" w:rsidRPr="00E56613" w:rsidRDefault="00E56613" w:rsidP="00E56613">
      <w:pPr>
        <w:spacing w:before="0" w:beforeAutospacing="0" w:after="0" w:afterAutospacing="0" w:line="360" w:lineRule="auto"/>
        <w:rPr>
          <w:rFonts w:ascii="Times New Roman" w:eastAsia="Times New Roman" w:hAnsi="Times New Roman" w:cs="David"/>
          <w:sz w:val="24"/>
          <w:szCs w:val="24"/>
          <w:rtl/>
          <w:lang w:eastAsia="he-IL"/>
        </w:rPr>
      </w:pPr>
      <w:r w:rsidRPr="00E56613">
        <w:rPr>
          <w:rFonts w:ascii="Times New Roman" w:eastAsia="Times New Roman" w:hAnsi="Times New Roman" w:cs="David" w:hint="cs"/>
          <w:sz w:val="24"/>
          <w:szCs w:val="24"/>
          <w:rtl/>
          <w:lang w:eastAsia="he-IL"/>
        </w:rPr>
        <w:t>בנוסף יש לרשום הוראות בטיחות להתנהלות המבקר בזמן  ביקורו, תוך ציון האזורים שמותר למבקרים / דיירים לשהות בהם.</w:t>
      </w:r>
    </w:p>
    <w:p w14:paraId="6FE73936" w14:textId="77777777" w:rsidR="00E56613" w:rsidRPr="00E56613" w:rsidRDefault="00E56613" w:rsidP="00E56613">
      <w:pPr>
        <w:spacing w:before="0" w:beforeAutospacing="0" w:after="0" w:afterAutospacing="0" w:line="360" w:lineRule="auto"/>
        <w:rPr>
          <w:rFonts w:ascii="Times New Roman" w:eastAsia="Times New Roman" w:hAnsi="Times New Roman" w:cs="David"/>
          <w:sz w:val="24"/>
          <w:szCs w:val="24"/>
          <w:rtl/>
          <w:lang w:eastAsia="he-IL"/>
        </w:rPr>
      </w:pPr>
    </w:p>
    <w:p w14:paraId="148AC721" w14:textId="77777777" w:rsidR="00E56613" w:rsidRPr="00E56613" w:rsidRDefault="00E56613" w:rsidP="00E56613">
      <w:pPr>
        <w:spacing w:before="0" w:beforeAutospacing="0" w:after="0" w:afterAutospacing="0" w:line="360" w:lineRule="auto"/>
        <w:rPr>
          <w:rFonts w:ascii="Times New Roman" w:eastAsia="Times New Roman" w:hAnsi="Times New Roman" w:cs="David"/>
          <w:sz w:val="24"/>
          <w:szCs w:val="24"/>
          <w:rtl/>
          <w:lang w:eastAsia="he-IL"/>
        </w:rPr>
      </w:pPr>
      <w:r w:rsidRPr="00E56613">
        <w:rPr>
          <w:rFonts w:ascii="Times New Roman" w:eastAsia="Times New Roman" w:hAnsi="Times New Roman" w:cs="David" w:hint="cs"/>
          <w:sz w:val="24"/>
          <w:szCs w:val="24"/>
          <w:rtl/>
          <w:lang w:eastAsia="he-IL"/>
        </w:rPr>
        <w:t>בכל אזור שבו מותר למבקרים מורשים / דיירים לשהות בו, יוצבו שלטי הכוונה לרבות שלטי זיהוי למקומות השונים באותו אזור: "דירה לדוגמא", "משרד שינויי דיירים" וכו'.</w:t>
      </w:r>
    </w:p>
    <w:p w14:paraId="2B05EFDE" w14:textId="77777777" w:rsidR="00E56613" w:rsidRPr="00E56613" w:rsidRDefault="00E56613" w:rsidP="00E56613">
      <w:pPr>
        <w:spacing w:before="0" w:beforeAutospacing="0" w:after="0" w:afterAutospacing="0" w:line="360" w:lineRule="auto"/>
        <w:rPr>
          <w:rFonts w:ascii="Times New Roman" w:eastAsia="Times New Roman" w:hAnsi="Times New Roman" w:cs="David"/>
          <w:b/>
          <w:bCs/>
          <w:sz w:val="24"/>
          <w:szCs w:val="24"/>
          <w:rtl/>
          <w:lang w:eastAsia="he-IL"/>
        </w:rPr>
      </w:pPr>
    </w:p>
    <w:p w14:paraId="1DCFD7F0" w14:textId="77777777" w:rsidR="00E56613" w:rsidRPr="00E56613" w:rsidRDefault="00E56613" w:rsidP="00E56613">
      <w:pPr>
        <w:spacing w:before="0" w:beforeAutospacing="0" w:after="0" w:afterAutospacing="0" w:line="360" w:lineRule="auto"/>
        <w:rPr>
          <w:rFonts w:ascii="Times New Roman" w:eastAsia="Times New Roman" w:hAnsi="Times New Roman" w:cs="David"/>
          <w:b/>
          <w:bCs/>
          <w:sz w:val="24"/>
          <w:szCs w:val="24"/>
          <w:rtl/>
          <w:lang w:eastAsia="he-IL"/>
        </w:rPr>
      </w:pPr>
      <w:r w:rsidRPr="00E56613">
        <w:rPr>
          <w:rFonts w:ascii="Times New Roman" w:eastAsia="Times New Roman" w:hAnsi="Times New Roman" w:cs="David" w:hint="cs"/>
          <w:b/>
          <w:bCs/>
          <w:sz w:val="24"/>
          <w:szCs w:val="24"/>
          <w:rtl/>
          <w:lang w:eastAsia="he-IL"/>
        </w:rPr>
        <w:t xml:space="preserve">7. </w:t>
      </w:r>
      <w:r w:rsidRPr="00E56613">
        <w:rPr>
          <w:rFonts w:ascii="Times New Roman" w:eastAsia="Times New Roman" w:hAnsi="Times New Roman" w:cs="David" w:hint="cs"/>
          <w:b/>
          <w:bCs/>
          <w:sz w:val="24"/>
          <w:szCs w:val="24"/>
          <w:u w:val="single"/>
          <w:rtl/>
          <w:lang w:eastAsia="he-IL"/>
        </w:rPr>
        <w:t>תאורה</w:t>
      </w:r>
    </w:p>
    <w:p w14:paraId="499BE62F" w14:textId="77777777" w:rsidR="00E56613" w:rsidRPr="00E56613" w:rsidRDefault="00E56613" w:rsidP="00E56613">
      <w:pPr>
        <w:spacing w:before="0" w:beforeAutospacing="0" w:after="0" w:afterAutospacing="0" w:line="360" w:lineRule="auto"/>
        <w:rPr>
          <w:rFonts w:ascii="Times New Roman" w:eastAsia="Times New Roman" w:hAnsi="Times New Roman" w:cs="David"/>
          <w:sz w:val="24"/>
          <w:szCs w:val="24"/>
          <w:rtl/>
          <w:lang w:eastAsia="he-IL"/>
        </w:rPr>
      </w:pPr>
    </w:p>
    <w:p w14:paraId="7CDA644D" w14:textId="77777777" w:rsidR="00E56613" w:rsidRPr="00E56613" w:rsidRDefault="00E56613" w:rsidP="00E56613">
      <w:pPr>
        <w:spacing w:before="0" w:beforeAutospacing="0" w:after="0" w:afterAutospacing="0" w:line="360" w:lineRule="auto"/>
        <w:rPr>
          <w:rFonts w:ascii="Times New Roman" w:eastAsia="Times New Roman" w:hAnsi="Times New Roman" w:cs="David"/>
          <w:sz w:val="24"/>
          <w:szCs w:val="24"/>
          <w:rtl/>
          <w:lang w:eastAsia="he-IL"/>
        </w:rPr>
      </w:pPr>
      <w:r w:rsidRPr="00E56613">
        <w:rPr>
          <w:rFonts w:ascii="Times New Roman" w:eastAsia="Times New Roman" w:hAnsi="Times New Roman" w:cs="David" w:hint="cs"/>
          <w:sz w:val="24"/>
          <w:szCs w:val="24"/>
          <w:rtl/>
          <w:lang w:eastAsia="he-IL"/>
        </w:rPr>
        <w:t>במעבר יותקנו גופי תאורה מלאכותית מוגני מים, שיספקו תאורה מתאימה בהתאם לתכנון יועץ החשמל.</w:t>
      </w:r>
    </w:p>
    <w:p w14:paraId="6146C5E6" w14:textId="77777777" w:rsidR="00E56613" w:rsidRPr="00E56613" w:rsidRDefault="00E56613" w:rsidP="00E56613">
      <w:pPr>
        <w:spacing w:before="0" w:beforeAutospacing="0" w:after="0" w:afterAutospacing="0" w:line="360" w:lineRule="auto"/>
        <w:rPr>
          <w:rFonts w:ascii="Times New Roman" w:eastAsia="Times New Roman" w:hAnsi="Times New Roman" w:cs="David"/>
          <w:sz w:val="24"/>
          <w:szCs w:val="24"/>
          <w:rtl/>
          <w:lang w:eastAsia="he-IL"/>
        </w:rPr>
      </w:pPr>
    </w:p>
    <w:p w14:paraId="7322DFFE" w14:textId="77777777" w:rsidR="00E56613" w:rsidRPr="00E56613" w:rsidRDefault="00E56613" w:rsidP="00E56613">
      <w:pPr>
        <w:spacing w:before="0" w:beforeAutospacing="0" w:after="0" w:afterAutospacing="0" w:line="360" w:lineRule="auto"/>
        <w:rPr>
          <w:rFonts w:ascii="Times New Roman" w:eastAsia="Times New Roman" w:hAnsi="Times New Roman" w:cs="David"/>
          <w:sz w:val="24"/>
          <w:szCs w:val="24"/>
          <w:rtl/>
          <w:lang w:eastAsia="he-IL"/>
        </w:rPr>
      </w:pPr>
    </w:p>
    <w:p w14:paraId="1BF81281" w14:textId="77777777" w:rsidR="00E56613" w:rsidRPr="00E56613" w:rsidRDefault="00E56613" w:rsidP="00E56613">
      <w:pPr>
        <w:spacing w:before="0" w:beforeAutospacing="0" w:after="0" w:afterAutospacing="0" w:line="360" w:lineRule="auto"/>
        <w:rPr>
          <w:rFonts w:ascii="Times New Roman" w:eastAsia="Times New Roman" w:hAnsi="Times New Roman" w:cs="David"/>
          <w:sz w:val="24"/>
          <w:szCs w:val="24"/>
          <w:rtl/>
          <w:lang w:eastAsia="he-IL"/>
        </w:rPr>
      </w:pPr>
    </w:p>
    <w:p w14:paraId="16EAA2D3" w14:textId="77777777" w:rsidR="00E56613" w:rsidRPr="00E56613" w:rsidRDefault="00E56613" w:rsidP="00E56613">
      <w:pPr>
        <w:spacing w:before="0" w:beforeAutospacing="0" w:after="0" w:afterAutospacing="0" w:line="360" w:lineRule="auto"/>
        <w:rPr>
          <w:rFonts w:ascii="Times New Roman" w:eastAsia="Times New Roman" w:hAnsi="Times New Roman" w:cs="David"/>
          <w:sz w:val="24"/>
          <w:szCs w:val="24"/>
          <w:rtl/>
          <w:lang w:eastAsia="he-IL"/>
        </w:rPr>
      </w:pPr>
    </w:p>
    <w:p w14:paraId="427548D3" w14:textId="77777777" w:rsidR="00E56613" w:rsidRPr="00E56613" w:rsidRDefault="00E56613" w:rsidP="00E56613">
      <w:pPr>
        <w:spacing w:before="0" w:beforeAutospacing="0" w:after="0" w:afterAutospacing="0" w:line="360" w:lineRule="auto"/>
        <w:rPr>
          <w:rFonts w:ascii="Times New Roman" w:eastAsia="Times New Roman" w:hAnsi="Times New Roman" w:cs="David"/>
          <w:sz w:val="24"/>
          <w:szCs w:val="24"/>
          <w:rtl/>
          <w:lang w:eastAsia="he-IL"/>
        </w:rPr>
      </w:pPr>
    </w:p>
    <w:p w14:paraId="2877AE21" w14:textId="77777777" w:rsidR="00E56613" w:rsidRPr="00E56613" w:rsidRDefault="00E56613" w:rsidP="00E56613">
      <w:pPr>
        <w:spacing w:before="0" w:beforeAutospacing="0" w:after="0" w:afterAutospacing="0" w:line="360" w:lineRule="auto"/>
        <w:rPr>
          <w:rFonts w:ascii="Times New Roman" w:eastAsia="Times New Roman" w:hAnsi="Times New Roman" w:cs="David"/>
          <w:sz w:val="24"/>
          <w:szCs w:val="24"/>
          <w:rtl/>
          <w:lang w:eastAsia="he-IL"/>
        </w:rPr>
      </w:pPr>
    </w:p>
    <w:p w14:paraId="125FFBE9" w14:textId="77777777" w:rsidR="00E56613" w:rsidRPr="00E56613" w:rsidRDefault="00E56613" w:rsidP="00E56613">
      <w:pPr>
        <w:spacing w:before="0" w:beforeAutospacing="0" w:after="0" w:afterAutospacing="0" w:line="360" w:lineRule="auto"/>
        <w:rPr>
          <w:rFonts w:ascii="Times New Roman" w:eastAsia="Times New Roman" w:hAnsi="Times New Roman" w:cs="David"/>
          <w:sz w:val="24"/>
          <w:szCs w:val="24"/>
          <w:rtl/>
          <w:lang w:eastAsia="he-IL"/>
        </w:rPr>
      </w:pPr>
    </w:p>
    <w:p w14:paraId="074FDDE8" w14:textId="77777777" w:rsidR="00E56613" w:rsidRPr="00E56613" w:rsidRDefault="00E56613" w:rsidP="00E56613">
      <w:pPr>
        <w:spacing w:before="0" w:beforeAutospacing="0" w:after="0" w:afterAutospacing="0" w:line="360" w:lineRule="auto"/>
        <w:rPr>
          <w:rFonts w:ascii="Times New Roman" w:eastAsia="Times New Roman" w:hAnsi="Times New Roman" w:cs="David"/>
          <w:sz w:val="24"/>
          <w:szCs w:val="24"/>
          <w:rtl/>
          <w:lang w:eastAsia="he-IL"/>
        </w:rPr>
      </w:pPr>
    </w:p>
    <w:p w14:paraId="1E00D2F8" w14:textId="77777777" w:rsidR="00E56613" w:rsidRPr="00E56613" w:rsidRDefault="00E56613" w:rsidP="00E56613">
      <w:pPr>
        <w:spacing w:before="0" w:beforeAutospacing="0" w:after="0" w:afterAutospacing="0" w:line="360" w:lineRule="auto"/>
        <w:rPr>
          <w:rFonts w:ascii="Times New Roman" w:eastAsia="Times New Roman" w:hAnsi="Times New Roman" w:cs="David"/>
          <w:sz w:val="24"/>
          <w:szCs w:val="24"/>
          <w:rtl/>
          <w:lang w:eastAsia="he-IL"/>
        </w:rPr>
      </w:pPr>
    </w:p>
    <w:p w14:paraId="20AA24B9" w14:textId="77777777" w:rsidR="00E56613" w:rsidRPr="00E56613" w:rsidRDefault="00E56613" w:rsidP="00E56613">
      <w:pPr>
        <w:spacing w:before="0" w:beforeAutospacing="0" w:after="0" w:afterAutospacing="0" w:line="360" w:lineRule="auto"/>
        <w:rPr>
          <w:rFonts w:ascii="Times New Roman" w:eastAsia="Times New Roman" w:hAnsi="Times New Roman" w:cs="David"/>
          <w:sz w:val="24"/>
          <w:szCs w:val="24"/>
          <w:rtl/>
          <w:lang w:eastAsia="he-IL"/>
        </w:rPr>
      </w:pPr>
    </w:p>
    <w:p w14:paraId="3A4FA2A0" w14:textId="77777777" w:rsidR="00E56613" w:rsidRPr="00E56613" w:rsidRDefault="00E56613" w:rsidP="00E56613">
      <w:pPr>
        <w:spacing w:before="0" w:beforeAutospacing="0" w:after="0" w:afterAutospacing="0" w:line="360" w:lineRule="auto"/>
        <w:rPr>
          <w:rFonts w:ascii="Times New Roman" w:eastAsia="Times New Roman" w:hAnsi="Times New Roman" w:cs="David"/>
          <w:sz w:val="24"/>
          <w:szCs w:val="24"/>
          <w:rtl/>
          <w:lang w:eastAsia="he-IL"/>
        </w:rPr>
      </w:pPr>
    </w:p>
    <w:p w14:paraId="1C1EB0AA" w14:textId="77777777" w:rsidR="00E56613" w:rsidRPr="00E56613" w:rsidRDefault="00E56613" w:rsidP="00E56613">
      <w:pPr>
        <w:spacing w:before="0" w:beforeAutospacing="0" w:after="0" w:afterAutospacing="0" w:line="360" w:lineRule="auto"/>
        <w:rPr>
          <w:rFonts w:ascii="Times New Roman" w:eastAsia="Times New Roman" w:hAnsi="Times New Roman" w:cs="David"/>
          <w:sz w:val="24"/>
          <w:szCs w:val="24"/>
          <w:rtl/>
          <w:lang w:eastAsia="he-IL"/>
        </w:rPr>
      </w:pPr>
    </w:p>
    <w:p w14:paraId="606C29BF" w14:textId="77777777" w:rsidR="00E56613" w:rsidRPr="00E56613" w:rsidRDefault="00E56613" w:rsidP="00E56613">
      <w:pPr>
        <w:autoSpaceDE w:val="0"/>
        <w:autoSpaceDN w:val="0"/>
        <w:adjustRightInd w:val="0"/>
        <w:spacing w:before="0" w:beforeAutospacing="0" w:after="0" w:afterAutospacing="0" w:line="240" w:lineRule="auto"/>
        <w:ind w:left="-477" w:right="-1418"/>
        <w:jc w:val="both"/>
        <w:rPr>
          <w:rFonts w:ascii="David" w:eastAsia="Times New Roman" w:hAnsi="David" w:cs="David"/>
          <w:sz w:val="24"/>
          <w:szCs w:val="24"/>
          <w:u w:val="single"/>
          <w:rtl/>
        </w:rPr>
      </w:pPr>
    </w:p>
    <w:p w14:paraId="308A62DF" w14:textId="77777777" w:rsidR="001A69D5" w:rsidRPr="0047052D" w:rsidRDefault="001A69D5" w:rsidP="0047052D">
      <w:pPr>
        <w:widowControl w:val="0"/>
        <w:spacing w:before="0" w:beforeAutospacing="0" w:after="0" w:afterAutospacing="0" w:line="240" w:lineRule="auto"/>
        <w:jc w:val="both"/>
      </w:pPr>
    </w:p>
    <w:sectPr w:rsidR="001A69D5" w:rsidRPr="0047052D" w:rsidSect="00CF334C">
      <w:headerReference w:type="default" r:id="rId20"/>
      <w:footerReference w:type="default" r:id="rId21"/>
      <w:pgSz w:w="11906" w:h="16838"/>
      <w:pgMar w:top="1440" w:right="1800" w:bottom="851" w:left="1800" w:header="708" w:footer="130" w:gutter="0"/>
      <w:cols w:space="708"/>
      <w:bidi/>
      <w:rtlGutter/>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26C4B3B6" w14:textId="77777777" w:rsidR="00C80A9E" w:rsidRDefault="00C80A9E" w:rsidP="00AF234B">
      <w:pPr>
        <w:spacing w:before="0" w:after="0" w:line="240" w:lineRule="auto"/>
      </w:pPr>
      <w:r>
        <w:separator/>
      </w:r>
    </w:p>
  </w:endnote>
  <w:endnote w:type="continuationSeparator" w:id="0">
    <w:p w14:paraId="1EFFA455" w14:textId="77777777" w:rsidR="00C80A9E" w:rsidRDefault="00C80A9E" w:rsidP="00AF234B">
      <w:pPr>
        <w:spacing w:before="0" w:after="0" w:line="240" w:lineRule="auto"/>
      </w:pPr>
      <w:r>
        <w:continuationSeparator/>
      </w:r>
    </w:p>
  </w:endnote>
  <w:endnote w:type="continuationNotice" w:id="1">
    <w:p w14:paraId="283CCECF" w14:textId="77777777" w:rsidR="00C80A9E" w:rsidRDefault="00C80A9E">
      <w:pPr>
        <w:spacing w:before="0"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David">
    <w:panose1 w:val="020E0502060401010101"/>
    <w:charset w:val="00"/>
    <w:family w:val="swiss"/>
    <w:pitch w:val="variable"/>
    <w:sig w:usb0="00000803" w:usb1="00000000" w:usb2="00000000" w:usb3="00000000" w:csb0="00000021" w:csb1="00000000"/>
  </w:font>
  <w:font w:name="Calibri">
    <w:panose1 w:val="020F0502020204030204"/>
    <w:charset w:val="00"/>
    <w:family w:val="swiss"/>
    <w:pitch w:val="variable"/>
    <w:sig w:usb0="E0002AFF" w:usb1="C000247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Garamond">
    <w:panose1 w:val="02020404030301010803"/>
    <w:charset w:val="00"/>
    <w:family w:val="roman"/>
    <w:pitch w:val="variable"/>
    <w:sig w:usb0="00000287" w:usb1="00000000" w:usb2="00000000" w:usb3="00000000" w:csb0="0000009F" w:csb1="00000000"/>
  </w:font>
  <w:font w:name="רמת גן">
    <w:altName w:val="Times New Roman"/>
    <w:panose1 w:val="00000000000000000000"/>
    <w:charset w:val="B1"/>
    <w:family w:val="auto"/>
    <w:notTrueType/>
    <w:pitch w:val="default"/>
    <w:sig w:usb0="00000800" w:usb1="00000000" w:usb2="00000000" w:usb3="00000000" w:csb0="00000020"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Style w:val="13"/>
      <w:bidiVisual/>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10"/>
      <w:gridCol w:w="1646"/>
      <w:gridCol w:w="2810"/>
      <w:gridCol w:w="233"/>
      <w:gridCol w:w="1044"/>
      <w:gridCol w:w="1763"/>
    </w:tblGrid>
    <w:tr w:rsidR="00C80A9E" w:rsidRPr="002B6EAB" w14:paraId="053F3105" w14:textId="77777777" w:rsidTr="00967621">
      <w:tc>
        <w:tcPr>
          <w:tcW w:w="810" w:type="dxa"/>
        </w:tcPr>
        <w:p w14:paraId="71E5830B" w14:textId="77777777" w:rsidR="00C80A9E" w:rsidRPr="002B6EAB" w:rsidRDefault="00C80A9E" w:rsidP="00967621">
          <w:pPr>
            <w:tabs>
              <w:tab w:val="center" w:pos="4153"/>
              <w:tab w:val="right" w:pos="8306"/>
            </w:tabs>
            <w:spacing w:before="0" w:after="0" w:line="240" w:lineRule="auto"/>
            <w:rPr>
              <w:rFonts w:ascii="David" w:hAnsi="David"/>
              <w:sz w:val="20"/>
              <w:szCs w:val="20"/>
              <w:rtl/>
            </w:rPr>
          </w:pPr>
          <w:r w:rsidRPr="002B6EAB">
            <w:rPr>
              <w:rFonts w:ascii="David" w:hAnsi="David" w:hint="cs"/>
              <w:sz w:val="20"/>
              <w:szCs w:val="20"/>
              <w:rtl/>
            </w:rPr>
            <w:t xml:space="preserve">פרויקט: </w:t>
          </w:r>
        </w:p>
      </w:tc>
      <w:sdt>
        <w:sdtPr>
          <w:rPr>
            <w:rFonts w:ascii="David" w:hAnsi="David"/>
            <w:color w:val="00B0F0"/>
            <w:sz w:val="20"/>
            <w:szCs w:val="20"/>
            <w:rtl/>
          </w:rPr>
          <w:alias w:val="שם הפרויקט"/>
          <w:tag w:val="cntProjectName"/>
          <w:id w:val="712616503"/>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ProjectName[1]" w:storeItemID="{81709D4C-33DC-48CC-AC7E-130A245806EE}"/>
          <w:text/>
        </w:sdtPr>
        <w:sdtEndPr/>
        <w:sdtContent>
          <w:tc>
            <w:tcPr>
              <w:tcW w:w="1646" w:type="dxa"/>
            </w:tcPr>
            <w:p w14:paraId="0CE142F9" w14:textId="0316142A" w:rsidR="00C80A9E" w:rsidRPr="002B6EAB" w:rsidRDefault="00C80A9E" w:rsidP="00967621">
              <w:pPr>
                <w:tabs>
                  <w:tab w:val="center" w:pos="4153"/>
                  <w:tab w:val="right" w:pos="8306"/>
                </w:tabs>
                <w:spacing w:before="0" w:after="0" w:line="240" w:lineRule="auto"/>
                <w:rPr>
                  <w:rFonts w:ascii="David" w:hAnsi="David"/>
                  <w:color w:val="00B0F0"/>
                  <w:sz w:val="20"/>
                  <w:szCs w:val="20"/>
                  <w:rtl/>
                </w:rPr>
              </w:pPr>
              <w:ins w:id="642" w:author="Meryl Etman" w:date="2021-08-11T15:39:00Z">
                <w:r>
                  <w:rPr>
                    <w:rFonts w:ascii="David" w:hAnsi="David"/>
                    <w:color w:val="00B0F0"/>
                    <w:sz w:val="20"/>
                    <w:szCs w:val="20"/>
                    <w:rtl/>
                  </w:rPr>
                  <w:t>סביוני גבעת שמואל - מגרשים 1001, 1005</w:t>
                </w:r>
              </w:ins>
            </w:p>
          </w:tc>
        </w:sdtContent>
      </w:sdt>
      <w:tc>
        <w:tcPr>
          <w:tcW w:w="2810" w:type="dxa"/>
        </w:tcPr>
        <w:p w14:paraId="38D2F53E" w14:textId="77777777" w:rsidR="00C80A9E" w:rsidRPr="002B6EAB" w:rsidRDefault="00C80A9E" w:rsidP="00967621">
          <w:pPr>
            <w:tabs>
              <w:tab w:val="center" w:pos="4153"/>
              <w:tab w:val="right" w:pos="8306"/>
            </w:tabs>
            <w:spacing w:before="0" w:after="0" w:line="240" w:lineRule="auto"/>
            <w:rPr>
              <w:rFonts w:ascii="David" w:hAnsi="David"/>
              <w:sz w:val="20"/>
              <w:szCs w:val="20"/>
              <w:rtl/>
            </w:rPr>
          </w:pPr>
          <w:r w:rsidRPr="002B6EAB">
            <w:rPr>
              <w:rFonts w:ascii="David" w:hAnsi="David" w:hint="cs"/>
              <w:sz w:val="20"/>
              <w:szCs w:val="20"/>
              <w:rtl/>
            </w:rPr>
            <w:t xml:space="preserve">תבנית: </w:t>
          </w:r>
          <w:sdt>
            <w:sdtPr>
              <w:rPr>
                <w:rFonts w:ascii="David" w:hAnsi="David" w:hint="cs"/>
                <w:sz w:val="20"/>
                <w:szCs w:val="20"/>
                <w:rtl/>
              </w:rPr>
              <w:alias w:val="תבנית חוזה"/>
              <w:tag w:val="cntContractType"/>
              <w:id w:val="1956287063"/>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ontractType[1]" w:storeItemID="{81709D4C-33DC-48CC-AC7E-130A245806EE}"/>
              <w:text/>
            </w:sdtPr>
            <w:sdtEndPr/>
            <w:sdtContent>
              <w:r>
                <w:rPr>
                  <w:rFonts w:ascii="David" w:hAnsi="David" w:hint="cs"/>
                  <w:sz w:val="20"/>
                  <w:szCs w:val="20"/>
                  <w:rtl/>
                </w:rPr>
                <w:t>קבלן ראשי כללי</w:t>
              </w:r>
            </w:sdtContent>
          </w:sdt>
        </w:p>
      </w:tc>
      <w:tc>
        <w:tcPr>
          <w:tcW w:w="233" w:type="dxa"/>
        </w:tcPr>
        <w:p w14:paraId="10171A80" w14:textId="77777777" w:rsidR="00C80A9E" w:rsidRPr="002B6EAB" w:rsidRDefault="00C80A9E" w:rsidP="00967621">
          <w:pPr>
            <w:tabs>
              <w:tab w:val="center" w:pos="4153"/>
              <w:tab w:val="right" w:pos="8306"/>
            </w:tabs>
            <w:spacing w:before="0" w:after="0" w:line="240" w:lineRule="auto"/>
            <w:rPr>
              <w:rFonts w:ascii="David" w:hAnsi="David"/>
              <w:sz w:val="16"/>
              <w:szCs w:val="16"/>
              <w:rtl/>
            </w:rPr>
          </w:pPr>
        </w:p>
      </w:tc>
      <w:tc>
        <w:tcPr>
          <w:tcW w:w="1044" w:type="dxa"/>
        </w:tcPr>
        <w:p w14:paraId="61606535" w14:textId="77777777" w:rsidR="00C80A9E" w:rsidRPr="002B6EAB" w:rsidRDefault="00C80A9E" w:rsidP="00967621">
          <w:pPr>
            <w:tabs>
              <w:tab w:val="center" w:pos="4153"/>
              <w:tab w:val="right" w:pos="8306"/>
            </w:tabs>
            <w:spacing w:before="0" w:after="0" w:line="240" w:lineRule="auto"/>
            <w:rPr>
              <w:rFonts w:ascii="David" w:hAnsi="David"/>
              <w:sz w:val="20"/>
              <w:szCs w:val="20"/>
              <w:rtl/>
            </w:rPr>
          </w:pPr>
          <w:r w:rsidRPr="002B6EAB">
            <w:rPr>
              <w:rFonts w:ascii="David" w:hAnsi="David"/>
              <w:sz w:val="20"/>
              <w:szCs w:val="20"/>
              <w:rtl/>
            </w:rPr>
            <w:t>מס' חוזה</w:t>
          </w:r>
          <w:r w:rsidRPr="002B6EAB">
            <w:rPr>
              <w:rFonts w:ascii="David" w:hAnsi="David" w:hint="cs"/>
              <w:sz w:val="20"/>
              <w:szCs w:val="20"/>
              <w:rtl/>
            </w:rPr>
            <w:t>:</w:t>
          </w:r>
        </w:p>
      </w:tc>
      <w:sdt>
        <w:sdtPr>
          <w:rPr>
            <w:rFonts w:ascii="David" w:hAnsi="David" w:hint="cs"/>
            <w:sz w:val="20"/>
            <w:szCs w:val="20"/>
            <w:rtl/>
          </w:rPr>
          <w:alias w:val="ערך של מזהה מסמך"/>
          <w:tag w:val="_dlc_DocId"/>
          <w:id w:val="-2068718958"/>
          <w:lock w:val="contentLocked"/>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_dlc_DocId[1]" w:storeItemID="{81709D4C-33DC-48CC-AC7E-130A245806EE}"/>
          <w:text/>
        </w:sdtPr>
        <w:sdtEndPr/>
        <w:sdtContent>
          <w:tc>
            <w:tcPr>
              <w:tcW w:w="1763" w:type="dxa"/>
            </w:tcPr>
            <w:p w14:paraId="4A1791BF" w14:textId="5A6C7DE8" w:rsidR="00C80A9E" w:rsidRPr="002B6EAB" w:rsidRDefault="00C80A9E" w:rsidP="00967621">
              <w:pPr>
                <w:tabs>
                  <w:tab w:val="center" w:pos="4153"/>
                  <w:tab w:val="right" w:pos="8306"/>
                </w:tabs>
                <w:spacing w:before="0" w:after="0" w:line="240" w:lineRule="auto"/>
                <w:rPr>
                  <w:rFonts w:ascii="David" w:hAnsi="David"/>
                  <w:sz w:val="20"/>
                  <w:szCs w:val="20"/>
                  <w:rtl/>
                </w:rPr>
              </w:pPr>
              <w:del w:id="643" w:author="Meryl Etman" w:date="2021-08-11T16:16:00Z">
                <w:r w:rsidDel="00823203">
                  <w:rPr>
                    <w:rFonts w:ascii="David" w:hAnsi="David" w:hint="cs"/>
                    <w:sz w:val="20"/>
                    <w:szCs w:val="20"/>
                  </w:rPr>
                  <w:delText>CONT-5-716</w:delText>
                </w:r>
              </w:del>
              <w:ins w:id="644" w:author="Meryl Etman" w:date="2021-08-11T16:16:00Z">
                <w:r>
                  <w:rPr>
                    <w:rFonts w:ascii="David" w:hAnsi="David" w:hint="cs"/>
                    <w:sz w:val="20"/>
                    <w:szCs w:val="20"/>
                  </w:rPr>
                  <w:t>CO</w:t>
                </w:r>
                <w:r>
                  <w:rPr>
                    <w:rFonts w:ascii="David" w:hAnsi="David" w:hint="cs"/>
                    <w:sz w:val="20"/>
                    <w:szCs w:val="20"/>
                    <w:rtl/>
                  </w:rPr>
                  <w:t>NT-10-2108</w:t>
                </w:r>
              </w:ins>
            </w:p>
          </w:tc>
        </w:sdtContent>
      </w:sdt>
    </w:tr>
    <w:tr w:rsidR="00C80A9E" w:rsidRPr="002B6EAB" w14:paraId="2A251783" w14:textId="77777777" w:rsidTr="00967621">
      <w:tc>
        <w:tcPr>
          <w:tcW w:w="810" w:type="dxa"/>
        </w:tcPr>
        <w:p w14:paraId="64483E1E" w14:textId="77777777" w:rsidR="00C80A9E" w:rsidRPr="002B6EAB" w:rsidRDefault="00C80A9E" w:rsidP="00967621">
          <w:pPr>
            <w:tabs>
              <w:tab w:val="center" w:pos="4153"/>
              <w:tab w:val="right" w:pos="8306"/>
            </w:tabs>
            <w:spacing w:before="0" w:after="0" w:line="240" w:lineRule="auto"/>
            <w:rPr>
              <w:rFonts w:ascii="David" w:hAnsi="David"/>
              <w:sz w:val="20"/>
              <w:szCs w:val="20"/>
              <w:rtl/>
            </w:rPr>
          </w:pPr>
          <w:r w:rsidRPr="002B6EAB">
            <w:rPr>
              <w:rFonts w:ascii="David" w:hAnsi="David" w:hint="cs"/>
              <w:sz w:val="20"/>
              <w:szCs w:val="20"/>
              <w:rtl/>
            </w:rPr>
            <w:t>ספק:</w:t>
          </w:r>
        </w:p>
      </w:tc>
      <w:sdt>
        <w:sdtPr>
          <w:rPr>
            <w:rFonts w:ascii="David" w:hAnsi="David"/>
            <w:color w:val="00B0F0"/>
            <w:sz w:val="20"/>
            <w:szCs w:val="20"/>
            <w:rtl/>
          </w:rPr>
          <w:alias w:val="שם ספק"/>
          <w:tag w:val="cntSupllierName"/>
          <w:id w:val="-1909992380"/>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sdtContent>
          <w:tc>
            <w:tcPr>
              <w:tcW w:w="1646" w:type="dxa"/>
            </w:tcPr>
            <w:p w14:paraId="4283F2AB" w14:textId="77777777" w:rsidR="00C80A9E" w:rsidRPr="002B6EAB" w:rsidRDefault="00C80A9E" w:rsidP="00967621">
              <w:pPr>
                <w:tabs>
                  <w:tab w:val="center" w:pos="4153"/>
                  <w:tab w:val="right" w:pos="8306"/>
                </w:tabs>
                <w:spacing w:before="0" w:after="0" w:line="240" w:lineRule="auto"/>
                <w:rPr>
                  <w:rFonts w:ascii="David" w:hAnsi="David"/>
                  <w:color w:val="00B0F0"/>
                  <w:sz w:val="20"/>
                  <w:szCs w:val="20"/>
                  <w:rtl/>
                </w:rPr>
              </w:pPr>
              <w:r w:rsidRPr="002B6EAB">
                <w:rPr>
                  <w:color w:val="00B0F0"/>
                  <w:sz w:val="20"/>
                  <w:szCs w:val="20"/>
                  <w:rtl/>
                </w:rPr>
                <w:t>[שם ספק]</w:t>
              </w:r>
            </w:p>
          </w:tc>
        </w:sdtContent>
      </w:sdt>
      <w:tc>
        <w:tcPr>
          <w:tcW w:w="2810" w:type="dxa"/>
        </w:tcPr>
        <w:tbl>
          <w:tblPr>
            <w:tblStyle w:val="13"/>
            <w:bidiVisual/>
            <w:tblW w:w="259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26"/>
            <w:gridCol w:w="1668"/>
          </w:tblGrid>
          <w:tr w:rsidR="00C80A9E" w:rsidRPr="002B6EAB" w14:paraId="07D6933B" w14:textId="77777777" w:rsidTr="00967621">
            <w:trPr>
              <w:trHeight w:val="201"/>
            </w:trPr>
            <w:tc>
              <w:tcPr>
                <w:tcW w:w="926" w:type="dxa"/>
              </w:tcPr>
              <w:p w14:paraId="5B0167EE" w14:textId="77777777" w:rsidR="00C80A9E" w:rsidRPr="002B6EAB" w:rsidRDefault="00C80A9E" w:rsidP="00967621">
                <w:pPr>
                  <w:tabs>
                    <w:tab w:val="center" w:pos="4153"/>
                    <w:tab w:val="right" w:pos="8306"/>
                  </w:tabs>
                  <w:spacing w:before="0" w:after="0" w:line="240" w:lineRule="auto"/>
                  <w:rPr>
                    <w:rFonts w:ascii="David" w:hAnsi="David"/>
                    <w:sz w:val="20"/>
                    <w:szCs w:val="20"/>
                    <w:rtl/>
                  </w:rPr>
                </w:pPr>
                <w:r w:rsidRPr="002B6EAB">
                  <w:rPr>
                    <w:rFonts w:ascii="David" w:hAnsi="David" w:hint="cs"/>
                    <w:sz w:val="20"/>
                    <w:szCs w:val="20"/>
                    <w:rtl/>
                  </w:rPr>
                  <w:t>גרסה:</w:t>
                </w:r>
              </w:p>
            </w:tc>
            <w:sdt>
              <w:sdtPr>
                <w:rPr>
                  <w:rFonts w:ascii="David" w:hAnsi="David"/>
                  <w:color w:val="00B0F0"/>
                  <w:sz w:val="20"/>
                  <w:szCs w:val="20"/>
                  <w:rtl/>
                </w:rPr>
                <w:alias w:val="גרסת חוזה"/>
                <w:tag w:val="cntContractVersion"/>
                <w:id w:val="-1597239740"/>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ontractVersion[1]" w:storeItemID="{81709D4C-33DC-48CC-AC7E-130A245806EE}"/>
                <w:text/>
              </w:sdtPr>
              <w:sdtEndPr/>
              <w:sdtContent>
                <w:tc>
                  <w:tcPr>
                    <w:tcW w:w="1668" w:type="dxa"/>
                  </w:tcPr>
                  <w:p w14:paraId="5FFCFF2F" w14:textId="77777777" w:rsidR="00C80A9E" w:rsidRPr="002B6EAB" w:rsidRDefault="00C80A9E" w:rsidP="00967621">
                    <w:pPr>
                      <w:tabs>
                        <w:tab w:val="center" w:pos="4153"/>
                        <w:tab w:val="right" w:pos="8306"/>
                      </w:tabs>
                      <w:spacing w:before="0" w:after="0" w:line="240" w:lineRule="auto"/>
                      <w:ind w:left="1" w:hanging="1"/>
                      <w:rPr>
                        <w:rFonts w:ascii="David" w:hAnsi="David"/>
                        <w:color w:val="00B0F0"/>
                        <w:sz w:val="20"/>
                        <w:szCs w:val="20"/>
                        <w:rtl/>
                      </w:rPr>
                    </w:pPr>
                    <w:r w:rsidRPr="002B6EAB">
                      <w:rPr>
                        <w:rFonts w:ascii="David" w:hAnsi="David"/>
                        <w:color w:val="00B0F0"/>
                        <w:sz w:val="20"/>
                        <w:szCs w:val="20"/>
                        <w:rtl/>
                      </w:rPr>
                      <w:t>[גרסת חוזה]</w:t>
                    </w:r>
                  </w:p>
                </w:tc>
              </w:sdtContent>
            </w:sdt>
          </w:tr>
        </w:tbl>
        <w:p w14:paraId="4DDAFA27" w14:textId="77777777" w:rsidR="00C80A9E" w:rsidRPr="002B6EAB" w:rsidRDefault="00C80A9E" w:rsidP="00967621">
          <w:pPr>
            <w:tabs>
              <w:tab w:val="center" w:pos="4153"/>
              <w:tab w:val="right" w:pos="8306"/>
            </w:tabs>
            <w:spacing w:before="0" w:after="0" w:line="240" w:lineRule="auto"/>
            <w:rPr>
              <w:rFonts w:ascii="David" w:hAnsi="David"/>
              <w:sz w:val="20"/>
              <w:szCs w:val="20"/>
              <w:rtl/>
            </w:rPr>
          </w:pPr>
        </w:p>
      </w:tc>
      <w:tc>
        <w:tcPr>
          <w:tcW w:w="233" w:type="dxa"/>
        </w:tcPr>
        <w:p w14:paraId="64BB7B17" w14:textId="77777777" w:rsidR="00C80A9E" w:rsidRPr="002B6EAB" w:rsidRDefault="00C80A9E" w:rsidP="00967621">
          <w:pPr>
            <w:tabs>
              <w:tab w:val="center" w:pos="4153"/>
              <w:tab w:val="right" w:pos="8306"/>
            </w:tabs>
            <w:spacing w:before="0" w:after="0" w:line="240" w:lineRule="auto"/>
            <w:rPr>
              <w:rFonts w:ascii="David" w:hAnsi="David"/>
              <w:sz w:val="20"/>
              <w:szCs w:val="20"/>
              <w:rtl/>
            </w:rPr>
          </w:pPr>
        </w:p>
      </w:tc>
      <w:tc>
        <w:tcPr>
          <w:tcW w:w="1044" w:type="dxa"/>
        </w:tcPr>
        <w:p w14:paraId="076E01CB" w14:textId="77777777" w:rsidR="00C80A9E" w:rsidRPr="002B6EAB" w:rsidRDefault="00C80A9E" w:rsidP="00967621">
          <w:pPr>
            <w:tabs>
              <w:tab w:val="center" w:pos="4153"/>
              <w:tab w:val="right" w:pos="8306"/>
            </w:tabs>
            <w:spacing w:before="0" w:after="0" w:line="240" w:lineRule="auto"/>
            <w:rPr>
              <w:rFonts w:ascii="David" w:hAnsi="David"/>
              <w:sz w:val="20"/>
              <w:szCs w:val="20"/>
              <w:rtl/>
            </w:rPr>
          </w:pPr>
          <w:r w:rsidRPr="002B6EAB">
            <w:rPr>
              <w:rFonts w:ascii="David" w:hAnsi="David" w:hint="cs"/>
              <w:sz w:val="20"/>
              <w:szCs w:val="20"/>
              <w:rtl/>
            </w:rPr>
            <w:t>סטטוס:</w:t>
          </w:r>
        </w:p>
      </w:tc>
      <w:tc>
        <w:tcPr>
          <w:tcW w:w="1763" w:type="dxa"/>
        </w:tcPr>
        <w:p w14:paraId="22477375" w14:textId="77777777" w:rsidR="00C80A9E" w:rsidRPr="002B6EAB" w:rsidRDefault="009B4CF7" w:rsidP="00967621">
          <w:pPr>
            <w:tabs>
              <w:tab w:val="center" w:pos="4153"/>
              <w:tab w:val="right" w:pos="8306"/>
            </w:tabs>
            <w:spacing w:before="0" w:after="0" w:line="240" w:lineRule="auto"/>
            <w:rPr>
              <w:rFonts w:ascii="David" w:hAnsi="David"/>
              <w:sz w:val="20"/>
              <w:szCs w:val="20"/>
            </w:rPr>
          </w:pPr>
          <w:sdt>
            <w:sdtPr>
              <w:rPr>
                <w:rFonts w:ascii="David" w:hAnsi="David"/>
                <w:sz w:val="20"/>
                <w:szCs w:val="20"/>
                <w:rtl/>
              </w:rPr>
              <w:alias w:val="סטטוס חוזה"/>
              <w:tag w:val="cntStatus"/>
              <w:id w:val="-1843010741"/>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tatus[1]" w:storeItemID="{81709D4C-33DC-48CC-AC7E-130A245806EE}"/>
              <w:text/>
            </w:sdtPr>
            <w:sdtEndPr/>
            <w:sdtContent>
              <w:r w:rsidR="00C80A9E" w:rsidRPr="002B6EAB">
                <w:rPr>
                  <w:rFonts w:ascii="David" w:hAnsi="David"/>
                  <w:color w:val="00B0F0"/>
                  <w:sz w:val="20"/>
                  <w:szCs w:val="20"/>
                  <w:rtl/>
                </w:rPr>
                <w:t>[סטטוס חוזה]</w:t>
              </w:r>
            </w:sdtContent>
          </w:sdt>
        </w:p>
      </w:tc>
    </w:tr>
    <w:tr w:rsidR="00C80A9E" w:rsidRPr="002B6EAB" w14:paraId="48CCCD4B" w14:textId="77777777" w:rsidTr="00967621">
      <w:trPr>
        <w:trHeight w:val="80"/>
      </w:trPr>
      <w:tc>
        <w:tcPr>
          <w:tcW w:w="810" w:type="dxa"/>
        </w:tcPr>
        <w:p w14:paraId="6C03C56B" w14:textId="77777777" w:rsidR="00C80A9E" w:rsidRPr="002B6EAB" w:rsidRDefault="00C80A9E" w:rsidP="00967621">
          <w:pPr>
            <w:tabs>
              <w:tab w:val="center" w:pos="4153"/>
              <w:tab w:val="right" w:pos="8306"/>
            </w:tabs>
            <w:spacing w:before="0" w:after="0" w:line="240" w:lineRule="auto"/>
            <w:rPr>
              <w:rFonts w:ascii="David" w:hAnsi="David"/>
              <w:sz w:val="20"/>
              <w:szCs w:val="20"/>
              <w:rtl/>
            </w:rPr>
          </w:pPr>
        </w:p>
      </w:tc>
      <w:tc>
        <w:tcPr>
          <w:tcW w:w="1646" w:type="dxa"/>
        </w:tcPr>
        <w:p w14:paraId="67B988FD" w14:textId="77777777" w:rsidR="00C80A9E" w:rsidRPr="002B6EAB" w:rsidRDefault="00C80A9E" w:rsidP="00967621">
          <w:pPr>
            <w:tabs>
              <w:tab w:val="center" w:pos="4153"/>
              <w:tab w:val="right" w:pos="8306"/>
            </w:tabs>
            <w:spacing w:before="0" w:after="0" w:line="240" w:lineRule="auto"/>
            <w:rPr>
              <w:rFonts w:ascii="David" w:hAnsi="David"/>
              <w:color w:val="00B0F0"/>
              <w:sz w:val="20"/>
              <w:szCs w:val="20"/>
              <w:rtl/>
            </w:rPr>
          </w:pPr>
        </w:p>
      </w:tc>
      <w:tc>
        <w:tcPr>
          <w:tcW w:w="2810" w:type="dxa"/>
        </w:tcPr>
        <w:p w14:paraId="53C93A22" w14:textId="77777777" w:rsidR="00C80A9E" w:rsidRPr="002B6EAB" w:rsidRDefault="00C80A9E" w:rsidP="00967621">
          <w:pPr>
            <w:tabs>
              <w:tab w:val="center" w:pos="4153"/>
              <w:tab w:val="right" w:pos="8306"/>
            </w:tabs>
            <w:spacing w:before="0" w:after="0" w:line="240" w:lineRule="auto"/>
            <w:rPr>
              <w:rFonts w:ascii="David" w:hAnsi="David"/>
              <w:sz w:val="20"/>
              <w:szCs w:val="20"/>
              <w:rtl/>
            </w:rPr>
          </w:pPr>
        </w:p>
      </w:tc>
      <w:tc>
        <w:tcPr>
          <w:tcW w:w="233" w:type="dxa"/>
        </w:tcPr>
        <w:p w14:paraId="69C81D97" w14:textId="77777777" w:rsidR="00C80A9E" w:rsidRPr="002B6EAB" w:rsidRDefault="00C80A9E" w:rsidP="00967621">
          <w:pPr>
            <w:tabs>
              <w:tab w:val="center" w:pos="4153"/>
              <w:tab w:val="right" w:pos="8306"/>
            </w:tabs>
            <w:spacing w:before="0" w:after="0" w:line="240" w:lineRule="auto"/>
            <w:rPr>
              <w:rFonts w:ascii="David" w:hAnsi="David"/>
              <w:sz w:val="20"/>
              <w:szCs w:val="20"/>
              <w:rtl/>
            </w:rPr>
          </w:pPr>
        </w:p>
      </w:tc>
      <w:tc>
        <w:tcPr>
          <w:tcW w:w="1044" w:type="dxa"/>
        </w:tcPr>
        <w:p w14:paraId="3D2411A2" w14:textId="77777777" w:rsidR="00C80A9E" w:rsidRPr="002B6EAB" w:rsidRDefault="00C80A9E" w:rsidP="00967621">
          <w:pPr>
            <w:tabs>
              <w:tab w:val="center" w:pos="4153"/>
              <w:tab w:val="right" w:pos="8306"/>
            </w:tabs>
            <w:spacing w:before="0" w:after="0" w:line="240" w:lineRule="auto"/>
            <w:rPr>
              <w:rFonts w:ascii="David" w:hAnsi="David"/>
              <w:sz w:val="20"/>
              <w:szCs w:val="20"/>
              <w:rtl/>
            </w:rPr>
          </w:pPr>
        </w:p>
      </w:tc>
      <w:tc>
        <w:tcPr>
          <w:tcW w:w="1763" w:type="dxa"/>
        </w:tcPr>
        <w:p w14:paraId="2BC53D48" w14:textId="77777777" w:rsidR="00C80A9E" w:rsidRPr="002B6EAB" w:rsidRDefault="00C80A9E" w:rsidP="00967621">
          <w:pPr>
            <w:tabs>
              <w:tab w:val="center" w:pos="4153"/>
              <w:tab w:val="right" w:pos="8306"/>
            </w:tabs>
            <w:spacing w:before="0" w:after="0" w:line="240" w:lineRule="auto"/>
            <w:rPr>
              <w:rFonts w:ascii="David" w:hAnsi="David"/>
              <w:sz w:val="20"/>
              <w:szCs w:val="20"/>
              <w:rtl/>
            </w:rPr>
          </w:pPr>
        </w:p>
      </w:tc>
    </w:tr>
  </w:tbl>
  <w:p w14:paraId="73ECA3CA" w14:textId="77777777" w:rsidR="00C80A9E" w:rsidRDefault="00C80A9E" w:rsidP="00CD183F">
    <w:pPr>
      <w:spacing w:before="0" w:beforeAutospacing="0" w:after="0" w:afterAutospacing="0" w:line="240" w:lineRule="auto"/>
      <w:rPr>
        <w:rFonts w:ascii="Arial" w:hAnsi="Arial" w:cs="Arial"/>
        <w:sz w:val="16"/>
        <w:szCs w:val="16"/>
        <w:rtl/>
      </w:rPr>
    </w:pPr>
    <w:r w:rsidRPr="002B6EAB">
      <w:rPr>
        <w:rFonts w:ascii="Arial" w:hAnsi="Arial" w:cs="Arial" w:hint="cs"/>
        <w:sz w:val="16"/>
        <w:szCs w:val="16"/>
        <w:rtl/>
      </w:rPr>
      <w:t xml:space="preserve">   </w:t>
    </w:r>
    <w:r w:rsidRPr="002B6EAB">
      <w:rPr>
        <w:rFonts w:ascii="Arial" w:hAnsi="Arial" w:cs="Arial"/>
        <w:sz w:val="16"/>
        <w:szCs w:val="16"/>
        <w:rtl/>
      </w:rPr>
      <w:t>© וקסלר, ברגמן ושות' עורכי-דין</w:t>
    </w: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Style w:val="13"/>
      <w:bidiVisual/>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10"/>
      <w:gridCol w:w="1646"/>
      <w:gridCol w:w="2810"/>
      <w:gridCol w:w="233"/>
      <w:gridCol w:w="1044"/>
      <w:gridCol w:w="1763"/>
    </w:tblGrid>
    <w:tr w:rsidR="00C80A9E" w:rsidRPr="003D5B2E" w14:paraId="1A9C9C47" w14:textId="77777777" w:rsidTr="003D5B2E">
      <w:tc>
        <w:tcPr>
          <w:tcW w:w="810" w:type="dxa"/>
        </w:tcPr>
        <w:p w14:paraId="4DB27698" w14:textId="77777777" w:rsidR="00C80A9E" w:rsidRPr="003D5B2E" w:rsidRDefault="00C80A9E" w:rsidP="003D5B2E">
          <w:pPr>
            <w:tabs>
              <w:tab w:val="center" w:pos="4153"/>
              <w:tab w:val="right" w:pos="8306"/>
            </w:tabs>
            <w:spacing w:before="0" w:after="0" w:line="240" w:lineRule="auto"/>
            <w:rPr>
              <w:rFonts w:ascii="David" w:hAnsi="David"/>
              <w:sz w:val="20"/>
              <w:szCs w:val="20"/>
              <w:rtl/>
            </w:rPr>
          </w:pPr>
          <w:r w:rsidRPr="003D5B2E">
            <w:rPr>
              <w:rFonts w:ascii="David" w:hAnsi="David" w:hint="cs"/>
              <w:sz w:val="20"/>
              <w:szCs w:val="20"/>
              <w:rtl/>
            </w:rPr>
            <w:t xml:space="preserve">פרויקט: </w:t>
          </w:r>
        </w:p>
      </w:tc>
      <w:sdt>
        <w:sdtPr>
          <w:rPr>
            <w:rFonts w:ascii="David" w:hAnsi="David"/>
            <w:color w:val="00B0F0"/>
            <w:sz w:val="20"/>
            <w:szCs w:val="20"/>
            <w:rtl/>
          </w:rPr>
          <w:alias w:val="שם הפרויקט"/>
          <w:tag w:val="cntProjectName"/>
          <w:id w:val="-1066646411"/>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ProjectName[1]" w:storeItemID="{81709D4C-33DC-48CC-AC7E-130A245806EE}"/>
          <w:text/>
        </w:sdtPr>
        <w:sdtEndPr/>
        <w:sdtContent>
          <w:tc>
            <w:tcPr>
              <w:tcW w:w="1646" w:type="dxa"/>
            </w:tcPr>
            <w:p w14:paraId="527C8DF8" w14:textId="57162EB9" w:rsidR="00C80A9E" w:rsidRPr="003D5B2E" w:rsidRDefault="00C80A9E" w:rsidP="003D5B2E">
              <w:pPr>
                <w:tabs>
                  <w:tab w:val="center" w:pos="4153"/>
                  <w:tab w:val="right" w:pos="8306"/>
                </w:tabs>
                <w:spacing w:before="0" w:after="0" w:line="240" w:lineRule="auto"/>
                <w:rPr>
                  <w:rFonts w:ascii="David" w:hAnsi="David"/>
                  <w:color w:val="00B0F0"/>
                  <w:sz w:val="20"/>
                  <w:szCs w:val="20"/>
                  <w:rtl/>
                </w:rPr>
              </w:pPr>
              <w:ins w:id="730" w:author="Meryl Etman" w:date="2021-08-11T15:39:00Z">
                <w:r>
                  <w:rPr>
                    <w:rFonts w:ascii="David" w:hAnsi="David"/>
                    <w:color w:val="00B0F0"/>
                    <w:sz w:val="20"/>
                    <w:szCs w:val="20"/>
                    <w:rtl/>
                  </w:rPr>
                  <w:t>סביוני גבעת שמואל - מגרשים 1001, 1005</w:t>
                </w:r>
              </w:ins>
            </w:p>
          </w:tc>
        </w:sdtContent>
      </w:sdt>
      <w:tc>
        <w:tcPr>
          <w:tcW w:w="2810" w:type="dxa"/>
        </w:tcPr>
        <w:p w14:paraId="0F5F3A63" w14:textId="77777777" w:rsidR="00C80A9E" w:rsidRPr="003D5B2E" w:rsidRDefault="00C80A9E" w:rsidP="003D5B2E">
          <w:pPr>
            <w:tabs>
              <w:tab w:val="center" w:pos="4153"/>
              <w:tab w:val="right" w:pos="8306"/>
            </w:tabs>
            <w:spacing w:before="0" w:after="0" w:line="240" w:lineRule="auto"/>
            <w:rPr>
              <w:rFonts w:ascii="David" w:hAnsi="David"/>
              <w:sz w:val="20"/>
              <w:szCs w:val="20"/>
              <w:rtl/>
            </w:rPr>
          </w:pPr>
          <w:r w:rsidRPr="003D5B2E">
            <w:rPr>
              <w:rFonts w:ascii="David" w:hAnsi="David" w:hint="cs"/>
              <w:sz w:val="20"/>
              <w:szCs w:val="20"/>
              <w:rtl/>
            </w:rPr>
            <w:t xml:space="preserve">תבנית: </w:t>
          </w:r>
          <w:sdt>
            <w:sdtPr>
              <w:rPr>
                <w:rFonts w:ascii="David" w:hAnsi="David" w:hint="cs"/>
                <w:sz w:val="20"/>
                <w:szCs w:val="20"/>
                <w:rtl/>
              </w:rPr>
              <w:alias w:val="תבנית חוזה"/>
              <w:tag w:val="cntContractType"/>
              <w:id w:val="-151752853"/>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ontractType[1]" w:storeItemID="{81709D4C-33DC-48CC-AC7E-130A245806EE}"/>
              <w:text/>
            </w:sdtPr>
            <w:sdtEndPr/>
            <w:sdtContent>
              <w:r>
                <w:rPr>
                  <w:rFonts w:ascii="David" w:hAnsi="David" w:hint="cs"/>
                  <w:sz w:val="20"/>
                  <w:szCs w:val="20"/>
                  <w:rtl/>
                </w:rPr>
                <w:t>קבלן ראשי כללי</w:t>
              </w:r>
            </w:sdtContent>
          </w:sdt>
        </w:p>
      </w:tc>
      <w:tc>
        <w:tcPr>
          <w:tcW w:w="233" w:type="dxa"/>
        </w:tcPr>
        <w:p w14:paraId="534FB2E4" w14:textId="77777777" w:rsidR="00C80A9E" w:rsidRPr="003D5B2E" w:rsidRDefault="00C80A9E" w:rsidP="003D5B2E">
          <w:pPr>
            <w:tabs>
              <w:tab w:val="center" w:pos="4153"/>
              <w:tab w:val="right" w:pos="8306"/>
            </w:tabs>
            <w:spacing w:before="0" w:after="0" w:line="240" w:lineRule="auto"/>
            <w:rPr>
              <w:rFonts w:ascii="David" w:hAnsi="David"/>
              <w:sz w:val="16"/>
              <w:szCs w:val="16"/>
              <w:rtl/>
            </w:rPr>
          </w:pPr>
        </w:p>
      </w:tc>
      <w:tc>
        <w:tcPr>
          <w:tcW w:w="1044" w:type="dxa"/>
        </w:tcPr>
        <w:p w14:paraId="338EC73F" w14:textId="77777777" w:rsidR="00C80A9E" w:rsidRPr="003D5B2E" w:rsidRDefault="00C80A9E" w:rsidP="003D5B2E">
          <w:pPr>
            <w:tabs>
              <w:tab w:val="center" w:pos="4153"/>
              <w:tab w:val="right" w:pos="8306"/>
            </w:tabs>
            <w:spacing w:before="0" w:after="0" w:line="240" w:lineRule="auto"/>
            <w:rPr>
              <w:rFonts w:ascii="David" w:hAnsi="David"/>
              <w:sz w:val="20"/>
              <w:szCs w:val="20"/>
              <w:rtl/>
            </w:rPr>
          </w:pPr>
          <w:r w:rsidRPr="003D5B2E">
            <w:rPr>
              <w:rFonts w:ascii="David" w:hAnsi="David"/>
              <w:sz w:val="20"/>
              <w:szCs w:val="20"/>
              <w:rtl/>
            </w:rPr>
            <w:t>מס' חוזה</w:t>
          </w:r>
          <w:r w:rsidRPr="003D5B2E">
            <w:rPr>
              <w:rFonts w:ascii="David" w:hAnsi="David" w:hint="cs"/>
              <w:sz w:val="20"/>
              <w:szCs w:val="20"/>
              <w:rtl/>
            </w:rPr>
            <w:t>:</w:t>
          </w:r>
        </w:p>
      </w:tc>
      <w:sdt>
        <w:sdtPr>
          <w:rPr>
            <w:rFonts w:ascii="David" w:hAnsi="David" w:hint="cs"/>
            <w:sz w:val="20"/>
            <w:szCs w:val="20"/>
            <w:rtl/>
          </w:rPr>
          <w:alias w:val="ערך של מזהה מסמך"/>
          <w:tag w:val="_dlc_DocId"/>
          <w:id w:val="939875753"/>
          <w:lock w:val="contentLocked"/>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_dlc_DocId[1]" w:storeItemID="{81709D4C-33DC-48CC-AC7E-130A245806EE}"/>
          <w:text/>
        </w:sdtPr>
        <w:sdtEndPr/>
        <w:sdtContent>
          <w:tc>
            <w:tcPr>
              <w:tcW w:w="1763" w:type="dxa"/>
            </w:tcPr>
            <w:p w14:paraId="077E7D61" w14:textId="69E6C3CC" w:rsidR="00C80A9E" w:rsidRPr="003D5B2E" w:rsidRDefault="00C80A9E" w:rsidP="003D5B2E">
              <w:pPr>
                <w:tabs>
                  <w:tab w:val="center" w:pos="4153"/>
                  <w:tab w:val="right" w:pos="8306"/>
                </w:tabs>
                <w:spacing w:before="0" w:after="0" w:line="240" w:lineRule="auto"/>
                <w:rPr>
                  <w:rFonts w:ascii="David" w:hAnsi="David"/>
                  <w:sz w:val="20"/>
                  <w:szCs w:val="20"/>
                  <w:rtl/>
                </w:rPr>
              </w:pPr>
              <w:del w:id="731" w:author="Meryl Etman" w:date="2021-08-11T16:16:00Z">
                <w:r w:rsidDel="00823203">
                  <w:rPr>
                    <w:rFonts w:ascii="David" w:hAnsi="David" w:hint="cs"/>
                    <w:sz w:val="20"/>
                    <w:szCs w:val="20"/>
                  </w:rPr>
                  <w:delText>CONT-5-716</w:delText>
                </w:r>
              </w:del>
              <w:ins w:id="732" w:author="Meryl Etman" w:date="2021-08-11T16:16:00Z">
                <w:r>
                  <w:rPr>
                    <w:rFonts w:ascii="David" w:hAnsi="David" w:hint="cs"/>
                    <w:sz w:val="20"/>
                    <w:szCs w:val="20"/>
                  </w:rPr>
                  <w:t>CO</w:t>
                </w:r>
                <w:r>
                  <w:rPr>
                    <w:rFonts w:ascii="David" w:hAnsi="David" w:hint="cs"/>
                    <w:sz w:val="20"/>
                    <w:szCs w:val="20"/>
                    <w:rtl/>
                  </w:rPr>
                  <w:t>NT-10-2108</w:t>
                </w:r>
              </w:ins>
            </w:p>
          </w:tc>
        </w:sdtContent>
      </w:sdt>
    </w:tr>
    <w:tr w:rsidR="00C80A9E" w:rsidRPr="003D5B2E" w14:paraId="4AA77264" w14:textId="77777777" w:rsidTr="003D5B2E">
      <w:tc>
        <w:tcPr>
          <w:tcW w:w="810" w:type="dxa"/>
        </w:tcPr>
        <w:p w14:paraId="0523FF74" w14:textId="77777777" w:rsidR="00C80A9E" w:rsidRPr="003D5B2E" w:rsidRDefault="00C80A9E" w:rsidP="003D5B2E">
          <w:pPr>
            <w:tabs>
              <w:tab w:val="center" w:pos="4153"/>
              <w:tab w:val="right" w:pos="8306"/>
            </w:tabs>
            <w:spacing w:before="0" w:after="0" w:line="240" w:lineRule="auto"/>
            <w:rPr>
              <w:rFonts w:ascii="David" w:hAnsi="David"/>
              <w:sz w:val="20"/>
              <w:szCs w:val="20"/>
              <w:rtl/>
            </w:rPr>
          </w:pPr>
          <w:r w:rsidRPr="003D5B2E">
            <w:rPr>
              <w:rFonts w:ascii="David" w:hAnsi="David" w:hint="cs"/>
              <w:sz w:val="20"/>
              <w:szCs w:val="20"/>
              <w:rtl/>
            </w:rPr>
            <w:t>ספק:</w:t>
          </w:r>
        </w:p>
      </w:tc>
      <w:sdt>
        <w:sdtPr>
          <w:rPr>
            <w:rFonts w:ascii="David" w:hAnsi="David"/>
            <w:color w:val="00B0F0"/>
            <w:sz w:val="20"/>
            <w:szCs w:val="20"/>
            <w:rtl/>
          </w:rPr>
          <w:alias w:val="שם ספק"/>
          <w:tag w:val="cntSupllierName"/>
          <w:id w:val="-121312779"/>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sdtContent>
          <w:tc>
            <w:tcPr>
              <w:tcW w:w="1646" w:type="dxa"/>
            </w:tcPr>
            <w:p w14:paraId="510BA655" w14:textId="77777777" w:rsidR="00C80A9E" w:rsidRPr="003D5B2E" w:rsidRDefault="00C80A9E" w:rsidP="003D5B2E">
              <w:pPr>
                <w:tabs>
                  <w:tab w:val="center" w:pos="4153"/>
                  <w:tab w:val="right" w:pos="8306"/>
                </w:tabs>
                <w:spacing w:before="0" w:after="0" w:line="240" w:lineRule="auto"/>
                <w:rPr>
                  <w:rFonts w:ascii="David" w:hAnsi="David"/>
                  <w:color w:val="00B0F0"/>
                  <w:sz w:val="20"/>
                  <w:szCs w:val="20"/>
                  <w:rtl/>
                </w:rPr>
              </w:pPr>
              <w:r w:rsidRPr="003D5B2E">
                <w:rPr>
                  <w:color w:val="00B0F0"/>
                  <w:sz w:val="20"/>
                  <w:szCs w:val="20"/>
                  <w:rtl/>
                </w:rPr>
                <w:t>[שם ספק]</w:t>
              </w:r>
            </w:p>
          </w:tc>
        </w:sdtContent>
      </w:sdt>
      <w:tc>
        <w:tcPr>
          <w:tcW w:w="2810" w:type="dxa"/>
        </w:tcPr>
        <w:tbl>
          <w:tblPr>
            <w:tblStyle w:val="13"/>
            <w:bidiVisual/>
            <w:tblW w:w="259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26"/>
            <w:gridCol w:w="1668"/>
          </w:tblGrid>
          <w:tr w:rsidR="00C80A9E" w:rsidRPr="003D5B2E" w14:paraId="0120D537" w14:textId="77777777" w:rsidTr="00E56613">
            <w:trPr>
              <w:trHeight w:val="201"/>
            </w:trPr>
            <w:tc>
              <w:tcPr>
                <w:tcW w:w="926" w:type="dxa"/>
              </w:tcPr>
              <w:p w14:paraId="46F8F6A0" w14:textId="77777777" w:rsidR="00C80A9E" w:rsidRPr="003D5B2E" w:rsidRDefault="00C80A9E" w:rsidP="003D5B2E">
                <w:pPr>
                  <w:tabs>
                    <w:tab w:val="center" w:pos="4153"/>
                    <w:tab w:val="right" w:pos="8306"/>
                  </w:tabs>
                  <w:spacing w:before="0" w:after="0" w:line="240" w:lineRule="auto"/>
                  <w:rPr>
                    <w:rFonts w:ascii="David" w:hAnsi="David"/>
                    <w:sz w:val="20"/>
                    <w:szCs w:val="20"/>
                    <w:rtl/>
                  </w:rPr>
                </w:pPr>
                <w:r w:rsidRPr="003D5B2E">
                  <w:rPr>
                    <w:rFonts w:ascii="David" w:hAnsi="David" w:hint="cs"/>
                    <w:sz w:val="20"/>
                    <w:szCs w:val="20"/>
                    <w:rtl/>
                  </w:rPr>
                  <w:t>גרסה:</w:t>
                </w:r>
              </w:p>
            </w:tc>
            <w:sdt>
              <w:sdtPr>
                <w:rPr>
                  <w:rFonts w:ascii="David" w:hAnsi="David"/>
                  <w:color w:val="00B0F0"/>
                  <w:sz w:val="20"/>
                  <w:szCs w:val="20"/>
                  <w:rtl/>
                </w:rPr>
                <w:alias w:val="גרסת חוזה"/>
                <w:tag w:val="cntContractVersion"/>
                <w:id w:val="-865203676"/>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ontractVersion[1]" w:storeItemID="{81709D4C-33DC-48CC-AC7E-130A245806EE}"/>
                <w:text/>
              </w:sdtPr>
              <w:sdtEndPr/>
              <w:sdtContent>
                <w:tc>
                  <w:tcPr>
                    <w:tcW w:w="1668" w:type="dxa"/>
                  </w:tcPr>
                  <w:p w14:paraId="581A399B" w14:textId="77777777" w:rsidR="00C80A9E" w:rsidRPr="003D5B2E" w:rsidRDefault="00C80A9E" w:rsidP="003D5B2E">
                    <w:pPr>
                      <w:tabs>
                        <w:tab w:val="center" w:pos="4153"/>
                        <w:tab w:val="right" w:pos="8306"/>
                      </w:tabs>
                      <w:spacing w:before="0" w:after="0" w:line="240" w:lineRule="auto"/>
                      <w:ind w:left="1" w:hanging="1"/>
                      <w:rPr>
                        <w:rFonts w:ascii="David" w:hAnsi="David"/>
                        <w:color w:val="00B0F0"/>
                        <w:sz w:val="20"/>
                        <w:szCs w:val="20"/>
                        <w:rtl/>
                      </w:rPr>
                    </w:pPr>
                    <w:r w:rsidRPr="003D5B2E">
                      <w:rPr>
                        <w:rFonts w:ascii="David" w:hAnsi="David"/>
                        <w:color w:val="00B0F0"/>
                        <w:sz w:val="20"/>
                        <w:szCs w:val="20"/>
                        <w:rtl/>
                      </w:rPr>
                      <w:t>[גרסת חוזה]</w:t>
                    </w:r>
                  </w:p>
                </w:tc>
              </w:sdtContent>
            </w:sdt>
          </w:tr>
        </w:tbl>
        <w:p w14:paraId="63A053A7" w14:textId="77777777" w:rsidR="00C80A9E" w:rsidRPr="003D5B2E" w:rsidRDefault="00C80A9E" w:rsidP="003D5B2E">
          <w:pPr>
            <w:tabs>
              <w:tab w:val="center" w:pos="4153"/>
              <w:tab w:val="right" w:pos="8306"/>
            </w:tabs>
            <w:spacing w:before="0" w:after="0" w:line="240" w:lineRule="auto"/>
            <w:rPr>
              <w:rFonts w:ascii="David" w:hAnsi="David"/>
              <w:sz w:val="20"/>
              <w:szCs w:val="20"/>
              <w:rtl/>
            </w:rPr>
          </w:pPr>
        </w:p>
      </w:tc>
      <w:tc>
        <w:tcPr>
          <w:tcW w:w="233" w:type="dxa"/>
        </w:tcPr>
        <w:p w14:paraId="18B6221C" w14:textId="77777777" w:rsidR="00C80A9E" w:rsidRPr="003D5B2E" w:rsidRDefault="00C80A9E" w:rsidP="003D5B2E">
          <w:pPr>
            <w:tabs>
              <w:tab w:val="center" w:pos="4153"/>
              <w:tab w:val="right" w:pos="8306"/>
            </w:tabs>
            <w:spacing w:before="0" w:after="0" w:line="240" w:lineRule="auto"/>
            <w:rPr>
              <w:rFonts w:ascii="David" w:hAnsi="David"/>
              <w:sz w:val="20"/>
              <w:szCs w:val="20"/>
              <w:rtl/>
            </w:rPr>
          </w:pPr>
        </w:p>
      </w:tc>
      <w:tc>
        <w:tcPr>
          <w:tcW w:w="1044" w:type="dxa"/>
        </w:tcPr>
        <w:p w14:paraId="1E475574" w14:textId="77777777" w:rsidR="00C80A9E" w:rsidRPr="003D5B2E" w:rsidRDefault="00C80A9E" w:rsidP="003D5B2E">
          <w:pPr>
            <w:tabs>
              <w:tab w:val="center" w:pos="4153"/>
              <w:tab w:val="right" w:pos="8306"/>
            </w:tabs>
            <w:spacing w:before="0" w:after="0" w:line="240" w:lineRule="auto"/>
            <w:rPr>
              <w:rFonts w:ascii="David" w:hAnsi="David"/>
              <w:sz w:val="20"/>
              <w:szCs w:val="20"/>
              <w:rtl/>
            </w:rPr>
          </w:pPr>
          <w:r w:rsidRPr="003D5B2E">
            <w:rPr>
              <w:rFonts w:ascii="David" w:hAnsi="David" w:hint="cs"/>
              <w:sz w:val="20"/>
              <w:szCs w:val="20"/>
              <w:rtl/>
            </w:rPr>
            <w:t>סטטוס:</w:t>
          </w:r>
        </w:p>
      </w:tc>
      <w:tc>
        <w:tcPr>
          <w:tcW w:w="1763" w:type="dxa"/>
        </w:tcPr>
        <w:p w14:paraId="31A60F58" w14:textId="77777777" w:rsidR="00C80A9E" w:rsidRPr="003D5B2E" w:rsidRDefault="009B4CF7" w:rsidP="003D5B2E">
          <w:pPr>
            <w:tabs>
              <w:tab w:val="center" w:pos="4153"/>
              <w:tab w:val="right" w:pos="8306"/>
            </w:tabs>
            <w:spacing w:before="0" w:after="0" w:line="240" w:lineRule="auto"/>
            <w:rPr>
              <w:rFonts w:ascii="David" w:hAnsi="David"/>
              <w:sz w:val="20"/>
              <w:szCs w:val="20"/>
            </w:rPr>
          </w:pPr>
          <w:sdt>
            <w:sdtPr>
              <w:rPr>
                <w:rFonts w:ascii="David" w:hAnsi="David"/>
                <w:sz w:val="20"/>
                <w:szCs w:val="20"/>
                <w:rtl/>
              </w:rPr>
              <w:alias w:val="סטטוס חוזה"/>
              <w:tag w:val="cntStatus"/>
              <w:id w:val="2000768465"/>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tatus[1]" w:storeItemID="{81709D4C-33DC-48CC-AC7E-130A245806EE}"/>
              <w:text/>
            </w:sdtPr>
            <w:sdtEndPr/>
            <w:sdtContent>
              <w:r w:rsidR="00C80A9E" w:rsidRPr="003D5B2E">
                <w:rPr>
                  <w:rFonts w:ascii="David" w:hAnsi="David"/>
                  <w:color w:val="00B0F0"/>
                  <w:sz w:val="20"/>
                  <w:szCs w:val="20"/>
                  <w:rtl/>
                </w:rPr>
                <w:t>[סטטוס חוזה]</w:t>
              </w:r>
            </w:sdtContent>
          </w:sdt>
        </w:p>
      </w:tc>
    </w:tr>
    <w:tr w:rsidR="00C80A9E" w:rsidRPr="003D5B2E" w14:paraId="762E6712" w14:textId="77777777" w:rsidTr="003D5B2E">
      <w:trPr>
        <w:trHeight w:val="80"/>
      </w:trPr>
      <w:tc>
        <w:tcPr>
          <w:tcW w:w="810" w:type="dxa"/>
        </w:tcPr>
        <w:p w14:paraId="14DC54DA" w14:textId="77777777" w:rsidR="00C80A9E" w:rsidRPr="003D5B2E" w:rsidRDefault="00C80A9E" w:rsidP="003D5B2E">
          <w:pPr>
            <w:tabs>
              <w:tab w:val="center" w:pos="4153"/>
              <w:tab w:val="right" w:pos="8306"/>
            </w:tabs>
            <w:spacing w:before="0" w:after="0" w:line="240" w:lineRule="auto"/>
            <w:rPr>
              <w:rFonts w:ascii="David" w:hAnsi="David"/>
              <w:sz w:val="20"/>
              <w:szCs w:val="20"/>
              <w:rtl/>
            </w:rPr>
          </w:pPr>
        </w:p>
      </w:tc>
      <w:tc>
        <w:tcPr>
          <w:tcW w:w="1646" w:type="dxa"/>
        </w:tcPr>
        <w:p w14:paraId="63AFDF99" w14:textId="77777777" w:rsidR="00C80A9E" w:rsidRPr="003D5B2E" w:rsidRDefault="00C80A9E" w:rsidP="003D5B2E">
          <w:pPr>
            <w:tabs>
              <w:tab w:val="center" w:pos="4153"/>
              <w:tab w:val="right" w:pos="8306"/>
            </w:tabs>
            <w:spacing w:before="0" w:after="0" w:line="240" w:lineRule="auto"/>
            <w:rPr>
              <w:rFonts w:ascii="David" w:hAnsi="David"/>
              <w:color w:val="00B0F0"/>
              <w:sz w:val="20"/>
              <w:szCs w:val="20"/>
              <w:rtl/>
            </w:rPr>
          </w:pPr>
        </w:p>
      </w:tc>
      <w:tc>
        <w:tcPr>
          <w:tcW w:w="2810" w:type="dxa"/>
        </w:tcPr>
        <w:p w14:paraId="6D21D775" w14:textId="77777777" w:rsidR="00C80A9E" w:rsidRPr="003D5B2E" w:rsidRDefault="00C80A9E" w:rsidP="003D5B2E">
          <w:pPr>
            <w:tabs>
              <w:tab w:val="center" w:pos="4153"/>
              <w:tab w:val="right" w:pos="8306"/>
            </w:tabs>
            <w:spacing w:before="0" w:after="0" w:line="240" w:lineRule="auto"/>
            <w:rPr>
              <w:rFonts w:ascii="David" w:hAnsi="David"/>
              <w:sz w:val="20"/>
              <w:szCs w:val="20"/>
              <w:rtl/>
            </w:rPr>
          </w:pPr>
        </w:p>
      </w:tc>
      <w:tc>
        <w:tcPr>
          <w:tcW w:w="233" w:type="dxa"/>
        </w:tcPr>
        <w:p w14:paraId="46538C67" w14:textId="77777777" w:rsidR="00C80A9E" w:rsidRPr="003D5B2E" w:rsidRDefault="00C80A9E" w:rsidP="003D5B2E">
          <w:pPr>
            <w:tabs>
              <w:tab w:val="center" w:pos="4153"/>
              <w:tab w:val="right" w:pos="8306"/>
            </w:tabs>
            <w:spacing w:before="0" w:after="0" w:line="240" w:lineRule="auto"/>
            <w:rPr>
              <w:rFonts w:ascii="David" w:hAnsi="David"/>
              <w:sz w:val="20"/>
              <w:szCs w:val="20"/>
              <w:rtl/>
            </w:rPr>
          </w:pPr>
        </w:p>
      </w:tc>
      <w:tc>
        <w:tcPr>
          <w:tcW w:w="1044" w:type="dxa"/>
        </w:tcPr>
        <w:p w14:paraId="0E3E30A6" w14:textId="77777777" w:rsidR="00C80A9E" w:rsidRPr="003D5B2E" w:rsidRDefault="00C80A9E" w:rsidP="003D5B2E">
          <w:pPr>
            <w:tabs>
              <w:tab w:val="center" w:pos="4153"/>
              <w:tab w:val="right" w:pos="8306"/>
            </w:tabs>
            <w:spacing w:before="0" w:after="0" w:line="240" w:lineRule="auto"/>
            <w:rPr>
              <w:rFonts w:ascii="David" w:hAnsi="David"/>
              <w:sz w:val="20"/>
              <w:szCs w:val="20"/>
              <w:rtl/>
            </w:rPr>
          </w:pPr>
        </w:p>
      </w:tc>
      <w:tc>
        <w:tcPr>
          <w:tcW w:w="1763" w:type="dxa"/>
        </w:tcPr>
        <w:p w14:paraId="02DD12FF" w14:textId="77777777" w:rsidR="00C80A9E" w:rsidRPr="003D5B2E" w:rsidRDefault="00C80A9E" w:rsidP="003D5B2E">
          <w:pPr>
            <w:tabs>
              <w:tab w:val="center" w:pos="4153"/>
              <w:tab w:val="right" w:pos="8306"/>
            </w:tabs>
            <w:spacing w:before="0" w:after="0" w:line="240" w:lineRule="auto"/>
            <w:rPr>
              <w:rFonts w:ascii="David" w:hAnsi="David"/>
              <w:sz w:val="20"/>
              <w:szCs w:val="20"/>
              <w:rtl/>
            </w:rPr>
          </w:pPr>
        </w:p>
      </w:tc>
    </w:tr>
  </w:tbl>
  <w:p w14:paraId="6D3524B6" w14:textId="77777777" w:rsidR="00C80A9E" w:rsidRPr="003D5B2E" w:rsidRDefault="00C80A9E" w:rsidP="003D5B2E">
    <w:pPr>
      <w:spacing w:before="0" w:beforeAutospacing="0" w:after="0" w:afterAutospacing="0" w:line="240" w:lineRule="auto"/>
      <w:rPr>
        <w:rFonts w:ascii="Arial" w:hAnsi="Arial" w:cs="Arial"/>
        <w:sz w:val="16"/>
        <w:szCs w:val="16"/>
      </w:rPr>
    </w:pPr>
    <w:r w:rsidRPr="003D5B2E">
      <w:rPr>
        <w:rFonts w:ascii="Arial" w:hAnsi="Arial" w:cs="Arial" w:hint="cs"/>
        <w:sz w:val="16"/>
        <w:szCs w:val="16"/>
        <w:rtl/>
      </w:rPr>
      <w:t xml:space="preserve">   </w:t>
    </w:r>
    <w:r w:rsidRPr="003D5B2E">
      <w:rPr>
        <w:rFonts w:ascii="Arial" w:hAnsi="Arial" w:cs="Arial"/>
        <w:sz w:val="16"/>
        <w:szCs w:val="16"/>
        <w:rtl/>
      </w:rPr>
      <w:t>© וקסלר, ברגמן ושות' עורכי-דין</w:t>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2360FE5C" w14:textId="77777777" w:rsidR="00C80A9E" w:rsidRDefault="00C80A9E" w:rsidP="00AF234B">
      <w:pPr>
        <w:spacing w:before="0" w:after="0" w:line="240" w:lineRule="auto"/>
      </w:pPr>
      <w:r>
        <w:separator/>
      </w:r>
    </w:p>
  </w:footnote>
  <w:footnote w:type="continuationSeparator" w:id="0">
    <w:p w14:paraId="4B3F110C" w14:textId="77777777" w:rsidR="00C80A9E" w:rsidRDefault="00C80A9E" w:rsidP="00AF234B">
      <w:pPr>
        <w:spacing w:before="0" w:after="0" w:line="240" w:lineRule="auto"/>
      </w:pPr>
      <w:r>
        <w:continuationSeparator/>
      </w:r>
    </w:p>
  </w:footnote>
  <w:footnote w:type="continuationNotice" w:id="1">
    <w:p w14:paraId="70E248C3" w14:textId="77777777" w:rsidR="00C80A9E" w:rsidRDefault="00C80A9E">
      <w:pPr>
        <w:spacing w:before="0" w:after="0" w:line="240" w:lineRule="auto"/>
      </w:pP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B22AFD9" w14:textId="77777777" w:rsidR="00C80A9E" w:rsidRDefault="00C80A9E" w:rsidP="00E56613">
    <w:pPr>
      <w:pStyle w:val="a4"/>
      <w:framePr w:wrap="around" w:vAnchor="text" w:hAnchor="text" w:xAlign="center" w:y="1"/>
      <w:rPr>
        <w:rStyle w:val="af2"/>
      </w:rPr>
    </w:pPr>
    <w:r>
      <w:rPr>
        <w:rStyle w:val="af2"/>
      </w:rPr>
      <w:fldChar w:fldCharType="begin"/>
    </w:r>
    <w:r>
      <w:rPr>
        <w:rStyle w:val="af2"/>
      </w:rPr>
      <w:instrText xml:space="preserve">PAGE  </w:instrText>
    </w:r>
    <w:r>
      <w:rPr>
        <w:rStyle w:val="af2"/>
      </w:rPr>
      <w:fldChar w:fldCharType="end"/>
    </w:r>
  </w:p>
  <w:p w14:paraId="6CC0EFA5" w14:textId="77777777" w:rsidR="00C80A9E" w:rsidRDefault="00C80A9E">
    <w:pPr>
      <w:pStyle w:val="a4"/>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5A51DF3" w14:textId="77777777" w:rsidR="00C80A9E" w:rsidRDefault="00C80A9E" w:rsidP="00E56613">
    <w:pPr>
      <w:pStyle w:val="Header1"/>
      <w:tabs>
        <w:tab w:val="clear" w:pos="4153"/>
        <w:tab w:val="left" w:pos="455"/>
        <w:tab w:val="center" w:pos="4156"/>
      </w:tabs>
      <w:rPr>
        <w:rtl/>
      </w:rPr>
    </w:pPr>
    <w:r>
      <w:rPr>
        <w:rtl/>
      </w:rPr>
      <w:tab/>
    </w:r>
    <w:r>
      <w:rPr>
        <w:rtl/>
      </w:rPr>
      <w:tab/>
    </w:r>
  </w:p>
</w:hdr>
</file>

<file path=word/header3.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rPr>
        <w:rtl/>
      </w:rPr>
      <w:id w:val="-792596257"/>
      <w:docPartObj>
        <w:docPartGallery w:val="Page Numbers (Top of Page)"/>
        <w:docPartUnique/>
      </w:docPartObj>
    </w:sdtPr>
    <w:sdtEndPr/>
    <w:sdtContent>
      <w:p w14:paraId="39B2B578" w14:textId="3C73A053" w:rsidR="00C80A9E" w:rsidRDefault="00C80A9E" w:rsidP="00CF334C">
        <w:pPr>
          <w:pStyle w:val="a4"/>
          <w:jc w:val="center"/>
        </w:pPr>
        <w:r>
          <w:fldChar w:fldCharType="begin"/>
        </w:r>
        <w:r>
          <w:instrText xml:space="preserve"> PAGE   \* MERGEFORMAT </w:instrText>
        </w:r>
        <w:r>
          <w:fldChar w:fldCharType="separate"/>
        </w:r>
        <w:r w:rsidR="009B4CF7">
          <w:rPr>
            <w:noProof/>
            <w:rtl/>
          </w:rPr>
          <w:t>141</w:t>
        </w:r>
        <w:r>
          <w:rPr>
            <w:noProof/>
          </w:rPr>
          <w:fldChar w:fldCharType="end"/>
        </w:r>
      </w:p>
    </w:sdtContent>
  </w:sdt>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B548C3"/>
    <w:multiLevelType w:val="hybridMultilevel"/>
    <w:tmpl w:val="2DFA4BEA"/>
    <w:lvl w:ilvl="0" w:tplc="633C5308">
      <w:start w:val="1"/>
      <w:numFmt w:val="hebrew1"/>
      <w:lvlText w:val="%1."/>
      <w:lvlJc w:val="left"/>
      <w:pPr>
        <w:tabs>
          <w:tab w:val="num" w:pos="1440"/>
        </w:tabs>
        <w:ind w:left="1440" w:hanging="720"/>
      </w:pPr>
      <w:rPr>
        <w:rFonts w:cs="Times New Roman" w:hint="default"/>
        <w:b/>
        <w:bCs/>
        <w:sz w:val="2"/>
        <w:szCs w:val="26"/>
      </w:rPr>
    </w:lvl>
    <w:lvl w:ilvl="1" w:tplc="04090019" w:tentative="1">
      <w:start w:val="1"/>
      <w:numFmt w:val="lowerLetter"/>
      <w:lvlText w:val="%2."/>
      <w:lvlJc w:val="left"/>
      <w:pPr>
        <w:tabs>
          <w:tab w:val="num" w:pos="1440"/>
        </w:tabs>
        <w:ind w:left="1440" w:hanging="360"/>
      </w:pPr>
      <w:rPr>
        <w:rFonts w:cs="Times New Roman"/>
      </w:rPr>
    </w:lvl>
    <w:lvl w:ilvl="2" w:tplc="0409001B" w:tentative="1">
      <w:start w:val="1"/>
      <w:numFmt w:val="lowerRoman"/>
      <w:lvlText w:val="%3."/>
      <w:lvlJc w:val="right"/>
      <w:pPr>
        <w:tabs>
          <w:tab w:val="num" w:pos="2160"/>
        </w:tabs>
        <w:ind w:left="2160" w:hanging="180"/>
      </w:pPr>
      <w:rPr>
        <w:rFonts w:cs="Times New Roman"/>
      </w:rPr>
    </w:lvl>
    <w:lvl w:ilvl="3" w:tplc="0409000F" w:tentative="1">
      <w:start w:val="1"/>
      <w:numFmt w:val="decimal"/>
      <w:lvlText w:val="%4."/>
      <w:lvlJc w:val="left"/>
      <w:pPr>
        <w:tabs>
          <w:tab w:val="num" w:pos="2880"/>
        </w:tabs>
        <w:ind w:left="2880" w:hanging="360"/>
      </w:pPr>
      <w:rPr>
        <w:rFonts w:cs="Times New Roman"/>
      </w:rPr>
    </w:lvl>
    <w:lvl w:ilvl="4" w:tplc="04090019" w:tentative="1">
      <w:start w:val="1"/>
      <w:numFmt w:val="lowerLetter"/>
      <w:lvlText w:val="%5."/>
      <w:lvlJc w:val="left"/>
      <w:pPr>
        <w:tabs>
          <w:tab w:val="num" w:pos="3600"/>
        </w:tabs>
        <w:ind w:left="3600" w:hanging="360"/>
      </w:pPr>
      <w:rPr>
        <w:rFonts w:cs="Times New Roman"/>
      </w:rPr>
    </w:lvl>
    <w:lvl w:ilvl="5" w:tplc="0409001B" w:tentative="1">
      <w:start w:val="1"/>
      <w:numFmt w:val="lowerRoman"/>
      <w:lvlText w:val="%6."/>
      <w:lvlJc w:val="right"/>
      <w:pPr>
        <w:tabs>
          <w:tab w:val="num" w:pos="4320"/>
        </w:tabs>
        <w:ind w:left="4320" w:hanging="180"/>
      </w:pPr>
      <w:rPr>
        <w:rFonts w:cs="Times New Roman"/>
      </w:rPr>
    </w:lvl>
    <w:lvl w:ilvl="6" w:tplc="0409000F" w:tentative="1">
      <w:start w:val="1"/>
      <w:numFmt w:val="decimal"/>
      <w:lvlText w:val="%7."/>
      <w:lvlJc w:val="left"/>
      <w:pPr>
        <w:tabs>
          <w:tab w:val="num" w:pos="5040"/>
        </w:tabs>
        <w:ind w:left="5040" w:hanging="360"/>
      </w:pPr>
      <w:rPr>
        <w:rFonts w:cs="Times New Roman"/>
      </w:rPr>
    </w:lvl>
    <w:lvl w:ilvl="7" w:tplc="04090019" w:tentative="1">
      <w:start w:val="1"/>
      <w:numFmt w:val="lowerLetter"/>
      <w:lvlText w:val="%8."/>
      <w:lvlJc w:val="left"/>
      <w:pPr>
        <w:tabs>
          <w:tab w:val="num" w:pos="5760"/>
        </w:tabs>
        <w:ind w:left="5760" w:hanging="360"/>
      </w:pPr>
      <w:rPr>
        <w:rFonts w:cs="Times New Roman"/>
      </w:rPr>
    </w:lvl>
    <w:lvl w:ilvl="8" w:tplc="0409001B" w:tentative="1">
      <w:start w:val="1"/>
      <w:numFmt w:val="lowerRoman"/>
      <w:lvlText w:val="%9."/>
      <w:lvlJc w:val="right"/>
      <w:pPr>
        <w:tabs>
          <w:tab w:val="num" w:pos="6480"/>
        </w:tabs>
        <w:ind w:left="6480" w:hanging="180"/>
      </w:pPr>
      <w:rPr>
        <w:rFonts w:cs="Times New Roman"/>
      </w:rPr>
    </w:lvl>
  </w:abstractNum>
  <w:abstractNum w:abstractNumId="1" w15:restartNumberingAfterBreak="0">
    <w:nsid w:val="00F8464A"/>
    <w:multiLevelType w:val="hybridMultilevel"/>
    <w:tmpl w:val="0EA63DF6"/>
    <w:lvl w:ilvl="0" w:tplc="76B80430">
      <w:start w:val="1"/>
      <w:numFmt w:val="hebrew1"/>
      <w:lvlText w:val="%1."/>
      <w:lvlJc w:val="left"/>
      <w:pPr>
        <w:tabs>
          <w:tab w:val="num" w:pos="1440"/>
        </w:tabs>
        <w:ind w:left="1440" w:hanging="720"/>
      </w:pPr>
      <w:rPr>
        <w:rFonts w:cs="Times New Roman" w:hint="default"/>
        <w:b/>
        <w:bCs/>
        <w:sz w:val="2"/>
        <w:szCs w:val="26"/>
      </w:rPr>
    </w:lvl>
    <w:lvl w:ilvl="1" w:tplc="6338B266">
      <w:numFmt w:val="bullet"/>
      <w:lvlText w:val="•"/>
      <w:lvlJc w:val="left"/>
      <w:pPr>
        <w:ind w:left="1755" w:hanging="675"/>
      </w:pPr>
      <w:rPr>
        <w:rFonts w:ascii="David" w:eastAsia="Calibri" w:hAnsi="David" w:cs="David" w:hint="default"/>
      </w:rPr>
    </w:lvl>
    <w:lvl w:ilvl="2" w:tplc="0409001B" w:tentative="1">
      <w:start w:val="1"/>
      <w:numFmt w:val="lowerRoman"/>
      <w:lvlText w:val="%3."/>
      <w:lvlJc w:val="right"/>
      <w:pPr>
        <w:tabs>
          <w:tab w:val="num" w:pos="2160"/>
        </w:tabs>
        <w:ind w:left="2160" w:hanging="180"/>
      </w:pPr>
      <w:rPr>
        <w:rFonts w:cs="Times New Roman"/>
      </w:rPr>
    </w:lvl>
    <w:lvl w:ilvl="3" w:tplc="0409000F" w:tentative="1">
      <w:start w:val="1"/>
      <w:numFmt w:val="decimal"/>
      <w:lvlText w:val="%4."/>
      <w:lvlJc w:val="left"/>
      <w:pPr>
        <w:tabs>
          <w:tab w:val="num" w:pos="2880"/>
        </w:tabs>
        <w:ind w:left="2880" w:hanging="360"/>
      </w:pPr>
      <w:rPr>
        <w:rFonts w:cs="Times New Roman"/>
      </w:rPr>
    </w:lvl>
    <w:lvl w:ilvl="4" w:tplc="04090019" w:tentative="1">
      <w:start w:val="1"/>
      <w:numFmt w:val="lowerLetter"/>
      <w:lvlText w:val="%5."/>
      <w:lvlJc w:val="left"/>
      <w:pPr>
        <w:tabs>
          <w:tab w:val="num" w:pos="3600"/>
        </w:tabs>
        <w:ind w:left="3600" w:hanging="360"/>
      </w:pPr>
      <w:rPr>
        <w:rFonts w:cs="Times New Roman"/>
      </w:rPr>
    </w:lvl>
    <w:lvl w:ilvl="5" w:tplc="0409001B" w:tentative="1">
      <w:start w:val="1"/>
      <w:numFmt w:val="lowerRoman"/>
      <w:lvlText w:val="%6."/>
      <w:lvlJc w:val="right"/>
      <w:pPr>
        <w:tabs>
          <w:tab w:val="num" w:pos="4320"/>
        </w:tabs>
        <w:ind w:left="4320" w:hanging="180"/>
      </w:pPr>
      <w:rPr>
        <w:rFonts w:cs="Times New Roman"/>
      </w:rPr>
    </w:lvl>
    <w:lvl w:ilvl="6" w:tplc="0409000F" w:tentative="1">
      <w:start w:val="1"/>
      <w:numFmt w:val="decimal"/>
      <w:lvlText w:val="%7."/>
      <w:lvlJc w:val="left"/>
      <w:pPr>
        <w:tabs>
          <w:tab w:val="num" w:pos="5040"/>
        </w:tabs>
        <w:ind w:left="5040" w:hanging="360"/>
      </w:pPr>
      <w:rPr>
        <w:rFonts w:cs="Times New Roman"/>
      </w:rPr>
    </w:lvl>
    <w:lvl w:ilvl="7" w:tplc="04090019" w:tentative="1">
      <w:start w:val="1"/>
      <w:numFmt w:val="lowerLetter"/>
      <w:lvlText w:val="%8."/>
      <w:lvlJc w:val="left"/>
      <w:pPr>
        <w:tabs>
          <w:tab w:val="num" w:pos="5760"/>
        </w:tabs>
        <w:ind w:left="5760" w:hanging="360"/>
      </w:pPr>
      <w:rPr>
        <w:rFonts w:cs="Times New Roman"/>
      </w:rPr>
    </w:lvl>
    <w:lvl w:ilvl="8" w:tplc="0409001B" w:tentative="1">
      <w:start w:val="1"/>
      <w:numFmt w:val="lowerRoman"/>
      <w:lvlText w:val="%9."/>
      <w:lvlJc w:val="right"/>
      <w:pPr>
        <w:tabs>
          <w:tab w:val="num" w:pos="6480"/>
        </w:tabs>
        <w:ind w:left="6480" w:hanging="180"/>
      </w:pPr>
      <w:rPr>
        <w:rFonts w:cs="Times New Roman"/>
      </w:rPr>
    </w:lvl>
  </w:abstractNum>
  <w:abstractNum w:abstractNumId="2" w15:restartNumberingAfterBreak="0">
    <w:nsid w:val="014025C7"/>
    <w:multiLevelType w:val="hybridMultilevel"/>
    <w:tmpl w:val="D78E25F6"/>
    <w:lvl w:ilvl="0" w:tplc="156C3F98">
      <w:start w:val="1"/>
      <w:numFmt w:val="decimal"/>
      <w:lvlText w:val="%1."/>
      <w:lvlJc w:val="left"/>
      <w:pPr>
        <w:tabs>
          <w:tab w:val="num" w:pos="567"/>
        </w:tabs>
        <w:ind w:left="567" w:hanging="567"/>
      </w:pPr>
      <w:rPr>
        <w:rFonts w:cs="Times New Roman"/>
      </w:rPr>
    </w:lvl>
    <w:lvl w:ilvl="1" w:tplc="040D0019">
      <w:start w:val="1"/>
      <w:numFmt w:val="decimal"/>
      <w:lvlText w:val="%2."/>
      <w:lvlJc w:val="left"/>
      <w:pPr>
        <w:tabs>
          <w:tab w:val="num" w:pos="1440"/>
        </w:tabs>
        <w:ind w:left="1440" w:hanging="360"/>
      </w:pPr>
      <w:rPr>
        <w:rFonts w:cs="Times New Roman"/>
      </w:rPr>
    </w:lvl>
    <w:lvl w:ilvl="2" w:tplc="62141CFA">
      <w:start w:val="3"/>
      <w:numFmt w:val="bullet"/>
      <w:lvlText w:val="-"/>
      <w:lvlJc w:val="left"/>
      <w:pPr>
        <w:tabs>
          <w:tab w:val="num" w:pos="2160"/>
        </w:tabs>
        <w:ind w:left="2160" w:hanging="360"/>
      </w:pPr>
      <w:rPr>
        <w:rFonts w:ascii="Times New Roman" w:eastAsia="Times New Roman" w:hAnsi="Times New Roman" w:hint="default"/>
      </w:rPr>
    </w:lvl>
    <w:lvl w:ilvl="3" w:tplc="040D000F">
      <w:start w:val="1"/>
      <w:numFmt w:val="decimal"/>
      <w:lvlText w:val="%4."/>
      <w:lvlJc w:val="left"/>
      <w:pPr>
        <w:tabs>
          <w:tab w:val="num" w:pos="2880"/>
        </w:tabs>
        <w:ind w:left="2880" w:hanging="360"/>
      </w:pPr>
      <w:rPr>
        <w:rFonts w:cs="Times New Roman"/>
      </w:rPr>
    </w:lvl>
    <w:lvl w:ilvl="4" w:tplc="040D0019">
      <w:start w:val="1"/>
      <w:numFmt w:val="decimal"/>
      <w:lvlText w:val="%5."/>
      <w:lvlJc w:val="left"/>
      <w:pPr>
        <w:tabs>
          <w:tab w:val="num" w:pos="3600"/>
        </w:tabs>
        <w:ind w:left="3600" w:hanging="360"/>
      </w:pPr>
      <w:rPr>
        <w:rFonts w:cs="Times New Roman"/>
      </w:rPr>
    </w:lvl>
    <w:lvl w:ilvl="5" w:tplc="040D001B">
      <w:start w:val="1"/>
      <w:numFmt w:val="decimal"/>
      <w:lvlText w:val="%6."/>
      <w:lvlJc w:val="left"/>
      <w:pPr>
        <w:tabs>
          <w:tab w:val="num" w:pos="4320"/>
        </w:tabs>
        <w:ind w:left="4320" w:hanging="360"/>
      </w:pPr>
      <w:rPr>
        <w:rFonts w:cs="Times New Roman"/>
      </w:rPr>
    </w:lvl>
    <w:lvl w:ilvl="6" w:tplc="040D000F">
      <w:start w:val="1"/>
      <w:numFmt w:val="decimal"/>
      <w:lvlText w:val="%7."/>
      <w:lvlJc w:val="left"/>
      <w:pPr>
        <w:tabs>
          <w:tab w:val="num" w:pos="5040"/>
        </w:tabs>
        <w:ind w:left="5040" w:hanging="360"/>
      </w:pPr>
      <w:rPr>
        <w:rFonts w:cs="Times New Roman"/>
      </w:rPr>
    </w:lvl>
    <w:lvl w:ilvl="7" w:tplc="040D0019">
      <w:start w:val="1"/>
      <w:numFmt w:val="decimal"/>
      <w:lvlText w:val="%8."/>
      <w:lvlJc w:val="left"/>
      <w:pPr>
        <w:tabs>
          <w:tab w:val="num" w:pos="5760"/>
        </w:tabs>
        <w:ind w:left="5760" w:hanging="360"/>
      </w:pPr>
      <w:rPr>
        <w:rFonts w:cs="Times New Roman"/>
      </w:rPr>
    </w:lvl>
    <w:lvl w:ilvl="8" w:tplc="040D001B">
      <w:start w:val="1"/>
      <w:numFmt w:val="decimal"/>
      <w:lvlText w:val="%9."/>
      <w:lvlJc w:val="left"/>
      <w:pPr>
        <w:tabs>
          <w:tab w:val="num" w:pos="6480"/>
        </w:tabs>
        <w:ind w:left="6480" w:hanging="360"/>
      </w:pPr>
      <w:rPr>
        <w:rFonts w:cs="Times New Roman"/>
      </w:rPr>
    </w:lvl>
  </w:abstractNum>
  <w:abstractNum w:abstractNumId="3" w15:restartNumberingAfterBreak="0">
    <w:nsid w:val="08387696"/>
    <w:multiLevelType w:val="hybridMultilevel"/>
    <w:tmpl w:val="93546452"/>
    <w:lvl w:ilvl="0" w:tplc="CB38D066">
      <w:start w:val="1"/>
      <w:numFmt w:val="hebrew1"/>
      <w:lvlText w:val="%1."/>
      <w:lvlJc w:val="left"/>
      <w:pPr>
        <w:ind w:left="3966" w:hanging="360"/>
      </w:pPr>
      <w:rPr>
        <w:rFonts w:hint="default"/>
      </w:rPr>
    </w:lvl>
    <w:lvl w:ilvl="1" w:tplc="04090019" w:tentative="1">
      <w:start w:val="1"/>
      <w:numFmt w:val="lowerLetter"/>
      <w:lvlText w:val="%2."/>
      <w:lvlJc w:val="left"/>
      <w:pPr>
        <w:ind w:left="4686" w:hanging="360"/>
      </w:pPr>
    </w:lvl>
    <w:lvl w:ilvl="2" w:tplc="0409001B" w:tentative="1">
      <w:start w:val="1"/>
      <w:numFmt w:val="lowerRoman"/>
      <w:lvlText w:val="%3."/>
      <w:lvlJc w:val="right"/>
      <w:pPr>
        <w:ind w:left="5406" w:hanging="180"/>
      </w:pPr>
    </w:lvl>
    <w:lvl w:ilvl="3" w:tplc="0409000F" w:tentative="1">
      <w:start w:val="1"/>
      <w:numFmt w:val="decimal"/>
      <w:lvlText w:val="%4."/>
      <w:lvlJc w:val="left"/>
      <w:pPr>
        <w:ind w:left="6126" w:hanging="360"/>
      </w:pPr>
    </w:lvl>
    <w:lvl w:ilvl="4" w:tplc="04090019" w:tentative="1">
      <w:start w:val="1"/>
      <w:numFmt w:val="lowerLetter"/>
      <w:lvlText w:val="%5."/>
      <w:lvlJc w:val="left"/>
      <w:pPr>
        <w:ind w:left="6846" w:hanging="360"/>
      </w:pPr>
    </w:lvl>
    <w:lvl w:ilvl="5" w:tplc="0409001B" w:tentative="1">
      <w:start w:val="1"/>
      <w:numFmt w:val="lowerRoman"/>
      <w:lvlText w:val="%6."/>
      <w:lvlJc w:val="right"/>
      <w:pPr>
        <w:ind w:left="7566" w:hanging="180"/>
      </w:pPr>
    </w:lvl>
    <w:lvl w:ilvl="6" w:tplc="0409000F" w:tentative="1">
      <w:start w:val="1"/>
      <w:numFmt w:val="decimal"/>
      <w:lvlText w:val="%7."/>
      <w:lvlJc w:val="left"/>
      <w:pPr>
        <w:ind w:left="8286" w:hanging="360"/>
      </w:pPr>
    </w:lvl>
    <w:lvl w:ilvl="7" w:tplc="04090019" w:tentative="1">
      <w:start w:val="1"/>
      <w:numFmt w:val="lowerLetter"/>
      <w:lvlText w:val="%8."/>
      <w:lvlJc w:val="left"/>
      <w:pPr>
        <w:ind w:left="9006" w:hanging="360"/>
      </w:pPr>
    </w:lvl>
    <w:lvl w:ilvl="8" w:tplc="0409001B" w:tentative="1">
      <w:start w:val="1"/>
      <w:numFmt w:val="lowerRoman"/>
      <w:lvlText w:val="%9."/>
      <w:lvlJc w:val="right"/>
      <w:pPr>
        <w:ind w:left="9726" w:hanging="180"/>
      </w:pPr>
    </w:lvl>
  </w:abstractNum>
  <w:abstractNum w:abstractNumId="4" w15:restartNumberingAfterBreak="0">
    <w:nsid w:val="0C444D30"/>
    <w:multiLevelType w:val="multilevel"/>
    <w:tmpl w:val="B2D6566E"/>
    <w:lvl w:ilvl="0">
      <w:start w:val="1"/>
      <w:numFmt w:val="decimal"/>
      <w:lvlText w:val="%1."/>
      <w:lvlJc w:val="left"/>
      <w:pPr>
        <w:tabs>
          <w:tab w:val="num" w:pos="1134"/>
        </w:tabs>
        <w:ind w:left="1134" w:hanging="567"/>
      </w:pPr>
      <w:rPr>
        <w:rFonts w:cs="Times New Roman"/>
      </w:rPr>
    </w:lvl>
    <w:lvl w:ilvl="1">
      <w:start w:val="1"/>
      <w:numFmt w:val="decimal"/>
      <w:lvlText w:val="2.%2."/>
      <w:lvlJc w:val="left"/>
      <w:pPr>
        <w:tabs>
          <w:tab w:val="num" w:pos="1134"/>
        </w:tabs>
        <w:ind w:left="1134" w:hanging="567"/>
      </w:pPr>
      <w:rPr>
        <w:rFonts w:cs="Times New Roman"/>
      </w:rPr>
    </w:lvl>
    <w:lvl w:ilvl="2">
      <w:start w:val="1"/>
      <w:numFmt w:val="decimal"/>
      <w:lvlText w:val="%1.%2.%3."/>
      <w:lvlJc w:val="left"/>
      <w:pPr>
        <w:tabs>
          <w:tab w:val="num" w:pos="1224"/>
        </w:tabs>
        <w:ind w:left="1224" w:hanging="504"/>
      </w:pPr>
      <w:rPr>
        <w:rFonts w:cs="Times New Roman"/>
      </w:rPr>
    </w:lvl>
    <w:lvl w:ilvl="3">
      <w:start w:val="1"/>
      <w:numFmt w:val="decimal"/>
      <w:lvlText w:val="%1.%2.%3.%4."/>
      <w:lvlJc w:val="left"/>
      <w:pPr>
        <w:tabs>
          <w:tab w:val="num" w:pos="1854"/>
        </w:tabs>
        <w:ind w:left="1134"/>
      </w:pPr>
      <w:rPr>
        <w:rFonts w:cs="Times New Roman"/>
      </w:rPr>
    </w:lvl>
    <w:lvl w:ilvl="4">
      <w:start w:val="1"/>
      <w:numFmt w:val="decimal"/>
      <w:lvlText w:val="%1.%2.%3.%4.%5."/>
      <w:lvlJc w:val="left"/>
      <w:pPr>
        <w:tabs>
          <w:tab w:val="num" w:pos="2520"/>
        </w:tabs>
        <w:ind w:left="2232" w:hanging="792"/>
      </w:pPr>
      <w:rPr>
        <w:rFonts w:cs="Times New Roman"/>
      </w:rPr>
    </w:lvl>
    <w:lvl w:ilvl="5">
      <w:start w:val="1"/>
      <w:numFmt w:val="decimal"/>
      <w:lvlText w:val="%1.%2.%3.%4.%5.%6."/>
      <w:lvlJc w:val="left"/>
      <w:pPr>
        <w:tabs>
          <w:tab w:val="num" w:pos="2880"/>
        </w:tabs>
        <w:ind w:left="2736" w:hanging="936"/>
      </w:pPr>
      <w:rPr>
        <w:rFonts w:cs="Times New Roman"/>
      </w:rPr>
    </w:lvl>
    <w:lvl w:ilvl="6">
      <w:start w:val="1"/>
      <w:numFmt w:val="decimal"/>
      <w:lvlText w:val="%1.%2.%3.%4.%5.%6.%7."/>
      <w:lvlJc w:val="left"/>
      <w:pPr>
        <w:tabs>
          <w:tab w:val="num" w:pos="3600"/>
        </w:tabs>
        <w:ind w:left="3240" w:hanging="1080"/>
      </w:pPr>
      <w:rPr>
        <w:rFonts w:cs="Times New Roman"/>
      </w:rPr>
    </w:lvl>
    <w:lvl w:ilvl="7">
      <w:start w:val="1"/>
      <w:numFmt w:val="decimal"/>
      <w:lvlText w:val="%1.%2.%3.%4.%5.%6.%7.%8."/>
      <w:lvlJc w:val="left"/>
      <w:pPr>
        <w:tabs>
          <w:tab w:val="num" w:pos="3960"/>
        </w:tabs>
        <w:ind w:left="3744" w:hanging="1224"/>
      </w:pPr>
      <w:rPr>
        <w:rFonts w:cs="Times New Roman"/>
      </w:rPr>
    </w:lvl>
    <w:lvl w:ilvl="8">
      <w:start w:val="1"/>
      <w:numFmt w:val="decimal"/>
      <w:lvlText w:val="%1.%2.%3.%4.%5.%6.%7.%8.%9."/>
      <w:lvlJc w:val="left"/>
      <w:pPr>
        <w:tabs>
          <w:tab w:val="num" w:pos="4320"/>
        </w:tabs>
        <w:ind w:left="4320" w:hanging="1440"/>
      </w:pPr>
      <w:rPr>
        <w:rFonts w:cs="Times New Roman"/>
      </w:rPr>
    </w:lvl>
  </w:abstractNum>
  <w:abstractNum w:abstractNumId="5" w15:restartNumberingAfterBreak="0">
    <w:nsid w:val="0CFB37A2"/>
    <w:multiLevelType w:val="hybridMultilevel"/>
    <w:tmpl w:val="3E081078"/>
    <w:lvl w:ilvl="0" w:tplc="88EA04EC">
      <w:start w:val="1"/>
      <w:numFmt w:val="bullet"/>
      <w:lvlText w:val=""/>
      <w:lvlJc w:val="left"/>
      <w:pPr>
        <w:ind w:left="720" w:hanging="360"/>
      </w:pPr>
      <w:rPr>
        <w:rFonts w:ascii="Symbol" w:eastAsia="Times New Roman" w:hAnsi="Symbol" w:cs="David"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0DF76D40"/>
    <w:multiLevelType w:val="hybridMultilevel"/>
    <w:tmpl w:val="59EC408E"/>
    <w:lvl w:ilvl="0" w:tplc="633C5308">
      <w:start w:val="1"/>
      <w:numFmt w:val="hebrew1"/>
      <w:lvlText w:val="%1."/>
      <w:lvlJc w:val="left"/>
      <w:pPr>
        <w:tabs>
          <w:tab w:val="num" w:pos="1440"/>
        </w:tabs>
        <w:ind w:left="1440" w:hanging="720"/>
      </w:pPr>
      <w:rPr>
        <w:rFonts w:cs="Times New Roman" w:hint="default"/>
        <w:b/>
        <w:bCs/>
        <w:sz w:val="2"/>
        <w:szCs w:val="26"/>
      </w:rPr>
    </w:lvl>
    <w:lvl w:ilvl="1" w:tplc="04090019" w:tentative="1">
      <w:start w:val="1"/>
      <w:numFmt w:val="lowerLetter"/>
      <w:lvlText w:val="%2."/>
      <w:lvlJc w:val="left"/>
      <w:pPr>
        <w:tabs>
          <w:tab w:val="num" w:pos="1440"/>
        </w:tabs>
        <w:ind w:left="1440" w:hanging="360"/>
      </w:pPr>
      <w:rPr>
        <w:rFonts w:cs="Times New Roman"/>
      </w:rPr>
    </w:lvl>
    <w:lvl w:ilvl="2" w:tplc="0409001B" w:tentative="1">
      <w:start w:val="1"/>
      <w:numFmt w:val="lowerRoman"/>
      <w:lvlText w:val="%3."/>
      <w:lvlJc w:val="right"/>
      <w:pPr>
        <w:tabs>
          <w:tab w:val="num" w:pos="2160"/>
        </w:tabs>
        <w:ind w:left="2160" w:hanging="180"/>
      </w:pPr>
      <w:rPr>
        <w:rFonts w:cs="Times New Roman"/>
      </w:rPr>
    </w:lvl>
    <w:lvl w:ilvl="3" w:tplc="0409000F" w:tentative="1">
      <w:start w:val="1"/>
      <w:numFmt w:val="decimal"/>
      <w:lvlText w:val="%4."/>
      <w:lvlJc w:val="left"/>
      <w:pPr>
        <w:tabs>
          <w:tab w:val="num" w:pos="2880"/>
        </w:tabs>
        <w:ind w:left="2880" w:hanging="360"/>
      </w:pPr>
      <w:rPr>
        <w:rFonts w:cs="Times New Roman"/>
      </w:rPr>
    </w:lvl>
    <w:lvl w:ilvl="4" w:tplc="04090019" w:tentative="1">
      <w:start w:val="1"/>
      <w:numFmt w:val="lowerLetter"/>
      <w:lvlText w:val="%5."/>
      <w:lvlJc w:val="left"/>
      <w:pPr>
        <w:tabs>
          <w:tab w:val="num" w:pos="3600"/>
        </w:tabs>
        <w:ind w:left="3600" w:hanging="360"/>
      </w:pPr>
      <w:rPr>
        <w:rFonts w:cs="Times New Roman"/>
      </w:rPr>
    </w:lvl>
    <w:lvl w:ilvl="5" w:tplc="0409001B" w:tentative="1">
      <w:start w:val="1"/>
      <w:numFmt w:val="lowerRoman"/>
      <w:lvlText w:val="%6."/>
      <w:lvlJc w:val="right"/>
      <w:pPr>
        <w:tabs>
          <w:tab w:val="num" w:pos="4320"/>
        </w:tabs>
        <w:ind w:left="4320" w:hanging="180"/>
      </w:pPr>
      <w:rPr>
        <w:rFonts w:cs="Times New Roman"/>
      </w:rPr>
    </w:lvl>
    <w:lvl w:ilvl="6" w:tplc="0409000F" w:tentative="1">
      <w:start w:val="1"/>
      <w:numFmt w:val="decimal"/>
      <w:lvlText w:val="%7."/>
      <w:lvlJc w:val="left"/>
      <w:pPr>
        <w:tabs>
          <w:tab w:val="num" w:pos="5040"/>
        </w:tabs>
        <w:ind w:left="5040" w:hanging="360"/>
      </w:pPr>
      <w:rPr>
        <w:rFonts w:cs="Times New Roman"/>
      </w:rPr>
    </w:lvl>
    <w:lvl w:ilvl="7" w:tplc="04090019" w:tentative="1">
      <w:start w:val="1"/>
      <w:numFmt w:val="lowerLetter"/>
      <w:lvlText w:val="%8."/>
      <w:lvlJc w:val="left"/>
      <w:pPr>
        <w:tabs>
          <w:tab w:val="num" w:pos="5760"/>
        </w:tabs>
        <w:ind w:left="5760" w:hanging="360"/>
      </w:pPr>
      <w:rPr>
        <w:rFonts w:cs="Times New Roman"/>
      </w:rPr>
    </w:lvl>
    <w:lvl w:ilvl="8" w:tplc="0409001B" w:tentative="1">
      <w:start w:val="1"/>
      <w:numFmt w:val="lowerRoman"/>
      <w:lvlText w:val="%9."/>
      <w:lvlJc w:val="right"/>
      <w:pPr>
        <w:tabs>
          <w:tab w:val="num" w:pos="6480"/>
        </w:tabs>
        <w:ind w:left="6480" w:hanging="180"/>
      </w:pPr>
      <w:rPr>
        <w:rFonts w:cs="Times New Roman"/>
      </w:rPr>
    </w:lvl>
  </w:abstractNum>
  <w:abstractNum w:abstractNumId="7" w15:restartNumberingAfterBreak="0">
    <w:nsid w:val="0DF823BC"/>
    <w:multiLevelType w:val="hybridMultilevel"/>
    <w:tmpl w:val="3E746ED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0E1B6601"/>
    <w:multiLevelType w:val="hybridMultilevel"/>
    <w:tmpl w:val="B92A211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105C4FD5"/>
    <w:multiLevelType w:val="multilevel"/>
    <w:tmpl w:val="28A2503A"/>
    <w:lvl w:ilvl="0">
      <w:start w:val="1"/>
      <w:numFmt w:val="decimal"/>
      <w:lvlText w:val="%1."/>
      <w:lvlJc w:val="left"/>
      <w:pPr>
        <w:tabs>
          <w:tab w:val="num" w:pos="567"/>
        </w:tabs>
        <w:ind w:left="567" w:hanging="567"/>
      </w:pPr>
      <w:rPr>
        <w:rFonts w:cs="Times New Roman"/>
      </w:rPr>
    </w:lvl>
    <w:lvl w:ilvl="1">
      <w:start w:val="1"/>
      <w:numFmt w:val="decimal"/>
      <w:lvlText w:val="%1.%2 "/>
      <w:lvlJc w:val="left"/>
      <w:pPr>
        <w:tabs>
          <w:tab w:val="num" w:pos="1134"/>
        </w:tabs>
        <w:ind w:left="1134" w:hanging="567"/>
      </w:pPr>
      <w:rPr>
        <w:rFonts w:cs="Times New Roman"/>
      </w:rPr>
    </w:lvl>
    <w:lvl w:ilvl="2">
      <w:start w:val="1"/>
      <w:numFmt w:val="decimal"/>
      <w:lvlText w:val="%1.%2.%3"/>
      <w:lvlJc w:val="left"/>
      <w:pPr>
        <w:tabs>
          <w:tab w:val="num" w:pos="1701"/>
        </w:tabs>
        <w:ind w:left="1701" w:hanging="567"/>
      </w:pPr>
      <w:rPr>
        <w:rFonts w:cs="Times New Roman"/>
      </w:rPr>
    </w:lvl>
    <w:lvl w:ilvl="3">
      <w:start w:val="1"/>
      <w:numFmt w:val="decimal"/>
      <w:lvlText w:val="%1.%2.%3.%4"/>
      <w:lvlJc w:val="left"/>
      <w:pPr>
        <w:tabs>
          <w:tab w:val="num" w:pos="2421"/>
        </w:tabs>
        <w:ind w:left="2268" w:hanging="567"/>
      </w:pPr>
      <w:rPr>
        <w:rFonts w:cs="Times New Roman"/>
      </w:rPr>
    </w:lvl>
    <w:lvl w:ilvl="4">
      <w:start w:val="1"/>
      <w:numFmt w:val="decimal"/>
      <w:lvlText w:val="%1.%2.%3.%4.%5."/>
      <w:lvlJc w:val="center"/>
      <w:pPr>
        <w:tabs>
          <w:tab w:val="num" w:pos="2232"/>
        </w:tabs>
        <w:ind w:left="2232" w:hanging="792"/>
      </w:pPr>
      <w:rPr>
        <w:rFonts w:cs="Times New Roman"/>
      </w:rPr>
    </w:lvl>
    <w:lvl w:ilvl="5">
      <w:start w:val="1"/>
      <w:numFmt w:val="decimal"/>
      <w:lvlText w:val="%1.%2.%3.%4.%5.%6."/>
      <w:lvlJc w:val="center"/>
      <w:pPr>
        <w:tabs>
          <w:tab w:val="num" w:pos="2736"/>
        </w:tabs>
        <w:ind w:left="2736" w:hanging="936"/>
      </w:pPr>
      <w:rPr>
        <w:rFonts w:cs="Times New Roman"/>
      </w:rPr>
    </w:lvl>
    <w:lvl w:ilvl="6">
      <w:start w:val="1"/>
      <w:numFmt w:val="decimal"/>
      <w:lvlText w:val="%1.%2.%3.%4.%5.%6.%7."/>
      <w:lvlJc w:val="center"/>
      <w:pPr>
        <w:tabs>
          <w:tab w:val="num" w:pos="3240"/>
        </w:tabs>
        <w:ind w:left="3240" w:hanging="1080"/>
      </w:pPr>
      <w:rPr>
        <w:rFonts w:cs="Times New Roman"/>
      </w:rPr>
    </w:lvl>
    <w:lvl w:ilvl="7">
      <w:start w:val="1"/>
      <w:numFmt w:val="decimal"/>
      <w:lvlText w:val="%1.%2.%3.%4.%5.%6.%7.%8."/>
      <w:lvlJc w:val="center"/>
      <w:pPr>
        <w:tabs>
          <w:tab w:val="num" w:pos="3744"/>
        </w:tabs>
        <w:ind w:left="3744" w:hanging="1224"/>
      </w:pPr>
      <w:rPr>
        <w:rFonts w:cs="Times New Roman"/>
      </w:rPr>
    </w:lvl>
    <w:lvl w:ilvl="8">
      <w:start w:val="1"/>
      <w:numFmt w:val="decimal"/>
      <w:lvlText w:val="%1.%2.%3.%4.%5.%6.%7.%8.%9."/>
      <w:lvlJc w:val="center"/>
      <w:pPr>
        <w:tabs>
          <w:tab w:val="num" w:pos="4320"/>
        </w:tabs>
        <w:ind w:left="4320" w:hanging="1440"/>
      </w:pPr>
      <w:rPr>
        <w:rFonts w:cs="Times New Roman"/>
      </w:rPr>
    </w:lvl>
  </w:abstractNum>
  <w:abstractNum w:abstractNumId="10" w15:restartNumberingAfterBreak="0">
    <w:nsid w:val="185935D7"/>
    <w:multiLevelType w:val="multilevel"/>
    <w:tmpl w:val="97CE229C"/>
    <w:lvl w:ilvl="0">
      <w:start w:val="1"/>
      <w:numFmt w:val="decimal"/>
      <w:lvlText w:val="%1."/>
      <w:lvlJc w:val="left"/>
      <w:pPr>
        <w:ind w:left="612" w:hanging="612"/>
      </w:pPr>
      <w:rPr>
        <w:rFonts w:ascii="Times New Roman" w:eastAsia="Times New Roman" w:hAnsi="Times New Roman" w:cs="David"/>
      </w:rPr>
    </w:lvl>
    <w:lvl w:ilvl="1">
      <w:start w:val="1"/>
      <w:numFmt w:val="decimal"/>
      <w:lvlText w:val="%1.%2"/>
      <w:lvlJc w:val="left"/>
      <w:pPr>
        <w:ind w:left="852" w:hanging="612"/>
      </w:pPr>
      <w:rPr>
        <w:rFonts w:hint="default"/>
      </w:rPr>
    </w:lvl>
    <w:lvl w:ilvl="2">
      <w:start w:val="2"/>
      <w:numFmt w:val="decimal"/>
      <w:lvlText w:val="%1.%2.%3"/>
      <w:lvlJc w:val="left"/>
      <w:pPr>
        <w:ind w:left="1712" w:hanging="720"/>
      </w:pPr>
      <w:rPr>
        <w:rFonts w:hint="default"/>
        <w:strike w:val="0"/>
      </w:rPr>
    </w:lvl>
    <w:lvl w:ilvl="3">
      <w:start w:val="1"/>
      <w:numFmt w:val="decimal"/>
      <w:lvlText w:val="%1.%2.%3.%4"/>
      <w:lvlJc w:val="left"/>
      <w:pPr>
        <w:ind w:left="1440" w:hanging="720"/>
      </w:pPr>
      <w:rPr>
        <w:rFonts w:hint="default"/>
      </w:rPr>
    </w:lvl>
    <w:lvl w:ilvl="4">
      <w:start w:val="1"/>
      <w:numFmt w:val="decimal"/>
      <w:lvlText w:val="%1.%2.%3.%4.%5"/>
      <w:lvlJc w:val="left"/>
      <w:pPr>
        <w:ind w:left="2040" w:hanging="1080"/>
      </w:pPr>
      <w:rPr>
        <w:rFonts w:hint="default"/>
      </w:rPr>
    </w:lvl>
    <w:lvl w:ilvl="5">
      <w:start w:val="1"/>
      <w:numFmt w:val="decimal"/>
      <w:lvlText w:val="%1.%2.%3.%4.%5.%6"/>
      <w:lvlJc w:val="left"/>
      <w:pPr>
        <w:ind w:left="2280" w:hanging="1080"/>
      </w:pPr>
      <w:rPr>
        <w:rFonts w:hint="default"/>
      </w:rPr>
    </w:lvl>
    <w:lvl w:ilvl="6">
      <w:start w:val="1"/>
      <w:numFmt w:val="decimal"/>
      <w:lvlText w:val="%1.%2.%3.%4.%5.%6.%7"/>
      <w:lvlJc w:val="left"/>
      <w:pPr>
        <w:ind w:left="2520" w:hanging="1080"/>
      </w:pPr>
      <w:rPr>
        <w:rFonts w:hint="default"/>
      </w:rPr>
    </w:lvl>
    <w:lvl w:ilvl="7">
      <w:start w:val="1"/>
      <w:numFmt w:val="decimal"/>
      <w:lvlText w:val="%1.%2.%3.%4.%5.%6.%7.%8"/>
      <w:lvlJc w:val="left"/>
      <w:pPr>
        <w:ind w:left="3120" w:hanging="1440"/>
      </w:pPr>
      <w:rPr>
        <w:rFonts w:hint="default"/>
      </w:rPr>
    </w:lvl>
    <w:lvl w:ilvl="8">
      <w:start w:val="1"/>
      <w:numFmt w:val="decimal"/>
      <w:lvlText w:val="%1.%2.%3.%4.%5.%6.%7.%8.%9"/>
      <w:lvlJc w:val="left"/>
      <w:pPr>
        <w:ind w:left="3360" w:hanging="1440"/>
      </w:pPr>
      <w:rPr>
        <w:rFonts w:hint="default"/>
      </w:rPr>
    </w:lvl>
  </w:abstractNum>
  <w:abstractNum w:abstractNumId="11" w15:restartNumberingAfterBreak="0">
    <w:nsid w:val="1EB3677F"/>
    <w:multiLevelType w:val="multilevel"/>
    <w:tmpl w:val="313C3EBE"/>
    <w:lvl w:ilvl="0">
      <w:start w:val="10"/>
      <w:numFmt w:val="decimal"/>
      <w:lvlText w:val="%1"/>
      <w:lvlJc w:val="left"/>
      <w:pPr>
        <w:tabs>
          <w:tab w:val="num" w:pos="570"/>
        </w:tabs>
        <w:ind w:left="570" w:hanging="570"/>
      </w:pPr>
      <w:rPr>
        <w:rFonts w:cs="Times New Roman" w:hint="default"/>
      </w:rPr>
    </w:lvl>
    <w:lvl w:ilvl="1">
      <w:start w:val="5"/>
      <w:numFmt w:val="decimal"/>
      <w:lvlText w:val="%1.%2"/>
      <w:lvlJc w:val="left"/>
      <w:pPr>
        <w:tabs>
          <w:tab w:val="num" w:pos="570"/>
        </w:tabs>
        <w:ind w:left="570" w:hanging="570"/>
      </w:pPr>
      <w:rPr>
        <w:rFonts w:cs="Times New Roman" w:hint="default"/>
      </w:rPr>
    </w:lvl>
    <w:lvl w:ilvl="2">
      <w:start w:val="2"/>
      <w:numFmt w:val="decimal"/>
      <w:lvlText w:val="%1.%2.%3"/>
      <w:lvlJc w:val="left"/>
      <w:pPr>
        <w:tabs>
          <w:tab w:val="num" w:pos="720"/>
        </w:tabs>
        <w:ind w:left="720" w:hanging="720"/>
      </w:pPr>
      <w:rPr>
        <w:rFonts w:cs="Times New Roman" w:hint="default"/>
      </w:rPr>
    </w:lvl>
    <w:lvl w:ilvl="3">
      <w:start w:val="1"/>
      <w:numFmt w:val="decimal"/>
      <w:lvlText w:val="%1.%2.%3.%4"/>
      <w:lvlJc w:val="left"/>
      <w:pPr>
        <w:tabs>
          <w:tab w:val="num" w:pos="720"/>
        </w:tabs>
        <w:ind w:left="720" w:hanging="720"/>
      </w:pPr>
      <w:rPr>
        <w:rFonts w:cs="Times New Roman" w:hint="default"/>
      </w:rPr>
    </w:lvl>
    <w:lvl w:ilvl="4">
      <w:start w:val="1"/>
      <w:numFmt w:val="decimal"/>
      <w:lvlText w:val="%1.%2.%3.%4.%5"/>
      <w:lvlJc w:val="left"/>
      <w:pPr>
        <w:tabs>
          <w:tab w:val="num" w:pos="1080"/>
        </w:tabs>
        <w:ind w:left="1080" w:hanging="1080"/>
      </w:pPr>
      <w:rPr>
        <w:rFonts w:cs="Times New Roman" w:hint="default"/>
      </w:rPr>
    </w:lvl>
    <w:lvl w:ilvl="5">
      <w:start w:val="1"/>
      <w:numFmt w:val="decimal"/>
      <w:lvlText w:val="%1.%2.%3.%4.%5.%6"/>
      <w:lvlJc w:val="left"/>
      <w:pPr>
        <w:tabs>
          <w:tab w:val="num" w:pos="1080"/>
        </w:tabs>
        <w:ind w:left="1080" w:hanging="1080"/>
      </w:pPr>
      <w:rPr>
        <w:rFonts w:cs="Times New Roman" w:hint="default"/>
      </w:rPr>
    </w:lvl>
    <w:lvl w:ilvl="6">
      <w:start w:val="1"/>
      <w:numFmt w:val="decimal"/>
      <w:lvlText w:val="%1.%2.%3.%4.%5.%6.%7"/>
      <w:lvlJc w:val="left"/>
      <w:pPr>
        <w:tabs>
          <w:tab w:val="num" w:pos="1080"/>
        </w:tabs>
        <w:ind w:left="1080" w:hanging="1080"/>
      </w:pPr>
      <w:rPr>
        <w:rFonts w:cs="Times New Roman" w:hint="default"/>
      </w:rPr>
    </w:lvl>
    <w:lvl w:ilvl="7">
      <w:start w:val="1"/>
      <w:numFmt w:val="decimal"/>
      <w:lvlText w:val="%1.%2.%3.%4.%5.%6.%7.%8"/>
      <w:lvlJc w:val="left"/>
      <w:pPr>
        <w:tabs>
          <w:tab w:val="num" w:pos="1440"/>
        </w:tabs>
        <w:ind w:left="1440" w:hanging="1440"/>
      </w:pPr>
      <w:rPr>
        <w:rFonts w:cs="Times New Roman" w:hint="default"/>
      </w:rPr>
    </w:lvl>
    <w:lvl w:ilvl="8">
      <w:start w:val="1"/>
      <w:numFmt w:val="decimal"/>
      <w:lvlText w:val="%1.%2.%3.%4.%5.%6.%7.%8.%9"/>
      <w:lvlJc w:val="left"/>
      <w:pPr>
        <w:tabs>
          <w:tab w:val="num" w:pos="1440"/>
        </w:tabs>
        <w:ind w:left="1440" w:hanging="1440"/>
      </w:pPr>
      <w:rPr>
        <w:rFonts w:cs="Times New Roman" w:hint="default"/>
      </w:rPr>
    </w:lvl>
  </w:abstractNum>
  <w:abstractNum w:abstractNumId="12" w15:restartNumberingAfterBreak="0">
    <w:nsid w:val="21AC0970"/>
    <w:multiLevelType w:val="hybridMultilevel"/>
    <w:tmpl w:val="9CA4C592"/>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start w:val="1"/>
      <w:numFmt w:val="bullet"/>
      <w:lvlText w:val=""/>
      <w:lvlJc w:val="left"/>
      <w:pPr>
        <w:ind w:left="2880" w:hanging="360"/>
      </w:pPr>
      <w:rPr>
        <w:rFonts w:ascii="Wingdings" w:hAnsi="Wingdings" w:hint="default"/>
      </w:rPr>
    </w:lvl>
    <w:lvl w:ilvl="3" w:tplc="04090001">
      <w:start w:val="1"/>
      <w:numFmt w:val="bullet"/>
      <w:lvlText w:val=""/>
      <w:lvlJc w:val="left"/>
      <w:pPr>
        <w:ind w:left="3600" w:hanging="360"/>
      </w:pPr>
      <w:rPr>
        <w:rFonts w:ascii="Symbol" w:hAnsi="Symbol" w:hint="default"/>
      </w:rPr>
    </w:lvl>
    <w:lvl w:ilvl="4" w:tplc="04090003">
      <w:start w:val="1"/>
      <w:numFmt w:val="bullet"/>
      <w:lvlText w:val="o"/>
      <w:lvlJc w:val="left"/>
      <w:pPr>
        <w:ind w:left="4320" w:hanging="360"/>
      </w:pPr>
      <w:rPr>
        <w:rFonts w:ascii="Courier New" w:hAnsi="Courier New" w:cs="Courier New" w:hint="default"/>
      </w:rPr>
    </w:lvl>
    <w:lvl w:ilvl="5" w:tplc="04090005">
      <w:start w:val="1"/>
      <w:numFmt w:val="bullet"/>
      <w:lvlText w:val=""/>
      <w:lvlJc w:val="left"/>
      <w:pPr>
        <w:ind w:left="5040" w:hanging="360"/>
      </w:pPr>
      <w:rPr>
        <w:rFonts w:ascii="Wingdings" w:hAnsi="Wingdings" w:hint="default"/>
      </w:rPr>
    </w:lvl>
    <w:lvl w:ilvl="6" w:tplc="04090001">
      <w:start w:val="1"/>
      <w:numFmt w:val="bullet"/>
      <w:lvlText w:val=""/>
      <w:lvlJc w:val="left"/>
      <w:pPr>
        <w:ind w:left="5760" w:hanging="360"/>
      </w:pPr>
      <w:rPr>
        <w:rFonts w:ascii="Symbol" w:hAnsi="Symbol" w:hint="default"/>
      </w:rPr>
    </w:lvl>
    <w:lvl w:ilvl="7" w:tplc="04090003">
      <w:start w:val="1"/>
      <w:numFmt w:val="bullet"/>
      <w:lvlText w:val="o"/>
      <w:lvlJc w:val="left"/>
      <w:pPr>
        <w:ind w:left="6480" w:hanging="360"/>
      </w:pPr>
      <w:rPr>
        <w:rFonts w:ascii="Courier New" w:hAnsi="Courier New" w:cs="Courier New" w:hint="default"/>
      </w:rPr>
    </w:lvl>
    <w:lvl w:ilvl="8" w:tplc="04090005">
      <w:start w:val="1"/>
      <w:numFmt w:val="bullet"/>
      <w:lvlText w:val=""/>
      <w:lvlJc w:val="left"/>
      <w:pPr>
        <w:ind w:left="7200" w:hanging="360"/>
      </w:pPr>
      <w:rPr>
        <w:rFonts w:ascii="Wingdings" w:hAnsi="Wingdings" w:hint="default"/>
      </w:rPr>
    </w:lvl>
  </w:abstractNum>
  <w:abstractNum w:abstractNumId="13" w15:restartNumberingAfterBreak="0">
    <w:nsid w:val="22706D41"/>
    <w:multiLevelType w:val="multilevel"/>
    <w:tmpl w:val="5FEA087C"/>
    <w:lvl w:ilvl="0">
      <w:start w:val="8"/>
      <w:numFmt w:val="decimal"/>
      <w:lvlText w:val="%1"/>
      <w:lvlJc w:val="left"/>
      <w:pPr>
        <w:ind w:left="435" w:hanging="435"/>
      </w:pPr>
      <w:rPr>
        <w:rFonts w:hint="default"/>
      </w:rPr>
    </w:lvl>
    <w:lvl w:ilvl="1">
      <w:start w:val="1"/>
      <w:numFmt w:val="decimal"/>
      <w:lvlText w:val="%1.%2"/>
      <w:lvlJc w:val="left"/>
      <w:pPr>
        <w:ind w:left="931" w:hanging="435"/>
      </w:pPr>
      <w:rPr>
        <w:rFonts w:hint="default"/>
        <w:strike w:val="0"/>
      </w:rPr>
    </w:lvl>
    <w:lvl w:ilvl="2">
      <w:start w:val="1"/>
      <w:numFmt w:val="decimal"/>
      <w:lvlText w:val="%1.%2.%3"/>
      <w:lvlJc w:val="left"/>
      <w:pPr>
        <w:ind w:left="1712" w:hanging="720"/>
      </w:pPr>
      <w:rPr>
        <w:rFonts w:hint="default"/>
      </w:rPr>
    </w:lvl>
    <w:lvl w:ilvl="3">
      <w:start w:val="1"/>
      <w:numFmt w:val="decimal"/>
      <w:lvlText w:val="%1.%2.%3.%4"/>
      <w:lvlJc w:val="left"/>
      <w:pPr>
        <w:ind w:left="2208" w:hanging="720"/>
      </w:pPr>
      <w:rPr>
        <w:rFonts w:hint="default"/>
      </w:rPr>
    </w:lvl>
    <w:lvl w:ilvl="4">
      <w:start w:val="1"/>
      <w:numFmt w:val="decimal"/>
      <w:lvlText w:val="%1.%2.%3.%4.%5"/>
      <w:lvlJc w:val="left"/>
      <w:pPr>
        <w:ind w:left="3064" w:hanging="1080"/>
      </w:pPr>
      <w:rPr>
        <w:rFonts w:hint="default"/>
      </w:rPr>
    </w:lvl>
    <w:lvl w:ilvl="5">
      <w:start w:val="1"/>
      <w:numFmt w:val="decimal"/>
      <w:lvlText w:val="%1.%2.%3.%4.%5.%6"/>
      <w:lvlJc w:val="left"/>
      <w:pPr>
        <w:ind w:left="3560" w:hanging="1080"/>
      </w:pPr>
      <w:rPr>
        <w:rFonts w:hint="default"/>
      </w:rPr>
    </w:lvl>
    <w:lvl w:ilvl="6">
      <w:start w:val="1"/>
      <w:numFmt w:val="decimal"/>
      <w:lvlText w:val="%1.%2.%3.%4.%5.%6.%7"/>
      <w:lvlJc w:val="left"/>
      <w:pPr>
        <w:ind w:left="4056" w:hanging="1080"/>
      </w:pPr>
      <w:rPr>
        <w:rFonts w:hint="default"/>
      </w:rPr>
    </w:lvl>
    <w:lvl w:ilvl="7">
      <w:start w:val="1"/>
      <w:numFmt w:val="decimal"/>
      <w:lvlText w:val="%1.%2.%3.%4.%5.%6.%7.%8"/>
      <w:lvlJc w:val="left"/>
      <w:pPr>
        <w:ind w:left="4912" w:hanging="1440"/>
      </w:pPr>
      <w:rPr>
        <w:rFonts w:hint="default"/>
      </w:rPr>
    </w:lvl>
    <w:lvl w:ilvl="8">
      <w:start w:val="1"/>
      <w:numFmt w:val="decimal"/>
      <w:lvlText w:val="%1.%2.%3.%4.%5.%6.%7.%8.%9"/>
      <w:lvlJc w:val="left"/>
      <w:pPr>
        <w:ind w:left="5408" w:hanging="1440"/>
      </w:pPr>
      <w:rPr>
        <w:rFonts w:hint="default"/>
      </w:rPr>
    </w:lvl>
  </w:abstractNum>
  <w:abstractNum w:abstractNumId="14" w15:restartNumberingAfterBreak="0">
    <w:nsid w:val="25612824"/>
    <w:multiLevelType w:val="hybridMultilevel"/>
    <w:tmpl w:val="681A226E"/>
    <w:lvl w:ilvl="0" w:tplc="DED88178">
      <w:start w:val="1"/>
      <w:numFmt w:val="hebrew1"/>
      <w:lvlText w:val="%1."/>
      <w:lvlJc w:val="left"/>
      <w:pPr>
        <w:tabs>
          <w:tab w:val="num" w:pos="1004"/>
        </w:tabs>
        <w:ind w:left="1004" w:hanging="720"/>
      </w:pPr>
      <w:rPr>
        <w:rFonts w:cs="Times New Roman"/>
        <w:sz w:val="2"/>
        <w:szCs w:val="26"/>
      </w:rPr>
    </w:lvl>
    <w:lvl w:ilvl="1" w:tplc="04090019">
      <w:start w:val="1"/>
      <w:numFmt w:val="decimal"/>
      <w:lvlText w:val="%2."/>
      <w:lvlJc w:val="left"/>
      <w:pPr>
        <w:tabs>
          <w:tab w:val="num" w:pos="1004"/>
        </w:tabs>
        <w:ind w:left="1004" w:hanging="360"/>
      </w:pPr>
      <w:rPr>
        <w:rFonts w:cs="Times New Roman"/>
      </w:rPr>
    </w:lvl>
    <w:lvl w:ilvl="2" w:tplc="0409001B">
      <w:start w:val="1"/>
      <w:numFmt w:val="decimal"/>
      <w:lvlText w:val="%3."/>
      <w:lvlJc w:val="left"/>
      <w:pPr>
        <w:tabs>
          <w:tab w:val="num" w:pos="1724"/>
        </w:tabs>
        <w:ind w:left="1724" w:hanging="360"/>
      </w:pPr>
      <w:rPr>
        <w:rFonts w:cs="Times New Roman"/>
      </w:rPr>
    </w:lvl>
    <w:lvl w:ilvl="3" w:tplc="0409000F">
      <w:start w:val="1"/>
      <w:numFmt w:val="decimal"/>
      <w:lvlText w:val="%4."/>
      <w:lvlJc w:val="left"/>
      <w:pPr>
        <w:tabs>
          <w:tab w:val="num" w:pos="2444"/>
        </w:tabs>
        <w:ind w:left="2444" w:hanging="360"/>
      </w:pPr>
      <w:rPr>
        <w:rFonts w:cs="Times New Roman"/>
      </w:rPr>
    </w:lvl>
    <w:lvl w:ilvl="4" w:tplc="04090019">
      <w:start w:val="1"/>
      <w:numFmt w:val="decimal"/>
      <w:lvlText w:val="%5."/>
      <w:lvlJc w:val="left"/>
      <w:pPr>
        <w:tabs>
          <w:tab w:val="num" w:pos="3164"/>
        </w:tabs>
        <w:ind w:left="3164" w:hanging="360"/>
      </w:pPr>
      <w:rPr>
        <w:rFonts w:cs="Times New Roman"/>
      </w:rPr>
    </w:lvl>
    <w:lvl w:ilvl="5" w:tplc="0409001B">
      <w:start w:val="1"/>
      <w:numFmt w:val="decimal"/>
      <w:lvlText w:val="%6."/>
      <w:lvlJc w:val="left"/>
      <w:pPr>
        <w:tabs>
          <w:tab w:val="num" w:pos="3884"/>
        </w:tabs>
        <w:ind w:left="3884" w:hanging="360"/>
      </w:pPr>
      <w:rPr>
        <w:rFonts w:cs="Times New Roman"/>
      </w:rPr>
    </w:lvl>
    <w:lvl w:ilvl="6" w:tplc="0409000F">
      <w:start w:val="1"/>
      <w:numFmt w:val="decimal"/>
      <w:lvlText w:val="%7."/>
      <w:lvlJc w:val="left"/>
      <w:pPr>
        <w:tabs>
          <w:tab w:val="num" w:pos="4604"/>
        </w:tabs>
        <w:ind w:left="4604" w:hanging="360"/>
      </w:pPr>
      <w:rPr>
        <w:rFonts w:cs="Times New Roman"/>
      </w:rPr>
    </w:lvl>
    <w:lvl w:ilvl="7" w:tplc="04090019">
      <w:start w:val="1"/>
      <w:numFmt w:val="decimal"/>
      <w:lvlText w:val="%8."/>
      <w:lvlJc w:val="left"/>
      <w:pPr>
        <w:tabs>
          <w:tab w:val="num" w:pos="5324"/>
        </w:tabs>
        <w:ind w:left="5324" w:hanging="360"/>
      </w:pPr>
      <w:rPr>
        <w:rFonts w:cs="Times New Roman"/>
      </w:rPr>
    </w:lvl>
    <w:lvl w:ilvl="8" w:tplc="0409001B">
      <w:start w:val="1"/>
      <w:numFmt w:val="decimal"/>
      <w:lvlText w:val="%9."/>
      <w:lvlJc w:val="left"/>
      <w:pPr>
        <w:tabs>
          <w:tab w:val="num" w:pos="6044"/>
        </w:tabs>
        <w:ind w:left="6044" w:hanging="360"/>
      </w:pPr>
      <w:rPr>
        <w:rFonts w:cs="Times New Roman"/>
      </w:rPr>
    </w:lvl>
  </w:abstractNum>
  <w:abstractNum w:abstractNumId="15" w15:restartNumberingAfterBreak="0">
    <w:nsid w:val="2A967849"/>
    <w:multiLevelType w:val="hybridMultilevel"/>
    <w:tmpl w:val="37FE9CE8"/>
    <w:lvl w:ilvl="0" w:tplc="F9943E60">
      <w:start w:val="3"/>
      <w:numFmt w:val="bullet"/>
      <w:lvlText w:val="-"/>
      <w:lvlJc w:val="left"/>
      <w:pPr>
        <w:tabs>
          <w:tab w:val="num" w:pos="1724"/>
        </w:tabs>
        <w:ind w:left="1724" w:hanging="720"/>
      </w:pPr>
      <w:rPr>
        <w:rFonts w:ascii="Courier New" w:eastAsia="Times New Roman" w:hAnsi="Courier New" w:hint="default"/>
      </w:rPr>
    </w:lvl>
    <w:lvl w:ilvl="1" w:tplc="04090003">
      <w:start w:val="1"/>
      <w:numFmt w:val="bullet"/>
      <w:lvlText w:val="o"/>
      <w:lvlJc w:val="left"/>
      <w:pPr>
        <w:tabs>
          <w:tab w:val="num" w:pos="2084"/>
        </w:tabs>
        <w:ind w:left="2084" w:hanging="360"/>
      </w:pPr>
      <w:rPr>
        <w:rFonts w:ascii="Courier New" w:hAnsi="Courier New" w:hint="default"/>
      </w:rPr>
    </w:lvl>
    <w:lvl w:ilvl="2" w:tplc="04090005">
      <w:start w:val="1"/>
      <w:numFmt w:val="bullet"/>
      <w:lvlText w:val=""/>
      <w:lvlJc w:val="left"/>
      <w:pPr>
        <w:tabs>
          <w:tab w:val="num" w:pos="2804"/>
        </w:tabs>
        <w:ind w:left="2804" w:hanging="360"/>
      </w:pPr>
      <w:rPr>
        <w:rFonts w:ascii="Wingdings" w:hAnsi="Wingdings" w:hint="default"/>
      </w:rPr>
    </w:lvl>
    <w:lvl w:ilvl="3" w:tplc="04090001">
      <w:start w:val="1"/>
      <w:numFmt w:val="bullet"/>
      <w:lvlText w:val=""/>
      <w:lvlJc w:val="left"/>
      <w:pPr>
        <w:tabs>
          <w:tab w:val="num" w:pos="3524"/>
        </w:tabs>
        <w:ind w:left="3524" w:hanging="360"/>
      </w:pPr>
      <w:rPr>
        <w:rFonts w:ascii="Symbol" w:hAnsi="Symbol" w:hint="default"/>
      </w:rPr>
    </w:lvl>
    <w:lvl w:ilvl="4" w:tplc="04090003">
      <w:start w:val="1"/>
      <w:numFmt w:val="bullet"/>
      <w:lvlText w:val="o"/>
      <w:lvlJc w:val="left"/>
      <w:pPr>
        <w:tabs>
          <w:tab w:val="num" w:pos="4244"/>
        </w:tabs>
        <w:ind w:left="4244" w:hanging="360"/>
      </w:pPr>
      <w:rPr>
        <w:rFonts w:ascii="Courier New" w:hAnsi="Courier New" w:hint="default"/>
      </w:rPr>
    </w:lvl>
    <w:lvl w:ilvl="5" w:tplc="04090005">
      <w:start w:val="1"/>
      <w:numFmt w:val="bullet"/>
      <w:lvlText w:val=""/>
      <w:lvlJc w:val="left"/>
      <w:pPr>
        <w:tabs>
          <w:tab w:val="num" w:pos="4964"/>
        </w:tabs>
        <w:ind w:left="4964" w:hanging="360"/>
      </w:pPr>
      <w:rPr>
        <w:rFonts w:ascii="Wingdings" w:hAnsi="Wingdings" w:hint="default"/>
      </w:rPr>
    </w:lvl>
    <w:lvl w:ilvl="6" w:tplc="04090001">
      <w:start w:val="1"/>
      <w:numFmt w:val="bullet"/>
      <w:lvlText w:val=""/>
      <w:lvlJc w:val="left"/>
      <w:pPr>
        <w:tabs>
          <w:tab w:val="num" w:pos="5684"/>
        </w:tabs>
        <w:ind w:left="5684" w:hanging="360"/>
      </w:pPr>
      <w:rPr>
        <w:rFonts w:ascii="Symbol" w:hAnsi="Symbol" w:hint="default"/>
      </w:rPr>
    </w:lvl>
    <w:lvl w:ilvl="7" w:tplc="04090003">
      <w:start w:val="1"/>
      <w:numFmt w:val="bullet"/>
      <w:lvlText w:val="o"/>
      <w:lvlJc w:val="left"/>
      <w:pPr>
        <w:tabs>
          <w:tab w:val="num" w:pos="6404"/>
        </w:tabs>
        <w:ind w:left="6404" w:hanging="360"/>
      </w:pPr>
      <w:rPr>
        <w:rFonts w:ascii="Courier New" w:hAnsi="Courier New" w:hint="default"/>
      </w:rPr>
    </w:lvl>
    <w:lvl w:ilvl="8" w:tplc="04090005">
      <w:start w:val="1"/>
      <w:numFmt w:val="bullet"/>
      <w:lvlText w:val=""/>
      <w:lvlJc w:val="left"/>
      <w:pPr>
        <w:tabs>
          <w:tab w:val="num" w:pos="7124"/>
        </w:tabs>
        <w:ind w:left="7124" w:hanging="360"/>
      </w:pPr>
      <w:rPr>
        <w:rFonts w:ascii="Wingdings" w:hAnsi="Wingdings" w:hint="default"/>
      </w:rPr>
    </w:lvl>
  </w:abstractNum>
  <w:abstractNum w:abstractNumId="16" w15:restartNumberingAfterBreak="0">
    <w:nsid w:val="34322575"/>
    <w:multiLevelType w:val="hybridMultilevel"/>
    <w:tmpl w:val="629C8FF0"/>
    <w:lvl w:ilvl="0" w:tplc="76B80430">
      <w:start w:val="1"/>
      <w:numFmt w:val="hebrew1"/>
      <w:lvlText w:val="%1."/>
      <w:lvlJc w:val="left"/>
      <w:pPr>
        <w:tabs>
          <w:tab w:val="num" w:pos="1440"/>
        </w:tabs>
        <w:ind w:left="1440" w:hanging="720"/>
      </w:pPr>
      <w:rPr>
        <w:rFonts w:cs="Times New Roman" w:hint="default"/>
        <w:b/>
        <w:bCs/>
        <w:sz w:val="2"/>
        <w:szCs w:val="26"/>
      </w:rPr>
    </w:lvl>
    <w:lvl w:ilvl="1" w:tplc="04090019" w:tentative="1">
      <w:start w:val="1"/>
      <w:numFmt w:val="lowerLetter"/>
      <w:lvlText w:val="%2."/>
      <w:lvlJc w:val="left"/>
      <w:pPr>
        <w:tabs>
          <w:tab w:val="num" w:pos="1440"/>
        </w:tabs>
        <w:ind w:left="1440" w:hanging="360"/>
      </w:pPr>
      <w:rPr>
        <w:rFonts w:cs="Times New Roman"/>
      </w:rPr>
    </w:lvl>
    <w:lvl w:ilvl="2" w:tplc="0409001B" w:tentative="1">
      <w:start w:val="1"/>
      <w:numFmt w:val="lowerRoman"/>
      <w:lvlText w:val="%3."/>
      <w:lvlJc w:val="right"/>
      <w:pPr>
        <w:tabs>
          <w:tab w:val="num" w:pos="2160"/>
        </w:tabs>
        <w:ind w:left="2160" w:hanging="180"/>
      </w:pPr>
      <w:rPr>
        <w:rFonts w:cs="Times New Roman"/>
      </w:rPr>
    </w:lvl>
    <w:lvl w:ilvl="3" w:tplc="0409000F" w:tentative="1">
      <w:start w:val="1"/>
      <w:numFmt w:val="decimal"/>
      <w:lvlText w:val="%4."/>
      <w:lvlJc w:val="left"/>
      <w:pPr>
        <w:tabs>
          <w:tab w:val="num" w:pos="2880"/>
        </w:tabs>
        <w:ind w:left="2880" w:hanging="360"/>
      </w:pPr>
      <w:rPr>
        <w:rFonts w:cs="Times New Roman"/>
      </w:rPr>
    </w:lvl>
    <w:lvl w:ilvl="4" w:tplc="04090019" w:tentative="1">
      <w:start w:val="1"/>
      <w:numFmt w:val="lowerLetter"/>
      <w:lvlText w:val="%5."/>
      <w:lvlJc w:val="left"/>
      <w:pPr>
        <w:tabs>
          <w:tab w:val="num" w:pos="3600"/>
        </w:tabs>
        <w:ind w:left="3600" w:hanging="360"/>
      </w:pPr>
      <w:rPr>
        <w:rFonts w:cs="Times New Roman"/>
      </w:rPr>
    </w:lvl>
    <w:lvl w:ilvl="5" w:tplc="0409001B" w:tentative="1">
      <w:start w:val="1"/>
      <w:numFmt w:val="lowerRoman"/>
      <w:lvlText w:val="%6."/>
      <w:lvlJc w:val="right"/>
      <w:pPr>
        <w:tabs>
          <w:tab w:val="num" w:pos="4320"/>
        </w:tabs>
        <w:ind w:left="4320" w:hanging="180"/>
      </w:pPr>
      <w:rPr>
        <w:rFonts w:cs="Times New Roman"/>
      </w:rPr>
    </w:lvl>
    <w:lvl w:ilvl="6" w:tplc="0409000F" w:tentative="1">
      <w:start w:val="1"/>
      <w:numFmt w:val="decimal"/>
      <w:lvlText w:val="%7."/>
      <w:lvlJc w:val="left"/>
      <w:pPr>
        <w:tabs>
          <w:tab w:val="num" w:pos="5040"/>
        </w:tabs>
        <w:ind w:left="5040" w:hanging="360"/>
      </w:pPr>
      <w:rPr>
        <w:rFonts w:cs="Times New Roman"/>
      </w:rPr>
    </w:lvl>
    <w:lvl w:ilvl="7" w:tplc="04090019" w:tentative="1">
      <w:start w:val="1"/>
      <w:numFmt w:val="lowerLetter"/>
      <w:lvlText w:val="%8."/>
      <w:lvlJc w:val="left"/>
      <w:pPr>
        <w:tabs>
          <w:tab w:val="num" w:pos="5760"/>
        </w:tabs>
        <w:ind w:left="5760" w:hanging="360"/>
      </w:pPr>
      <w:rPr>
        <w:rFonts w:cs="Times New Roman"/>
      </w:rPr>
    </w:lvl>
    <w:lvl w:ilvl="8" w:tplc="0409001B" w:tentative="1">
      <w:start w:val="1"/>
      <w:numFmt w:val="lowerRoman"/>
      <w:lvlText w:val="%9."/>
      <w:lvlJc w:val="right"/>
      <w:pPr>
        <w:tabs>
          <w:tab w:val="num" w:pos="6480"/>
        </w:tabs>
        <w:ind w:left="6480" w:hanging="180"/>
      </w:pPr>
      <w:rPr>
        <w:rFonts w:cs="Times New Roman"/>
      </w:rPr>
    </w:lvl>
  </w:abstractNum>
  <w:abstractNum w:abstractNumId="17" w15:restartNumberingAfterBreak="0">
    <w:nsid w:val="383F06B3"/>
    <w:multiLevelType w:val="hybridMultilevel"/>
    <w:tmpl w:val="458A295C"/>
    <w:lvl w:ilvl="0" w:tplc="ADC86446">
      <w:start w:val="1"/>
      <w:numFmt w:val="decimal"/>
      <w:lvlText w:val="%1."/>
      <w:lvlJc w:val="left"/>
      <w:pPr>
        <w:tabs>
          <w:tab w:val="num" w:pos="861"/>
        </w:tabs>
        <w:ind w:left="861" w:hanging="720"/>
      </w:pPr>
      <w:rPr>
        <w:rFonts w:cs="Times New Roman" w:hint="default"/>
        <w:b/>
        <w:bCs/>
      </w:rPr>
    </w:lvl>
    <w:lvl w:ilvl="1" w:tplc="04090019" w:tentative="1">
      <w:start w:val="1"/>
      <w:numFmt w:val="lowerLetter"/>
      <w:lvlText w:val="%2."/>
      <w:lvlJc w:val="left"/>
      <w:pPr>
        <w:tabs>
          <w:tab w:val="num" w:pos="577"/>
        </w:tabs>
        <w:ind w:left="577" w:hanging="360"/>
      </w:pPr>
      <w:rPr>
        <w:rFonts w:cs="Times New Roman"/>
      </w:rPr>
    </w:lvl>
    <w:lvl w:ilvl="2" w:tplc="0409001B" w:tentative="1">
      <w:start w:val="1"/>
      <w:numFmt w:val="lowerRoman"/>
      <w:lvlText w:val="%3."/>
      <w:lvlJc w:val="right"/>
      <w:pPr>
        <w:tabs>
          <w:tab w:val="num" w:pos="1297"/>
        </w:tabs>
        <w:ind w:left="1297" w:hanging="180"/>
      </w:pPr>
      <w:rPr>
        <w:rFonts w:cs="Times New Roman"/>
      </w:rPr>
    </w:lvl>
    <w:lvl w:ilvl="3" w:tplc="0409000F" w:tentative="1">
      <w:start w:val="1"/>
      <w:numFmt w:val="decimal"/>
      <w:lvlText w:val="%4."/>
      <w:lvlJc w:val="left"/>
      <w:pPr>
        <w:tabs>
          <w:tab w:val="num" w:pos="2017"/>
        </w:tabs>
        <w:ind w:left="2017" w:hanging="360"/>
      </w:pPr>
      <w:rPr>
        <w:rFonts w:cs="Times New Roman"/>
      </w:rPr>
    </w:lvl>
    <w:lvl w:ilvl="4" w:tplc="04090019" w:tentative="1">
      <w:start w:val="1"/>
      <w:numFmt w:val="lowerLetter"/>
      <w:lvlText w:val="%5."/>
      <w:lvlJc w:val="left"/>
      <w:pPr>
        <w:tabs>
          <w:tab w:val="num" w:pos="2737"/>
        </w:tabs>
        <w:ind w:left="2737" w:hanging="360"/>
      </w:pPr>
      <w:rPr>
        <w:rFonts w:cs="Times New Roman"/>
      </w:rPr>
    </w:lvl>
    <w:lvl w:ilvl="5" w:tplc="0409001B" w:tentative="1">
      <w:start w:val="1"/>
      <w:numFmt w:val="lowerRoman"/>
      <w:lvlText w:val="%6."/>
      <w:lvlJc w:val="right"/>
      <w:pPr>
        <w:tabs>
          <w:tab w:val="num" w:pos="3457"/>
        </w:tabs>
        <w:ind w:left="3457" w:hanging="180"/>
      </w:pPr>
      <w:rPr>
        <w:rFonts w:cs="Times New Roman"/>
      </w:rPr>
    </w:lvl>
    <w:lvl w:ilvl="6" w:tplc="0409000F" w:tentative="1">
      <w:start w:val="1"/>
      <w:numFmt w:val="decimal"/>
      <w:lvlText w:val="%7."/>
      <w:lvlJc w:val="left"/>
      <w:pPr>
        <w:tabs>
          <w:tab w:val="num" w:pos="4177"/>
        </w:tabs>
        <w:ind w:left="4177" w:hanging="360"/>
      </w:pPr>
      <w:rPr>
        <w:rFonts w:cs="Times New Roman"/>
      </w:rPr>
    </w:lvl>
    <w:lvl w:ilvl="7" w:tplc="04090019" w:tentative="1">
      <w:start w:val="1"/>
      <w:numFmt w:val="lowerLetter"/>
      <w:lvlText w:val="%8."/>
      <w:lvlJc w:val="left"/>
      <w:pPr>
        <w:tabs>
          <w:tab w:val="num" w:pos="4897"/>
        </w:tabs>
        <w:ind w:left="4897" w:hanging="360"/>
      </w:pPr>
      <w:rPr>
        <w:rFonts w:cs="Times New Roman"/>
      </w:rPr>
    </w:lvl>
    <w:lvl w:ilvl="8" w:tplc="0409001B" w:tentative="1">
      <w:start w:val="1"/>
      <w:numFmt w:val="lowerRoman"/>
      <w:lvlText w:val="%9."/>
      <w:lvlJc w:val="right"/>
      <w:pPr>
        <w:tabs>
          <w:tab w:val="num" w:pos="5617"/>
        </w:tabs>
        <w:ind w:left="5617" w:hanging="180"/>
      </w:pPr>
      <w:rPr>
        <w:rFonts w:cs="Times New Roman"/>
      </w:rPr>
    </w:lvl>
  </w:abstractNum>
  <w:abstractNum w:abstractNumId="18" w15:restartNumberingAfterBreak="0">
    <w:nsid w:val="396467F5"/>
    <w:multiLevelType w:val="multilevel"/>
    <w:tmpl w:val="DB4C7654"/>
    <w:lvl w:ilvl="0">
      <w:start w:val="1"/>
      <w:numFmt w:val="decimal"/>
      <w:lvlText w:val="%1."/>
      <w:lvlJc w:val="left"/>
      <w:pPr>
        <w:tabs>
          <w:tab w:val="num" w:pos="647"/>
        </w:tabs>
        <w:ind w:left="647" w:hanging="705"/>
      </w:pPr>
      <w:rPr>
        <w:rFonts w:cs="Times New Roman" w:hint="default"/>
      </w:rPr>
    </w:lvl>
    <w:lvl w:ilvl="1">
      <w:start w:val="1"/>
      <w:numFmt w:val="decimal"/>
      <w:isLgl/>
      <w:lvlText w:val="%1.%2"/>
      <w:lvlJc w:val="left"/>
      <w:pPr>
        <w:tabs>
          <w:tab w:val="num" w:pos="362"/>
        </w:tabs>
        <w:ind w:left="362" w:hanging="420"/>
      </w:pPr>
      <w:rPr>
        <w:rFonts w:cs="Times New Roman" w:hint="default"/>
      </w:rPr>
    </w:lvl>
    <w:lvl w:ilvl="2">
      <w:start w:val="1"/>
      <w:numFmt w:val="decimal"/>
      <w:isLgl/>
      <w:lvlText w:val="%1.%2.%3"/>
      <w:lvlJc w:val="left"/>
      <w:pPr>
        <w:tabs>
          <w:tab w:val="num" w:pos="662"/>
        </w:tabs>
        <w:ind w:left="662" w:hanging="720"/>
      </w:pPr>
      <w:rPr>
        <w:rFonts w:cs="Times New Roman" w:hint="default"/>
      </w:rPr>
    </w:lvl>
    <w:lvl w:ilvl="3">
      <w:start w:val="1"/>
      <w:numFmt w:val="decimal"/>
      <w:isLgl/>
      <w:lvlText w:val="%1.%2.%3.%4"/>
      <w:lvlJc w:val="left"/>
      <w:pPr>
        <w:tabs>
          <w:tab w:val="num" w:pos="662"/>
        </w:tabs>
        <w:ind w:left="662" w:hanging="720"/>
      </w:pPr>
      <w:rPr>
        <w:rFonts w:cs="Times New Roman" w:hint="default"/>
      </w:rPr>
    </w:lvl>
    <w:lvl w:ilvl="4">
      <w:start w:val="1"/>
      <w:numFmt w:val="decimal"/>
      <w:isLgl/>
      <w:lvlText w:val="%1.%2.%3.%4.%5"/>
      <w:lvlJc w:val="left"/>
      <w:pPr>
        <w:tabs>
          <w:tab w:val="num" w:pos="1022"/>
        </w:tabs>
        <w:ind w:left="1022" w:hanging="1080"/>
      </w:pPr>
      <w:rPr>
        <w:rFonts w:cs="Times New Roman" w:hint="default"/>
      </w:rPr>
    </w:lvl>
    <w:lvl w:ilvl="5">
      <w:start w:val="1"/>
      <w:numFmt w:val="decimal"/>
      <w:isLgl/>
      <w:lvlText w:val="%1.%2.%3.%4.%5.%6"/>
      <w:lvlJc w:val="left"/>
      <w:pPr>
        <w:tabs>
          <w:tab w:val="num" w:pos="1022"/>
        </w:tabs>
        <w:ind w:left="1022" w:hanging="1080"/>
      </w:pPr>
      <w:rPr>
        <w:rFonts w:cs="Times New Roman" w:hint="default"/>
      </w:rPr>
    </w:lvl>
    <w:lvl w:ilvl="6">
      <w:start w:val="1"/>
      <w:numFmt w:val="decimal"/>
      <w:isLgl/>
      <w:lvlText w:val="%1.%2.%3.%4.%5.%6.%7"/>
      <w:lvlJc w:val="left"/>
      <w:pPr>
        <w:tabs>
          <w:tab w:val="num" w:pos="1382"/>
        </w:tabs>
        <w:ind w:left="1382" w:hanging="1440"/>
      </w:pPr>
      <w:rPr>
        <w:rFonts w:cs="Times New Roman" w:hint="default"/>
      </w:rPr>
    </w:lvl>
    <w:lvl w:ilvl="7">
      <w:start w:val="1"/>
      <w:numFmt w:val="decimal"/>
      <w:isLgl/>
      <w:lvlText w:val="%1.%2.%3.%4.%5.%6.%7.%8"/>
      <w:lvlJc w:val="left"/>
      <w:pPr>
        <w:tabs>
          <w:tab w:val="num" w:pos="1382"/>
        </w:tabs>
        <w:ind w:left="1382" w:hanging="1440"/>
      </w:pPr>
      <w:rPr>
        <w:rFonts w:cs="Times New Roman" w:hint="default"/>
      </w:rPr>
    </w:lvl>
    <w:lvl w:ilvl="8">
      <w:start w:val="1"/>
      <w:numFmt w:val="decimal"/>
      <w:isLgl/>
      <w:lvlText w:val="%1.%2.%3.%4.%5.%6.%7.%8.%9"/>
      <w:lvlJc w:val="left"/>
      <w:pPr>
        <w:tabs>
          <w:tab w:val="num" w:pos="1742"/>
        </w:tabs>
        <w:ind w:left="1742" w:hanging="1800"/>
      </w:pPr>
      <w:rPr>
        <w:rFonts w:cs="Times New Roman" w:hint="default"/>
      </w:rPr>
    </w:lvl>
  </w:abstractNum>
  <w:abstractNum w:abstractNumId="19" w15:restartNumberingAfterBreak="0">
    <w:nsid w:val="3ADB3147"/>
    <w:multiLevelType w:val="hybridMultilevel"/>
    <w:tmpl w:val="D098FF28"/>
    <w:lvl w:ilvl="0" w:tplc="0409000F">
      <w:start w:val="1"/>
      <w:numFmt w:val="decimal"/>
      <w:lvlText w:val="%1."/>
      <w:lvlJc w:val="left"/>
      <w:pPr>
        <w:ind w:left="720" w:hanging="360"/>
      </w:p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0" w15:restartNumberingAfterBreak="0">
    <w:nsid w:val="3D650362"/>
    <w:multiLevelType w:val="hybridMultilevel"/>
    <w:tmpl w:val="D450B27C"/>
    <w:lvl w:ilvl="0" w:tplc="0409000F">
      <w:start w:val="1"/>
      <w:numFmt w:val="decimal"/>
      <w:lvlText w:val="%1."/>
      <w:lvlJc w:val="left"/>
      <w:pPr>
        <w:tabs>
          <w:tab w:val="num" w:pos="720"/>
        </w:tabs>
        <w:ind w:left="720" w:right="720" w:hanging="360"/>
      </w:pPr>
      <w:rPr>
        <w:rFonts w:hint="default"/>
      </w:rPr>
    </w:lvl>
    <w:lvl w:ilvl="1" w:tplc="040D0003" w:tentative="1">
      <w:start w:val="1"/>
      <w:numFmt w:val="bullet"/>
      <w:lvlText w:val="o"/>
      <w:lvlJc w:val="left"/>
      <w:pPr>
        <w:tabs>
          <w:tab w:val="num" w:pos="1440"/>
        </w:tabs>
        <w:ind w:left="1440" w:right="1440" w:hanging="360"/>
      </w:pPr>
      <w:rPr>
        <w:rFonts w:ascii="Courier New" w:hAnsi="Courier New" w:hint="default"/>
      </w:rPr>
    </w:lvl>
    <w:lvl w:ilvl="2" w:tplc="040D0005" w:tentative="1">
      <w:start w:val="1"/>
      <w:numFmt w:val="bullet"/>
      <w:lvlText w:val=""/>
      <w:lvlJc w:val="left"/>
      <w:pPr>
        <w:tabs>
          <w:tab w:val="num" w:pos="2160"/>
        </w:tabs>
        <w:ind w:left="2160" w:right="2160" w:hanging="360"/>
      </w:pPr>
      <w:rPr>
        <w:rFonts w:ascii="Wingdings" w:hAnsi="Wingdings" w:hint="default"/>
      </w:rPr>
    </w:lvl>
    <w:lvl w:ilvl="3" w:tplc="040D0001" w:tentative="1">
      <w:start w:val="1"/>
      <w:numFmt w:val="bullet"/>
      <w:lvlText w:val=""/>
      <w:lvlJc w:val="left"/>
      <w:pPr>
        <w:tabs>
          <w:tab w:val="num" w:pos="2880"/>
        </w:tabs>
        <w:ind w:left="2880" w:right="2880" w:hanging="360"/>
      </w:pPr>
      <w:rPr>
        <w:rFonts w:ascii="Symbol" w:hAnsi="Symbol" w:hint="default"/>
      </w:rPr>
    </w:lvl>
    <w:lvl w:ilvl="4" w:tplc="040D0003" w:tentative="1">
      <w:start w:val="1"/>
      <w:numFmt w:val="bullet"/>
      <w:lvlText w:val="o"/>
      <w:lvlJc w:val="left"/>
      <w:pPr>
        <w:tabs>
          <w:tab w:val="num" w:pos="3600"/>
        </w:tabs>
        <w:ind w:left="3600" w:right="3600" w:hanging="360"/>
      </w:pPr>
      <w:rPr>
        <w:rFonts w:ascii="Courier New" w:hAnsi="Courier New" w:hint="default"/>
      </w:rPr>
    </w:lvl>
    <w:lvl w:ilvl="5" w:tplc="040D0005" w:tentative="1">
      <w:start w:val="1"/>
      <w:numFmt w:val="bullet"/>
      <w:lvlText w:val=""/>
      <w:lvlJc w:val="left"/>
      <w:pPr>
        <w:tabs>
          <w:tab w:val="num" w:pos="4320"/>
        </w:tabs>
        <w:ind w:left="4320" w:right="4320" w:hanging="360"/>
      </w:pPr>
      <w:rPr>
        <w:rFonts w:ascii="Wingdings" w:hAnsi="Wingdings" w:hint="default"/>
      </w:rPr>
    </w:lvl>
    <w:lvl w:ilvl="6" w:tplc="040D0001" w:tentative="1">
      <w:start w:val="1"/>
      <w:numFmt w:val="bullet"/>
      <w:lvlText w:val=""/>
      <w:lvlJc w:val="left"/>
      <w:pPr>
        <w:tabs>
          <w:tab w:val="num" w:pos="5040"/>
        </w:tabs>
        <w:ind w:left="5040" w:right="5040" w:hanging="360"/>
      </w:pPr>
      <w:rPr>
        <w:rFonts w:ascii="Symbol" w:hAnsi="Symbol" w:hint="default"/>
      </w:rPr>
    </w:lvl>
    <w:lvl w:ilvl="7" w:tplc="040D0003" w:tentative="1">
      <w:start w:val="1"/>
      <w:numFmt w:val="bullet"/>
      <w:lvlText w:val="o"/>
      <w:lvlJc w:val="left"/>
      <w:pPr>
        <w:tabs>
          <w:tab w:val="num" w:pos="5760"/>
        </w:tabs>
        <w:ind w:left="5760" w:right="5760" w:hanging="360"/>
      </w:pPr>
      <w:rPr>
        <w:rFonts w:ascii="Courier New" w:hAnsi="Courier New" w:hint="default"/>
      </w:rPr>
    </w:lvl>
    <w:lvl w:ilvl="8" w:tplc="040D0005" w:tentative="1">
      <w:start w:val="1"/>
      <w:numFmt w:val="bullet"/>
      <w:lvlText w:val=""/>
      <w:lvlJc w:val="left"/>
      <w:pPr>
        <w:tabs>
          <w:tab w:val="num" w:pos="6480"/>
        </w:tabs>
        <w:ind w:left="6480" w:right="6480" w:hanging="360"/>
      </w:pPr>
      <w:rPr>
        <w:rFonts w:ascii="Wingdings" w:hAnsi="Wingdings" w:hint="default"/>
      </w:rPr>
    </w:lvl>
  </w:abstractNum>
  <w:abstractNum w:abstractNumId="21" w15:restartNumberingAfterBreak="0">
    <w:nsid w:val="3FDD410A"/>
    <w:multiLevelType w:val="hybridMultilevel"/>
    <w:tmpl w:val="A0CEA21A"/>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start w:val="1"/>
      <w:numFmt w:val="bullet"/>
      <w:lvlText w:val=""/>
      <w:lvlJc w:val="left"/>
      <w:pPr>
        <w:ind w:left="2880" w:hanging="360"/>
      </w:pPr>
      <w:rPr>
        <w:rFonts w:ascii="Wingdings" w:hAnsi="Wingdings" w:hint="default"/>
      </w:rPr>
    </w:lvl>
    <w:lvl w:ilvl="3" w:tplc="04090001">
      <w:start w:val="1"/>
      <w:numFmt w:val="bullet"/>
      <w:lvlText w:val=""/>
      <w:lvlJc w:val="left"/>
      <w:pPr>
        <w:ind w:left="3600" w:hanging="360"/>
      </w:pPr>
      <w:rPr>
        <w:rFonts w:ascii="Symbol" w:hAnsi="Symbol" w:hint="default"/>
      </w:rPr>
    </w:lvl>
    <w:lvl w:ilvl="4" w:tplc="04090003">
      <w:start w:val="1"/>
      <w:numFmt w:val="bullet"/>
      <w:lvlText w:val="o"/>
      <w:lvlJc w:val="left"/>
      <w:pPr>
        <w:ind w:left="4320" w:hanging="360"/>
      </w:pPr>
      <w:rPr>
        <w:rFonts w:ascii="Courier New" w:hAnsi="Courier New" w:cs="Courier New" w:hint="default"/>
      </w:rPr>
    </w:lvl>
    <w:lvl w:ilvl="5" w:tplc="04090005">
      <w:start w:val="1"/>
      <w:numFmt w:val="bullet"/>
      <w:lvlText w:val=""/>
      <w:lvlJc w:val="left"/>
      <w:pPr>
        <w:ind w:left="5040" w:hanging="360"/>
      </w:pPr>
      <w:rPr>
        <w:rFonts w:ascii="Wingdings" w:hAnsi="Wingdings" w:hint="default"/>
      </w:rPr>
    </w:lvl>
    <w:lvl w:ilvl="6" w:tplc="04090001">
      <w:start w:val="1"/>
      <w:numFmt w:val="bullet"/>
      <w:lvlText w:val=""/>
      <w:lvlJc w:val="left"/>
      <w:pPr>
        <w:ind w:left="5760" w:hanging="360"/>
      </w:pPr>
      <w:rPr>
        <w:rFonts w:ascii="Symbol" w:hAnsi="Symbol" w:hint="default"/>
      </w:rPr>
    </w:lvl>
    <w:lvl w:ilvl="7" w:tplc="04090003">
      <w:start w:val="1"/>
      <w:numFmt w:val="bullet"/>
      <w:lvlText w:val="o"/>
      <w:lvlJc w:val="left"/>
      <w:pPr>
        <w:ind w:left="6480" w:hanging="360"/>
      </w:pPr>
      <w:rPr>
        <w:rFonts w:ascii="Courier New" w:hAnsi="Courier New" w:cs="Courier New" w:hint="default"/>
      </w:rPr>
    </w:lvl>
    <w:lvl w:ilvl="8" w:tplc="04090005">
      <w:start w:val="1"/>
      <w:numFmt w:val="bullet"/>
      <w:lvlText w:val=""/>
      <w:lvlJc w:val="left"/>
      <w:pPr>
        <w:ind w:left="7200" w:hanging="360"/>
      </w:pPr>
      <w:rPr>
        <w:rFonts w:ascii="Wingdings" w:hAnsi="Wingdings" w:hint="default"/>
      </w:rPr>
    </w:lvl>
  </w:abstractNum>
  <w:abstractNum w:abstractNumId="22" w15:restartNumberingAfterBreak="0">
    <w:nsid w:val="45B60E20"/>
    <w:multiLevelType w:val="hybridMultilevel"/>
    <w:tmpl w:val="35488976"/>
    <w:lvl w:ilvl="0" w:tplc="76B80430">
      <w:start w:val="1"/>
      <w:numFmt w:val="hebrew1"/>
      <w:lvlText w:val="%1."/>
      <w:lvlJc w:val="left"/>
      <w:pPr>
        <w:tabs>
          <w:tab w:val="num" w:pos="1440"/>
        </w:tabs>
        <w:ind w:left="1440" w:hanging="720"/>
      </w:pPr>
      <w:rPr>
        <w:rFonts w:cs="Times New Roman" w:hint="default"/>
        <w:b/>
        <w:bCs/>
        <w:sz w:val="2"/>
        <w:szCs w:val="26"/>
      </w:rPr>
    </w:lvl>
    <w:lvl w:ilvl="1" w:tplc="04090019" w:tentative="1">
      <w:start w:val="1"/>
      <w:numFmt w:val="lowerLetter"/>
      <w:lvlText w:val="%2."/>
      <w:lvlJc w:val="left"/>
      <w:pPr>
        <w:tabs>
          <w:tab w:val="num" w:pos="1440"/>
        </w:tabs>
        <w:ind w:left="1440" w:hanging="360"/>
      </w:pPr>
      <w:rPr>
        <w:rFonts w:cs="Times New Roman"/>
      </w:rPr>
    </w:lvl>
    <w:lvl w:ilvl="2" w:tplc="0409001B" w:tentative="1">
      <w:start w:val="1"/>
      <w:numFmt w:val="lowerRoman"/>
      <w:lvlText w:val="%3."/>
      <w:lvlJc w:val="right"/>
      <w:pPr>
        <w:tabs>
          <w:tab w:val="num" w:pos="2160"/>
        </w:tabs>
        <w:ind w:left="2160" w:hanging="180"/>
      </w:pPr>
      <w:rPr>
        <w:rFonts w:cs="Times New Roman"/>
      </w:rPr>
    </w:lvl>
    <w:lvl w:ilvl="3" w:tplc="0409000F" w:tentative="1">
      <w:start w:val="1"/>
      <w:numFmt w:val="decimal"/>
      <w:lvlText w:val="%4."/>
      <w:lvlJc w:val="left"/>
      <w:pPr>
        <w:tabs>
          <w:tab w:val="num" w:pos="2880"/>
        </w:tabs>
        <w:ind w:left="2880" w:hanging="360"/>
      </w:pPr>
      <w:rPr>
        <w:rFonts w:cs="Times New Roman"/>
      </w:rPr>
    </w:lvl>
    <w:lvl w:ilvl="4" w:tplc="04090019" w:tentative="1">
      <w:start w:val="1"/>
      <w:numFmt w:val="lowerLetter"/>
      <w:lvlText w:val="%5."/>
      <w:lvlJc w:val="left"/>
      <w:pPr>
        <w:tabs>
          <w:tab w:val="num" w:pos="3600"/>
        </w:tabs>
        <w:ind w:left="3600" w:hanging="360"/>
      </w:pPr>
      <w:rPr>
        <w:rFonts w:cs="Times New Roman"/>
      </w:rPr>
    </w:lvl>
    <w:lvl w:ilvl="5" w:tplc="0409001B" w:tentative="1">
      <w:start w:val="1"/>
      <w:numFmt w:val="lowerRoman"/>
      <w:lvlText w:val="%6."/>
      <w:lvlJc w:val="right"/>
      <w:pPr>
        <w:tabs>
          <w:tab w:val="num" w:pos="4320"/>
        </w:tabs>
        <w:ind w:left="4320" w:hanging="180"/>
      </w:pPr>
      <w:rPr>
        <w:rFonts w:cs="Times New Roman"/>
      </w:rPr>
    </w:lvl>
    <w:lvl w:ilvl="6" w:tplc="0409000F" w:tentative="1">
      <w:start w:val="1"/>
      <w:numFmt w:val="decimal"/>
      <w:lvlText w:val="%7."/>
      <w:lvlJc w:val="left"/>
      <w:pPr>
        <w:tabs>
          <w:tab w:val="num" w:pos="5040"/>
        </w:tabs>
        <w:ind w:left="5040" w:hanging="360"/>
      </w:pPr>
      <w:rPr>
        <w:rFonts w:cs="Times New Roman"/>
      </w:rPr>
    </w:lvl>
    <w:lvl w:ilvl="7" w:tplc="04090019" w:tentative="1">
      <w:start w:val="1"/>
      <w:numFmt w:val="lowerLetter"/>
      <w:lvlText w:val="%8."/>
      <w:lvlJc w:val="left"/>
      <w:pPr>
        <w:tabs>
          <w:tab w:val="num" w:pos="5760"/>
        </w:tabs>
        <w:ind w:left="5760" w:hanging="360"/>
      </w:pPr>
      <w:rPr>
        <w:rFonts w:cs="Times New Roman"/>
      </w:rPr>
    </w:lvl>
    <w:lvl w:ilvl="8" w:tplc="0409001B" w:tentative="1">
      <w:start w:val="1"/>
      <w:numFmt w:val="lowerRoman"/>
      <w:lvlText w:val="%9."/>
      <w:lvlJc w:val="right"/>
      <w:pPr>
        <w:tabs>
          <w:tab w:val="num" w:pos="6480"/>
        </w:tabs>
        <w:ind w:left="6480" w:hanging="180"/>
      </w:pPr>
      <w:rPr>
        <w:rFonts w:cs="Times New Roman"/>
      </w:rPr>
    </w:lvl>
  </w:abstractNum>
  <w:abstractNum w:abstractNumId="23" w15:restartNumberingAfterBreak="0">
    <w:nsid w:val="4B6761FF"/>
    <w:multiLevelType w:val="hybridMultilevel"/>
    <w:tmpl w:val="84CE6020"/>
    <w:lvl w:ilvl="0" w:tplc="04090001">
      <w:start w:val="1"/>
      <w:numFmt w:val="bullet"/>
      <w:lvlText w:val=""/>
      <w:lvlJc w:val="left"/>
      <w:pPr>
        <w:tabs>
          <w:tab w:val="num" w:pos="927"/>
        </w:tabs>
        <w:ind w:left="927" w:hanging="360"/>
      </w:pPr>
      <w:rPr>
        <w:rFonts w:ascii="Symbol" w:hAnsi="Symbol" w:hint="default"/>
      </w:rPr>
    </w:lvl>
    <w:lvl w:ilvl="1" w:tplc="04090003" w:tentative="1">
      <w:start w:val="1"/>
      <w:numFmt w:val="bullet"/>
      <w:lvlText w:val="o"/>
      <w:lvlJc w:val="left"/>
      <w:pPr>
        <w:tabs>
          <w:tab w:val="num" w:pos="1647"/>
        </w:tabs>
        <w:ind w:left="1647" w:hanging="360"/>
      </w:pPr>
      <w:rPr>
        <w:rFonts w:ascii="Courier New" w:hAnsi="Courier New" w:hint="default"/>
      </w:rPr>
    </w:lvl>
    <w:lvl w:ilvl="2" w:tplc="04090005" w:tentative="1">
      <w:start w:val="1"/>
      <w:numFmt w:val="bullet"/>
      <w:lvlText w:val=""/>
      <w:lvlJc w:val="left"/>
      <w:pPr>
        <w:tabs>
          <w:tab w:val="num" w:pos="2367"/>
        </w:tabs>
        <w:ind w:left="2367" w:hanging="360"/>
      </w:pPr>
      <w:rPr>
        <w:rFonts w:ascii="Wingdings" w:hAnsi="Wingdings" w:hint="default"/>
      </w:rPr>
    </w:lvl>
    <w:lvl w:ilvl="3" w:tplc="04090001" w:tentative="1">
      <w:start w:val="1"/>
      <w:numFmt w:val="bullet"/>
      <w:lvlText w:val=""/>
      <w:lvlJc w:val="left"/>
      <w:pPr>
        <w:tabs>
          <w:tab w:val="num" w:pos="3087"/>
        </w:tabs>
        <w:ind w:left="3087" w:hanging="360"/>
      </w:pPr>
      <w:rPr>
        <w:rFonts w:ascii="Symbol" w:hAnsi="Symbol" w:hint="default"/>
      </w:rPr>
    </w:lvl>
    <w:lvl w:ilvl="4" w:tplc="04090003" w:tentative="1">
      <w:start w:val="1"/>
      <w:numFmt w:val="bullet"/>
      <w:lvlText w:val="o"/>
      <w:lvlJc w:val="left"/>
      <w:pPr>
        <w:tabs>
          <w:tab w:val="num" w:pos="3807"/>
        </w:tabs>
        <w:ind w:left="3807" w:hanging="360"/>
      </w:pPr>
      <w:rPr>
        <w:rFonts w:ascii="Courier New" w:hAnsi="Courier New" w:hint="default"/>
      </w:rPr>
    </w:lvl>
    <w:lvl w:ilvl="5" w:tplc="04090005" w:tentative="1">
      <w:start w:val="1"/>
      <w:numFmt w:val="bullet"/>
      <w:lvlText w:val=""/>
      <w:lvlJc w:val="left"/>
      <w:pPr>
        <w:tabs>
          <w:tab w:val="num" w:pos="4527"/>
        </w:tabs>
        <w:ind w:left="4527" w:hanging="360"/>
      </w:pPr>
      <w:rPr>
        <w:rFonts w:ascii="Wingdings" w:hAnsi="Wingdings" w:hint="default"/>
      </w:rPr>
    </w:lvl>
    <w:lvl w:ilvl="6" w:tplc="04090001" w:tentative="1">
      <w:start w:val="1"/>
      <w:numFmt w:val="bullet"/>
      <w:lvlText w:val=""/>
      <w:lvlJc w:val="left"/>
      <w:pPr>
        <w:tabs>
          <w:tab w:val="num" w:pos="5247"/>
        </w:tabs>
        <w:ind w:left="5247" w:hanging="360"/>
      </w:pPr>
      <w:rPr>
        <w:rFonts w:ascii="Symbol" w:hAnsi="Symbol" w:hint="default"/>
      </w:rPr>
    </w:lvl>
    <w:lvl w:ilvl="7" w:tplc="04090003" w:tentative="1">
      <w:start w:val="1"/>
      <w:numFmt w:val="bullet"/>
      <w:lvlText w:val="o"/>
      <w:lvlJc w:val="left"/>
      <w:pPr>
        <w:tabs>
          <w:tab w:val="num" w:pos="5967"/>
        </w:tabs>
        <w:ind w:left="5967" w:hanging="360"/>
      </w:pPr>
      <w:rPr>
        <w:rFonts w:ascii="Courier New" w:hAnsi="Courier New" w:hint="default"/>
      </w:rPr>
    </w:lvl>
    <w:lvl w:ilvl="8" w:tplc="04090005" w:tentative="1">
      <w:start w:val="1"/>
      <w:numFmt w:val="bullet"/>
      <w:lvlText w:val=""/>
      <w:lvlJc w:val="left"/>
      <w:pPr>
        <w:tabs>
          <w:tab w:val="num" w:pos="6687"/>
        </w:tabs>
        <w:ind w:left="6687" w:hanging="360"/>
      </w:pPr>
      <w:rPr>
        <w:rFonts w:ascii="Wingdings" w:hAnsi="Wingdings" w:hint="default"/>
      </w:rPr>
    </w:lvl>
  </w:abstractNum>
  <w:abstractNum w:abstractNumId="24" w15:restartNumberingAfterBreak="0">
    <w:nsid w:val="50BD2911"/>
    <w:multiLevelType w:val="hybridMultilevel"/>
    <w:tmpl w:val="E1D684B4"/>
    <w:lvl w:ilvl="0" w:tplc="5D7CF61E">
      <w:start w:val="3"/>
      <w:numFmt w:val="decimal"/>
      <w:lvlText w:val="%1."/>
      <w:lvlJc w:val="left"/>
      <w:pPr>
        <w:tabs>
          <w:tab w:val="num" w:pos="720"/>
        </w:tabs>
        <w:ind w:left="720" w:hanging="720"/>
      </w:pPr>
      <w:rPr>
        <w:rFonts w:cs="Times New Roman" w:hint="default"/>
        <w:b/>
        <w:bCs/>
      </w:rPr>
    </w:lvl>
    <w:lvl w:ilvl="1" w:tplc="76B80430">
      <w:start w:val="1"/>
      <w:numFmt w:val="hebrew1"/>
      <w:lvlText w:val="%2."/>
      <w:lvlJc w:val="left"/>
      <w:pPr>
        <w:tabs>
          <w:tab w:val="num" w:pos="1440"/>
        </w:tabs>
        <w:ind w:left="1440" w:hanging="720"/>
      </w:pPr>
      <w:rPr>
        <w:rFonts w:cs="Times New Roman" w:hint="default"/>
        <w:b/>
        <w:bCs/>
        <w:sz w:val="2"/>
        <w:szCs w:val="26"/>
      </w:rPr>
    </w:lvl>
    <w:lvl w:ilvl="2" w:tplc="CFF0DECA">
      <w:start w:val="7"/>
      <w:numFmt w:val="decimal"/>
      <w:lvlText w:val="%3"/>
      <w:lvlJc w:val="left"/>
      <w:pPr>
        <w:tabs>
          <w:tab w:val="num" w:pos="2040"/>
        </w:tabs>
        <w:ind w:left="2040" w:hanging="420"/>
      </w:pPr>
      <w:rPr>
        <w:rFonts w:cs="Times New Roman" w:hint="default"/>
        <w:u w:val="none"/>
      </w:rPr>
    </w:lvl>
    <w:lvl w:ilvl="3" w:tplc="0409000F" w:tentative="1">
      <w:start w:val="1"/>
      <w:numFmt w:val="decimal"/>
      <w:lvlText w:val="%4."/>
      <w:lvlJc w:val="left"/>
      <w:pPr>
        <w:tabs>
          <w:tab w:val="num" w:pos="2520"/>
        </w:tabs>
        <w:ind w:left="2520" w:hanging="360"/>
      </w:pPr>
      <w:rPr>
        <w:rFonts w:cs="Times New Roman"/>
      </w:rPr>
    </w:lvl>
    <w:lvl w:ilvl="4" w:tplc="04090019" w:tentative="1">
      <w:start w:val="1"/>
      <w:numFmt w:val="lowerLetter"/>
      <w:lvlText w:val="%5."/>
      <w:lvlJc w:val="left"/>
      <w:pPr>
        <w:tabs>
          <w:tab w:val="num" w:pos="3240"/>
        </w:tabs>
        <w:ind w:left="3240" w:hanging="360"/>
      </w:pPr>
      <w:rPr>
        <w:rFonts w:cs="Times New Roman"/>
      </w:rPr>
    </w:lvl>
    <w:lvl w:ilvl="5" w:tplc="0409001B" w:tentative="1">
      <w:start w:val="1"/>
      <w:numFmt w:val="lowerRoman"/>
      <w:lvlText w:val="%6."/>
      <w:lvlJc w:val="right"/>
      <w:pPr>
        <w:tabs>
          <w:tab w:val="num" w:pos="3960"/>
        </w:tabs>
        <w:ind w:left="3960" w:hanging="180"/>
      </w:pPr>
      <w:rPr>
        <w:rFonts w:cs="Times New Roman"/>
      </w:rPr>
    </w:lvl>
    <w:lvl w:ilvl="6" w:tplc="0409000F" w:tentative="1">
      <w:start w:val="1"/>
      <w:numFmt w:val="decimal"/>
      <w:lvlText w:val="%7."/>
      <w:lvlJc w:val="left"/>
      <w:pPr>
        <w:tabs>
          <w:tab w:val="num" w:pos="4680"/>
        </w:tabs>
        <w:ind w:left="4680" w:hanging="360"/>
      </w:pPr>
      <w:rPr>
        <w:rFonts w:cs="Times New Roman"/>
      </w:rPr>
    </w:lvl>
    <w:lvl w:ilvl="7" w:tplc="04090019" w:tentative="1">
      <w:start w:val="1"/>
      <w:numFmt w:val="lowerLetter"/>
      <w:lvlText w:val="%8."/>
      <w:lvlJc w:val="left"/>
      <w:pPr>
        <w:tabs>
          <w:tab w:val="num" w:pos="5400"/>
        </w:tabs>
        <w:ind w:left="5400" w:hanging="360"/>
      </w:pPr>
      <w:rPr>
        <w:rFonts w:cs="Times New Roman"/>
      </w:rPr>
    </w:lvl>
    <w:lvl w:ilvl="8" w:tplc="0409001B" w:tentative="1">
      <w:start w:val="1"/>
      <w:numFmt w:val="lowerRoman"/>
      <w:lvlText w:val="%9."/>
      <w:lvlJc w:val="right"/>
      <w:pPr>
        <w:tabs>
          <w:tab w:val="num" w:pos="6120"/>
        </w:tabs>
        <w:ind w:left="6120" w:hanging="180"/>
      </w:pPr>
      <w:rPr>
        <w:rFonts w:cs="Times New Roman"/>
      </w:rPr>
    </w:lvl>
  </w:abstractNum>
  <w:abstractNum w:abstractNumId="25" w15:restartNumberingAfterBreak="0">
    <w:nsid w:val="552A698C"/>
    <w:multiLevelType w:val="multilevel"/>
    <w:tmpl w:val="AC3AC7EA"/>
    <w:lvl w:ilvl="0">
      <w:start w:val="1"/>
      <w:numFmt w:val="decimal"/>
      <w:pStyle w:val="a"/>
      <w:lvlText w:val="%1."/>
      <w:lvlJc w:val="right"/>
      <w:pPr>
        <w:tabs>
          <w:tab w:val="num" w:pos="1107"/>
        </w:tabs>
        <w:ind w:left="1107" w:hanging="567"/>
      </w:pPr>
      <w:rPr>
        <w:rFonts w:ascii="Times New Roman" w:hAnsi="Times New Roman" w:cs="David" w:hint="cs"/>
        <w:b w:val="0"/>
        <w:bCs w:val="0"/>
        <w:i w:val="0"/>
        <w:iCs w:val="0"/>
        <w:sz w:val="20"/>
      </w:rPr>
    </w:lvl>
    <w:lvl w:ilvl="1">
      <w:start w:val="1"/>
      <w:numFmt w:val="decimal"/>
      <w:lvlText w:val="%1.%2."/>
      <w:lvlJc w:val="right"/>
      <w:pPr>
        <w:tabs>
          <w:tab w:val="num" w:pos="2014"/>
        </w:tabs>
        <w:ind w:left="2014" w:hanging="567"/>
      </w:pPr>
    </w:lvl>
    <w:lvl w:ilvl="2">
      <w:start w:val="1"/>
      <w:numFmt w:val="decimal"/>
      <w:lvlText w:val="%1.%2.%3."/>
      <w:lvlJc w:val="left"/>
      <w:pPr>
        <w:tabs>
          <w:tab w:val="num" w:pos="3092"/>
        </w:tabs>
        <w:ind w:left="3092" w:hanging="1021"/>
      </w:pPr>
    </w:lvl>
    <w:lvl w:ilvl="3">
      <w:start w:val="1"/>
      <w:numFmt w:val="decimal"/>
      <w:lvlText w:val="%1.%2.%3.%4."/>
      <w:lvlJc w:val="left"/>
      <w:pPr>
        <w:tabs>
          <w:tab w:val="num" w:pos="540"/>
        </w:tabs>
        <w:ind w:left="3372" w:hanging="708"/>
      </w:pPr>
    </w:lvl>
    <w:lvl w:ilvl="4">
      <w:start w:val="1"/>
      <w:numFmt w:val="decimal"/>
      <w:lvlText w:val="%1.%2.%3.%4.%5."/>
      <w:lvlJc w:val="left"/>
      <w:pPr>
        <w:tabs>
          <w:tab w:val="num" w:pos="540"/>
        </w:tabs>
        <w:ind w:left="4080" w:hanging="708"/>
      </w:pPr>
    </w:lvl>
    <w:lvl w:ilvl="5">
      <w:start w:val="1"/>
      <w:numFmt w:val="decimal"/>
      <w:lvlText w:val="%1.%2.%3.%4.%5.%6."/>
      <w:lvlJc w:val="left"/>
      <w:pPr>
        <w:tabs>
          <w:tab w:val="num" w:pos="540"/>
        </w:tabs>
        <w:ind w:left="4788" w:hanging="708"/>
      </w:pPr>
    </w:lvl>
    <w:lvl w:ilvl="6">
      <w:start w:val="1"/>
      <w:numFmt w:val="decimal"/>
      <w:lvlText w:val="%1.%2.%3.%4.%5.%6.%7."/>
      <w:lvlJc w:val="left"/>
      <w:pPr>
        <w:tabs>
          <w:tab w:val="num" w:pos="540"/>
        </w:tabs>
        <w:ind w:left="5496" w:hanging="708"/>
      </w:pPr>
    </w:lvl>
    <w:lvl w:ilvl="7">
      <w:start w:val="1"/>
      <w:numFmt w:val="decimal"/>
      <w:lvlText w:val="%1.%2.%3.%4.%5.%6.%7.%8."/>
      <w:lvlJc w:val="left"/>
      <w:pPr>
        <w:tabs>
          <w:tab w:val="num" w:pos="540"/>
        </w:tabs>
        <w:ind w:left="6204" w:hanging="708"/>
      </w:pPr>
    </w:lvl>
    <w:lvl w:ilvl="8">
      <w:start w:val="1"/>
      <w:numFmt w:val="decimal"/>
      <w:lvlText w:val="%1.%2.%3.%4.%5.%6.%7.%8.%9."/>
      <w:lvlJc w:val="left"/>
      <w:pPr>
        <w:tabs>
          <w:tab w:val="num" w:pos="540"/>
        </w:tabs>
        <w:ind w:left="6912" w:hanging="708"/>
      </w:pPr>
    </w:lvl>
  </w:abstractNum>
  <w:abstractNum w:abstractNumId="26" w15:restartNumberingAfterBreak="0">
    <w:nsid w:val="5D513D48"/>
    <w:multiLevelType w:val="hybridMultilevel"/>
    <w:tmpl w:val="623C28A0"/>
    <w:lvl w:ilvl="0" w:tplc="20A4A57A">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start w:val="1"/>
      <w:numFmt w:val="bullet"/>
      <w:lvlText w:val=""/>
      <w:lvlJc w:val="left"/>
      <w:pPr>
        <w:ind w:left="2880" w:hanging="360"/>
      </w:pPr>
      <w:rPr>
        <w:rFonts w:ascii="Wingdings" w:hAnsi="Wingdings" w:hint="default"/>
      </w:rPr>
    </w:lvl>
    <w:lvl w:ilvl="3" w:tplc="04090001">
      <w:start w:val="1"/>
      <w:numFmt w:val="bullet"/>
      <w:lvlText w:val=""/>
      <w:lvlJc w:val="left"/>
      <w:pPr>
        <w:ind w:left="3600" w:hanging="360"/>
      </w:pPr>
      <w:rPr>
        <w:rFonts w:ascii="Symbol" w:hAnsi="Symbol" w:hint="default"/>
      </w:rPr>
    </w:lvl>
    <w:lvl w:ilvl="4" w:tplc="04090003">
      <w:start w:val="1"/>
      <w:numFmt w:val="bullet"/>
      <w:lvlText w:val="o"/>
      <w:lvlJc w:val="left"/>
      <w:pPr>
        <w:ind w:left="4320" w:hanging="360"/>
      </w:pPr>
      <w:rPr>
        <w:rFonts w:ascii="Courier New" w:hAnsi="Courier New" w:cs="Courier New" w:hint="default"/>
      </w:rPr>
    </w:lvl>
    <w:lvl w:ilvl="5" w:tplc="04090005">
      <w:start w:val="1"/>
      <w:numFmt w:val="bullet"/>
      <w:lvlText w:val=""/>
      <w:lvlJc w:val="left"/>
      <w:pPr>
        <w:ind w:left="5040" w:hanging="360"/>
      </w:pPr>
      <w:rPr>
        <w:rFonts w:ascii="Wingdings" w:hAnsi="Wingdings" w:hint="default"/>
      </w:rPr>
    </w:lvl>
    <w:lvl w:ilvl="6" w:tplc="04090001">
      <w:start w:val="1"/>
      <w:numFmt w:val="bullet"/>
      <w:lvlText w:val=""/>
      <w:lvlJc w:val="left"/>
      <w:pPr>
        <w:ind w:left="5760" w:hanging="360"/>
      </w:pPr>
      <w:rPr>
        <w:rFonts w:ascii="Symbol" w:hAnsi="Symbol" w:hint="default"/>
      </w:rPr>
    </w:lvl>
    <w:lvl w:ilvl="7" w:tplc="04090003">
      <w:start w:val="1"/>
      <w:numFmt w:val="bullet"/>
      <w:lvlText w:val="o"/>
      <w:lvlJc w:val="left"/>
      <w:pPr>
        <w:ind w:left="6480" w:hanging="360"/>
      </w:pPr>
      <w:rPr>
        <w:rFonts w:ascii="Courier New" w:hAnsi="Courier New" w:cs="Courier New" w:hint="default"/>
      </w:rPr>
    </w:lvl>
    <w:lvl w:ilvl="8" w:tplc="04090005">
      <w:start w:val="1"/>
      <w:numFmt w:val="bullet"/>
      <w:lvlText w:val=""/>
      <w:lvlJc w:val="left"/>
      <w:pPr>
        <w:ind w:left="7200" w:hanging="360"/>
      </w:pPr>
      <w:rPr>
        <w:rFonts w:ascii="Wingdings" w:hAnsi="Wingdings" w:hint="default"/>
      </w:rPr>
    </w:lvl>
  </w:abstractNum>
  <w:abstractNum w:abstractNumId="27" w15:restartNumberingAfterBreak="0">
    <w:nsid w:val="622C7E89"/>
    <w:multiLevelType w:val="hybridMultilevel"/>
    <w:tmpl w:val="F530F3BA"/>
    <w:lvl w:ilvl="0" w:tplc="0409000F">
      <w:start w:val="1"/>
      <w:numFmt w:val="decimal"/>
      <w:lvlText w:val="%1."/>
      <w:lvlJc w:val="left"/>
      <w:pPr>
        <w:tabs>
          <w:tab w:val="num" w:pos="360"/>
        </w:tabs>
        <w:ind w:left="360" w:hanging="360"/>
      </w:pPr>
      <w:rPr>
        <w:rFonts w:cs="Times New Roman" w:hint="default"/>
        <w:b/>
        <w:sz w:val="24"/>
        <w:szCs w:val="24"/>
      </w:rPr>
    </w:lvl>
    <w:lvl w:ilvl="1" w:tplc="04090001">
      <w:start w:val="1"/>
      <w:numFmt w:val="bullet"/>
      <w:lvlText w:val=""/>
      <w:lvlJc w:val="left"/>
      <w:pPr>
        <w:tabs>
          <w:tab w:val="num" w:pos="1080"/>
        </w:tabs>
        <w:ind w:left="1080" w:hanging="360"/>
      </w:pPr>
      <w:rPr>
        <w:rFonts w:ascii="Symbol" w:hAnsi="Symbol" w:hint="default"/>
        <w:b/>
        <w:sz w:val="24"/>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28" w15:restartNumberingAfterBreak="0">
    <w:nsid w:val="6F642A60"/>
    <w:multiLevelType w:val="multilevel"/>
    <w:tmpl w:val="AAB2FF9C"/>
    <w:lvl w:ilvl="0">
      <w:start w:val="1"/>
      <w:numFmt w:val="decimal"/>
      <w:lvlText w:val="%1."/>
      <w:lvlJc w:val="left"/>
      <w:pPr>
        <w:tabs>
          <w:tab w:val="num" w:pos="720"/>
        </w:tabs>
        <w:ind w:left="720" w:hanging="360"/>
      </w:pPr>
      <w:rPr>
        <w:rFonts w:cs="Times New Roman" w:hint="default"/>
      </w:rPr>
    </w:lvl>
    <w:lvl w:ilvl="1">
      <w:start w:val="2"/>
      <w:numFmt w:val="decimal"/>
      <w:isLgl/>
      <w:lvlText w:val="%1.%2."/>
      <w:lvlJc w:val="left"/>
      <w:pPr>
        <w:ind w:left="1452" w:hanging="405"/>
      </w:pPr>
      <w:rPr>
        <w:rFonts w:hint="default"/>
      </w:rPr>
    </w:lvl>
    <w:lvl w:ilvl="2">
      <w:start w:val="5"/>
      <w:numFmt w:val="decimal"/>
      <w:isLgl/>
      <w:lvlText w:val="%1.%2.%3."/>
      <w:lvlJc w:val="left"/>
      <w:pPr>
        <w:ind w:left="2454" w:hanging="720"/>
      </w:pPr>
      <w:rPr>
        <w:rFonts w:hint="default"/>
      </w:rPr>
    </w:lvl>
    <w:lvl w:ilvl="3">
      <w:start w:val="1"/>
      <w:numFmt w:val="decimal"/>
      <w:isLgl/>
      <w:lvlText w:val="%1.%2.%3.%4."/>
      <w:lvlJc w:val="left"/>
      <w:pPr>
        <w:ind w:left="3141" w:hanging="720"/>
      </w:pPr>
      <w:rPr>
        <w:rFonts w:hint="default"/>
      </w:rPr>
    </w:lvl>
    <w:lvl w:ilvl="4">
      <w:start w:val="1"/>
      <w:numFmt w:val="decimal"/>
      <w:isLgl/>
      <w:lvlText w:val="%1.%2.%3.%4.%5."/>
      <w:lvlJc w:val="left"/>
      <w:pPr>
        <w:ind w:left="4188" w:hanging="1080"/>
      </w:pPr>
      <w:rPr>
        <w:rFonts w:hint="default"/>
      </w:rPr>
    </w:lvl>
    <w:lvl w:ilvl="5">
      <w:start w:val="1"/>
      <w:numFmt w:val="decimal"/>
      <w:isLgl/>
      <w:lvlText w:val="%1.%2.%3.%4.%5.%6."/>
      <w:lvlJc w:val="left"/>
      <w:pPr>
        <w:ind w:left="4875" w:hanging="1080"/>
      </w:pPr>
      <w:rPr>
        <w:rFonts w:hint="default"/>
      </w:rPr>
    </w:lvl>
    <w:lvl w:ilvl="6">
      <w:start w:val="1"/>
      <w:numFmt w:val="decimal"/>
      <w:isLgl/>
      <w:lvlText w:val="%1.%2.%3.%4.%5.%6.%7."/>
      <w:lvlJc w:val="left"/>
      <w:pPr>
        <w:ind w:left="5922" w:hanging="1440"/>
      </w:pPr>
      <w:rPr>
        <w:rFonts w:hint="default"/>
      </w:rPr>
    </w:lvl>
    <w:lvl w:ilvl="7">
      <w:start w:val="1"/>
      <w:numFmt w:val="decimal"/>
      <w:isLgl/>
      <w:lvlText w:val="%1.%2.%3.%4.%5.%6.%7.%8."/>
      <w:lvlJc w:val="left"/>
      <w:pPr>
        <w:ind w:left="6609" w:hanging="1440"/>
      </w:pPr>
      <w:rPr>
        <w:rFonts w:hint="default"/>
      </w:rPr>
    </w:lvl>
    <w:lvl w:ilvl="8">
      <w:start w:val="1"/>
      <w:numFmt w:val="decimal"/>
      <w:isLgl/>
      <w:lvlText w:val="%1.%2.%3.%4.%5.%6.%7.%8.%9."/>
      <w:lvlJc w:val="left"/>
      <w:pPr>
        <w:ind w:left="7296" w:hanging="1440"/>
      </w:pPr>
      <w:rPr>
        <w:rFonts w:hint="default"/>
      </w:rPr>
    </w:lvl>
  </w:abstractNum>
  <w:abstractNum w:abstractNumId="29" w15:restartNumberingAfterBreak="0">
    <w:nsid w:val="741B0DFF"/>
    <w:multiLevelType w:val="hybridMultilevel"/>
    <w:tmpl w:val="63261CD8"/>
    <w:lvl w:ilvl="0" w:tplc="04090003">
      <w:start w:val="1"/>
      <w:numFmt w:val="bullet"/>
      <w:lvlText w:val="o"/>
      <w:lvlJc w:val="left"/>
      <w:pPr>
        <w:tabs>
          <w:tab w:val="num" w:pos="720"/>
        </w:tabs>
        <w:ind w:left="720" w:hanging="360"/>
      </w:pPr>
      <w:rPr>
        <w:rFonts w:ascii="Courier New" w:hAnsi="Courier New" w:cs="Courier New"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0" w15:restartNumberingAfterBreak="0">
    <w:nsid w:val="79783253"/>
    <w:multiLevelType w:val="hybridMultilevel"/>
    <w:tmpl w:val="C11AAA4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20"/>
  </w:num>
  <w:num w:numId="2">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1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11"/>
    <w:lvlOverride w:ilvl="0">
      <w:startOverride w:val="10"/>
    </w:lvlOverride>
    <w:lvlOverride w:ilvl="1">
      <w:startOverride w:val="5"/>
    </w:lvlOverride>
    <w:lvlOverride w:ilvl="2">
      <w:startOverride w:val="2"/>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abstractNumId w:val="27"/>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abstractNumId w:val="23"/>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abstractNumId w:val="2"/>
    <w:lvlOverride w:ilvl="0">
      <w:startOverride w:val="1"/>
    </w:lvlOverride>
    <w:lvlOverride w:ilvl="1">
      <w:startOverride w:val="1"/>
    </w:lvlOverride>
    <w:lvlOverride w:ilvl="2"/>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abstractNumId w:val="15"/>
  </w:num>
  <w:num w:numId="11">
    <w:abstractNumId w:val="1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abstractNumId w:val="24"/>
    <w:lvlOverride w:ilvl="0">
      <w:startOverride w:val="3"/>
    </w:lvlOverride>
    <w:lvlOverride w:ilvl="1">
      <w:startOverride w:val="1"/>
    </w:lvlOverride>
    <w:lvlOverride w:ilvl="2">
      <w:startOverride w:val="7"/>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abstractNumId w:val="2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abstractNumId w:val="19"/>
    <w:lvlOverride w:ilvl="0">
      <w:startOverride w:val="1"/>
    </w:lvlOverride>
    <w:lvlOverride w:ilvl="1"/>
    <w:lvlOverride w:ilvl="2"/>
    <w:lvlOverride w:ilvl="3"/>
    <w:lvlOverride w:ilvl="4"/>
    <w:lvlOverride w:ilvl="5"/>
    <w:lvlOverride w:ilvl="6"/>
    <w:lvlOverride w:ilvl="7"/>
    <w:lvlOverride w:ilvl="8"/>
  </w:num>
  <w:num w:numId="19">
    <w:abstractNumId w:val="12"/>
  </w:num>
  <w:num w:numId="20">
    <w:abstractNumId w:val="21"/>
  </w:num>
  <w:num w:numId="21">
    <w:abstractNumId w:val="2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abstractNumId w:val="28"/>
  </w:num>
  <w:num w:numId="23">
    <w:abstractNumId w:val="10"/>
  </w:num>
  <w:num w:numId="24">
    <w:abstractNumId w:val="13"/>
  </w:num>
  <w:num w:numId="25">
    <w:abstractNumId w:val="29"/>
  </w:num>
  <w:num w:numId="26">
    <w:abstractNumId w:val="8"/>
  </w:num>
  <w:num w:numId="27">
    <w:abstractNumId w:val="7"/>
  </w:num>
  <w:num w:numId="28">
    <w:abstractNumId w:val="5"/>
  </w:num>
  <w:num w:numId="29">
    <w:abstractNumId w:val="26"/>
  </w:num>
  <w:num w:numId="30">
    <w:abstractNumId w:val="3"/>
  </w:num>
  <w:num w:numId="31">
    <w:abstractNumId w:val="0"/>
  </w:num>
  <w:num w:numId="32">
    <w:abstractNumId w:val="30"/>
  </w:num>
  <w:numIdMacAtCleanup w:val="29"/>
</w:numbering>
</file>

<file path=word/people.xml><?xml version="1.0" encoding="utf-8"?>
<w15:people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15:person w15:author="Meryl Etman">
    <w15:presenceInfo w15:providerId="AD" w15:userId="S-1-5-21-1915107579-1707952165-794563710-5303"/>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revisionView w:markup="0"/>
  <w:trackRevisions/>
  <w:documentProtection w:edit="trackedChanges" w:enforcement="0"/>
  <w:defaultTabStop w:val="720"/>
  <w:characterSpacingControl w:val="doNotCompress"/>
  <w:hdrShapeDefaults>
    <o:shapedefaults v:ext="edit" spidmax="8193"/>
  </w:hdrShapeDefaults>
  <w:footnotePr>
    <w:footnote w:id="-1"/>
    <w:footnote w:id="0"/>
    <w:footnote w:id="1"/>
  </w:footnotePr>
  <w:endnotePr>
    <w:endnote w:id="-1"/>
    <w:endnote w:id="0"/>
    <w:endnote w:id="1"/>
  </w:endnotePr>
  <w:compat>
    <w:doNotExpandShiftReturn/>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42177"/>
    <w:rsid w:val="000206B7"/>
    <w:rsid w:val="00030797"/>
    <w:rsid w:val="000525E5"/>
    <w:rsid w:val="000A2DA9"/>
    <w:rsid w:val="000A71D0"/>
    <w:rsid w:val="000B4D6F"/>
    <w:rsid w:val="000F5BD1"/>
    <w:rsid w:val="00134C85"/>
    <w:rsid w:val="00152923"/>
    <w:rsid w:val="001607C8"/>
    <w:rsid w:val="0016188F"/>
    <w:rsid w:val="00165E87"/>
    <w:rsid w:val="001A0C3C"/>
    <w:rsid w:val="001A64F5"/>
    <w:rsid w:val="001A69D5"/>
    <w:rsid w:val="001B14FD"/>
    <w:rsid w:val="001F50AB"/>
    <w:rsid w:val="00201F06"/>
    <w:rsid w:val="00214ACF"/>
    <w:rsid w:val="00237720"/>
    <w:rsid w:val="00345EDB"/>
    <w:rsid w:val="0037469F"/>
    <w:rsid w:val="00377752"/>
    <w:rsid w:val="0038219B"/>
    <w:rsid w:val="003B5FE4"/>
    <w:rsid w:val="003C30D7"/>
    <w:rsid w:val="003D5B2E"/>
    <w:rsid w:val="00436BCE"/>
    <w:rsid w:val="00436E45"/>
    <w:rsid w:val="00450CD1"/>
    <w:rsid w:val="0047052D"/>
    <w:rsid w:val="004739EA"/>
    <w:rsid w:val="004809D5"/>
    <w:rsid w:val="004A28B6"/>
    <w:rsid w:val="004A3746"/>
    <w:rsid w:val="004A6E07"/>
    <w:rsid w:val="004C5851"/>
    <w:rsid w:val="004E2016"/>
    <w:rsid w:val="005047EF"/>
    <w:rsid w:val="00552E11"/>
    <w:rsid w:val="00553FFB"/>
    <w:rsid w:val="00593DF5"/>
    <w:rsid w:val="0059524A"/>
    <w:rsid w:val="005C5D10"/>
    <w:rsid w:val="00641007"/>
    <w:rsid w:val="006503BD"/>
    <w:rsid w:val="00666119"/>
    <w:rsid w:val="00686F0A"/>
    <w:rsid w:val="006A0D8E"/>
    <w:rsid w:val="006D60E9"/>
    <w:rsid w:val="0072103C"/>
    <w:rsid w:val="00762722"/>
    <w:rsid w:val="00776496"/>
    <w:rsid w:val="007958A9"/>
    <w:rsid w:val="007A2932"/>
    <w:rsid w:val="007A2B62"/>
    <w:rsid w:val="007C2BCD"/>
    <w:rsid w:val="007C2C6F"/>
    <w:rsid w:val="007E46A2"/>
    <w:rsid w:val="00823203"/>
    <w:rsid w:val="008379C6"/>
    <w:rsid w:val="008507E2"/>
    <w:rsid w:val="00865F43"/>
    <w:rsid w:val="00876FA7"/>
    <w:rsid w:val="008B0ACF"/>
    <w:rsid w:val="008C13B1"/>
    <w:rsid w:val="008C64C6"/>
    <w:rsid w:val="008F1370"/>
    <w:rsid w:val="00913564"/>
    <w:rsid w:val="00936C35"/>
    <w:rsid w:val="00942177"/>
    <w:rsid w:val="00967621"/>
    <w:rsid w:val="009B30C2"/>
    <w:rsid w:val="009B4CF7"/>
    <w:rsid w:val="00A06D7B"/>
    <w:rsid w:val="00A42271"/>
    <w:rsid w:val="00AC04FE"/>
    <w:rsid w:val="00AD35D2"/>
    <w:rsid w:val="00AF234B"/>
    <w:rsid w:val="00B40801"/>
    <w:rsid w:val="00BD72C4"/>
    <w:rsid w:val="00BE17B4"/>
    <w:rsid w:val="00C24089"/>
    <w:rsid w:val="00C5668D"/>
    <w:rsid w:val="00C77026"/>
    <w:rsid w:val="00C80A9E"/>
    <w:rsid w:val="00C96B78"/>
    <w:rsid w:val="00CA65CB"/>
    <w:rsid w:val="00CC5444"/>
    <w:rsid w:val="00CD183F"/>
    <w:rsid w:val="00CD6E5A"/>
    <w:rsid w:val="00CE0A1F"/>
    <w:rsid w:val="00CE1CB0"/>
    <w:rsid w:val="00CE4703"/>
    <w:rsid w:val="00CF334C"/>
    <w:rsid w:val="00CF7A18"/>
    <w:rsid w:val="00D1726F"/>
    <w:rsid w:val="00D904AB"/>
    <w:rsid w:val="00DC3D24"/>
    <w:rsid w:val="00DC5FD7"/>
    <w:rsid w:val="00DD032F"/>
    <w:rsid w:val="00DE118F"/>
    <w:rsid w:val="00E417F7"/>
    <w:rsid w:val="00E56613"/>
    <w:rsid w:val="00E679C7"/>
    <w:rsid w:val="00E74841"/>
    <w:rsid w:val="00EB50C8"/>
    <w:rsid w:val="00EC37B6"/>
    <w:rsid w:val="00ED380F"/>
    <w:rsid w:val="00EF43A0"/>
    <w:rsid w:val="00F239A0"/>
    <w:rsid w:val="00F65549"/>
    <w:rsid w:val="00F77C53"/>
    <w:rsid w:val="00F865AA"/>
    <w:rsid w:val="00FB4C73"/>
    <w:rsid w:val="00FC682F"/>
    <w:rsid w:val="00FE4D87"/>
    <w:rsid w:val="00FF0005"/>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martTagType w:namespaceuri="urn:schemas-microsoft-com:office:smarttags" w:name="metricconverter"/>
  <w:shapeDefaults>
    <o:shapedefaults v:ext="edit" spidmax="8193"/>
    <o:shapelayout v:ext="edit">
      <o:idmap v:ext="edit" data="1"/>
    </o:shapelayout>
  </w:shapeDefaults>
  <w:decimalSymbol w:val="."/>
  <w:listSeparator w:val=","/>
  <w14:docId w14:val="07EE1591"/>
  <w15:chartTrackingRefBased/>
  <w15:docId w15:val="{BF74B9BF-3009-489E-B8BE-1E70260E7E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he-IL"/>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9" w:unhideWhenUsed="1" w:qFormat="1"/>
    <w:lsdException w:name="heading 7" w:semiHidden="1" w:uiPriority="9"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iPriority="0" w:unhideWhenUsed="1"/>
    <w:lsdException w:name="Body Text Indent 2" w:semiHidden="1" w:uiPriority="0" w:unhideWhenUsed="1"/>
    <w:lsdException w:name="Body Text Indent 3" w:semiHidden="1" w:uiPriority="0"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iPriority="0"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0">
    <w:name w:val="Normal"/>
    <w:qFormat/>
    <w:rsid w:val="00E679C7"/>
    <w:pPr>
      <w:bidi/>
      <w:spacing w:before="100" w:beforeAutospacing="1" w:after="100" w:afterAutospacing="1" w:line="720" w:lineRule="auto"/>
    </w:pPr>
  </w:style>
  <w:style w:type="paragraph" w:styleId="1">
    <w:name w:val="heading 1"/>
    <w:basedOn w:val="a0"/>
    <w:next w:val="a0"/>
    <w:link w:val="10"/>
    <w:qFormat/>
    <w:rsid w:val="00776496"/>
    <w:pPr>
      <w:keepNext/>
      <w:widowControl w:val="0"/>
      <w:bidi w:val="0"/>
      <w:spacing w:before="240" w:beforeAutospacing="0" w:after="60" w:afterAutospacing="0" w:line="240" w:lineRule="auto"/>
      <w:outlineLvl w:val="0"/>
    </w:pPr>
    <w:rPr>
      <w:rFonts w:ascii="Calibri Light" w:eastAsia="Times New Roman" w:hAnsi="Calibri Light" w:cs="Times New Roman"/>
      <w:b/>
      <w:bCs/>
      <w:kern w:val="32"/>
      <w:sz w:val="32"/>
      <w:szCs w:val="32"/>
      <w:lang w:eastAsia="he-IL"/>
    </w:rPr>
  </w:style>
  <w:style w:type="paragraph" w:styleId="2">
    <w:name w:val="heading 2"/>
    <w:basedOn w:val="a0"/>
    <w:next w:val="a0"/>
    <w:link w:val="20"/>
    <w:qFormat/>
    <w:rsid w:val="00776496"/>
    <w:pPr>
      <w:keepNext/>
      <w:spacing w:before="0" w:beforeAutospacing="0" w:after="0" w:afterAutospacing="0" w:line="240" w:lineRule="auto"/>
      <w:jc w:val="center"/>
      <w:outlineLvl w:val="1"/>
    </w:pPr>
    <w:rPr>
      <w:rFonts w:ascii="Times New Roman" w:eastAsia="Times New Roman" w:hAnsi="Times New Roman" w:cs="David"/>
      <w:b/>
      <w:bCs/>
      <w:sz w:val="24"/>
      <w:szCs w:val="24"/>
      <w:u w:val="single"/>
      <w:lang w:eastAsia="he-IL"/>
    </w:rPr>
  </w:style>
  <w:style w:type="paragraph" w:styleId="3">
    <w:name w:val="heading 3"/>
    <w:basedOn w:val="a0"/>
    <w:next w:val="a0"/>
    <w:link w:val="30"/>
    <w:qFormat/>
    <w:rsid w:val="00776496"/>
    <w:pPr>
      <w:keepNext/>
      <w:spacing w:before="0" w:beforeAutospacing="0" w:after="0" w:afterAutospacing="0" w:line="240" w:lineRule="auto"/>
      <w:jc w:val="center"/>
      <w:outlineLvl w:val="2"/>
    </w:pPr>
    <w:rPr>
      <w:rFonts w:ascii="Times New Roman" w:eastAsia="Times New Roman" w:hAnsi="Times New Roman" w:cs="David"/>
      <w:sz w:val="24"/>
      <w:szCs w:val="24"/>
      <w:u w:val="single"/>
      <w:lang w:eastAsia="he-IL"/>
    </w:rPr>
  </w:style>
  <w:style w:type="paragraph" w:styleId="4">
    <w:name w:val="heading 4"/>
    <w:basedOn w:val="a0"/>
    <w:next w:val="a0"/>
    <w:link w:val="40"/>
    <w:qFormat/>
    <w:rsid w:val="00776496"/>
    <w:pPr>
      <w:keepNext/>
      <w:widowControl w:val="0"/>
      <w:bidi w:val="0"/>
      <w:spacing w:before="240" w:beforeAutospacing="0" w:after="60" w:afterAutospacing="0" w:line="240" w:lineRule="auto"/>
      <w:outlineLvl w:val="3"/>
    </w:pPr>
    <w:rPr>
      <w:rFonts w:ascii="Calibri" w:eastAsia="Times New Roman" w:hAnsi="Calibri" w:cs="Arial"/>
      <w:b/>
      <w:bCs/>
      <w:sz w:val="28"/>
      <w:szCs w:val="28"/>
      <w:lang w:eastAsia="he-IL"/>
    </w:rPr>
  </w:style>
  <w:style w:type="paragraph" w:styleId="5">
    <w:name w:val="heading 5"/>
    <w:basedOn w:val="a0"/>
    <w:next w:val="a0"/>
    <w:link w:val="50"/>
    <w:qFormat/>
    <w:rsid w:val="00776496"/>
    <w:pPr>
      <w:widowControl w:val="0"/>
      <w:bidi w:val="0"/>
      <w:spacing w:before="240" w:beforeAutospacing="0" w:after="60" w:afterAutospacing="0" w:line="240" w:lineRule="auto"/>
      <w:outlineLvl w:val="4"/>
    </w:pPr>
    <w:rPr>
      <w:rFonts w:ascii="Times New Roman" w:eastAsia="Times New Roman" w:hAnsi="Times New Roman" w:cs="David"/>
      <w:b/>
      <w:bCs/>
      <w:i/>
      <w:iCs/>
      <w:sz w:val="26"/>
      <w:szCs w:val="26"/>
      <w:lang w:eastAsia="he-IL"/>
    </w:rPr>
  </w:style>
  <w:style w:type="paragraph" w:styleId="8">
    <w:name w:val="heading 8"/>
    <w:basedOn w:val="a0"/>
    <w:next w:val="a0"/>
    <w:link w:val="80"/>
    <w:unhideWhenUsed/>
    <w:qFormat/>
    <w:rsid w:val="00776496"/>
    <w:pPr>
      <w:widowControl w:val="0"/>
      <w:bidi w:val="0"/>
      <w:spacing w:before="240" w:beforeAutospacing="0" w:after="60" w:afterAutospacing="0" w:line="240" w:lineRule="auto"/>
      <w:outlineLvl w:val="7"/>
    </w:pPr>
    <w:rPr>
      <w:rFonts w:ascii="Calibri" w:eastAsia="Times New Roman" w:hAnsi="Calibri" w:cs="Arial"/>
      <w:i/>
      <w:iCs/>
      <w:sz w:val="24"/>
      <w:szCs w:val="24"/>
      <w:lang w:eastAsia="he-IL"/>
    </w:rPr>
  </w:style>
  <w:style w:type="paragraph" w:styleId="9">
    <w:name w:val="heading 9"/>
    <w:basedOn w:val="a0"/>
    <w:next w:val="a0"/>
    <w:link w:val="90"/>
    <w:qFormat/>
    <w:rsid w:val="00E56613"/>
    <w:pPr>
      <w:spacing w:before="240" w:beforeAutospacing="0" w:after="60" w:afterAutospacing="0" w:line="360" w:lineRule="auto"/>
      <w:jc w:val="both"/>
      <w:outlineLvl w:val="8"/>
    </w:pPr>
    <w:rPr>
      <w:rFonts w:ascii="Arial" w:eastAsia="Times New Roman" w:hAnsi="Arial" w:cs="Arial"/>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4">
    <w:name w:val="header"/>
    <w:basedOn w:val="a0"/>
    <w:link w:val="a5"/>
    <w:uiPriority w:val="99"/>
    <w:unhideWhenUsed/>
    <w:rsid w:val="00AF234B"/>
    <w:pPr>
      <w:tabs>
        <w:tab w:val="center" w:pos="4153"/>
        <w:tab w:val="right" w:pos="8306"/>
      </w:tabs>
      <w:spacing w:before="0" w:after="0" w:line="240" w:lineRule="auto"/>
    </w:pPr>
  </w:style>
  <w:style w:type="character" w:customStyle="1" w:styleId="a5">
    <w:name w:val="כותרת עליונה תו"/>
    <w:basedOn w:val="a1"/>
    <w:link w:val="a4"/>
    <w:uiPriority w:val="99"/>
    <w:rsid w:val="00AF234B"/>
  </w:style>
  <w:style w:type="paragraph" w:styleId="a6">
    <w:name w:val="footer"/>
    <w:basedOn w:val="a0"/>
    <w:link w:val="a7"/>
    <w:unhideWhenUsed/>
    <w:rsid w:val="00AF234B"/>
    <w:pPr>
      <w:tabs>
        <w:tab w:val="center" w:pos="4153"/>
        <w:tab w:val="right" w:pos="8306"/>
      </w:tabs>
      <w:spacing w:before="0" w:after="0" w:line="240" w:lineRule="auto"/>
    </w:pPr>
  </w:style>
  <w:style w:type="character" w:customStyle="1" w:styleId="a7">
    <w:name w:val="כותרת תחתונה תו"/>
    <w:basedOn w:val="a1"/>
    <w:link w:val="a6"/>
    <w:rsid w:val="00AF234B"/>
  </w:style>
  <w:style w:type="character" w:styleId="a8">
    <w:name w:val="Placeholder Text"/>
    <w:basedOn w:val="a1"/>
    <w:uiPriority w:val="99"/>
    <w:semiHidden/>
    <w:rsid w:val="00552E11"/>
    <w:rPr>
      <w:color w:val="808080"/>
    </w:rPr>
  </w:style>
  <w:style w:type="table" w:styleId="a9">
    <w:name w:val="Table Grid"/>
    <w:basedOn w:val="a2"/>
    <w:uiPriority w:val="39"/>
    <w:rsid w:val="001A0C3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utoFields">
    <w:name w:val="AutoFields"/>
    <w:basedOn w:val="a6"/>
    <w:link w:val="AutoFieldsChar"/>
    <w:qFormat/>
    <w:rsid w:val="00CF334C"/>
    <w:pPr>
      <w:spacing w:before="100" w:after="100"/>
    </w:pPr>
    <w:rPr>
      <w:rFonts w:ascii="David" w:hAnsi="David" w:cs="David"/>
      <w:color w:val="0070C0"/>
      <w:sz w:val="20"/>
      <w:szCs w:val="24"/>
    </w:rPr>
  </w:style>
  <w:style w:type="character" w:customStyle="1" w:styleId="AutoFieldsChar">
    <w:name w:val="AutoFields Char"/>
    <w:basedOn w:val="a7"/>
    <w:link w:val="AutoFields"/>
    <w:rsid w:val="00CF334C"/>
    <w:rPr>
      <w:rFonts w:ascii="David" w:hAnsi="David" w:cs="David"/>
      <w:color w:val="0070C0"/>
      <w:sz w:val="20"/>
      <w:szCs w:val="24"/>
    </w:rPr>
  </w:style>
  <w:style w:type="character" w:customStyle="1" w:styleId="10">
    <w:name w:val="כותרת 1 תו"/>
    <w:basedOn w:val="a1"/>
    <w:link w:val="1"/>
    <w:rsid w:val="00776496"/>
    <w:rPr>
      <w:rFonts w:ascii="Calibri Light" w:eastAsia="Times New Roman" w:hAnsi="Calibri Light" w:cs="Times New Roman"/>
      <w:b/>
      <w:bCs/>
      <w:kern w:val="32"/>
      <w:sz w:val="32"/>
      <w:szCs w:val="32"/>
      <w:lang w:eastAsia="he-IL"/>
    </w:rPr>
  </w:style>
  <w:style w:type="character" w:customStyle="1" w:styleId="20">
    <w:name w:val="כותרת 2 תו"/>
    <w:basedOn w:val="a1"/>
    <w:link w:val="2"/>
    <w:rsid w:val="00776496"/>
    <w:rPr>
      <w:rFonts w:ascii="Times New Roman" w:eastAsia="Times New Roman" w:hAnsi="Times New Roman" w:cs="David"/>
      <w:b/>
      <w:bCs/>
      <w:sz w:val="24"/>
      <w:szCs w:val="24"/>
      <w:u w:val="single"/>
      <w:lang w:eastAsia="he-IL"/>
    </w:rPr>
  </w:style>
  <w:style w:type="character" w:customStyle="1" w:styleId="30">
    <w:name w:val="כותרת 3 תו"/>
    <w:basedOn w:val="a1"/>
    <w:link w:val="3"/>
    <w:rsid w:val="00776496"/>
    <w:rPr>
      <w:rFonts w:ascii="Times New Roman" w:eastAsia="Times New Roman" w:hAnsi="Times New Roman" w:cs="David"/>
      <w:sz w:val="24"/>
      <w:szCs w:val="24"/>
      <w:u w:val="single"/>
      <w:lang w:eastAsia="he-IL"/>
    </w:rPr>
  </w:style>
  <w:style w:type="character" w:customStyle="1" w:styleId="40">
    <w:name w:val="כותרת 4 תו"/>
    <w:basedOn w:val="a1"/>
    <w:link w:val="4"/>
    <w:rsid w:val="00776496"/>
    <w:rPr>
      <w:rFonts w:ascii="Calibri" w:eastAsia="Times New Roman" w:hAnsi="Calibri" w:cs="Arial"/>
      <w:b/>
      <w:bCs/>
      <w:sz w:val="28"/>
      <w:szCs w:val="28"/>
      <w:lang w:eastAsia="he-IL"/>
    </w:rPr>
  </w:style>
  <w:style w:type="character" w:customStyle="1" w:styleId="50">
    <w:name w:val="כותרת 5 תו"/>
    <w:basedOn w:val="a1"/>
    <w:link w:val="5"/>
    <w:rsid w:val="00776496"/>
    <w:rPr>
      <w:rFonts w:ascii="Times New Roman" w:eastAsia="Times New Roman" w:hAnsi="Times New Roman" w:cs="David"/>
      <w:b/>
      <w:bCs/>
      <w:i/>
      <w:iCs/>
      <w:sz w:val="26"/>
      <w:szCs w:val="26"/>
      <w:lang w:eastAsia="he-IL"/>
    </w:rPr>
  </w:style>
  <w:style w:type="character" w:customStyle="1" w:styleId="80">
    <w:name w:val="כותרת 8 תו"/>
    <w:basedOn w:val="a1"/>
    <w:link w:val="8"/>
    <w:semiHidden/>
    <w:rsid w:val="00776496"/>
    <w:rPr>
      <w:rFonts w:ascii="Calibri" w:eastAsia="Times New Roman" w:hAnsi="Calibri" w:cs="Arial"/>
      <w:i/>
      <w:iCs/>
      <w:sz w:val="24"/>
      <w:szCs w:val="24"/>
      <w:lang w:eastAsia="he-IL"/>
    </w:rPr>
  </w:style>
  <w:style w:type="numbering" w:customStyle="1" w:styleId="NoList1">
    <w:name w:val="No List1"/>
    <w:next w:val="a3"/>
    <w:semiHidden/>
    <w:rsid w:val="00776496"/>
  </w:style>
  <w:style w:type="paragraph" w:customStyle="1" w:styleId="Heading11">
    <w:name w:val="Heading 11"/>
    <w:basedOn w:val="a0"/>
    <w:next w:val="a0"/>
    <w:rsid w:val="00776496"/>
    <w:pPr>
      <w:keepNext/>
      <w:widowControl w:val="0"/>
      <w:spacing w:before="0" w:beforeAutospacing="0" w:after="0" w:afterAutospacing="0" w:line="240" w:lineRule="auto"/>
      <w:jc w:val="both"/>
      <w:outlineLvl w:val="0"/>
    </w:pPr>
    <w:rPr>
      <w:rFonts w:ascii="Times New Roman" w:eastAsia="Times New Roman" w:hAnsi="Times New Roman" w:cs="David"/>
      <w:sz w:val="20"/>
      <w:szCs w:val="24"/>
      <w:lang w:eastAsia="he-IL"/>
    </w:rPr>
  </w:style>
  <w:style w:type="paragraph" w:customStyle="1" w:styleId="Heading21">
    <w:name w:val="Heading 21"/>
    <w:basedOn w:val="a0"/>
    <w:next w:val="a0"/>
    <w:rsid w:val="00776496"/>
    <w:pPr>
      <w:keepNext/>
      <w:widowControl w:val="0"/>
      <w:spacing w:before="0" w:beforeAutospacing="0" w:after="0" w:afterAutospacing="0" w:line="240" w:lineRule="auto"/>
      <w:jc w:val="center"/>
      <w:outlineLvl w:val="1"/>
    </w:pPr>
    <w:rPr>
      <w:rFonts w:ascii="Times New Roman" w:eastAsia="Times New Roman" w:hAnsi="Times New Roman" w:cs="David"/>
      <w:bCs/>
      <w:sz w:val="20"/>
      <w:szCs w:val="24"/>
      <w:lang w:eastAsia="he-IL"/>
    </w:rPr>
  </w:style>
  <w:style w:type="paragraph" w:customStyle="1" w:styleId="Heading31">
    <w:name w:val="Heading 31"/>
    <w:basedOn w:val="a0"/>
    <w:next w:val="a0"/>
    <w:rsid w:val="00776496"/>
    <w:pPr>
      <w:keepNext/>
      <w:widowControl w:val="0"/>
      <w:spacing w:before="0" w:beforeAutospacing="0" w:after="0" w:afterAutospacing="0" w:line="240" w:lineRule="auto"/>
      <w:jc w:val="both"/>
      <w:outlineLvl w:val="2"/>
    </w:pPr>
    <w:rPr>
      <w:rFonts w:ascii="Times New Roman" w:eastAsia="Times New Roman" w:hAnsi="Times New Roman" w:cs="David"/>
      <w:b/>
      <w:bCs/>
      <w:sz w:val="20"/>
      <w:szCs w:val="24"/>
      <w:u w:val="single"/>
      <w:lang w:eastAsia="he-IL"/>
    </w:rPr>
  </w:style>
  <w:style w:type="paragraph" w:customStyle="1" w:styleId="Heading42">
    <w:name w:val="Heading 42"/>
    <w:basedOn w:val="a0"/>
    <w:next w:val="a0"/>
    <w:rsid w:val="00776496"/>
    <w:pPr>
      <w:keepNext/>
      <w:widowControl w:val="0"/>
      <w:spacing w:before="0" w:beforeAutospacing="0" w:after="0" w:afterAutospacing="0" w:line="240" w:lineRule="auto"/>
      <w:jc w:val="center"/>
      <w:outlineLvl w:val="3"/>
    </w:pPr>
    <w:rPr>
      <w:rFonts w:ascii="Times New Roman" w:eastAsia="Times New Roman" w:hAnsi="Times New Roman" w:cs="David"/>
      <w:bCs/>
      <w:sz w:val="20"/>
      <w:szCs w:val="24"/>
      <w:u w:val="single"/>
      <w:lang w:eastAsia="he-IL"/>
    </w:rPr>
  </w:style>
  <w:style w:type="paragraph" w:customStyle="1" w:styleId="Heading51">
    <w:name w:val="Heading 51"/>
    <w:basedOn w:val="a0"/>
    <w:next w:val="a0"/>
    <w:rsid w:val="00776496"/>
    <w:pPr>
      <w:keepNext/>
      <w:widowControl w:val="0"/>
      <w:spacing w:before="0" w:beforeAutospacing="0" w:after="0" w:afterAutospacing="0" w:line="240" w:lineRule="auto"/>
      <w:jc w:val="right"/>
      <w:outlineLvl w:val="4"/>
    </w:pPr>
    <w:rPr>
      <w:rFonts w:ascii="Times New Roman" w:eastAsia="Times New Roman" w:hAnsi="Times New Roman" w:cs="David"/>
      <w:sz w:val="20"/>
      <w:szCs w:val="24"/>
      <w:lang w:eastAsia="he-IL"/>
    </w:rPr>
  </w:style>
  <w:style w:type="paragraph" w:customStyle="1" w:styleId="Heading61">
    <w:name w:val="Heading 61"/>
    <w:basedOn w:val="a0"/>
    <w:next w:val="a0"/>
    <w:rsid w:val="00776496"/>
    <w:pPr>
      <w:keepNext/>
      <w:widowControl w:val="0"/>
      <w:spacing w:before="0" w:beforeAutospacing="0" w:after="0" w:afterAutospacing="0" w:line="240" w:lineRule="auto"/>
      <w:jc w:val="both"/>
      <w:outlineLvl w:val="5"/>
    </w:pPr>
    <w:rPr>
      <w:rFonts w:ascii="Times New Roman" w:eastAsia="Times New Roman" w:hAnsi="Times New Roman" w:cs="David"/>
      <w:sz w:val="20"/>
      <w:szCs w:val="24"/>
      <w:u w:val="single"/>
      <w:lang w:eastAsia="he-IL"/>
    </w:rPr>
  </w:style>
  <w:style w:type="paragraph" w:customStyle="1" w:styleId="Heading71">
    <w:name w:val="Heading 71"/>
    <w:basedOn w:val="a0"/>
    <w:next w:val="a0"/>
    <w:rsid w:val="00776496"/>
    <w:pPr>
      <w:keepNext/>
      <w:widowControl w:val="0"/>
      <w:spacing w:before="0" w:beforeAutospacing="0" w:after="0" w:afterAutospacing="0" w:line="240" w:lineRule="auto"/>
      <w:ind w:right="5760"/>
      <w:jc w:val="both"/>
      <w:outlineLvl w:val="6"/>
    </w:pPr>
    <w:rPr>
      <w:rFonts w:ascii="Times New Roman" w:eastAsia="Times New Roman" w:hAnsi="Times New Roman" w:cs="David"/>
      <w:sz w:val="20"/>
      <w:szCs w:val="24"/>
      <w:lang w:eastAsia="he-IL"/>
    </w:rPr>
  </w:style>
  <w:style w:type="paragraph" w:customStyle="1" w:styleId="Heading81">
    <w:name w:val="Heading 81"/>
    <w:basedOn w:val="a0"/>
    <w:next w:val="a0"/>
    <w:rsid w:val="00776496"/>
    <w:pPr>
      <w:keepNext/>
      <w:widowControl w:val="0"/>
      <w:spacing w:before="0" w:beforeAutospacing="0" w:after="0" w:afterAutospacing="0" w:line="240" w:lineRule="auto"/>
      <w:ind w:firstLine="720"/>
      <w:jc w:val="both"/>
      <w:outlineLvl w:val="7"/>
    </w:pPr>
    <w:rPr>
      <w:rFonts w:ascii="Times New Roman" w:eastAsia="Times New Roman" w:hAnsi="Times New Roman" w:cs="David"/>
      <w:color w:val="339966"/>
      <w:sz w:val="20"/>
      <w:szCs w:val="24"/>
      <w:lang w:eastAsia="he-IL"/>
    </w:rPr>
  </w:style>
  <w:style w:type="paragraph" w:customStyle="1" w:styleId="Heading91">
    <w:name w:val="Heading 91"/>
    <w:basedOn w:val="a0"/>
    <w:next w:val="a0"/>
    <w:rsid w:val="00776496"/>
    <w:pPr>
      <w:keepNext/>
      <w:widowControl w:val="0"/>
      <w:spacing w:before="0" w:beforeAutospacing="0" w:after="0" w:afterAutospacing="0" w:line="240" w:lineRule="auto"/>
      <w:jc w:val="both"/>
      <w:outlineLvl w:val="8"/>
    </w:pPr>
    <w:rPr>
      <w:rFonts w:ascii="Times New Roman" w:eastAsia="Times New Roman" w:hAnsi="Times New Roman" w:cs="David"/>
      <w:bCs/>
      <w:sz w:val="20"/>
      <w:szCs w:val="24"/>
      <w:u w:val="single"/>
      <w:lang w:eastAsia="he-IL"/>
    </w:rPr>
  </w:style>
  <w:style w:type="paragraph" w:customStyle="1" w:styleId="Header1">
    <w:name w:val="Header1"/>
    <w:basedOn w:val="a0"/>
    <w:rsid w:val="00776496"/>
    <w:pPr>
      <w:widowControl w:val="0"/>
      <w:tabs>
        <w:tab w:val="center" w:pos="4153"/>
        <w:tab w:val="right" w:pos="8306"/>
      </w:tabs>
      <w:bidi w:val="0"/>
      <w:spacing w:before="0" w:beforeAutospacing="0" w:after="0" w:afterAutospacing="0" w:line="240" w:lineRule="auto"/>
    </w:pPr>
    <w:rPr>
      <w:rFonts w:ascii="Times New Roman" w:eastAsia="Times New Roman" w:hAnsi="Times New Roman" w:cs="David"/>
      <w:sz w:val="20"/>
      <w:szCs w:val="20"/>
      <w:lang w:eastAsia="he-IL"/>
    </w:rPr>
  </w:style>
  <w:style w:type="paragraph" w:customStyle="1" w:styleId="Footer1">
    <w:name w:val="Footer1"/>
    <w:basedOn w:val="a0"/>
    <w:rsid w:val="00776496"/>
    <w:pPr>
      <w:widowControl w:val="0"/>
      <w:tabs>
        <w:tab w:val="center" w:pos="4153"/>
        <w:tab w:val="right" w:pos="8306"/>
      </w:tabs>
      <w:bidi w:val="0"/>
      <w:spacing w:before="0" w:beforeAutospacing="0" w:after="0" w:afterAutospacing="0" w:line="240" w:lineRule="auto"/>
    </w:pPr>
    <w:rPr>
      <w:rFonts w:ascii="Times New Roman" w:eastAsia="Times New Roman" w:hAnsi="Times New Roman" w:cs="David"/>
      <w:sz w:val="20"/>
      <w:szCs w:val="20"/>
      <w:lang w:eastAsia="he-IL"/>
    </w:rPr>
  </w:style>
  <w:style w:type="paragraph" w:styleId="aa">
    <w:name w:val="Body Text"/>
    <w:basedOn w:val="a0"/>
    <w:link w:val="ab"/>
    <w:rsid w:val="00776496"/>
    <w:pPr>
      <w:widowControl w:val="0"/>
      <w:spacing w:before="0" w:beforeAutospacing="0" w:after="0" w:afterAutospacing="0" w:line="240" w:lineRule="auto"/>
      <w:jc w:val="both"/>
    </w:pPr>
    <w:rPr>
      <w:rFonts w:ascii="Times New Roman" w:eastAsia="Times New Roman" w:hAnsi="Times New Roman" w:cs="David"/>
      <w:sz w:val="20"/>
      <w:szCs w:val="24"/>
      <w:lang w:eastAsia="he-IL"/>
    </w:rPr>
  </w:style>
  <w:style w:type="character" w:customStyle="1" w:styleId="ab">
    <w:name w:val="גוף טקסט תו"/>
    <w:basedOn w:val="a1"/>
    <w:link w:val="aa"/>
    <w:rsid w:val="00776496"/>
    <w:rPr>
      <w:rFonts w:ascii="Times New Roman" w:eastAsia="Times New Roman" w:hAnsi="Times New Roman" w:cs="David"/>
      <w:sz w:val="20"/>
      <w:szCs w:val="24"/>
      <w:lang w:eastAsia="he-IL"/>
    </w:rPr>
  </w:style>
  <w:style w:type="paragraph" w:styleId="ac">
    <w:name w:val="Title"/>
    <w:basedOn w:val="a0"/>
    <w:link w:val="ad"/>
    <w:uiPriority w:val="99"/>
    <w:qFormat/>
    <w:rsid w:val="00776496"/>
    <w:pPr>
      <w:widowControl w:val="0"/>
      <w:spacing w:before="0" w:beforeAutospacing="0" w:after="0" w:afterAutospacing="0" w:line="240" w:lineRule="auto"/>
      <w:jc w:val="center"/>
    </w:pPr>
    <w:rPr>
      <w:rFonts w:ascii="Times New Roman" w:eastAsia="Times New Roman" w:hAnsi="Times New Roman" w:cs="David"/>
      <w:bCs/>
      <w:i/>
      <w:iCs/>
      <w:sz w:val="32"/>
      <w:szCs w:val="32"/>
      <w:u w:val="single"/>
      <w:lang w:eastAsia="he-IL"/>
    </w:rPr>
  </w:style>
  <w:style w:type="character" w:customStyle="1" w:styleId="ad">
    <w:name w:val="כותרת טקסט תו"/>
    <w:basedOn w:val="a1"/>
    <w:link w:val="ac"/>
    <w:uiPriority w:val="99"/>
    <w:rsid w:val="00776496"/>
    <w:rPr>
      <w:rFonts w:ascii="Times New Roman" w:eastAsia="Times New Roman" w:hAnsi="Times New Roman" w:cs="David"/>
      <w:bCs/>
      <w:i/>
      <w:iCs/>
      <w:sz w:val="32"/>
      <w:szCs w:val="32"/>
      <w:u w:val="single"/>
      <w:lang w:eastAsia="he-IL"/>
    </w:rPr>
  </w:style>
  <w:style w:type="character" w:customStyle="1" w:styleId="PageNumber1">
    <w:name w:val="Page Number1"/>
    <w:rsid w:val="00776496"/>
    <w:rPr>
      <w:rFonts w:cs="Times New Roman"/>
    </w:rPr>
  </w:style>
  <w:style w:type="paragraph" w:styleId="ae">
    <w:name w:val="Block Text"/>
    <w:basedOn w:val="a0"/>
    <w:rsid w:val="00776496"/>
    <w:pPr>
      <w:widowControl w:val="0"/>
      <w:spacing w:before="0" w:beforeAutospacing="0" w:after="0" w:afterAutospacing="0" w:line="240" w:lineRule="auto"/>
      <w:ind w:left="720" w:hanging="720"/>
      <w:jc w:val="both"/>
    </w:pPr>
    <w:rPr>
      <w:rFonts w:ascii="Times New Roman" w:eastAsia="Times New Roman" w:hAnsi="Times New Roman" w:cs="David"/>
      <w:sz w:val="20"/>
      <w:szCs w:val="24"/>
      <w:lang w:eastAsia="he-IL"/>
    </w:rPr>
  </w:style>
  <w:style w:type="paragraph" w:customStyle="1" w:styleId="BodyTextIndent1">
    <w:name w:val="Body Text Indent1"/>
    <w:basedOn w:val="a0"/>
    <w:rsid w:val="00776496"/>
    <w:pPr>
      <w:spacing w:before="0" w:beforeAutospacing="0" w:after="0" w:afterAutospacing="0" w:line="360" w:lineRule="auto"/>
      <w:ind w:left="2160" w:hanging="720"/>
    </w:pPr>
    <w:rPr>
      <w:rFonts w:ascii="Times New Roman" w:eastAsia="Times New Roman" w:hAnsi="Times New Roman" w:cs="David"/>
      <w:sz w:val="24"/>
      <w:szCs w:val="24"/>
      <w:lang w:eastAsia="he-IL"/>
    </w:rPr>
  </w:style>
  <w:style w:type="paragraph" w:styleId="31">
    <w:name w:val="Body Text Indent 3"/>
    <w:basedOn w:val="a0"/>
    <w:link w:val="32"/>
    <w:rsid w:val="00776496"/>
    <w:pPr>
      <w:spacing w:before="0" w:beforeAutospacing="0" w:after="0" w:afterAutospacing="0" w:line="360" w:lineRule="auto"/>
      <w:ind w:left="1440"/>
    </w:pPr>
    <w:rPr>
      <w:rFonts w:ascii="Times New Roman" w:eastAsia="Times New Roman" w:hAnsi="Times New Roman" w:cs="David"/>
      <w:sz w:val="24"/>
      <w:szCs w:val="24"/>
      <w:lang w:eastAsia="he-IL"/>
    </w:rPr>
  </w:style>
  <w:style w:type="character" w:customStyle="1" w:styleId="32">
    <w:name w:val="כניסה בגוף טקסט 3 תו"/>
    <w:basedOn w:val="a1"/>
    <w:link w:val="31"/>
    <w:rsid w:val="00776496"/>
    <w:rPr>
      <w:rFonts w:ascii="Times New Roman" w:eastAsia="Times New Roman" w:hAnsi="Times New Roman" w:cs="David"/>
      <w:sz w:val="24"/>
      <w:szCs w:val="24"/>
      <w:lang w:eastAsia="he-IL"/>
    </w:rPr>
  </w:style>
  <w:style w:type="paragraph" w:styleId="21">
    <w:name w:val="Body Text Indent 2"/>
    <w:basedOn w:val="a0"/>
    <w:link w:val="22"/>
    <w:rsid w:val="00776496"/>
    <w:pPr>
      <w:spacing w:before="0" w:beforeAutospacing="0" w:after="0" w:afterAutospacing="0" w:line="240" w:lineRule="auto"/>
      <w:ind w:left="2877"/>
    </w:pPr>
    <w:rPr>
      <w:rFonts w:ascii="Times New Roman" w:eastAsia="Times New Roman" w:hAnsi="Times New Roman" w:cs="David"/>
      <w:sz w:val="20"/>
      <w:szCs w:val="24"/>
      <w:lang w:eastAsia="he-IL"/>
    </w:rPr>
  </w:style>
  <w:style w:type="character" w:customStyle="1" w:styleId="22">
    <w:name w:val="כניסה בגוף טקסט 2 תו"/>
    <w:basedOn w:val="a1"/>
    <w:link w:val="21"/>
    <w:rsid w:val="00776496"/>
    <w:rPr>
      <w:rFonts w:ascii="Times New Roman" w:eastAsia="Times New Roman" w:hAnsi="Times New Roman" w:cs="David"/>
      <w:sz w:val="20"/>
      <w:szCs w:val="24"/>
      <w:lang w:eastAsia="he-IL"/>
    </w:rPr>
  </w:style>
  <w:style w:type="paragraph" w:styleId="af">
    <w:name w:val="Balloon Text"/>
    <w:basedOn w:val="a0"/>
    <w:link w:val="af0"/>
    <w:semiHidden/>
    <w:rsid w:val="00776496"/>
    <w:pPr>
      <w:widowControl w:val="0"/>
      <w:bidi w:val="0"/>
      <w:spacing w:before="0" w:beforeAutospacing="0" w:after="0" w:afterAutospacing="0" w:line="240" w:lineRule="auto"/>
    </w:pPr>
    <w:rPr>
      <w:rFonts w:ascii="Tahoma" w:eastAsia="Times New Roman" w:hAnsi="Tahoma" w:cs="Tahoma"/>
      <w:sz w:val="16"/>
      <w:szCs w:val="16"/>
      <w:lang w:eastAsia="he-IL"/>
    </w:rPr>
  </w:style>
  <w:style w:type="character" w:customStyle="1" w:styleId="af0">
    <w:name w:val="טקסט בלונים תו"/>
    <w:basedOn w:val="a1"/>
    <w:link w:val="af"/>
    <w:semiHidden/>
    <w:rsid w:val="00776496"/>
    <w:rPr>
      <w:rFonts w:ascii="Tahoma" w:eastAsia="Times New Roman" w:hAnsi="Tahoma" w:cs="Tahoma"/>
      <w:sz w:val="16"/>
      <w:szCs w:val="16"/>
      <w:lang w:eastAsia="he-IL"/>
    </w:rPr>
  </w:style>
  <w:style w:type="paragraph" w:customStyle="1" w:styleId="af1">
    <w:name w:val="סגנון"/>
    <w:basedOn w:val="a0"/>
    <w:next w:val="ae"/>
    <w:rsid w:val="00776496"/>
    <w:pPr>
      <w:spacing w:before="0" w:beforeAutospacing="0" w:after="0" w:afterAutospacing="0" w:line="240" w:lineRule="auto"/>
      <w:ind w:left="1440"/>
    </w:pPr>
    <w:rPr>
      <w:rFonts w:ascii="Times New Roman" w:eastAsia="Times New Roman" w:hAnsi="Times New Roman" w:cs="David"/>
      <w:sz w:val="24"/>
      <w:szCs w:val="24"/>
      <w:lang w:eastAsia="he-IL"/>
    </w:rPr>
  </w:style>
  <w:style w:type="character" w:styleId="af2">
    <w:name w:val="page number"/>
    <w:rsid w:val="00776496"/>
    <w:rPr>
      <w:rFonts w:cs="Times New Roman"/>
    </w:rPr>
  </w:style>
  <w:style w:type="paragraph" w:styleId="af3">
    <w:name w:val="Document Map"/>
    <w:basedOn w:val="a0"/>
    <w:link w:val="af4"/>
    <w:semiHidden/>
    <w:rsid w:val="00776496"/>
    <w:pPr>
      <w:widowControl w:val="0"/>
      <w:shd w:val="clear" w:color="auto" w:fill="000080"/>
      <w:bidi w:val="0"/>
      <w:spacing w:before="0" w:beforeAutospacing="0" w:after="0" w:afterAutospacing="0" w:line="240" w:lineRule="auto"/>
    </w:pPr>
    <w:rPr>
      <w:rFonts w:ascii="Tahoma" w:eastAsia="Times New Roman" w:hAnsi="Tahoma" w:cs="Tahoma"/>
      <w:sz w:val="20"/>
      <w:szCs w:val="20"/>
      <w:lang w:eastAsia="he-IL"/>
    </w:rPr>
  </w:style>
  <w:style w:type="character" w:customStyle="1" w:styleId="af4">
    <w:name w:val="מפת מסמך תו"/>
    <w:basedOn w:val="a1"/>
    <w:link w:val="af3"/>
    <w:semiHidden/>
    <w:rsid w:val="00776496"/>
    <w:rPr>
      <w:rFonts w:ascii="Tahoma" w:eastAsia="Times New Roman" w:hAnsi="Tahoma" w:cs="Tahoma"/>
      <w:sz w:val="20"/>
      <w:szCs w:val="20"/>
      <w:shd w:val="clear" w:color="auto" w:fill="000080"/>
      <w:lang w:eastAsia="he-IL"/>
    </w:rPr>
  </w:style>
  <w:style w:type="paragraph" w:customStyle="1" w:styleId="af5">
    <w:name w:val="רשימה מימין"/>
    <w:basedOn w:val="a0"/>
    <w:rsid w:val="00776496"/>
    <w:pPr>
      <w:spacing w:before="0" w:beforeAutospacing="0" w:after="0" w:afterAutospacing="0" w:line="240" w:lineRule="auto"/>
      <w:ind w:left="540" w:hanging="540"/>
    </w:pPr>
    <w:rPr>
      <w:rFonts w:ascii="Times New Roman" w:eastAsia="Times New Roman" w:hAnsi="Times New Roman" w:cs="David"/>
      <w:sz w:val="24"/>
    </w:rPr>
  </w:style>
  <w:style w:type="paragraph" w:customStyle="1" w:styleId="Heading41">
    <w:name w:val="Heading 41"/>
    <w:basedOn w:val="a0"/>
    <w:next w:val="a0"/>
    <w:rsid w:val="00776496"/>
    <w:pPr>
      <w:keepNext/>
      <w:widowControl w:val="0"/>
      <w:spacing w:before="0" w:beforeAutospacing="0" w:after="0" w:afterAutospacing="0" w:line="240" w:lineRule="auto"/>
      <w:jc w:val="center"/>
      <w:outlineLvl w:val="3"/>
    </w:pPr>
    <w:rPr>
      <w:rFonts w:ascii="Times New Roman" w:eastAsia="Times New Roman" w:hAnsi="Times New Roman" w:cs="David"/>
      <w:bCs/>
      <w:sz w:val="20"/>
      <w:szCs w:val="24"/>
      <w:u w:val="single"/>
      <w:lang w:eastAsia="he-IL"/>
    </w:rPr>
  </w:style>
  <w:style w:type="paragraph" w:customStyle="1" w:styleId="Heading22">
    <w:name w:val="Heading 22"/>
    <w:basedOn w:val="a0"/>
    <w:next w:val="a0"/>
    <w:rsid w:val="00776496"/>
    <w:pPr>
      <w:keepNext/>
      <w:widowControl w:val="0"/>
      <w:spacing w:before="0" w:beforeAutospacing="0" w:after="0" w:afterAutospacing="0" w:line="240" w:lineRule="auto"/>
      <w:jc w:val="center"/>
      <w:outlineLvl w:val="1"/>
    </w:pPr>
    <w:rPr>
      <w:rFonts w:ascii="Times New Roman" w:eastAsia="Times New Roman" w:hAnsi="Times New Roman" w:cs="David"/>
      <w:bCs/>
      <w:sz w:val="20"/>
      <w:szCs w:val="24"/>
      <w:lang w:eastAsia="he-IL"/>
    </w:rPr>
  </w:style>
  <w:style w:type="paragraph" w:customStyle="1" w:styleId="Heading32">
    <w:name w:val="Heading 32"/>
    <w:basedOn w:val="a0"/>
    <w:next w:val="a0"/>
    <w:rsid w:val="00776496"/>
    <w:pPr>
      <w:keepNext/>
      <w:widowControl w:val="0"/>
      <w:spacing w:before="0" w:beforeAutospacing="0" w:after="0" w:afterAutospacing="0" w:line="240" w:lineRule="auto"/>
      <w:jc w:val="both"/>
      <w:outlineLvl w:val="2"/>
    </w:pPr>
    <w:rPr>
      <w:rFonts w:ascii="Times New Roman" w:eastAsia="Times New Roman" w:hAnsi="Times New Roman" w:cs="David"/>
      <w:b/>
      <w:bCs/>
      <w:sz w:val="20"/>
      <w:szCs w:val="24"/>
      <w:u w:val="single"/>
      <w:lang w:eastAsia="he-IL"/>
    </w:rPr>
  </w:style>
  <w:style w:type="paragraph" w:customStyle="1" w:styleId="Heading52">
    <w:name w:val="Heading 52"/>
    <w:basedOn w:val="a0"/>
    <w:next w:val="a0"/>
    <w:rsid w:val="00776496"/>
    <w:pPr>
      <w:keepNext/>
      <w:widowControl w:val="0"/>
      <w:spacing w:before="0" w:beforeAutospacing="0" w:after="0" w:afterAutospacing="0" w:line="240" w:lineRule="auto"/>
      <w:jc w:val="right"/>
      <w:outlineLvl w:val="4"/>
    </w:pPr>
    <w:rPr>
      <w:rFonts w:ascii="Times New Roman" w:eastAsia="Times New Roman" w:hAnsi="Times New Roman" w:cs="David"/>
      <w:sz w:val="20"/>
      <w:szCs w:val="24"/>
      <w:lang w:eastAsia="he-IL"/>
    </w:rPr>
  </w:style>
  <w:style w:type="paragraph" w:customStyle="1" w:styleId="Heading82">
    <w:name w:val="Heading 82"/>
    <w:basedOn w:val="a0"/>
    <w:next w:val="a0"/>
    <w:rsid w:val="00776496"/>
    <w:pPr>
      <w:keepNext/>
      <w:widowControl w:val="0"/>
      <w:spacing w:before="0" w:beforeAutospacing="0" w:after="0" w:afterAutospacing="0" w:line="240" w:lineRule="auto"/>
      <w:ind w:firstLine="720"/>
      <w:jc w:val="both"/>
      <w:outlineLvl w:val="7"/>
    </w:pPr>
    <w:rPr>
      <w:rFonts w:ascii="Times New Roman" w:eastAsia="Times New Roman" w:hAnsi="Times New Roman" w:cs="David"/>
      <w:color w:val="339966"/>
      <w:sz w:val="20"/>
      <w:szCs w:val="24"/>
      <w:lang w:eastAsia="he-IL"/>
    </w:rPr>
  </w:style>
  <w:style w:type="paragraph" w:customStyle="1" w:styleId="Header2">
    <w:name w:val="Header2"/>
    <w:basedOn w:val="a0"/>
    <w:rsid w:val="00776496"/>
    <w:pPr>
      <w:widowControl w:val="0"/>
      <w:tabs>
        <w:tab w:val="center" w:pos="4153"/>
        <w:tab w:val="right" w:pos="8306"/>
      </w:tabs>
      <w:bidi w:val="0"/>
      <w:spacing w:before="0" w:beforeAutospacing="0" w:after="0" w:afterAutospacing="0" w:line="240" w:lineRule="auto"/>
    </w:pPr>
    <w:rPr>
      <w:rFonts w:ascii="Times New Roman" w:eastAsia="Times New Roman" w:hAnsi="Times New Roman" w:cs="David"/>
      <w:sz w:val="20"/>
      <w:szCs w:val="20"/>
      <w:lang w:eastAsia="he-IL"/>
    </w:rPr>
  </w:style>
  <w:style w:type="paragraph" w:customStyle="1" w:styleId="11">
    <w:name w:val="חתימה1"/>
    <w:basedOn w:val="a0"/>
    <w:rsid w:val="00776496"/>
    <w:pPr>
      <w:spacing w:before="0" w:beforeAutospacing="0" w:after="0" w:afterAutospacing="0" w:line="240" w:lineRule="auto"/>
      <w:ind w:left="-694"/>
    </w:pPr>
    <w:rPr>
      <w:rFonts w:ascii="Times New Roman" w:eastAsia="Times New Roman" w:hAnsi="Times New Roman" w:cs="David"/>
      <w:sz w:val="24"/>
      <w:szCs w:val="24"/>
    </w:rPr>
  </w:style>
  <w:style w:type="paragraph" w:customStyle="1" w:styleId="af6">
    <w:name w:val="חתימה קו אחד"/>
    <w:basedOn w:val="11"/>
    <w:rsid w:val="00776496"/>
    <w:pPr>
      <w:tabs>
        <w:tab w:val="left" w:pos="2880"/>
        <w:tab w:val="left" w:pos="5220"/>
        <w:tab w:val="left" w:pos="7740"/>
      </w:tabs>
      <w:ind w:left="360"/>
    </w:pPr>
    <w:rPr>
      <w:sz w:val="22"/>
      <w:szCs w:val="22"/>
    </w:rPr>
  </w:style>
  <w:style w:type="paragraph" w:customStyle="1" w:styleId="12">
    <w:name w:val="חתימה קו 1 נקודות"/>
    <w:basedOn w:val="11"/>
    <w:rsid w:val="00776496"/>
    <w:pPr>
      <w:tabs>
        <w:tab w:val="right" w:leader="dot" w:pos="1800"/>
        <w:tab w:val="left" w:pos="2700"/>
        <w:tab w:val="right" w:leader="dot" w:pos="4320"/>
        <w:tab w:val="left" w:pos="4860"/>
        <w:tab w:val="right" w:leader="dot" w:pos="6480"/>
        <w:tab w:val="left" w:pos="7560"/>
        <w:tab w:val="right" w:leader="dot" w:pos="9180"/>
      </w:tabs>
      <w:ind w:left="180"/>
    </w:pPr>
    <w:rPr>
      <w:sz w:val="22"/>
      <w:szCs w:val="22"/>
    </w:rPr>
  </w:style>
  <w:style w:type="paragraph" w:styleId="af7">
    <w:name w:val="List Paragraph"/>
    <w:basedOn w:val="a0"/>
    <w:uiPriority w:val="34"/>
    <w:qFormat/>
    <w:rsid w:val="00776496"/>
    <w:pPr>
      <w:spacing w:before="0" w:beforeAutospacing="0" w:after="0" w:afterAutospacing="0" w:line="360" w:lineRule="auto"/>
      <w:ind w:left="720"/>
      <w:jc w:val="both"/>
    </w:pPr>
    <w:rPr>
      <w:rFonts w:ascii="Times New Roman" w:eastAsia="Times New Roman" w:hAnsi="Times New Roman" w:cs="David"/>
      <w:sz w:val="25"/>
      <w:szCs w:val="25"/>
    </w:rPr>
  </w:style>
  <w:style w:type="table" w:customStyle="1" w:styleId="13">
    <w:name w:val="רשת טבלה1"/>
    <w:basedOn w:val="a2"/>
    <w:next w:val="a9"/>
    <w:rsid w:val="003D5B2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90">
    <w:name w:val="כותרת 9 תו"/>
    <w:basedOn w:val="a1"/>
    <w:link w:val="9"/>
    <w:rsid w:val="00E56613"/>
    <w:rPr>
      <w:rFonts w:ascii="Arial" w:eastAsia="Times New Roman" w:hAnsi="Arial" w:cs="Arial"/>
    </w:rPr>
  </w:style>
  <w:style w:type="numbering" w:customStyle="1" w:styleId="14">
    <w:name w:val="ללא רשימה1"/>
    <w:next w:val="a3"/>
    <w:semiHidden/>
    <w:rsid w:val="00E56613"/>
  </w:style>
  <w:style w:type="paragraph" w:customStyle="1" w:styleId="Header3">
    <w:name w:val="Header3"/>
    <w:basedOn w:val="a0"/>
    <w:rsid w:val="00E56613"/>
    <w:pPr>
      <w:tabs>
        <w:tab w:val="center" w:pos="4153"/>
        <w:tab w:val="right" w:pos="8306"/>
      </w:tabs>
      <w:spacing w:before="0" w:beforeAutospacing="0" w:after="0" w:afterAutospacing="0" w:line="360" w:lineRule="auto"/>
      <w:jc w:val="both"/>
    </w:pPr>
    <w:rPr>
      <w:rFonts w:ascii="Times New Roman" w:eastAsia="Times New Roman" w:hAnsi="Times New Roman" w:cs="David"/>
      <w:sz w:val="26"/>
      <w:szCs w:val="26"/>
    </w:rPr>
  </w:style>
  <w:style w:type="character" w:customStyle="1" w:styleId="PageNumber3">
    <w:name w:val="Page Number3"/>
    <w:rsid w:val="00E56613"/>
    <w:rPr>
      <w:rFonts w:cs="Times New Roman"/>
    </w:rPr>
  </w:style>
  <w:style w:type="paragraph" w:customStyle="1" w:styleId="indent1">
    <w:name w:val="indent1"/>
    <w:basedOn w:val="Heading11"/>
    <w:rsid w:val="00E56613"/>
    <w:pPr>
      <w:keepNext w:val="0"/>
      <w:widowControl/>
      <w:spacing w:before="120" w:after="120" w:line="360" w:lineRule="auto"/>
      <w:ind w:left="851" w:right="851"/>
    </w:pPr>
    <w:rPr>
      <w:sz w:val="25"/>
      <w:szCs w:val="25"/>
      <w:lang w:eastAsia="en-US"/>
    </w:rPr>
  </w:style>
  <w:style w:type="paragraph" w:styleId="33">
    <w:name w:val="Body Text 3"/>
    <w:basedOn w:val="a0"/>
    <w:link w:val="34"/>
    <w:rsid w:val="00E56613"/>
    <w:pPr>
      <w:spacing w:before="0" w:beforeAutospacing="0" w:after="0" w:afterAutospacing="0" w:line="360" w:lineRule="auto"/>
      <w:jc w:val="both"/>
    </w:pPr>
    <w:rPr>
      <w:rFonts w:ascii="Times New Roman" w:eastAsia="Times New Roman" w:hAnsi="Times New Roman" w:cs="David"/>
      <w:sz w:val="20"/>
      <w:szCs w:val="24"/>
    </w:rPr>
  </w:style>
  <w:style w:type="character" w:customStyle="1" w:styleId="34">
    <w:name w:val="גוף טקסט 3 תו"/>
    <w:basedOn w:val="a1"/>
    <w:link w:val="33"/>
    <w:rsid w:val="00E56613"/>
    <w:rPr>
      <w:rFonts w:ascii="Times New Roman" w:eastAsia="Times New Roman" w:hAnsi="Times New Roman" w:cs="David"/>
      <w:sz w:val="20"/>
      <w:szCs w:val="24"/>
    </w:rPr>
  </w:style>
  <w:style w:type="paragraph" w:styleId="af8">
    <w:name w:val="Subtitle"/>
    <w:basedOn w:val="a0"/>
    <w:link w:val="af9"/>
    <w:qFormat/>
    <w:rsid w:val="00E56613"/>
    <w:pPr>
      <w:spacing w:before="0" w:beforeAutospacing="0" w:after="0" w:afterAutospacing="0" w:line="360" w:lineRule="auto"/>
      <w:jc w:val="center"/>
    </w:pPr>
    <w:rPr>
      <w:rFonts w:ascii="Times New Roman" w:eastAsia="Times New Roman" w:hAnsi="Times New Roman" w:cs="David"/>
      <w:b/>
      <w:bCs/>
      <w:sz w:val="25"/>
      <w:szCs w:val="25"/>
    </w:rPr>
  </w:style>
  <w:style w:type="character" w:customStyle="1" w:styleId="af9">
    <w:name w:val="כותרת משנה תו"/>
    <w:basedOn w:val="a1"/>
    <w:link w:val="af8"/>
    <w:rsid w:val="00E56613"/>
    <w:rPr>
      <w:rFonts w:ascii="Times New Roman" w:eastAsia="Times New Roman" w:hAnsi="Times New Roman" w:cs="David"/>
      <w:b/>
      <w:bCs/>
      <w:sz w:val="25"/>
      <w:szCs w:val="25"/>
    </w:rPr>
  </w:style>
  <w:style w:type="paragraph" w:customStyle="1" w:styleId="level1">
    <w:name w:val="level1"/>
    <w:basedOn w:val="a0"/>
    <w:rsid w:val="00E56613"/>
    <w:pPr>
      <w:bidi w:val="0"/>
      <w:spacing w:before="0" w:beforeAutospacing="0" w:after="0" w:afterAutospacing="0" w:line="240" w:lineRule="auto"/>
      <w:ind w:left="709"/>
    </w:pPr>
    <w:rPr>
      <w:rFonts w:ascii="Garamond" w:eastAsia="Times New Roman" w:hAnsi="Garamond" w:cs="David"/>
      <w:sz w:val="25"/>
      <w:szCs w:val="25"/>
    </w:rPr>
  </w:style>
  <w:style w:type="paragraph" w:customStyle="1" w:styleId="15">
    <w:name w:val="כניסה בגוף טקסט1"/>
    <w:basedOn w:val="a0"/>
    <w:rsid w:val="00E56613"/>
    <w:pPr>
      <w:bidi w:val="0"/>
      <w:spacing w:before="0" w:beforeAutospacing="0" w:after="0" w:afterAutospacing="0" w:line="240" w:lineRule="auto"/>
      <w:ind w:left="709" w:hanging="709"/>
    </w:pPr>
    <w:rPr>
      <w:rFonts w:ascii="Garamond" w:eastAsia="Times New Roman" w:hAnsi="Garamond" w:cs="David"/>
      <w:sz w:val="25"/>
      <w:szCs w:val="25"/>
    </w:rPr>
  </w:style>
  <w:style w:type="paragraph" w:styleId="NormalWeb">
    <w:name w:val="Normal (Web)"/>
    <w:basedOn w:val="a0"/>
    <w:rsid w:val="00E56613"/>
    <w:pPr>
      <w:bidi w:val="0"/>
      <w:spacing w:line="240" w:lineRule="auto"/>
    </w:pPr>
    <w:rPr>
      <w:rFonts w:ascii="Times New Roman" w:eastAsia="Times New Roman" w:hAnsi="Times New Roman" w:cs="Times New Roman"/>
      <w:sz w:val="24"/>
      <w:szCs w:val="24"/>
    </w:rPr>
  </w:style>
  <w:style w:type="paragraph" w:styleId="afa">
    <w:name w:val="Body Text Indent"/>
    <w:basedOn w:val="a0"/>
    <w:link w:val="afb"/>
    <w:rsid w:val="00E56613"/>
    <w:pPr>
      <w:spacing w:before="0" w:beforeAutospacing="0" w:after="120" w:afterAutospacing="0" w:line="360" w:lineRule="auto"/>
      <w:ind w:left="283"/>
      <w:jc w:val="both"/>
    </w:pPr>
    <w:rPr>
      <w:rFonts w:ascii="Times New Roman" w:eastAsia="Times New Roman" w:hAnsi="Times New Roman" w:cs="David"/>
      <w:sz w:val="26"/>
      <w:szCs w:val="26"/>
    </w:rPr>
  </w:style>
  <w:style w:type="character" w:customStyle="1" w:styleId="afb">
    <w:name w:val="כניסה בגוף טקסט תו"/>
    <w:basedOn w:val="a1"/>
    <w:link w:val="afa"/>
    <w:rsid w:val="00E56613"/>
    <w:rPr>
      <w:rFonts w:ascii="Times New Roman" w:eastAsia="Times New Roman" w:hAnsi="Times New Roman" w:cs="David"/>
      <w:sz w:val="26"/>
      <w:szCs w:val="26"/>
    </w:rPr>
  </w:style>
  <w:style w:type="paragraph" w:customStyle="1" w:styleId="Normal1">
    <w:name w:val="Normal 1"/>
    <w:basedOn w:val="a0"/>
    <w:rsid w:val="00E56613"/>
    <w:pPr>
      <w:spacing w:before="0" w:beforeAutospacing="0" w:after="120" w:afterAutospacing="0" w:line="360" w:lineRule="exact"/>
      <w:ind w:left="510"/>
      <w:jc w:val="both"/>
    </w:pPr>
    <w:rPr>
      <w:rFonts w:ascii="Times New Roman" w:eastAsia="Times New Roman" w:hAnsi="Times New Roman" w:cs="David"/>
      <w:sz w:val="24"/>
      <w:szCs w:val="24"/>
      <w:lang w:eastAsia="he-IL"/>
    </w:rPr>
  </w:style>
  <w:style w:type="paragraph" w:customStyle="1" w:styleId="16">
    <w:name w:val="ממסופר1"/>
    <w:basedOn w:val="a0"/>
    <w:next w:val="Normal1"/>
    <w:rsid w:val="00E56613"/>
    <w:pPr>
      <w:spacing w:before="0" w:beforeAutospacing="0" w:after="120" w:afterAutospacing="0" w:line="360" w:lineRule="exact"/>
      <w:jc w:val="both"/>
    </w:pPr>
    <w:rPr>
      <w:rFonts w:ascii="Times New Roman" w:eastAsia="Times New Roman" w:hAnsi="Times New Roman" w:cs="David"/>
      <w:sz w:val="24"/>
      <w:szCs w:val="24"/>
      <w:lang w:eastAsia="he-IL"/>
    </w:rPr>
  </w:style>
  <w:style w:type="character" w:customStyle="1" w:styleId="afc">
    <w:name w:val="תוכן הפקס"/>
    <w:rsid w:val="00E56613"/>
    <w:rPr>
      <w:rFonts w:cs="Times New Roman"/>
    </w:rPr>
  </w:style>
  <w:style w:type="paragraph" w:styleId="afd">
    <w:name w:val="annotation text"/>
    <w:basedOn w:val="a0"/>
    <w:link w:val="afe"/>
    <w:semiHidden/>
    <w:rsid w:val="00E56613"/>
    <w:pPr>
      <w:spacing w:before="0" w:beforeAutospacing="0" w:after="0" w:afterAutospacing="0" w:line="360" w:lineRule="auto"/>
      <w:jc w:val="both"/>
    </w:pPr>
    <w:rPr>
      <w:rFonts w:ascii="Times New Roman" w:eastAsia="Times New Roman" w:hAnsi="Times New Roman" w:cs="David"/>
      <w:sz w:val="20"/>
      <w:szCs w:val="20"/>
    </w:rPr>
  </w:style>
  <w:style w:type="character" w:customStyle="1" w:styleId="afe">
    <w:name w:val="טקסט הערה תו"/>
    <w:basedOn w:val="a1"/>
    <w:link w:val="afd"/>
    <w:semiHidden/>
    <w:rsid w:val="00E56613"/>
    <w:rPr>
      <w:rFonts w:ascii="Times New Roman" w:eastAsia="Times New Roman" w:hAnsi="Times New Roman" w:cs="David"/>
      <w:sz w:val="20"/>
      <w:szCs w:val="20"/>
    </w:rPr>
  </w:style>
  <w:style w:type="paragraph" w:styleId="aff">
    <w:name w:val="annotation subject"/>
    <w:basedOn w:val="afd"/>
    <w:next w:val="afd"/>
    <w:link w:val="aff0"/>
    <w:semiHidden/>
    <w:rsid w:val="00E56613"/>
    <w:rPr>
      <w:b/>
      <w:bCs/>
    </w:rPr>
  </w:style>
  <w:style w:type="character" w:customStyle="1" w:styleId="aff0">
    <w:name w:val="נושא הערה תו"/>
    <w:basedOn w:val="afe"/>
    <w:link w:val="aff"/>
    <w:semiHidden/>
    <w:rsid w:val="00E56613"/>
    <w:rPr>
      <w:rFonts w:ascii="Times New Roman" w:eastAsia="Times New Roman" w:hAnsi="Times New Roman" w:cs="David"/>
      <w:b/>
      <w:bCs/>
      <w:sz w:val="20"/>
      <w:szCs w:val="20"/>
    </w:rPr>
  </w:style>
  <w:style w:type="paragraph" w:customStyle="1" w:styleId="17">
    <w:name w:val="פיסקת רשימה1"/>
    <w:basedOn w:val="a0"/>
    <w:rsid w:val="00E56613"/>
    <w:pPr>
      <w:spacing w:before="0" w:beforeAutospacing="0" w:after="0" w:afterAutospacing="0" w:line="360" w:lineRule="auto"/>
      <w:ind w:left="720"/>
      <w:jc w:val="both"/>
    </w:pPr>
    <w:rPr>
      <w:rFonts w:ascii="Times New Roman" w:eastAsia="Times New Roman" w:hAnsi="Times New Roman" w:cs="David"/>
      <w:sz w:val="26"/>
      <w:szCs w:val="26"/>
    </w:rPr>
  </w:style>
  <w:style w:type="character" w:customStyle="1" w:styleId="PageNumber2">
    <w:name w:val="Page Number2"/>
    <w:rsid w:val="00E56613"/>
    <w:rPr>
      <w:rFonts w:ascii="Times New Roman" w:hAnsi="Times New Roman" w:cs="Times New Roman" w:hint="default"/>
    </w:rPr>
  </w:style>
  <w:style w:type="character" w:customStyle="1" w:styleId="apple-converted-space">
    <w:name w:val="apple-converted-space"/>
    <w:rsid w:val="00E56613"/>
    <w:rPr>
      <w:rFonts w:ascii="Times New Roman" w:hAnsi="Times New Roman" w:cs="Times New Roman" w:hint="default"/>
    </w:rPr>
  </w:style>
  <w:style w:type="paragraph" w:customStyle="1" w:styleId="msolistparagraph0">
    <w:name w:val="msolistparagraph"/>
    <w:basedOn w:val="a0"/>
    <w:rsid w:val="00E56613"/>
    <w:pPr>
      <w:spacing w:before="0" w:beforeAutospacing="0" w:after="0" w:afterAutospacing="0" w:line="240" w:lineRule="auto"/>
      <w:ind w:left="720"/>
      <w:contextualSpacing/>
    </w:pPr>
    <w:rPr>
      <w:rFonts w:ascii="Calibri" w:eastAsia="Calibri" w:hAnsi="Calibri" w:cs="Times New Roman"/>
    </w:rPr>
  </w:style>
  <w:style w:type="paragraph" w:customStyle="1" w:styleId="a">
    <w:name w:val="תוכן ממוספר"/>
    <w:basedOn w:val="a0"/>
    <w:rsid w:val="00E56613"/>
    <w:pPr>
      <w:numPr>
        <w:numId w:val="21"/>
      </w:numPr>
      <w:spacing w:before="0" w:beforeAutospacing="0" w:after="240" w:afterAutospacing="0" w:line="240" w:lineRule="auto"/>
      <w:ind w:right="1107"/>
      <w:jc w:val="both"/>
    </w:pPr>
    <w:rPr>
      <w:rFonts w:ascii="Times New Roman" w:eastAsia="Times New Roman" w:hAnsi="Times New Roman" w:cs="David"/>
      <w:sz w:val="24"/>
      <w:szCs w:val="24"/>
      <w:lang w:eastAsia="he-IL"/>
    </w:rPr>
  </w:style>
  <w:style w:type="table" w:customStyle="1" w:styleId="23">
    <w:name w:val="רשת טבלה2"/>
    <w:basedOn w:val="a2"/>
    <w:next w:val="a9"/>
    <w:rsid w:val="00E56613"/>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f1">
    <w:name w:val="Revision"/>
    <w:hidden/>
    <w:uiPriority w:val="99"/>
    <w:semiHidden/>
    <w:rsid w:val="00E56613"/>
    <w:pPr>
      <w:spacing w:after="0" w:line="240" w:lineRule="auto"/>
    </w:pPr>
    <w:rPr>
      <w:rFonts w:ascii="Times New Roman" w:eastAsia="Times New Roman" w:hAnsi="Times New Roman" w:cs="David"/>
      <w:sz w:val="26"/>
      <w:szCs w:val="26"/>
    </w:rPr>
  </w:style>
  <w:style w:type="character" w:styleId="aff2">
    <w:name w:val="annotation reference"/>
    <w:rsid w:val="00E56613"/>
    <w:rPr>
      <w:sz w:val="16"/>
      <w:szCs w:val="16"/>
    </w:rPr>
  </w:style>
  <w:style w:type="paragraph" w:customStyle="1" w:styleId="big-header">
    <w:name w:val="big-header"/>
    <w:basedOn w:val="a0"/>
    <w:rsid w:val="0038219B"/>
    <w:pPr>
      <w:bidi w:val="0"/>
      <w:spacing w:line="240" w:lineRule="auto"/>
    </w:pPr>
    <w:rPr>
      <w:rFonts w:ascii="Times New Roman" w:eastAsia="Times New Roman" w:hAnsi="Times New Roman" w:cs="Times New Roman"/>
      <w:sz w:val="24"/>
      <w:szCs w:val="24"/>
    </w:rPr>
  </w:style>
  <w:style w:type="paragraph" w:customStyle="1" w:styleId="p00">
    <w:name w:val="p00"/>
    <w:basedOn w:val="a0"/>
    <w:rsid w:val="000206B7"/>
    <w:pPr>
      <w:bidi w:val="0"/>
      <w:spacing w:line="240" w:lineRule="auto"/>
    </w:pPr>
    <w:rPr>
      <w:rFonts w:ascii="Times New Roman" w:eastAsia="Times New Roman" w:hAnsi="Times New Roman" w:cs="Times New Roman"/>
      <w:sz w:val="24"/>
      <w:szCs w:val="24"/>
    </w:rPr>
  </w:style>
  <w:style w:type="character" w:customStyle="1" w:styleId="default">
    <w:name w:val="default"/>
    <w:basedOn w:val="a1"/>
    <w:rsid w:val="000206B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765424653">
      <w:bodyDiv w:val="1"/>
      <w:marLeft w:val="0"/>
      <w:marRight w:val="0"/>
      <w:marTop w:val="0"/>
      <w:marBottom w:val="0"/>
      <w:divBdr>
        <w:top w:val="none" w:sz="0" w:space="0" w:color="auto"/>
        <w:left w:val="none" w:sz="0" w:space="0" w:color="auto"/>
        <w:bottom w:val="none" w:sz="0" w:space="0" w:color="auto"/>
        <w:right w:val="none" w:sz="0" w:space="0" w:color="auto"/>
      </w:divBdr>
    </w:div>
    <w:div w:id="801508323">
      <w:bodyDiv w:val="1"/>
      <w:marLeft w:val="0"/>
      <w:marRight w:val="0"/>
      <w:marTop w:val="0"/>
      <w:marBottom w:val="0"/>
      <w:divBdr>
        <w:top w:val="none" w:sz="0" w:space="0" w:color="auto"/>
        <w:left w:val="none" w:sz="0" w:space="0" w:color="auto"/>
        <w:bottom w:val="none" w:sz="0" w:space="0" w:color="auto"/>
        <w:right w:val="none" w:sz="0" w:space="0" w:color="auto"/>
      </w:divBdr>
    </w:div>
    <w:div w:id="1213926073">
      <w:bodyDiv w:val="1"/>
      <w:marLeft w:val="0"/>
      <w:marRight w:val="0"/>
      <w:marTop w:val="0"/>
      <w:marBottom w:val="0"/>
      <w:divBdr>
        <w:top w:val="none" w:sz="0" w:space="0" w:color="auto"/>
        <w:left w:val="none" w:sz="0" w:space="0" w:color="auto"/>
        <w:bottom w:val="none" w:sz="0" w:space="0" w:color="auto"/>
        <w:right w:val="none" w:sz="0" w:space="0" w:color="auto"/>
      </w:divBdr>
    </w:div>
    <w:div w:id="148570464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image" Target="media/image2.png"/><Relationship Id="rId18" Type="http://schemas.openxmlformats.org/officeDocument/2006/relationships/image" Target="media/image4.emf"/><Relationship Id="rId3" Type="http://schemas.openxmlformats.org/officeDocument/2006/relationships/customXml" Target="../customXml/item3.xml"/><Relationship Id="rId21" Type="http://schemas.openxmlformats.org/officeDocument/2006/relationships/footer" Target="footer2.xml"/><Relationship Id="rId7" Type="http://schemas.openxmlformats.org/officeDocument/2006/relationships/styles" Target="styles.xml"/><Relationship Id="rId12" Type="http://schemas.openxmlformats.org/officeDocument/2006/relationships/image" Target="media/image1.jpeg"/><Relationship Id="rId17" Type="http://schemas.openxmlformats.org/officeDocument/2006/relationships/footer" Target="footer1.xml"/><Relationship Id="rId25"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header" Target="header2.xml"/><Relationship Id="rId20"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24" Type="http://schemas.openxmlformats.org/officeDocument/2006/relationships/glossaryDocument" Target="glossary/document.xml"/><Relationship Id="rId23" Type="http://schemas.microsoft.com/office/2011/relationships/people" Target="people.xml"/><Relationship Id="rId15" Type="http://schemas.openxmlformats.org/officeDocument/2006/relationships/header" Target="header1.xml"/><Relationship Id="rId10" Type="http://schemas.openxmlformats.org/officeDocument/2006/relationships/footnotes" Target="footnotes.xml"/><Relationship Id="rId19" Type="http://schemas.openxmlformats.org/officeDocument/2006/relationships/image" Target="media/image5.emf"/><Relationship Id="rId22" Type="http://schemas.openxmlformats.org/officeDocument/2006/relationships/fontTable" Target="fontTable.xml"/><Relationship Id="rId9" Type="http://schemas.openxmlformats.org/officeDocument/2006/relationships/webSettings" Target="webSettings.xml"/><Relationship Id="rId14" Type="http://schemas.openxmlformats.org/officeDocument/2006/relationships/image" Target="media/image3.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docParts>
    <w:docPart>
      <w:docPartPr>
        <w:name w:val="546D826F80214C2AB2FB7BB696A57F2B"/>
        <w:category>
          <w:name w:val="כללי"/>
          <w:gallery w:val="placeholder"/>
        </w:category>
        <w:types>
          <w:type w:val="bbPlcHdr"/>
        </w:types>
        <w:behaviors>
          <w:behavior w:val="content"/>
        </w:behaviors>
        <w:guid w:val="{3E9F4D19-CB35-4DF1-BD7A-D099DD0C995A}"/>
      </w:docPartPr>
      <w:docPartBody>
        <w:p w:rsidR="00F14AAB" w:rsidRDefault="00F14AAB">
          <w:r w:rsidRPr="00B747E7">
            <w:rPr>
              <w:rStyle w:val="a3"/>
              <w:rtl/>
            </w:rPr>
            <w:t>[שם הפרויקט]</w:t>
          </w:r>
        </w:p>
      </w:docPartBody>
    </w:docPart>
    <w:docPart>
      <w:docPartPr>
        <w:name w:val="AC34A1A7406445B9A9DEBE9EEB691D5D"/>
        <w:category>
          <w:name w:val="כללי"/>
          <w:gallery w:val="placeholder"/>
        </w:category>
        <w:types>
          <w:type w:val="bbPlcHdr"/>
        </w:types>
        <w:behaviors>
          <w:behavior w:val="content"/>
        </w:behaviors>
        <w:guid w:val="{88F4C575-D156-4402-B346-BC9E7E91C714}"/>
      </w:docPartPr>
      <w:docPartBody>
        <w:p w:rsidR="00F14AAB" w:rsidRDefault="00F14AAB">
          <w:r w:rsidRPr="00B747E7">
            <w:rPr>
              <w:rStyle w:val="a3"/>
              <w:rtl/>
            </w:rPr>
            <w:t>[שם אתר]</w:t>
          </w:r>
        </w:p>
      </w:docPartBody>
    </w:docPart>
    <w:docPart>
      <w:docPartPr>
        <w:name w:val="99ABEC0E2CBB4A20BCB09FEAE1033202"/>
        <w:category>
          <w:name w:val="כללי"/>
          <w:gallery w:val="placeholder"/>
        </w:category>
        <w:types>
          <w:type w:val="bbPlcHdr"/>
        </w:types>
        <w:behaviors>
          <w:behavior w:val="content"/>
        </w:behaviors>
        <w:guid w:val="{3F645B03-7C7F-417A-A49C-956BC3AF0493}"/>
      </w:docPartPr>
      <w:docPartBody>
        <w:p w:rsidR="00F14AAB" w:rsidRDefault="00F14AAB">
          <w:r w:rsidRPr="00B747E7">
            <w:rPr>
              <w:rStyle w:val="a3"/>
              <w:rtl/>
            </w:rPr>
            <w:t>[שדה נוסף 1]</w:t>
          </w:r>
        </w:p>
      </w:docPartBody>
    </w:docPart>
    <w:docPart>
      <w:docPartPr>
        <w:name w:val="D0F01E48189B4169B065941F65803337"/>
        <w:category>
          <w:name w:val="כללי"/>
          <w:gallery w:val="placeholder"/>
        </w:category>
        <w:types>
          <w:type w:val="bbPlcHdr"/>
        </w:types>
        <w:behaviors>
          <w:behavior w:val="content"/>
        </w:behaviors>
        <w:guid w:val="{D4DBD751-AF6F-4F64-954F-80E27BAB8C65}"/>
      </w:docPartPr>
      <w:docPartBody>
        <w:p w:rsidR="00F14AAB" w:rsidRDefault="00F14AAB">
          <w:r w:rsidRPr="00B747E7">
            <w:rPr>
              <w:rStyle w:val="a3"/>
              <w:rtl/>
            </w:rPr>
            <w:t>[שדה נוסף 2]</w:t>
          </w:r>
        </w:p>
      </w:docPartBody>
    </w:docPart>
    <w:docPart>
      <w:docPartPr>
        <w:name w:val="19D30BA193C14867863A0D01FEED005C"/>
        <w:category>
          <w:name w:val="כללי"/>
          <w:gallery w:val="placeholder"/>
        </w:category>
        <w:types>
          <w:type w:val="bbPlcHdr"/>
        </w:types>
        <w:behaviors>
          <w:behavior w:val="content"/>
        </w:behaviors>
        <w:guid w:val="{D4938ABD-F641-475D-A352-B0D48653F46D}"/>
      </w:docPartPr>
      <w:docPartBody>
        <w:p w:rsidR="00F14AAB" w:rsidRDefault="00F14AAB">
          <w:r w:rsidRPr="00B747E7">
            <w:rPr>
              <w:rStyle w:val="a3"/>
              <w:rtl/>
            </w:rPr>
            <w:t>[שם הפרויקט]</w:t>
          </w:r>
        </w:p>
      </w:docPartBody>
    </w:docPart>
    <w:docPart>
      <w:docPartPr>
        <w:name w:val="C686D6FBF6814E1881D0A62B0E27AFBD"/>
        <w:category>
          <w:name w:val="כללי"/>
          <w:gallery w:val="placeholder"/>
        </w:category>
        <w:types>
          <w:type w:val="bbPlcHdr"/>
        </w:types>
        <w:behaviors>
          <w:behavior w:val="content"/>
        </w:behaviors>
        <w:guid w:val="{E6C052C4-1162-4213-B82C-6844BF03EF2B}"/>
      </w:docPartPr>
      <w:docPartBody>
        <w:p w:rsidR="00F14AAB" w:rsidRDefault="00F14AAB">
          <w:r w:rsidRPr="00B747E7">
            <w:rPr>
              <w:rStyle w:val="a3"/>
              <w:rtl/>
            </w:rPr>
            <w:t>[שדה נוסף 3]</w:t>
          </w:r>
        </w:p>
      </w:docPartBody>
    </w:docPart>
    <w:docPart>
      <w:docPartPr>
        <w:name w:val="CCBF54E1C2C64AEB8C0C3FDA79B594A7"/>
        <w:category>
          <w:name w:val="כללי"/>
          <w:gallery w:val="placeholder"/>
        </w:category>
        <w:types>
          <w:type w:val="bbPlcHdr"/>
        </w:types>
        <w:behaviors>
          <w:behavior w:val="content"/>
        </w:behaviors>
        <w:guid w:val="{388E7503-943A-4DE7-867F-5F49BE6DD22C}"/>
      </w:docPartPr>
      <w:docPartBody>
        <w:p w:rsidR="00F14AAB" w:rsidRDefault="00F14AAB">
          <w:r w:rsidRPr="00B747E7">
            <w:rPr>
              <w:rStyle w:val="a3"/>
              <w:rtl/>
            </w:rPr>
            <w:t>[שם הפרויקט]</w:t>
          </w:r>
        </w:p>
      </w:docPartBody>
    </w:docPart>
    <w:docPart>
      <w:docPartPr>
        <w:name w:val="D5F80B1DC7F5446CBBF0A0948BF21CAD"/>
        <w:category>
          <w:name w:val="כללי"/>
          <w:gallery w:val="placeholder"/>
        </w:category>
        <w:types>
          <w:type w:val="bbPlcHdr"/>
        </w:types>
        <w:behaviors>
          <w:behavior w:val="content"/>
        </w:behaviors>
        <w:guid w:val="{709011B1-5D83-4930-8E87-249CA3ECB763}"/>
      </w:docPartPr>
      <w:docPartBody>
        <w:p w:rsidR="00F14AAB" w:rsidRDefault="00F14AAB">
          <w:r w:rsidRPr="00B747E7">
            <w:rPr>
              <w:rStyle w:val="a3"/>
              <w:rtl/>
            </w:rPr>
            <w:t>[שם אתר]</w:t>
          </w:r>
        </w:p>
      </w:docPartBody>
    </w:docPart>
    <w:docPart>
      <w:docPartPr>
        <w:name w:val="E81A4FAFFD8B4859B747154C8195509A"/>
        <w:category>
          <w:name w:val="כללי"/>
          <w:gallery w:val="placeholder"/>
        </w:category>
        <w:types>
          <w:type w:val="bbPlcHdr"/>
        </w:types>
        <w:behaviors>
          <w:behavior w:val="content"/>
        </w:behaviors>
        <w:guid w:val="{9EA6D61C-6347-45DD-B7B1-401389F658AA}"/>
      </w:docPartPr>
      <w:docPartBody>
        <w:p w:rsidR="00F14AAB" w:rsidRDefault="00F14AAB">
          <w:r w:rsidRPr="00B747E7">
            <w:rPr>
              <w:rStyle w:val="a3"/>
              <w:rtl/>
            </w:rPr>
            <w:t>[רשות מקומית]</w:t>
          </w:r>
        </w:p>
      </w:docPartBody>
    </w:docPart>
    <w:docPart>
      <w:docPartPr>
        <w:name w:val="24837AB5C05B4AB18BCFDA55CE062CFD"/>
        <w:category>
          <w:name w:val="כללי"/>
          <w:gallery w:val="placeholder"/>
        </w:category>
        <w:types>
          <w:type w:val="bbPlcHdr"/>
        </w:types>
        <w:behaviors>
          <w:behavior w:val="content"/>
        </w:behaviors>
        <w:guid w:val="{E9DD1D70-5480-4227-9813-89B5A48DE802}"/>
      </w:docPartPr>
      <w:docPartBody>
        <w:p w:rsidR="00F14AAB" w:rsidRDefault="00F14AAB">
          <w:r w:rsidRPr="00B747E7">
            <w:rPr>
              <w:rStyle w:val="a3"/>
              <w:rtl/>
            </w:rPr>
            <w:t>[שם הפרויקט]</w:t>
          </w:r>
        </w:p>
      </w:docPartBody>
    </w:docPart>
    <w:docPart>
      <w:docPartPr>
        <w:name w:val="2F5C1CF6186C4FBE9DA59650F3680A41"/>
        <w:category>
          <w:name w:val="כללי"/>
          <w:gallery w:val="placeholder"/>
        </w:category>
        <w:types>
          <w:type w:val="bbPlcHdr"/>
        </w:types>
        <w:behaviors>
          <w:behavior w:val="content"/>
        </w:behaviors>
        <w:guid w:val="{E168BCCA-D03A-4F9F-A0D7-E6D4B0D60025}"/>
      </w:docPartPr>
      <w:docPartBody>
        <w:p w:rsidR="00F14AAB" w:rsidRDefault="00F14AAB">
          <w:r w:rsidRPr="00B747E7">
            <w:rPr>
              <w:rStyle w:val="a3"/>
              <w:rtl/>
            </w:rPr>
            <w:t>[שם ספק]</w:t>
          </w:r>
        </w:p>
      </w:docPartBody>
    </w:docPart>
    <w:docPart>
      <w:docPartPr>
        <w:name w:val="E5332C3FE6EA4F1B95C86A8B89C92EB9"/>
        <w:category>
          <w:name w:val="כללי"/>
          <w:gallery w:val="placeholder"/>
        </w:category>
        <w:types>
          <w:type w:val="bbPlcHdr"/>
        </w:types>
        <w:behaviors>
          <w:behavior w:val="content"/>
        </w:behaviors>
        <w:guid w:val="{B42E2AF5-1FD4-44E3-91D3-CD45E8341842}"/>
      </w:docPartPr>
      <w:docPartBody>
        <w:p w:rsidR="00F14AAB" w:rsidRDefault="00F14AAB">
          <w:r w:rsidRPr="00B747E7">
            <w:rPr>
              <w:rStyle w:val="a3"/>
              <w:rtl/>
            </w:rPr>
            <w:t>[שם הפרויקט]</w:t>
          </w:r>
        </w:p>
      </w:docPartBody>
    </w:docPart>
    <w:docPart>
      <w:docPartPr>
        <w:name w:val="38055790966449ECB34F6245186C4702"/>
        <w:category>
          <w:name w:val="כללי"/>
          <w:gallery w:val="placeholder"/>
        </w:category>
        <w:types>
          <w:type w:val="bbPlcHdr"/>
        </w:types>
        <w:behaviors>
          <w:behavior w:val="content"/>
        </w:behaviors>
        <w:guid w:val="{B822937E-DC10-45F0-87BC-BCFE2AD38ECD}"/>
      </w:docPartPr>
      <w:docPartBody>
        <w:p w:rsidR="00F14AAB" w:rsidRDefault="00F14AAB">
          <w:r w:rsidRPr="00B747E7">
            <w:rPr>
              <w:rStyle w:val="a3"/>
              <w:rtl/>
            </w:rPr>
            <w:t>[שם אתר]</w:t>
          </w:r>
        </w:p>
      </w:docPartBody>
    </w:docPart>
    <w:docPart>
      <w:docPartPr>
        <w:name w:val="50598E2FB38C4B08ACA86CA809652B34"/>
        <w:category>
          <w:name w:val="כללי"/>
          <w:gallery w:val="placeholder"/>
        </w:category>
        <w:types>
          <w:type w:val="bbPlcHdr"/>
        </w:types>
        <w:behaviors>
          <w:behavior w:val="content"/>
        </w:behaviors>
        <w:guid w:val="{6D4C8FD3-AB84-42D6-B0D3-683BCB1D1FCD}"/>
      </w:docPartPr>
      <w:docPartBody>
        <w:p w:rsidR="00F14AAB" w:rsidRDefault="00F14AAB">
          <w:r w:rsidRPr="00B747E7">
            <w:rPr>
              <w:rStyle w:val="a3"/>
              <w:rtl/>
            </w:rPr>
            <w:t>[רשות מקומית]</w:t>
          </w:r>
        </w:p>
      </w:docPartBody>
    </w:docPart>
    <w:docPart>
      <w:docPartPr>
        <w:name w:val="1C8A8DECAF9842A3A6022FE168D204C1"/>
        <w:category>
          <w:name w:val="כללי"/>
          <w:gallery w:val="placeholder"/>
        </w:category>
        <w:types>
          <w:type w:val="bbPlcHdr"/>
        </w:types>
        <w:behaviors>
          <w:behavior w:val="content"/>
        </w:behaviors>
        <w:guid w:val="{364FBF8A-859D-4830-80D3-F38AC220754A}"/>
      </w:docPartPr>
      <w:docPartBody>
        <w:p w:rsidR="00F14AAB" w:rsidRDefault="00F14AAB">
          <w:r w:rsidRPr="00B747E7">
            <w:rPr>
              <w:rStyle w:val="a3"/>
              <w:rtl/>
            </w:rPr>
            <w:t>[שדה נוסף 1]</w:t>
          </w:r>
        </w:p>
      </w:docPartBody>
    </w:docPart>
    <w:docPart>
      <w:docPartPr>
        <w:name w:val="F00084C1107E4BEEB26E5F694AF7DD6B"/>
        <w:category>
          <w:name w:val="כללי"/>
          <w:gallery w:val="placeholder"/>
        </w:category>
        <w:types>
          <w:type w:val="bbPlcHdr"/>
        </w:types>
        <w:behaviors>
          <w:behavior w:val="content"/>
        </w:behaviors>
        <w:guid w:val="{421A1981-873A-46CD-9406-224FED46169E}"/>
      </w:docPartPr>
      <w:docPartBody>
        <w:p w:rsidR="00F14AAB" w:rsidRDefault="00F14AAB" w:rsidP="00F14AAB">
          <w:pPr>
            <w:pStyle w:val="F00084C1107E4BEEB26E5F694AF7DD6B"/>
          </w:pPr>
          <w:r w:rsidRPr="00270301">
            <w:rPr>
              <w:rStyle w:val="a3"/>
              <w:rtl/>
            </w:rPr>
            <w:t>[תאריך חתימת חוזה]</w:t>
          </w:r>
        </w:p>
      </w:docPartBody>
    </w:docPart>
    <w:docPart>
      <w:docPartPr>
        <w:name w:val="BC27FE2248D54C4A95D48A35BB7B556D"/>
        <w:category>
          <w:name w:val="כללי"/>
          <w:gallery w:val="placeholder"/>
        </w:category>
        <w:types>
          <w:type w:val="bbPlcHdr"/>
        </w:types>
        <w:behaviors>
          <w:behavior w:val="content"/>
        </w:behaviors>
        <w:guid w:val="{236BC21B-8CDF-4C55-B222-AD3EA5530117}"/>
      </w:docPartPr>
      <w:docPartBody>
        <w:p w:rsidR="00F14AAB" w:rsidRDefault="00F14AAB" w:rsidP="00F14AAB">
          <w:pPr>
            <w:pStyle w:val="BC27FE2248D54C4A95D48A35BB7B556D"/>
          </w:pPr>
          <w:r w:rsidRPr="00270301">
            <w:rPr>
              <w:rStyle w:val="a3"/>
              <w:rtl/>
            </w:rPr>
            <w:t>[צד א בחוזה]</w:t>
          </w:r>
        </w:p>
      </w:docPartBody>
    </w:docPart>
    <w:docPart>
      <w:docPartPr>
        <w:name w:val="0D913DBA5BD14CCABDC46CB14FC45C8F"/>
        <w:category>
          <w:name w:val="כללי"/>
          <w:gallery w:val="placeholder"/>
        </w:category>
        <w:types>
          <w:type w:val="bbPlcHdr"/>
        </w:types>
        <w:behaviors>
          <w:behavior w:val="content"/>
        </w:behaviors>
        <w:guid w:val="{8F6416F9-1ED0-4DCE-A66F-8F6FA489F677}"/>
      </w:docPartPr>
      <w:docPartBody>
        <w:p w:rsidR="00F14AAB" w:rsidRDefault="00F14AAB" w:rsidP="00F14AAB">
          <w:pPr>
            <w:pStyle w:val="0D913DBA5BD14CCABDC46CB14FC45C8F"/>
          </w:pPr>
          <w:r w:rsidRPr="00270301">
            <w:rPr>
              <w:rStyle w:val="a3"/>
              <w:rtl/>
            </w:rPr>
            <w:t>[צדדים נוספים]</w:t>
          </w:r>
        </w:p>
      </w:docPartBody>
    </w:docPart>
    <w:docPart>
      <w:docPartPr>
        <w:name w:val="3549C5C7B7EB4251A7D58D9EBFBFCD9A"/>
        <w:category>
          <w:name w:val="כללי"/>
          <w:gallery w:val="placeholder"/>
        </w:category>
        <w:types>
          <w:type w:val="bbPlcHdr"/>
        </w:types>
        <w:behaviors>
          <w:behavior w:val="content"/>
        </w:behaviors>
        <w:guid w:val="{E4C447D8-0D52-4DEF-B90D-089D6ECAA48F}"/>
      </w:docPartPr>
      <w:docPartBody>
        <w:p w:rsidR="00F14AAB" w:rsidRDefault="00F14AAB">
          <w:r w:rsidRPr="00B747E7">
            <w:rPr>
              <w:rStyle w:val="a3"/>
              <w:rtl/>
            </w:rPr>
            <w:t>[שם הפרויקט]</w:t>
          </w:r>
        </w:p>
      </w:docPartBody>
    </w:docPart>
    <w:docPart>
      <w:docPartPr>
        <w:name w:val="31A4FD3535C84FA48DD861D92501AF00"/>
        <w:category>
          <w:name w:val="כללי"/>
          <w:gallery w:val="placeholder"/>
        </w:category>
        <w:types>
          <w:type w:val="bbPlcHdr"/>
        </w:types>
        <w:behaviors>
          <w:behavior w:val="content"/>
        </w:behaviors>
        <w:guid w:val="{A3DE5E08-77B7-4D81-B037-552CC133454C}"/>
      </w:docPartPr>
      <w:docPartBody>
        <w:p w:rsidR="00F14AAB" w:rsidRDefault="00F14AAB">
          <w:r w:rsidRPr="00B747E7">
            <w:rPr>
              <w:rStyle w:val="a3"/>
              <w:rtl/>
            </w:rPr>
            <w:t>[שדה נוסף 1]</w:t>
          </w:r>
        </w:p>
      </w:docPartBody>
    </w:docPart>
    <w:docPart>
      <w:docPartPr>
        <w:name w:val="6C47E7DCBAFB44E8BF67035767FA4954"/>
        <w:category>
          <w:name w:val="כללי"/>
          <w:gallery w:val="placeholder"/>
        </w:category>
        <w:types>
          <w:type w:val="bbPlcHdr"/>
        </w:types>
        <w:behaviors>
          <w:behavior w:val="content"/>
        </w:behaviors>
        <w:guid w:val="{86CDD4B7-F3D0-404E-8487-0ECB8ED324FB}"/>
      </w:docPartPr>
      <w:docPartBody>
        <w:p w:rsidR="00F14AAB" w:rsidRDefault="00F14AAB" w:rsidP="00F14AAB">
          <w:pPr>
            <w:pStyle w:val="6C47E7DCBAFB44E8BF67035767FA4954"/>
          </w:pPr>
          <w:r w:rsidRPr="00270301">
            <w:rPr>
              <w:rStyle w:val="a3"/>
              <w:rtl/>
            </w:rPr>
            <w:t>[סוג מדד כותרת]</w:t>
          </w:r>
        </w:p>
      </w:docPartBody>
    </w:docPart>
    <w:docPart>
      <w:docPartPr>
        <w:name w:val="B5036DB9C6B04A7DAE6BE12D5340963E"/>
        <w:category>
          <w:name w:val="כללי"/>
          <w:gallery w:val="placeholder"/>
        </w:category>
        <w:types>
          <w:type w:val="bbPlcHdr"/>
        </w:types>
        <w:behaviors>
          <w:behavior w:val="content"/>
        </w:behaviors>
        <w:guid w:val="{8068E453-9960-486C-9D24-2D1AD7210F86}"/>
      </w:docPartPr>
      <w:docPartBody>
        <w:p w:rsidR="00F14AAB" w:rsidRDefault="00F14AAB" w:rsidP="00F14AAB">
          <w:pPr>
            <w:pStyle w:val="B5036DB9C6B04A7DAE6BE12D5340963E"/>
          </w:pPr>
          <w:r w:rsidRPr="00270301">
            <w:rPr>
              <w:rStyle w:val="a3"/>
              <w:rtl/>
            </w:rPr>
            <w:t>[מדד בגין/ידוע - כותרת]</w:t>
          </w:r>
        </w:p>
      </w:docPartBody>
    </w:docPart>
    <w:docPart>
      <w:docPartPr>
        <w:name w:val="103A86A3B2C447189DCB277CC62BB40E"/>
        <w:category>
          <w:name w:val="כללי"/>
          <w:gallery w:val="placeholder"/>
        </w:category>
        <w:types>
          <w:type w:val="bbPlcHdr"/>
        </w:types>
        <w:behaviors>
          <w:behavior w:val="content"/>
        </w:behaviors>
        <w:guid w:val="{76B36AAE-0672-4495-B392-F93E03B14F7E}"/>
      </w:docPartPr>
      <w:docPartBody>
        <w:p w:rsidR="00F14AAB" w:rsidRDefault="00F14AAB" w:rsidP="00F14AAB">
          <w:pPr>
            <w:pStyle w:val="103A86A3B2C447189DCB277CC62BB40E"/>
          </w:pPr>
          <w:r w:rsidRPr="00270301">
            <w:rPr>
              <w:rStyle w:val="a3"/>
              <w:rtl/>
            </w:rPr>
            <w:t>[מדד בסיס]</w:t>
          </w:r>
        </w:p>
      </w:docPartBody>
    </w:docPart>
    <w:docPart>
      <w:docPartPr>
        <w:name w:val="D859EF29CD354A918D5B2672869927B5"/>
        <w:category>
          <w:name w:val="כללי"/>
          <w:gallery w:val="placeholder"/>
        </w:category>
        <w:types>
          <w:type w:val="bbPlcHdr"/>
        </w:types>
        <w:behaviors>
          <w:behavior w:val="content"/>
        </w:behaviors>
        <w:guid w:val="{96E16992-F6B5-4A2A-8D2D-E036AF2042A4}"/>
      </w:docPartPr>
      <w:docPartBody>
        <w:p w:rsidR="00F14AAB" w:rsidRDefault="00F14AAB" w:rsidP="00F14AAB">
          <w:pPr>
            <w:pStyle w:val="D859EF29CD354A918D5B2672869927B5"/>
          </w:pPr>
          <w:r w:rsidRPr="00270301">
            <w:rPr>
              <w:rStyle w:val="a3"/>
              <w:rtl/>
            </w:rPr>
            <w:t>[נקודות מדד]</w:t>
          </w:r>
        </w:p>
      </w:docPartBody>
    </w:docPart>
    <w:docPart>
      <w:docPartPr>
        <w:name w:val="90D5C92E03A547C08D9F4632C4E495F0"/>
        <w:category>
          <w:name w:val="כללי"/>
          <w:gallery w:val="placeholder"/>
        </w:category>
        <w:types>
          <w:type w:val="bbPlcHdr"/>
        </w:types>
        <w:behaviors>
          <w:behavior w:val="content"/>
        </w:behaviors>
        <w:guid w:val="{5AF5681E-5F49-4775-B2CD-854BFF4B9C2F}"/>
      </w:docPartPr>
      <w:docPartBody>
        <w:p w:rsidR="00F14AAB" w:rsidRDefault="00F14AAB">
          <w:r w:rsidRPr="00B747E7">
            <w:rPr>
              <w:rStyle w:val="a3"/>
              <w:rtl/>
            </w:rPr>
            <w:t>[רשות מקומית]</w:t>
          </w:r>
        </w:p>
      </w:docPartBody>
    </w:docPart>
    <w:docPart>
      <w:docPartPr>
        <w:name w:val="4470821FFA46440EB8DC4AAAD7D21C02"/>
        <w:category>
          <w:name w:val="כללי"/>
          <w:gallery w:val="placeholder"/>
        </w:category>
        <w:types>
          <w:type w:val="bbPlcHdr"/>
        </w:types>
        <w:behaviors>
          <w:behavior w:val="content"/>
        </w:behaviors>
        <w:guid w:val="{EF676AC3-5B77-451F-8F98-9EEAE16A2213}"/>
      </w:docPartPr>
      <w:docPartBody>
        <w:p w:rsidR="00F14AAB" w:rsidRDefault="00F14AAB">
          <w:r w:rsidRPr="00B747E7">
            <w:rPr>
              <w:rStyle w:val="a3"/>
              <w:rtl/>
            </w:rPr>
            <w:t>[היקף החוזה/נתוני עלות]</w:t>
          </w:r>
        </w:p>
      </w:docPartBody>
    </w:docPart>
    <w:docPart>
      <w:docPartPr>
        <w:name w:val="4E129FF625474F19AE3737064CD0A35F"/>
        <w:category>
          <w:name w:val="כללי"/>
          <w:gallery w:val="placeholder"/>
        </w:category>
        <w:types>
          <w:type w:val="bbPlcHdr"/>
        </w:types>
        <w:behaviors>
          <w:behavior w:val="content"/>
        </w:behaviors>
        <w:guid w:val="{71D8F249-FFDB-4BAE-97CC-4EF770109113}"/>
      </w:docPartPr>
      <w:docPartBody>
        <w:p w:rsidR="00F14AAB" w:rsidRDefault="00F14AAB">
          <w:r w:rsidRPr="00B747E7">
            <w:rPr>
              <w:rStyle w:val="a3"/>
              <w:rtl/>
            </w:rPr>
            <w:t>[שם מטבע]</w:t>
          </w:r>
        </w:p>
      </w:docPartBody>
    </w:docPart>
    <w:docPart>
      <w:docPartPr>
        <w:name w:val="3A735357B2F4401C87DF2E2CE2EDC618"/>
        <w:category>
          <w:name w:val="כללי"/>
          <w:gallery w:val="placeholder"/>
        </w:category>
        <w:types>
          <w:type w:val="bbPlcHdr"/>
        </w:types>
        <w:behaviors>
          <w:behavior w:val="content"/>
        </w:behaviors>
        <w:guid w:val="{58E29F77-A17B-4C9E-8859-735F0DD25210}"/>
      </w:docPartPr>
      <w:docPartBody>
        <w:p w:rsidR="00F14AAB" w:rsidRDefault="00F14AAB" w:rsidP="00F14AAB">
          <w:pPr>
            <w:pStyle w:val="3A735357B2F4401C87DF2E2CE2EDC618"/>
          </w:pPr>
          <w:r w:rsidRPr="00270301">
            <w:rPr>
              <w:rStyle w:val="a3"/>
              <w:rtl/>
            </w:rPr>
            <w:t>[אחוז השתתפות צד א]</w:t>
          </w:r>
        </w:p>
      </w:docPartBody>
    </w:docPart>
    <w:docPart>
      <w:docPartPr>
        <w:name w:val="5344B542B5754B0A999DA98E451F844B"/>
        <w:category>
          <w:name w:val="כללי"/>
          <w:gallery w:val="placeholder"/>
        </w:category>
        <w:types>
          <w:type w:val="bbPlcHdr"/>
        </w:types>
        <w:behaviors>
          <w:behavior w:val="content"/>
        </w:behaviors>
        <w:guid w:val="{7E4E499C-7B43-47E6-8B79-0BDF33C1349B}"/>
      </w:docPartPr>
      <w:docPartBody>
        <w:p w:rsidR="00F14AAB" w:rsidRDefault="00F14AAB" w:rsidP="00F14AAB">
          <w:pPr>
            <w:pStyle w:val="5344B542B5754B0A999DA98E451F844B"/>
          </w:pPr>
          <w:r w:rsidRPr="0027244C">
            <w:rPr>
              <w:rStyle w:val="a3"/>
              <w:rtl/>
            </w:rPr>
            <w:t>[צד א בחוזה]</w:t>
          </w:r>
        </w:p>
      </w:docPartBody>
    </w:docPart>
    <w:docPart>
      <w:docPartPr>
        <w:name w:val="5C3164E7696A4878A25903C84FD32A7B"/>
        <w:category>
          <w:name w:val="כללי"/>
          <w:gallery w:val="placeholder"/>
        </w:category>
        <w:types>
          <w:type w:val="bbPlcHdr"/>
        </w:types>
        <w:behaviors>
          <w:behavior w:val="content"/>
        </w:behaviors>
        <w:guid w:val="{73644CB6-EDF2-47B4-82DC-CAD6E09A3F4C}"/>
      </w:docPartPr>
      <w:docPartBody>
        <w:p w:rsidR="00F14AAB" w:rsidRDefault="00F14AAB" w:rsidP="00F14AAB">
          <w:pPr>
            <w:pStyle w:val="5C3164E7696A4878A25903C84FD32A7B"/>
          </w:pPr>
          <w:r w:rsidRPr="003059F5">
            <w:rPr>
              <w:rStyle w:val="a3"/>
              <w:rtl/>
            </w:rPr>
            <w:t>[שם ספק]</w:t>
          </w:r>
        </w:p>
      </w:docPartBody>
    </w:docPart>
    <w:docPart>
      <w:docPartPr>
        <w:name w:val="5431D8318DE54E3881313518975AE2E8"/>
        <w:category>
          <w:name w:val="כללי"/>
          <w:gallery w:val="placeholder"/>
        </w:category>
        <w:types>
          <w:type w:val="bbPlcHdr"/>
        </w:types>
        <w:behaviors>
          <w:behavior w:val="content"/>
        </w:behaviors>
        <w:guid w:val="{DAFCF4C7-727C-4FCB-8626-98F73798FD05}"/>
      </w:docPartPr>
      <w:docPartBody>
        <w:p w:rsidR="00F14AAB" w:rsidRDefault="00F14AAB" w:rsidP="00F14AAB">
          <w:pPr>
            <w:pStyle w:val="5431D8318DE54E3881313518975AE2E8"/>
          </w:pPr>
          <w:r w:rsidRPr="0027244C">
            <w:rPr>
              <w:rStyle w:val="a3"/>
              <w:rtl/>
            </w:rPr>
            <w:t>[צד א בחוזה]</w:t>
          </w:r>
        </w:p>
      </w:docPartBody>
    </w:docPart>
    <w:docPart>
      <w:docPartPr>
        <w:name w:val="5F13FBDB1EBD43ACB65AF88CD2CD9AA4"/>
        <w:category>
          <w:name w:val="כללי"/>
          <w:gallery w:val="placeholder"/>
        </w:category>
        <w:types>
          <w:type w:val="bbPlcHdr"/>
        </w:types>
        <w:behaviors>
          <w:behavior w:val="content"/>
        </w:behaviors>
        <w:guid w:val="{146B7372-67B9-40A5-8AC9-5308AC6E79C8}"/>
      </w:docPartPr>
      <w:docPartBody>
        <w:p w:rsidR="00F14AAB" w:rsidRDefault="00F14AAB">
          <w:r w:rsidRPr="00B747E7">
            <w:rPr>
              <w:rStyle w:val="a3"/>
              <w:rtl/>
            </w:rPr>
            <w:t>[שם ספק]</w:t>
          </w:r>
        </w:p>
      </w:docPartBody>
    </w:docPart>
    <w:docPart>
      <w:docPartPr>
        <w:name w:val="E0316F75536F4E68B51B142CC8245398"/>
        <w:category>
          <w:name w:val="כללי"/>
          <w:gallery w:val="placeholder"/>
        </w:category>
        <w:types>
          <w:type w:val="bbPlcHdr"/>
        </w:types>
        <w:behaviors>
          <w:behavior w:val="content"/>
        </w:behaviors>
        <w:guid w:val="{ABD4ADCA-9FBF-42A8-A2AD-468822E114CD}"/>
      </w:docPartPr>
      <w:docPartBody>
        <w:p w:rsidR="00F14AAB" w:rsidRDefault="00F14AAB">
          <w:r w:rsidRPr="00B747E7">
            <w:rPr>
              <w:rStyle w:val="a3"/>
              <w:rtl/>
            </w:rPr>
            <w:t>[תאריך חתימת חוזה]</w:t>
          </w:r>
        </w:p>
      </w:docPartBody>
    </w:docPart>
    <w:docPart>
      <w:docPartPr>
        <w:name w:val="DD64D30360784CE18C0DE2F2A5933F82"/>
        <w:category>
          <w:name w:val="כללי"/>
          <w:gallery w:val="placeholder"/>
        </w:category>
        <w:types>
          <w:type w:val="bbPlcHdr"/>
        </w:types>
        <w:behaviors>
          <w:behavior w:val="content"/>
        </w:behaviors>
        <w:guid w:val="{E28DB227-26CB-4432-B5DC-344174C45433}"/>
      </w:docPartPr>
      <w:docPartBody>
        <w:p w:rsidR="00F14AAB" w:rsidRDefault="00F14AAB">
          <w:r w:rsidRPr="00B747E7">
            <w:rPr>
              <w:rStyle w:val="a3"/>
              <w:rtl/>
            </w:rPr>
            <w:t>[שם הפרויקט]</w:t>
          </w:r>
        </w:p>
      </w:docPartBody>
    </w:docPart>
    <w:docPart>
      <w:docPartPr>
        <w:name w:val="9BBB0B8800A3423F8318E5743E6E5377"/>
        <w:category>
          <w:name w:val="כללי"/>
          <w:gallery w:val="placeholder"/>
        </w:category>
        <w:types>
          <w:type w:val="bbPlcHdr"/>
        </w:types>
        <w:behaviors>
          <w:behavior w:val="content"/>
        </w:behaviors>
        <w:guid w:val="{03674BEA-9C0B-4CC8-ABEA-40A556FC0E42}"/>
      </w:docPartPr>
      <w:docPartBody>
        <w:p w:rsidR="00F14AAB" w:rsidRDefault="00F14AAB">
          <w:r w:rsidRPr="00B747E7">
            <w:rPr>
              <w:rStyle w:val="a3"/>
              <w:rtl/>
            </w:rPr>
            <w:t>[שם אתר]</w:t>
          </w:r>
        </w:p>
      </w:docPartBody>
    </w:docPart>
    <w:docPart>
      <w:docPartPr>
        <w:name w:val="353AD82A28A24870A6DB2DF489DC3A79"/>
        <w:category>
          <w:name w:val="כללי"/>
          <w:gallery w:val="placeholder"/>
        </w:category>
        <w:types>
          <w:type w:val="bbPlcHdr"/>
        </w:types>
        <w:behaviors>
          <w:behavior w:val="content"/>
        </w:behaviors>
        <w:guid w:val="{5EE8A175-0051-4CE8-8B48-77F8C0A38071}"/>
      </w:docPartPr>
      <w:docPartBody>
        <w:p w:rsidR="00F14AAB" w:rsidRDefault="00F14AAB">
          <w:r w:rsidRPr="00B747E7">
            <w:rPr>
              <w:rStyle w:val="a3"/>
              <w:rtl/>
            </w:rPr>
            <w:t>[צד א בחוזה]</w:t>
          </w:r>
        </w:p>
      </w:docPartBody>
    </w:docPart>
    <w:docPart>
      <w:docPartPr>
        <w:name w:val="1DA959507CA64BD1AD9370D04403468A"/>
        <w:category>
          <w:name w:val="כללי"/>
          <w:gallery w:val="placeholder"/>
        </w:category>
        <w:types>
          <w:type w:val="bbPlcHdr"/>
        </w:types>
        <w:behaviors>
          <w:behavior w:val="content"/>
        </w:behaviors>
        <w:guid w:val="{DFDA98D8-8308-4B38-9B22-968038D13C6A}"/>
      </w:docPartPr>
      <w:docPartBody>
        <w:p w:rsidR="00F14AAB" w:rsidRDefault="00F14AAB">
          <w:r w:rsidRPr="00B747E7">
            <w:rPr>
              <w:rStyle w:val="a3"/>
              <w:rtl/>
            </w:rPr>
            <w:t>[שם אתר]</w:t>
          </w:r>
        </w:p>
      </w:docPartBody>
    </w:docPart>
    <w:docPart>
      <w:docPartPr>
        <w:name w:val="A9AF9C1D1CEC4B95ABDE6F39AA6F66FE"/>
        <w:category>
          <w:name w:val="כללי"/>
          <w:gallery w:val="placeholder"/>
        </w:category>
        <w:types>
          <w:type w:val="bbPlcHdr"/>
        </w:types>
        <w:behaviors>
          <w:behavior w:val="content"/>
        </w:behaviors>
        <w:guid w:val="{3FF2DFE9-508E-475C-A84C-0D6A47AEB00B}"/>
      </w:docPartPr>
      <w:docPartBody>
        <w:p w:rsidR="00F14AAB" w:rsidRDefault="00F14AAB">
          <w:r w:rsidRPr="00B747E7">
            <w:rPr>
              <w:rStyle w:val="a3"/>
              <w:rtl/>
            </w:rPr>
            <w:t>[תאריך חתימת חוזה]</w:t>
          </w:r>
        </w:p>
      </w:docPartBody>
    </w:docPart>
    <w:docPart>
      <w:docPartPr>
        <w:name w:val="7E0DFF63DDEA4DB1921AE2D0D8ABA019"/>
        <w:category>
          <w:name w:val="כללי"/>
          <w:gallery w:val="placeholder"/>
        </w:category>
        <w:types>
          <w:type w:val="bbPlcHdr"/>
        </w:types>
        <w:behaviors>
          <w:behavior w:val="content"/>
        </w:behaviors>
        <w:guid w:val="{81061F99-CC8F-4425-872C-9E6E9F18265E}"/>
      </w:docPartPr>
      <w:docPartBody>
        <w:p w:rsidR="00F14AAB" w:rsidRDefault="00F14AAB">
          <w:r w:rsidRPr="00B747E7">
            <w:rPr>
              <w:rStyle w:val="a3"/>
              <w:rtl/>
            </w:rPr>
            <w:t>[צד א בחוזה]</w:t>
          </w:r>
        </w:p>
      </w:docPartBody>
    </w:docPart>
    <w:docPart>
      <w:docPartPr>
        <w:name w:val="3847880E1F70456097F2F624018F801B"/>
        <w:category>
          <w:name w:val="כללי"/>
          <w:gallery w:val="placeholder"/>
        </w:category>
        <w:types>
          <w:type w:val="bbPlcHdr"/>
        </w:types>
        <w:behaviors>
          <w:behavior w:val="content"/>
        </w:behaviors>
        <w:guid w:val="{F2BD3FEB-6931-4013-A1E5-22E23464B50A}"/>
      </w:docPartPr>
      <w:docPartBody>
        <w:p w:rsidR="00F14AAB" w:rsidRDefault="00F14AAB">
          <w:r w:rsidRPr="00B747E7">
            <w:rPr>
              <w:rStyle w:val="a3"/>
              <w:rtl/>
            </w:rPr>
            <w:t>[שם אתר]</w:t>
          </w:r>
        </w:p>
      </w:docPartBody>
    </w:docPart>
    <w:docPart>
      <w:docPartPr>
        <w:name w:val="44FA1102FF78424A8960CA5AA22468A2"/>
        <w:category>
          <w:name w:val="כללי"/>
          <w:gallery w:val="placeholder"/>
        </w:category>
        <w:types>
          <w:type w:val="bbPlcHdr"/>
        </w:types>
        <w:behaviors>
          <w:behavior w:val="content"/>
        </w:behaviors>
        <w:guid w:val="{104AF4FA-717A-43CE-A3CD-5B06A0FC1B75}"/>
      </w:docPartPr>
      <w:docPartBody>
        <w:p w:rsidR="00F14AAB" w:rsidRDefault="00F14AAB">
          <w:r w:rsidRPr="00B747E7">
            <w:rPr>
              <w:rStyle w:val="a3"/>
              <w:rtl/>
            </w:rPr>
            <w:t>[שם אתר]</w:t>
          </w:r>
        </w:p>
      </w:docPartBody>
    </w:docPart>
    <w:docPart>
      <w:docPartPr>
        <w:name w:val="9B736C2CF2AB47FF9C097A39755F3087"/>
        <w:category>
          <w:name w:val="כללי"/>
          <w:gallery w:val="placeholder"/>
        </w:category>
        <w:types>
          <w:type w:val="bbPlcHdr"/>
        </w:types>
        <w:behaviors>
          <w:behavior w:val="content"/>
        </w:behaviors>
        <w:guid w:val="{EBB87855-4A6A-4010-8039-B43F7F69BA73}"/>
      </w:docPartPr>
      <w:docPartBody>
        <w:p w:rsidR="00F14AAB" w:rsidRDefault="00F14AAB">
          <w:r w:rsidRPr="00B747E7">
            <w:rPr>
              <w:rStyle w:val="a3"/>
              <w:rtl/>
            </w:rPr>
            <w:t>[שם ספק]</w:t>
          </w:r>
        </w:p>
      </w:docPartBody>
    </w:docPart>
    <w:docPart>
      <w:docPartPr>
        <w:name w:val="3693E7D64992411CA69E6BC0F59EB851"/>
        <w:category>
          <w:name w:val="כללי"/>
          <w:gallery w:val="placeholder"/>
        </w:category>
        <w:types>
          <w:type w:val="bbPlcHdr"/>
        </w:types>
        <w:behaviors>
          <w:behavior w:val="content"/>
        </w:behaviors>
        <w:guid w:val="{F53B166B-1DF7-4F02-A39E-B3286E373B32}"/>
      </w:docPartPr>
      <w:docPartBody>
        <w:p w:rsidR="00F14AAB" w:rsidRDefault="00F14AAB">
          <w:r w:rsidRPr="00B747E7">
            <w:rPr>
              <w:rStyle w:val="a3"/>
              <w:rtl/>
            </w:rPr>
            <w:t>[שם ספק]</w:t>
          </w:r>
        </w:p>
      </w:docPartBody>
    </w:docPart>
    <w:docPart>
      <w:docPartPr>
        <w:name w:val="E766EDA500D441F2851ABE1C7070169F"/>
        <w:category>
          <w:name w:val="כללי"/>
          <w:gallery w:val="placeholder"/>
        </w:category>
        <w:types>
          <w:type w:val="bbPlcHdr"/>
        </w:types>
        <w:behaviors>
          <w:behavior w:val="content"/>
        </w:behaviors>
        <w:guid w:val="{F4ADB505-E881-4760-AB9A-2A1FE12407DD}"/>
      </w:docPartPr>
      <w:docPartBody>
        <w:p w:rsidR="00F14AAB" w:rsidRDefault="00F14AAB">
          <w:r w:rsidRPr="00B747E7">
            <w:rPr>
              <w:rStyle w:val="a3"/>
              <w:rtl/>
            </w:rPr>
            <w:t>[שם הפרויקט]</w:t>
          </w:r>
        </w:p>
      </w:docPartBody>
    </w:docPart>
    <w:docPart>
      <w:docPartPr>
        <w:name w:val="3C1CED3C9BCD4F1DB8932356A4D9E283"/>
        <w:category>
          <w:name w:val="כללי"/>
          <w:gallery w:val="placeholder"/>
        </w:category>
        <w:types>
          <w:type w:val="bbPlcHdr"/>
        </w:types>
        <w:behaviors>
          <w:behavior w:val="content"/>
        </w:behaviors>
        <w:guid w:val="{977FB16B-59FE-4EA1-8A8B-7EFF8B35DB42}"/>
      </w:docPartPr>
      <w:docPartBody>
        <w:p w:rsidR="00F14AAB" w:rsidRDefault="00F14AAB">
          <w:r w:rsidRPr="00B747E7">
            <w:rPr>
              <w:rStyle w:val="a3"/>
              <w:rtl/>
            </w:rPr>
            <w:t>[סוג מדד כותרת]</w:t>
          </w:r>
        </w:p>
      </w:docPartBody>
    </w:docPart>
    <w:docPart>
      <w:docPartPr>
        <w:name w:val="390DD7D6EFEC4432A9A82E052AD8019D"/>
        <w:category>
          <w:name w:val="כללי"/>
          <w:gallery w:val="placeholder"/>
        </w:category>
        <w:types>
          <w:type w:val="bbPlcHdr"/>
        </w:types>
        <w:behaviors>
          <w:behavior w:val="content"/>
        </w:behaviors>
        <w:guid w:val="{841A78FF-E0A1-4ACC-8626-D52E6AA8EB02}"/>
      </w:docPartPr>
      <w:docPartBody>
        <w:p w:rsidR="00F14AAB" w:rsidRDefault="00F14AAB">
          <w:r w:rsidRPr="00B747E7">
            <w:rPr>
              <w:rStyle w:val="a3"/>
              <w:rtl/>
            </w:rPr>
            <w:t>[מדד בגין/ידוע - כותרת]</w:t>
          </w:r>
        </w:p>
      </w:docPartBody>
    </w:docPart>
    <w:docPart>
      <w:docPartPr>
        <w:name w:val="0EC8AFB8C2644569944A7741F2FE5C0D"/>
        <w:category>
          <w:name w:val="כללי"/>
          <w:gallery w:val="placeholder"/>
        </w:category>
        <w:types>
          <w:type w:val="bbPlcHdr"/>
        </w:types>
        <w:behaviors>
          <w:behavior w:val="content"/>
        </w:behaviors>
        <w:guid w:val="{0F346D8F-E651-45D0-9952-93EE27CF4497}"/>
      </w:docPartPr>
      <w:docPartBody>
        <w:p w:rsidR="00F14AAB" w:rsidRDefault="00F14AAB">
          <w:r w:rsidRPr="00B747E7">
            <w:rPr>
              <w:rStyle w:val="a3"/>
              <w:rtl/>
            </w:rPr>
            <w:t>[מדד בסיס]</w:t>
          </w:r>
        </w:p>
      </w:docPartBody>
    </w:docPart>
    <w:docPart>
      <w:docPartPr>
        <w:name w:val="15270A8535FE4FBE87B7CCAE0B0E39BF"/>
        <w:category>
          <w:name w:val="כללי"/>
          <w:gallery w:val="placeholder"/>
        </w:category>
        <w:types>
          <w:type w:val="bbPlcHdr"/>
        </w:types>
        <w:behaviors>
          <w:behavior w:val="content"/>
        </w:behaviors>
        <w:guid w:val="{CB224F7B-9375-46B1-B2C0-C8B675258D95}"/>
      </w:docPartPr>
      <w:docPartBody>
        <w:p w:rsidR="00F14AAB" w:rsidRDefault="00F14AAB">
          <w:r w:rsidRPr="00B747E7">
            <w:rPr>
              <w:rStyle w:val="a3"/>
              <w:rtl/>
            </w:rPr>
            <w:t>[נקודות מדד]</w:t>
          </w:r>
        </w:p>
      </w:docPartBody>
    </w:docPart>
    <w:docPart>
      <w:docPartPr>
        <w:name w:val="35E4251D2A874369BCA7E3D33AE8DA8B"/>
        <w:category>
          <w:name w:val="כללי"/>
          <w:gallery w:val="placeholder"/>
        </w:category>
        <w:types>
          <w:type w:val="bbPlcHdr"/>
        </w:types>
        <w:behaviors>
          <w:behavior w:val="content"/>
        </w:behaviors>
        <w:guid w:val="{F03D1260-35B1-4AAD-946C-C902B317665D}"/>
      </w:docPartPr>
      <w:docPartBody>
        <w:p w:rsidR="00F14AAB" w:rsidRDefault="00F14AAB">
          <w:r w:rsidRPr="00B747E7">
            <w:rPr>
              <w:rStyle w:val="a3"/>
              <w:rtl/>
            </w:rPr>
            <w:t>[שם הפרויקט]</w:t>
          </w:r>
        </w:p>
      </w:docPartBody>
    </w:docPart>
    <w:docPart>
      <w:docPartPr>
        <w:name w:val="25ED5A29456142D2A94D083DE1EDEECF"/>
        <w:category>
          <w:name w:val="כללי"/>
          <w:gallery w:val="placeholder"/>
        </w:category>
        <w:types>
          <w:type w:val="bbPlcHdr"/>
        </w:types>
        <w:behaviors>
          <w:behavior w:val="content"/>
        </w:behaviors>
        <w:guid w:val="{D919C643-6E4B-4E2D-8491-9F549ED8F4A8}"/>
      </w:docPartPr>
      <w:docPartBody>
        <w:p w:rsidR="00F14AAB" w:rsidRDefault="00F14AAB" w:rsidP="00F14AAB">
          <w:pPr>
            <w:pStyle w:val="25ED5A29456142D2A94D083DE1EDEECF"/>
          </w:pPr>
          <w:r w:rsidRPr="00B747E7">
            <w:rPr>
              <w:rStyle w:val="a3"/>
              <w:rtl/>
            </w:rPr>
            <w:t>[סוג מדד כותרת]</w:t>
          </w:r>
        </w:p>
      </w:docPartBody>
    </w:docPart>
    <w:docPart>
      <w:docPartPr>
        <w:name w:val="7E8A03CED1934F9882350454A591A580"/>
        <w:category>
          <w:name w:val="כללי"/>
          <w:gallery w:val="placeholder"/>
        </w:category>
        <w:types>
          <w:type w:val="bbPlcHdr"/>
        </w:types>
        <w:behaviors>
          <w:behavior w:val="content"/>
        </w:behaviors>
        <w:guid w:val="{0D22FA5B-E9F8-4007-912C-9ACF46A65EF4}"/>
      </w:docPartPr>
      <w:docPartBody>
        <w:p w:rsidR="00F14AAB" w:rsidRDefault="00F14AAB" w:rsidP="00F14AAB">
          <w:pPr>
            <w:pStyle w:val="7E8A03CED1934F9882350454A591A580"/>
          </w:pPr>
          <w:r w:rsidRPr="00B747E7">
            <w:rPr>
              <w:rStyle w:val="a3"/>
              <w:rtl/>
            </w:rPr>
            <w:t>[מדד בגין/ידוע - כותרת]</w:t>
          </w:r>
        </w:p>
      </w:docPartBody>
    </w:docPart>
    <w:docPart>
      <w:docPartPr>
        <w:name w:val="A4619D71C3CD4CA1BD69C14BDA254E44"/>
        <w:category>
          <w:name w:val="כללי"/>
          <w:gallery w:val="placeholder"/>
        </w:category>
        <w:types>
          <w:type w:val="bbPlcHdr"/>
        </w:types>
        <w:behaviors>
          <w:behavior w:val="content"/>
        </w:behaviors>
        <w:guid w:val="{361C6118-5F55-44B9-B123-534D3A6FA42E}"/>
      </w:docPartPr>
      <w:docPartBody>
        <w:p w:rsidR="00F14AAB" w:rsidRDefault="00F14AAB" w:rsidP="00F14AAB">
          <w:pPr>
            <w:pStyle w:val="A4619D71C3CD4CA1BD69C14BDA254E44"/>
          </w:pPr>
          <w:r w:rsidRPr="00B747E7">
            <w:rPr>
              <w:rStyle w:val="a3"/>
              <w:rtl/>
            </w:rPr>
            <w:t>[מדד בסיס]</w:t>
          </w:r>
        </w:p>
      </w:docPartBody>
    </w:docPart>
    <w:docPart>
      <w:docPartPr>
        <w:name w:val="22E994D1002049A4A8AD2504B137F035"/>
        <w:category>
          <w:name w:val="כללי"/>
          <w:gallery w:val="placeholder"/>
        </w:category>
        <w:types>
          <w:type w:val="bbPlcHdr"/>
        </w:types>
        <w:behaviors>
          <w:behavior w:val="content"/>
        </w:behaviors>
        <w:guid w:val="{E34CE423-9155-4136-9FFF-836368718B31}"/>
      </w:docPartPr>
      <w:docPartBody>
        <w:p w:rsidR="00F14AAB" w:rsidRDefault="00F14AAB" w:rsidP="00F14AAB">
          <w:pPr>
            <w:pStyle w:val="22E994D1002049A4A8AD2504B137F035"/>
          </w:pPr>
          <w:r w:rsidRPr="00B747E7">
            <w:rPr>
              <w:rStyle w:val="a3"/>
              <w:rtl/>
            </w:rPr>
            <w:t>[נקודות מדד]</w:t>
          </w:r>
        </w:p>
      </w:docPartBody>
    </w:docPart>
    <w:docPart>
      <w:docPartPr>
        <w:name w:val="A07761CF87D24519ADE3B013629A358E"/>
        <w:category>
          <w:name w:val="כללי"/>
          <w:gallery w:val="placeholder"/>
        </w:category>
        <w:types>
          <w:type w:val="bbPlcHdr"/>
        </w:types>
        <w:behaviors>
          <w:behavior w:val="content"/>
        </w:behaviors>
        <w:guid w:val="{6A8E25C4-D9B0-4921-AA66-E0C31F22C186}"/>
      </w:docPartPr>
      <w:docPartBody>
        <w:p w:rsidR="00F14AAB" w:rsidRDefault="00F14AAB">
          <w:r w:rsidRPr="00B747E7">
            <w:rPr>
              <w:rStyle w:val="a3"/>
              <w:rtl/>
            </w:rPr>
            <w:t>[שם הפרויקט]</w:t>
          </w:r>
        </w:p>
      </w:docPartBody>
    </w:docPart>
    <w:docPart>
      <w:docPartPr>
        <w:name w:val="8F6C341BB54D4D66BDBED3CEB8652A72"/>
        <w:category>
          <w:name w:val="כללי"/>
          <w:gallery w:val="placeholder"/>
        </w:category>
        <w:types>
          <w:type w:val="bbPlcHdr"/>
        </w:types>
        <w:behaviors>
          <w:behavior w:val="content"/>
        </w:behaviors>
        <w:guid w:val="{C8CFE8D3-A4CA-4E78-8D6A-A2D0343EA4DB}"/>
      </w:docPartPr>
      <w:docPartBody>
        <w:p w:rsidR="00F14AAB" w:rsidRDefault="00F14AAB" w:rsidP="00F14AAB">
          <w:pPr>
            <w:pStyle w:val="8F6C341BB54D4D66BDBED3CEB8652A72"/>
          </w:pPr>
          <w:r w:rsidRPr="00B747E7">
            <w:rPr>
              <w:rStyle w:val="a3"/>
              <w:rtl/>
            </w:rPr>
            <w:t>[סוג מדד כותרת]</w:t>
          </w:r>
        </w:p>
      </w:docPartBody>
    </w:docPart>
    <w:docPart>
      <w:docPartPr>
        <w:name w:val="F9BF23AF95694D878D5C1A2BDFFEEFA2"/>
        <w:category>
          <w:name w:val="כללי"/>
          <w:gallery w:val="placeholder"/>
        </w:category>
        <w:types>
          <w:type w:val="bbPlcHdr"/>
        </w:types>
        <w:behaviors>
          <w:behavior w:val="content"/>
        </w:behaviors>
        <w:guid w:val="{BB130901-3650-4630-B70F-2A50ADEC7FE7}"/>
      </w:docPartPr>
      <w:docPartBody>
        <w:p w:rsidR="00F14AAB" w:rsidRDefault="00F14AAB" w:rsidP="00F14AAB">
          <w:pPr>
            <w:pStyle w:val="F9BF23AF95694D878D5C1A2BDFFEEFA2"/>
          </w:pPr>
          <w:r w:rsidRPr="00B747E7">
            <w:rPr>
              <w:rStyle w:val="a3"/>
              <w:rtl/>
            </w:rPr>
            <w:t>[מדד בגין/ידוע - כותרת]</w:t>
          </w:r>
        </w:p>
      </w:docPartBody>
    </w:docPart>
    <w:docPart>
      <w:docPartPr>
        <w:name w:val="6114CAB1F9984323BBC2601C4761272D"/>
        <w:category>
          <w:name w:val="כללי"/>
          <w:gallery w:val="placeholder"/>
        </w:category>
        <w:types>
          <w:type w:val="bbPlcHdr"/>
        </w:types>
        <w:behaviors>
          <w:behavior w:val="content"/>
        </w:behaviors>
        <w:guid w:val="{B1D8E156-5CD0-48B4-8452-2E9C3777EF52}"/>
      </w:docPartPr>
      <w:docPartBody>
        <w:p w:rsidR="00F14AAB" w:rsidRDefault="00F14AAB" w:rsidP="00F14AAB">
          <w:pPr>
            <w:pStyle w:val="6114CAB1F9984323BBC2601C4761272D"/>
          </w:pPr>
          <w:r w:rsidRPr="00B747E7">
            <w:rPr>
              <w:rStyle w:val="a3"/>
              <w:rtl/>
            </w:rPr>
            <w:t>[מדד בסיס]</w:t>
          </w:r>
        </w:p>
      </w:docPartBody>
    </w:docPart>
    <w:docPart>
      <w:docPartPr>
        <w:name w:val="4D1FFA1590424E2BB546A77D4240CE31"/>
        <w:category>
          <w:name w:val="כללי"/>
          <w:gallery w:val="placeholder"/>
        </w:category>
        <w:types>
          <w:type w:val="bbPlcHdr"/>
        </w:types>
        <w:behaviors>
          <w:behavior w:val="content"/>
        </w:behaviors>
        <w:guid w:val="{0EACBCA6-F5EA-4C86-838D-E53820388B92}"/>
      </w:docPartPr>
      <w:docPartBody>
        <w:p w:rsidR="00F14AAB" w:rsidRDefault="00F14AAB" w:rsidP="00F14AAB">
          <w:pPr>
            <w:pStyle w:val="4D1FFA1590424E2BB546A77D4240CE31"/>
          </w:pPr>
          <w:r w:rsidRPr="00B747E7">
            <w:rPr>
              <w:rStyle w:val="a3"/>
              <w:rtl/>
            </w:rPr>
            <w:t>[נקודות מדד]</w:t>
          </w:r>
        </w:p>
      </w:docPartBody>
    </w:docPart>
    <w:docPart>
      <w:docPartPr>
        <w:name w:val="A6ACC1E631174F56A827CC4D23F4F632"/>
        <w:category>
          <w:name w:val="כללי"/>
          <w:gallery w:val="placeholder"/>
        </w:category>
        <w:types>
          <w:type w:val="bbPlcHdr"/>
        </w:types>
        <w:behaviors>
          <w:behavior w:val="content"/>
        </w:behaviors>
        <w:guid w:val="{7B565BC1-723B-45B4-A79E-7C981573AA99}"/>
      </w:docPartPr>
      <w:docPartBody>
        <w:p w:rsidR="00F14AAB" w:rsidRDefault="00F14AAB">
          <w:r w:rsidRPr="00B747E7">
            <w:rPr>
              <w:rStyle w:val="a3"/>
              <w:rtl/>
            </w:rPr>
            <w:t>[שם הפרויקט]</w:t>
          </w:r>
        </w:p>
      </w:docPartBody>
    </w:docPart>
    <w:docPart>
      <w:docPartPr>
        <w:name w:val="5C033AE97F764B5898EF3E0D1DFB9684"/>
        <w:category>
          <w:name w:val="כללי"/>
          <w:gallery w:val="placeholder"/>
        </w:category>
        <w:types>
          <w:type w:val="bbPlcHdr"/>
        </w:types>
        <w:behaviors>
          <w:behavior w:val="content"/>
        </w:behaviors>
        <w:guid w:val="{6E547B89-DDF8-44A6-9BC0-E3B299B70CBC}"/>
      </w:docPartPr>
      <w:docPartBody>
        <w:p w:rsidR="00B12807" w:rsidRDefault="00657539" w:rsidP="00657539">
          <w:pPr>
            <w:pStyle w:val="5C033AE97F764B5898EF3E0D1DFB9684"/>
          </w:pPr>
          <w:r w:rsidRPr="00B747E7">
            <w:rPr>
              <w:rStyle w:val="a3"/>
              <w:rtl/>
            </w:rPr>
            <w:t>[צד א בחוזה]</w:t>
          </w:r>
        </w:p>
      </w:docPartBody>
    </w:docPart>
    <w:docPart>
      <w:docPartPr>
        <w:name w:val="E28D06DF83794209807D477F2B690109"/>
        <w:category>
          <w:name w:val="כללי"/>
          <w:gallery w:val="placeholder"/>
        </w:category>
        <w:types>
          <w:type w:val="bbPlcHdr"/>
        </w:types>
        <w:behaviors>
          <w:behavior w:val="content"/>
        </w:behaviors>
        <w:guid w:val="{EB60BB37-C81D-4309-9A83-7FF00588D176}"/>
      </w:docPartPr>
      <w:docPartBody>
        <w:p w:rsidR="00B12807" w:rsidRDefault="00657539" w:rsidP="00657539">
          <w:pPr>
            <w:pStyle w:val="E28D06DF83794209807D477F2B690109"/>
          </w:pPr>
          <w:r w:rsidRPr="00B747E7">
            <w:rPr>
              <w:rStyle w:val="a3"/>
              <w:rtl/>
            </w:rPr>
            <w:t>[שם ספק]</w:t>
          </w:r>
        </w:p>
      </w:docPartBody>
    </w:docPart>
    <w:docPart>
      <w:docPartPr>
        <w:name w:val="4324F122FCAB41A7B87D7E3BE7911978"/>
        <w:category>
          <w:name w:val="כללי"/>
          <w:gallery w:val="placeholder"/>
        </w:category>
        <w:types>
          <w:type w:val="bbPlcHdr"/>
        </w:types>
        <w:behaviors>
          <w:behavior w:val="content"/>
        </w:behaviors>
        <w:guid w:val="{D903470A-39DA-4B87-B15E-4A63BAE3A0AF}"/>
      </w:docPartPr>
      <w:docPartBody>
        <w:p w:rsidR="00B12807" w:rsidRDefault="00657539" w:rsidP="00657539">
          <w:pPr>
            <w:pStyle w:val="4324F122FCAB41A7B87D7E3BE7911978"/>
          </w:pPr>
          <w:r w:rsidRPr="00B747E7">
            <w:rPr>
              <w:rStyle w:val="a3"/>
              <w:rtl/>
            </w:rPr>
            <w:t>[תאריך חתימת חוזה]</w:t>
          </w:r>
        </w:p>
      </w:docPartBody>
    </w:docPart>
    <w:docPart>
      <w:docPartPr>
        <w:name w:val="935EC7787E0C453F94479C06A81314B9"/>
        <w:category>
          <w:name w:val="כללי"/>
          <w:gallery w:val="placeholder"/>
        </w:category>
        <w:types>
          <w:type w:val="bbPlcHdr"/>
        </w:types>
        <w:behaviors>
          <w:behavior w:val="content"/>
        </w:behaviors>
        <w:guid w:val="{DEA87EE2-14B8-420B-BCD4-0CC20EE14666}"/>
      </w:docPartPr>
      <w:docPartBody>
        <w:p w:rsidR="00B12807" w:rsidRDefault="00657539" w:rsidP="00657539">
          <w:pPr>
            <w:pStyle w:val="935EC7787E0C453F94479C06A81314B9"/>
          </w:pPr>
          <w:r w:rsidRPr="00B747E7">
            <w:rPr>
              <w:rStyle w:val="a3"/>
              <w:rtl/>
            </w:rPr>
            <w:t>[שם הפרויקט]</w:t>
          </w:r>
        </w:p>
      </w:docPartBody>
    </w:docPart>
    <w:docPart>
      <w:docPartPr>
        <w:name w:val="B63D527A5808483C8B3B4725368625DB"/>
        <w:category>
          <w:name w:val="כללי"/>
          <w:gallery w:val="placeholder"/>
        </w:category>
        <w:types>
          <w:type w:val="bbPlcHdr"/>
        </w:types>
        <w:behaviors>
          <w:behavior w:val="content"/>
        </w:behaviors>
        <w:guid w:val="{920E14CB-BAC1-455A-B543-E896FAB37795}"/>
      </w:docPartPr>
      <w:docPartBody>
        <w:p w:rsidR="005F169F" w:rsidRDefault="005F169F" w:rsidP="005F169F">
          <w:pPr>
            <w:pStyle w:val="B63D527A5808483C8B3B4725368625DB"/>
          </w:pPr>
          <w:r w:rsidRPr="002516AF">
            <w:rPr>
              <w:rStyle w:val="a3"/>
              <w:rtl/>
            </w:rPr>
            <w:t>[שם הפרויקט]</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David">
    <w:panose1 w:val="020E0502060401010101"/>
    <w:charset w:val="00"/>
    <w:family w:val="swiss"/>
    <w:pitch w:val="variable"/>
    <w:sig w:usb0="00000803" w:usb1="00000000" w:usb2="00000000" w:usb3="00000000" w:csb0="00000021" w:csb1="00000000"/>
  </w:font>
  <w:font w:name="Calibri">
    <w:panose1 w:val="020F0502020204030204"/>
    <w:charset w:val="00"/>
    <w:family w:val="swiss"/>
    <w:pitch w:val="variable"/>
    <w:sig w:usb0="E0002AFF" w:usb1="C000247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Garamond">
    <w:panose1 w:val="02020404030301010803"/>
    <w:charset w:val="00"/>
    <w:family w:val="roman"/>
    <w:pitch w:val="variable"/>
    <w:sig w:usb0="00000287" w:usb1="00000000" w:usb2="00000000" w:usb3="00000000" w:csb0="0000009F" w:csb1="00000000"/>
  </w:font>
  <w:font w:name="רמת גן">
    <w:altName w:val="Times New Roman"/>
    <w:panose1 w:val="00000000000000000000"/>
    <w:charset w:val="B1"/>
    <w:family w:val="auto"/>
    <w:notTrueType/>
    <w:pitch w:val="default"/>
    <w:sig w:usb0="00000800" w:usb1="00000000" w:usb2="00000000" w:usb3="00000000" w:csb0="00000020"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865A5"/>
    <w:rsid w:val="000046A2"/>
    <w:rsid w:val="0008438A"/>
    <w:rsid w:val="001547DC"/>
    <w:rsid w:val="00270B8A"/>
    <w:rsid w:val="0028422A"/>
    <w:rsid w:val="002B6FF2"/>
    <w:rsid w:val="0032380B"/>
    <w:rsid w:val="003C671A"/>
    <w:rsid w:val="004E4E37"/>
    <w:rsid w:val="005F169F"/>
    <w:rsid w:val="00657539"/>
    <w:rsid w:val="006865A5"/>
    <w:rsid w:val="006F4F3E"/>
    <w:rsid w:val="007401A6"/>
    <w:rsid w:val="007A5198"/>
    <w:rsid w:val="009837A9"/>
    <w:rsid w:val="00AB74EE"/>
    <w:rsid w:val="00B12807"/>
    <w:rsid w:val="00BA1EE0"/>
    <w:rsid w:val="00BB6840"/>
    <w:rsid w:val="00CF2645"/>
    <w:rsid w:val="00F14AAB"/>
    <w:rsid w:val="00FF6762"/>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he-IL"/>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6865A5"/>
    <w:pPr>
      <w:bidi/>
    </w:pPr>
    <w:rPr>
      <w:rFonts w:cs="Times New Roman"/>
      <w:sz w:val="3276"/>
      <w:szCs w:val="327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Placeholder Text"/>
    <w:basedOn w:val="a0"/>
    <w:uiPriority w:val="99"/>
    <w:semiHidden/>
    <w:rsid w:val="005F169F"/>
    <w:rPr>
      <w:color w:val="808080"/>
    </w:rPr>
  </w:style>
  <w:style w:type="paragraph" w:customStyle="1" w:styleId="871AD4D121CD46158D37AC706DC5F20D">
    <w:name w:val="871AD4D121CD46158D37AC706DC5F20D"/>
    <w:rsid w:val="006865A5"/>
    <w:pPr>
      <w:bidi/>
    </w:pPr>
  </w:style>
  <w:style w:type="paragraph" w:customStyle="1" w:styleId="67C2AB97BBCD442C886705456EBBB7B0">
    <w:name w:val="67C2AB97BBCD442C886705456EBBB7B0"/>
    <w:rsid w:val="006865A5"/>
    <w:pPr>
      <w:bidi/>
    </w:pPr>
  </w:style>
  <w:style w:type="paragraph" w:customStyle="1" w:styleId="37208FD0DB0444DCA907EF0ED64E6B18">
    <w:name w:val="37208FD0DB0444DCA907EF0ED64E6B18"/>
    <w:rsid w:val="006865A5"/>
    <w:pPr>
      <w:bidi/>
    </w:pPr>
  </w:style>
  <w:style w:type="paragraph" w:customStyle="1" w:styleId="71D2035B69E0492092CD157201A2A210">
    <w:name w:val="71D2035B69E0492092CD157201A2A210"/>
    <w:rsid w:val="006865A5"/>
    <w:pPr>
      <w:bidi/>
    </w:pPr>
  </w:style>
  <w:style w:type="paragraph" w:customStyle="1" w:styleId="097384DE99F64EFE95EB6B796425FE6C">
    <w:name w:val="097384DE99F64EFE95EB6B796425FE6C"/>
    <w:rsid w:val="000046A2"/>
    <w:pPr>
      <w:bidi/>
    </w:pPr>
  </w:style>
  <w:style w:type="paragraph" w:customStyle="1" w:styleId="BEFDDA32FACF48EE8967FD3328EE85D5">
    <w:name w:val="BEFDDA32FACF48EE8967FD3328EE85D5"/>
    <w:rsid w:val="000046A2"/>
    <w:pPr>
      <w:bidi/>
    </w:pPr>
  </w:style>
  <w:style w:type="paragraph" w:customStyle="1" w:styleId="AE4C4EA1358F449CB9AA95A98D430D69">
    <w:name w:val="AE4C4EA1358F449CB9AA95A98D430D69"/>
    <w:rsid w:val="000046A2"/>
    <w:pPr>
      <w:bidi/>
    </w:pPr>
  </w:style>
  <w:style w:type="paragraph" w:customStyle="1" w:styleId="8C1C27966FA842BD9DBB84D7CEBF11D9">
    <w:name w:val="8C1C27966FA842BD9DBB84D7CEBF11D9"/>
    <w:rsid w:val="000046A2"/>
    <w:pPr>
      <w:bidi/>
    </w:pPr>
  </w:style>
  <w:style w:type="paragraph" w:customStyle="1" w:styleId="D8AD10FF4ACF422CBCAAB4B3A763E055">
    <w:name w:val="D8AD10FF4ACF422CBCAAB4B3A763E055"/>
    <w:rsid w:val="000046A2"/>
    <w:pPr>
      <w:bidi/>
    </w:pPr>
  </w:style>
  <w:style w:type="paragraph" w:customStyle="1" w:styleId="989F52E045874C41937549D9DF7FBE11">
    <w:name w:val="989F52E045874C41937549D9DF7FBE11"/>
    <w:rsid w:val="0032380B"/>
    <w:pPr>
      <w:bidi/>
    </w:pPr>
  </w:style>
  <w:style w:type="paragraph" w:customStyle="1" w:styleId="202C0161F2AE48669D6EBC67E899F91A">
    <w:name w:val="202C0161F2AE48669D6EBC67E899F91A"/>
    <w:rsid w:val="0032380B"/>
    <w:pPr>
      <w:bidi/>
    </w:pPr>
  </w:style>
  <w:style w:type="paragraph" w:customStyle="1" w:styleId="6DB0473DFFBF47048F943CEF131A61E9">
    <w:name w:val="6DB0473DFFBF47048F943CEF131A61E9"/>
    <w:rsid w:val="0032380B"/>
    <w:pPr>
      <w:bidi/>
    </w:pPr>
  </w:style>
  <w:style w:type="paragraph" w:customStyle="1" w:styleId="4AC701A5F9C9494180D2EB42ED7B4D76">
    <w:name w:val="4AC701A5F9C9494180D2EB42ED7B4D76"/>
    <w:rsid w:val="0032380B"/>
    <w:pPr>
      <w:bidi/>
    </w:pPr>
  </w:style>
  <w:style w:type="paragraph" w:customStyle="1" w:styleId="425B0CAD3CF341748499E7E95561EA9A">
    <w:name w:val="425B0CAD3CF341748499E7E95561EA9A"/>
    <w:rsid w:val="0032380B"/>
    <w:pPr>
      <w:bidi/>
    </w:pPr>
  </w:style>
  <w:style w:type="paragraph" w:customStyle="1" w:styleId="5113087C887B4399A8BC91DFCB8BED67">
    <w:name w:val="5113087C887B4399A8BC91DFCB8BED67"/>
    <w:rsid w:val="007401A6"/>
    <w:pPr>
      <w:bidi/>
    </w:pPr>
  </w:style>
  <w:style w:type="paragraph" w:customStyle="1" w:styleId="89EB47B3EF0C49E992A99FF0330B6A44">
    <w:name w:val="89EB47B3EF0C49E992A99FF0330B6A44"/>
    <w:rsid w:val="007401A6"/>
    <w:pPr>
      <w:bidi/>
    </w:pPr>
  </w:style>
  <w:style w:type="paragraph" w:customStyle="1" w:styleId="4CDCE035F5314C26BE6B4EF661B8E03F">
    <w:name w:val="4CDCE035F5314C26BE6B4EF661B8E03F"/>
    <w:rsid w:val="007401A6"/>
    <w:pPr>
      <w:bidi/>
    </w:pPr>
  </w:style>
  <w:style w:type="paragraph" w:customStyle="1" w:styleId="69769AFD1D57464C9820DEA169C146DE">
    <w:name w:val="69769AFD1D57464C9820DEA169C146DE"/>
    <w:rsid w:val="007401A6"/>
    <w:pPr>
      <w:bidi/>
    </w:pPr>
  </w:style>
  <w:style w:type="paragraph" w:customStyle="1" w:styleId="97E78B9B2BFC40CE81A9DE93FA7072A6">
    <w:name w:val="97E78B9B2BFC40CE81A9DE93FA7072A6"/>
    <w:rsid w:val="007401A6"/>
    <w:pPr>
      <w:bidi/>
    </w:pPr>
  </w:style>
  <w:style w:type="paragraph" w:customStyle="1" w:styleId="6900E73301154F08901943BD0C54E26C">
    <w:name w:val="6900E73301154F08901943BD0C54E26C"/>
    <w:rsid w:val="007401A6"/>
    <w:pPr>
      <w:bidi/>
    </w:pPr>
  </w:style>
  <w:style w:type="paragraph" w:customStyle="1" w:styleId="5B36AF8F9EEC44F1B1C529706EEF2EC8">
    <w:name w:val="5B36AF8F9EEC44F1B1C529706EEF2EC8"/>
    <w:rsid w:val="007401A6"/>
    <w:pPr>
      <w:bidi/>
    </w:pPr>
  </w:style>
  <w:style w:type="paragraph" w:customStyle="1" w:styleId="24F38A50127C4229B943868A6E8CBF09">
    <w:name w:val="24F38A50127C4229B943868A6E8CBF09"/>
    <w:rsid w:val="007401A6"/>
    <w:pPr>
      <w:bidi/>
    </w:pPr>
  </w:style>
  <w:style w:type="paragraph" w:customStyle="1" w:styleId="8C7DF71715004C0BAEB3AD7F75519700">
    <w:name w:val="8C7DF71715004C0BAEB3AD7F75519700"/>
    <w:rsid w:val="007401A6"/>
    <w:pPr>
      <w:bidi/>
    </w:pPr>
  </w:style>
  <w:style w:type="paragraph" w:customStyle="1" w:styleId="A6BF331C552F4D26853D9A8BF61E9811">
    <w:name w:val="A6BF331C552F4D26853D9A8BF61E9811"/>
    <w:rsid w:val="007401A6"/>
    <w:pPr>
      <w:bidi/>
    </w:pPr>
  </w:style>
  <w:style w:type="paragraph" w:customStyle="1" w:styleId="0BFECC47A15E40F5BB4D491B9DEDC7C2">
    <w:name w:val="0BFECC47A15E40F5BB4D491B9DEDC7C2"/>
    <w:rsid w:val="007401A6"/>
    <w:pPr>
      <w:bidi/>
    </w:pPr>
  </w:style>
  <w:style w:type="paragraph" w:customStyle="1" w:styleId="761026C7F3AC4C33A2E6421B46848FBA">
    <w:name w:val="761026C7F3AC4C33A2E6421B46848FBA"/>
    <w:rsid w:val="007401A6"/>
    <w:pPr>
      <w:bidi/>
    </w:pPr>
  </w:style>
  <w:style w:type="paragraph" w:customStyle="1" w:styleId="6B09F123946445819A657C551A80FB34">
    <w:name w:val="6B09F123946445819A657C551A80FB34"/>
    <w:rsid w:val="007401A6"/>
    <w:pPr>
      <w:bidi/>
    </w:pPr>
  </w:style>
  <w:style w:type="paragraph" w:customStyle="1" w:styleId="F5069D0FA7984FB9B74E843DC8304BCF">
    <w:name w:val="F5069D0FA7984FB9B74E843DC8304BCF"/>
    <w:rsid w:val="007401A6"/>
    <w:pPr>
      <w:bidi/>
    </w:pPr>
  </w:style>
  <w:style w:type="paragraph" w:customStyle="1" w:styleId="1DDA09DD6094423391CFE371BC1459EE">
    <w:name w:val="1DDA09DD6094423391CFE371BC1459EE"/>
    <w:rsid w:val="007401A6"/>
    <w:pPr>
      <w:bidi/>
    </w:pPr>
  </w:style>
  <w:style w:type="paragraph" w:customStyle="1" w:styleId="2E97C248A8504E60A6B54EE5E3CD0550">
    <w:name w:val="2E97C248A8504E60A6B54EE5E3CD0550"/>
    <w:rsid w:val="007401A6"/>
    <w:pPr>
      <w:bidi/>
    </w:pPr>
  </w:style>
  <w:style w:type="paragraph" w:customStyle="1" w:styleId="361531E23870456589267DD18D342C55">
    <w:name w:val="361531E23870456589267DD18D342C55"/>
    <w:rsid w:val="007401A6"/>
    <w:pPr>
      <w:bidi/>
    </w:pPr>
  </w:style>
  <w:style w:type="paragraph" w:customStyle="1" w:styleId="3E77665CA3F746DB9331937BED4D58C6">
    <w:name w:val="3E77665CA3F746DB9331937BED4D58C6"/>
    <w:rsid w:val="007401A6"/>
    <w:pPr>
      <w:bidi/>
    </w:pPr>
  </w:style>
  <w:style w:type="paragraph" w:customStyle="1" w:styleId="2CCD45A924BB4D26B6447FD8A61A192A">
    <w:name w:val="2CCD45A924BB4D26B6447FD8A61A192A"/>
    <w:rsid w:val="007401A6"/>
    <w:pPr>
      <w:bidi/>
    </w:pPr>
  </w:style>
  <w:style w:type="paragraph" w:customStyle="1" w:styleId="D40BA5ACAEEC4688B6353EF97D6B216E">
    <w:name w:val="D40BA5ACAEEC4688B6353EF97D6B216E"/>
    <w:rsid w:val="007401A6"/>
    <w:pPr>
      <w:bidi/>
    </w:pPr>
  </w:style>
  <w:style w:type="paragraph" w:customStyle="1" w:styleId="0B99F3B8C5174F1C9D57AC5AD4FECEB6">
    <w:name w:val="0B99F3B8C5174F1C9D57AC5AD4FECEB6"/>
    <w:rsid w:val="007401A6"/>
    <w:pPr>
      <w:bidi/>
    </w:pPr>
  </w:style>
  <w:style w:type="paragraph" w:customStyle="1" w:styleId="01112D760C764EC49EEF7CD1EB021921">
    <w:name w:val="01112D760C764EC49EEF7CD1EB021921"/>
    <w:rsid w:val="007401A6"/>
    <w:pPr>
      <w:bidi/>
    </w:pPr>
  </w:style>
  <w:style w:type="paragraph" w:customStyle="1" w:styleId="66EEAFF266A14B989A0ED4D2552F88D2">
    <w:name w:val="66EEAFF266A14B989A0ED4D2552F88D2"/>
    <w:rsid w:val="007401A6"/>
    <w:pPr>
      <w:bidi/>
    </w:pPr>
  </w:style>
  <w:style w:type="paragraph" w:customStyle="1" w:styleId="9FC686EE624A4E21B875BF07B94B207C">
    <w:name w:val="9FC686EE624A4E21B875BF07B94B207C"/>
    <w:rsid w:val="007401A6"/>
    <w:pPr>
      <w:bidi/>
    </w:pPr>
  </w:style>
  <w:style w:type="paragraph" w:customStyle="1" w:styleId="BFB786AC6DE2480B95DED651F5889E1C">
    <w:name w:val="BFB786AC6DE2480B95DED651F5889E1C"/>
    <w:rsid w:val="007401A6"/>
    <w:pPr>
      <w:bidi/>
    </w:pPr>
  </w:style>
  <w:style w:type="paragraph" w:customStyle="1" w:styleId="BC194998EA8843C2A1330557BCA12581">
    <w:name w:val="BC194998EA8843C2A1330557BCA12581"/>
    <w:rsid w:val="007401A6"/>
    <w:pPr>
      <w:bidi/>
    </w:pPr>
  </w:style>
  <w:style w:type="paragraph" w:customStyle="1" w:styleId="84415765F2004260BD88DE7CB8733D9E">
    <w:name w:val="84415765F2004260BD88DE7CB8733D9E"/>
    <w:rsid w:val="007401A6"/>
    <w:pPr>
      <w:bidi/>
    </w:pPr>
  </w:style>
  <w:style w:type="paragraph" w:customStyle="1" w:styleId="A46CE03E7FC64D01B030AD2AF9BB28E0">
    <w:name w:val="A46CE03E7FC64D01B030AD2AF9BB28E0"/>
    <w:rsid w:val="007401A6"/>
    <w:pPr>
      <w:bidi/>
    </w:pPr>
  </w:style>
  <w:style w:type="paragraph" w:customStyle="1" w:styleId="B5D707891347473FBB0884165067CBBD">
    <w:name w:val="B5D707891347473FBB0884165067CBBD"/>
    <w:rsid w:val="007401A6"/>
    <w:pPr>
      <w:bidi/>
    </w:pPr>
  </w:style>
  <w:style w:type="paragraph" w:customStyle="1" w:styleId="E6AFC1F8E9614805A80CE836F7B93FA2">
    <w:name w:val="E6AFC1F8E9614805A80CE836F7B93FA2"/>
    <w:rsid w:val="007401A6"/>
    <w:pPr>
      <w:bidi/>
    </w:pPr>
  </w:style>
  <w:style w:type="paragraph" w:customStyle="1" w:styleId="90A422B18CB3414699AB22EEFBBFF5CC">
    <w:name w:val="90A422B18CB3414699AB22EEFBBFF5CC"/>
    <w:rsid w:val="007401A6"/>
    <w:pPr>
      <w:bidi/>
    </w:pPr>
  </w:style>
  <w:style w:type="paragraph" w:customStyle="1" w:styleId="90AB1B5CE8EC4FC894B182051809D50D">
    <w:name w:val="90AB1B5CE8EC4FC894B182051809D50D"/>
    <w:rsid w:val="007401A6"/>
    <w:pPr>
      <w:bidi/>
    </w:pPr>
  </w:style>
  <w:style w:type="paragraph" w:customStyle="1" w:styleId="05A2C37A5F6840058F8A45268109961A">
    <w:name w:val="05A2C37A5F6840058F8A45268109961A"/>
    <w:rsid w:val="007401A6"/>
    <w:pPr>
      <w:bidi/>
    </w:pPr>
  </w:style>
  <w:style w:type="paragraph" w:customStyle="1" w:styleId="FBE57B55393D4028B58DAA3C2234A4E4">
    <w:name w:val="FBE57B55393D4028B58DAA3C2234A4E4"/>
    <w:rsid w:val="007401A6"/>
    <w:pPr>
      <w:bidi/>
    </w:pPr>
  </w:style>
  <w:style w:type="paragraph" w:customStyle="1" w:styleId="6BA4C947B5F245029BAE57D340C71C4F">
    <w:name w:val="6BA4C947B5F245029BAE57D340C71C4F"/>
    <w:rsid w:val="007401A6"/>
    <w:pPr>
      <w:bidi/>
    </w:pPr>
  </w:style>
  <w:style w:type="paragraph" w:customStyle="1" w:styleId="6BA95B7D037D4B6CAE2E928C1E60AB66">
    <w:name w:val="6BA95B7D037D4B6CAE2E928C1E60AB66"/>
    <w:rsid w:val="007401A6"/>
    <w:pPr>
      <w:bidi/>
    </w:pPr>
  </w:style>
  <w:style w:type="paragraph" w:customStyle="1" w:styleId="F5D782C552E241A4851EC4F17AD109A9">
    <w:name w:val="F5D782C552E241A4851EC4F17AD109A9"/>
    <w:rsid w:val="007401A6"/>
    <w:pPr>
      <w:bidi/>
    </w:pPr>
  </w:style>
  <w:style w:type="paragraph" w:customStyle="1" w:styleId="B69C31DCD46F448ABBF2EF2FD85A2C61">
    <w:name w:val="B69C31DCD46F448ABBF2EF2FD85A2C61"/>
    <w:rsid w:val="007401A6"/>
    <w:pPr>
      <w:bidi/>
    </w:pPr>
  </w:style>
  <w:style w:type="paragraph" w:customStyle="1" w:styleId="7BF4CC9E29E44578BFD96AF406CD0554">
    <w:name w:val="7BF4CC9E29E44578BFD96AF406CD0554"/>
    <w:rsid w:val="007401A6"/>
    <w:pPr>
      <w:bidi/>
    </w:pPr>
  </w:style>
  <w:style w:type="paragraph" w:customStyle="1" w:styleId="74BFBD7193284B2BB80AC7B849485B99">
    <w:name w:val="74BFBD7193284B2BB80AC7B849485B99"/>
    <w:rsid w:val="007401A6"/>
    <w:pPr>
      <w:bidi/>
    </w:pPr>
  </w:style>
  <w:style w:type="paragraph" w:customStyle="1" w:styleId="1A980300F04C4FC0BCEA037E756BB34C">
    <w:name w:val="1A980300F04C4FC0BCEA037E756BB34C"/>
    <w:rsid w:val="00CF2645"/>
    <w:pPr>
      <w:bidi/>
    </w:pPr>
  </w:style>
  <w:style w:type="paragraph" w:customStyle="1" w:styleId="17045976CD194C5BA4AD8C9B248A3A96">
    <w:name w:val="17045976CD194C5BA4AD8C9B248A3A96"/>
    <w:rsid w:val="00CF2645"/>
    <w:pPr>
      <w:bidi/>
    </w:pPr>
  </w:style>
  <w:style w:type="paragraph" w:customStyle="1" w:styleId="98ED13C1A9344B54A1C353AD1AE47153">
    <w:name w:val="98ED13C1A9344B54A1C353AD1AE47153"/>
    <w:rsid w:val="00CF2645"/>
    <w:pPr>
      <w:bidi/>
    </w:pPr>
  </w:style>
  <w:style w:type="paragraph" w:customStyle="1" w:styleId="AF0D4ED730E64191805A30F2927EB136">
    <w:name w:val="AF0D4ED730E64191805A30F2927EB136"/>
    <w:rsid w:val="00CF2645"/>
    <w:pPr>
      <w:bidi/>
    </w:pPr>
  </w:style>
  <w:style w:type="paragraph" w:customStyle="1" w:styleId="08D0BB7BD830421BBB29EA181778B8FA">
    <w:name w:val="08D0BB7BD830421BBB29EA181778B8FA"/>
    <w:rsid w:val="006F4F3E"/>
    <w:pPr>
      <w:bidi/>
    </w:pPr>
  </w:style>
  <w:style w:type="paragraph" w:customStyle="1" w:styleId="09CB42DB332F414488CC8B62A1B0DEAB">
    <w:name w:val="09CB42DB332F414488CC8B62A1B0DEAB"/>
    <w:rsid w:val="006F4F3E"/>
    <w:pPr>
      <w:bidi/>
    </w:pPr>
  </w:style>
  <w:style w:type="paragraph" w:customStyle="1" w:styleId="B90A7F11875E41999E0B7397EB7FEE94">
    <w:name w:val="B90A7F11875E41999E0B7397EB7FEE94"/>
    <w:rsid w:val="006F4F3E"/>
    <w:pPr>
      <w:bidi/>
    </w:pPr>
  </w:style>
  <w:style w:type="paragraph" w:customStyle="1" w:styleId="742A3647E3BB4D21B2E8A6DA4F0C2B1E">
    <w:name w:val="742A3647E3BB4D21B2E8A6DA4F0C2B1E"/>
    <w:rsid w:val="006F4F3E"/>
    <w:pPr>
      <w:bidi/>
    </w:pPr>
  </w:style>
  <w:style w:type="paragraph" w:customStyle="1" w:styleId="FE4EDD46D609410685D8DD80FF2A7F4C">
    <w:name w:val="FE4EDD46D609410685D8DD80FF2A7F4C"/>
    <w:rsid w:val="0008438A"/>
    <w:pPr>
      <w:bidi/>
    </w:pPr>
  </w:style>
  <w:style w:type="paragraph" w:customStyle="1" w:styleId="72AAD1774951479C8D5479276EF90EEC">
    <w:name w:val="72AAD1774951479C8D5479276EF90EEC"/>
    <w:rsid w:val="0008438A"/>
    <w:pPr>
      <w:bidi/>
    </w:pPr>
  </w:style>
  <w:style w:type="paragraph" w:customStyle="1" w:styleId="C3405900A8B644258DE91F36097D8019">
    <w:name w:val="C3405900A8B644258DE91F36097D8019"/>
    <w:rsid w:val="0008438A"/>
    <w:pPr>
      <w:bidi/>
    </w:pPr>
  </w:style>
  <w:style w:type="paragraph" w:customStyle="1" w:styleId="F00084C1107E4BEEB26E5F694AF7DD6B">
    <w:name w:val="F00084C1107E4BEEB26E5F694AF7DD6B"/>
    <w:rsid w:val="00F14AAB"/>
    <w:pPr>
      <w:bidi/>
    </w:pPr>
  </w:style>
  <w:style w:type="paragraph" w:customStyle="1" w:styleId="BC27FE2248D54C4A95D48A35BB7B556D">
    <w:name w:val="BC27FE2248D54C4A95D48A35BB7B556D"/>
    <w:rsid w:val="00F14AAB"/>
    <w:pPr>
      <w:bidi/>
    </w:pPr>
  </w:style>
  <w:style w:type="paragraph" w:customStyle="1" w:styleId="0D913DBA5BD14CCABDC46CB14FC45C8F">
    <w:name w:val="0D913DBA5BD14CCABDC46CB14FC45C8F"/>
    <w:rsid w:val="00F14AAB"/>
    <w:pPr>
      <w:bidi/>
    </w:pPr>
  </w:style>
  <w:style w:type="paragraph" w:customStyle="1" w:styleId="6C47E7DCBAFB44E8BF67035767FA4954">
    <w:name w:val="6C47E7DCBAFB44E8BF67035767FA4954"/>
    <w:rsid w:val="00F14AAB"/>
    <w:pPr>
      <w:bidi/>
    </w:pPr>
  </w:style>
  <w:style w:type="paragraph" w:customStyle="1" w:styleId="B5036DB9C6B04A7DAE6BE12D5340963E">
    <w:name w:val="B5036DB9C6B04A7DAE6BE12D5340963E"/>
    <w:rsid w:val="00F14AAB"/>
    <w:pPr>
      <w:bidi/>
    </w:pPr>
  </w:style>
  <w:style w:type="paragraph" w:customStyle="1" w:styleId="103A86A3B2C447189DCB277CC62BB40E">
    <w:name w:val="103A86A3B2C447189DCB277CC62BB40E"/>
    <w:rsid w:val="00F14AAB"/>
    <w:pPr>
      <w:bidi/>
    </w:pPr>
  </w:style>
  <w:style w:type="paragraph" w:customStyle="1" w:styleId="D859EF29CD354A918D5B2672869927B5">
    <w:name w:val="D859EF29CD354A918D5B2672869927B5"/>
    <w:rsid w:val="00F14AAB"/>
    <w:pPr>
      <w:bidi/>
    </w:pPr>
  </w:style>
  <w:style w:type="paragraph" w:customStyle="1" w:styleId="3A735357B2F4401C87DF2E2CE2EDC618">
    <w:name w:val="3A735357B2F4401C87DF2E2CE2EDC618"/>
    <w:rsid w:val="00F14AAB"/>
    <w:pPr>
      <w:bidi/>
    </w:pPr>
  </w:style>
  <w:style w:type="paragraph" w:customStyle="1" w:styleId="5344B542B5754B0A999DA98E451F844B">
    <w:name w:val="5344B542B5754B0A999DA98E451F844B"/>
    <w:rsid w:val="00F14AAB"/>
    <w:pPr>
      <w:bidi/>
    </w:pPr>
  </w:style>
  <w:style w:type="paragraph" w:customStyle="1" w:styleId="5C3164E7696A4878A25903C84FD32A7B">
    <w:name w:val="5C3164E7696A4878A25903C84FD32A7B"/>
    <w:rsid w:val="00F14AAB"/>
    <w:pPr>
      <w:bidi/>
    </w:pPr>
  </w:style>
  <w:style w:type="paragraph" w:customStyle="1" w:styleId="5431D8318DE54E3881313518975AE2E8">
    <w:name w:val="5431D8318DE54E3881313518975AE2E8"/>
    <w:rsid w:val="00F14AAB"/>
    <w:pPr>
      <w:bidi/>
    </w:pPr>
  </w:style>
  <w:style w:type="paragraph" w:customStyle="1" w:styleId="25ED5A29456142D2A94D083DE1EDEECF">
    <w:name w:val="25ED5A29456142D2A94D083DE1EDEECF"/>
    <w:rsid w:val="00F14AAB"/>
    <w:pPr>
      <w:bidi/>
    </w:pPr>
  </w:style>
  <w:style w:type="paragraph" w:customStyle="1" w:styleId="7E8A03CED1934F9882350454A591A580">
    <w:name w:val="7E8A03CED1934F9882350454A591A580"/>
    <w:rsid w:val="00F14AAB"/>
    <w:pPr>
      <w:bidi/>
    </w:pPr>
  </w:style>
  <w:style w:type="paragraph" w:customStyle="1" w:styleId="A4619D71C3CD4CA1BD69C14BDA254E44">
    <w:name w:val="A4619D71C3CD4CA1BD69C14BDA254E44"/>
    <w:rsid w:val="00F14AAB"/>
    <w:pPr>
      <w:bidi/>
    </w:pPr>
  </w:style>
  <w:style w:type="paragraph" w:customStyle="1" w:styleId="22E994D1002049A4A8AD2504B137F035">
    <w:name w:val="22E994D1002049A4A8AD2504B137F035"/>
    <w:rsid w:val="00F14AAB"/>
    <w:pPr>
      <w:bidi/>
    </w:pPr>
  </w:style>
  <w:style w:type="paragraph" w:customStyle="1" w:styleId="8F6C341BB54D4D66BDBED3CEB8652A72">
    <w:name w:val="8F6C341BB54D4D66BDBED3CEB8652A72"/>
    <w:rsid w:val="00F14AAB"/>
    <w:pPr>
      <w:bidi/>
    </w:pPr>
  </w:style>
  <w:style w:type="paragraph" w:customStyle="1" w:styleId="F9BF23AF95694D878D5C1A2BDFFEEFA2">
    <w:name w:val="F9BF23AF95694D878D5C1A2BDFFEEFA2"/>
    <w:rsid w:val="00F14AAB"/>
    <w:pPr>
      <w:bidi/>
    </w:pPr>
  </w:style>
  <w:style w:type="paragraph" w:customStyle="1" w:styleId="6114CAB1F9984323BBC2601C4761272D">
    <w:name w:val="6114CAB1F9984323BBC2601C4761272D"/>
    <w:rsid w:val="00F14AAB"/>
    <w:pPr>
      <w:bidi/>
    </w:pPr>
  </w:style>
  <w:style w:type="paragraph" w:customStyle="1" w:styleId="4D1FFA1590424E2BB546A77D4240CE31">
    <w:name w:val="4D1FFA1590424E2BB546A77D4240CE31"/>
    <w:rsid w:val="00F14AAB"/>
    <w:pPr>
      <w:bidi/>
    </w:pPr>
  </w:style>
  <w:style w:type="paragraph" w:customStyle="1" w:styleId="5C033AE97F764B5898EF3E0D1DFB9684">
    <w:name w:val="5C033AE97F764B5898EF3E0D1DFB9684"/>
    <w:rsid w:val="00657539"/>
    <w:pPr>
      <w:bidi/>
    </w:pPr>
  </w:style>
  <w:style w:type="paragraph" w:customStyle="1" w:styleId="E28D06DF83794209807D477F2B690109">
    <w:name w:val="E28D06DF83794209807D477F2B690109"/>
    <w:rsid w:val="00657539"/>
    <w:pPr>
      <w:bidi/>
    </w:pPr>
  </w:style>
  <w:style w:type="paragraph" w:customStyle="1" w:styleId="4324F122FCAB41A7B87D7E3BE7911978">
    <w:name w:val="4324F122FCAB41A7B87D7E3BE7911978"/>
    <w:rsid w:val="00657539"/>
    <w:pPr>
      <w:bidi/>
    </w:pPr>
  </w:style>
  <w:style w:type="paragraph" w:customStyle="1" w:styleId="935EC7787E0C453F94479C06A81314B9">
    <w:name w:val="935EC7787E0C453F94479C06A81314B9"/>
    <w:rsid w:val="00657539"/>
    <w:pPr>
      <w:bidi/>
    </w:pPr>
  </w:style>
  <w:style w:type="paragraph" w:customStyle="1" w:styleId="B63D527A5808483C8B3B4725368625DB">
    <w:name w:val="B63D527A5808483C8B3B4725368625DB"/>
    <w:rsid w:val="005F169F"/>
    <w:pPr>
      <w:bidi/>
    </w:p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30e7bf55-46d6-4ffc-a761-d73d4a90fc9d">
      <Terms xmlns="http://schemas.microsoft.com/office/infopath/2007/PartnerControls"/>
    </lcf76f155ced4ddcb4097134ff3c332f>
    <TaxCatchAll xmlns="ee76a7da-5c3a-4653-a494-7f3fcc3cb9e9" xsi:nil="true"/>
  </documentManagement>
</p:properties>
</file>

<file path=customXml/item3.xml><?xml version="1.0" encoding="utf-8"?>
<ct:contentTypeSchema xmlns:ct="http://schemas.microsoft.com/office/2006/metadata/contentType" xmlns:ma="http://schemas.microsoft.com/office/2006/metadata/properties/metaAttributes" ct:_="" ma:_="" ma:contentTypeName="מסמך" ma:contentTypeID="0x010100C1BB7D448C37CF48BFD82AFE063F9BBD" ma:contentTypeVersion="9" ma:contentTypeDescription="צור מסמך חדש." ma:contentTypeScope="" ma:versionID="f86e9582af039ca9b13397ee1dbe2804">
  <xsd:schema xmlns:xsd="http://www.w3.org/2001/XMLSchema" xmlns:xs="http://www.w3.org/2001/XMLSchema" xmlns:p="http://schemas.microsoft.com/office/2006/metadata/properties" xmlns:ns2="30e7bf55-46d6-4ffc-a761-d73d4a90fc9d" xmlns:ns3="ee76a7da-5c3a-4653-a494-7f3fcc3cb9e9" targetNamespace="http://schemas.microsoft.com/office/2006/metadata/properties" ma:root="true" ma:fieldsID="96881d625ba30743566c4c8323df7866" ns2:_="" ns3:_="">
    <xsd:import namespace="30e7bf55-46d6-4ffc-a761-d73d4a90fc9d"/>
    <xsd:import namespace="ee76a7da-5c3a-4653-a494-7f3fcc3cb9e9"/>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0e7bf55-46d6-4ffc-a761-d73d4a90fc9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תגיות תמונה" ma:readOnly="false" ma:fieldId="{5cf76f15-5ced-4ddc-b409-7134ff3c332f}" ma:taxonomyMulti="true" ma:sspId="eb18e659-9045-4595-b61d-79adf2ee788b" ma:termSetId="09814cd3-568e-fe90-9814-8d621ff8fb84" ma:anchorId="fba54fb3-c3e1-fe81-a776-ca4b69148c4d" ma:open="true" ma:isKeyword="false">
      <xsd:complexType>
        <xsd:sequence>
          <xsd:element ref="pc:Terms" minOccurs="0" maxOccurs="1"/>
        </xsd:sequence>
      </xsd:complex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e76a7da-5c3a-4653-a494-7f3fcc3cb9e9"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135b88a3-e921-458e-93f8-9bbb6ec93511}" ma:internalName="TaxCatchAll" ma:showField="CatchAllData" ma:web="ee76a7da-5c3a-4653-a494-7f3fcc3cb9e9">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סוג תוכן"/>
        <xsd:element ref="dc:title" minOccurs="0" maxOccurs="1" ma:index="4" ma:displayName="כותרת"/>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customXsn xmlns="http://schemas.microsoft.com/office/2006/metadata/customXsn">
  <xsnLocation>http://afi-home/sites/Contracts/DocumentsPropertiesForms/ContractTemplateV2.xsn</xsnLocation>
  <cached>False</cached>
  <openByDefault>True</openByDefault>
  <xsnScope>http://afi-home/sites/Contracts</xsnScope>
</customXsn>
</file>

<file path=customXml/item5.xml><?xml version="1.0" encoding="utf-8"?>
<?mso-contentType ?>
<spe:Receivers xmlns:spe="http://schemas.microsoft.com/sharepoint/events">
  <Receiver>
    <Name>Document ID Generator</Name>
    <Synchronization>Synchronous</Synchronization>
    <Type>10001</Type>
    <SequenceNumber>1000</SequenceNumber>
    <Url/>
    <Assembly>Microsoft.Office.DocumentManagement, Version=15.0.0.0, Culture=neutral, PublicKeyToken=71e9bce111e9429c</Assembly>
    <Class>Microsoft.Office.DocumentManagement.Internal.DocIdHandler</Class>
    <Data/>
    <Filter/>
  </Receiver>
  <Receiver>
    <Name>Document ID Generator</Name>
    <Synchronization>Synchronous</Synchronization>
    <Type>10002</Type>
    <SequenceNumber>1001</SequenceNumber>
    <Url/>
    <Assembly>Microsoft.Office.DocumentManagement, Version=15.0.0.0, Culture=neutral, PublicKeyToken=71e9bce111e9429c</Assembly>
    <Class>Microsoft.Office.DocumentManagement.Internal.DocIdHandler</Class>
    <Data/>
    <Filter/>
  </Receiver>
  <Receiver>
    <Name>Document ID Generator</Name>
    <Synchronization>Synchronous</Synchronization>
    <Type>10004</Type>
    <SequenceNumber>1002</SequenceNumber>
    <Url/>
    <Assembly>Microsoft.Office.DocumentManagement, Version=15.0.0.0, Culture=neutral, PublicKeyToken=71e9bce111e9429c</Assembly>
    <Class>Microsoft.Office.DocumentManagement.Internal.DocIdHandler</Class>
    <Data/>
    <Filter/>
  </Receiver>
  <Receiver>
    <Name>Document ID Generator</Name>
    <Synchronization>Synchronous</Synchronization>
    <Type>10006</Type>
    <SequenceNumber>1003</SequenceNumber>
    <Url/>
    <Assembly>Microsoft.Office.DocumentManagement, Version=15.0.0.0, Culture=neutral, PublicKeyToken=71e9bce111e9429c</Assembly>
    <Class>Microsoft.Office.DocumentManagement.Internal.DocIdHandler</Class>
    <Data/>
    <Filter/>
  </Receiver>
</spe:Receivers>
</file>

<file path=customXml/itemProps1.xml><?xml version="1.0" encoding="utf-8"?>
<ds:datastoreItem xmlns:ds="http://schemas.openxmlformats.org/officeDocument/2006/customXml" ds:itemID="{19381418-8ABF-4017-996B-57015B068E3D}">
  <ds:schemaRefs>
    <ds:schemaRef ds:uri="http://schemas.microsoft.com/sharepoint/v3/contenttype/forms"/>
  </ds:schemaRefs>
</ds:datastoreItem>
</file>

<file path=customXml/itemProps2.xml><?xml version="1.0" encoding="utf-8"?>
<ds:datastoreItem xmlns:ds="http://schemas.openxmlformats.org/officeDocument/2006/customXml" ds:itemID="{81709D4C-33DC-48CC-AC7E-130A245806EE}">
  <ds:schemaRefs>
    <ds:schemaRef ds:uri="http://purl.org/dc/dcmitype/"/>
    <ds:schemaRef ds:uri="e82e0497-401b-493b-ab66-61f85c09ed30"/>
    <ds:schemaRef ds:uri="http://purl.org/dc/elements/1.1/"/>
    <ds:schemaRef ds:uri="http://schemas.microsoft.com/office/2006/metadata/properties"/>
    <ds:schemaRef ds:uri="http://schemas.microsoft.com/office/2006/documentManagement/types"/>
    <ds:schemaRef ds:uri="http://purl.org/dc/terms/"/>
    <ds:schemaRef ds:uri="http://schemas.openxmlformats.org/package/2006/metadata/core-properties"/>
    <ds:schemaRef ds:uri="http://schemas.microsoft.com/office/infopath/2007/PartnerControls"/>
    <ds:schemaRef ds:uri="http://schemas.microsoft.com/sharepoint/v3"/>
    <ds:schemaRef ds:uri="http://www.w3.org/XML/1998/namespace"/>
  </ds:schemaRefs>
</ds:datastoreItem>
</file>

<file path=customXml/itemProps3.xml><?xml version="1.0" encoding="utf-8"?>
<ds:datastoreItem xmlns:ds="http://schemas.openxmlformats.org/officeDocument/2006/customXml" ds:itemID="{882BDD33-5F0C-4426-B142-12537F927752}"/>
</file>

<file path=customXml/itemProps4.xml><?xml version="1.0" encoding="utf-8"?>
<ds:datastoreItem xmlns:ds="http://schemas.openxmlformats.org/officeDocument/2006/customXml" ds:itemID="{C972F6F3-9795-44E3-AD02-AC90AAA6128D}">
  <ds:schemaRefs>
    <ds:schemaRef ds:uri="http://schemas.microsoft.com/office/2006/metadata/customXsn"/>
  </ds:schemaRefs>
</ds:datastoreItem>
</file>

<file path=customXml/itemProps5.xml><?xml version="1.0" encoding="utf-8"?>
<ds:datastoreItem xmlns:ds="http://schemas.openxmlformats.org/officeDocument/2006/customXml" ds:itemID="{35801D52-3B23-4205-9724-02BADE007D15}">
  <ds:schemaRefs>
    <ds:schemaRef ds:uri="http://schemas.microsoft.com/sharepoint/events"/>
  </ds:schemaRefs>
</ds:datastoreItem>
</file>

<file path=docProps/app.xml><?xml version="1.0" encoding="utf-8"?>
<Properties xmlns="http://schemas.openxmlformats.org/officeDocument/2006/extended-properties" xmlns:vt="http://schemas.openxmlformats.org/officeDocument/2006/docPropsVTypes">
  <Template>Normal</Template>
  <TotalTime>113</TotalTime>
  <Pages>142</Pages>
  <Words>42366</Words>
  <Characters>211832</Characters>
  <Application>Microsoft Office Word</Application>
  <DocSecurity>0</DocSecurity>
  <Lines>1765</Lines>
  <Paragraphs>507</Paragraphs>
  <ScaleCrop>false</ScaleCrop>
  <HeadingPairs>
    <vt:vector size="4" baseType="variant">
      <vt:variant>
        <vt:lpstr>שם</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253691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Meryl Etman</dc:creator>
  <cp:keywords/>
  <dc:description/>
  <cp:lastModifiedBy>Meryl Etman</cp:lastModifiedBy>
  <cp:revision>14</cp:revision>
  <dcterms:created xsi:type="dcterms:W3CDTF">2021-08-11T12:37:00Z</dcterms:created>
  <dcterms:modified xsi:type="dcterms:W3CDTF">2021-08-16T05:47:00Z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0x010100C1BB7D448C37CF48BFD82AFE063F9BBD</vt:lpwstr>
  </property>
  <property fmtid="{D5CDD505-2E9C-101B-9397-08002B2CF9AE}" pid="3" name="_dlc_DocIdItemGuid">
    <vt:lpwstr>a5cade99-73e3-4c38-9d96-b699a3ae747f</vt:lpwstr>
  </property>
</Properties>
</file>