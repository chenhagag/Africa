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D22A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hint="cs"/>
          <w:bCs/>
          <w:sz w:val="24"/>
          <w:szCs w:val="24"/>
          <w:u w:val="single"/>
          <w:lang w:eastAsia="he-IL"/>
        </w:rPr>
      </w:pPr>
    </w:p>
    <w:p w14:paraId="3446DC1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681E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663289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5189A8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0A97C046" wp14:editId="7AB80283">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BEDAC1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7F0209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1FDF3C"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C3BD1D"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3AE3D7"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4394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חוזה יועץ סופרפוזיציה</w:t>
      </w:r>
    </w:p>
    <w:p w14:paraId="48B568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85EB8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A9D88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E3E93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77A639"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30A31C"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EE512C"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CACE352" w14:textId="77777777" w:rsidR="009441B2" w:rsidRPr="00B27B4C" w:rsidRDefault="00671A4B"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10-10T10:37:00Z">
            <w:r>
              <w:rPr>
                <w:rFonts w:ascii="Times New Roman" w:eastAsia="Times New Roman" w:hAnsi="Times New Roman" w:cs="David"/>
                <w:bCs/>
                <w:sz w:val="32"/>
                <w:szCs w:val="32"/>
                <w:u w:val="single"/>
                <w:rtl/>
                <w:lang w:eastAsia="he-IL"/>
              </w:rPr>
              <w:t>סביוני גבעת שמואל - מגרשים 1001, 1005</w:t>
            </w:r>
          </w:ins>
        </w:p>
      </w:sdtContent>
    </w:sdt>
    <w:p w14:paraId="1F998E91"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0FF18FB" w14:textId="77777777" w:rsidR="009441B2" w:rsidRPr="00B27B4C" w:rsidRDefault="00671A4B"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10-10T10:37:00Z">
            <w:r>
              <w:rPr>
                <w:rFonts w:ascii="Times New Roman" w:eastAsia="Times New Roman" w:hAnsi="Times New Roman" w:cs="David"/>
                <w:bCs/>
                <w:sz w:val="32"/>
                <w:szCs w:val="32"/>
                <w:u w:val="single"/>
                <w:rtl/>
                <w:lang w:eastAsia="he-IL"/>
              </w:rPr>
              <w:t>גבעת שמואל</w:t>
            </w:r>
          </w:ins>
        </w:p>
      </w:sdtContent>
    </w:sdt>
    <w:p w14:paraId="356E39E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AF981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6AE0B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3C441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0E191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5CAF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A9563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5DD4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B78F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17AB8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1CB03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A0003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355B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148F6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CE495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18B2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A4B94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65A02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BDE89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8FA17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326B8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5432A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28CA6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E983B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6E275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E73EB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5EE39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4D759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A5E18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C8C0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9AF40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90E7B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17422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50F19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50DC2A"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1AF4A1" w14:textId="77777777" w:rsidR="006D2AE3" w:rsidRPr="009441B2" w:rsidRDefault="00C3505D" w:rsidP="006D2AE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1D526A">
        <w:rPr>
          <w:rFonts w:ascii="Times New Roman" w:eastAsia="Times New Roman" w:hAnsi="Times New Roman" w:cs="David" w:hint="cs"/>
          <w:bCs/>
          <w:sz w:val="32"/>
          <w:szCs w:val="32"/>
          <w:u w:val="single"/>
          <w:rtl/>
          <w:lang w:eastAsia="he-IL"/>
        </w:rPr>
        <w:t xml:space="preserve">יועץ </w:t>
      </w:r>
      <w:r w:rsidR="009441B2" w:rsidRPr="009441B2">
        <w:rPr>
          <w:rFonts w:ascii="Times New Roman" w:eastAsia="Times New Roman" w:hAnsi="Times New Roman" w:cs="David" w:hint="cs"/>
          <w:bCs/>
          <w:sz w:val="32"/>
          <w:szCs w:val="32"/>
          <w:u w:val="single"/>
          <w:rtl/>
          <w:lang w:eastAsia="he-IL"/>
        </w:rPr>
        <w:t>סופרפוזיציה</w:t>
      </w:r>
    </w:p>
    <w:p w14:paraId="30276EE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D6400C" w14:textId="6F243FDC"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27T00:00:00Z">
            <w:dateFormat w:val="dd/MM/yyyy"/>
            <w:lid w:val="he-IL"/>
            <w:storeMappedDataAs w:val="dateTime"/>
            <w:calendar w:val="gregorian"/>
          </w:date>
        </w:sdtPr>
        <w:sdtEndPr>
          <w:rPr>
            <w:rFonts w:hint="cs"/>
          </w:rPr>
        </w:sdtEndPr>
        <w:sdtContent>
          <w:ins w:id="2" w:author="Meryl Etman" w:date="2022-02-27T17:27:00Z">
            <w:r w:rsidR="008B475F">
              <w:rPr>
                <w:rFonts w:ascii="Times New Roman" w:eastAsia="Times New Roman" w:hAnsi="Times New Roman" w:cs="David" w:hint="cs"/>
                <w:color w:val="800080"/>
                <w:sz w:val="24"/>
                <w:szCs w:val="24"/>
                <w:rtl/>
                <w:lang w:eastAsia="he-IL"/>
              </w:rPr>
              <w:t>‏27/02/2022</w:t>
            </w:r>
          </w:ins>
        </w:sdtContent>
      </w:sdt>
    </w:p>
    <w:p w14:paraId="7D640C0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022EA2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2BD4C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8EA8DD"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9F11D92" w14:textId="4CE736F6" w:rsidR="006D2AE3" w:rsidRPr="009441B2" w:rsidRDefault="00F02636"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3" w:author="Meryl Etman" w:date="2021-10-20T14:13: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 xml:space="preserve">אקונה ריט למגורים בע"מ </w:t>
            </w:r>
            <w:r>
              <w:rPr>
                <w:rFonts w:ascii="Times New Roman" w:eastAsia="Times New Roman" w:hAnsi="Times New Roman" w:cs="David"/>
                <w:color w:val="800080"/>
                <w:sz w:val="24"/>
                <w:szCs w:val="24"/>
                <w:rtl/>
              </w:rPr>
              <w:br/>
              <w:t xml:space="preserve">רחוב דרך מנחם בגין 146 תל אביב </w:t>
            </w:r>
            <w:r>
              <w:rPr>
                <w:rFonts w:ascii="Times New Roman" w:eastAsia="Times New Roman" w:hAnsi="Times New Roman" w:cs="David"/>
                <w:color w:val="800080"/>
                <w:sz w:val="24"/>
                <w:szCs w:val="24"/>
                <w:rtl/>
              </w:rPr>
              <w:br/>
              <w:t>516438462</w:t>
            </w:r>
            <w:r>
              <w:rPr>
                <w:rFonts w:ascii="Times New Roman" w:eastAsia="Times New Roman" w:hAnsi="Times New Roman" w:cs="David"/>
                <w:color w:val="800080"/>
                <w:sz w:val="24"/>
                <w:szCs w:val="24"/>
                <w:rtl/>
              </w:rPr>
              <w:br/>
            </w:r>
          </w:ins>
        </w:p>
      </w:sdtContent>
    </w:sdt>
    <w:p w14:paraId="12084A7A"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631DD50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0A825BE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60CE8D7"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784D48D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7F10812" w14:textId="339BA0BF" w:rsidR="009441B2" w:rsidRDefault="00B476A5"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4" w:author="Meryl Etman" w:date="2022-02-01T17:42:00Z">
            <w:r>
              <w:rPr>
                <w:rFonts w:ascii="Times New Roman" w:eastAsia="Times New Roman" w:hAnsi="Times New Roman" w:cs="David"/>
                <w:color w:val="800080"/>
                <w:sz w:val="24"/>
                <w:szCs w:val="24"/>
                <w:rtl/>
              </w:rPr>
              <w:br/>
              <w:t>גיא כ"ץ</w:t>
            </w:r>
            <w:r>
              <w:rPr>
                <w:rFonts w:ascii="Times New Roman" w:eastAsia="Times New Roman" w:hAnsi="Times New Roman" w:cs="David"/>
                <w:color w:val="800080"/>
                <w:sz w:val="24"/>
                <w:szCs w:val="24"/>
                <w:rtl/>
              </w:rPr>
              <w:br/>
              <w:t>האסיף 17, חיפה</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04CF86F7"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28795ED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53381EEB"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B06FBC8"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5F5FC66"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08E0BF9B"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31235C06"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348E2D4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6C6B4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35CD5F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88532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27EA8F0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6C7ED30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73275C"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4B9D0A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86ADD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4C932F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B5A17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התכניות, החישובים, התיאורים, הביאורים, המדידות, התרשימים הדיאגרמות, השרטוטים, המפרטים, כתבי הכמויות, ההמלצות, ההנחיות </w:t>
      </w:r>
      <w:r w:rsidRPr="006D2AE3">
        <w:rPr>
          <w:rFonts w:ascii="Times New Roman" w:eastAsia="Times New Roman" w:hAnsi="Times New Roman" w:cs="David"/>
          <w:sz w:val="24"/>
          <w:szCs w:val="24"/>
          <w:rtl/>
          <w:lang w:eastAsia="he-IL"/>
        </w:rPr>
        <w:lastRenderedPageBreak/>
        <w:t>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1400741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71E3E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5C41F1E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68EB3AF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2341C0B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8BF68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07DEAD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A72AB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2D1ED54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E89EA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1AECF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0101B57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399A979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AB6D55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5322FC1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2CD81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536AC1D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419C67D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848BDE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09AA5177"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6603F01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01E5C20"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67C1132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7509F0ED"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96CA1C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7787BF9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2DCDCB57"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4AFE872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2194702A"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569FB22E"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47836E05"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8209175"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478EE9A"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r>
        <w:rPr>
          <w:rFonts w:ascii="Times New Roman" w:eastAsia="Times New Roman" w:hAnsi="Times New Roman" w:cs="David" w:hint="cs"/>
          <w:sz w:val="24"/>
          <w:szCs w:val="24"/>
          <w:rtl/>
          <w:lang w:eastAsia="he-IL"/>
        </w:rPr>
        <w:t>;</w:t>
      </w:r>
    </w:p>
    <w:p w14:paraId="1E664D29"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Pr>
          <w:rFonts w:ascii="Times New Roman" w:eastAsia="Times New Roman" w:hAnsi="Times New Roman" w:cs="David" w:hint="cs"/>
          <w:sz w:val="24"/>
          <w:szCs w:val="24"/>
          <w:rtl/>
          <w:lang w:eastAsia="he-IL"/>
        </w:rPr>
        <w:t>;</w:t>
      </w:r>
    </w:p>
    <w:p w14:paraId="55AACEBF" w14:textId="77777777" w:rsidR="00DA73D0" w:rsidRPr="000A39FE" w:rsidRDefault="00DA73D0" w:rsidP="00DA73D0">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Pr>
          <w:rFonts w:ascii="Times New Roman" w:eastAsia="Times New Roman" w:hAnsi="Times New Roman" w:cs="David" w:hint="cs"/>
          <w:sz w:val="24"/>
          <w:szCs w:val="24"/>
          <w:rtl/>
          <w:lang w:eastAsia="he-IL"/>
        </w:rPr>
        <w:t>;</w:t>
      </w:r>
    </w:p>
    <w:p w14:paraId="14CA5FB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32C699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07F393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266904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w:t>
      </w:r>
      <w:r w:rsidRPr="006D2AE3">
        <w:rPr>
          <w:rFonts w:ascii="Times New Roman" w:eastAsia="Times New Roman" w:hAnsi="Times New Roman" w:cs="David"/>
          <w:sz w:val="24"/>
          <w:szCs w:val="24"/>
          <w:rtl/>
          <w:lang w:eastAsia="he-IL"/>
        </w:rPr>
        <w:lastRenderedPageBreak/>
        <w:t xml:space="preserve">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25D8683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A23651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3AEB06E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65742E5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3521E3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70199679" w14:textId="4C0BCF81"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 xml:space="preserve">הקשורים למתן שירותי היועץ, </w:t>
      </w:r>
      <w:del w:id="5" w:author="Meryl Etman [2]" w:date="2022-02-01T17:47:00Z">
        <w:r w:rsidRPr="006D2AE3" w:rsidDel="002B3F22">
          <w:rPr>
            <w:rFonts w:ascii="Times New Roman" w:eastAsia="Times New Roman" w:hAnsi="Times New Roman" w:cs="David"/>
            <w:sz w:val="24"/>
            <w:szCs w:val="24"/>
            <w:rtl/>
            <w:lang w:eastAsia="he-IL"/>
          </w:rPr>
          <w:delText xml:space="preserve">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w:delText>
        </w:r>
      </w:del>
      <w:r w:rsidRPr="006D2AE3">
        <w:rPr>
          <w:rFonts w:ascii="Times New Roman" w:eastAsia="Times New Roman" w:hAnsi="Times New Roman" w:cs="David"/>
          <w:sz w:val="24"/>
          <w:szCs w:val="24"/>
          <w:rtl/>
          <w:lang w:eastAsia="he-IL"/>
        </w:rPr>
        <w:t>ויש בידיו את כל הנתונים הנוגעים לאתר, כנדרש לשם ביצוע שירותי היועץ.</w:t>
      </w:r>
    </w:p>
    <w:p w14:paraId="20AEA52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6703AE0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133908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E0735C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45A68D4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2187886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6789CC6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C73B9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EB0948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073E3026"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7C9CB1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3810E6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דרישת המזמין לאלתר.</w:t>
      </w:r>
    </w:p>
    <w:p w14:paraId="5912E96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החלטות המזמין בדבר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ו/או החלפת עובד מעובדי היועץ תינתנה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המוחלט</w:t>
      </w:r>
      <w:r w:rsidRPr="006D2AE3">
        <w:rPr>
          <w:rFonts w:ascii="Times New Roman" w:eastAsia="Times New Roman" w:hAnsi="Times New Roman" w:cs="David" w:hint="cs"/>
          <w:sz w:val="24"/>
          <w:szCs w:val="24"/>
          <w:rtl/>
          <w:lang w:eastAsia="he-IL"/>
        </w:rPr>
        <w:t xml:space="preserve"> של המזמין</w:t>
      </w:r>
      <w:r w:rsidRPr="006D2AE3">
        <w:rPr>
          <w:rFonts w:ascii="Times New Roman" w:eastAsia="Times New Roman" w:hAnsi="Times New Roman" w:cs="David"/>
          <w:sz w:val="24"/>
          <w:szCs w:val="24"/>
          <w:rtl/>
          <w:lang w:eastAsia="he-IL"/>
        </w:rPr>
        <w:t xml:space="preserve"> וללא צורך במתן נימוקים</w:t>
      </w:r>
      <w:r w:rsidRPr="006D2AE3">
        <w:rPr>
          <w:rFonts w:ascii="Times New Roman" w:eastAsia="Times New Roman" w:hAnsi="Times New Roman" w:cs="David" w:hint="cs"/>
          <w:sz w:val="24"/>
          <w:szCs w:val="24"/>
          <w:rtl/>
          <w:lang w:eastAsia="he-IL"/>
        </w:rPr>
        <w:t xml:space="preserve"> כאלה ואחרים</w:t>
      </w:r>
      <w:r w:rsidRPr="006D2AE3">
        <w:rPr>
          <w:rFonts w:ascii="Times New Roman" w:eastAsia="Times New Roman" w:hAnsi="Times New Roman" w:cs="David"/>
          <w:sz w:val="24"/>
          <w:szCs w:val="24"/>
          <w:rtl/>
          <w:lang w:eastAsia="he-IL"/>
        </w:rPr>
        <w:t>. אין בהחלטות אלה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לשחרר את היועץ מאי</w:t>
      </w:r>
      <w:r w:rsidRPr="006D2AE3">
        <w:rPr>
          <w:rFonts w:ascii="Times New Roman" w:eastAsia="Times New Roman" w:hAnsi="Times New Roman" w:cs="David" w:hint="cs"/>
          <w:sz w:val="24"/>
          <w:szCs w:val="24"/>
          <w:rtl/>
          <w:lang w:eastAsia="he-IL"/>
        </w:rPr>
        <w:t>לו</w:t>
      </w:r>
      <w:r w:rsidRPr="006D2AE3">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6D2AE3">
        <w:rPr>
          <w:rFonts w:ascii="Times New Roman" w:eastAsia="Times New Roman" w:hAnsi="Times New Roman" w:cs="David" w:hint="cs"/>
          <w:sz w:val="24"/>
          <w:szCs w:val="24"/>
          <w:rtl/>
          <w:lang w:eastAsia="he-IL"/>
        </w:rPr>
        <w:t xml:space="preserve"> ו/או חבות</w:t>
      </w:r>
      <w:r w:rsidRPr="006D2AE3">
        <w:rPr>
          <w:rFonts w:ascii="Times New Roman" w:eastAsia="Times New Roman" w:hAnsi="Times New Roman" w:cs="David"/>
          <w:sz w:val="24"/>
          <w:szCs w:val="24"/>
          <w:rtl/>
          <w:lang w:eastAsia="he-IL"/>
        </w:rPr>
        <w:t xml:space="preserve"> שהיא.</w:t>
      </w:r>
    </w:p>
    <w:p w14:paraId="4591CA2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0505D01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4B0C5DCA" w14:textId="6F6B06E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6" w:author="Meryl Etman [2]" w:date="2022-02-02T14:52:00Z">
        <w:r w:rsidRPr="006D2AE3" w:rsidDel="002B36E1">
          <w:rPr>
            <w:rFonts w:ascii="Times New Roman" w:eastAsia="Times New Roman" w:hAnsi="Times New Roman" w:cs="David"/>
            <w:sz w:val="24"/>
            <w:szCs w:val="24"/>
            <w:rtl/>
            <w:lang w:eastAsia="he-IL"/>
          </w:rPr>
          <w:delText>במגעים עם רשויות מוסמכות</w:delText>
        </w:r>
        <w:r w:rsidRPr="006D2AE3" w:rsidDel="002B36E1">
          <w:rPr>
            <w:rFonts w:ascii="Times New Roman" w:eastAsia="Times New Roman" w:hAnsi="Times New Roman" w:cs="David" w:hint="cs"/>
            <w:sz w:val="24"/>
            <w:szCs w:val="24"/>
            <w:rtl/>
            <w:lang w:eastAsia="he-IL"/>
          </w:rPr>
          <w:delText>,</w:delText>
        </w:r>
        <w:r w:rsidRPr="006D2AE3" w:rsidDel="002B36E1">
          <w:rPr>
            <w:rFonts w:ascii="Times New Roman" w:eastAsia="Times New Roman" w:hAnsi="Times New Roman" w:cs="David"/>
            <w:sz w:val="24"/>
            <w:szCs w:val="24"/>
            <w:rtl/>
            <w:lang w:eastAsia="he-IL"/>
          </w:rPr>
          <w:delText xml:space="preserve"> לרבות עם הרשות המקומית</w:delText>
        </w:r>
        <w:r w:rsidRPr="006D2AE3" w:rsidDel="002B36E1">
          <w:rPr>
            <w:rFonts w:ascii="Times New Roman" w:eastAsia="Times New Roman" w:hAnsi="Times New Roman" w:cs="David" w:hint="cs"/>
            <w:sz w:val="24"/>
            <w:szCs w:val="24"/>
            <w:rtl/>
            <w:lang w:eastAsia="he-IL"/>
          </w:rPr>
          <w:delText>,</w:delText>
        </w:r>
        <w:r w:rsidRPr="006D2AE3" w:rsidDel="002B36E1">
          <w:rPr>
            <w:rFonts w:ascii="Times New Roman" w:eastAsia="Times New Roman" w:hAnsi="Times New Roman" w:cs="David"/>
            <w:sz w:val="24"/>
            <w:szCs w:val="24"/>
            <w:rtl/>
            <w:lang w:eastAsia="he-IL"/>
          </w:rPr>
          <w:delText xml:space="preserve"> </w:delText>
        </w:r>
      </w:del>
      <w:r w:rsidRPr="006D2AE3">
        <w:rPr>
          <w:rFonts w:ascii="Times New Roman" w:eastAsia="Times New Roman" w:hAnsi="Times New Roman" w:cs="David"/>
          <w:sz w:val="24"/>
          <w:szCs w:val="24"/>
          <w:rtl/>
          <w:lang w:eastAsia="he-IL"/>
        </w:rPr>
        <w:t>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3476F602" w14:textId="47F39354"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del w:id="7" w:author="Meryl Etman [2]" w:date="2022-02-01T17:48:00Z">
        <w:r w:rsidRPr="006D2AE3" w:rsidDel="002B3F22">
          <w:rPr>
            <w:rFonts w:ascii="Times New Roman" w:eastAsia="Times New Roman" w:hAnsi="Times New Roman" w:cs="David"/>
            <w:sz w:val="24"/>
            <w:szCs w:val="24"/>
            <w:rtl/>
            <w:lang w:eastAsia="he-IL"/>
          </w:rPr>
          <w:delText xml:space="preserve">שהיועץ לא יגיש תכניות </w:delText>
        </w:r>
        <w:r w:rsidRPr="006D2AE3" w:rsidDel="002B3F22">
          <w:rPr>
            <w:rFonts w:ascii="Times New Roman" w:eastAsia="Times New Roman" w:hAnsi="Times New Roman" w:cs="David" w:hint="cs"/>
            <w:sz w:val="24"/>
            <w:szCs w:val="24"/>
            <w:rtl/>
            <w:lang w:eastAsia="he-IL"/>
          </w:rPr>
          <w:delText>ו/</w:delText>
        </w:r>
        <w:r w:rsidRPr="006D2AE3" w:rsidDel="002B3F22">
          <w:rPr>
            <w:rFonts w:ascii="Times New Roman" w:eastAsia="Times New Roman" w:hAnsi="Times New Roman" w:cs="David"/>
            <w:sz w:val="24"/>
            <w:szCs w:val="24"/>
            <w:rtl/>
            <w:lang w:eastAsia="he-IL"/>
          </w:rPr>
          <w:delText>או תיקונים לתכניות לא</w:delText>
        </w:r>
        <w:r w:rsidRPr="006D2AE3" w:rsidDel="002B3F22">
          <w:rPr>
            <w:rFonts w:ascii="Times New Roman" w:eastAsia="Times New Roman" w:hAnsi="Times New Roman" w:cs="David" w:hint="cs"/>
            <w:sz w:val="24"/>
            <w:szCs w:val="24"/>
            <w:rtl/>
            <w:lang w:eastAsia="he-IL"/>
          </w:rPr>
          <w:delText>י</w:delText>
        </w:r>
        <w:r w:rsidRPr="006D2AE3" w:rsidDel="002B3F22">
          <w:rPr>
            <w:rFonts w:ascii="Times New Roman" w:eastAsia="Times New Roman" w:hAnsi="Times New Roman" w:cs="David"/>
            <w:sz w:val="24"/>
            <w:szCs w:val="24"/>
            <w:rtl/>
            <w:lang w:eastAsia="he-IL"/>
          </w:rPr>
          <w:delText>שור הרשויות המוסמכות</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אלא אם כן אושרו קודם לכן</w:delText>
        </w:r>
        <w:r w:rsidRPr="006D2AE3" w:rsidDel="002B3F22">
          <w:rPr>
            <w:rFonts w:ascii="Times New Roman" w:eastAsia="Times New Roman" w:hAnsi="Times New Roman" w:cs="David" w:hint="cs"/>
            <w:sz w:val="24"/>
            <w:szCs w:val="24"/>
            <w:rtl/>
            <w:lang w:eastAsia="he-IL"/>
          </w:rPr>
          <w:delText>, מראש ובכתב,</w:delText>
        </w:r>
        <w:r w:rsidRPr="006D2AE3" w:rsidDel="002B3F22">
          <w:rPr>
            <w:rFonts w:ascii="Times New Roman" w:eastAsia="Times New Roman" w:hAnsi="Times New Roman" w:cs="David"/>
            <w:sz w:val="24"/>
            <w:szCs w:val="24"/>
            <w:rtl/>
            <w:lang w:eastAsia="he-IL"/>
          </w:rPr>
          <w:delText xml:space="preserve"> ע"י המזמין</w:delText>
        </w:r>
      </w:del>
      <w:ins w:id="8" w:author="Meryl Etman [2]" w:date="2022-02-01T17:48:00Z">
        <w:r w:rsidR="002B3F22">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2C88C9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2C6128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33C0F20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0C11A02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B38E49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70A5223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0A1F1AF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659131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023D87F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0D969E5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קבלנים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אחרים בהתאם ללוח הזמנים המוסכם 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מם.</w:t>
      </w:r>
    </w:p>
    <w:p w14:paraId="664580F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יתחיל היועץ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קטע מהפרויקט ו/או שלב משלבי העבודה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ג'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אלא אם כן הודיע למזמין תחילה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הגיע לדעתו מועד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זה וק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מהמזמין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לביצועו.</w:t>
      </w:r>
    </w:p>
    <w:p w14:paraId="1371834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יש לראות </w:t>
      </w: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4C55AA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233DD8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AC5B57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4DCE9B7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A30431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88B593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14E9ACB5"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639351A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25AF57F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2CE8DB3"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591EE63D"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173A6AD" w14:textId="77777777" w:rsidR="00DA73D0" w:rsidRPr="006D2AE3" w:rsidRDefault="00DA73D0"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CCDFFA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25D4B9F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6CEE7FC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14A91A1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36599BC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26B9CB1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40B18BE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651B0A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36F2E14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1EB9C00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5707C453"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003757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עורים ובמועדים המפורטים </w:t>
      </w:r>
      <w:r w:rsidRPr="006D2AE3">
        <w:rPr>
          <w:rFonts w:ascii="Times New Roman" w:eastAsia="Times New Roman" w:hAnsi="Times New Roman" w:cs="David"/>
          <w:sz w:val="24"/>
          <w:szCs w:val="24"/>
          <w:rtl/>
          <w:lang w:eastAsia="he-IL"/>
        </w:rPr>
        <w:lastRenderedPageBreak/>
        <w:t>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7FBD99A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7BDD7C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390B6A8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060254E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27EBFB6"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38D74A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14C0BB61"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0E13F3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1C423B8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33F28622" w14:textId="0FCD236C"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קוי ב</w:t>
      </w:r>
      <w:ins w:id="9" w:author="Meryl Etman [2]" w:date="2022-02-02T14:54:00Z">
        <w:r w:rsidR="002B36E1">
          <w:rPr>
            <w:rFonts w:ascii="Times New Roman" w:eastAsia="Times New Roman" w:hAnsi="Times New Roman" w:cs="David" w:hint="cs"/>
            <w:sz w:val="24"/>
            <w:szCs w:val="24"/>
            <w:rtl/>
            <w:lang w:eastAsia="he-IL"/>
          </w:rPr>
          <w:t>עבודת תאום ה</w:t>
        </w:r>
      </w:ins>
      <w:r w:rsidRPr="006D2AE3">
        <w:rPr>
          <w:rFonts w:ascii="Times New Roman" w:eastAsia="Times New Roman" w:hAnsi="Times New Roman" w:cs="David"/>
          <w:sz w:val="24"/>
          <w:szCs w:val="24"/>
          <w:rtl/>
          <w:lang w:eastAsia="he-IL"/>
        </w:rPr>
        <w:t xml:space="preserve">תכנון </w:t>
      </w:r>
      <w:del w:id="10" w:author="Meryl Etman [2]" w:date="2022-02-01T17:50:00Z">
        <w:r w:rsidRPr="006D2AE3" w:rsidDel="002B3F22">
          <w:rPr>
            <w:rFonts w:ascii="Times New Roman" w:eastAsia="Times New Roman" w:hAnsi="Times New Roman" w:cs="David"/>
            <w:sz w:val="24"/>
            <w:szCs w:val="24"/>
            <w:rtl/>
            <w:lang w:eastAsia="he-IL"/>
          </w:rPr>
          <w:delText xml:space="preserve">ו/או באומדן </w:delText>
        </w:r>
      </w:del>
      <w:r w:rsidRPr="006D2AE3">
        <w:rPr>
          <w:rFonts w:ascii="Times New Roman" w:eastAsia="Times New Roman" w:hAnsi="Times New Roman" w:cs="David"/>
          <w:sz w:val="24"/>
          <w:szCs w:val="24"/>
          <w:rtl/>
          <w:lang w:eastAsia="he-IL"/>
        </w:rPr>
        <w:t>של היועץ</w:t>
      </w:r>
      <w:del w:id="11" w:author="Meryl Etman [2]" w:date="2022-02-02T14:55:00Z">
        <w:r w:rsidRPr="006D2AE3" w:rsidDel="002B36E1">
          <w:rPr>
            <w:rFonts w:ascii="Times New Roman" w:eastAsia="Times New Roman" w:hAnsi="Times New Roman" w:cs="David"/>
            <w:sz w:val="24"/>
            <w:szCs w:val="24"/>
            <w:rtl/>
            <w:lang w:eastAsia="he-IL"/>
          </w:rPr>
          <w:delText xml:space="preserve"> </w:delText>
        </w:r>
        <w:r w:rsidRPr="006D2AE3" w:rsidDel="002B36E1">
          <w:rPr>
            <w:rFonts w:ascii="Times New Roman" w:eastAsia="Times New Roman" w:hAnsi="Times New Roman" w:cs="David" w:hint="cs"/>
            <w:sz w:val="24"/>
            <w:szCs w:val="24"/>
            <w:rtl/>
            <w:lang w:eastAsia="he-IL"/>
          </w:rPr>
          <w:delText>ו/</w:delText>
        </w:r>
        <w:r w:rsidRPr="006D2AE3" w:rsidDel="002B36E1">
          <w:rPr>
            <w:rFonts w:ascii="Times New Roman" w:eastAsia="Times New Roman" w:hAnsi="Times New Roman" w:cs="David"/>
            <w:sz w:val="24"/>
            <w:szCs w:val="24"/>
            <w:rtl/>
            <w:lang w:eastAsia="he-IL"/>
          </w:rPr>
          <w:delText>או של היועצים</w:delText>
        </w:r>
      </w:del>
      <w:r w:rsidRPr="006D2AE3">
        <w:rPr>
          <w:rFonts w:ascii="Times New Roman" w:eastAsia="Times New Roman" w:hAnsi="Times New Roman" w:cs="David"/>
          <w:sz w:val="24"/>
          <w:szCs w:val="24"/>
          <w:rtl/>
          <w:lang w:eastAsia="he-IL"/>
        </w:rPr>
        <w:t>.</w:t>
      </w:r>
    </w:p>
    <w:p w14:paraId="7A1082E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667A5C0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F29C52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007E0527" w14:textId="56E358CC" w:rsidR="006D2AE3" w:rsidRPr="006D2AE3" w:rsidDel="002B3F22" w:rsidRDefault="006D2AE3" w:rsidP="006D2AE3">
      <w:pPr>
        <w:widowControl w:val="0"/>
        <w:numPr>
          <w:ilvl w:val="1"/>
          <w:numId w:val="1"/>
        </w:numPr>
        <w:spacing w:before="0" w:beforeAutospacing="0" w:after="200" w:afterAutospacing="0" w:line="240" w:lineRule="auto"/>
        <w:jc w:val="both"/>
        <w:rPr>
          <w:del w:id="12" w:author="Meryl Etman [2]" w:date="2022-02-01T17:53:00Z"/>
          <w:rFonts w:ascii="Times New Roman" w:eastAsia="Times New Roman" w:hAnsi="Times New Roman" w:cs="David"/>
          <w:sz w:val="24"/>
          <w:szCs w:val="24"/>
          <w:rtl/>
          <w:lang w:eastAsia="he-IL"/>
        </w:rPr>
      </w:pPr>
      <w:del w:id="13" w:author="Meryl Etman [2]" w:date="2022-02-01T17:53:00Z">
        <w:r w:rsidRPr="006D2AE3" w:rsidDel="002B3F22">
          <w:rPr>
            <w:rFonts w:ascii="Times New Roman" w:eastAsia="Times New Roman" w:hAnsi="Times New Roman" w:cs="David"/>
            <w:sz w:val="24"/>
            <w:szCs w:val="24"/>
            <w:rtl/>
            <w:lang w:eastAsia="he-IL"/>
          </w:rPr>
          <w:delText>היועץ מתחייב להכין</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עבור רוכשים שיבקשו זאת</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תכנית שינויים בדירות שאינם עומדים </w:delText>
        </w:r>
        <w:r w:rsidRPr="006D2AE3" w:rsidDel="002B3F22">
          <w:rPr>
            <w:rFonts w:ascii="Times New Roman" w:eastAsia="Times New Roman" w:hAnsi="Times New Roman" w:cs="David"/>
            <w:sz w:val="24"/>
            <w:szCs w:val="24"/>
            <w:rtl/>
            <w:lang w:eastAsia="he-IL"/>
          </w:rPr>
          <w:lastRenderedPageBreak/>
          <w:delText xml:space="preserve">בסתירה להיתרי הבניה ולכל דין. </w:delText>
        </w:r>
      </w:del>
    </w:p>
    <w:p w14:paraId="7D984676" w14:textId="4FB9E0BD"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del w:id="14" w:author="Meryl Etman [2]" w:date="2022-02-01T17:53:00Z">
        <w:r w:rsidRPr="006D2AE3" w:rsidDel="002B3F22">
          <w:rPr>
            <w:rFonts w:ascii="Times New Roman" w:eastAsia="Times New Roman" w:hAnsi="Times New Roman" w:cs="David"/>
            <w:sz w:val="24"/>
            <w:szCs w:val="24"/>
            <w:rtl/>
            <w:lang w:eastAsia="he-IL"/>
          </w:rPr>
          <w:delText xml:space="preserve">מחיר השינויים ותנאי התשלום בגין תכנון השינויים </w:delText>
        </w:r>
        <w:r w:rsidRPr="006D2AE3" w:rsidDel="002B3F22">
          <w:rPr>
            <w:rFonts w:ascii="Times New Roman" w:eastAsia="Times New Roman" w:hAnsi="Times New Roman" w:cs="David" w:hint="cs"/>
            <w:sz w:val="24"/>
            <w:szCs w:val="24"/>
            <w:rtl/>
            <w:lang w:eastAsia="he-IL"/>
          </w:rPr>
          <w:delText xml:space="preserve">כאמור, </w:delText>
        </w:r>
        <w:r w:rsidRPr="006D2AE3" w:rsidDel="002B3F22">
          <w:rPr>
            <w:rFonts w:ascii="Times New Roman" w:eastAsia="Times New Roman" w:hAnsi="Times New Roman" w:cs="David"/>
            <w:sz w:val="24"/>
            <w:szCs w:val="24"/>
            <w:rtl/>
            <w:lang w:eastAsia="he-IL"/>
          </w:rPr>
          <w:delText>יסוכמו בין היועץ לרוכשים. היועץ יתקשר עם הרוכש</w:delText>
        </w:r>
        <w:r w:rsidRPr="006D2AE3" w:rsidDel="002B3F22">
          <w:rPr>
            <w:rFonts w:ascii="Times New Roman" w:eastAsia="Times New Roman" w:hAnsi="Times New Roman" w:cs="David" w:hint="cs"/>
            <w:sz w:val="24"/>
            <w:szCs w:val="24"/>
            <w:rtl/>
            <w:lang w:eastAsia="he-IL"/>
          </w:rPr>
          <w:delText>ים</w:delText>
        </w:r>
        <w:r w:rsidRPr="006D2AE3" w:rsidDel="002B3F22">
          <w:rPr>
            <w:rFonts w:ascii="Times New Roman" w:eastAsia="Times New Roman" w:hAnsi="Times New Roman" w:cs="David"/>
            <w:sz w:val="24"/>
            <w:szCs w:val="24"/>
            <w:rtl/>
            <w:lang w:eastAsia="he-IL"/>
          </w:rPr>
          <w:delText xml:space="preserve"> בהסכם נפרד לתכנון השינויים. כל מחלוקת שתתעורר בין היועץ לבין </w:delText>
        </w:r>
        <w:r w:rsidRPr="006D2AE3" w:rsidDel="002B3F22">
          <w:rPr>
            <w:rFonts w:ascii="Times New Roman" w:eastAsia="Times New Roman" w:hAnsi="Times New Roman" w:cs="David" w:hint="cs"/>
            <w:sz w:val="24"/>
            <w:szCs w:val="24"/>
            <w:rtl/>
            <w:lang w:eastAsia="he-IL"/>
          </w:rPr>
          <w:delText>ה</w:delText>
        </w:r>
        <w:r w:rsidRPr="006D2AE3" w:rsidDel="002B3F22">
          <w:rPr>
            <w:rFonts w:ascii="Times New Roman" w:eastAsia="Times New Roman" w:hAnsi="Times New Roman" w:cs="David"/>
            <w:sz w:val="24"/>
            <w:szCs w:val="24"/>
            <w:rtl/>
            <w:lang w:eastAsia="he-IL"/>
          </w:rPr>
          <w:delText>רוכש</w:delText>
        </w:r>
        <w:r w:rsidRPr="006D2AE3" w:rsidDel="002B3F22">
          <w:rPr>
            <w:rFonts w:ascii="Times New Roman" w:eastAsia="Times New Roman" w:hAnsi="Times New Roman" w:cs="David" w:hint="cs"/>
            <w:sz w:val="24"/>
            <w:szCs w:val="24"/>
            <w:rtl/>
            <w:lang w:eastAsia="he-IL"/>
          </w:rPr>
          <w:delText>ים</w:delText>
        </w:r>
        <w:r w:rsidRPr="006D2AE3" w:rsidDel="002B3F22">
          <w:rPr>
            <w:rFonts w:ascii="Times New Roman" w:eastAsia="Times New Roman" w:hAnsi="Times New Roman" w:cs="David"/>
            <w:sz w:val="24"/>
            <w:szCs w:val="24"/>
            <w:rtl/>
            <w:lang w:eastAsia="he-IL"/>
          </w:rPr>
          <w:delText xml:space="preserve"> בענ</w:delText>
        </w:r>
        <w:r w:rsidRPr="006D2AE3" w:rsidDel="002B3F22">
          <w:rPr>
            <w:rFonts w:ascii="Times New Roman" w:eastAsia="Times New Roman" w:hAnsi="Times New Roman" w:cs="David" w:hint="cs"/>
            <w:sz w:val="24"/>
            <w:szCs w:val="24"/>
            <w:rtl/>
            <w:lang w:eastAsia="he-IL"/>
          </w:rPr>
          <w:delText>י</w:delText>
        </w:r>
        <w:r w:rsidRPr="006D2AE3" w:rsidDel="002B3F22">
          <w:rPr>
            <w:rFonts w:ascii="Times New Roman" w:eastAsia="Times New Roman" w:hAnsi="Times New Roman" w:cs="David"/>
            <w:sz w:val="24"/>
            <w:szCs w:val="24"/>
            <w:rtl/>
            <w:lang w:eastAsia="he-IL"/>
          </w:rPr>
          <w:delText>ין קביעת מחיר השינויים</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תובא בפני המנהל והוא יהיה המוסמך להכריע בה</w:delText>
        </w:r>
      </w:del>
      <w:ins w:id="15" w:author="Meryl Etman [2]" w:date="2022-02-01T17:53:00Z">
        <w:r w:rsidR="002B3F22">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5D41DE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458BB754" w14:textId="77777777" w:rsidR="00DA73D0" w:rsidRPr="00013687" w:rsidRDefault="00DA73D0" w:rsidP="00DA73D0">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C04E2E4" w14:textId="77777777" w:rsidR="00DA73D0" w:rsidRPr="00013687" w:rsidRDefault="00DA73D0" w:rsidP="00DA73D0">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2810259" w14:textId="77777777" w:rsidR="00DA73D0" w:rsidRPr="00013687" w:rsidRDefault="00DA73D0" w:rsidP="00DA73D0">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A43C8AE" w14:textId="77777777" w:rsidR="00DA73D0" w:rsidRPr="00013687" w:rsidRDefault="00DA73D0" w:rsidP="00DA73D0">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5768579"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EEB174C"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E99C20" w14:textId="77777777" w:rsidR="00DA73D0" w:rsidRPr="00013687"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C171F1D" w14:textId="77777777" w:rsidR="00DA73D0" w:rsidRDefault="00DA73D0" w:rsidP="00DA73D0">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E116ACF"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D3B67C8"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B0942AB"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D4F59E3"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838230C"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CA54512"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B57A8D8"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CF53020"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544044E"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D66058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DEE8959"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317E07D"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60C0E5A"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78F5E99" w14:textId="77777777" w:rsidR="00DA73D0" w:rsidRPr="00A42052"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22CED8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609FF9C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743E1C8F" w14:textId="167EDBDB"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w:t>
      </w:r>
      <w:del w:id="16" w:author="Meryl Etman [2]" w:date="2022-02-01T17:54:00Z">
        <w:r w:rsidRPr="006D2AE3" w:rsidDel="00B27877">
          <w:rPr>
            <w:rFonts w:ascii="Times New Roman" w:eastAsia="Times New Roman" w:hAnsi="Times New Roman" w:cs="David"/>
            <w:sz w:val="24"/>
            <w:szCs w:val="24"/>
            <w:rtl/>
            <w:lang w:eastAsia="he-IL"/>
          </w:rPr>
          <w:delText xml:space="preserve">כשהן </w:delText>
        </w:r>
        <w:r w:rsidRPr="006D2AE3" w:rsidDel="00B27877">
          <w:rPr>
            <w:rFonts w:ascii="Times New Roman" w:eastAsia="Times New Roman" w:hAnsi="Times New Roman" w:cs="David"/>
            <w:sz w:val="24"/>
            <w:szCs w:val="24"/>
            <w:rtl/>
            <w:lang w:eastAsia="he-IL"/>
          </w:rPr>
          <w:lastRenderedPageBreak/>
          <w:delText>מעודכנות, ומשקפות את התכנון והב</w:delText>
        </w:r>
        <w:r w:rsidRPr="006D2AE3" w:rsidDel="00B27877">
          <w:rPr>
            <w:rFonts w:ascii="Times New Roman" w:eastAsia="Times New Roman" w:hAnsi="Times New Roman" w:cs="David" w:hint="cs"/>
            <w:sz w:val="24"/>
            <w:szCs w:val="24"/>
            <w:rtl/>
            <w:lang w:eastAsia="he-IL"/>
          </w:rPr>
          <w:delText>י</w:delText>
        </w:r>
        <w:r w:rsidRPr="006D2AE3" w:rsidDel="00B27877">
          <w:rPr>
            <w:rFonts w:ascii="Times New Roman" w:eastAsia="Times New Roman" w:hAnsi="Times New Roman" w:cs="David"/>
            <w:sz w:val="24"/>
            <w:szCs w:val="24"/>
            <w:rtl/>
            <w:lang w:eastAsia="he-IL"/>
          </w:rPr>
          <w:delText xml:space="preserve">צוע הסופי בשטח </w:delText>
        </w:r>
        <w:r w:rsidRPr="006D2AE3" w:rsidDel="00B27877">
          <w:rPr>
            <w:rFonts w:ascii="Times New Roman" w:eastAsia="Times New Roman" w:hAnsi="Times New Roman" w:cs="David"/>
            <w:color w:val="000000"/>
            <w:sz w:val="24"/>
            <w:szCs w:val="24"/>
            <w:lang w:eastAsia="he-IL"/>
          </w:rPr>
          <w:delText>(AS MADE)</w:delText>
        </w:r>
        <w:r w:rsidRPr="006D2AE3" w:rsidDel="00B27877">
          <w:rPr>
            <w:rFonts w:ascii="Times New Roman" w:eastAsia="Times New Roman" w:hAnsi="Times New Roman" w:cs="David"/>
            <w:sz w:val="24"/>
            <w:szCs w:val="24"/>
            <w:rtl/>
            <w:lang w:eastAsia="he-IL"/>
          </w:rPr>
          <w:delText xml:space="preserve">, </w:delText>
        </w:r>
      </w:del>
      <w:ins w:id="17" w:author="Meryl Etman [2]" w:date="2022-02-01T17:54:00Z">
        <w:r w:rsidR="00B27877">
          <w:rPr>
            <w:rFonts w:ascii="Times New Roman" w:eastAsia="Times New Roman" w:hAnsi="Times New Roman" w:cs="David" w:hint="cs"/>
            <w:sz w:val="24"/>
            <w:szCs w:val="24"/>
            <w:rtl/>
            <w:lang w:eastAsia="he-IL"/>
          </w:rPr>
          <w:t xml:space="preserve">לביצוע, </w:t>
        </w:r>
      </w:ins>
      <w:r w:rsidRPr="006D2AE3">
        <w:rPr>
          <w:rFonts w:ascii="Times New Roman" w:eastAsia="Times New Roman" w:hAnsi="Times New Roman" w:cs="David"/>
          <w:sz w:val="24"/>
          <w:szCs w:val="24"/>
          <w:rtl/>
          <w:lang w:eastAsia="he-IL"/>
        </w:rPr>
        <w:t xml:space="preserve">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0DDA8E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4A96F5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32034C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459521D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53FF86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0228F28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77EC71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44D6494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BC6BD3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4255508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DFE2BD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AE3F1A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lastRenderedPageBreak/>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15BA6FC2"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2C5E221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24ECA89"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13BCBF1E"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4AFC911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56577CE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560217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03F14AE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AD3EE1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0F62B916"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59633FB5"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4F8FDDD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5D3F62B1"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63BA005B"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חל שינוי בהחזקת המניות ו/או בהרכב המנהלים של היועץ.</w:t>
      </w:r>
    </w:p>
    <w:p w14:paraId="71AC9E0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636DC1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01A53F2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3B73D5B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65DAA9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10A80E0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A2FAB31"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1C73F8F"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43DE12B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3981A29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3D46809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54BF507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4A7E762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088050B"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2D36646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1AB631A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A9BF85C"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2C93C4B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3BEDFAB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3B829B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B24B57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0A5225E5"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0C84743F" w14:textId="77777777" w:rsidR="009441B2" w:rsidRPr="006D2AE3" w:rsidRDefault="009441B2" w:rsidP="009441B2">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06C554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670F533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51F82C16"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38C0304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009811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47AA330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6773C3E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w:t>
      </w:r>
      <w:r w:rsidRPr="006D2AE3">
        <w:rPr>
          <w:rFonts w:ascii="Times New Roman" w:eastAsia="Times New Roman" w:hAnsi="Times New Roman" w:cs="David"/>
          <w:sz w:val="24"/>
          <w:szCs w:val="24"/>
          <w:rtl/>
          <w:lang w:eastAsia="he-IL"/>
        </w:rPr>
        <w:lastRenderedPageBreak/>
        <w:t>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5F2EFEC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8F2242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6C6143D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A750D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782027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41A4594E"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5902DE4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E161492"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1020098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819FD0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580D8502"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19B47A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BD761CA"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0CF4405" w14:textId="3C1E475A"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8" w:author="Meryl Etman [2]" w:date="2022-02-02T17:40:00Z">
        <w:r w:rsidRPr="006D2AE3" w:rsidDel="00654E8A">
          <w:rPr>
            <w:rFonts w:ascii="Times New Roman" w:eastAsia="Times New Roman" w:hAnsi="Times New Roman" w:cs="David"/>
            <w:sz w:val="24"/>
            <w:szCs w:val="24"/>
            <w:rtl/>
            <w:lang w:eastAsia="he-IL"/>
          </w:rPr>
          <w:delText>כל ההוצאות ומס הבולים בגין החוזה ובגין כל המסמכים, החשבונות והערבויות שיערכו על פיו ובקשר אליו, חלות על היועץ ותשולמנה על ידו</w:delText>
        </w:r>
      </w:del>
      <w:ins w:id="19" w:author="Meryl Etman [2]" w:date="2022-02-02T17:41:00Z">
        <w:r w:rsidR="00654E8A">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3A71522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w:t>
      </w:r>
      <w:r w:rsidRPr="006D2AE3">
        <w:rPr>
          <w:rFonts w:ascii="Times New Roman" w:eastAsia="Times New Roman" w:hAnsi="Times New Roman" w:cs="David"/>
          <w:sz w:val="24"/>
          <w:szCs w:val="24"/>
          <w:rtl/>
          <w:lang w:eastAsia="he-IL"/>
        </w:rPr>
        <w:lastRenderedPageBreak/>
        <w:t>של המזמין.</w:t>
      </w:r>
    </w:p>
    <w:p w14:paraId="28696FF2" w14:textId="77777777" w:rsidR="006D2AE3" w:rsidRP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6FF85F3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69CC0D"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3C5C6FE"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56FE7ED"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12126EC" w14:textId="49CEC503"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 w:author="Meryl Etman" w:date="2021-10-10T10:40:00Z">
            <w:r w:rsidR="001F440B">
              <w:rPr>
                <w:rFonts w:ascii="Times New Roman" w:eastAsia="Times New Roman" w:hAnsi="Times New Roman" w:cs="David"/>
                <w:sz w:val="20"/>
                <w:szCs w:val="24"/>
                <w:rtl/>
                <w:lang w:eastAsia="he-IL"/>
              </w:rPr>
              <w:t>גיא כ"ץ</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1" w:author="Meryl Etman" w:date="2021-10-20T14:13:00Z">
            <w:r w:rsidR="00F02636" w:rsidRPr="00F3672F">
              <w:rPr>
                <w:rStyle w:val="a7"/>
                <w:rtl/>
              </w:rPr>
              <w:t>[שם צד א]</w:t>
            </w:r>
          </w:ins>
        </w:sdtContent>
      </w:sdt>
    </w:p>
    <w:p w14:paraId="6FDEEB92" w14:textId="77777777" w:rsidR="009441B2" w:rsidRPr="00B27B4C"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60036F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48F7D8"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590511"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D2430B9"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DF0FD"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4C2F434"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61F1DA5"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C129F8"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773DF91" w14:textId="77777777" w:rsidR="009441B2" w:rsidRPr="00776496" w:rsidRDefault="009441B2" w:rsidP="009441B2">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3549AA9"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0FBE2F32"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0E2556ED" w14:textId="77777777" w:rsidR="007902DF" w:rsidRDefault="007902DF"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98479B2" w14:textId="77777777" w:rsidR="00572B5D"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A3D72F5"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2702448"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32C9AA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34B602"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2" w:author="Meryl Etman" w:date="2021-10-10T10:38:00Z">
            <w:r w:rsidR="00671A4B">
              <w:rPr>
                <w:rFonts w:ascii="Times New Roman" w:eastAsia="Times New Roman" w:hAnsi="Times New Roman" w:cs="David" w:hint="cs"/>
                <w:color w:val="00B0F0"/>
                <w:sz w:val="24"/>
                <w:szCs w:val="24"/>
                <w:rtl/>
                <w:lang w:eastAsia="he-IL"/>
              </w:rPr>
              <w:t>גבעת שמואל</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3" w:author="Meryl Etman" w:date="2021-10-10T10:37:00Z">
            <w:r w:rsidR="00671A4B">
              <w:rPr>
                <w:rFonts w:ascii="Times New Roman" w:eastAsia="Times New Roman" w:hAnsi="Times New Roman" w:cs="David" w:hint="cs"/>
                <w:color w:val="00B0F0"/>
                <w:sz w:val="24"/>
                <w:szCs w:val="24"/>
                <w:rtl/>
              </w:rPr>
              <w:t>גבעת שמואל</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4" w:author="Meryl Etman" w:date="2021-10-10T10:37:00Z">
            <w:r w:rsidR="00671A4B">
              <w:rPr>
                <w:rFonts w:ascii="Times New Roman" w:eastAsia="Times New Roman" w:hAnsi="Times New Roman" w:cs="David" w:hint="cs"/>
                <w:color w:val="00B0F0"/>
                <w:sz w:val="24"/>
                <w:szCs w:val="24"/>
                <w:rtl/>
              </w:rPr>
              <w:t>סביוני גבעת שמואל - מגרשים 1001, 1005</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E3721F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1E3C19" w14:textId="481FF943"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5" w:author="Meryl Etman" w:date="2021-11-21T15:37:00Z">
            <w:r w:rsidR="001C1B56">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6" w:author="Meryl Etman" w:date="2021-10-10T10:43:00Z">
            <w:r w:rsidR="001F440B">
              <w:rPr>
                <w:rFonts w:ascii="Times New Roman" w:eastAsia="Times New Roman" w:hAnsi="Times New Roman" w:cs="David" w:hint="cs"/>
                <w:sz w:val="24"/>
                <w:szCs w:val="24"/>
                <w:rtl/>
                <w:lang w:eastAsia="he-IL"/>
              </w:rPr>
              <w:t>6191</w:t>
            </w:r>
          </w:ins>
        </w:sdtContent>
      </w:sdt>
      <w:r w:rsidRPr="00B27B4C">
        <w:rPr>
          <w:rFonts w:ascii="Times New Roman" w:eastAsia="Times New Roman" w:hAnsi="Times New Roman" w:cs="David" w:hint="cs"/>
          <w:sz w:val="24"/>
          <w:szCs w:val="24"/>
          <w:rtl/>
          <w:lang w:eastAsia="he-IL"/>
        </w:rPr>
        <w:t>.</w:t>
      </w:r>
    </w:p>
    <w:p w14:paraId="36F4563C" w14:textId="641C7ADA"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del w:id="27" w:author="Meryl Etman [2]" w:date="2022-02-01T18:01:00Z">
        <w:r w:rsidR="009F6985" w:rsidDel="00B27877">
          <w:rPr>
            <w:rFonts w:ascii="Times New Roman" w:eastAsia="Times New Roman" w:hAnsi="Times New Roman" w:cs="David" w:hint="cs"/>
            <w:sz w:val="24"/>
            <w:szCs w:val="24"/>
            <w:rtl/>
            <w:lang w:eastAsia="he-IL"/>
          </w:rPr>
          <w:delText>היועץ</w:delText>
        </w:r>
        <w:r w:rsidRPr="00B27B4C" w:rsidDel="00B27877">
          <w:rPr>
            <w:rFonts w:ascii="Times New Roman" w:eastAsia="Times New Roman" w:hAnsi="Times New Roman" w:cs="David" w:hint="cs"/>
            <w:sz w:val="24"/>
            <w:szCs w:val="24"/>
            <w:rtl/>
            <w:lang w:eastAsia="he-IL"/>
          </w:rPr>
          <w:delTex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delText>
        </w:r>
      </w:del>
    </w:p>
    <w:p w14:paraId="569D1CC1"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464F399"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8" w:author="Meryl Etman" w:date="2021-10-10T10:38:00Z">
            <w:r w:rsidR="00671A4B">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0FE22C78"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72D0C30B"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DD779D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69852B" w14:textId="59E1DFF6"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9" w:author="Meryl Etman" w:date="2021-10-10T10:43:00Z">
            <w:r w:rsidR="001F440B">
              <w:rPr>
                <w:rFonts w:ascii="Times New Roman" w:eastAsia="Times New Roman" w:hAnsi="Times New Roman" w:cs="David" w:hint="cs"/>
                <w:sz w:val="24"/>
                <w:szCs w:val="24"/>
                <w:rtl/>
                <w:lang w:eastAsia="he-IL"/>
              </w:rPr>
              <w:t>מרול אטמן</w:t>
            </w:r>
          </w:ins>
        </w:sdtContent>
      </w:sdt>
    </w:p>
    <w:p w14:paraId="1126A39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25E4042" w14:textId="0E8B521A" w:rsidR="00572B5D" w:rsidRDefault="00572B5D"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31C28" w:rsidRPr="00A31C28">
        <w:rPr>
          <w:rFonts w:ascii="Times New Roman" w:eastAsia="Times New Roman" w:hAnsi="Times New Roman" w:cs="David"/>
          <w:sz w:val="24"/>
          <w:szCs w:val="24"/>
          <w:rtl/>
          <w:lang w:eastAsia="he-IL"/>
        </w:rPr>
        <w:t xml:space="preserve">התכנון יתבצע </w:t>
      </w:r>
      <w:del w:id="30" w:author="Meryl Etman [2]" w:date="2022-02-01T18:02:00Z">
        <w:r w:rsidR="00A31C28" w:rsidRPr="00A31C28" w:rsidDel="00B27877">
          <w:rPr>
            <w:rFonts w:ascii="Times New Roman" w:eastAsia="Times New Roman" w:hAnsi="Times New Roman" w:cs="David"/>
            <w:sz w:val="24"/>
            <w:szCs w:val="24"/>
            <w:rtl/>
            <w:lang w:eastAsia="he-IL"/>
          </w:rPr>
          <w:delText xml:space="preserve">במודל תלת מימד ע"י תוכנת </w:delText>
        </w:r>
        <w:r w:rsidR="00A31C28" w:rsidRPr="00A31C28" w:rsidDel="00B27877">
          <w:rPr>
            <w:rFonts w:ascii="Times New Roman" w:eastAsia="Times New Roman" w:hAnsi="Times New Roman" w:cs="David"/>
            <w:sz w:val="24"/>
            <w:szCs w:val="24"/>
            <w:lang w:eastAsia="he-IL"/>
          </w:rPr>
          <w:delText>REVIT</w:delText>
        </w:r>
        <w:r w:rsidR="00A31C28" w:rsidRPr="00A31C28" w:rsidDel="00B27877">
          <w:rPr>
            <w:rFonts w:ascii="Times New Roman" w:eastAsia="Times New Roman" w:hAnsi="Times New Roman" w:cs="David"/>
            <w:sz w:val="24"/>
            <w:szCs w:val="24"/>
            <w:rtl/>
            <w:lang w:eastAsia="he-IL"/>
          </w:rPr>
          <w:delText xml:space="preserve">, במתודולוגיית </w:delText>
        </w:r>
        <w:r w:rsidR="00A31C28" w:rsidRPr="00A31C28" w:rsidDel="00B27877">
          <w:rPr>
            <w:rFonts w:ascii="Times New Roman" w:eastAsia="Times New Roman" w:hAnsi="Times New Roman" w:cs="David"/>
            <w:sz w:val="24"/>
            <w:szCs w:val="24"/>
            <w:lang w:eastAsia="he-IL"/>
          </w:rPr>
          <w:delText>BIM</w:delText>
        </w:r>
        <w:r w:rsidR="00A31C28" w:rsidRPr="00A31C28" w:rsidDel="00B27877">
          <w:rPr>
            <w:rFonts w:ascii="Times New Roman" w:eastAsia="Times New Roman" w:hAnsi="Times New Roman" w:cs="David"/>
            <w:sz w:val="24"/>
            <w:szCs w:val="24"/>
            <w:rtl/>
            <w:lang w:eastAsia="he-IL"/>
          </w:rPr>
          <w:delText>, בענן – "</w:delText>
        </w:r>
        <w:r w:rsidR="00A31C28" w:rsidRPr="00A31C28" w:rsidDel="00B27877">
          <w:rPr>
            <w:rFonts w:ascii="Times New Roman" w:eastAsia="Times New Roman" w:hAnsi="Times New Roman" w:cs="David"/>
            <w:sz w:val="24"/>
            <w:szCs w:val="24"/>
            <w:lang w:eastAsia="he-IL"/>
          </w:rPr>
          <w:delText>BIM360</w:delText>
        </w:r>
        <w:r w:rsidR="00A31C28" w:rsidRPr="00A31C28" w:rsidDel="00B27877">
          <w:rPr>
            <w:rFonts w:ascii="Times New Roman" w:eastAsia="Times New Roman" w:hAnsi="Times New Roman" w:cs="David"/>
            <w:sz w:val="24"/>
            <w:szCs w:val="24"/>
            <w:rtl/>
            <w:lang w:eastAsia="he-IL"/>
          </w:rPr>
          <w:delText xml:space="preserve">" שם ישמרו כל קבצי ה </w:delText>
        </w:r>
        <w:r w:rsidR="00A31C28" w:rsidRPr="00A31C28" w:rsidDel="00B27877">
          <w:rPr>
            <w:rFonts w:ascii="Times New Roman" w:eastAsia="Times New Roman" w:hAnsi="Times New Roman" w:cs="David"/>
            <w:sz w:val="24"/>
            <w:szCs w:val="24"/>
            <w:lang w:eastAsia="he-IL"/>
          </w:rPr>
          <w:delText>REVIT</w:delText>
        </w:r>
        <w:r w:rsidR="00A31C28" w:rsidRPr="00A31C28" w:rsidDel="00B27877">
          <w:rPr>
            <w:rFonts w:ascii="Times New Roman" w:eastAsia="Times New Roman" w:hAnsi="Times New Roman" w:cs="David"/>
            <w:sz w:val="24"/>
            <w:szCs w:val="24"/>
            <w:rtl/>
            <w:lang w:eastAsia="he-IL"/>
          </w:rPr>
          <w:delText xml:space="preserve"> של המתכננים המובילים עם אפשרות גישה לכלל המתכננים והיועצים בפרויקט. עבור קבלת העבודה ותכנון הפרויקט, על המתכנן להיות בעל רישיון עבודה בענן "</w:delText>
        </w:r>
        <w:r w:rsidR="00A31C28" w:rsidRPr="00A31C28" w:rsidDel="00B27877">
          <w:rPr>
            <w:rFonts w:ascii="Times New Roman" w:eastAsia="Times New Roman" w:hAnsi="Times New Roman" w:cs="David"/>
            <w:sz w:val="24"/>
            <w:szCs w:val="24"/>
            <w:lang w:eastAsia="he-IL"/>
          </w:rPr>
          <w:delText>BIM360</w:delText>
        </w:r>
        <w:r w:rsidR="00A31C28" w:rsidRPr="00A31C28" w:rsidDel="00B27877">
          <w:rPr>
            <w:rFonts w:ascii="Times New Roman" w:eastAsia="Times New Roman" w:hAnsi="Times New Roman" w:cs="David"/>
            <w:sz w:val="24"/>
            <w:szCs w:val="24"/>
            <w:rtl/>
            <w:lang w:eastAsia="he-IL"/>
          </w:rPr>
          <w:delText xml:space="preserve">". העבודה במודל תהיה כפופה להוראות מנהל המודל ולמסמך ה </w:delText>
        </w:r>
        <w:r w:rsidR="00A31C28" w:rsidRPr="00A31C28" w:rsidDel="00B27877">
          <w:rPr>
            <w:rFonts w:ascii="Times New Roman" w:eastAsia="Times New Roman" w:hAnsi="Times New Roman" w:cs="David"/>
            <w:sz w:val="24"/>
            <w:szCs w:val="24"/>
            <w:lang w:eastAsia="he-IL"/>
          </w:rPr>
          <w:delText>BEP</w:delText>
        </w:r>
        <w:r w:rsidR="00A31C28" w:rsidRPr="00A31C28" w:rsidDel="00B27877">
          <w:rPr>
            <w:rFonts w:ascii="Times New Roman" w:eastAsia="Times New Roman" w:hAnsi="Times New Roman" w:cs="David"/>
            <w:sz w:val="24"/>
            <w:szCs w:val="24"/>
            <w:rtl/>
            <w:lang w:eastAsia="he-IL"/>
          </w:rPr>
          <w:delText xml:space="preserve"> שיופץ בהמשך ע"י מנהל המודל</w:delText>
        </w:r>
      </w:del>
      <w:ins w:id="31" w:author="Meryl Etman [2]" w:date="2022-02-01T18:02:00Z">
        <w:r w:rsidR="00B27877">
          <w:rPr>
            <w:rFonts w:ascii="Times New Roman" w:eastAsia="Times New Roman" w:hAnsi="Times New Roman" w:cs="David" w:hint="cs"/>
            <w:sz w:val="24"/>
            <w:szCs w:val="24"/>
            <w:rtl/>
            <w:lang w:eastAsia="he-IL"/>
          </w:rPr>
          <w:t>בתוכנת אוטוקאד</w:t>
        </w:r>
      </w:ins>
      <w:r w:rsidR="00A31C28" w:rsidRPr="00A31C28">
        <w:rPr>
          <w:rFonts w:ascii="Times New Roman" w:eastAsia="Times New Roman" w:hAnsi="Times New Roman" w:cs="David"/>
          <w:sz w:val="24"/>
          <w:szCs w:val="24"/>
          <w:rtl/>
          <w:lang w:eastAsia="he-IL"/>
        </w:rPr>
        <w:t>. שמירה, הדפסת תכניות וקבצים (</w:t>
      </w:r>
      <w:r w:rsidR="00A31C28" w:rsidRPr="00A31C28">
        <w:rPr>
          <w:rFonts w:ascii="Times New Roman" w:eastAsia="Times New Roman" w:hAnsi="Times New Roman" w:cs="David"/>
          <w:sz w:val="24"/>
          <w:szCs w:val="24"/>
          <w:lang w:eastAsia="he-IL"/>
        </w:rPr>
        <w:t>PLT/PDF/DWG</w:t>
      </w:r>
      <w:r w:rsidR="00A31C28" w:rsidRPr="00A31C2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31C28" w:rsidRPr="00A31C28">
        <w:rPr>
          <w:rFonts w:ascii="Times New Roman" w:eastAsia="Times New Roman" w:hAnsi="Times New Roman" w:cs="David"/>
          <w:sz w:val="24"/>
          <w:szCs w:val="24"/>
          <w:lang w:eastAsia="he-IL"/>
        </w:rPr>
        <w:t>view</w:t>
      </w:r>
      <w:r w:rsidR="00A31C28" w:rsidRPr="00A31C2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4D3CF23" w14:textId="77777777" w:rsidR="00A31C28" w:rsidRPr="00B27B4C" w:rsidRDefault="00A31C28"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CBE3D2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793D711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284A5C" w14:textId="6D15AAE3"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2" w:author="Meryl Etman" w:date="2021-10-10T10:43:00Z">
            <w:r w:rsidR="001F440B">
              <w:rPr>
                <w:rFonts w:ascii="Times New Roman" w:eastAsia="Times New Roman" w:hAnsi="Times New Roman" w:cs="David"/>
                <w:color w:val="008000"/>
                <w:sz w:val="24"/>
                <w:szCs w:val="24"/>
                <w:rtl/>
                <w:lang w:eastAsia="he-IL"/>
              </w:rPr>
              <w:t>גיא כ"ץ</w:t>
            </w:r>
          </w:ins>
        </w:sdtContent>
      </w:sdt>
    </w:p>
    <w:p w14:paraId="35B97E85" w14:textId="18064CBF"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33" w:author="Meryl Etman" w:date="2022-03-16T16:38:00Z">
            <w:r w:rsidR="00F176B3">
              <w:rPr>
                <w:rFonts w:ascii="Times New Roman" w:eastAsia="Times New Roman" w:hAnsi="Times New Roman" w:cs="David"/>
                <w:color w:val="008000"/>
                <w:sz w:val="24"/>
                <w:szCs w:val="24"/>
                <w:rtl/>
                <w:lang w:eastAsia="he-IL"/>
              </w:rPr>
              <w:t>הפרויקט יטופל ישירות ע"י גיא כ"ץ</w:t>
            </w:r>
          </w:ins>
        </w:sdtContent>
      </w:sdt>
    </w:p>
    <w:p w14:paraId="283778A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1C6B51" w14:textId="2D96F3F4"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4" w:author="Meryl Etman" w:date="2021-10-10T10:43:00Z">
            <w:r w:rsidR="001F440B">
              <w:rPr>
                <w:rFonts w:ascii="Times New Roman" w:eastAsia="Times New Roman" w:hAnsi="Times New Roman" w:cs="David"/>
                <w:color w:val="008000"/>
                <w:sz w:val="24"/>
                <w:szCs w:val="24"/>
                <w:rtl/>
                <w:lang w:eastAsia="he-IL"/>
              </w:rPr>
              <w:t>גיא כ"ץ</w:t>
            </w:r>
          </w:ins>
        </w:sdtContent>
      </w:sdt>
    </w:p>
    <w:p w14:paraId="244DFBA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BC585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A95C23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47C1A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1DD9E4F" w14:textId="14916B7B"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del w:id="35" w:author="Meryl Etman [2]" w:date="2022-02-01T18:03:00Z">
        <w:r w:rsidRPr="00B27B4C" w:rsidDel="00252F4C">
          <w:rPr>
            <w:rFonts w:ascii="Times New Roman" w:eastAsia="Times New Roman" w:hAnsi="Times New Roman" w:cs="David" w:hint="cs"/>
            <w:sz w:val="24"/>
            <w:szCs w:val="24"/>
            <w:rtl/>
            <w:lang w:eastAsia="he-IL"/>
          </w:rPr>
          <w:delText>סטיות מלוח הזמנים לרבות סיבת הסטייה.</w:delText>
        </w:r>
      </w:del>
      <w:ins w:id="36" w:author="Meryl Etman [2]" w:date="2022-02-01T18:03:00Z">
        <w:r w:rsidR="00252F4C">
          <w:rPr>
            <w:rFonts w:ascii="Times New Roman" w:eastAsia="Times New Roman" w:hAnsi="Times New Roman" w:cs="David" w:hint="cs"/>
            <w:sz w:val="24"/>
            <w:szCs w:val="24"/>
            <w:rtl/>
            <w:lang w:eastAsia="he-IL"/>
          </w:rPr>
          <w:t>מבוטל</w:t>
        </w:r>
      </w:ins>
    </w:p>
    <w:p w14:paraId="2E0EE05E"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BC23B50" w14:textId="72A5FE4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del w:id="37" w:author="Meryl Etman [2]" w:date="2022-02-01T18:03:00Z">
        <w:r w:rsidRPr="00B27B4C" w:rsidDel="00252F4C">
          <w:rPr>
            <w:rFonts w:ascii="Times New Roman" w:eastAsia="Times New Roman" w:hAnsi="Times New Roman" w:cs="David" w:hint="cs"/>
            <w:sz w:val="24"/>
            <w:szCs w:val="24"/>
            <w:rtl/>
            <w:lang w:eastAsia="he-IL"/>
          </w:rPr>
          <w:delText>סטיות מהערכות ו/או תחזיות תקציביות והשלכותיהן</w:delText>
        </w:r>
      </w:del>
      <w:ins w:id="38" w:author="Meryl Etman [2]" w:date="2022-02-01T18:03:00Z">
        <w:r w:rsidR="00252F4C">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356A2948"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4BE71FE"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927F803" w14:textId="60A71B60" w:rsidR="00572B5D" w:rsidRDefault="00572B5D" w:rsidP="00572B5D">
      <w:pPr>
        <w:widowControl w:val="0"/>
        <w:spacing w:before="0" w:beforeAutospacing="0" w:after="0" w:afterAutospacing="0" w:line="240" w:lineRule="auto"/>
        <w:ind w:left="-30"/>
        <w:outlineLvl w:val="2"/>
        <w:rPr>
          <w:ins w:id="39" w:author="Meryl Etman [2]" w:date="2022-03-27T17:45: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p w14:paraId="05D2221F" w14:textId="4B4ED9E1" w:rsidR="00E60041" w:rsidRDefault="00E60041" w:rsidP="00572B5D">
      <w:pPr>
        <w:widowControl w:val="0"/>
        <w:spacing w:before="0" w:beforeAutospacing="0" w:after="0" w:afterAutospacing="0" w:line="240" w:lineRule="auto"/>
        <w:ind w:left="-30"/>
        <w:outlineLvl w:val="2"/>
        <w:rPr>
          <w:ins w:id="40" w:author="Meryl Etman [2]" w:date="2022-03-27T17:45:00Z"/>
          <w:rFonts w:ascii="Times New Roman" w:eastAsia="Times New Roman" w:hAnsi="Times New Roman" w:cs="David"/>
          <w:sz w:val="24"/>
          <w:szCs w:val="24"/>
          <w:rtl/>
          <w:lang w:eastAsia="he-IL"/>
        </w:rPr>
      </w:pPr>
      <w:ins w:id="41" w:author="Meryl Etman [2]" w:date="2022-03-27T17:4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מגרש 1001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100% בבעלות אקונה ריט למגורים בע"מ.</w:t>
        </w:r>
      </w:ins>
    </w:p>
    <w:p w14:paraId="2B097AE2" w14:textId="1C0E3B58" w:rsidR="00E60041" w:rsidRDefault="00E60041" w:rsidP="00572B5D">
      <w:pPr>
        <w:widowControl w:val="0"/>
        <w:spacing w:before="0" w:beforeAutospacing="0" w:after="0" w:afterAutospacing="0" w:line="240" w:lineRule="auto"/>
        <w:ind w:left="-30"/>
        <w:outlineLvl w:val="2"/>
        <w:rPr>
          <w:ins w:id="42" w:author="Meryl Etman [2]" w:date="2022-03-27T17:46:00Z"/>
          <w:rFonts w:ascii="Times New Roman" w:eastAsia="Times New Roman" w:hAnsi="Times New Roman" w:cs="David"/>
          <w:sz w:val="24"/>
          <w:szCs w:val="24"/>
          <w:rtl/>
          <w:lang w:eastAsia="he-IL"/>
        </w:rPr>
      </w:pPr>
      <w:ins w:id="43" w:author="Meryl Etman [2]" w:date="2022-03-27T17:4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מגרש 1005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100% בבעלות גבעת שמואל החד</w:t>
        </w:r>
      </w:ins>
      <w:ins w:id="44" w:author="Meryl Etman [2]" w:date="2022-03-27T17:46:00Z">
        <w:r>
          <w:rPr>
            <w:rFonts w:ascii="Times New Roman" w:eastAsia="Times New Roman" w:hAnsi="Times New Roman" w:cs="David" w:hint="cs"/>
            <w:sz w:val="24"/>
            <w:szCs w:val="24"/>
            <w:rtl/>
            <w:lang w:eastAsia="he-IL"/>
          </w:rPr>
          <w:t>שה בע"מ.</w:t>
        </w:r>
      </w:ins>
    </w:p>
    <w:p w14:paraId="69075BBC" w14:textId="779DA0B8" w:rsidR="00E60041" w:rsidRDefault="00E60041" w:rsidP="00572B5D">
      <w:pPr>
        <w:widowControl w:val="0"/>
        <w:spacing w:before="0" w:beforeAutospacing="0" w:after="0" w:afterAutospacing="0" w:line="240" w:lineRule="auto"/>
        <w:ind w:left="-30"/>
        <w:outlineLvl w:val="2"/>
        <w:rPr>
          <w:ins w:id="45" w:author="Meryl Etman [2]" w:date="2022-03-27T17:46:00Z"/>
          <w:rFonts w:ascii="Times New Roman" w:eastAsia="Times New Roman" w:hAnsi="Times New Roman" w:cs="David"/>
          <w:sz w:val="24"/>
          <w:szCs w:val="24"/>
          <w:rtl/>
          <w:lang w:eastAsia="he-IL"/>
        </w:rPr>
      </w:pPr>
      <w:ins w:id="46" w:author="Meryl Etman [2]" w:date="2022-03-27T17:46: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יובהר כי חלקו היחסי של כל אחד מהיזמים בעלויות החניון המשותף הינו:</w:t>
        </w:r>
      </w:ins>
    </w:p>
    <w:p w14:paraId="752BBA03" w14:textId="45A595BA" w:rsidR="00E60041" w:rsidRDefault="00E60041" w:rsidP="00572B5D">
      <w:pPr>
        <w:widowControl w:val="0"/>
        <w:spacing w:before="0" w:beforeAutospacing="0" w:after="0" w:afterAutospacing="0" w:line="240" w:lineRule="auto"/>
        <w:ind w:left="-30"/>
        <w:outlineLvl w:val="2"/>
        <w:rPr>
          <w:ins w:id="47" w:author="Meryl Etman [2]" w:date="2022-03-27T17:46:00Z"/>
          <w:rFonts w:ascii="Times New Roman" w:eastAsia="Times New Roman" w:hAnsi="Times New Roman" w:cs="David"/>
          <w:sz w:val="24"/>
          <w:szCs w:val="24"/>
          <w:rtl/>
          <w:lang w:eastAsia="he-IL"/>
        </w:rPr>
      </w:pPr>
      <w:ins w:id="48" w:author="Meryl Etman [2]" w:date="2022-03-27T17:46: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אקונה ריט למגורים בע"מ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33%.</w:t>
        </w:r>
      </w:ins>
    </w:p>
    <w:p w14:paraId="7C6DD34A" w14:textId="1BF63683" w:rsidR="00E60041" w:rsidRDefault="00E60041"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ins w:id="49" w:author="Meryl Etman [2]" w:date="2022-03-27T17:46: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גבעת שמואל החדשה בע"מ </w:t>
        </w:r>
      </w:ins>
      <w:ins w:id="50" w:author="Meryl Etman [2]" w:date="2022-03-27T17:47:00Z">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67%.</w:t>
        </w:r>
      </w:ins>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1" w:author="Meryl Etman" w:date="2022-03-16T16:40:00Z">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306"/>
        <w:gridCol w:w="2115"/>
        <w:gridCol w:w="2133"/>
        <w:tblGridChange w:id="52">
          <w:tblGrid>
            <w:gridCol w:w="3366"/>
            <w:gridCol w:w="2163"/>
            <w:gridCol w:w="2163"/>
          </w:tblGrid>
        </w:tblGridChange>
      </w:tblGrid>
      <w:tr w:rsidR="00277305" w14:paraId="669F7390" w14:textId="77777777" w:rsidTr="00277305">
        <w:trPr>
          <w:trHeight w:val="80"/>
          <w:trPrChange w:id="53" w:author="Meryl Etman" w:date="2022-03-16T16:40:00Z">
            <w:trPr>
              <w:trHeight w:val="80"/>
            </w:trPr>
          </w:trPrChange>
        </w:trPr>
        <w:tc>
          <w:tcPr>
            <w:tcW w:w="3306" w:type="dxa"/>
            <w:tcPrChange w:id="54" w:author="Meryl Etman" w:date="2022-03-16T16:40:00Z">
              <w:tcPr>
                <w:tcW w:w="3366" w:type="dxa"/>
              </w:tcPr>
            </w:tcPrChange>
          </w:tcPr>
          <w:p w14:paraId="7295F254" w14:textId="1577E5B7" w:rsidR="00277305" w:rsidRDefault="00277305"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del w:id="55" w:author="Meryl Etman [2]" w:date="2022-03-27T17:41:00Z">
              <w:r w:rsidDel="00E60041">
                <w:rPr>
                  <w:rFonts w:ascii="Times New Roman" w:eastAsia="Times New Roman" w:hAnsi="Times New Roman" w:cs="David" w:hint="cs"/>
                  <w:sz w:val="24"/>
                  <w:szCs w:val="24"/>
                  <w:rtl/>
                  <w:lang w:eastAsia="he-IL"/>
                </w:rPr>
                <w:delText xml:space="preserve">           </w:delText>
              </w:r>
            </w:del>
            <w:del w:id="56" w:author="Meryl Etman [2]" w:date="2022-03-27T17:47:00Z">
              <w:r w:rsidDel="00E60041">
                <w:rPr>
                  <w:rFonts w:ascii="Times New Roman" w:eastAsia="Times New Roman" w:hAnsi="Times New Roman" w:cs="David" w:hint="cs"/>
                  <w:sz w:val="24"/>
                  <w:szCs w:val="24"/>
                  <w:rtl/>
                  <w:lang w:eastAsia="he-IL"/>
                </w:rPr>
                <w:delText xml:space="preserve"> </w:delText>
              </w:r>
            </w:del>
            <w:r>
              <w:rPr>
                <w:rFonts w:ascii="Times New Roman" w:eastAsia="Times New Roman" w:hAnsi="Times New Roman" w:cs="David" w:hint="cs"/>
                <w:sz w:val="24"/>
                <w:szCs w:val="24"/>
                <w:rtl/>
                <w:lang w:eastAsia="he-IL"/>
              </w:rPr>
              <w:t xml:space="preserve"> </w:t>
            </w:r>
          </w:p>
        </w:tc>
        <w:tc>
          <w:tcPr>
            <w:tcW w:w="2115" w:type="dxa"/>
            <w:tcPrChange w:id="57" w:author="Meryl Etman" w:date="2022-03-16T16:40:00Z">
              <w:tcPr>
                <w:tcW w:w="2163" w:type="dxa"/>
              </w:tcPr>
            </w:tcPrChange>
          </w:tcPr>
          <w:p w14:paraId="13041030" w14:textId="77777777" w:rsidR="00277305" w:rsidRDefault="00277305" w:rsidP="00572B5D">
            <w:pPr>
              <w:widowControl w:val="0"/>
              <w:spacing w:before="0" w:beforeAutospacing="0" w:after="0" w:afterAutospacing="0" w:line="240" w:lineRule="auto"/>
              <w:ind w:left="720"/>
              <w:outlineLvl w:val="2"/>
            </w:pPr>
          </w:p>
        </w:tc>
        <w:tc>
          <w:tcPr>
            <w:tcW w:w="2133" w:type="dxa"/>
            <w:tcPrChange w:id="58" w:author="Meryl Etman" w:date="2022-03-16T16:40:00Z">
              <w:tcPr>
                <w:tcW w:w="2163" w:type="dxa"/>
              </w:tcPr>
            </w:tcPrChange>
          </w:tcPr>
          <w:p w14:paraId="7D7E79AC" w14:textId="237D2513" w:rsidR="00277305" w:rsidRDefault="00277305" w:rsidP="00572B5D">
            <w:pPr>
              <w:widowControl w:val="0"/>
              <w:spacing w:before="0" w:beforeAutospacing="0" w:after="0" w:afterAutospacing="0" w:line="240" w:lineRule="auto"/>
              <w:ind w:left="720"/>
              <w:outlineLvl w:val="2"/>
            </w:pPr>
          </w:p>
          <w:p w14:paraId="780EB0BE" w14:textId="77777777" w:rsidR="00277305" w:rsidRDefault="00277305"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E2155F9" w14:textId="77777777" w:rsidR="00572B5D" w:rsidRPr="00776496" w:rsidRDefault="00572B5D" w:rsidP="00572B5D">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FEBF232" w14:textId="77777777" w:rsidR="006D2AE3" w:rsidRPr="006D2AE3" w:rsidRDefault="006D2AE3" w:rsidP="00572B5D">
      <w:pPr>
        <w:widowControl w:val="0"/>
        <w:bidi w:val="0"/>
        <w:spacing w:before="240" w:beforeAutospacing="0" w:after="60" w:afterAutospacing="0" w:line="240" w:lineRule="auto"/>
        <w:jc w:val="center"/>
        <w:outlineLvl w:val="3"/>
        <w:rPr>
          <w:rFonts w:ascii="Times New Roman" w:eastAsia="Times New Roman" w:hAnsi="Times New Roman" w:cs="David"/>
          <w:sz w:val="24"/>
          <w:szCs w:val="24"/>
          <w:rtl/>
        </w:rPr>
      </w:pPr>
    </w:p>
    <w:p w14:paraId="09B73F9C" w14:textId="6EF771FD" w:rsidR="006D2AE3" w:rsidRPr="006D2AE3" w:rsidDel="00620F70" w:rsidRDefault="006D2AE3" w:rsidP="006D2AE3">
      <w:pPr>
        <w:spacing w:before="0" w:beforeAutospacing="0" w:after="0" w:afterAutospacing="0" w:line="240" w:lineRule="auto"/>
        <w:ind w:left="720"/>
        <w:rPr>
          <w:del w:id="59" w:author="Meryl Etman [2]" w:date="2022-03-16T16:41:00Z"/>
          <w:rFonts w:ascii="Times New Roman" w:eastAsia="Times New Roman" w:hAnsi="Times New Roman" w:cs="David"/>
          <w:sz w:val="24"/>
          <w:szCs w:val="24"/>
          <w:rtl/>
        </w:rPr>
      </w:pPr>
    </w:p>
    <w:p w14:paraId="560FF62C" w14:textId="25DCE296" w:rsidR="006D2AE3" w:rsidRPr="006D2AE3" w:rsidDel="00620F70" w:rsidRDefault="006D2AE3" w:rsidP="006D2AE3">
      <w:pPr>
        <w:spacing w:before="0" w:beforeAutospacing="0" w:after="0" w:afterAutospacing="0" w:line="240" w:lineRule="auto"/>
        <w:ind w:left="720"/>
        <w:rPr>
          <w:del w:id="60" w:author="Meryl Etman [2]" w:date="2022-03-16T16:41:00Z"/>
          <w:rFonts w:ascii="Times New Roman" w:eastAsia="Times New Roman" w:hAnsi="Times New Roman" w:cs="David"/>
          <w:sz w:val="24"/>
          <w:szCs w:val="24"/>
          <w:rtl/>
        </w:rPr>
      </w:pPr>
    </w:p>
    <w:p w14:paraId="3D63E029" w14:textId="25ED48B8" w:rsidR="006D2AE3" w:rsidRPr="006D2AE3" w:rsidDel="00620F70" w:rsidRDefault="006D2AE3" w:rsidP="006D2AE3">
      <w:pPr>
        <w:spacing w:before="0" w:beforeAutospacing="0" w:after="0" w:afterAutospacing="0" w:line="240" w:lineRule="auto"/>
        <w:ind w:left="720"/>
        <w:rPr>
          <w:del w:id="61" w:author="Meryl Etman [2]" w:date="2022-03-16T16:41:00Z"/>
          <w:rFonts w:ascii="Times New Roman" w:eastAsia="Times New Roman" w:hAnsi="Times New Roman" w:cs="David"/>
          <w:sz w:val="24"/>
          <w:szCs w:val="24"/>
          <w:rtl/>
        </w:rPr>
      </w:pPr>
    </w:p>
    <w:p w14:paraId="3B9B4722" w14:textId="1B0B857A" w:rsidR="006D2AE3" w:rsidRPr="006D2AE3" w:rsidDel="00620F70" w:rsidRDefault="006D2AE3" w:rsidP="006D2AE3">
      <w:pPr>
        <w:spacing w:before="0" w:beforeAutospacing="0" w:after="0" w:afterAutospacing="0" w:line="240" w:lineRule="auto"/>
        <w:ind w:left="720"/>
        <w:rPr>
          <w:del w:id="62" w:author="Meryl Etman [2]" w:date="2022-03-16T16:41:00Z"/>
          <w:rFonts w:ascii="Times New Roman" w:eastAsia="Times New Roman" w:hAnsi="Times New Roman" w:cs="David"/>
          <w:sz w:val="24"/>
          <w:szCs w:val="24"/>
          <w:rtl/>
        </w:rPr>
      </w:pPr>
    </w:p>
    <w:p w14:paraId="4F04ACB5" w14:textId="240C4980" w:rsidR="006D2AE3" w:rsidRPr="006D2AE3" w:rsidDel="00620F70" w:rsidRDefault="006D2AE3" w:rsidP="006D2AE3">
      <w:pPr>
        <w:spacing w:before="0" w:beforeAutospacing="0" w:after="0" w:afterAutospacing="0" w:line="240" w:lineRule="auto"/>
        <w:ind w:left="720"/>
        <w:rPr>
          <w:del w:id="63" w:author="Meryl Etman [2]" w:date="2022-03-16T16:41:00Z"/>
          <w:rFonts w:ascii="Times New Roman" w:eastAsia="Times New Roman" w:hAnsi="Times New Roman" w:cs="David"/>
          <w:sz w:val="24"/>
          <w:szCs w:val="24"/>
          <w:rtl/>
        </w:rPr>
      </w:pPr>
    </w:p>
    <w:p w14:paraId="01626EEE" w14:textId="066C857A" w:rsidR="006D2AE3" w:rsidRPr="006D2AE3" w:rsidDel="00620F70" w:rsidRDefault="006D2AE3" w:rsidP="006D2AE3">
      <w:pPr>
        <w:spacing w:before="0" w:beforeAutospacing="0" w:after="0" w:afterAutospacing="0" w:line="240" w:lineRule="auto"/>
        <w:ind w:left="720"/>
        <w:rPr>
          <w:del w:id="64" w:author="Meryl Etman [2]" w:date="2022-03-16T16:41:00Z"/>
          <w:rFonts w:ascii="Times New Roman" w:eastAsia="Times New Roman" w:hAnsi="Times New Roman" w:cs="David"/>
          <w:sz w:val="24"/>
          <w:szCs w:val="24"/>
          <w:rtl/>
        </w:rPr>
      </w:pPr>
    </w:p>
    <w:p w14:paraId="38464567" w14:textId="0C4941DC" w:rsidR="006D2AE3" w:rsidRPr="006D2AE3" w:rsidDel="00620F70" w:rsidRDefault="006D2AE3" w:rsidP="006D2AE3">
      <w:pPr>
        <w:spacing w:before="0" w:beforeAutospacing="0" w:after="0" w:afterAutospacing="0" w:line="240" w:lineRule="auto"/>
        <w:ind w:left="720"/>
        <w:rPr>
          <w:del w:id="65" w:author="Meryl Etman [2]" w:date="2022-03-16T16:41:00Z"/>
          <w:rFonts w:ascii="Times New Roman" w:eastAsia="Times New Roman" w:hAnsi="Times New Roman" w:cs="David"/>
          <w:sz w:val="24"/>
          <w:szCs w:val="24"/>
          <w:rtl/>
        </w:rPr>
      </w:pPr>
    </w:p>
    <w:p w14:paraId="7AE148F2" w14:textId="717052A9" w:rsidR="006D2AE3" w:rsidRPr="006D2AE3" w:rsidDel="00620F70" w:rsidRDefault="006D2AE3" w:rsidP="006D2AE3">
      <w:pPr>
        <w:spacing w:before="0" w:beforeAutospacing="0" w:after="0" w:afterAutospacing="0" w:line="240" w:lineRule="auto"/>
        <w:ind w:left="720"/>
        <w:rPr>
          <w:del w:id="66" w:author="Meryl Etman [2]" w:date="2022-03-16T16:41:00Z"/>
          <w:rFonts w:ascii="Times New Roman" w:eastAsia="Times New Roman" w:hAnsi="Times New Roman" w:cs="David"/>
          <w:sz w:val="24"/>
          <w:szCs w:val="24"/>
          <w:rtl/>
        </w:rPr>
      </w:pPr>
    </w:p>
    <w:p w14:paraId="2FB870FD" w14:textId="7D201101" w:rsidR="006D2AE3" w:rsidRPr="006D2AE3" w:rsidDel="00620F70" w:rsidRDefault="006D2AE3" w:rsidP="006D2AE3">
      <w:pPr>
        <w:spacing w:before="0" w:beforeAutospacing="0" w:after="0" w:afterAutospacing="0" w:line="240" w:lineRule="auto"/>
        <w:ind w:left="720"/>
        <w:rPr>
          <w:del w:id="67" w:author="Meryl Etman [2]" w:date="2022-03-16T16:41:00Z"/>
          <w:rFonts w:ascii="Times New Roman" w:eastAsia="Times New Roman" w:hAnsi="Times New Roman" w:cs="David"/>
          <w:sz w:val="24"/>
          <w:szCs w:val="24"/>
          <w:rtl/>
        </w:rPr>
      </w:pPr>
    </w:p>
    <w:p w14:paraId="51D3642A" w14:textId="52395E0E" w:rsidR="006D2AE3" w:rsidRPr="006D2AE3" w:rsidDel="00620F70" w:rsidRDefault="006D2AE3" w:rsidP="006D2AE3">
      <w:pPr>
        <w:spacing w:before="0" w:beforeAutospacing="0" w:after="0" w:afterAutospacing="0" w:line="240" w:lineRule="auto"/>
        <w:ind w:left="720"/>
        <w:rPr>
          <w:del w:id="68" w:author="Meryl Etman [2]" w:date="2022-03-16T16:41:00Z"/>
          <w:rFonts w:ascii="Times New Roman" w:eastAsia="Times New Roman" w:hAnsi="Times New Roman" w:cs="David"/>
          <w:sz w:val="24"/>
          <w:szCs w:val="24"/>
          <w:rtl/>
        </w:rPr>
      </w:pPr>
    </w:p>
    <w:p w14:paraId="35B67953"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6BE72382" w14:textId="77777777" w:rsidR="00620F70" w:rsidRDefault="00620F70">
      <w:pPr>
        <w:bidi w:val="0"/>
        <w:spacing w:before="0" w:beforeAutospacing="0" w:after="160" w:afterAutospacing="0" w:line="259" w:lineRule="auto"/>
        <w:rPr>
          <w:ins w:id="69" w:author="Meryl Etman [2]" w:date="2022-03-16T16:42:00Z"/>
          <w:rFonts w:ascii="Times New Roman" w:eastAsia="Times New Roman" w:hAnsi="Times New Roman" w:cs="David"/>
          <w:b/>
          <w:bCs/>
          <w:sz w:val="24"/>
          <w:szCs w:val="24"/>
          <w:u w:val="single"/>
          <w:rtl/>
          <w:lang w:eastAsia="he-IL"/>
        </w:rPr>
      </w:pPr>
      <w:ins w:id="70" w:author="Meryl Etman [2]" w:date="2022-03-16T16:42:00Z">
        <w:r>
          <w:rPr>
            <w:rFonts w:ascii="Times New Roman" w:eastAsia="Times New Roman" w:hAnsi="Times New Roman" w:cs="David"/>
            <w:b/>
            <w:bCs/>
            <w:sz w:val="24"/>
            <w:szCs w:val="24"/>
            <w:u w:val="single"/>
            <w:rtl/>
            <w:lang w:eastAsia="he-IL"/>
          </w:rPr>
          <w:br w:type="page"/>
        </w:r>
      </w:ins>
    </w:p>
    <w:p w14:paraId="3459255E" w14:textId="13101AF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5AFB542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D911B2"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0088C1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69360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744A2BE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C82B982"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1E139336" w14:textId="77777777" w:rsidR="006D2AE3" w:rsidRPr="006D2AE3" w:rsidRDefault="006D2AE3" w:rsidP="00572B5D">
      <w:pPr>
        <w:widowControl w:val="0"/>
        <w:spacing w:before="0" w:beforeAutospacing="0" w:after="0" w:afterAutospacing="0" w:line="240" w:lineRule="auto"/>
        <w:ind w:left="136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תכולת העבודה - ככלל תכולת העבודה מתייחסת לקומות הבניין מתחתית קומת החניון</w:t>
      </w:r>
      <w:r w:rsidR="00572B5D">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lang w:eastAsia="he-IL"/>
        </w:rPr>
        <w:t xml:space="preserve">התחתונה ועד לקומת הגג העליונה ביותר ועד בכלל ובכלל זה:             </w:t>
      </w:r>
    </w:p>
    <w:p w14:paraId="70033011"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בירור ת</w:t>
      </w:r>
      <w:r w:rsidR="006D2AE3" w:rsidRPr="006D2AE3">
        <w:rPr>
          <w:rFonts w:ascii="Times New Roman" w:eastAsia="Times New Roman" w:hAnsi="Times New Roman" w:cs="David" w:hint="cs"/>
          <w:sz w:val="24"/>
          <w:szCs w:val="24"/>
          <w:rtl/>
          <w:lang w:eastAsia="he-IL"/>
        </w:rPr>
        <w:t xml:space="preserve">כניות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4557F7E2" w14:textId="56ECEF88" w:rsidR="006D2AE3" w:rsidRPr="006D2AE3" w:rsidRDefault="004143FC"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71" w:author="Meryl Etman [2]" w:date="2021-11-21T15:54:00Z">
        <w:r w:rsidDel="000F1AA1">
          <w:rPr>
            <w:rFonts w:ascii="Times New Roman" w:eastAsia="Times New Roman" w:hAnsi="Times New Roman" w:cs="David" w:hint="cs"/>
            <w:sz w:val="24"/>
            <w:szCs w:val="24"/>
            <w:rtl/>
            <w:lang w:eastAsia="he-IL"/>
          </w:rPr>
          <w:delText>בניית מודל תלת מ</w:delText>
        </w:r>
        <w:r w:rsidR="006D2AE3" w:rsidRPr="006D2AE3" w:rsidDel="000F1AA1">
          <w:rPr>
            <w:rFonts w:ascii="Times New Roman" w:eastAsia="Times New Roman" w:hAnsi="Times New Roman" w:cs="David" w:hint="cs"/>
            <w:sz w:val="24"/>
            <w:szCs w:val="24"/>
            <w:rtl/>
            <w:lang w:eastAsia="he-IL"/>
          </w:rPr>
          <w:delText>מדי בת</w:delText>
        </w:r>
        <w:r w:rsidDel="000F1AA1">
          <w:rPr>
            <w:rFonts w:ascii="Times New Roman" w:eastAsia="Times New Roman" w:hAnsi="Times New Roman" w:cs="David" w:hint="cs"/>
            <w:sz w:val="24"/>
            <w:szCs w:val="24"/>
            <w:rtl/>
            <w:lang w:eastAsia="he-IL"/>
          </w:rPr>
          <w:delText>כנת</w:delText>
        </w:r>
        <w:r w:rsidR="006D2AE3" w:rsidRPr="006D2AE3" w:rsidDel="000F1AA1">
          <w:rPr>
            <w:rFonts w:ascii="Times New Roman" w:eastAsia="Times New Roman" w:hAnsi="Times New Roman" w:cs="David" w:hint="cs"/>
            <w:sz w:val="24"/>
            <w:szCs w:val="24"/>
            <w:rtl/>
            <w:lang w:eastAsia="he-IL"/>
          </w:rPr>
          <w:delText xml:space="preserve"> </w:delText>
        </w:r>
        <w:r w:rsidR="006D2AE3" w:rsidRPr="006D2AE3" w:rsidDel="000F1AA1">
          <w:rPr>
            <w:rFonts w:ascii="Times New Roman" w:eastAsia="Times New Roman" w:hAnsi="Times New Roman" w:cs="David"/>
            <w:sz w:val="24"/>
            <w:szCs w:val="24"/>
            <w:lang w:eastAsia="he-IL"/>
          </w:rPr>
          <w:delText>REVIT</w:delText>
        </w:r>
        <w:r w:rsidDel="000F1AA1">
          <w:rPr>
            <w:rFonts w:ascii="Times New Roman" w:eastAsia="Times New Roman" w:hAnsi="Times New Roman" w:cs="David" w:hint="cs"/>
            <w:sz w:val="24"/>
            <w:szCs w:val="24"/>
            <w:rtl/>
            <w:lang w:eastAsia="he-IL"/>
          </w:rPr>
          <w:delText xml:space="preserve"> וב </w:delText>
        </w:r>
        <w:r w:rsidDel="000F1AA1">
          <w:rPr>
            <w:rFonts w:ascii="Times New Roman" w:eastAsia="Times New Roman" w:hAnsi="Times New Roman" w:cs="David" w:hint="cs"/>
            <w:sz w:val="24"/>
            <w:szCs w:val="24"/>
            <w:lang w:eastAsia="he-IL"/>
          </w:rPr>
          <w:delText>BIM</w:delText>
        </w:r>
        <w:r w:rsidDel="000F1AA1">
          <w:rPr>
            <w:rFonts w:ascii="Times New Roman" w:eastAsia="Times New Roman" w:hAnsi="Times New Roman" w:cs="David" w:hint="cs"/>
            <w:sz w:val="24"/>
            <w:szCs w:val="24"/>
            <w:rtl/>
            <w:lang w:eastAsia="he-IL"/>
          </w:rPr>
          <w:delText xml:space="preserve">, </w:delText>
        </w:r>
        <w:r w:rsidR="00572B5D" w:rsidDel="000F1AA1">
          <w:rPr>
            <w:rFonts w:ascii="Times New Roman" w:eastAsia="Times New Roman" w:hAnsi="Times New Roman" w:cs="David" w:hint="cs"/>
            <w:sz w:val="24"/>
            <w:szCs w:val="24"/>
            <w:rtl/>
            <w:lang w:eastAsia="he-IL"/>
          </w:rPr>
          <w:delText>הכולל את ת</w:delText>
        </w:r>
        <w:r w:rsidR="006D2AE3" w:rsidRPr="006D2AE3" w:rsidDel="000F1AA1">
          <w:rPr>
            <w:rFonts w:ascii="Times New Roman" w:eastAsia="Times New Roman" w:hAnsi="Times New Roman" w:cs="David" w:hint="cs"/>
            <w:sz w:val="24"/>
            <w:szCs w:val="24"/>
            <w:rtl/>
            <w:lang w:eastAsia="he-IL"/>
          </w:rPr>
          <w:delText>כניות כל המתכננים והיועצים</w:delText>
        </w:r>
      </w:del>
      <w:ins w:id="72" w:author="Meryl Etman [2]" w:date="2021-11-21T15:54:00Z">
        <w:r w:rsidR="000F1AA1">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5ACD6EBE" w14:textId="0ECC07E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del w:id="73" w:author="Meryl Etman [2]" w:date="2022-02-01T18:04:00Z">
        <w:r w:rsidRPr="006D2AE3" w:rsidDel="00252F4C">
          <w:rPr>
            <w:rFonts w:ascii="Times New Roman" w:eastAsia="Times New Roman" w:hAnsi="Times New Roman" w:cs="David" w:hint="cs"/>
            <w:sz w:val="26"/>
            <w:szCs w:val="24"/>
            <w:rtl/>
            <w:lang w:val="x-none" w:eastAsia="x-none"/>
          </w:rPr>
          <w:delText>הכנת פרוגרמת תיאום מע</w:delText>
        </w:r>
        <w:r w:rsidR="00572B5D" w:rsidDel="00252F4C">
          <w:rPr>
            <w:rFonts w:ascii="Times New Roman" w:eastAsia="Times New Roman" w:hAnsi="Times New Roman" w:cs="David" w:hint="cs"/>
            <w:sz w:val="26"/>
            <w:szCs w:val="24"/>
            <w:rtl/>
            <w:lang w:val="x-none" w:eastAsia="x-none"/>
          </w:rPr>
          <w:delText>רכות במבנים, מתן הנחיות והכנת ת</w:delText>
        </w:r>
        <w:r w:rsidRPr="006D2AE3" w:rsidDel="00252F4C">
          <w:rPr>
            <w:rFonts w:ascii="Times New Roman" w:eastAsia="Times New Roman" w:hAnsi="Times New Roman" w:cs="David" w:hint="cs"/>
            <w:sz w:val="26"/>
            <w:szCs w:val="24"/>
            <w:rtl/>
            <w:lang w:val="x-none" w:eastAsia="x-none"/>
          </w:rPr>
          <w:delText>כניות ומפרטים טכניים, אשר יכללו בין היתר את הפרטים הבאים:</w:delText>
        </w:r>
      </w:del>
    </w:p>
    <w:p w14:paraId="161E607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26678F3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6DEE36F3"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66BEFFC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4867B76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4DF4E90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479B905F"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35FE7184" w14:textId="17334B5D"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ומתן הנחיות לצוות התכנון לעקרונות העברת המערכות בהתבסס על </w:t>
      </w:r>
      <w:del w:id="74" w:author="Meryl Etman [2]" w:date="2022-02-01T18:05:00Z">
        <w:r w:rsidRPr="006D2AE3" w:rsidDel="00252F4C">
          <w:rPr>
            <w:rFonts w:ascii="Times New Roman" w:eastAsia="Times New Roman" w:hAnsi="Times New Roman" w:cs="David" w:hint="cs"/>
            <w:sz w:val="24"/>
            <w:szCs w:val="24"/>
            <w:rtl/>
            <w:lang w:eastAsia="he-IL"/>
          </w:rPr>
          <w:delText>המודל</w:delText>
        </w:r>
      </w:del>
      <w:ins w:id="75" w:author="Meryl Etman [2]" w:date="2022-02-01T18:05:00Z">
        <w:r w:rsidR="00252F4C">
          <w:rPr>
            <w:rFonts w:ascii="Times New Roman" w:eastAsia="Times New Roman" w:hAnsi="Times New Roman" w:cs="David" w:hint="cs"/>
            <w:sz w:val="24"/>
            <w:szCs w:val="24"/>
            <w:rtl/>
            <w:lang w:eastAsia="he-IL"/>
          </w:rPr>
          <w:t>תכניות, חתכים ופרטים של המתכננים השונים</w:t>
        </w:r>
      </w:ins>
      <w:r w:rsidRPr="006D2AE3">
        <w:rPr>
          <w:rFonts w:ascii="Times New Roman" w:eastAsia="Times New Roman" w:hAnsi="Times New Roman" w:cs="David" w:hint="cs"/>
          <w:sz w:val="24"/>
          <w:szCs w:val="24"/>
          <w:rtl/>
          <w:lang w:eastAsia="he-IL"/>
        </w:rPr>
        <w:t>.</w:t>
      </w:r>
    </w:p>
    <w:p w14:paraId="7D55A918" w14:textId="18F963C4"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תכנון תיאום המערכות יתבצע בסביבת תוכנת </w:t>
      </w:r>
      <w:del w:id="76" w:author="Meryl Etman [2]" w:date="2021-11-21T15:55:00Z">
        <w:r w:rsidRPr="006D2AE3" w:rsidDel="000F1AA1">
          <w:rPr>
            <w:rFonts w:ascii="Times New Roman" w:eastAsia="Times New Roman" w:hAnsi="Times New Roman" w:cs="David"/>
            <w:sz w:val="24"/>
            <w:szCs w:val="24"/>
            <w:lang w:eastAsia="he-IL"/>
          </w:rPr>
          <w:delText>REVIT</w:delText>
        </w:r>
        <w:r w:rsidRPr="006D2AE3" w:rsidDel="000F1AA1">
          <w:rPr>
            <w:rFonts w:ascii="Times New Roman" w:eastAsia="Times New Roman" w:hAnsi="Times New Roman" w:cs="David" w:hint="cs"/>
            <w:sz w:val="24"/>
            <w:szCs w:val="24"/>
            <w:rtl/>
            <w:lang w:eastAsia="he-IL"/>
          </w:rPr>
          <w:delText xml:space="preserve"> </w:delText>
        </w:r>
      </w:del>
      <w:ins w:id="77" w:author="Meryl Etman [2]" w:date="2021-11-21T15:55:00Z">
        <w:r w:rsidR="000F1AA1">
          <w:rPr>
            <w:rFonts w:ascii="Times New Roman" w:eastAsia="Times New Roman" w:hAnsi="Times New Roman" w:cs="David" w:hint="cs"/>
            <w:sz w:val="24"/>
            <w:szCs w:val="24"/>
            <w:rtl/>
            <w:lang w:eastAsia="he-IL"/>
          </w:rPr>
          <w:t>אוטוקאד</w:t>
        </w:r>
      </w:ins>
      <w:del w:id="78" w:author="Meryl Etman [2]" w:date="2021-11-21T15:56:00Z">
        <w:r w:rsidRPr="006D2AE3" w:rsidDel="000F1AA1">
          <w:rPr>
            <w:rFonts w:ascii="Times New Roman" w:eastAsia="Times New Roman" w:hAnsi="Times New Roman" w:cs="David" w:hint="cs"/>
            <w:sz w:val="24"/>
            <w:szCs w:val="24"/>
            <w:rtl/>
            <w:lang w:eastAsia="he-IL"/>
          </w:rPr>
          <w:delText>בתלת-מימד</w:delText>
        </w:r>
      </w:del>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del w:id="79" w:author="Meryl Etman [2]" w:date="2021-11-21T15:56:00Z">
        <w:r w:rsidR="00572B5D" w:rsidDel="000F1AA1">
          <w:rPr>
            <w:rFonts w:ascii="Times New Roman" w:eastAsia="Times New Roman" w:hAnsi="Times New Roman" w:cs="David" w:hint="cs"/>
            <w:sz w:val="24"/>
            <w:szCs w:val="24"/>
            <w:lang w:eastAsia="he-IL"/>
          </w:rPr>
          <w:delText>BIM</w:delText>
        </w:r>
        <w:r w:rsidR="00572B5D" w:rsidDel="000F1AA1">
          <w:rPr>
            <w:rFonts w:ascii="Times New Roman" w:eastAsia="Times New Roman" w:hAnsi="Times New Roman" w:cs="David" w:hint="cs"/>
            <w:sz w:val="24"/>
            <w:szCs w:val="24"/>
            <w:rtl/>
            <w:lang w:eastAsia="he-IL"/>
          </w:rPr>
          <w:delText xml:space="preserve"> ו</w:delText>
        </w:r>
      </w:del>
      <w:r w:rsidRPr="006D2AE3">
        <w:rPr>
          <w:rFonts w:ascii="Times New Roman" w:eastAsia="Times New Roman" w:hAnsi="Times New Roman" w:cs="David" w:hint="cs"/>
          <w:sz w:val="24"/>
          <w:szCs w:val="24"/>
          <w:rtl/>
          <w:lang w:eastAsia="he-IL"/>
        </w:rPr>
        <w:t xml:space="preserve">תוכנת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בלבד.</w:t>
      </w:r>
    </w:p>
    <w:p w14:paraId="5A44FD3F"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3B439B9"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80" w:name="OLE_LINK5"/>
      <w:bookmarkStart w:id="81"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82" w:name="OLE_LINK7"/>
      <w:bookmarkStart w:id="83"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54172DE5"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848932B" w14:textId="6AEC58F5" w:rsidR="006D2AE3" w:rsidRPr="006D2AE3" w:rsidRDefault="006D2AE3" w:rsidP="00A31C28">
      <w:pPr>
        <w:tabs>
          <w:tab w:val="left" w:pos="1954"/>
        </w:tabs>
        <w:spacing w:after="0" w:line="360" w:lineRule="auto"/>
        <w:ind w:left="1954" w:hanging="514"/>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A31C28">
        <w:rPr>
          <w:rFonts w:ascii="Times New Roman" w:eastAsia="Times New Roman" w:hAnsi="Times New Roman" w:cs="David" w:hint="cs"/>
          <w:sz w:val="24"/>
          <w:szCs w:val="24"/>
          <w:rtl/>
          <w:lang w:eastAsia="he-IL"/>
        </w:rPr>
        <w:t xml:space="preserve"> </w:t>
      </w:r>
      <w:r w:rsidR="00A31C28"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w:t>
      </w:r>
      <w:del w:id="84" w:author="Meryl Etman [2]" w:date="2021-11-21T15:56:00Z">
        <w:r w:rsidR="00A31C28" w:rsidRPr="00831588" w:rsidDel="000F1AA1">
          <w:rPr>
            <w:rFonts w:ascii="Times New Roman" w:eastAsia="Times New Roman" w:hAnsi="Times New Roman" w:cs="David" w:hint="cs"/>
            <w:sz w:val="24"/>
            <w:szCs w:val="24"/>
            <w:rtl/>
            <w:lang w:eastAsia="he-IL"/>
          </w:rPr>
          <w:delText xml:space="preserve">לתכנון ב </w:delText>
        </w:r>
        <w:r w:rsidR="00A31C28" w:rsidRPr="00831588" w:rsidDel="000F1AA1">
          <w:rPr>
            <w:rFonts w:ascii="Times New Roman" w:eastAsia="Times New Roman" w:hAnsi="Times New Roman" w:cs="David" w:hint="cs"/>
            <w:sz w:val="24"/>
            <w:szCs w:val="24"/>
            <w:lang w:eastAsia="he-IL"/>
          </w:rPr>
          <w:delText>BIM</w:delText>
        </w:r>
        <w:r w:rsidR="00A31C28" w:rsidRPr="00831588" w:rsidDel="000F1AA1">
          <w:rPr>
            <w:rFonts w:ascii="Times New Roman" w:eastAsia="Times New Roman" w:hAnsi="Times New Roman" w:cs="David" w:hint="cs"/>
            <w:sz w:val="24"/>
            <w:szCs w:val="24"/>
            <w:rtl/>
            <w:lang w:eastAsia="he-IL"/>
          </w:rPr>
          <w:delText xml:space="preserve"> על המודל</w:delText>
        </w:r>
      </w:del>
      <w:ins w:id="85" w:author="Meryl Etman [2]" w:date="2021-11-21T15:56:00Z">
        <w:r w:rsidR="000F1AA1">
          <w:rPr>
            <w:rFonts w:ascii="Times New Roman" w:eastAsia="Times New Roman" w:hAnsi="Times New Roman" w:cs="David" w:hint="cs"/>
            <w:sz w:val="24"/>
            <w:szCs w:val="24"/>
            <w:rtl/>
            <w:lang w:eastAsia="he-IL"/>
          </w:rPr>
          <w:t>לתאום המערכות</w:t>
        </w:r>
      </w:ins>
      <w:r w:rsidR="00A31C28" w:rsidRPr="00831588">
        <w:rPr>
          <w:rFonts w:ascii="Times New Roman" w:eastAsia="Times New Roman" w:hAnsi="Times New Roman" w:cs="David" w:hint="cs"/>
          <w:sz w:val="24"/>
          <w:szCs w:val="24"/>
          <w:rtl/>
          <w:lang w:eastAsia="he-IL"/>
        </w:rPr>
        <w:t>.</w:t>
      </w:r>
    </w:p>
    <w:p w14:paraId="33429E75"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DC5AD12"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lastRenderedPageBreak/>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80"/>
    <w:bookmarkEnd w:id="81"/>
    <w:bookmarkEnd w:id="82"/>
    <w:bookmarkEnd w:id="83"/>
    <w:p w14:paraId="438D58B7"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09141C5"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F94DB8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CB60C3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3EFFEC9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B24C07C" w14:textId="1234814B"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w:t>
      </w:r>
      <w:del w:id="86" w:author="Meryl Etman [2]" w:date="2022-02-01T18:20:00Z">
        <w:r w:rsidRPr="006D2AE3" w:rsidDel="002479A8">
          <w:rPr>
            <w:rFonts w:ascii="Times New Roman" w:eastAsia="Times New Roman" w:hAnsi="Times New Roman" w:cs="David" w:hint="cs"/>
            <w:sz w:val="24"/>
            <w:szCs w:val="24"/>
            <w:rtl/>
            <w:lang w:eastAsia="he-IL"/>
          </w:rPr>
          <w:delText xml:space="preserve">הכוללות </w:delText>
        </w:r>
        <w:r w:rsidRPr="006D2AE3" w:rsidDel="002479A8">
          <w:rPr>
            <w:rFonts w:ascii="Times New Roman" w:eastAsia="Times New Roman" w:hAnsi="Times New Roman" w:cs="David"/>
            <w:sz w:val="24"/>
            <w:szCs w:val="24"/>
            <w:rtl/>
            <w:lang w:eastAsia="he-IL"/>
          </w:rPr>
          <w:delText xml:space="preserve">אומדנים </w:delText>
        </w:r>
      </w:del>
      <w:r w:rsidRPr="006D2AE3">
        <w:rPr>
          <w:rFonts w:ascii="Times New Roman" w:eastAsia="Times New Roman" w:hAnsi="Times New Roman" w:cs="David"/>
          <w:sz w:val="24"/>
          <w:szCs w:val="24"/>
          <w:rtl/>
          <w:lang w:eastAsia="he-IL"/>
        </w:rPr>
        <w:t>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4BF94E81"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64595A3"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268A61D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5D81D7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6EF040F0"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1F8330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79CB109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E47C09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21B4AEB0"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B9E4837" w14:textId="2CD48E16"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w:t>
      </w:r>
      <w:del w:id="87" w:author="Meryl Etman [2]" w:date="2022-02-01T18:20:00Z">
        <w:r w:rsidRPr="006D2AE3" w:rsidDel="002479A8">
          <w:rPr>
            <w:rFonts w:ascii="Times New Roman" w:eastAsia="Times New Roman" w:hAnsi="Times New Roman" w:cs="David"/>
            <w:sz w:val="24"/>
            <w:szCs w:val="24"/>
            <w:rtl/>
            <w:lang w:eastAsia="he-IL"/>
          </w:rPr>
          <w:delText xml:space="preserve">. הכנת חישוב </w:delText>
        </w:r>
        <w:r w:rsidRPr="006D2AE3" w:rsidDel="002479A8">
          <w:rPr>
            <w:rFonts w:ascii="Times New Roman" w:eastAsia="Times New Roman" w:hAnsi="Times New Roman" w:cs="David" w:hint="cs"/>
            <w:sz w:val="24"/>
            <w:szCs w:val="24"/>
            <w:rtl/>
            <w:lang w:eastAsia="he-IL"/>
          </w:rPr>
          <w:delText>המיגון</w:delText>
        </w:r>
        <w:r w:rsidRPr="006D2AE3" w:rsidDel="002479A8">
          <w:rPr>
            <w:rFonts w:ascii="Times New Roman" w:eastAsia="Times New Roman" w:hAnsi="Times New Roman" w:cs="David"/>
            <w:sz w:val="24"/>
            <w:szCs w:val="24"/>
            <w:rtl/>
            <w:lang w:eastAsia="he-IL"/>
          </w:rPr>
          <w:delText xml:space="preserve"> ל</w:delText>
        </w:r>
        <w:r w:rsidRPr="006D2AE3" w:rsidDel="002479A8">
          <w:rPr>
            <w:rFonts w:ascii="Times New Roman" w:eastAsia="Times New Roman" w:hAnsi="Times New Roman" w:cs="David" w:hint="cs"/>
            <w:sz w:val="24"/>
            <w:szCs w:val="24"/>
            <w:rtl/>
            <w:lang w:eastAsia="he-IL"/>
          </w:rPr>
          <w:delText>פיקוד העורף</w:delText>
        </w:r>
        <w:r w:rsidRPr="006D2AE3" w:rsidDel="002479A8">
          <w:rPr>
            <w:rFonts w:ascii="Times New Roman" w:eastAsia="Times New Roman" w:hAnsi="Times New Roman" w:cs="David"/>
            <w:sz w:val="24"/>
            <w:szCs w:val="24"/>
            <w:rtl/>
            <w:lang w:eastAsia="he-IL"/>
          </w:rPr>
          <w:delText xml:space="preserve"> תידרש לפי חוקי התכנון והבניה כולל חתימת </w:delText>
        </w:r>
        <w:r w:rsidR="009F6985" w:rsidDel="002479A8">
          <w:rPr>
            <w:rFonts w:ascii="Times New Roman" w:eastAsia="Times New Roman" w:hAnsi="Times New Roman" w:cs="David"/>
            <w:sz w:val="24"/>
            <w:szCs w:val="24"/>
            <w:rtl/>
            <w:lang w:eastAsia="he-IL"/>
          </w:rPr>
          <w:delText>היועץ</w:delText>
        </w:r>
        <w:r w:rsidRPr="006D2AE3" w:rsidDel="002479A8">
          <w:rPr>
            <w:rFonts w:ascii="Times New Roman" w:eastAsia="Times New Roman" w:hAnsi="Times New Roman" w:cs="David"/>
            <w:sz w:val="24"/>
            <w:szCs w:val="24"/>
            <w:rtl/>
            <w:lang w:eastAsia="he-IL"/>
          </w:rPr>
          <w:delText xml:space="preserve"> על החישובים הנ"ל</w:delText>
        </w:r>
      </w:del>
      <w:r w:rsidRPr="006D2AE3">
        <w:rPr>
          <w:rFonts w:ascii="Times New Roman" w:eastAsia="Times New Roman" w:hAnsi="Times New Roman" w:cs="David"/>
          <w:sz w:val="24"/>
          <w:szCs w:val="24"/>
          <w:rtl/>
          <w:lang w:eastAsia="he-IL"/>
        </w:rPr>
        <w:t>.</w:t>
      </w:r>
    </w:p>
    <w:p w14:paraId="72453B3F"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4FED4D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1F38778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44D4E34" w14:textId="54781752"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xml:space="preserve">, והמסמכים וכל הדרוש </w:t>
      </w:r>
      <w:del w:id="88" w:author="Meryl Etman [2]" w:date="2022-02-01T18:22:00Z">
        <w:r w:rsidRPr="006D2AE3" w:rsidDel="002479A8">
          <w:rPr>
            <w:rFonts w:ascii="Times New Roman" w:eastAsia="Times New Roman" w:hAnsi="Times New Roman" w:cs="David"/>
            <w:sz w:val="24"/>
            <w:szCs w:val="24"/>
            <w:rtl/>
            <w:lang w:eastAsia="he-IL"/>
          </w:rPr>
          <w:delText xml:space="preserve">לביצוע מכרזים בין הקבלנים ו/או </w:delText>
        </w:r>
      </w:del>
      <w:ins w:id="89" w:author="Meryl Etman [2]" w:date="2022-02-01T18:22:00Z">
        <w:r w:rsidR="002479A8">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sz w:val="24"/>
          <w:szCs w:val="24"/>
          <w:rtl/>
          <w:lang w:eastAsia="he-IL"/>
        </w:rPr>
        <w:t>לביצוע המבנים בשטח.</w:t>
      </w:r>
    </w:p>
    <w:p w14:paraId="34BDFF87"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800A153" w14:textId="29E69C6D"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 xml:space="preserve">מערכות האלקטרו-מכאניות בהתאם </w:t>
      </w:r>
      <w:del w:id="90" w:author="Meryl Etman [2]" w:date="2022-02-01T18:23:00Z">
        <w:r w:rsidRPr="006D2AE3" w:rsidDel="002479A8">
          <w:rPr>
            <w:rFonts w:ascii="Times New Roman" w:eastAsia="Times New Roman" w:hAnsi="Times New Roman" w:cs="David" w:hint="cs"/>
            <w:sz w:val="24"/>
            <w:szCs w:val="24"/>
            <w:rtl/>
            <w:lang w:eastAsia="he-IL"/>
          </w:rPr>
          <w:delText>למודל</w:delText>
        </w:r>
      </w:del>
      <w:ins w:id="91" w:author="Meryl Etman [2]" w:date="2022-02-01T18:23:00Z">
        <w:r w:rsidR="002479A8">
          <w:rPr>
            <w:rFonts w:ascii="Times New Roman" w:eastAsia="Times New Roman" w:hAnsi="Times New Roman" w:cs="David" w:hint="cs"/>
            <w:sz w:val="24"/>
            <w:szCs w:val="24"/>
            <w:rtl/>
            <w:lang w:eastAsia="he-IL"/>
          </w:rPr>
          <w:t>לתכנון</w:t>
        </w:r>
      </w:ins>
      <w:r w:rsidRPr="006D2AE3">
        <w:rPr>
          <w:rFonts w:ascii="Times New Roman" w:eastAsia="Times New Roman" w:hAnsi="Times New Roman" w:cs="David" w:hint="cs"/>
          <w:sz w:val="24"/>
          <w:szCs w:val="24"/>
          <w:rtl/>
          <w:lang w:eastAsia="he-IL"/>
        </w:rPr>
        <w:t>, כולל מתן פתרונות בשטח.</w:t>
      </w:r>
    </w:p>
    <w:p w14:paraId="4B39F1B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08FA464F"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0467F5DB" w14:textId="77777777" w:rsid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234F8C08" w14:textId="77777777" w:rsidR="00DA73D0"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3DBBCE99" w14:textId="77777777" w:rsidR="00DA73D0" w:rsidRPr="006D2AE3"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68F18631"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14B5F200"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2311A891"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77C8FD9"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0A77B7C"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3438FD11" w14:textId="77777777" w:rsidR="006D2AE3" w:rsidRPr="006D2AE3"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095157C9" w14:textId="77777777" w:rsidR="006D2AE3" w:rsidRPr="006D2AE3" w:rsidRDefault="006D2AE3">
      <w:pPr>
        <w:spacing w:before="0" w:beforeAutospacing="0" w:after="0" w:afterAutospacing="0" w:line="240" w:lineRule="auto"/>
        <w:ind w:left="1440"/>
        <w:jc w:val="both"/>
        <w:rPr>
          <w:rFonts w:ascii="Times New Roman" w:eastAsia="Times New Roman" w:hAnsi="Times New Roman" w:cs="David"/>
          <w:sz w:val="24"/>
          <w:szCs w:val="24"/>
          <w:lang w:eastAsia="he-IL"/>
        </w:rPr>
        <w:pPrChange w:id="92" w:author="Meryl Etman [2]" w:date="2022-02-01T18:24:00Z">
          <w:pPr>
            <w:spacing w:before="0" w:beforeAutospacing="0" w:after="0" w:afterAutospacing="0" w:line="240" w:lineRule="auto"/>
            <w:ind w:left="2160"/>
            <w:jc w:val="both"/>
          </w:pPr>
        </w:pPrChange>
      </w:pPr>
    </w:p>
    <w:p w14:paraId="10A17A80" w14:textId="72500623"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del w:id="93" w:author="Meryl Etman [2]" w:date="2021-11-21T15:57:00Z">
        <w:r w:rsidRPr="006D2AE3" w:rsidDel="000F1AA1">
          <w:rPr>
            <w:rFonts w:ascii="Times New Roman" w:eastAsia="Times New Roman" w:hAnsi="Times New Roman" w:cs="David" w:hint="cs"/>
            <w:sz w:val="24"/>
            <w:szCs w:val="24"/>
            <w:rtl/>
            <w:lang w:eastAsia="he-IL"/>
          </w:rPr>
          <w:delText>הכנ</w:delText>
        </w:r>
        <w:r w:rsidR="00415999" w:rsidDel="000F1AA1">
          <w:rPr>
            <w:rFonts w:ascii="Times New Roman" w:eastAsia="Times New Roman" w:hAnsi="Times New Roman" w:cs="David" w:hint="cs"/>
            <w:sz w:val="24"/>
            <w:szCs w:val="24"/>
            <w:rtl/>
            <w:lang w:eastAsia="he-IL"/>
          </w:rPr>
          <w:delText xml:space="preserve">ת </w:delText>
        </w:r>
        <w:r w:rsidR="004143FC" w:rsidDel="000F1AA1">
          <w:rPr>
            <w:rFonts w:ascii="Times New Roman" w:eastAsia="Times New Roman" w:hAnsi="Times New Roman" w:cs="David" w:hint="cs"/>
            <w:sz w:val="24"/>
            <w:szCs w:val="24"/>
            <w:rtl/>
            <w:lang w:eastAsia="he-IL"/>
          </w:rPr>
          <w:delText>מודל תלת מ</w:delText>
        </w:r>
        <w:r w:rsidR="00415999" w:rsidDel="000F1AA1">
          <w:rPr>
            <w:rFonts w:ascii="Times New Roman" w:eastAsia="Times New Roman" w:hAnsi="Times New Roman" w:cs="David" w:hint="cs"/>
            <w:sz w:val="24"/>
            <w:szCs w:val="24"/>
            <w:rtl/>
            <w:lang w:eastAsia="he-IL"/>
          </w:rPr>
          <w:delText xml:space="preserve">מדי ראשוני בתכנת </w:delText>
        </w:r>
        <w:r w:rsidRPr="006D2AE3" w:rsidDel="000F1AA1">
          <w:rPr>
            <w:rFonts w:ascii="Times New Roman" w:eastAsia="Times New Roman" w:hAnsi="Times New Roman" w:cs="David"/>
            <w:sz w:val="24"/>
            <w:szCs w:val="24"/>
            <w:lang w:eastAsia="he-IL"/>
          </w:rPr>
          <w:delText>REVIT</w:delText>
        </w:r>
        <w:r w:rsidR="004143FC" w:rsidDel="000F1AA1">
          <w:rPr>
            <w:rFonts w:ascii="Times New Roman" w:eastAsia="Times New Roman" w:hAnsi="Times New Roman" w:cs="David" w:hint="cs"/>
            <w:sz w:val="24"/>
            <w:szCs w:val="24"/>
            <w:rtl/>
            <w:lang w:eastAsia="he-IL"/>
          </w:rPr>
          <w:delText xml:space="preserve"> וב </w:delText>
        </w:r>
        <w:r w:rsidR="004143FC" w:rsidDel="000F1AA1">
          <w:rPr>
            <w:rFonts w:ascii="Times New Roman" w:eastAsia="Times New Roman" w:hAnsi="Times New Roman" w:cs="David" w:hint="cs"/>
            <w:sz w:val="24"/>
            <w:szCs w:val="24"/>
            <w:lang w:eastAsia="he-IL"/>
          </w:rPr>
          <w:delText>BIM</w:delText>
        </w:r>
        <w:r w:rsidR="004143FC" w:rsidDel="000F1AA1">
          <w:rPr>
            <w:rFonts w:ascii="Times New Roman" w:eastAsia="Times New Roman" w:hAnsi="Times New Roman" w:cs="David" w:hint="cs"/>
            <w:sz w:val="24"/>
            <w:szCs w:val="24"/>
            <w:rtl/>
            <w:lang w:eastAsia="he-IL"/>
          </w:rPr>
          <w:delText>,</w:delText>
        </w:r>
        <w:r w:rsidR="00415999" w:rsidDel="000F1AA1">
          <w:rPr>
            <w:rFonts w:ascii="Times New Roman" w:eastAsia="Times New Roman" w:hAnsi="Times New Roman" w:cs="David" w:hint="cs"/>
            <w:sz w:val="24"/>
            <w:szCs w:val="24"/>
            <w:rtl/>
            <w:lang w:eastAsia="he-IL"/>
          </w:rPr>
          <w:delText xml:space="preserve"> הכולל את ת</w:delText>
        </w:r>
        <w:r w:rsidRPr="006D2AE3" w:rsidDel="000F1AA1">
          <w:rPr>
            <w:rFonts w:ascii="Times New Roman" w:eastAsia="Times New Roman" w:hAnsi="Times New Roman" w:cs="David" w:hint="cs"/>
            <w:sz w:val="24"/>
            <w:szCs w:val="24"/>
            <w:rtl/>
            <w:lang w:eastAsia="he-IL"/>
          </w:rPr>
          <w:delText>כניות האדריכלות והסכמה הקונסטרוקטיבית הראשונית</w:delText>
        </w:r>
      </w:del>
      <w:ins w:id="94" w:author="Meryl Etman [2]" w:date="2021-11-21T15:57:00Z">
        <w:r w:rsidR="000F1AA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1DE52C5F" w14:textId="29F67AA2"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del w:id="95" w:author="Meryl Etman [2]" w:date="2022-02-01T18:24:00Z">
        <w:r w:rsidRPr="006D2AE3" w:rsidDel="002479A8">
          <w:rPr>
            <w:rFonts w:ascii="Times New Roman" w:eastAsia="Times New Roman" w:hAnsi="Times New Roman" w:cs="David" w:hint="cs"/>
            <w:sz w:val="24"/>
            <w:szCs w:val="24"/>
            <w:rtl/>
            <w:lang w:eastAsia="he-IL"/>
          </w:rPr>
          <w:delText xml:space="preserve">הכנת פרוגראמה </w:delText>
        </w:r>
        <w:r w:rsidRPr="00415999" w:rsidDel="002479A8">
          <w:rPr>
            <w:rFonts w:ascii="Times New Roman" w:eastAsia="Times New Roman" w:hAnsi="Times New Roman" w:cs="David"/>
            <w:sz w:val="24"/>
            <w:szCs w:val="24"/>
            <w:rtl/>
            <w:lang w:eastAsia="he-IL"/>
          </w:rPr>
          <w:delText>של ה</w:delText>
        </w:r>
      </w:del>
      <w:ins w:id="96" w:author="Meryl Etman [2]" w:date="2022-02-01T18:25:00Z">
        <w:r w:rsidR="002479A8">
          <w:rPr>
            <w:rFonts w:ascii="Times New Roman" w:eastAsia="Times New Roman" w:hAnsi="Times New Roman" w:cs="David" w:hint="cs"/>
            <w:sz w:val="24"/>
            <w:szCs w:val="24"/>
            <w:rtl/>
            <w:lang w:eastAsia="he-IL"/>
          </w:rPr>
          <w:t xml:space="preserve">מתן חוות דעת </w:t>
        </w:r>
      </w:ins>
      <w:ins w:id="97" w:author="Meryl Etman [2]" w:date="2022-02-01T18:24:00Z">
        <w:r w:rsidR="002479A8">
          <w:rPr>
            <w:rFonts w:ascii="Times New Roman" w:eastAsia="Times New Roman" w:hAnsi="Times New Roman" w:cs="David" w:hint="cs"/>
            <w:sz w:val="24"/>
            <w:szCs w:val="24"/>
            <w:rtl/>
            <w:lang w:eastAsia="he-IL"/>
          </w:rPr>
          <w:t xml:space="preserve"> בנוגע ל</w:t>
        </w:r>
      </w:ins>
      <w:r w:rsidRPr="00415999">
        <w:rPr>
          <w:rFonts w:ascii="Times New Roman" w:eastAsia="Times New Roman" w:hAnsi="Times New Roman" w:cs="David"/>
          <w:sz w:val="24"/>
          <w:szCs w:val="24"/>
          <w:rtl/>
          <w:lang w:eastAsia="he-IL"/>
        </w:rPr>
        <w:t xml:space="preserve">אלטרנטיבות השונות, </w:t>
      </w:r>
      <w:del w:id="98" w:author="Meryl Etman [2]" w:date="2022-02-01T18:24:00Z">
        <w:r w:rsidRPr="00415999" w:rsidDel="002479A8">
          <w:rPr>
            <w:rFonts w:ascii="Times New Roman" w:eastAsia="Times New Roman" w:hAnsi="Times New Roman" w:cs="David"/>
            <w:sz w:val="24"/>
            <w:szCs w:val="24"/>
            <w:rtl/>
            <w:lang w:eastAsia="he-IL"/>
          </w:rPr>
          <w:delText>המצאת דו"ח ה</w:delText>
        </w:r>
      </w:del>
      <w:r w:rsidRPr="00415999">
        <w:rPr>
          <w:rFonts w:ascii="Times New Roman" w:eastAsia="Times New Roman" w:hAnsi="Times New Roman" w:cs="David"/>
          <w:sz w:val="24"/>
          <w:szCs w:val="24"/>
          <w:rtl/>
          <w:lang w:eastAsia="he-IL"/>
        </w:rPr>
        <w:t xml:space="preserve">כולל </w:t>
      </w:r>
      <w:del w:id="99" w:author="Meryl Etman [2]" w:date="2022-02-01T18:24:00Z">
        <w:r w:rsidRPr="00415999" w:rsidDel="002479A8">
          <w:rPr>
            <w:rFonts w:ascii="Times New Roman" w:eastAsia="Times New Roman" w:hAnsi="Times New Roman" w:cs="David"/>
            <w:sz w:val="24"/>
            <w:szCs w:val="24"/>
            <w:rtl/>
            <w:lang w:eastAsia="he-IL"/>
          </w:rPr>
          <w:delText xml:space="preserve">תיאור השיטות, </w:delText>
        </w:r>
      </w:del>
      <w:r w:rsidRPr="00415999">
        <w:rPr>
          <w:rFonts w:ascii="Times New Roman" w:eastAsia="Times New Roman" w:hAnsi="Times New Roman" w:cs="David"/>
          <w:sz w:val="24"/>
          <w:szCs w:val="24"/>
          <w:rtl/>
          <w:lang w:eastAsia="he-IL"/>
        </w:rPr>
        <w:t>יתרונות וחסרונות, עלויות הקמה, עלויות תפעול והיבטי נגישות, תפעול ותחזוקה וכיו"ב.</w:t>
      </w:r>
    </w:p>
    <w:p w14:paraId="7BE40C9E"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76C4F242" w14:textId="7B55C44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w:t>
      </w:r>
      <w:del w:id="100" w:author="Meryl Etman [2]" w:date="2022-02-01T18:25:00Z">
        <w:r w:rsidRPr="00415999" w:rsidDel="002479A8">
          <w:rPr>
            <w:rFonts w:ascii="Times New Roman" w:eastAsia="Times New Roman" w:hAnsi="Times New Roman" w:cs="David"/>
            <w:sz w:val="24"/>
            <w:szCs w:val="24"/>
            <w:rtl/>
            <w:lang w:eastAsia="he-IL"/>
          </w:rPr>
          <w:delText>, הפרוגראמה</w:delText>
        </w:r>
      </w:del>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7C8EC2F0"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D95FDC"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2D3F395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6D877DD8"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1F3AD00"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7C409145" w14:textId="3B1CA191"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del w:id="101" w:author="Meryl Etman [2]" w:date="2021-11-21T15:57:00Z">
        <w:r w:rsidDel="000F1AA1">
          <w:rPr>
            <w:rFonts w:ascii="Times New Roman" w:eastAsia="Times New Roman" w:hAnsi="Times New Roman" w:cs="David" w:hint="cs"/>
            <w:sz w:val="24"/>
            <w:szCs w:val="24"/>
            <w:rtl/>
            <w:lang w:eastAsia="he-IL"/>
          </w:rPr>
          <w:delText>עדכון מודל תלת מ</w:delText>
        </w:r>
        <w:r w:rsidR="006D2AE3" w:rsidRPr="006D2AE3" w:rsidDel="000F1AA1">
          <w:rPr>
            <w:rFonts w:ascii="Times New Roman" w:eastAsia="Times New Roman" w:hAnsi="Times New Roman" w:cs="David" w:hint="cs"/>
            <w:sz w:val="24"/>
            <w:szCs w:val="24"/>
            <w:rtl/>
            <w:lang w:eastAsia="he-IL"/>
          </w:rPr>
          <w:delText>מדי לשלב סופי בהתאם לאלטרנטיבה שנבחרה בת</w:delText>
        </w:r>
        <w:r w:rsidDel="000F1AA1">
          <w:rPr>
            <w:rFonts w:ascii="Times New Roman" w:eastAsia="Times New Roman" w:hAnsi="Times New Roman" w:cs="David" w:hint="cs"/>
            <w:sz w:val="24"/>
            <w:szCs w:val="24"/>
            <w:rtl/>
            <w:lang w:eastAsia="he-IL"/>
          </w:rPr>
          <w:delText>כנת</w:delText>
        </w:r>
        <w:r w:rsidR="006D2AE3" w:rsidRPr="006D2AE3" w:rsidDel="000F1AA1">
          <w:rPr>
            <w:rFonts w:ascii="Times New Roman" w:eastAsia="Times New Roman" w:hAnsi="Times New Roman" w:cs="David" w:hint="cs"/>
            <w:sz w:val="24"/>
            <w:szCs w:val="24"/>
            <w:rtl/>
            <w:lang w:eastAsia="he-IL"/>
          </w:rPr>
          <w:delText xml:space="preserve"> </w:delText>
        </w:r>
        <w:r w:rsidR="006D2AE3" w:rsidRPr="006D2AE3" w:rsidDel="000F1AA1">
          <w:rPr>
            <w:rFonts w:ascii="Times New Roman" w:eastAsia="Times New Roman" w:hAnsi="Times New Roman" w:cs="David"/>
            <w:sz w:val="24"/>
            <w:szCs w:val="24"/>
            <w:lang w:eastAsia="he-IL"/>
          </w:rPr>
          <w:delText>REVIT</w:delText>
        </w:r>
        <w:r w:rsidDel="000F1AA1">
          <w:rPr>
            <w:rFonts w:ascii="Times New Roman" w:eastAsia="Times New Roman" w:hAnsi="Times New Roman" w:cs="David" w:hint="cs"/>
            <w:sz w:val="24"/>
            <w:szCs w:val="24"/>
            <w:rtl/>
            <w:lang w:eastAsia="he-IL"/>
          </w:rPr>
          <w:delText xml:space="preserve"> וב </w:delText>
        </w:r>
        <w:r w:rsidDel="000F1AA1">
          <w:rPr>
            <w:rFonts w:ascii="Times New Roman" w:eastAsia="Times New Roman" w:hAnsi="Times New Roman" w:cs="David" w:hint="cs"/>
            <w:sz w:val="24"/>
            <w:szCs w:val="24"/>
            <w:lang w:eastAsia="he-IL"/>
          </w:rPr>
          <w:delText>BIM</w:delText>
        </w:r>
        <w:r w:rsidDel="000F1AA1">
          <w:rPr>
            <w:rFonts w:ascii="Times New Roman" w:eastAsia="Times New Roman" w:hAnsi="Times New Roman" w:cs="David" w:hint="cs"/>
            <w:sz w:val="24"/>
            <w:szCs w:val="24"/>
            <w:rtl/>
            <w:lang w:eastAsia="he-IL"/>
          </w:rPr>
          <w:delText>,</w:delText>
        </w:r>
        <w:r w:rsidR="00415999" w:rsidDel="000F1AA1">
          <w:rPr>
            <w:rFonts w:ascii="Times New Roman" w:eastAsia="Times New Roman" w:hAnsi="Times New Roman" w:cs="David" w:hint="cs"/>
            <w:sz w:val="24"/>
            <w:szCs w:val="24"/>
            <w:rtl/>
            <w:lang w:eastAsia="he-IL"/>
          </w:rPr>
          <w:delText xml:space="preserve"> הכולל את ת</w:delText>
        </w:r>
        <w:r w:rsidR="006D2AE3" w:rsidRPr="006D2AE3" w:rsidDel="000F1AA1">
          <w:rPr>
            <w:rFonts w:ascii="Times New Roman" w:eastAsia="Times New Roman" w:hAnsi="Times New Roman" w:cs="David" w:hint="cs"/>
            <w:sz w:val="24"/>
            <w:szCs w:val="24"/>
            <w:rtl/>
            <w:lang w:eastAsia="he-IL"/>
          </w:rPr>
          <w:delText>כניות האדריכלות, הקונסטרוקציה והמערכות האלקטרו-מכאניות הסופיות</w:delText>
        </w:r>
      </w:del>
      <w:ins w:id="102" w:author="Meryl Etman [2]" w:date="2021-11-21T15:57:00Z">
        <w:r w:rsidR="000F1AA1">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5411EDB7"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4ED97ABE"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0846AF22" w14:textId="5E5148D5"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del w:id="103" w:author="Meryl Etman [2]" w:date="2022-02-01T18:26:00Z">
        <w:r w:rsidRPr="006D2AE3" w:rsidDel="002479A8">
          <w:rPr>
            <w:rFonts w:ascii="Times New Roman" w:eastAsia="Times New Roman" w:hAnsi="Times New Roman" w:cs="David" w:hint="cs"/>
            <w:sz w:val="24"/>
            <w:szCs w:val="24"/>
            <w:rtl/>
            <w:lang w:eastAsia="he-IL"/>
          </w:rPr>
          <w:delText>תיאום התכנון המוקדם מול כל רשויות התכנון והבניה, הרשויות הרלוונטיות וכל יתר הגורמים הנדרשים כהכנת רקע לתכנון היועץ ו</w:delText>
        </w:r>
        <w:r w:rsidRPr="006D2AE3" w:rsidDel="002479A8">
          <w:rPr>
            <w:rFonts w:ascii="Times New Roman" w:eastAsia="Times New Roman" w:hAnsi="Times New Roman" w:cs="David"/>
            <w:sz w:val="24"/>
            <w:szCs w:val="24"/>
            <w:rtl/>
            <w:lang w:eastAsia="he-IL"/>
          </w:rPr>
          <w:delText>א</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שור התכנון הסופי של היועצים</w:delText>
        </w:r>
      </w:del>
      <w:ins w:id="104" w:author="Meryl Etman [2]" w:date="2022-02-01T18:26: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1AB9523E"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94D26A"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325907B2" w14:textId="77777777" w:rsid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C8913AE" w14:textId="77777777" w:rsidR="00DA73D0" w:rsidRPr="006D2AE3" w:rsidRDefault="00DA73D0"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1C4AFC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9886FE"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537F710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1EE5B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4B5F852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851E8A" w14:textId="28714772"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del w:id="105" w:author="Meryl Etman [2]" w:date="2021-11-21T15:58:00Z">
        <w:r w:rsidDel="000F1AA1">
          <w:rPr>
            <w:rFonts w:ascii="Times New Roman" w:eastAsia="Times New Roman" w:hAnsi="Times New Roman" w:cs="David" w:hint="cs"/>
            <w:sz w:val="24"/>
            <w:szCs w:val="24"/>
            <w:rtl/>
            <w:lang w:eastAsia="he-IL"/>
          </w:rPr>
          <w:delText>עדכון מודל תלת מ</w:delText>
        </w:r>
        <w:r w:rsidR="006D2AE3" w:rsidRPr="006D2AE3" w:rsidDel="000F1AA1">
          <w:rPr>
            <w:rFonts w:ascii="Times New Roman" w:eastAsia="Times New Roman" w:hAnsi="Times New Roman" w:cs="David" w:hint="cs"/>
            <w:sz w:val="24"/>
            <w:szCs w:val="24"/>
            <w:rtl/>
            <w:lang w:eastAsia="he-IL"/>
          </w:rPr>
          <w:delText xml:space="preserve">מדי לשלב מפורט לביצוע בתוכנית </w:delText>
        </w:r>
        <w:r w:rsidR="006D2AE3" w:rsidRPr="006D2AE3" w:rsidDel="000F1AA1">
          <w:rPr>
            <w:rFonts w:ascii="Times New Roman" w:eastAsia="Times New Roman" w:hAnsi="Times New Roman" w:cs="David"/>
            <w:sz w:val="24"/>
            <w:szCs w:val="24"/>
            <w:lang w:eastAsia="he-IL"/>
          </w:rPr>
          <w:delText>REVIT</w:delText>
        </w:r>
        <w:r w:rsidDel="000F1AA1">
          <w:rPr>
            <w:rFonts w:ascii="Times New Roman" w:eastAsia="Times New Roman" w:hAnsi="Times New Roman" w:cs="David" w:hint="cs"/>
            <w:sz w:val="24"/>
            <w:szCs w:val="24"/>
            <w:rtl/>
            <w:lang w:eastAsia="he-IL"/>
          </w:rPr>
          <w:delText xml:space="preserve"> וב </w:delText>
        </w:r>
        <w:r w:rsidDel="000F1AA1">
          <w:rPr>
            <w:rFonts w:ascii="Times New Roman" w:eastAsia="Times New Roman" w:hAnsi="Times New Roman" w:cs="David" w:hint="cs"/>
            <w:sz w:val="24"/>
            <w:szCs w:val="24"/>
            <w:lang w:eastAsia="he-IL"/>
          </w:rPr>
          <w:delText>BIM</w:delText>
        </w:r>
        <w:r w:rsidDel="000F1AA1">
          <w:rPr>
            <w:rFonts w:ascii="Times New Roman" w:eastAsia="Times New Roman" w:hAnsi="Times New Roman" w:cs="David" w:hint="cs"/>
            <w:sz w:val="24"/>
            <w:szCs w:val="24"/>
            <w:rtl/>
            <w:lang w:eastAsia="he-IL"/>
          </w:rPr>
          <w:delText xml:space="preserve">, </w:delText>
        </w:r>
        <w:r w:rsidR="00415999" w:rsidDel="000F1AA1">
          <w:rPr>
            <w:rFonts w:ascii="Times New Roman" w:eastAsia="Times New Roman" w:hAnsi="Times New Roman" w:cs="David" w:hint="cs"/>
            <w:sz w:val="24"/>
            <w:szCs w:val="24"/>
            <w:rtl/>
            <w:lang w:eastAsia="he-IL"/>
          </w:rPr>
          <w:delText>הכולל את ת</w:delText>
        </w:r>
        <w:r w:rsidR="006D2AE3" w:rsidRPr="006D2AE3" w:rsidDel="000F1AA1">
          <w:rPr>
            <w:rFonts w:ascii="Times New Roman" w:eastAsia="Times New Roman" w:hAnsi="Times New Roman" w:cs="David" w:hint="cs"/>
            <w:sz w:val="24"/>
            <w:szCs w:val="24"/>
            <w:rtl/>
            <w:lang w:eastAsia="he-IL"/>
          </w:rPr>
          <w:delText>כניות האדריכלות, הקונסטרוקציה והמערכות האלקטרו-מכאניות המפורטות לביצוע</w:delText>
        </w:r>
      </w:del>
      <w:ins w:id="106" w:author="Meryl Etman [2]" w:date="2021-11-21T15:58:00Z">
        <w:r w:rsidR="000F1AA1">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4FF14C07"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76FE95B6" w14:textId="0BAEB80B"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w:t>
      </w:r>
      <w:del w:id="107" w:author="Meryl Etman [2]" w:date="2022-02-01T18:26:00Z">
        <w:r w:rsidRPr="006D2AE3" w:rsidDel="002479A8">
          <w:rPr>
            <w:rFonts w:ascii="Times New Roman" w:eastAsia="Times New Roman" w:hAnsi="Times New Roman" w:cs="David" w:hint="cs"/>
            <w:sz w:val="24"/>
            <w:szCs w:val="24"/>
            <w:rtl/>
            <w:lang w:eastAsia="he-IL"/>
          </w:rPr>
          <w:delText>הנ</w:delText>
        </w:r>
        <w:r w:rsidR="004143FC" w:rsidDel="002479A8">
          <w:rPr>
            <w:rFonts w:ascii="Times New Roman" w:eastAsia="Times New Roman" w:hAnsi="Times New Roman" w:cs="David" w:hint="cs"/>
            <w:sz w:val="24"/>
            <w:szCs w:val="24"/>
            <w:rtl/>
            <w:lang w:eastAsia="he-IL"/>
          </w:rPr>
          <w:delText>גזרות מתוך המודל התלת מ</w:delText>
        </w:r>
        <w:r w:rsidRPr="006D2AE3" w:rsidDel="002479A8">
          <w:rPr>
            <w:rFonts w:ascii="Times New Roman" w:eastAsia="Times New Roman" w:hAnsi="Times New Roman" w:cs="David" w:hint="cs"/>
            <w:sz w:val="24"/>
            <w:szCs w:val="24"/>
            <w:rtl/>
            <w:lang w:eastAsia="he-IL"/>
          </w:rPr>
          <w:delText>מדי</w:delText>
        </w:r>
        <w:r w:rsidRPr="006D2AE3" w:rsidDel="002479A8">
          <w:rPr>
            <w:rFonts w:ascii="Times New Roman" w:eastAsia="Times New Roman" w:hAnsi="Times New Roman" w:cs="David"/>
            <w:sz w:val="24"/>
            <w:szCs w:val="24"/>
            <w:rtl/>
            <w:lang w:eastAsia="he-IL"/>
          </w:rPr>
          <w:delText xml:space="preserve"> </w:delText>
        </w:r>
      </w:del>
      <w:r w:rsidRPr="006D2AE3">
        <w:rPr>
          <w:rFonts w:ascii="Times New Roman" w:eastAsia="Times New Roman" w:hAnsi="Times New Roman" w:cs="David"/>
          <w:sz w:val="24"/>
          <w:szCs w:val="24"/>
          <w:rtl/>
          <w:lang w:eastAsia="he-IL"/>
        </w:rPr>
        <w:t>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1FC259E9"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DFFFD9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60B12BD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7EB3C0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666BCF5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0FDDF7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3672040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F10BAA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4FD4C6F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E2FEE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0F5A9F3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29AE802" w14:textId="26DE292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08" w:author="Meryl Etman [2]" w:date="2022-02-01T18:27:00Z">
        <w:r w:rsidRPr="006D2AE3" w:rsidDel="002479A8">
          <w:rPr>
            <w:rFonts w:ascii="Times New Roman" w:eastAsia="Times New Roman" w:hAnsi="Times New Roman" w:cs="David" w:hint="cs"/>
            <w:sz w:val="24"/>
            <w:szCs w:val="24"/>
            <w:rtl/>
            <w:lang w:eastAsia="he-IL"/>
          </w:rPr>
          <w:delText>בדיקת</w:delText>
        </w:r>
        <w:r w:rsidRPr="006D2AE3" w:rsidDel="002479A8">
          <w:rPr>
            <w:rFonts w:ascii="Times New Roman" w:eastAsia="Times New Roman" w:hAnsi="Times New Roman" w:cs="David"/>
            <w:sz w:val="24"/>
            <w:szCs w:val="24"/>
            <w:rtl/>
            <w:lang w:eastAsia="he-IL"/>
          </w:rPr>
          <w:delText xml:space="preserve"> </w:delText>
        </w:r>
        <w:r w:rsidRPr="006D2AE3" w:rsidDel="002479A8">
          <w:rPr>
            <w:rFonts w:ascii="Times New Roman" w:eastAsia="Times New Roman" w:hAnsi="Times New Roman" w:cs="David" w:hint="cs"/>
            <w:sz w:val="24"/>
            <w:szCs w:val="24"/>
            <w:rtl/>
            <w:lang w:eastAsia="he-IL"/>
          </w:rPr>
          <w:delText>ה</w:delText>
        </w:r>
        <w:r w:rsidRPr="006D2AE3" w:rsidDel="002479A8">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ins w:id="109" w:author="Meryl Etman [2]" w:date="2022-02-01T18:27: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BC3653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0E328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75B4B56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9F831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7274D7F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8D9A3D" w14:textId="09D6575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10" w:author="Meryl Etman [2]" w:date="2022-02-01T18:27:00Z">
        <w:r w:rsidRPr="006D2AE3" w:rsidDel="002479A8">
          <w:rPr>
            <w:rFonts w:ascii="Times New Roman" w:eastAsia="Times New Roman" w:hAnsi="Times New Roman" w:cs="David"/>
            <w:sz w:val="24"/>
            <w:szCs w:val="24"/>
            <w:rtl/>
            <w:lang w:eastAsia="he-IL"/>
          </w:rPr>
          <w:delText>מתן חוות דעת טכנית וי</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עוץ בכל הקשור בהכנת המכרזים ופרסומם</w:delText>
        </w:r>
      </w:del>
      <w:ins w:id="111" w:author="Meryl Etman [2]" w:date="2022-02-01T18:27: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E62CD8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3BD2A"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662CB72B" w14:textId="77777777" w:rsidR="006D2AE3" w:rsidRPr="006D2AE3" w:rsidDel="002479A8" w:rsidRDefault="006D2AE3">
      <w:pPr>
        <w:widowControl w:val="0"/>
        <w:spacing w:before="0" w:beforeAutospacing="0" w:after="0" w:afterAutospacing="0" w:line="240" w:lineRule="auto"/>
        <w:jc w:val="both"/>
        <w:rPr>
          <w:del w:id="112" w:author="Meryl Etman [2]" w:date="2022-02-01T18:27:00Z"/>
          <w:rFonts w:ascii="Times New Roman" w:eastAsia="Times New Roman" w:hAnsi="Times New Roman" w:cs="David"/>
          <w:sz w:val="24"/>
          <w:szCs w:val="24"/>
          <w:rtl/>
          <w:lang w:eastAsia="he-IL"/>
        </w:rPr>
        <w:pPrChange w:id="113" w:author="Meryl Etman [2]" w:date="2022-02-01T18:27:00Z">
          <w:pPr>
            <w:widowControl w:val="0"/>
            <w:spacing w:before="0" w:beforeAutospacing="0" w:after="0" w:afterAutospacing="0" w:line="240" w:lineRule="auto"/>
            <w:ind w:left="1440"/>
            <w:jc w:val="both"/>
          </w:pPr>
        </w:pPrChange>
      </w:pPr>
    </w:p>
    <w:p w14:paraId="5C7BCE54" w14:textId="01B418FE" w:rsidR="006D2AE3" w:rsidRPr="006D2AE3" w:rsidRDefault="006D2AE3">
      <w:pPr>
        <w:widowControl w:val="0"/>
        <w:spacing w:before="0" w:beforeAutospacing="0" w:after="120" w:afterAutospacing="0" w:line="240" w:lineRule="auto"/>
        <w:rPr>
          <w:rFonts w:ascii="Times New Roman" w:eastAsia="Times New Roman" w:hAnsi="Times New Roman" w:cs="David"/>
          <w:sz w:val="24"/>
          <w:szCs w:val="24"/>
          <w:rtl/>
          <w:lang w:eastAsia="he-IL"/>
        </w:rPr>
        <w:pPrChange w:id="114" w:author="Meryl Etman [2]" w:date="2022-02-01T18:27:00Z">
          <w:pPr>
            <w:widowControl w:val="0"/>
            <w:spacing w:before="0" w:beforeAutospacing="0" w:after="120" w:afterAutospacing="0" w:line="240" w:lineRule="auto"/>
            <w:ind w:left="1440"/>
          </w:pPr>
        </w:pPrChange>
      </w:pPr>
      <w:del w:id="115" w:author="Meryl Etman [2]" w:date="2022-02-01T18:27:00Z">
        <w:r w:rsidRPr="006D2AE3" w:rsidDel="002479A8">
          <w:rPr>
            <w:rFonts w:ascii="Times New Roman" w:eastAsia="Times New Roman" w:hAnsi="Times New Roman" w:cs="David"/>
            <w:sz w:val="24"/>
            <w:szCs w:val="24"/>
            <w:rtl/>
            <w:lang w:eastAsia="he-IL"/>
          </w:rPr>
          <w:delText>מובהר בזאת שה</w:delText>
        </w:r>
        <w:r w:rsidRPr="006D2AE3" w:rsidDel="002479A8">
          <w:rPr>
            <w:rFonts w:ascii="Times New Roman" w:eastAsia="Times New Roman" w:hAnsi="Times New Roman" w:cs="David" w:hint="cs"/>
            <w:sz w:val="24"/>
            <w:szCs w:val="24"/>
            <w:rtl/>
            <w:lang w:eastAsia="he-IL"/>
          </w:rPr>
          <w:delText>יועץ</w:delText>
        </w:r>
        <w:r w:rsidRPr="006D2AE3" w:rsidDel="002479A8">
          <w:rPr>
            <w:rFonts w:ascii="Times New Roman" w:eastAsia="Times New Roman" w:hAnsi="Times New Roman" w:cs="David"/>
            <w:sz w:val="24"/>
            <w:szCs w:val="24"/>
            <w:rtl/>
            <w:lang w:eastAsia="he-IL"/>
          </w:rPr>
          <w:delText xml:space="preserve"> יכין, באם י</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דרש מסמכים למכרזים, עוד לפני השלמת המסמכים המפורטים לב</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צוע</w:delText>
        </w:r>
      </w:del>
      <w:del w:id="116" w:author="Meryl Etman [2]" w:date="2022-02-01T18:28:00Z">
        <w:r w:rsidRPr="006D2AE3" w:rsidDel="002479A8">
          <w:rPr>
            <w:rFonts w:ascii="Times New Roman" w:eastAsia="Times New Roman" w:hAnsi="Times New Roman" w:cs="David"/>
            <w:sz w:val="24"/>
            <w:szCs w:val="24"/>
            <w:rtl/>
            <w:lang w:eastAsia="he-IL"/>
          </w:rPr>
          <w:delText>.</w:delText>
        </w:r>
      </w:del>
    </w:p>
    <w:p w14:paraId="14A740F6"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73EC0A"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4D333132"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FF324DB"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6DD9A94B"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24083E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10101C4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51A1CA5" w14:textId="23030773"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17" w:author="Meryl Etman [2]" w:date="2021-11-21T15:58:00Z">
        <w:r w:rsidRPr="006D2AE3" w:rsidDel="000F1AA1">
          <w:rPr>
            <w:rFonts w:ascii="Times New Roman" w:eastAsia="Times New Roman" w:hAnsi="Times New Roman" w:cs="David"/>
            <w:sz w:val="24"/>
            <w:szCs w:val="24"/>
            <w:rtl/>
            <w:lang w:eastAsia="he-IL"/>
          </w:rPr>
          <w:lastRenderedPageBreak/>
          <w:delText xml:space="preserve">עדכון </w:delText>
        </w:r>
        <w:r w:rsidRPr="006D2AE3" w:rsidDel="000F1AA1">
          <w:rPr>
            <w:rFonts w:ascii="Times New Roman" w:eastAsia="Times New Roman" w:hAnsi="Times New Roman" w:cs="David" w:hint="cs"/>
            <w:sz w:val="24"/>
            <w:szCs w:val="24"/>
            <w:rtl/>
            <w:lang w:eastAsia="he-IL"/>
          </w:rPr>
          <w:delText>מודל</w:delText>
        </w:r>
        <w:r w:rsidRPr="006D2AE3" w:rsidDel="000F1AA1">
          <w:rPr>
            <w:rFonts w:ascii="Times New Roman" w:eastAsia="Times New Roman" w:hAnsi="Times New Roman" w:cs="David"/>
            <w:sz w:val="24"/>
            <w:szCs w:val="24"/>
            <w:rtl/>
            <w:lang w:eastAsia="he-IL"/>
          </w:rPr>
          <w:delText xml:space="preserve"> </w:delText>
        </w:r>
        <w:r w:rsidRPr="006D2AE3" w:rsidDel="000F1AA1">
          <w:rPr>
            <w:rFonts w:ascii="Times New Roman" w:eastAsia="Times New Roman" w:hAnsi="Times New Roman" w:cs="David" w:hint="cs"/>
            <w:sz w:val="24"/>
            <w:szCs w:val="24"/>
            <w:rtl/>
            <w:lang w:eastAsia="he-IL"/>
          </w:rPr>
          <w:delText xml:space="preserve">תיאום המערכות, החתכים </w:delText>
        </w:r>
        <w:r w:rsidRPr="006D2AE3" w:rsidDel="000F1AA1">
          <w:rPr>
            <w:rFonts w:ascii="Times New Roman" w:eastAsia="Times New Roman" w:hAnsi="Times New Roman" w:cs="David"/>
            <w:sz w:val="24"/>
            <w:szCs w:val="24"/>
            <w:rtl/>
            <w:lang w:eastAsia="he-IL"/>
          </w:rPr>
          <w:delText>והפרטים בהתאם לשינויים שיתחייבו מבעיות שיופיעו במהלך ב</w:delText>
        </w:r>
        <w:r w:rsidRPr="006D2AE3" w:rsidDel="000F1AA1">
          <w:rPr>
            <w:rFonts w:ascii="Times New Roman" w:eastAsia="Times New Roman" w:hAnsi="Times New Roman" w:cs="David" w:hint="cs"/>
            <w:sz w:val="24"/>
            <w:szCs w:val="24"/>
            <w:rtl/>
            <w:lang w:eastAsia="he-IL"/>
          </w:rPr>
          <w:delText>י</w:delText>
        </w:r>
        <w:r w:rsidRPr="006D2AE3" w:rsidDel="000F1AA1">
          <w:rPr>
            <w:rFonts w:ascii="Times New Roman" w:eastAsia="Times New Roman" w:hAnsi="Times New Roman" w:cs="David"/>
            <w:sz w:val="24"/>
            <w:szCs w:val="24"/>
            <w:rtl/>
            <w:lang w:eastAsia="he-IL"/>
          </w:rPr>
          <w:delText xml:space="preserve">צוע העבודות </w:delText>
        </w:r>
        <w:r w:rsidRPr="006D2AE3" w:rsidDel="000F1AA1">
          <w:rPr>
            <w:rFonts w:ascii="Times New Roman" w:eastAsia="Times New Roman" w:hAnsi="Times New Roman" w:cs="David" w:hint="cs"/>
            <w:sz w:val="24"/>
            <w:szCs w:val="24"/>
            <w:rtl/>
            <w:lang w:eastAsia="he-IL"/>
          </w:rPr>
          <w:delText>ע"י</w:delText>
        </w:r>
        <w:r w:rsidRPr="006D2AE3" w:rsidDel="000F1AA1">
          <w:rPr>
            <w:rFonts w:ascii="Times New Roman" w:eastAsia="Times New Roman" w:hAnsi="Times New Roman" w:cs="David"/>
            <w:sz w:val="24"/>
            <w:szCs w:val="24"/>
            <w:rtl/>
            <w:lang w:eastAsia="he-IL"/>
          </w:rPr>
          <w:delText xml:space="preserve"> </w:delText>
        </w:r>
        <w:r w:rsidRPr="006D2AE3" w:rsidDel="000F1AA1">
          <w:rPr>
            <w:rFonts w:ascii="Times New Roman" w:eastAsia="Times New Roman" w:hAnsi="Times New Roman" w:cs="David" w:hint="cs"/>
            <w:sz w:val="24"/>
            <w:szCs w:val="24"/>
            <w:rtl/>
            <w:lang w:eastAsia="he-IL"/>
          </w:rPr>
          <w:delText>הקבלן, אשר אושרו מראש ע"י המזמין והמנהל.</w:delText>
        </w:r>
        <w:r w:rsidRPr="006D2AE3" w:rsidDel="000F1AA1">
          <w:rPr>
            <w:rFonts w:ascii="Times New Roman" w:eastAsia="Times New Roman" w:hAnsi="Times New Roman" w:cs="David"/>
            <w:sz w:val="24"/>
            <w:szCs w:val="24"/>
            <w:rtl/>
            <w:lang w:eastAsia="he-IL"/>
          </w:rPr>
          <w:delText xml:space="preserve"> כל עדכון יבוצע בתאום עם המנהל בכתב</w:delText>
        </w:r>
      </w:del>
      <w:ins w:id="118" w:author="Meryl Etman [2]" w:date="2021-11-21T15:58:00Z">
        <w:r w:rsidR="000F1AA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65C9D70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B4A453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3B4F030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133595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9F8255F"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BE662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1661F2A9"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6A706F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10C36689"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34154B6"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6C5B93C5"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040DB9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2335D10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29FEB54" w14:textId="2FA8FCDB"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19" w:author="Meryl Etman [2]" w:date="2022-02-01T18:28:00Z">
        <w:r w:rsidRPr="006D2AE3" w:rsidDel="002479A8">
          <w:rPr>
            <w:rFonts w:ascii="Times New Roman" w:eastAsia="Times New Roman" w:hAnsi="Times New Roman" w:cs="David"/>
            <w:sz w:val="24"/>
            <w:szCs w:val="24"/>
            <w:rtl/>
            <w:lang w:eastAsia="he-IL"/>
          </w:rPr>
          <w:delText>עיבוד תכניות הפרויקט כפי שבוצעו למעשה (</w:delText>
        </w:r>
        <w:r w:rsidRPr="006D2AE3" w:rsidDel="002479A8">
          <w:rPr>
            <w:rFonts w:ascii="Times New Roman" w:eastAsia="Times New Roman" w:hAnsi="Times New Roman" w:cs="David"/>
            <w:sz w:val="24"/>
            <w:szCs w:val="24"/>
            <w:lang w:eastAsia="he-IL"/>
          </w:rPr>
          <w:delText>AS-MADE</w:delText>
        </w:r>
        <w:r w:rsidRPr="006D2AE3" w:rsidDel="002479A8">
          <w:rPr>
            <w:rFonts w:ascii="Times New Roman" w:eastAsia="Times New Roman" w:hAnsi="Times New Roman" w:cs="David"/>
            <w:sz w:val="24"/>
            <w:szCs w:val="24"/>
            <w:rtl/>
            <w:lang w:eastAsia="he-IL"/>
          </w:rPr>
          <w:delText xml:space="preserve">) על בסיס תכניות </w:delText>
        </w:r>
        <w:r w:rsidRPr="006D2AE3" w:rsidDel="002479A8">
          <w:rPr>
            <w:rFonts w:ascii="Times New Roman" w:eastAsia="Times New Roman" w:hAnsi="Times New Roman" w:cs="David"/>
            <w:sz w:val="24"/>
            <w:szCs w:val="24"/>
            <w:lang w:eastAsia="he-IL"/>
          </w:rPr>
          <w:delText>AS-MADE</w:delText>
        </w:r>
        <w:r w:rsidRPr="006D2AE3" w:rsidDel="002479A8">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ins w:id="120" w:author="Meryl Etman [2]" w:date="2022-02-01T18:28: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C13D8CC" w14:textId="77777777" w:rsidR="006D2AE3" w:rsidRPr="006D2AE3" w:rsidDel="002479A8" w:rsidRDefault="006D2AE3" w:rsidP="006D2AE3">
      <w:pPr>
        <w:widowControl w:val="0"/>
        <w:spacing w:before="0" w:beforeAutospacing="0" w:after="0" w:afterAutospacing="0" w:line="240" w:lineRule="auto"/>
        <w:ind w:left="2160" w:hanging="720"/>
        <w:jc w:val="both"/>
        <w:rPr>
          <w:del w:id="121" w:author="Meryl Etman [2]" w:date="2022-02-01T18:28:00Z"/>
          <w:rFonts w:ascii="Times New Roman" w:eastAsia="Times New Roman" w:hAnsi="Times New Roman" w:cs="David"/>
          <w:sz w:val="24"/>
          <w:szCs w:val="24"/>
          <w:rtl/>
          <w:lang w:eastAsia="he-IL"/>
        </w:rPr>
      </w:pPr>
    </w:p>
    <w:p w14:paraId="1070D770" w14:textId="77777777" w:rsidR="006D2AE3" w:rsidRPr="006D2AE3" w:rsidRDefault="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Change w:id="122" w:author="Meryl Etman [2]" w:date="2022-02-01T18:28:00Z">
          <w:pPr>
            <w:widowControl w:val="0"/>
            <w:spacing w:before="0" w:beforeAutospacing="0" w:after="0" w:afterAutospacing="0" w:line="276" w:lineRule="auto"/>
            <w:ind w:left="2160"/>
            <w:jc w:val="both"/>
          </w:pPr>
        </w:pPrChange>
      </w:pPr>
    </w:p>
    <w:p w14:paraId="5405A88C"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781FD9EC"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78F8357B" w14:textId="77777777" w:rsidR="006D2AE3" w:rsidRPr="006D2AE3" w:rsidRDefault="006D2AE3" w:rsidP="006D2AE3">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ג.</w:t>
      </w:r>
      <w:r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6528AE89"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 xml:space="preserve"> </w:t>
      </w:r>
    </w:p>
    <w:p w14:paraId="64BCAB8A"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50DAAF2"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sz w:val="24"/>
          <w:szCs w:val="24"/>
          <w:rtl/>
          <w:lang w:eastAsia="he-IL"/>
        </w:rPr>
        <w:tab/>
        <w:t>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למזמין בדבר אחזקת המתקן.</w:t>
      </w:r>
    </w:p>
    <w:p w14:paraId="6863C946"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72D6795"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03EBA137"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0194658B" w14:textId="77777777" w:rsidR="006D2AE3" w:rsidRPr="006D2AE3" w:rsidRDefault="006D2AE3" w:rsidP="006D2AE3">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 </w:t>
      </w:r>
      <w:r w:rsidRPr="006D2AE3">
        <w:rPr>
          <w:rFonts w:ascii="Times New Roman" w:eastAsia="Times New Roman" w:hAnsi="Times New Roman" w:cs="David" w:hint="cs"/>
          <w:sz w:val="24"/>
          <w:szCs w:val="24"/>
          <w:rtl/>
          <w:lang w:eastAsia="he-IL"/>
        </w:rPr>
        <w:tab/>
      </w:r>
    </w:p>
    <w:p w14:paraId="35083F91"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ב. </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הקבלנים יהיו רשאים להציע פתרונות אדריכליים</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קונסטרוקטיביים</w:t>
      </w:r>
      <w:r w:rsidRPr="006D2AE3">
        <w:rPr>
          <w:rFonts w:ascii="Times New Roman" w:eastAsia="Times New Roman" w:hAnsi="Times New Roman" w:cs="David" w:hint="cs"/>
          <w:sz w:val="24"/>
          <w:szCs w:val="24"/>
          <w:rtl/>
          <w:lang w:eastAsia="he-IL"/>
        </w:rPr>
        <w:t xml:space="preserve"> ואלקטרו-מכאניים</w:t>
      </w:r>
      <w:r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לצורך כך ישתתף </w:t>
      </w:r>
      <w:r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שורם ו/או את הערותיו לתכנון המוצע,</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ויבצע 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עליון.</w:t>
      </w:r>
    </w:p>
    <w:p w14:paraId="187B6EC1"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52548F42" w14:textId="77777777" w:rsidR="006D2AE3" w:rsidRPr="006D2AE3" w:rsidRDefault="006D2AE3" w:rsidP="006D2AE3">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w:t>
      </w:r>
      <w:r w:rsidRPr="006D2AE3">
        <w:rPr>
          <w:rFonts w:ascii="Times New Roman" w:eastAsia="Times New Roman" w:hAnsi="Times New Roman" w:cs="David"/>
          <w:sz w:val="24"/>
          <w:szCs w:val="24"/>
          <w:rtl/>
          <w:lang w:eastAsia="he-IL"/>
        </w:rPr>
        <w:lastRenderedPageBreak/>
        <w:t xml:space="preserve">לבצע בהם תיקונים ושינויים. </w:t>
      </w:r>
    </w:p>
    <w:p w14:paraId="1108AE75"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151987A3"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8.</w:t>
      </w:r>
      <w:r w:rsidRPr="006D2AE3">
        <w:rPr>
          <w:rFonts w:ascii="Times New Roman" w:eastAsia="Times New Roman" w:hAnsi="Times New Roman" w:cs="David" w:hint="cs"/>
          <w:sz w:val="24"/>
          <w:szCs w:val="24"/>
          <w:rtl/>
          <w:lang w:eastAsia="he-IL"/>
        </w:rPr>
        <w:tab/>
        <w:t>יובהר כדלקמן:</w:t>
      </w:r>
    </w:p>
    <w:p w14:paraId="0F75367C" w14:textId="1AF46BBF" w:rsidR="006D2AE3" w:rsidRPr="00447566"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del w:id="123" w:author="Meryl Etman [2]" w:date="2021-11-21T15:59:00Z">
        <w:r w:rsidRPr="00447566" w:rsidDel="000F1AA1">
          <w:rPr>
            <w:rFonts w:ascii="Times New Roman" w:eastAsia="Times New Roman" w:hAnsi="Times New Roman" w:cs="David"/>
            <w:sz w:val="24"/>
            <w:szCs w:val="24"/>
            <w:rtl/>
            <w:lang w:eastAsia="he-IL"/>
          </w:rPr>
          <w:delText xml:space="preserve">העבודה הממוחשבת בפרויקט תיערך בתכנת </w:delText>
        </w:r>
        <w:r w:rsidRPr="00447566" w:rsidDel="000F1AA1">
          <w:rPr>
            <w:rFonts w:ascii="Times New Roman" w:eastAsia="Times New Roman" w:hAnsi="Times New Roman" w:cs="David"/>
            <w:sz w:val="24"/>
            <w:szCs w:val="24"/>
            <w:lang w:eastAsia="he-IL"/>
          </w:rPr>
          <w:delText>REVIT</w:delText>
        </w:r>
        <w:r w:rsidRPr="00447566" w:rsidDel="000F1AA1">
          <w:rPr>
            <w:rFonts w:ascii="Times New Roman" w:eastAsia="Times New Roman" w:hAnsi="Times New Roman" w:cs="David"/>
            <w:sz w:val="24"/>
            <w:szCs w:val="24"/>
            <w:rtl/>
            <w:lang w:eastAsia="he-IL"/>
          </w:rPr>
          <w:delText xml:space="preserve"> </w:delText>
        </w:r>
        <w:r w:rsidR="00415999" w:rsidRPr="00447566" w:rsidDel="000F1AA1">
          <w:rPr>
            <w:rFonts w:ascii="Times New Roman" w:eastAsia="Times New Roman" w:hAnsi="Times New Roman" w:cs="David" w:hint="cs"/>
            <w:sz w:val="24"/>
            <w:szCs w:val="24"/>
            <w:rtl/>
            <w:lang w:eastAsia="he-IL"/>
          </w:rPr>
          <w:delText xml:space="preserve">ו </w:delText>
        </w:r>
        <w:r w:rsidR="00415999" w:rsidRPr="00447566" w:rsidDel="000F1AA1">
          <w:rPr>
            <w:rFonts w:ascii="Times New Roman" w:eastAsia="Times New Roman" w:hAnsi="Times New Roman" w:cs="David" w:hint="cs"/>
            <w:sz w:val="24"/>
            <w:szCs w:val="24"/>
            <w:lang w:eastAsia="he-IL"/>
          </w:rPr>
          <w:delText>BIM</w:delText>
        </w:r>
        <w:r w:rsidR="00415999" w:rsidRPr="00447566" w:rsidDel="000F1AA1">
          <w:rPr>
            <w:rFonts w:ascii="Times New Roman" w:eastAsia="Times New Roman" w:hAnsi="Times New Roman" w:cs="David" w:hint="cs"/>
            <w:sz w:val="24"/>
            <w:szCs w:val="24"/>
            <w:rtl/>
            <w:lang w:eastAsia="he-IL"/>
          </w:rPr>
          <w:delText xml:space="preserve"> </w:delText>
        </w:r>
        <w:r w:rsidRPr="00447566" w:rsidDel="000F1AA1">
          <w:rPr>
            <w:rFonts w:ascii="Times New Roman" w:eastAsia="Times New Roman" w:hAnsi="Times New Roman" w:cs="David"/>
            <w:sz w:val="24"/>
            <w:szCs w:val="24"/>
            <w:rtl/>
            <w:lang w:eastAsia="he-IL"/>
          </w:rPr>
          <w:delText xml:space="preserve">על </w:delText>
        </w:r>
        <w:r w:rsidR="009F6985" w:rsidDel="000F1AA1">
          <w:rPr>
            <w:rFonts w:ascii="Times New Roman" w:eastAsia="Times New Roman" w:hAnsi="Times New Roman" w:cs="David" w:hint="cs"/>
            <w:sz w:val="24"/>
            <w:szCs w:val="24"/>
            <w:rtl/>
            <w:lang w:eastAsia="he-IL"/>
          </w:rPr>
          <w:delText>היועץ</w:delText>
        </w:r>
        <w:r w:rsidRPr="00447566" w:rsidDel="000F1AA1">
          <w:rPr>
            <w:rFonts w:ascii="Times New Roman" w:eastAsia="Times New Roman" w:hAnsi="Times New Roman" w:cs="David"/>
            <w:sz w:val="24"/>
            <w:szCs w:val="24"/>
            <w:rtl/>
            <w:lang w:eastAsia="he-IL"/>
          </w:rPr>
          <w:delText xml:space="preserve"> לדאוג לעמדות עבודה וכ"א מוכשר במשרדו בהתאם</w:delText>
        </w:r>
      </w:del>
      <w:ins w:id="124" w:author="Meryl Etman [2]" w:date="2021-11-21T15:59:00Z">
        <w:r w:rsidR="000F1AA1">
          <w:rPr>
            <w:rFonts w:ascii="Times New Roman" w:eastAsia="Times New Roman" w:hAnsi="Times New Roman" w:cs="David" w:hint="cs"/>
            <w:sz w:val="24"/>
            <w:szCs w:val="24"/>
            <w:rtl/>
            <w:lang w:eastAsia="he-IL"/>
          </w:rPr>
          <w:t>מבוטל</w:t>
        </w:r>
      </w:ins>
      <w:r w:rsidRPr="00447566">
        <w:rPr>
          <w:rFonts w:ascii="Times New Roman" w:eastAsia="Times New Roman" w:hAnsi="Times New Roman" w:cs="David"/>
          <w:sz w:val="24"/>
          <w:szCs w:val="24"/>
          <w:rtl/>
          <w:lang w:eastAsia="he-IL"/>
        </w:rPr>
        <w:t>.</w:t>
      </w:r>
    </w:p>
    <w:p w14:paraId="1EB7E45A" w14:textId="785183E6"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del w:id="125" w:author="Meryl Etman [2]" w:date="2021-11-21T15:59:00Z">
        <w:r w:rsidR="00415999" w:rsidRPr="00447566" w:rsidDel="000F1AA1">
          <w:rPr>
            <w:rFonts w:ascii="Times New Roman" w:eastAsia="Times New Roman" w:hAnsi="Times New Roman" w:cs="David" w:hint="cs"/>
            <w:sz w:val="24"/>
            <w:szCs w:val="24"/>
            <w:lang w:eastAsia="he-IL"/>
          </w:rPr>
          <w:delText>BIM</w:delText>
        </w:r>
        <w:r w:rsidR="00447566" w:rsidDel="000F1AA1">
          <w:rPr>
            <w:rFonts w:ascii="Times New Roman" w:eastAsia="Times New Roman" w:hAnsi="Times New Roman" w:cs="David"/>
            <w:sz w:val="24"/>
            <w:szCs w:val="24"/>
            <w:lang w:eastAsia="he-IL"/>
          </w:rPr>
          <w:delText xml:space="preserve"> </w:delText>
        </w:r>
        <w:r w:rsidR="00415999" w:rsidRPr="00447566" w:rsidDel="000F1AA1">
          <w:rPr>
            <w:rFonts w:ascii="Times New Roman" w:eastAsia="Times New Roman" w:hAnsi="Times New Roman" w:cs="David" w:hint="cs"/>
            <w:sz w:val="24"/>
            <w:szCs w:val="24"/>
            <w:rtl/>
            <w:lang w:eastAsia="he-IL"/>
          </w:rPr>
          <w:delText xml:space="preserve"> ול</w:delText>
        </w:r>
      </w:del>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0FC0181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7697B41"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4AA5657"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BF0666"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C6532C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159A6D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62D9A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0643C69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1254A5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EA0F49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FD5408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8F01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1EC001B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70EB57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1A53F32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A46BCD"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3BC84D4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4939F2"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2A409F4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2B40A3" w14:textId="6C8AB78C"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725B588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55FE612" w14:textId="4A609D6D" w:rsidR="006D2AE3" w:rsidRPr="006D2AE3" w:rsidDel="001C1B56" w:rsidRDefault="006D2AE3" w:rsidP="006D2AE3">
      <w:pPr>
        <w:widowControl w:val="0"/>
        <w:numPr>
          <w:ilvl w:val="0"/>
          <w:numId w:val="5"/>
        </w:numPr>
        <w:spacing w:before="0" w:beforeAutospacing="0" w:after="0" w:afterAutospacing="0" w:line="240" w:lineRule="auto"/>
        <w:ind w:hanging="608"/>
        <w:jc w:val="both"/>
        <w:rPr>
          <w:del w:id="126" w:author="Meryl Etman" w:date="2021-11-21T15:41:00Z"/>
          <w:rFonts w:ascii="Times New Roman" w:eastAsia="Times New Roman" w:hAnsi="Times New Roman" w:cs="David"/>
          <w:sz w:val="20"/>
          <w:szCs w:val="24"/>
          <w:lang w:eastAsia="he-IL"/>
        </w:rPr>
      </w:pPr>
      <w:del w:id="127" w:author="Meryl Etman" w:date="2021-11-21T15:41:00Z">
        <w:r w:rsidRPr="006D2AE3" w:rsidDel="001C1B56">
          <w:rPr>
            <w:rFonts w:ascii="Times New Roman" w:eastAsia="Times New Roman" w:hAnsi="Times New Roman" w:cs="David" w:hint="cs"/>
            <w:sz w:val="20"/>
            <w:szCs w:val="24"/>
            <w:u w:val="single"/>
            <w:rtl/>
            <w:lang w:eastAsia="he-IL"/>
          </w:rPr>
          <w:delText>לו"ז עקרוני</w:delText>
        </w:r>
        <w:r w:rsidRPr="006D2AE3" w:rsidDel="001C1B56">
          <w:rPr>
            <w:rFonts w:ascii="Times New Roman" w:eastAsia="Times New Roman" w:hAnsi="Times New Roman" w:cs="David" w:hint="cs"/>
            <w:sz w:val="20"/>
            <w:szCs w:val="24"/>
            <w:rtl/>
            <w:lang w:eastAsia="he-IL"/>
          </w:rPr>
          <w:delText>:</w:delText>
        </w:r>
      </w:del>
    </w:p>
    <w:p w14:paraId="3B0A0ED7" w14:textId="77844DCA" w:rsidR="006D2AE3" w:rsidRPr="006D2AE3" w:rsidDel="001C1B56" w:rsidRDefault="006D2AE3" w:rsidP="006D2AE3">
      <w:pPr>
        <w:widowControl w:val="0"/>
        <w:bidi w:val="0"/>
        <w:spacing w:before="0" w:beforeAutospacing="0" w:after="0" w:afterAutospacing="0" w:line="240" w:lineRule="auto"/>
        <w:ind w:left="720"/>
        <w:rPr>
          <w:del w:id="128" w:author="Meryl Etman" w:date="2021-11-21T15:41:00Z"/>
          <w:rFonts w:ascii="Times New Roman" w:eastAsia="Times New Roman" w:hAnsi="Times New Roman" w:cs="David"/>
          <w:sz w:val="20"/>
          <w:szCs w:val="24"/>
          <w:rtl/>
          <w:lang w:eastAsia="he-IL"/>
        </w:rPr>
      </w:pPr>
    </w:p>
    <w:p w14:paraId="0BE820D4" w14:textId="057B413C" w:rsidR="006D2AE3" w:rsidRPr="006D2AE3" w:rsidDel="001C1B56" w:rsidRDefault="006D2AE3" w:rsidP="006D2AE3">
      <w:pPr>
        <w:widowControl w:val="0"/>
        <w:numPr>
          <w:ilvl w:val="1"/>
          <w:numId w:val="5"/>
        </w:numPr>
        <w:spacing w:before="0" w:beforeAutospacing="0" w:after="0" w:afterAutospacing="0" w:line="240" w:lineRule="auto"/>
        <w:jc w:val="both"/>
        <w:rPr>
          <w:del w:id="129" w:author="Meryl Etman" w:date="2021-11-21T15:41:00Z"/>
          <w:rFonts w:ascii="Times New Roman" w:eastAsia="Times New Roman" w:hAnsi="Times New Roman" w:cs="David"/>
          <w:sz w:val="20"/>
          <w:szCs w:val="24"/>
          <w:lang w:eastAsia="he-IL"/>
        </w:rPr>
      </w:pPr>
      <w:del w:id="130"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מוקדם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del>
    </w:p>
    <w:p w14:paraId="63402CDF" w14:textId="24F02946" w:rsidR="006D2AE3" w:rsidRPr="006D2AE3" w:rsidDel="001C1B56" w:rsidRDefault="006D2AE3" w:rsidP="006D2AE3">
      <w:pPr>
        <w:widowControl w:val="0"/>
        <w:numPr>
          <w:ilvl w:val="1"/>
          <w:numId w:val="5"/>
        </w:numPr>
        <w:spacing w:before="0" w:beforeAutospacing="0" w:after="0" w:afterAutospacing="0" w:line="240" w:lineRule="auto"/>
        <w:jc w:val="both"/>
        <w:rPr>
          <w:del w:id="131" w:author="Meryl Etman" w:date="2021-11-21T15:41:00Z"/>
          <w:rFonts w:ascii="Times New Roman" w:eastAsia="Times New Roman" w:hAnsi="Times New Roman" w:cs="David"/>
          <w:sz w:val="20"/>
          <w:szCs w:val="24"/>
          <w:lang w:eastAsia="he-IL"/>
        </w:rPr>
      </w:pPr>
      <w:del w:id="132"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סופי להיתרים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r w:rsidRPr="006D2AE3" w:rsidDel="001C1B56">
          <w:rPr>
            <w:rFonts w:ascii="Times New Roman" w:eastAsia="Times New Roman" w:hAnsi="Times New Roman" w:cs="David" w:hint="cs"/>
            <w:sz w:val="20"/>
            <w:szCs w:val="24"/>
            <w:rtl/>
            <w:lang w:eastAsia="he-IL"/>
          </w:rPr>
          <w:delText xml:space="preserve"> </w:delText>
        </w:r>
      </w:del>
    </w:p>
    <w:p w14:paraId="30064845" w14:textId="2FE16D7C" w:rsidR="006D2AE3" w:rsidRPr="006D2AE3" w:rsidDel="001C1B56" w:rsidRDefault="006D2AE3" w:rsidP="006D2AE3">
      <w:pPr>
        <w:widowControl w:val="0"/>
        <w:numPr>
          <w:ilvl w:val="1"/>
          <w:numId w:val="5"/>
        </w:numPr>
        <w:spacing w:before="0" w:beforeAutospacing="0" w:after="0" w:afterAutospacing="0" w:line="240" w:lineRule="auto"/>
        <w:jc w:val="both"/>
        <w:rPr>
          <w:del w:id="133" w:author="Meryl Etman" w:date="2021-11-21T15:41:00Z"/>
          <w:rFonts w:ascii="Times New Roman" w:eastAsia="Times New Roman" w:hAnsi="Times New Roman" w:cs="David"/>
          <w:sz w:val="20"/>
          <w:szCs w:val="24"/>
          <w:lang w:eastAsia="he-IL"/>
        </w:rPr>
      </w:pPr>
      <w:del w:id="134"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מפורט למכרזים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r w:rsidRPr="006D2AE3" w:rsidDel="001C1B56">
          <w:rPr>
            <w:rFonts w:ascii="Times New Roman" w:eastAsia="Times New Roman" w:hAnsi="Times New Roman" w:cs="David" w:hint="cs"/>
            <w:sz w:val="20"/>
            <w:szCs w:val="24"/>
            <w:rtl/>
            <w:lang w:eastAsia="he-IL"/>
          </w:rPr>
          <w:delText xml:space="preserve"> </w:delText>
        </w:r>
      </w:del>
    </w:p>
    <w:p w14:paraId="7C0F5010" w14:textId="13B9F54C" w:rsidR="006D2AE3" w:rsidRPr="006D2AE3" w:rsidDel="001C1B56" w:rsidRDefault="006D2AE3" w:rsidP="006D2AE3">
      <w:pPr>
        <w:widowControl w:val="0"/>
        <w:numPr>
          <w:ilvl w:val="1"/>
          <w:numId w:val="5"/>
        </w:numPr>
        <w:spacing w:before="0" w:beforeAutospacing="0" w:after="0" w:afterAutospacing="0" w:line="240" w:lineRule="auto"/>
        <w:jc w:val="both"/>
        <w:rPr>
          <w:del w:id="135" w:author="Meryl Etman" w:date="2021-11-21T15:41:00Z"/>
          <w:rFonts w:ascii="Times New Roman" w:eastAsia="Times New Roman" w:hAnsi="Times New Roman" w:cs="David"/>
          <w:sz w:val="20"/>
          <w:szCs w:val="24"/>
          <w:lang w:eastAsia="he-IL"/>
        </w:rPr>
      </w:pPr>
      <w:del w:id="136" w:author="Meryl Etman" w:date="2021-11-21T15:41:00Z">
        <w:r w:rsidRPr="006D2AE3" w:rsidDel="001C1B56">
          <w:rPr>
            <w:rFonts w:ascii="Times New Roman" w:eastAsia="Times New Roman" w:hAnsi="Times New Roman" w:cs="David" w:hint="cs"/>
            <w:sz w:val="20"/>
            <w:szCs w:val="24"/>
            <w:rtl/>
            <w:lang w:eastAsia="he-IL"/>
          </w:rPr>
          <w:delText xml:space="preserve">יציאה למכרזים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delText xml:space="preserve"> </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r w:rsidRPr="006D2AE3" w:rsidDel="001C1B56">
          <w:rPr>
            <w:rFonts w:ascii="Times New Roman" w:eastAsia="Times New Roman" w:hAnsi="Times New Roman" w:cs="David" w:hint="cs"/>
            <w:sz w:val="20"/>
            <w:szCs w:val="24"/>
            <w:rtl/>
            <w:lang w:eastAsia="he-IL"/>
          </w:rPr>
          <w:delText xml:space="preserve"> </w:delText>
        </w:r>
      </w:del>
    </w:p>
    <w:p w14:paraId="727F5D36" w14:textId="75E8578D"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del w:id="137"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לביצוע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delText xml:space="preserve"> </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del>
      <w:r w:rsidRPr="006D2AE3" w:rsidDel="00500657">
        <w:rPr>
          <w:rFonts w:ascii="Times New Roman" w:eastAsia="Times New Roman" w:hAnsi="Times New Roman" w:cs="David" w:hint="cs"/>
          <w:sz w:val="20"/>
          <w:szCs w:val="24"/>
          <w:rtl/>
          <w:lang w:eastAsia="he-IL"/>
        </w:rPr>
        <w:t xml:space="preserve"> </w:t>
      </w:r>
      <w:ins w:id="138" w:author="Meryl Etman" w:date="2021-11-21T15:41:00Z">
        <w:r w:rsidR="001C1B56">
          <w:rPr>
            <w:rFonts w:ascii="Times New Roman" w:eastAsia="Times New Roman" w:hAnsi="Times New Roman" w:cs="David" w:hint="cs"/>
            <w:sz w:val="20"/>
            <w:szCs w:val="24"/>
            <w:rtl/>
            <w:lang w:eastAsia="he-IL"/>
          </w:rPr>
          <w:t>מבוטל</w:t>
        </w:r>
      </w:ins>
    </w:p>
    <w:p w14:paraId="1B27D3EF"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61FA404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80D66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AF36B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D2F4E2"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4D0932E1"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74F1C517"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7A22FE03" w14:textId="3121276E" w:rsidR="006D2AE3" w:rsidRPr="006D2AE3" w:rsidRDefault="006D2AE3" w:rsidP="001C1B5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139" w:author="Meryl Etman" w:date="2021-11-21T15:42:00Z">
        <w:r w:rsidRPr="006D2AE3" w:rsidDel="001C1B56">
          <w:rPr>
            <w:rFonts w:ascii="Times New Roman" w:eastAsia="Times New Roman" w:hAnsi="Times New Roman" w:cs="David"/>
            <w:sz w:val="24"/>
            <w:szCs w:val="24"/>
            <w:rtl/>
            <w:lang w:eastAsia="he-IL"/>
          </w:rPr>
          <w:delText xml:space="preserve">_________ </w:delText>
        </w:r>
      </w:del>
      <w:ins w:id="140" w:author="Meryl Etman" w:date="2021-11-21T15:42:00Z">
        <w:r w:rsidR="001C1B56">
          <w:rPr>
            <w:rFonts w:ascii="Times New Roman" w:eastAsia="Times New Roman" w:hAnsi="Times New Roman" w:cs="David" w:hint="cs"/>
            <w:sz w:val="24"/>
            <w:szCs w:val="24"/>
            <w:rtl/>
            <w:lang w:eastAsia="he-IL"/>
          </w:rPr>
          <w:t>125,000</w:t>
        </w:r>
        <w:r w:rsidR="001C1B56"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141" w:author="Meryl Etman" w:date="2021-11-21T15:42:00Z">
        <w:r w:rsidRPr="006D2AE3" w:rsidDel="001C1B56">
          <w:rPr>
            <w:rFonts w:ascii="Times New Roman" w:eastAsia="Times New Roman" w:hAnsi="Times New Roman" w:cs="David"/>
            <w:sz w:val="24"/>
            <w:szCs w:val="24"/>
            <w:rtl/>
            <w:lang w:eastAsia="he-IL"/>
          </w:rPr>
          <w:delText xml:space="preserve">______________  </w:delText>
        </w:r>
      </w:del>
      <w:ins w:id="142" w:author="Meryl Etman" w:date="2021-11-21T15:42:00Z">
        <w:r w:rsidR="001C1B56">
          <w:rPr>
            <w:rFonts w:ascii="Times New Roman" w:eastAsia="Times New Roman" w:hAnsi="Times New Roman" w:cs="David" w:hint="cs"/>
            <w:sz w:val="24"/>
            <w:szCs w:val="24"/>
            <w:rtl/>
            <w:lang w:eastAsia="he-IL"/>
          </w:rPr>
          <w:t>מאה עשרים וחמישה אלף</w:t>
        </w:r>
        <w:r w:rsidR="001C1B56"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del w:id="143" w:author="Meryl Etman" w:date="2021-11-21T15:43:00Z">
        <w:r w:rsidRPr="006D2AE3" w:rsidDel="001C1B56">
          <w:rPr>
            <w:rFonts w:ascii="Times New Roman" w:eastAsia="Times New Roman" w:hAnsi="Times New Roman" w:cs="David"/>
            <w:sz w:val="24"/>
            <w:szCs w:val="24"/>
            <w:rtl/>
            <w:lang w:eastAsia="he-IL"/>
          </w:rPr>
          <w:delText>לכל מבנה ראשוני</w:delText>
        </w:r>
        <w:r w:rsidRPr="006D2AE3" w:rsidDel="001C1B56">
          <w:rPr>
            <w:rFonts w:ascii="Times New Roman" w:eastAsia="Times New Roman" w:hAnsi="Times New Roman" w:cs="David" w:hint="cs"/>
            <w:sz w:val="24"/>
            <w:szCs w:val="24"/>
            <w:rtl/>
            <w:lang w:eastAsia="he-IL"/>
          </w:rPr>
          <w:delText xml:space="preserve"> הכולל:</w:delText>
        </w:r>
      </w:del>
      <w:ins w:id="144" w:author="Meryl Etman" w:date="2021-11-21T15:43:00Z">
        <w:r w:rsidR="001C1B56">
          <w:rPr>
            <w:rFonts w:ascii="Times New Roman" w:eastAsia="Times New Roman" w:hAnsi="Times New Roman" w:cs="David" w:hint="cs"/>
            <w:sz w:val="24"/>
            <w:szCs w:val="24"/>
            <w:rtl/>
            <w:lang w:eastAsia="he-IL"/>
          </w:rPr>
          <w:t>לשני הבניינים לפי הפירוט שלהלן:</w:t>
        </w:r>
      </w:ins>
    </w:p>
    <w:p w14:paraId="2B77A045" w14:textId="2420A4A7" w:rsidR="006D2AE3" w:rsidRPr="006D2AE3" w:rsidDel="00D11358" w:rsidRDefault="006D2AE3" w:rsidP="001C1B56">
      <w:pPr>
        <w:widowControl w:val="0"/>
        <w:spacing w:before="120" w:beforeAutospacing="0" w:after="60" w:afterAutospacing="0" w:line="240" w:lineRule="auto"/>
        <w:ind w:left="2160" w:hanging="720"/>
        <w:jc w:val="both"/>
        <w:rPr>
          <w:del w:id="145" w:author="Meryl Etman [2]" w:date="2021-11-21T17:43:00Z"/>
          <w:rFonts w:ascii="Times New Roman" w:eastAsia="Times New Roman" w:hAnsi="Times New Roman" w:cs="David"/>
          <w:sz w:val="24"/>
          <w:szCs w:val="24"/>
          <w:rtl/>
          <w:lang w:eastAsia="he-IL"/>
        </w:rPr>
      </w:pPr>
      <w:del w:id="146" w:author="Meryl Etman [2]" w:date="2021-11-21T17:43:00Z">
        <w:r w:rsidRPr="006D2AE3" w:rsidDel="00D11358">
          <w:rPr>
            <w:rFonts w:ascii="Times New Roman" w:eastAsia="Times New Roman" w:hAnsi="Times New Roman" w:cs="David" w:hint="cs"/>
            <w:sz w:val="24"/>
            <w:szCs w:val="24"/>
            <w:rtl/>
            <w:lang w:eastAsia="he-IL"/>
          </w:rPr>
          <w:delText xml:space="preserve">1.1.1 תאום מערכות תת קרקעיות </w:delText>
        </w:r>
      </w:del>
      <w:ins w:id="147" w:author="Meryl Etman" w:date="2021-11-21T15:48:00Z">
        <w:del w:id="148" w:author="Meryl Etman [2]" w:date="2021-11-21T17:43:00Z">
          <w:r w:rsidR="006937E6" w:rsidDel="00D11358">
            <w:rPr>
              <w:rFonts w:ascii="Times New Roman" w:eastAsia="Times New Roman" w:hAnsi="Times New Roman" w:cs="David"/>
              <w:sz w:val="24"/>
              <w:szCs w:val="24"/>
              <w:rtl/>
              <w:lang w:eastAsia="he-IL"/>
            </w:rPr>
            <w:tab/>
          </w:r>
          <w:r w:rsidR="006937E6" w:rsidDel="00D11358">
            <w:rPr>
              <w:rFonts w:ascii="Times New Roman" w:eastAsia="Times New Roman" w:hAnsi="Times New Roman" w:cs="David"/>
              <w:sz w:val="24"/>
              <w:szCs w:val="24"/>
              <w:rtl/>
              <w:lang w:eastAsia="he-IL"/>
            </w:rPr>
            <w:tab/>
          </w:r>
          <w:r w:rsidR="006937E6" w:rsidDel="00D11358">
            <w:rPr>
              <w:rFonts w:ascii="Times New Roman" w:eastAsia="Times New Roman" w:hAnsi="Times New Roman" w:cs="David"/>
              <w:sz w:val="24"/>
              <w:szCs w:val="24"/>
              <w:rtl/>
              <w:lang w:eastAsia="he-IL"/>
            </w:rPr>
            <w:tab/>
          </w:r>
        </w:del>
      </w:ins>
      <w:ins w:id="149" w:author="Meryl Etman" w:date="2021-11-21T15:50:00Z">
        <w:del w:id="150" w:author="Meryl Etman [2]" w:date="2021-11-21T17:43:00Z">
          <w:r w:rsidR="006937E6" w:rsidDel="00D11358">
            <w:rPr>
              <w:rFonts w:ascii="Times New Roman" w:eastAsia="Times New Roman" w:hAnsi="Times New Roman" w:cs="David"/>
              <w:sz w:val="24"/>
              <w:szCs w:val="24"/>
              <w:rtl/>
              <w:lang w:eastAsia="he-IL"/>
            </w:rPr>
            <w:tab/>
          </w:r>
          <w:r w:rsidR="006937E6" w:rsidDel="00D11358">
            <w:rPr>
              <w:rFonts w:ascii="Times New Roman" w:eastAsia="Times New Roman" w:hAnsi="Times New Roman" w:cs="David" w:hint="cs"/>
              <w:sz w:val="24"/>
              <w:szCs w:val="24"/>
              <w:rtl/>
              <w:lang w:eastAsia="he-IL"/>
            </w:rPr>
            <w:delText xml:space="preserve"> </w:delText>
          </w:r>
        </w:del>
      </w:ins>
      <w:del w:id="151" w:author="Meryl Etman [2]" w:date="2021-11-21T17:43:00Z">
        <w:r w:rsidRPr="006D2AE3" w:rsidDel="00D11358">
          <w:rPr>
            <w:rFonts w:ascii="Times New Roman" w:eastAsia="Times New Roman" w:hAnsi="Times New Roman" w:cs="David" w:hint="cs"/>
            <w:sz w:val="24"/>
            <w:szCs w:val="24"/>
            <w:rtl/>
            <w:lang w:eastAsia="he-IL"/>
          </w:rPr>
          <w:delText xml:space="preserve"> ................................</w:delText>
        </w:r>
        <w:r w:rsidR="00415999" w:rsidDel="00D11358">
          <w:rPr>
            <w:rFonts w:ascii="Times New Roman" w:eastAsia="Times New Roman" w:hAnsi="Times New Roman" w:cs="David" w:hint="cs"/>
            <w:sz w:val="24"/>
            <w:szCs w:val="24"/>
            <w:rtl/>
            <w:lang w:eastAsia="he-IL"/>
          </w:rPr>
          <w:delText>.</w:delText>
        </w:r>
        <w:r w:rsidRPr="006D2AE3" w:rsidDel="00D11358">
          <w:rPr>
            <w:rFonts w:ascii="Times New Roman" w:eastAsia="Times New Roman" w:hAnsi="Times New Roman" w:cs="David" w:hint="cs"/>
            <w:sz w:val="24"/>
            <w:szCs w:val="24"/>
            <w:rtl/>
            <w:lang w:eastAsia="he-IL"/>
          </w:rPr>
          <w:delText>.........................</w:delText>
        </w:r>
      </w:del>
      <w:ins w:id="152" w:author="Meryl Etman" w:date="2021-11-21T15:45:00Z">
        <w:del w:id="153" w:author="Meryl Etman [2]" w:date="2021-11-21T17:43:00Z">
          <w:r w:rsidR="001C1B56" w:rsidDel="00D11358">
            <w:rPr>
              <w:rFonts w:ascii="Times New Roman" w:eastAsia="Times New Roman" w:hAnsi="Times New Roman" w:cs="David" w:hint="cs"/>
              <w:sz w:val="24"/>
              <w:szCs w:val="24"/>
              <w:rtl/>
              <w:lang w:eastAsia="he-IL"/>
            </w:rPr>
            <w:delText xml:space="preserve">0 </w:delText>
          </w:r>
        </w:del>
      </w:ins>
      <w:del w:id="154" w:author="Meryl Etman [2]" w:date="2021-11-21T17:43:00Z">
        <w:r w:rsidRPr="006D2AE3" w:rsidDel="00D11358">
          <w:rPr>
            <w:rFonts w:ascii="Times New Roman" w:eastAsia="Times New Roman" w:hAnsi="Times New Roman" w:cs="David" w:hint="cs"/>
            <w:sz w:val="24"/>
            <w:szCs w:val="24"/>
            <w:rtl/>
            <w:lang w:eastAsia="he-IL"/>
          </w:rPr>
          <w:delText xml:space="preserve"> ₪</w:delText>
        </w:r>
      </w:del>
    </w:p>
    <w:p w14:paraId="274C2F31" w14:textId="054F26CC" w:rsidR="006D2AE3" w:rsidRPr="006D2AE3" w:rsidRDefault="006D2AE3" w:rsidP="001C1B56">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ins w:id="155" w:author="Meryl Etman" w:date="2021-11-21T15:50:00Z">
        <w:r w:rsidR="006937E6">
          <w:rPr>
            <w:rFonts w:ascii="Times New Roman" w:eastAsia="Times New Roman" w:hAnsi="Times New Roman" w:cs="David" w:hint="cs"/>
            <w:sz w:val="24"/>
            <w:szCs w:val="24"/>
            <w:rtl/>
            <w:lang w:eastAsia="he-IL"/>
          </w:rPr>
          <w:t xml:space="preserve">  </w:t>
        </w:r>
        <w:del w:id="156" w:author="Meryl Etman [2]" w:date="2021-11-21T17:46:00Z">
          <w:r w:rsidR="006937E6" w:rsidDel="00D11358">
            <w:rPr>
              <w:rFonts w:ascii="Times New Roman" w:eastAsia="Times New Roman" w:hAnsi="Times New Roman" w:cs="David" w:hint="cs"/>
              <w:sz w:val="24"/>
              <w:szCs w:val="24"/>
              <w:rtl/>
              <w:lang w:eastAsia="he-IL"/>
            </w:rPr>
            <w:delText xml:space="preserve">       </w:delText>
          </w:r>
        </w:del>
        <w:r w:rsidR="006937E6">
          <w:rPr>
            <w:rFonts w:ascii="Times New Roman" w:eastAsia="Times New Roman" w:hAnsi="Times New Roman" w:cs="David" w:hint="cs"/>
            <w:sz w:val="24"/>
            <w:szCs w:val="24"/>
            <w:rtl/>
            <w:lang w:eastAsia="he-IL"/>
          </w:rPr>
          <w:t xml:space="preserve">   </w:t>
        </w:r>
      </w:ins>
      <w:ins w:id="157" w:author="Meryl Etman [2]" w:date="2021-11-21T17:49:00Z">
        <w:r w:rsidR="00A66E22">
          <w:rPr>
            <w:rFonts w:ascii="Times New Roman" w:eastAsia="Times New Roman" w:hAnsi="Times New Roman" w:cs="David" w:hint="cs"/>
            <w:sz w:val="24"/>
            <w:szCs w:val="24"/>
            <w:rtl/>
            <w:lang w:eastAsia="he-IL"/>
          </w:rPr>
          <w:t xml:space="preserve">    </w:t>
        </w:r>
      </w:ins>
      <w:ins w:id="158" w:author="Meryl Etman" w:date="2021-11-21T15:50:00Z">
        <w:r w:rsidR="006937E6">
          <w:rPr>
            <w:rFonts w:ascii="Times New Roman" w:eastAsia="Times New Roman" w:hAnsi="Times New Roman" w:cs="David" w:hint="cs"/>
            <w:sz w:val="24"/>
            <w:szCs w:val="24"/>
            <w:rtl/>
            <w:lang w:eastAsia="he-IL"/>
          </w:rPr>
          <w:t xml:space="preserve">  </w:t>
        </w:r>
      </w:ins>
      <w:del w:id="159" w:author="Meryl Etman" w:date="2021-11-21T15:45:00Z">
        <w:r w:rsidRPr="006D2AE3" w:rsidDel="001C1B56">
          <w:rPr>
            <w:rFonts w:ascii="Times New Roman" w:eastAsia="Times New Roman" w:hAnsi="Times New Roman" w:cs="David" w:hint="cs"/>
            <w:sz w:val="24"/>
            <w:szCs w:val="24"/>
            <w:rtl/>
            <w:lang w:eastAsia="he-IL"/>
          </w:rPr>
          <w:delText>.............................................</w:delText>
        </w:r>
        <w:r w:rsidR="00415999" w:rsidDel="001C1B56">
          <w:rPr>
            <w:rFonts w:ascii="Times New Roman" w:eastAsia="Times New Roman" w:hAnsi="Times New Roman" w:cs="David" w:hint="cs"/>
            <w:sz w:val="24"/>
            <w:szCs w:val="24"/>
            <w:rtl/>
            <w:lang w:eastAsia="he-IL"/>
          </w:rPr>
          <w:delText>.</w:delText>
        </w:r>
        <w:r w:rsidRPr="006D2AE3" w:rsidDel="001C1B56">
          <w:rPr>
            <w:rFonts w:ascii="Times New Roman" w:eastAsia="Times New Roman" w:hAnsi="Times New Roman" w:cs="David" w:hint="cs"/>
            <w:sz w:val="24"/>
            <w:szCs w:val="24"/>
            <w:rtl/>
            <w:lang w:eastAsia="he-IL"/>
          </w:rPr>
          <w:delText xml:space="preserve">.......................... </w:delText>
        </w:r>
      </w:del>
      <w:ins w:id="160" w:author="Meryl Etman" w:date="2021-11-21T15:45:00Z">
        <w:r w:rsidR="001C1B56">
          <w:rPr>
            <w:rFonts w:ascii="Times New Roman" w:eastAsia="Times New Roman" w:hAnsi="Times New Roman" w:cs="David" w:hint="cs"/>
            <w:sz w:val="24"/>
            <w:szCs w:val="24"/>
            <w:rtl/>
            <w:lang w:eastAsia="he-IL"/>
          </w:rPr>
          <w:t xml:space="preserve"> 15,667 מ"ר </w:t>
        </w:r>
        <w:r w:rsidR="001C1B56">
          <w:rPr>
            <w:rFonts w:ascii="Times New Roman" w:eastAsia="Times New Roman" w:hAnsi="Times New Roman" w:cs="David" w:hint="cs"/>
            <w:sz w:val="24"/>
            <w:szCs w:val="24"/>
            <w:lang w:eastAsia="he-IL"/>
          </w:rPr>
          <w:t>X</w:t>
        </w:r>
        <w:r w:rsidR="001C1B56">
          <w:rPr>
            <w:rFonts w:ascii="Times New Roman" w:eastAsia="Times New Roman" w:hAnsi="Times New Roman" w:cs="David" w:hint="cs"/>
            <w:sz w:val="24"/>
            <w:szCs w:val="24"/>
            <w:rtl/>
            <w:lang w:eastAsia="he-IL"/>
          </w:rPr>
          <w:t xml:space="preserve"> 8 ₪/מ"ר </w:t>
        </w:r>
      </w:ins>
      <w:ins w:id="161" w:author="Meryl Etman [2]" w:date="2021-11-21T17:44:00Z">
        <w:r w:rsidR="00D11358">
          <w:rPr>
            <w:rFonts w:ascii="Times New Roman" w:eastAsia="Times New Roman" w:hAnsi="Times New Roman" w:cs="David" w:hint="cs"/>
            <w:sz w:val="24"/>
            <w:szCs w:val="24"/>
            <w:lang w:eastAsia="he-IL"/>
          </w:rPr>
          <w:t>X</w:t>
        </w:r>
        <w:r w:rsidR="00D11358">
          <w:rPr>
            <w:rFonts w:ascii="Times New Roman" w:eastAsia="Times New Roman" w:hAnsi="Times New Roman" w:cs="David" w:hint="cs"/>
            <w:sz w:val="24"/>
            <w:szCs w:val="24"/>
            <w:rtl/>
            <w:lang w:eastAsia="he-IL"/>
          </w:rPr>
          <w:t xml:space="preserve"> 0.86 </w:t>
        </w:r>
      </w:ins>
      <w:ins w:id="162" w:author="Meryl Etman" w:date="2021-11-21T15:45:00Z">
        <w:r w:rsidR="001C1B56">
          <w:rPr>
            <w:rFonts w:ascii="Times New Roman" w:eastAsia="Times New Roman" w:hAnsi="Times New Roman" w:cs="David" w:hint="cs"/>
            <w:sz w:val="24"/>
            <w:szCs w:val="24"/>
            <w:rtl/>
            <w:lang w:eastAsia="he-IL"/>
          </w:rPr>
          <w:t>=</w:t>
        </w:r>
      </w:ins>
      <w:ins w:id="163" w:author="Meryl Etman" w:date="2021-11-21T15:50:00Z">
        <w:r w:rsidR="006937E6">
          <w:rPr>
            <w:rFonts w:ascii="Times New Roman" w:eastAsia="Times New Roman" w:hAnsi="Times New Roman" w:cs="David"/>
            <w:sz w:val="24"/>
            <w:szCs w:val="24"/>
            <w:rtl/>
            <w:lang w:eastAsia="he-IL"/>
          </w:rPr>
          <w:tab/>
        </w:r>
      </w:ins>
      <w:ins w:id="164" w:author="Meryl Etman" w:date="2021-11-21T15:45:00Z">
        <w:r w:rsidR="001C1B56">
          <w:rPr>
            <w:rFonts w:ascii="Times New Roman" w:eastAsia="Times New Roman" w:hAnsi="Times New Roman" w:cs="David" w:hint="cs"/>
            <w:sz w:val="24"/>
            <w:szCs w:val="24"/>
            <w:rtl/>
            <w:lang w:eastAsia="he-IL"/>
          </w:rPr>
          <w:t xml:space="preserve"> </w:t>
        </w:r>
        <w:del w:id="165" w:author="Meryl Etman [2]" w:date="2021-11-21T17:44:00Z">
          <w:r w:rsidR="001C1B56" w:rsidDel="00D11358">
            <w:rPr>
              <w:rFonts w:ascii="Times New Roman" w:eastAsia="Times New Roman" w:hAnsi="Times New Roman" w:cs="David" w:hint="cs"/>
              <w:sz w:val="24"/>
              <w:szCs w:val="24"/>
              <w:rtl/>
              <w:lang w:eastAsia="he-IL"/>
            </w:rPr>
            <w:delText>125,336</w:delText>
          </w:r>
        </w:del>
      </w:ins>
      <w:ins w:id="166" w:author="Meryl Etman [2]" w:date="2021-11-21T17:44:00Z">
        <w:r w:rsidR="00D11358">
          <w:rPr>
            <w:rFonts w:ascii="Times New Roman" w:eastAsia="Times New Roman" w:hAnsi="Times New Roman" w:cs="David" w:hint="cs"/>
            <w:sz w:val="24"/>
            <w:szCs w:val="24"/>
            <w:rtl/>
            <w:lang w:eastAsia="he-IL"/>
          </w:rPr>
          <w:t>107,</w:t>
        </w:r>
      </w:ins>
      <w:ins w:id="167" w:author="Meryl Etman [2]" w:date="2021-11-21T17:46:00Z">
        <w:r w:rsidR="00D11358">
          <w:rPr>
            <w:rFonts w:ascii="Times New Roman" w:eastAsia="Times New Roman" w:hAnsi="Times New Roman" w:cs="David" w:hint="cs"/>
            <w:sz w:val="24"/>
            <w:szCs w:val="24"/>
            <w:rtl/>
            <w:lang w:eastAsia="he-IL"/>
          </w:rPr>
          <w:t>800</w:t>
        </w:r>
      </w:ins>
      <w:ins w:id="168" w:author="Meryl Etman" w:date="2021-11-21T15:45:00Z">
        <w:r w:rsidR="001C1B56" w:rsidRPr="006D2AE3">
          <w:rPr>
            <w:rFonts w:ascii="Times New Roman" w:eastAsia="Times New Roman" w:hAnsi="Times New Roman" w:cs="David" w:hint="cs"/>
            <w:sz w:val="24"/>
            <w:szCs w:val="24"/>
            <w:rtl/>
            <w:lang w:eastAsia="he-IL"/>
          </w:rPr>
          <w:t xml:space="preserve"> </w:t>
        </w:r>
        <w:del w:id="169" w:author="Meryl Etman [2]" w:date="2021-11-21T17:46:00Z">
          <w:r w:rsidR="001C1B56" w:rsidRPr="006D2AE3" w:rsidDel="00D11358">
            <w:rPr>
              <w:rFonts w:ascii="Times New Roman" w:eastAsia="Times New Roman" w:hAnsi="Times New Roman" w:cs="David" w:hint="cs"/>
              <w:sz w:val="24"/>
              <w:szCs w:val="24"/>
              <w:rtl/>
              <w:lang w:eastAsia="he-IL"/>
            </w:rPr>
            <w:delText xml:space="preserve"> </w:delText>
          </w:r>
        </w:del>
      </w:ins>
      <w:r w:rsidRPr="006D2AE3">
        <w:rPr>
          <w:rFonts w:ascii="Times New Roman" w:eastAsia="Times New Roman" w:hAnsi="Times New Roman" w:cs="David" w:hint="cs"/>
          <w:sz w:val="24"/>
          <w:szCs w:val="24"/>
          <w:rtl/>
          <w:lang w:eastAsia="he-IL"/>
        </w:rPr>
        <w:t>₪</w:t>
      </w:r>
    </w:p>
    <w:p w14:paraId="30BB2027" w14:textId="0F9A1541" w:rsidR="006D2AE3" w:rsidRPr="006D2AE3" w:rsidRDefault="006D2AE3" w:rsidP="000F1AA1">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1.1.3 תאום </w:t>
      </w:r>
      <w:del w:id="170" w:author="Meryl Etman" w:date="2021-11-21T15:46:00Z">
        <w:r w:rsidRPr="006D2AE3" w:rsidDel="001C1B56">
          <w:rPr>
            <w:rFonts w:ascii="Times New Roman" w:eastAsia="Times New Roman" w:hAnsi="Times New Roman" w:cs="David" w:hint="cs"/>
            <w:sz w:val="24"/>
            <w:szCs w:val="24"/>
            <w:rtl/>
            <w:lang w:eastAsia="he-IL"/>
          </w:rPr>
          <w:delText>קומות חניון</w:delText>
        </w:r>
      </w:del>
      <w:ins w:id="171" w:author="Meryl Etman" w:date="2021-11-21T15:46:00Z">
        <w:r w:rsidR="001C1B56">
          <w:rPr>
            <w:rFonts w:ascii="Times New Roman" w:eastAsia="Times New Roman" w:hAnsi="Times New Roman" w:cs="David" w:hint="cs"/>
            <w:sz w:val="24"/>
            <w:szCs w:val="24"/>
            <w:rtl/>
            <w:lang w:eastAsia="he-IL"/>
          </w:rPr>
          <w:t xml:space="preserve">2 מבואות הכניסה לבניינים </w:t>
        </w:r>
      </w:ins>
      <w:ins w:id="172" w:author="Meryl Etman" w:date="2021-11-21T15:49:00Z">
        <w:del w:id="173" w:author="Meryl Etman [2]" w:date="2021-11-21T17:45:00Z">
          <w:r w:rsidR="006937E6" w:rsidDel="00D11358">
            <w:rPr>
              <w:rFonts w:ascii="Times New Roman" w:eastAsia="Times New Roman" w:hAnsi="Times New Roman" w:cs="David"/>
              <w:sz w:val="24"/>
              <w:szCs w:val="24"/>
              <w:rtl/>
              <w:lang w:eastAsia="he-IL"/>
            </w:rPr>
            <w:tab/>
          </w:r>
        </w:del>
      </w:ins>
      <w:del w:id="174" w:author="Meryl Etman" w:date="2021-11-21T15:46:00Z">
        <w:r w:rsidRPr="006D2AE3" w:rsidDel="006937E6">
          <w:rPr>
            <w:rFonts w:ascii="Times New Roman" w:eastAsia="Times New Roman" w:hAnsi="Times New Roman" w:cs="David" w:hint="cs"/>
            <w:sz w:val="24"/>
            <w:szCs w:val="24"/>
            <w:rtl/>
            <w:lang w:eastAsia="he-IL"/>
          </w:rPr>
          <w:delText>.............................................</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xml:space="preserve">........................ </w:delText>
        </w:r>
      </w:del>
      <w:ins w:id="175" w:author="Meryl Etman" w:date="2021-11-21T15:46:00Z">
        <w:r w:rsidR="006937E6">
          <w:rPr>
            <w:rFonts w:ascii="Times New Roman" w:eastAsia="Times New Roman" w:hAnsi="Times New Roman" w:cs="David" w:hint="cs"/>
            <w:sz w:val="24"/>
            <w:szCs w:val="24"/>
            <w:rtl/>
            <w:lang w:eastAsia="he-IL"/>
          </w:rPr>
          <w:t xml:space="preserve">5,000 ₪ </w:t>
        </w:r>
        <w:r w:rsidR="006937E6">
          <w:rPr>
            <w:rFonts w:ascii="Times New Roman" w:eastAsia="Times New Roman" w:hAnsi="Times New Roman" w:cs="David" w:hint="cs"/>
            <w:sz w:val="24"/>
            <w:szCs w:val="24"/>
            <w:lang w:eastAsia="he-IL"/>
          </w:rPr>
          <w:t>X</w:t>
        </w:r>
        <w:r w:rsidR="006937E6">
          <w:rPr>
            <w:rFonts w:ascii="Times New Roman" w:eastAsia="Times New Roman" w:hAnsi="Times New Roman" w:cs="David" w:hint="cs"/>
            <w:sz w:val="24"/>
            <w:szCs w:val="24"/>
            <w:rtl/>
            <w:lang w:eastAsia="he-IL"/>
          </w:rPr>
          <w:t xml:space="preserve"> 2 יח' </w:t>
        </w:r>
      </w:ins>
      <w:ins w:id="176" w:author="Meryl Etman [2]" w:date="2021-11-21T17:45:00Z">
        <w:r w:rsidR="00D11358">
          <w:rPr>
            <w:rFonts w:ascii="Times New Roman" w:eastAsia="Times New Roman" w:hAnsi="Times New Roman" w:cs="David" w:hint="cs"/>
            <w:sz w:val="24"/>
            <w:szCs w:val="24"/>
            <w:lang w:eastAsia="he-IL"/>
          </w:rPr>
          <w:t>X</w:t>
        </w:r>
        <w:r w:rsidR="00D11358">
          <w:rPr>
            <w:rFonts w:ascii="Times New Roman" w:eastAsia="Times New Roman" w:hAnsi="Times New Roman" w:cs="David" w:hint="cs"/>
            <w:sz w:val="24"/>
            <w:szCs w:val="24"/>
            <w:rtl/>
            <w:lang w:eastAsia="he-IL"/>
          </w:rPr>
          <w:t xml:space="preserve"> 0.86 </w:t>
        </w:r>
      </w:ins>
      <w:ins w:id="177" w:author="Meryl Etman" w:date="2021-11-21T15:46:00Z">
        <w:r w:rsidR="006937E6">
          <w:rPr>
            <w:rFonts w:ascii="Times New Roman" w:eastAsia="Times New Roman" w:hAnsi="Times New Roman" w:cs="David" w:hint="cs"/>
            <w:sz w:val="24"/>
            <w:szCs w:val="24"/>
            <w:rtl/>
            <w:lang w:eastAsia="he-IL"/>
          </w:rPr>
          <w:t>=</w:t>
        </w:r>
      </w:ins>
      <w:ins w:id="178" w:author="Meryl Etman" w:date="2021-11-21T15:50:00Z">
        <w:r w:rsidR="006937E6">
          <w:rPr>
            <w:rFonts w:ascii="Times New Roman" w:eastAsia="Times New Roman" w:hAnsi="Times New Roman" w:cs="David"/>
            <w:sz w:val="24"/>
            <w:szCs w:val="24"/>
            <w:rtl/>
            <w:lang w:eastAsia="he-IL"/>
          </w:rPr>
          <w:tab/>
        </w:r>
      </w:ins>
      <w:ins w:id="179" w:author="Meryl Etman" w:date="2021-11-21T15:46:00Z">
        <w:r w:rsidR="006937E6">
          <w:rPr>
            <w:rFonts w:ascii="Times New Roman" w:eastAsia="Times New Roman" w:hAnsi="Times New Roman" w:cs="David" w:hint="cs"/>
            <w:sz w:val="24"/>
            <w:szCs w:val="24"/>
            <w:rtl/>
            <w:lang w:eastAsia="he-IL"/>
          </w:rPr>
          <w:t xml:space="preserve"> </w:t>
        </w:r>
        <w:del w:id="180" w:author="Meryl Etman [2]" w:date="2021-11-21T17:45:00Z">
          <w:r w:rsidR="006937E6" w:rsidDel="00D11358">
            <w:rPr>
              <w:rFonts w:ascii="Times New Roman" w:eastAsia="Times New Roman" w:hAnsi="Times New Roman" w:cs="David" w:hint="cs"/>
              <w:sz w:val="24"/>
              <w:szCs w:val="24"/>
              <w:rtl/>
              <w:lang w:eastAsia="he-IL"/>
            </w:rPr>
            <w:delText>10,00</w:delText>
          </w:r>
        </w:del>
      </w:ins>
      <w:ins w:id="181" w:author="Meryl Etman" w:date="2021-11-21T15:50:00Z">
        <w:del w:id="182" w:author="Meryl Etman [2]" w:date="2021-11-21T17:45:00Z">
          <w:r w:rsidR="006937E6" w:rsidDel="00D11358">
            <w:rPr>
              <w:rFonts w:ascii="Times New Roman" w:eastAsia="Times New Roman" w:hAnsi="Times New Roman" w:cs="David" w:hint="cs"/>
              <w:sz w:val="24"/>
              <w:szCs w:val="24"/>
              <w:rtl/>
              <w:lang w:eastAsia="he-IL"/>
            </w:rPr>
            <w:delText>0</w:delText>
          </w:r>
        </w:del>
      </w:ins>
      <w:ins w:id="183" w:author="Meryl Etman [2]" w:date="2021-11-21T17:45:00Z">
        <w:r w:rsidR="00D11358">
          <w:rPr>
            <w:rFonts w:ascii="Times New Roman" w:eastAsia="Times New Roman" w:hAnsi="Times New Roman" w:cs="David" w:hint="cs"/>
            <w:sz w:val="24"/>
            <w:szCs w:val="24"/>
            <w:rtl/>
            <w:lang w:eastAsia="he-IL"/>
          </w:rPr>
          <w:t xml:space="preserve">8,600 </w:t>
        </w:r>
      </w:ins>
      <w:ins w:id="184" w:author="Meryl Etman" w:date="2021-11-21T15:46:00Z">
        <w:del w:id="185" w:author="Meryl Etman [2]" w:date="2021-11-21T17:45:00Z">
          <w:r w:rsidR="006937E6" w:rsidDel="00D11358">
            <w:rPr>
              <w:rFonts w:ascii="Times New Roman" w:eastAsia="Times New Roman" w:hAnsi="Times New Roman" w:cs="David" w:hint="cs"/>
              <w:sz w:val="24"/>
              <w:szCs w:val="24"/>
              <w:rtl/>
              <w:lang w:eastAsia="he-IL"/>
            </w:rPr>
            <w:delText xml:space="preserve"> </w:delText>
          </w:r>
          <w:r w:rsidR="006937E6" w:rsidRPr="006D2AE3" w:rsidDel="00D11358">
            <w:rPr>
              <w:rFonts w:ascii="Times New Roman" w:eastAsia="Times New Roman" w:hAnsi="Times New Roman" w:cs="David" w:hint="cs"/>
              <w:sz w:val="24"/>
              <w:szCs w:val="24"/>
              <w:rtl/>
              <w:lang w:eastAsia="he-IL"/>
            </w:rPr>
            <w:delText xml:space="preserve"> </w:delText>
          </w:r>
        </w:del>
      </w:ins>
      <w:r w:rsidRPr="006D2AE3">
        <w:rPr>
          <w:rFonts w:ascii="Times New Roman" w:eastAsia="Times New Roman" w:hAnsi="Times New Roman" w:cs="David" w:hint="cs"/>
          <w:sz w:val="24"/>
          <w:szCs w:val="24"/>
          <w:rtl/>
          <w:lang w:eastAsia="he-IL"/>
        </w:rPr>
        <w:t xml:space="preserve">₪ </w:t>
      </w:r>
    </w:p>
    <w:p w14:paraId="15CD383C" w14:textId="6F4A3128" w:rsidR="006D2AE3" w:rsidRPr="006D2AE3" w:rsidDel="00D11358" w:rsidRDefault="006D2AE3" w:rsidP="006937E6">
      <w:pPr>
        <w:widowControl w:val="0"/>
        <w:spacing w:before="120" w:beforeAutospacing="0" w:after="60" w:afterAutospacing="0" w:line="240" w:lineRule="auto"/>
        <w:ind w:left="1440"/>
        <w:jc w:val="both"/>
        <w:rPr>
          <w:del w:id="186" w:author="Meryl Etman [2]" w:date="2021-11-21T17:46:00Z"/>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1.1.4 </w:t>
      </w:r>
      <w:del w:id="187" w:author="Meryl Etman" w:date="2021-11-21T15:46:00Z">
        <w:r w:rsidRPr="006D2AE3" w:rsidDel="006937E6">
          <w:rPr>
            <w:rFonts w:ascii="Times New Roman" w:eastAsia="Times New Roman" w:hAnsi="Times New Roman" w:cs="David" w:hint="cs"/>
            <w:sz w:val="24"/>
            <w:szCs w:val="24"/>
            <w:rtl/>
            <w:lang w:eastAsia="he-IL"/>
          </w:rPr>
          <w:delText>תאום קומת קרקע ולובי ראשי.................................</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w:delText>
        </w:r>
      </w:del>
      <w:ins w:id="188" w:author="Meryl Etman" w:date="2021-11-21T15:46:00Z">
        <w:r w:rsidR="006937E6">
          <w:rPr>
            <w:rFonts w:ascii="Times New Roman" w:eastAsia="Times New Roman" w:hAnsi="Times New Roman" w:cs="David" w:hint="cs"/>
            <w:sz w:val="24"/>
            <w:szCs w:val="24"/>
            <w:rtl/>
            <w:lang w:eastAsia="he-IL"/>
          </w:rPr>
          <w:t>תאום מערכות שטח המגרש</w:t>
        </w:r>
      </w:ins>
      <w:ins w:id="189" w:author="Meryl Etman" w:date="2021-11-21T15:49:00Z">
        <w:r w:rsidR="006937E6">
          <w:rPr>
            <w:rFonts w:ascii="Times New Roman" w:eastAsia="Times New Roman" w:hAnsi="Times New Roman" w:cs="David"/>
            <w:sz w:val="24"/>
            <w:szCs w:val="24"/>
            <w:rtl/>
            <w:lang w:eastAsia="he-IL"/>
          </w:rPr>
          <w:tab/>
        </w:r>
        <w:r w:rsidR="006937E6">
          <w:rPr>
            <w:rFonts w:ascii="Times New Roman" w:eastAsia="Times New Roman" w:hAnsi="Times New Roman" w:cs="David"/>
            <w:sz w:val="24"/>
            <w:szCs w:val="24"/>
            <w:rtl/>
            <w:lang w:eastAsia="he-IL"/>
          </w:rPr>
          <w:tab/>
        </w:r>
        <w:r w:rsidR="006937E6">
          <w:rPr>
            <w:rFonts w:ascii="Times New Roman" w:eastAsia="Times New Roman" w:hAnsi="Times New Roman" w:cs="David"/>
            <w:sz w:val="24"/>
            <w:szCs w:val="24"/>
            <w:rtl/>
            <w:lang w:eastAsia="he-IL"/>
          </w:rPr>
          <w:tab/>
        </w:r>
        <w:r w:rsidR="006937E6">
          <w:rPr>
            <w:rFonts w:ascii="Times New Roman" w:eastAsia="Times New Roman" w:hAnsi="Times New Roman" w:cs="David"/>
            <w:sz w:val="24"/>
            <w:szCs w:val="24"/>
            <w:rtl/>
            <w:lang w:eastAsia="he-IL"/>
          </w:rPr>
          <w:tab/>
        </w:r>
      </w:ins>
      <w:ins w:id="190" w:author="Meryl Etman" w:date="2021-11-21T15:50:00Z">
        <w:r w:rsidR="006937E6">
          <w:rPr>
            <w:rFonts w:ascii="Times New Roman" w:eastAsia="Times New Roman" w:hAnsi="Times New Roman" w:cs="David"/>
            <w:sz w:val="24"/>
            <w:szCs w:val="24"/>
            <w:rtl/>
            <w:lang w:eastAsia="he-IL"/>
          </w:rPr>
          <w:tab/>
        </w:r>
      </w:ins>
      <w:ins w:id="191" w:author="Meryl Etman" w:date="2021-11-21T15:46:00Z">
        <w:r w:rsidR="006937E6">
          <w:rPr>
            <w:rFonts w:ascii="Times New Roman" w:eastAsia="Times New Roman" w:hAnsi="Times New Roman" w:cs="David" w:hint="cs"/>
            <w:sz w:val="24"/>
            <w:szCs w:val="24"/>
            <w:rtl/>
            <w:lang w:eastAsia="he-IL"/>
          </w:rPr>
          <w:t xml:space="preserve"> </w:t>
        </w:r>
        <w:del w:id="192" w:author="Meryl Etman [2]" w:date="2021-11-21T17:46:00Z">
          <w:r w:rsidR="006937E6" w:rsidRPr="00D11358" w:rsidDel="00D11358">
            <w:rPr>
              <w:rFonts w:ascii="Times New Roman" w:eastAsia="Times New Roman" w:hAnsi="Times New Roman" w:cs="David"/>
              <w:sz w:val="24"/>
              <w:szCs w:val="24"/>
              <w:u w:val="single"/>
              <w:rtl/>
              <w:lang w:eastAsia="he-IL"/>
              <w:rPrChange w:id="193" w:author="Meryl Etman [2]" w:date="2021-11-21T17:46:00Z">
                <w:rPr>
                  <w:rFonts w:ascii="Times New Roman" w:eastAsia="Times New Roman" w:hAnsi="Times New Roman" w:cs="David"/>
                  <w:sz w:val="24"/>
                  <w:szCs w:val="24"/>
                  <w:rtl/>
                  <w:lang w:eastAsia="he-IL"/>
                </w:rPr>
              </w:rPrChange>
            </w:rPr>
            <w:delText>10,000</w:delText>
          </w:r>
        </w:del>
      </w:ins>
      <w:ins w:id="194" w:author="Meryl Etman [2]" w:date="2021-11-21T17:46:00Z">
        <w:r w:rsidR="00D11358" w:rsidRPr="00D11358">
          <w:rPr>
            <w:rFonts w:ascii="Times New Roman" w:eastAsia="Times New Roman" w:hAnsi="Times New Roman" w:cs="David"/>
            <w:sz w:val="24"/>
            <w:szCs w:val="24"/>
            <w:u w:val="single"/>
            <w:rtl/>
            <w:lang w:eastAsia="he-IL"/>
            <w:rPrChange w:id="195" w:author="Meryl Etman [2]" w:date="2021-11-21T17:46:00Z">
              <w:rPr>
                <w:rFonts w:ascii="Times New Roman" w:eastAsia="Times New Roman" w:hAnsi="Times New Roman" w:cs="David"/>
                <w:sz w:val="24"/>
                <w:szCs w:val="24"/>
                <w:rtl/>
                <w:lang w:eastAsia="he-IL"/>
              </w:rPr>
            </w:rPrChange>
          </w:rPr>
          <w:t>8,600</w:t>
        </w:r>
      </w:ins>
      <w:ins w:id="196" w:author="Meryl Etman" w:date="2021-11-21T15:46:00Z">
        <w:del w:id="197" w:author="Meryl Etman [2]" w:date="2021-11-21T17:46:00Z">
          <w:r w:rsidR="006937E6" w:rsidRPr="00D11358" w:rsidDel="00D11358">
            <w:rPr>
              <w:rFonts w:ascii="Times New Roman" w:eastAsia="Times New Roman" w:hAnsi="Times New Roman" w:cs="David"/>
              <w:sz w:val="24"/>
              <w:szCs w:val="24"/>
              <w:u w:val="single"/>
              <w:rtl/>
              <w:lang w:eastAsia="he-IL"/>
              <w:rPrChange w:id="198" w:author="Meryl Etman [2]" w:date="2021-11-21T17:46:00Z">
                <w:rPr>
                  <w:rFonts w:ascii="Times New Roman" w:eastAsia="Times New Roman" w:hAnsi="Times New Roman" w:cs="David"/>
                  <w:sz w:val="24"/>
                  <w:szCs w:val="24"/>
                  <w:rtl/>
                  <w:lang w:eastAsia="he-IL"/>
                </w:rPr>
              </w:rPrChange>
            </w:rPr>
            <w:delText xml:space="preserve"> </w:delText>
          </w:r>
        </w:del>
      </w:ins>
      <w:r w:rsidRPr="00D11358">
        <w:rPr>
          <w:rFonts w:ascii="Times New Roman" w:eastAsia="Times New Roman" w:hAnsi="Times New Roman" w:cs="David"/>
          <w:sz w:val="24"/>
          <w:szCs w:val="24"/>
          <w:u w:val="single"/>
          <w:rtl/>
          <w:lang w:eastAsia="he-IL"/>
          <w:rPrChange w:id="199" w:author="Meryl Etman [2]" w:date="2021-11-21T17:46:00Z">
            <w:rPr>
              <w:rFonts w:ascii="Times New Roman" w:eastAsia="Times New Roman" w:hAnsi="Times New Roman" w:cs="David"/>
              <w:sz w:val="24"/>
              <w:szCs w:val="24"/>
              <w:rtl/>
              <w:lang w:eastAsia="he-IL"/>
            </w:rPr>
          </w:rPrChange>
        </w:rPr>
        <w:t xml:space="preserve"> ₪</w:t>
      </w:r>
    </w:p>
    <w:p w14:paraId="7CF314E2" w14:textId="12A11955" w:rsidR="006D2AE3" w:rsidRPr="006D2AE3" w:rsidDel="006937E6" w:rsidRDefault="006D2AE3">
      <w:pPr>
        <w:widowControl w:val="0"/>
        <w:spacing w:before="120" w:beforeAutospacing="0" w:after="60" w:afterAutospacing="0" w:line="240" w:lineRule="auto"/>
        <w:jc w:val="both"/>
        <w:rPr>
          <w:del w:id="200" w:author="Meryl Etman" w:date="2021-11-21T15:47:00Z"/>
          <w:rFonts w:ascii="Times New Roman" w:eastAsia="Times New Roman" w:hAnsi="Times New Roman" w:cs="David"/>
          <w:sz w:val="24"/>
          <w:szCs w:val="24"/>
          <w:rtl/>
          <w:lang w:eastAsia="he-IL"/>
        </w:rPr>
        <w:pPrChange w:id="201" w:author="Meryl Etman [2]" w:date="2021-11-21T17:46:00Z">
          <w:pPr>
            <w:widowControl w:val="0"/>
            <w:spacing w:before="120" w:beforeAutospacing="0" w:after="60" w:afterAutospacing="0" w:line="240" w:lineRule="auto"/>
            <w:ind w:left="1440"/>
            <w:jc w:val="both"/>
          </w:pPr>
        </w:pPrChange>
      </w:pPr>
      <w:del w:id="202" w:author="Meryl Etman" w:date="2021-11-21T15:47:00Z">
        <w:r w:rsidRPr="006D2AE3" w:rsidDel="006937E6">
          <w:rPr>
            <w:rFonts w:ascii="Times New Roman" w:eastAsia="Times New Roman" w:hAnsi="Times New Roman" w:cs="David" w:hint="cs"/>
            <w:sz w:val="24"/>
            <w:szCs w:val="24"/>
            <w:rtl/>
            <w:lang w:eastAsia="he-IL"/>
          </w:rPr>
          <w:delText>1.1.5 תאום קומות המסחר...............................................</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xml:space="preserve">...................... ₪ </w:delText>
        </w:r>
      </w:del>
    </w:p>
    <w:p w14:paraId="1475200F" w14:textId="1FAEADCF" w:rsidR="006D2AE3" w:rsidRPr="006D2AE3" w:rsidDel="006937E6" w:rsidRDefault="006D2AE3">
      <w:pPr>
        <w:widowControl w:val="0"/>
        <w:spacing w:before="120" w:beforeAutospacing="0" w:after="60" w:afterAutospacing="0" w:line="240" w:lineRule="auto"/>
        <w:jc w:val="both"/>
        <w:rPr>
          <w:del w:id="203" w:author="Meryl Etman" w:date="2021-11-21T15:47:00Z"/>
          <w:rFonts w:ascii="Times New Roman" w:eastAsia="Times New Roman" w:hAnsi="Times New Roman" w:cs="David"/>
          <w:sz w:val="24"/>
          <w:szCs w:val="24"/>
          <w:rtl/>
          <w:lang w:eastAsia="he-IL"/>
        </w:rPr>
        <w:pPrChange w:id="204" w:author="Meryl Etman [2]" w:date="2021-11-21T17:46:00Z">
          <w:pPr>
            <w:widowControl w:val="0"/>
            <w:spacing w:before="120" w:beforeAutospacing="0" w:after="60" w:afterAutospacing="0" w:line="240" w:lineRule="auto"/>
            <w:ind w:left="1440"/>
            <w:jc w:val="both"/>
          </w:pPr>
        </w:pPrChange>
      </w:pPr>
      <w:del w:id="205" w:author="Meryl Etman" w:date="2021-11-21T15:47:00Z">
        <w:r w:rsidRPr="006D2AE3" w:rsidDel="006937E6">
          <w:rPr>
            <w:rFonts w:ascii="Times New Roman" w:eastAsia="Times New Roman" w:hAnsi="Times New Roman" w:cs="David" w:hint="cs"/>
            <w:sz w:val="24"/>
            <w:szCs w:val="24"/>
            <w:rtl/>
            <w:lang w:eastAsia="he-IL"/>
          </w:rPr>
          <w:delText>1.1.6 תאום קומות המגורים...............................................</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w:delText>
        </w:r>
      </w:del>
    </w:p>
    <w:p w14:paraId="6C5B9FF6" w14:textId="3CCA985C" w:rsidR="006D2AE3" w:rsidRPr="006D2AE3" w:rsidDel="006937E6" w:rsidRDefault="006D2AE3">
      <w:pPr>
        <w:widowControl w:val="0"/>
        <w:spacing w:before="120" w:beforeAutospacing="0" w:after="60" w:afterAutospacing="0" w:line="240" w:lineRule="auto"/>
        <w:jc w:val="both"/>
        <w:rPr>
          <w:del w:id="206" w:author="Meryl Etman" w:date="2021-11-21T15:47:00Z"/>
          <w:rFonts w:ascii="Times New Roman" w:eastAsia="Times New Roman" w:hAnsi="Times New Roman" w:cs="David"/>
          <w:sz w:val="24"/>
          <w:szCs w:val="24"/>
          <w:lang w:eastAsia="he-IL"/>
        </w:rPr>
        <w:pPrChange w:id="207" w:author="Meryl Etman [2]" w:date="2021-11-21T17:46:00Z">
          <w:pPr>
            <w:widowControl w:val="0"/>
            <w:spacing w:before="120" w:beforeAutospacing="0" w:after="60" w:afterAutospacing="0" w:line="240" w:lineRule="auto"/>
            <w:ind w:left="1440"/>
            <w:jc w:val="both"/>
          </w:pPr>
        </w:pPrChange>
      </w:pPr>
      <w:del w:id="208" w:author="Meryl Etman" w:date="2021-11-21T15:47:00Z">
        <w:r w:rsidRPr="006D2AE3" w:rsidDel="006937E6">
          <w:rPr>
            <w:rFonts w:ascii="Times New Roman" w:eastAsia="Times New Roman" w:hAnsi="Times New Roman" w:cs="David" w:hint="cs"/>
            <w:sz w:val="24"/>
            <w:szCs w:val="24"/>
            <w:rtl/>
            <w:lang w:eastAsia="he-IL"/>
          </w:rPr>
          <w:delText>1.1.7 תאום מערכות גג המגורים..........................................</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xml:space="preserve">...................  ₪ </w:delText>
        </w:r>
      </w:del>
    </w:p>
    <w:p w14:paraId="12148945" w14:textId="5AB0CA07" w:rsidR="006D2AE3" w:rsidRPr="006D2AE3" w:rsidDel="006937E6" w:rsidRDefault="006D2AE3">
      <w:pPr>
        <w:widowControl w:val="0"/>
        <w:spacing w:before="120" w:beforeAutospacing="0" w:after="60" w:afterAutospacing="0" w:line="240" w:lineRule="auto"/>
        <w:jc w:val="both"/>
        <w:rPr>
          <w:del w:id="209" w:author="Meryl Etman" w:date="2021-11-21T15:47:00Z"/>
          <w:rFonts w:ascii="Times New Roman" w:eastAsia="Times New Roman" w:hAnsi="Times New Roman" w:cs="David"/>
          <w:sz w:val="24"/>
          <w:szCs w:val="24"/>
          <w:rtl/>
          <w:lang w:eastAsia="he-IL"/>
        </w:rPr>
        <w:pPrChange w:id="210" w:author="Meryl Etman [2]" w:date="2021-11-21T17:46:00Z">
          <w:pPr>
            <w:widowControl w:val="0"/>
            <w:spacing w:before="120" w:beforeAutospacing="0" w:after="60" w:afterAutospacing="0" w:line="240" w:lineRule="auto"/>
            <w:ind w:left="1440"/>
            <w:jc w:val="both"/>
          </w:pPr>
        </w:pPrChange>
      </w:pPr>
      <w:del w:id="211" w:author="Meryl Etman" w:date="2021-11-21T15:47:00Z">
        <w:r w:rsidRPr="006D2AE3" w:rsidDel="006937E6">
          <w:rPr>
            <w:rFonts w:ascii="Times New Roman" w:eastAsia="Times New Roman" w:hAnsi="Times New Roman" w:cs="David" w:hint="cs"/>
            <w:sz w:val="24"/>
            <w:szCs w:val="24"/>
            <w:rtl/>
            <w:lang w:eastAsia="he-IL"/>
          </w:rPr>
          <w:delText>1.1.8 תאום מערכות גג המסחר.............................................</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w:delText>
        </w:r>
      </w:del>
    </w:p>
    <w:p w14:paraId="38E2DAEF" w14:textId="4B4350A0" w:rsidR="006D2AE3" w:rsidRPr="006D2AE3" w:rsidRDefault="006D2AE3" w:rsidP="00A66E22">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del w:id="212" w:author="Meryl Etman" w:date="2021-11-21T15:47:00Z">
        <w:r w:rsidRPr="006D2AE3" w:rsidDel="006937E6">
          <w:rPr>
            <w:rFonts w:ascii="Times New Roman" w:eastAsia="Times New Roman" w:hAnsi="Times New Roman" w:cs="David" w:hint="cs"/>
            <w:sz w:val="24"/>
            <w:szCs w:val="24"/>
            <w:rtl/>
            <w:lang w:eastAsia="he-IL"/>
          </w:rPr>
          <w:delText>*מחק את המיותר</w:delText>
        </w:r>
      </w:del>
    </w:p>
    <w:p w14:paraId="71F5C582" w14:textId="15D999EE" w:rsidR="006D2AE3" w:rsidRDefault="006D2AE3" w:rsidP="00471EF1">
      <w:pPr>
        <w:widowControl w:val="0"/>
        <w:spacing w:before="120" w:beforeAutospacing="0" w:after="60" w:afterAutospacing="0" w:line="240" w:lineRule="auto"/>
        <w:ind w:left="1440" w:hanging="720"/>
        <w:jc w:val="both"/>
        <w:rPr>
          <w:ins w:id="213" w:author="Meryl Etman" w:date="2021-11-21T15:47:00Z"/>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w:t>
      </w:r>
      <w:ins w:id="214" w:author="Meryl Etman" w:date="2021-11-21T15:51:00Z">
        <w:r w:rsidR="006937E6">
          <w:rPr>
            <w:rFonts w:ascii="Times New Roman" w:eastAsia="Times New Roman" w:hAnsi="Times New Roman" w:cs="David"/>
            <w:b/>
            <w:bCs/>
            <w:sz w:val="24"/>
            <w:szCs w:val="24"/>
            <w:rtl/>
            <w:lang w:eastAsia="he-IL"/>
          </w:rPr>
          <w:tab/>
        </w:r>
      </w:ins>
      <w:del w:id="215" w:author="Meryl Etman" w:date="2021-11-21T15:51:00Z">
        <w:r w:rsidRPr="006D2AE3" w:rsidDel="006937E6">
          <w:rPr>
            <w:rFonts w:ascii="Times New Roman" w:eastAsia="Times New Roman" w:hAnsi="Times New Roman" w:cs="David" w:hint="cs"/>
            <w:b/>
            <w:bCs/>
            <w:sz w:val="24"/>
            <w:szCs w:val="24"/>
            <w:rtl/>
            <w:lang w:eastAsia="he-IL"/>
          </w:rPr>
          <w:delText xml:space="preserve">      </w:delText>
        </w:r>
      </w:del>
      <w:del w:id="216" w:author="Meryl Etman" w:date="2021-11-21T15:48:00Z">
        <w:r w:rsidRPr="006D2AE3" w:rsidDel="006937E6">
          <w:rPr>
            <w:rFonts w:ascii="Times New Roman" w:eastAsia="Times New Roman" w:hAnsi="Times New Roman" w:cs="David" w:hint="cs"/>
            <w:b/>
            <w:bCs/>
            <w:sz w:val="24"/>
            <w:szCs w:val="24"/>
            <w:rtl/>
            <w:lang w:eastAsia="he-IL"/>
          </w:rPr>
          <w:delText xml:space="preserve">                 </w:delText>
        </w:r>
      </w:del>
      <w:r w:rsidRPr="006D2AE3">
        <w:rPr>
          <w:rFonts w:ascii="Times New Roman" w:eastAsia="Times New Roman" w:hAnsi="Times New Roman" w:cs="David" w:hint="cs"/>
          <w:b/>
          <w:bCs/>
          <w:sz w:val="24"/>
          <w:szCs w:val="24"/>
          <w:rtl/>
          <w:lang w:eastAsia="he-IL"/>
        </w:rPr>
        <w:t>סה"כ:</w:t>
      </w:r>
      <w:ins w:id="217" w:author="Meryl Etman" w:date="2021-11-21T15:51:00Z">
        <w:r w:rsidR="006937E6">
          <w:rPr>
            <w:rFonts w:ascii="Times New Roman" w:eastAsia="Times New Roman" w:hAnsi="Times New Roman" w:cs="David"/>
            <w:b/>
            <w:bCs/>
            <w:sz w:val="24"/>
            <w:szCs w:val="24"/>
            <w:rtl/>
            <w:lang w:eastAsia="he-IL"/>
          </w:rPr>
          <w:tab/>
        </w:r>
        <w:r w:rsidR="006937E6">
          <w:rPr>
            <w:rFonts w:ascii="Times New Roman" w:eastAsia="Times New Roman" w:hAnsi="Times New Roman" w:cs="David"/>
            <w:b/>
            <w:bCs/>
            <w:sz w:val="24"/>
            <w:szCs w:val="24"/>
            <w:rtl/>
            <w:lang w:eastAsia="he-IL"/>
          </w:rPr>
          <w:tab/>
        </w:r>
      </w:ins>
      <w:ins w:id="218" w:author="Meryl Etman" w:date="2021-11-21T15:52:00Z">
        <w:r w:rsidR="006937E6">
          <w:rPr>
            <w:rFonts w:ascii="Times New Roman" w:eastAsia="Times New Roman" w:hAnsi="Times New Roman" w:cs="David"/>
            <w:b/>
            <w:bCs/>
            <w:sz w:val="24"/>
            <w:szCs w:val="24"/>
            <w:rtl/>
            <w:lang w:eastAsia="he-IL"/>
          </w:rPr>
          <w:tab/>
        </w:r>
      </w:ins>
      <w:del w:id="219" w:author="Meryl Etman" w:date="2021-11-21T15:52:00Z">
        <w:r w:rsidRPr="006D2AE3" w:rsidDel="006937E6">
          <w:rPr>
            <w:rFonts w:ascii="Times New Roman" w:eastAsia="Times New Roman" w:hAnsi="Times New Roman" w:cs="David" w:hint="cs"/>
            <w:b/>
            <w:bCs/>
            <w:sz w:val="24"/>
            <w:szCs w:val="24"/>
            <w:rtl/>
            <w:lang w:eastAsia="he-IL"/>
          </w:rPr>
          <w:delText xml:space="preserve"> </w:delText>
        </w:r>
      </w:del>
      <w:del w:id="220" w:author="Meryl Etman" w:date="2021-11-21T15:47:00Z">
        <w:r w:rsidRPr="006D2AE3" w:rsidDel="006937E6">
          <w:rPr>
            <w:rFonts w:ascii="Times New Roman" w:eastAsia="Times New Roman" w:hAnsi="Times New Roman" w:cs="David" w:hint="cs"/>
            <w:b/>
            <w:bCs/>
            <w:sz w:val="24"/>
            <w:szCs w:val="24"/>
            <w:rtl/>
            <w:lang w:eastAsia="he-IL"/>
          </w:rPr>
          <w:delText>______ ___</w:delText>
        </w:r>
      </w:del>
      <w:ins w:id="221" w:author="Meryl Etman" w:date="2021-11-21T15:47:00Z">
        <w:del w:id="222" w:author="Meryl Etman [2]" w:date="2021-11-21T17:46:00Z">
          <w:r w:rsidR="006937E6" w:rsidDel="00D11358">
            <w:rPr>
              <w:rFonts w:ascii="Times New Roman" w:eastAsia="Times New Roman" w:hAnsi="Times New Roman" w:cs="David" w:hint="cs"/>
              <w:b/>
              <w:bCs/>
              <w:sz w:val="24"/>
              <w:szCs w:val="24"/>
              <w:rtl/>
              <w:lang w:eastAsia="he-IL"/>
            </w:rPr>
            <w:delText>145</w:delText>
          </w:r>
        </w:del>
      </w:ins>
      <w:ins w:id="223" w:author="Meryl Etman [2]" w:date="2021-11-21T17:46:00Z">
        <w:r w:rsidR="00D11358">
          <w:rPr>
            <w:rFonts w:ascii="Times New Roman" w:eastAsia="Times New Roman" w:hAnsi="Times New Roman" w:cs="David" w:hint="cs"/>
            <w:b/>
            <w:bCs/>
            <w:sz w:val="24"/>
            <w:szCs w:val="24"/>
            <w:rtl/>
            <w:lang w:eastAsia="he-IL"/>
          </w:rPr>
          <w:t>125</w:t>
        </w:r>
      </w:ins>
      <w:ins w:id="224" w:author="Meryl Etman" w:date="2021-11-21T15:47:00Z">
        <w:r w:rsidR="006937E6">
          <w:rPr>
            <w:rFonts w:ascii="Times New Roman" w:eastAsia="Times New Roman" w:hAnsi="Times New Roman" w:cs="David" w:hint="cs"/>
            <w:b/>
            <w:bCs/>
            <w:sz w:val="24"/>
            <w:szCs w:val="24"/>
            <w:rtl/>
            <w:lang w:eastAsia="he-IL"/>
          </w:rPr>
          <w:t xml:space="preserve">,000 </w:t>
        </w:r>
      </w:ins>
      <w:r w:rsidRPr="006D2AE3">
        <w:rPr>
          <w:rFonts w:ascii="Times New Roman" w:eastAsia="Times New Roman" w:hAnsi="Times New Roman" w:cs="David" w:hint="cs"/>
          <w:b/>
          <w:bCs/>
          <w:sz w:val="24"/>
          <w:szCs w:val="24"/>
          <w:rtl/>
          <w:lang w:eastAsia="he-IL"/>
        </w:rPr>
        <w:t>₪</w:t>
      </w:r>
    </w:p>
    <w:p w14:paraId="44C47E8D" w14:textId="0A7CD769" w:rsidR="006937E6" w:rsidDel="00D11358" w:rsidRDefault="006937E6" w:rsidP="00A66E22">
      <w:pPr>
        <w:widowControl w:val="0"/>
        <w:spacing w:before="120" w:beforeAutospacing="0" w:after="60" w:afterAutospacing="0" w:line="240" w:lineRule="auto"/>
        <w:ind w:left="1440" w:hanging="720"/>
        <w:jc w:val="both"/>
        <w:rPr>
          <w:ins w:id="225" w:author="Meryl Etman" w:date="2021-11-21T15:47:00Z"/>
          <w:del w:id="226" w:author="Meryl Etman [2]" w:date="2021-11-21T17:46:00Z"/>
          <w:rFonts w:ascii="Times New Roman" w:eastAsia="Times New Roman" w:hAnsi="Times New Roman" w:cs="David"/>
          <w:b/>
          <w:bCs/>
          <w:sz w:val="24"/>
          <w:szCs w:val="24"/>
          <w:rtl/>
          <w:lang w:eastAsia="he-IL"/>
        </w:rPr>
      </w:pPr>
      <w:ins w:id="227" w:author="Meryl Etman" w:date="2021-11-21T15:47:00Z">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del w:id="228" w:author="Meryl Etman [2]" w:date="2021-11-21T17:46:00Z">
          <w:r w:rsidDel="00D11358">
            <w:rPr>
              <w:rFonts w:ascii="Times New Roman" w:eastAsia="Times New Roman" w:hAnsi="Times New Roman" w:cs="David" w:hint="cs"/>
              <w:b/>
              <w:bCs/>
              <w:sz w:val="24"/>
              <w:szCs w:val="24"/>
              <w:rtl/>
              <w:lang w:eastAsia="he-IL"/>
            </w:rPr>
            <w:delText>הנחה:</w:delText>
          </w:r>
        </w:del>
      </w:ins>
      <w:ins w:id="229" w:author="Meryl Etman" w:date="2021-11-21T15:51:00Z">
        <w:del w:id="230" w:author="Meryl Etman [2]" w:date="2021-11-21T17:46:00Z">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del>
      </w:ins>
      <w:ins w:id="231" w:author="Meryl Etman" w:date="2021-11-21T15:53:00Z">
        <w:del w:id="232" w:author="Meryl Etman [2]" w:date="2021-11-21T17:46:00Z">
          <w:r w:rsidDel="00D11358">
            <w:rPr>
              <w:rFonts w:ascii="Times New Roman" w:eastAsia="Times New Roman" w:hAnsi="Times New Roman" w:cs="David"/>
              <w:b/>
              <w:bCs/>
              <w:sz w:val="24"/>
              <w:szCs w:val="24"/>
              <w:rtl/>
              <w:lang w:eastAsia="he-IL"/>
            </w:rPr>
            <w:tab/>
          </w:r>
        </w:del>
      </w:ins>
      <w:ins w:id="233" w:author="Meryl Etman" w:date="2021-11-21T15:47:00Z">
        <w:del w:id="234" w:author="Meryl Etman [2]" w:date="2021-11-21T17:46:00Z">
          <w:r w:rsidDel="00D11358">
            <w:rPr>
              <w:rFonts w:ascii="Times New Roman" w:eastAsia="Times New Roman" w:hAnsi="Times New Roman" w:cs="David" w:hint="cs"/>
              <w:b/>
              <w:bCs/>
              <w:sz w:val="24"/>
              <w:szCs w:val="24"/>
              <w:rtl/>
              <w:lang w:eastAsia="he-IL"/>
            </w:rPr>
            <w:delText xml:space="preserve"> 14%</w:delText>
          </w:r>
        </w:del>
      </w:ins>
    </w:p>
    <w:p w14:paraId="494C9F50" w14:textId="12F60696" w:rsidR="006937E6" w:rsidRPr="006D2AE3" w:rsidRDefault="006937E6" w:rsidP="00B476A5">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ins w:id="235" w:author="Meryl Etman" w:date="2021-11-21T15:47:00Z">
        <w:del w:id="236" w:author="Meryl Etman [2]" w:date="2021-11-21T17:46:00Z">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hint="cs"/>
              <w:b/>
              <w:bCs/>
              <w:sz w:val="24"/>
              <w:szCs w:val="24"/>
              <w:rtl/>
              <w:lang w:eastAsia="he-IL"/>
            </w:rPr>
            <w:delText>סה</w:delText>
          </w:r>
        </w:del>
      </w:ins>
      <w:ins w:id="237" w:author="Meryl Etman" w:date="2021-11-21T15:48:00Z">
        <w:del w:id="238" w:author="Meryl Etman [2]" w:date="2021-11-21T17:46:00Z">
          <w:r w:rsidDel="00D11358">
            <w:rPr>
              <w:rFonts w:ascii="Times New Roman" w:eastAsia="Times New Roman" w:hAnsi="Times New Roman" w:cs="David" w:hint="cs"/>
              <w:b/>
              <w:bCs/>
              <w:sz w:val="24"/>
              <w:szCs w:val="24"/>
              <w:rtl/>
              <w:lang w:eastAsia="he-IL"/>
            </w:rPr>
            <w:delText>"</w:delText>
          </w:r>
        </w:del>
      </w:ins>
      <w:ins w:id="239" w:author="Meryl Etman" w:date="2021-11-21T15:47:00Z">
        <w:del w:id="240" w:author="Meryl Etman [2]" w:date="2021-11-21T17:46:00Z">
          <w:r w:rsidDel="00D11358">
            <w:rPr>
              <w:rFonts w:ascii="Times New Roman" w:eastAsia="Times New Roman" w:hAnsi="Times New Roman" w:cs="David" w:hint="cs"/>
              <w:b/>
              <w:bCs/>
              <w:sz w:val="24"/>
              <w:szCs w:val="24"/>
              <w:rtl/>
              <w:lang w:eastAsia="he-IL"/>
            </w:rPr>
            <w:delText>כ לאחר הנחה</w:delText>
          </w:r>
        </w:del>
      </w:ins>
      <w:ins w:id="241" w:author="Meryl Etman" w:date="2021-11-21T15:48:00Z">
        <w:del w:id="242" w:author="Meryl Etman [2]" w:date="2021-11-21T17:46:00Z">
          <w:r w:rsidDel="00D11358">
            <w:rPr>
              <w:rFonts w:ascii="Times New Roman" w:eastAsia="Times New Roman" w:hAnsi="Times New Roman" w:cs="David" w:hint="cs"/>
              <w:b/>
              <w:bCs/>
              <w:sz w:val="24"/>
              <w:szCs w:val="24"/>
              <w:rtl/>
              <w:lang w:eastAsia="he-IL"/>
            </w:rPr>
            <w:delText>:</w:delText>
          </w:r>
        </w:del>
      </w:ins>
      <w:ins w:id="243" w:author="Meryl Etman" w:date="2021-11-21T15:52:00Z">
        <w:del w:id="244" w:author="Meryl Etman [2]" w:date="2021-11-21T17:46:00Z">
          <w:r w:rsidDel="00D11358">
            <w:rPr>
              <w:rFonts w:ascii="Times New Roman" w:eastAsia="Times New Roman" w:hAnsi="Times New Roman" w:cs="David" w:hint="cs"/>
              <w:b/>
              <w:bCs/>
              <w:sz w:val="24"/>
              <w:szCs w:val="24"/>
              <w:rtl/>
              <w:lang w:eastAsia="he-IL"/>
            </w:rPr>
            <w:delText xml:space="preserve">        </w:delText>
          </w:r>
        </w:del>
      </w:ins>
      <w:ins w:id="245" w:author="Meryl Etman" w:date="2021-11-21T15:48:00Z">
        <w:del w:id="246" w:author="Meryl Etman [2]" w:date="2021-11-21T17:46:00Z">
          <w:r w:rsidDel="00D11358">
            <w:rPr>
              <w:rFonts w:ascii="Times New Roman" w:eastAsia="Times New Roman" w:hAnsi="Times New Roman" w:cs="David" w:hint="cs"/>
              <w:b/>
              <w:bCs/>
              <w:sz w:val="24"/>
              <w:szCs w:val="24"/>
              <w:rtl/>
              <w:lang w:eastAsia="he-IL"/>
            </w:rPr>
            <w:delText xml:space="preserve"> 125,00</w:delText>
          </w:r>
        </w:del>
      </w:ins>
      <w:ins w:id="247" w:author="Meryl Etman" w:date="2021-11-21T15:52:00Z">
        <w:del w:id="248" w:author="Meryl Etman [2]" w:date="2021-11-21T17:46:00Z">
          <w:r w:rsidDel="00D11358">
            <w:rPr>
              <w:rFonts w:ascii="Times New Roman" w:eastAsia="Times New Roman" w:hAnsi="Times New Roman" w:cs="David" w:hint="cs"/>
              <w:b/>
              <w:bCs/>
              <w:sz w:val="24"/>
              <w:szCs w:val="24"/>
              <w:rtl/>
              <w:lang w:eastAsia="he-IL"/>
            </w:rPr>
            <w:delText>0</w:delText>
          </w:r>
        </w:del>
      </w:ins>
      <w:ins w:id="249" w:author="Meryl Etman" w:date="2021-11-21T15:48:00Z">
        <w:del w:id="250" w:author="Meryl Etman [2]" w:date="2021-11-21T17:46:00Z">
          <w:r w:rsidDel="00D11358">
            <w:rPr>
              <w:rFonts w:ascii="Times New Roman" w:eastAsia="Times New Roman" w:hAnsi="Times New Roman" w:cs="David" w:hint="cs"/>
              <w:b/>
              <w:bCs/>
              <w:sz w:val="24"/>
              <w:szCs w:val="24"/>
              <w:rtl/>
              <w:lang w:eastAsia="he-IL"/>
            </w:rPr>
            <w:delText>ש"ח</w:delText>
          </w:r>
        </w:del>
      </w:ins>
    </w:p>
    <w:p w14:paraId="7CA6FF63" w14:textId="1879DBCF" w:rsidR="006D2AE3" w:rsidRPr="006D2AE3" w:rsidRDefault="006D2AE3" w:rsidP="00A66E22">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251" w:author="Meryl Etman" w:date="2021-11-21T15:53:00Z">
        <w:r w:rsidRPr="006D2AE3" w:rsidDel="006937E6">
          <w:rPr>
            <w:rFonts w:ascii="Times New Roman" w:eastAsia="Times New Roman" w:hAnsi="Times New Roman" w:cs="David" w:hint="cs"/>
            <w:sz w:val="24"/>
            <w:szCs w:val="24"/>
            <w:rtl/>
            <w:lang w:eastAsia="he-IL"/>
          </w:rPr>
          <w:delText xml:space="preserve">תמורת ביצוע שירותי היועץ ישולם </w:delText>
        </w:r>
        <w:r w:rsidRPr="006D2AE3" w:rsidDel="006937E6">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252" w:author="Meryl Etman" w:date="2021-11-21T15:53:00Z">
        <w:r w:rsidR="006937E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 xml:space="preserve">. </w:t>
      </w:r>
    </w:p>
    <w:p w14:paraId="2DA08036" w14:textId="1C6074DC" w:rsidR="00415999" w:rsidRPr="00DE118F" w:rsidDel="006937E6" w:rsidRDefault="00415999" w:rsidP="00415999">
      <w:pPr>
        <w:widowControl w:val="0"/>
        <w:spacing w:before="120" w:beforeAutospacing="0" w:after="60" w:afterAutospacing="0" w:line="240" w:lineRule="auto"/>
        <w:ind w:left="720" w:right="-181"/>
        <w:rPr>
          <w:del w:id="253" w:author="Meryl Etman" w:date="2021-11-21T15:53:00Z"/>
          <w:rFonts w:ascii="Times New Roman" w:eastAsia="Times New Roman" w:hAnsi="Times New Roman" w:cs="David"/>
          <w:sz w:val="24"/>
          <w:szCs w:val="24"/>
          <w:rtl/>
          <w:lang w:eastAsia="he-IL"/>
        </w:rPr>
      </w:pPr>
      <w:del w:id="254" w:author="Meryl Etman" w:date="2021-11-21T15:53:00Z">
        <w:r w:rsidRPr="00DE118F" w:rsidDel="006937E6">
          <w:rPr>
            <w:rFonts w:ascii="Times New Roman" w:eastAsia="Times New Roman" w:hAnsi="Times New Roman" w:cs="David"/>
            <w:sz w:val="24"/>
            <w:szCs w:val="24"/>
            <w:rtl/>
            <w:lang w:eastAsia="he-IL"/>
          </w:rPr>
          <w:delText>בסעיף זה:</w:delText>
        </w:r>
      </w:del>
    </w:p>
    <w:p w14:paraId="01636C37" w14:textId="4563BA96" w:rsidR="00415999" w:rsidRPr="00DE118F" w:rsidDel="006937E6" w:rsidRDefault="00415999" w:rsidP="00415999">
      <w:pPr>
        <w:widowControl w:val="0"/>
        <w:spacing w:before="120" w:beforeAutospacing="0" w:after="60" w:afterAutospacing="0" w:line="240" w:lineRule="auto"/>
        <w:ind w:left="720" w:right="-181"/>
        <w:jc w:val="both"/>
        <w:rPr>
          <w:del w:id="255" w:author="Meryl Etman" w:date="2021-11-21T15:53:00Z"/>
          <w:rFonts w:ascii="Times New Roman" w:eastAsia="Times New Roman" w:hAnsi="Times New Roman" w:cs="David"/>
          <w:sz w:val="24"/>
          <w:szCs w:val="24"/>
          <w:rtl/>
          <w:lang w:eastAsia="he-IL"/>
        </w:rPr>
      </w:pPr>
      <w:del w:id="256" w:author="Meryl Etman" w:date="2021-11-21T15:53:00Z">
        <w:r w:rsidRPr="00DE118F" w:rsidDel="006937E6">
          <w:rPr>
            <w:rFonts w:ascii="Times New Roman" w:eastAsia="Times New Roman" w:hAnsi="Times New Roman" w:cs="David"/>
            <w:sz w:val="24"/>
            <w:szCs w:val="24"/>
            <w:rtl/>
            <w:lang w:eastAsia="he-IL"/>
          </w:rPr>
          <w:delText xml:space="preserve">מבנה ראשוני - המבנה שהוקם לראשונה עפ"י תכניותיו של </w:delText>
        </w:r>
        <w:r w:rsidR="009F6985" w:rsidDel="006937E6">
          <w:rPr>
            <w:rFonts w:ascii="Times New Roman" w:eastAsia="Times New Roman" w:hAnsi="Times New Roman" w:cs="David"/>
            <w:sz w:val="24"/>
            <w:szCs w:val="24"/>
            <w:rtl/>
            <w:lang w:eastAsia="he-IL"/>
          </w:rPr>
          <w:delText>היועץ</w:delText>
        </w:r>
        <w:r w:rsidRPr="00DE118F" w:rsidDel="006937E6">
          <w:rPr>
            <w:rFonts w:ascii="Times New Roman" w:eastAsia="Times New Roman" w:hAnsi="Times New Roman" w:cs="David"/>
            <w:sz w:val="24"/>
            <w:szCs w:val="24"/>
            <w:rtl/>
            <w:lang w:eastAsia="he-IL"/>
          </w:rPr>
          <w:delText xml:space="preserve">. </w:delText>
        </w:r>
      </w:del>
    </w:p>
    <w:p w14:paraId="5E3B303A" w14:textId="191424E3" w:rsidR="00415999" w:rsidRPr="00DE118F" w:rsidDel="006937E6" w:rsidRDefault="00415999" w:rsidP="00415999">
      <w:pPr>
        <w:widowControl w:val="0"/>
        <w:spacing w:before="120" w:beforeAutospacing="0" w:after="60" w:afterAutospacing="0" w:line="240" w:lineRule="auto"/>
        <w:ind w:left="720" w:right="-181"/>
        <w:jc w:val="both"/>
        <w:rPr>
          <w:del w:id="257" w:author="Meryl Etman" w:date="2021-11-21T15:53:00Z"/>
          <w:rFonts w:ascii="Times New Roman" w:eastAsia="Times New Roman" w:hAnsi="Times New Roman" w:cs="David"/>
          <w:sz w:val="24"/>
          <w:szCs w:val="24"/>
          <w:rtl/>
          <w:lang w:eastAsia="he-IL"/>
        </w:rPr>
      </w:pPr>
      <w:del w:id="258" w:author="Meryl Etman" w:date="2021-11-21T15:53:00Z">
        <w:r w:rsidRPr="00DE118F" w:rsidDel="006937E6">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1FB60E65" w14:textId="3B6FD1CC" w:rsidR="00415999" w:rsidRPr="00DE118F" w:rsidDel="006937E6" w:rsidRDefault="00415999" w:rsidP="00415999">
      <w:pPr>
        <w:widowControl w:val="0"/>
        <w:spacing w:before="120" w:beforeAutospacing="0" w:after="60" w:afterAutospacing="0" w:line="240" w:lineRule="auto"/>
        <w:ind w:left="720" w:right="-181"/>
        <w:jc w:val="both"/>
        <w:rPr>
          <w:del w:id="259" w:author="Meryl Etman" w:date="2021-11-21T15:53:00Z"/>
          <w:rFonts w:ascii="Times New Roman" w:eastAsia="Times New Roman" w:hAnsi="Times New Roman" w:cs="David"/>
          <w:sz w:val="24"/>
          <w:szCs w:val="24"/>
          <w:rtl/>
          <w:lang w:eastAsia="he-IL"/>
        </w:rPr>
      </w:pPr>
      <w:del w:id="260" w:author="Meryl Etman" w:date="2021-11-21T15:53:00Z">
        <w:r w:rsidRPr="00DE118F" w:rsidDel="006937E6">
          <w:rPr>
            <w:rFonts w:ascii="Times New Roman" w:eastAsia="Times New Roman" w:hAnsi="Times New Roman" w:cs="David"/>
            <w:sz w:val="24"/>
            <w:szCs w:val="24"/>
            <w:rtl/>
            <w:lang w:eastAsia="he-IL"/>
          </w:rPr>
          <w:delText xml:space="preserve">מבנה חוזר - מבנה נוסף המוקם בשלמותו או בחלקו עפ"י תכניותיו של </w:delText>
        </w:r>
        <w:r w:rsidR="009F6985" w:rsidDel="006937E6">
          <w:rPr>
            <w:rFonts w:ascii="Times New Roman" w:eastAsia="Times New Roman" w:hAnsi="Times New Roman" w:cs="David"/>
            <w:sz w:val="24"/>
            <w:szCs w:val="24"/>
            <w:rtl/>
            <w:lang w:eastAsia="he-IL"/>
          </w:rPr>
          <w:delText>היועץ</w:delText>
        </w:r>
        <w:r w:rsidRPr="00DE118F" w:rsidDel="006937E6">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7902DF" w:rsidDel="006937E6">
          <w:rPr>
            <w:rFonts w:ascii="Times New Roman" w:eastAsia="Times New Roman" w:hAnsi="Times New Roman" w:cs="David"/>
            <w:sz w:val="24"/>
            <w:szCs w:val="24"/>
            <w:rtl/>
            <w:lang w:eastAsia="he-IL"/>
          </w:rPr>
          <w:delText>יועץ</w:delText>
        </w:r>
        <w:r w:rsidRPr="00DE118F" w:rsidDel="006937E6">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2652F828" w14:textId="1458B235" w:rsidR="00415999" w:rsidRPr="00DE118F" w:rsidRDefault="00415999" w:rsidP="000F1AA1">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del w:id="261" w:author="Meryl Etman" w:date="2021-11-21T15:53:00Z">
        <w:r w:rsidRPr="00DE118F" w:rsidDel="006937E6">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5806EA9A" w14:textId="345A0E01"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62" w:author="Meryl Etman" w:date="2021-10-10T10:42:00Z">
            <w:r w:rsidR="001F440B">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63" w:author="Meryl Etman" w:date="2021-11-21T17:37:00Z">
            <w:r w:rsidR="00471EF1">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9-15T00:00:00Z">
            <w:dateFormat w:val="dd/MM/yyyy"/>
            <w:lid w:val="he-IL"/>
            <w:storeMappedDataAs w:val="dateTime"/>
            <w:calendar w:val="gregorian"/>
          </w:date>
        </w:sdtPr>
        <w:sdtEndPr/>
        <w:sdtContent>
          <w:ins w:id="264" w:author="Meryl Etman" w:date="2021-11-21T17:37:00Z">
            <w:r w:rsidR="00471EF1">
              <w:rPr>
                <w:rFonts w:ascii="Times New Roman" w:eastAsia="Times New Roman" w:hAnsi="Times New Roman" w:cs="David" w:hint="cs"/>
                <w:color w:val="008000"/>
                <w:sz w:val="24"/>
                <w:szCs w:val="24"/>
                <w:rtl/>
              </w:rPr>
              <w:t>‏15/09/2021</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65" w:author="Meryl Etman" w:date="2021-11-21T17:37:00Z">
            <w:r w:rsidR="00471EF1">
              <w:rPr>
                <w:rFonts w:ascii="Times New Roman" w:eastAsia="Times New Roman" w:hAnsi="Times New Roman" w:cs="David" w:hint="cs"/>
                <w:color w:val="008000"/>
                <w:sz w:val="24"/>
                <w:szCs w:val="24"/>
                <w:rtl/>
              </w:rPr>
              <w:t>228.7022</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1C62E825"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97090E3"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0E7305D9"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w:t>
      </w:r>
      <w:r w:rsidRPr="00DE118F">
        <w:rPr>
          <w:rFonts w:ascii="Times New Roman" w:eastAsia="Times New Roman" w:hAnsi="Times New Roman" w:cs="David"/>
          <w:sz w:val="24"/>
          <w:szCs w:val="24"/>
          <w:rtl/>
          <w:lang w:eastAsia="he-IL"/>
        </w:rPr>
        <w:lastRenderedPageBreak/>
        <w:t xml:space="preserve">יח"ד בלבד, גם אם התכנון יתאים לקטעים הבאים). </w:t>
      </w:r>
    </w:p>
    <w:p w14:paraId="6DB3FDD7"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D1E2129"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7EAE5B4"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097B12FF"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691F61C7" w14:textId="77777777" w:rsidR="000F1AA1" w:rsidRDefault="000F1AA1">
      <w:pPr>
        <w:bidi w:val="0"/>
        <w:spacing w:before="0" w:beforeAutospacing="0" w:after="160" w:afterAutospacing="0" w:line="259" w:lineRule="auto"/>
        <w:rPr>
          <w:ins w:id="266" w:author="Meryl Etman [2]" w:date="2021-11-21T16:00:00Z"/>
          <w:rFonts w:ascii="Times New Roman" w:eastAsia="Times New Roman" w:hAnsi="Times New Roman" w:cs="David"/>
          <w:bCs/>
          <w:sz w:val="24"/>
          <w:szCs w:val="24"/>
          <w:u w:val="single"/>
          <w:rtl/>
          <w:lang w:eastAsia="he-IL"/>
        </w:rPr>
      </w:pPr>
      <w:ins w:id="267" w:author="Meryl Etman [2]" w:date="2021-11-21T16:00:00Z">
        <w:r>
          <w:rPr>
            <w:rFonts w:ascii="Times New Roman" w:eastAsia="Times New Roman" w:hAnsi="Times New Roman" w:cs="David"/>
            <w:bCs/>
            <w:sz w:val="24"/>
            <w:szCs w:val="24"/>
            <w:u w:val="single"/>
            <w:rtl/>
            <w:lang w:eastAsia="he-IL"/>
          </w:rPr>
          <w:br w:type="page"/>
        </w:r>
      </w:ins>
    </w:p>
    <w:p w14:paraId="519463A1" w14:textId="6A3E0A55"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lastRenderedPageBreak/>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44BEEAA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3D20B2"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231C3B8F"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D25B033"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9E5406F"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1374"/>
        <w:gridCol w:w="5450"/>
        <w:gridCol w:w="525"/>
        <w:gridCol w:w="918"/>
        <w:gridCol w:w="496"/>
      </w:tblGrid>
      <w:tr w:rsidR="006D2AE3" w:rsidRPr="006D2AE3" w14:paraId="4DF0D002" w14:textId="77777777" w:rsidTr="00144C6E">
        <w:trPr>
          <w:gridAfter w:val="1"/>
          <w:wAfter w:w="567" w:type="dxa"/>
        </w:trPr>
        <w:tc>
          <w:tcPr>
            <w:tcW w:w="993" w:type="dxa"/>
            <w:vAlign w:val="bottom"/>
          </w:tcPr>
          <w:p w14:paraId="6AE5CD18"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0CFA0BC8"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6FA2A715"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5A2B3E88" w14:textId="77777777" w:rsidTr="00144C6E">
        <w:trPr>
          <w:trHeight w:val="340"/>
        </w:trPr>
        <w:tc>
          <w:tcPr>
            <w:tcW w:w="993" w:type="dxa"/>
          </w:tcPr>
          <w:p w14:paraId="2A68AE7A" w14:textId="6A62D52E"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del w:id="268" w:author="Meryl Etman [2]" w:date="2022-02-15T10:21:00Z">
              <w:r w:rsidRPr="006D2AE3" w:rsidDel="00203FAB">
                <w:rPr>
                  <w:rFonts w:ascii="Times New Roman" w:eastAsia="Times New Roman" w:hAnsi="Times New Roman" w:cs="David" w:hint="cs"/>
                  <w:sz w:val="24"/>
                  <w:szCs w:val="24"/>
                  <w:rtl/>
                  <w:lang w:eastAsia="he-IL"/>
                </w:rPr>
                <w:delText>10%</w:delText>
              </w:r>
            </w:del>
            <w:ins w:id="269" w:author="Meryl Etman [2]" w:date="2022-02-15T10:23:00Z">
              <w:r w:rsidR="00203FAB">
                <w:rPr>
                  <w:rFonts w:ascii="Times New Roman" w:eastAsia="Times New Roman" w:hAnsi="Times New Roman" w:cs="David" w:hint="cs"/>
                  <w:sz w:val="24"/>
                  <w:szCs w:val="24"/>
                  <w:rtl/>
                  <w:lang w:eastAsia="he-IL"/>
                </w:rPr>
                <w:t>30</w:t>
              </w:r>
            </w:ins>
            <w:ins w:id="270" w:author="Meryl Etman [2]" w:date="2022-02-15T10:21:00Z">
              <w:r w:rsidR="00203FAB">
                <w:rPr>
                  <w:rFonts w:ascii="Times New Roman" w:eastAsia="Times New Roman" w:hAnsi="Times New Roman" w:cs="David" w:hint="cs"/>
                  <w:sz w:val="24"/>
                  <w:szCs w:val="24"/>
                  <w:rtl/>
                  <w:lang w:eastAsia="he-IL"/>
                </w:rPr>
                <w:t>%</w:t>
              </w:r>
            </w:ins>
          </w:p>
        </w:tc>
        <w:tc>
          <w:tcPr>
            <w:tcW w:w="6237" w:type="dxa"/>
            <w:gridSpan w:val="2"/>
          </w:tcPr>
          <w:p w14:paraId="0CFA3851" w14:textId="70DD32D4"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w:t>
            </w:r>
            <w:del w:id="271" w:author="Meryl Etman [2]" w:date="2022-02-15T10:20:00Z">
              <w:r w:rsidRPr="006D2AE3" w:rsidDel="00203FAB">
                <w:rPr>
                  <w:rFonts w:ascii="Times New Roman" w:eastAsia="Times New Roman" w:hAnsi="Times New Roman" w:cs="David"/>
                  <w:sz w:val="24"/>
                  <w:szCs w:val="24"/>
                  <w:rtl/>
                  <w:lang w:eastAsia="he-IL"/>
                </w:rPr>
                <w:delText>גמר הי</w:delText>
              </w:r>
              <w:r w:rsidRPr="006D2AE3" w:rsidDel="00203FAB">
                <w:rPr>
                  <w:rFonts w:ascii="Times New Roman" w:eastAsia="Times New Roman" w:hAnsi="Times New Roman" w:cs="David" w:hint="cs"/>
                  <w:sz w:val="24"/>
                  <w:szCs w:val="24"/>
                  <w:rtl/>
                  <w:lang w:eastAsia="he-IL"/>
                </w:rPr>
                <w:delText>י</w:delText>
              </w:r>
              <w:r w:rsidRPr="006D2AE3" w:rsidDel="00203FAB">
                <w:rPr>
                  <w:rFonts w:ascii="Times New Roman" w:eastAsia="Times New Roman" w:hAnsi="Times New Roman" w:cs="David"/>
                  <w:sz w:val="24"/>
                  <w:szCs w:val="24"/>
                  <w:rtl/>
                  <w:lang w:eastAsia="he-IL"/>
                </w:rPr>
                <w:delText>עוץ המוקדם</w:delText>
              </w:r>
            </w:del>
            <w:ins w:id="272" w:author="Meryl Etman [2]" w:date="2022-02-15T10:20:00Z">
              <w:r w:rsidR="00203FAB">
                <w:rPr>
                  <w:rFonts w:ascii="Times New Roman" w:eastAsia="Times New Roman" w:hAnsi="Times New Roman" w:cs="David" w:hint="cs"/>
                  <w:sz w:val="24"/>
                  <w:szCs w:val="24"/>
                  <w:rtl/>
                  <w:lang w:eastAsia="he-IL"/>
                </w:rPr>
                <w:t>הפקת דוח התנגשויות ראשוני</w:t>
              </w:r>
            </w:ins>
            <w:ins w:id="273" w:author="Meryl Etman [2]" w:date="2022-02-15T10:21:00Z">
              <w:r w:rsidR="00203FAB">
                <w:rPr>
                  <w:rFonts w:ascii="Times New Roman" w:eastAsia="Times New Roman" w:hAnsi="Times New Roman" w:cs="David" w:hint="cs"/>
                  <w:sz w:val="24"/>
                  <w:szCs w:val="24"/>
                  <w:rtl/>
                  <w:lang w:eastAsia="he-IL"/>
                </w:rPr>
                <w:t xml:space="preserve"> </w:t>
              </w:r>
            </w:ins>
            <w:del w:id="274" w:author="Meryl Etman [2]" w:date="2022-02-15T10:21:00Z">
              <w:r w:rsidRPr="006D2AE3" w:rsidDel="00203FAB">
                <w:rPr>
                  <w:rFonts w:ascii="Times New Roman" w:eastAsia="Times New Roman" w:hAnsi="Times New Roman" w:cs="David" w:hint="cs"/>
                  <w:sz w:val="24"/>
                  <w:szCs w:val="24"/>
                  <w:rtl/>
                  <w:lang w:eastAsia="he-IL"/>
                </w:rPr>
                <w:delText xml:space="preserve"> </w:delText>
              </w:r>
            </w:del>
            <w:r w:rsidRPr="006D2AE3">
              <w:rPr>
                <w:rFonts w:ascii="Times New Roman" w:eastAsia="Times New Roman" w:hAnsi="Times New Roman" w:cs="David" w:hint="cs"/>
                <w:sz w:val="24"/>
                <w:szCs w:val="24"/>
                <w:rtl/>
                <w:lang w:eastAsia="he-IL"/>
              </w:rPr>
              <w:t>לתיאום מערכות</w:t>
            </w:r>
            <w:ins w:id="275" w:author="Meryl Etman [2]" w:date="2022-02-15T10:21:00Z">
              <w:r w:rsidR="00203FAB">
                <w:rPr>
                  <w:rFonts w:ascii="Times New Roman" w:eastAsia="Times New Roman" w:hAnsi="Times New Roman" w:cs="David" w:hint="cs"/>
                  <w:sz w:val="24"/>
                  <w:szCs w:val="24"/>
                  <w:rtl/>
                </w:rPr>
                <w:t xml:space="preserve"> בחניונים </w:t>
              </w:r>
            </w:ins>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764F4587"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7BC0F29A" w14:textId="77777777" w:rsidTr="00144C6E">
        <w:trPr>
          <w:trHeight w:val="340"/>
        </w:trPr>
        <w:tc>
          <w:tcPr>
            <w:tcW w:w="993" w:type="dxa"/>
          </w:tcPr>
          <w:p w14:paraId="480AD63A" w14:textId="220FC153"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276" w:author="Meryl Etman [2]" w:date="2022-02-15T10:22:00Z">
              <w:r w:rsidRPr="006D2AE3" w:rsidDel="00203FAB">
                <w:rPr>
                  <w:rFonts w:ascii="Times New Roman" w:eastAsia="Times New Roman" w:hAnsi="Times New Roman" w:cs="David" w:hint="cs"/>
                  <w:sz w:val="24"/>
                  <w:szCs w:val="24"/>
                  <w:rtl/>
                  <w:lang w:eastAsia="he-IL"/>
                </w:rPr>
                <w:delText>25</w:delText>
              </w:r>
            </w:del>
            <w:ins w:id="277" w:author="Meryl Etman [2]" w:date="2022-02-15T10:22:00Z">
              <w:r w:rsidR="00203FAB">
                <w:rPr>
                  <w:rFonts w:ascii="Times New Roman" w:eastAsia="Times New Roman" w:hAnsi="Times New Roman" w:cs="David" w:hint="cs"/>
                  <w:sz w:val="24"/>
                  <w:szCs w:val="24"/>
                  <w:rtl/>
                  <w:lang w:eastAsia="he-IL"/>
                </w:rPr>
                <w:t>30</w:t>
              </w:r>
            </w:ins>
            <w:r w:rsidRPr="006D2AE3">
              <w:rPr>
                <w:rFonts w:ascii="Times New Roman" w:eastAsia="Times New Roman" w:hAnsi="Times New Roman" w:cs="David" w:hint="cs"/>
                <w:sz w:val="24"/>
                <w:szCs w:val="24"/>
                <w:rtl/>
                <w:lang w:eastAsia="he-IL"/>
              </w:rPr>
              <w:t>%</w:t>
            </w:r>
          </w:p>
        </w:tc>
        <w:tc>
          <w:tcPr>
            <w:tcW w:w="6237" w:type="dxa"/>
            <w:gridSpan w:val="2"/>
          </w:tcPr>
          <w:p w14:paraId="62C93B58" w14:textId="1E4E4A4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w:t>
            </w:r>
            <w:del w:id="278" w:author="Meryl Etman [2]" w:date="2022-02-15T10:22:00Z">
              <w:r w:rsidRPr="006D2AE3" w:rsidDel="00203FAB">
                <w:rPr>
                  <w:rFonts w:ascii="Times New Roman" w:eastAsia="Times New Roman" w:hAnsi="Times New Roman" w:cs="David" w:hint="cs"/>
                  <w:sz w:val="24"/>
                  <w:szCs w:val="24"/>
                  <w:rtl/>
                </w:rPr>
                <w:delText xml:space="preserve">כולל חתכים </w:delText>
              </w:r>
              <w:r w:rsidR="00144C6E" w:rsidDel="00203FAB">
                <w:rPr>
                  <w:rFonts w:ascii="Times New Roman" w:eastAsia="Times New Roman" w:hAnsi="Times New Roman" w:cs="David" w:hint="cs"/>
                  <w:sz w:val="24"/>
                  <w:szCs w:val="24"/>
                  <w:rtl/>
                </w:rPr>
                <w:delText xml:space="preserve">סבב </w:delText>
              </w:r>
              <w:r w:rsidRPr="006D2AE3" w:rsidDel="00203FAB">
                <w:rPr>
                  <w:rFonts w:ascii="Times New Roman" w:eastAsia="Times New Roman" w:hAnsi="Times New Roman" w:cs="David" w:hint="cs"/>
                  <w:sz w:val="24"/>
                  <w:szCs w:val="24"/>
                  <w:rtl/>
                </w:rPr>
                <w:delText xml:space="preserve">ראשון </w:delText>
              </w:r>
              <w:r w:rsidR="00144C6E" w:rsidDel="00203FAB">
                <w:rPr>
                  <w:rFonts w:ascii="Times New Roman" w:eastAsia="Times New Roman" w:hAnsi="Times New Roman" w:cs="David" w:hint="cs"/>
                  <w:sz w:val="24"/>
                  <w:szCs w:val="24"/>
                  <w:rtl/>
                </w:rPr>
                <w:delText>...</w:delText>
              </w:r>
            </w:del>
            <w:ins w:id="279" w:author="Meryl Etman [2]" w:date="2022-02-15T10:22:00Z">
              <w:r w:rsidR="00203FAB">
                <w:rPr>
                  <w:rFonts w:ascii="Times New Roman" w:eastAsia="Times New Roman" w:hAnsi="Times New Roman" w:cs="David" w:hint="cs"/>
                  <w:sz w:val="24"/>
                  <w:szCs w:val="24"/>
                  <w:rtl/>
                </w:rPr>
                <w:t>לאחר תיקון חניונים ומבואות</w:t>
              </w:r>
            </w:ins>
          </w:p>
        </w:tc>
        <w:tc>
          <w:tcPr>
            <w:tcW w:w="1533" w:type="dxa"/>
            <w:gridSpan w:val="2"/>
          </w:tcPr>
          <w:p w14:paraId="5CF69BB9"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52600515" w14:textId="77777777" w:rsidTr="00144C6E">
        <w:trPr>
          <w:trHeight w:val="340"/>
        </w:trPr>
        <w:tc>
          <w:tcPr>
            <w:tcW w:w="993" w:type="dxa"/>
          </w:tcPr>
          <w:p w14:paraId="3427FB74" w14:textId="28D0D92C"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280" w:author="Meryl Etman [2]" w:date="2022-02-15T10:22:00Z">
              <w:r w:rsidRPr="006D2AE3" w:rsidDel="00203FAB">
                <w:rPr>
                  <w:rFonts w:ascii="Times New Roman" w:eastAsia="Times New Roman" w:hAnsi="Times New Roman" w:cs="David" w:hint="cs"/>
                  <w:sz w:val="24"/>
                  <w:szCs w:val="24"/>
                  <w:rtl/>
                  <w:lang w:eastAsia="he-IL"/>
                </w:rPr>
                <w:delText>55</w:delText>
              </w:r>
            </w:del>
            <w:ins w:id="281" w:author="Meryl Etman [2]" w:date="2022-02-15T10:23:00Z">
              <w:r w:rsidR="00203FAB">
                <w:rPr>
                  <w:rFonts w:ascii="Times New Roman" w:eastAsia="Times New Roman" w:hAnsi="Times New Roman" w:cs="David" w:hint="cs"/>
                  <w:sz w:val="24"/>
                  <w:szCs w:val="24"/>
                  <w:rtl/>
                  <w:lang w:eastAsia="he-IL"/>
                </w:rPr>
                <w:t>3</w:t>
              </w:r>
            </w:ins>
            <w:ins w:id="282" w:author="Meryl Etman [2]" w:date="2022-02-15T10:22:00Z">
              <w:r w:rsidR="00203FAB">
                <w:rPr>
                  <w:rFonts w:ascii="Times New Roman" w:eastAsia="Times New Roman" w:hAnsi="Times New Roman" w:cs="David" w:hint="cs"/>
                  <w:sz w:val="24"/>
                  <w:szCs w:val="24"/>
                  <w:rtl/>
                  <w:lang w:eastAsia="he-IL"/>
                </w:rPr>
                <w:t>0</w:t>
              </w:r>
            </w:ins>
            <w:r w:rsidRPr="006D2AE3">
              <w:rPr>
                <w:rFonts w:ascii="Times New Roman" w:eastAsia="Times New Roman" w:hAnsi="Times New Roman" w:cs="David" w:hint="cs"/>
                <w:sz w:val="24"/>
                <w:szCs w:val="24"/>
                <w:rtl/>
                <w:lang w:eastAsia="he-IL"/>
              </w:rPr>
              <w:t>%</w:t>
            </w:r>
          </w:p>
        </w:tc>
        <w:tc>
          <w:tcPr>
            <w:tcW w:w="6237" w:type="dxa"/>
            <w:gridSpan w:val="2"/>
          </w:tcPr>
          <w:p w14:paraId="7CE64E34" w14:textId="60003B2B"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ins w:id="283" w:author="Meryl Etman [2]" w:date="2022-02-15T10:22:00Z">
              <w:r w:rsidR="00203FAB">
                <w:rPr>
                  <w:rFonts w:ascii="Times New Roman" w:eastAsia="Times New Roman" w:hAnsi="Times New Roman" w:cs="David" w:hint="cs"/>
                  <w:sz w:val="24"/>
                  <w:szCs w:val="24"/>
                  <w:rtl/>
                  <w:lang w:eastAsia="he-IL"/>
                </w:rPr>
                <w:t xml:space="preserve">תאום מערכות </w:t>
              </w:r>
            </w:ins>
            <w:r w:rsidRPr="006D2AE3">
              <w:rPr>
                <w:rFonts w:ascii="Times New Roman" w:eastAsia="Times New Roman" w:hAnsi="Times New Roman" w:cs="David" w:hint="cs"/>
                <w:sz w:val="24"/>
                <w:szCs w:val="24"/>
                <w:rtl/>
                <w:lang w:eastAsia="he-IL"/>
              </w:rPr>
              <w:t>סופיות לביצוע</w:t>
            </w:r>
            <w:r w:rsidR="00144C6E">
              <w:rPr>
                <w:rFonts w:ascii="Times New Roman" w:eastAsia="Times New Roman" w:hAnsi="Times New Roman" w:cs="David" w:hint="cs"/>
                <w:sz w:val="24"/>
                <w:szCs w:val="24"/>
                <w:rtl/>
              </w:rPr>
              <w:t>...........................................</w:t>
            </w:r>
          </w:p>
        </w:tc>
        <w:tc>
          <w:tcPr>
            <w:tcW w:w="1533" w:type="dxa"/>
            <w:gridSpan w:val="2"/>
          </w:tcPr>
          <w:p w14:paraId="2A53228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1BC7DE30" w14:textId="77777777" w:rsidTr="00144C6E">
        <w:trPr>
          <w:trHeight w:val="340"/>
        </w:trPr>
        <w:tc>
          <w:tcPr>
            <w:tcW w:w="993" w:type="dxa"/>
          </w:tcPr>
          <w:p w14:paraId="48AFDC6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1DA668B5"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140B97B6"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246DB606" w14:textId="77777777" w:rsidTr="00144C6E">
        <w:trPr>
          <w:gridAfter w:val="1"/>
          <w:wAfter w:w="567" w:type="dxa"/>
        </w:trPr>
        <w:tc>
          <w:tcPr>
            <w:tcW w:w="993" w:type="dxa"/>
          </w:tcPr>
          <w:p w14:paraId="5DA38C56"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664BA238"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7E9B3C85"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1FECD9D3"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5C6D3EBB"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60C65EC"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04AEEE59"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45FA771E"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34B888E0"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2667BE16"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F41B1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53C158E4"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B7BFA92"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E48816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E999932"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4596FD43" w14:textId="5492EC1D"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27T00:00:00Z">
            <w:dateFormat w:val="dd/MM/yyyy"/>
            <w:lid w:val="he-IL"/>
            <w:storeMappedDataAs w:val="dateTime"/>
            <w:calendar w:val="gregorian"/>
          </w:date>
        </w:sdtPr>
        <w:sdtEndPr>
          <w:rPr>
            <w:rFonts w:hint="cs"/>
          </w:rPr>
        </w:sdtEndPr>
        <w:sdtContent>
          <w:ins w:id="284" w:author="Meryl Etman" w:date="2022-02-27T17:27:00Z">
            <w:r w:rsidR="008B475F">
              <w:rPr>
                <w:rFonts w:ascii="Times New Roman" w:eastAsia="Times New Roman" w:hAnsi="Times New Roman" w:cs="David" w:hint="cs"/>
                <w:color w:val="008000"/>
                <w:sz w:val="24"/>
                <w:szCs w:val="24"/>
                <w:rtl/>
                <w:lang w:eastAsia="he-IL"/>
              </w:rPr>
              <w:t>‏27/02/2022</w:t>
            </w:r>
          </w:ins>
        </w:sdtContent>
      </w:sdt>
      <w:r w:rsidRPr="00B27B4C">
        <w:rPr>
          <w:rFonts w:ascii="Times New Roman" w:eastAsia="Times New Roman" w:hAnsi="Times New Roman" w:cs="David" w:hint="cs"/>
          <w:bCs/>
          <w:color w:val="FF0000"/>
          <w:sz w:val="24"/>
          <w:szCs w:val="24"/>
          <w:rtl/>
          <w:lang w:eastAsia="he-IL"/>
        </w:rPr>
        <w:br/>
      </w:r>
    </w:p>
    <w:p w14:paraId="4C7ED4F9" w14:textId="77777777" w:rsidR="00BE2283" w:rsidRPr="00B27B4C" w:rsidRDefault="00BE2283">
      <w:pPr>
        <w:widowControl w:val="0"/>
        <w:spacing w:before="0" w:beforeAutospacing="0" w:after="0" w:afterAutospacing="0" w:line="240" w:lineRule="auto"/>
        <w:rPr>
          <w:rFonts w:ascii="Times New Roman" w:eastAsia="Times New Roman" w:hAnsi="Times New Roman" w:cs="David"/>
          <w:sz w:val="24"/>
          <w:szCs w:val="24"/>
          <w:rtl/>
          <w:lang w:eastAsia="he-IL"/>
        </w:rPr>
        <w:pPrChange w:id="285" w:author="Meryl Etman [2]" w:date="2021-11-21T16:00: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BD21EF" w14:textId="6CE94B84" w:rsidR="00BE2283" w:rsidRPr="00B27B4C" w:rsidRDefault="00F02636">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286" w:author="Meryl Etman [2]" w:date="2021-11-21T16:00:00Z">
              <w:pPr>
                <w:widowControl w:val="0"/>
                <w:spacing w:before="0" w:beforeAutospacing="0" w:after="0" w:afterAutospacing="0" w:line="240" w:lineRule="auto"/>
                <w:jc w:val="both"/>
              </w:pPr>
            </w:pPrChange>
          </w:pPr>
          <w:ins w:id="287" w:author="Meryl Etman" w:date="2021-10-20T14:13: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 xml:space="preserve">אקונה ריט למגורים בע"מ </w:t>
            </w:r>
            <w:r>
              <w:rPr>
                <w:rFonts w:ascii="Times New Roman" w:eastAsia="Times New Roman" w:hAnsi="Times New Roman" w:cs="David"/>
                <w:color w:val="008000"/>
                <w:sz w:val="24"/>
                <w:szCs w:val="24"/>
                <w:rtl/>
                <w:lang w:eastAsia="he-IL"/>
              </w:rPr>
              <w:br/>
              <w:t xml:space="preserve">רחוב דרך מנחם בגין 146 תל אביב </w:t>
            </w:r>
            <w:r>
              <w:rPr>
                <w:rFonts w:ascii="Times New Roman" w:eastAsia="Times New Roman" w:hAnsi="Times New Roman" w:cs="David"/>
                <w:color w:val="008000"/>
                <w:sz w:val="24"/>
                <w:szCs w:val="24"/>
                <w:rtl/>
                <w:lang w:eastAsia="he-IL"/>
              </w:rPr>
              <w:br/>
              <w:t>516438462</w:t>
            </w:r>
            <w:r>
              <w:rPr>
                <w:rFonts w:ascii="Times New Roman" w:eastAsia="Times New Roman" w:hAnsi="Times New Roman" w:cs="David"/>
                <w:color w:val="008000"/>
                <w:sz w:val="24"/>
                <w:szCs w:val="24"/>
                <w:rtl/>
                <w:lang w:eastAsia="he-IL"/>
              </w:rPr>
              <w:br/>
            </w:r>
          </w:ins>
        </w:p>
      </w:sdtContent>
    </w:sdt>
    <w:p w14:paraId="4ACBA09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0DDC297"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67ED1A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A3CDEDC"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C3E8D43"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BE4065" w14:textId="6974935C"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8"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9"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0"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BB942A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3FB479" w14:textId="589E2DDA"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1" w:author="Meryl Etman" w:date="2021-10-10T10:40:00Z">
            <w:r w:rsidR="001F440B">
              <w:rPr>
                <w:rFonts w:ascii="Times New Roman" w:eastAsia="Times New Roman" w:hAnsi="Times New Roman" w:cs="David"/>
                <w:color w:val="008000"/>
                <w:sz w:val="24"/>
                <w:szCs w:val="24"/>
                <w:rtl/>
                <w:lang w:eastAsia="he-IL"/>
              </w:rPr>
              <w:t>גיא כ"ץ</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סופרפוזיציה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92" w:author="Meryl Etman" w:date="2021-10-10T10:37:00Z">
            <w:r w:rsidR="00671A4B">
              <w:rPr>
                <w:rFonts w:ascii="Times New Roman" w:eastAsia="Times New Roman" w:hAnsi="Times New Roman" w:cs="David" w:hint="cs"/>
                <w:bCs/>
                <w:color w:val="008000"/>
                <w:sz w:val="24"/>
                <w:szCs w:val="24"/>
                <w:rtl/>
                <w:lang w:eastAsia="he-IL"/>
              </w:rPr>
              <w:t>סביוני גבעת שמואל - מגרשים 1001, 1005</w:t>
            </w:r>
          </w:ins>
        </w:sdtContent>
      </w:sdt>
      <w:r w:rsidRPr="00B27B4C">
        <w:rPr>
          <w:rFonts w:ascii="Times New Roman" w:eastAsia="Times New Roman" w:hAnsi="Times New Roman" w:cs="David" w:hint="cs"/>
          <w:color w:val="008000"/>
          <w:sz w:val="24"/>
          <w:szCs w:val="24"/>
          <w:rtl/>
          <w:lang w:eastAsia="he-IL"/>
        </w:rPr>
        <w:t>.</w:t>
      </w:r>
    </w:p>
    <w:p w14:paraId="1FFB66B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9F5AE3" w14:textId="7482A14C"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3"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E6E6DFD"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D7E4D3E" w14:textId="43D0B3BB"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4" w:author="Meryl Etman" w:date="2021-10-10T10:40:00Z">
            <w:r w:rsidR="001F440B">
              <w:rPr>
                <w:rFonts w:ascii="Times New Roman" w:eastAsia="Times New Roman" w:hAnsi="Times New Roman" w:cs="David"/>
                <w:color w:val="008000"/>
                <w:sz w:val="24"/>
                <w:szCs w:val="24"/>
                <w:rtl/>
                <w:lang w:eastAsia="he-IL"/>
              </w:rPr>
              <w:t>גיא כ"ץ</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165FE31"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0D58043"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9A6316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C12212"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744C49F"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37F32C"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178B442"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A7F037"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BB73636"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A79EDB"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F8602A4" w14:textId="2C2FC064"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5" w:author="Meryl Etman" w:date="2021-10-10T10:40:00Z">
            <w:r w:rsidR="001F440B">
              <w:rPr>
                <w:rFonts w:ascii="Times New Roman" w:eastAsia="Times New Roman" w:hAnsi="Times New Roman" w:cs="David"/>
                <w:color w:val="008000"/>
                <w:sz w:val="24"/>
                <w:szCs w:val="24"/>
                <w:rtl/>
                <w:lang w:eastAsia="he-IL"/>
              </w:rPr>
              <w:t>גיא כ"ץ</w:t>
            </w:r>
          </w:ins>
        </w:sdtContent>
      </w:sdt>
    </w:p>
    <w:p w14:paraId="73200133"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DDB0780"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6BB8AA6"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23C2D148"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3E37BDF"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913BCC7"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53E02E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2EF6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A709D4"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130C17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7AB59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A78B052" w14:textId="77777777" w:rsidR="000F1AA1" w:rsidRDefault="000F1AA1">
      <w:pPr>
        <w:bidi w:val="0"/>
        <w:spacing w:before="0" w:beforeAutospacing="0" w:after="160" w:afterAutospacing="0" w:line="259" w:lineRule="auto"/>
        <w:rPr>
          <w:ins w:id="296" w:author="Meryl Etman [2]" w:date="2021-11-21T16:01:00Z"/>
          <w:rFonts w:ascii="Times New Roman" w:eastAsia="Times New Roman" w:hAnsi="Times New Roman" w:cs="David"/>
          <w:bCs/>
          <w:sz w:val="20"/>
          <w:szCs w:val="24"/>
          <w:u w:val="single"/>
          <w:rtl/>
          <w:lang w:eastAsia="he-IL"/>
        </w:rPr>
      </w:pPr>
      <w:ins w:id="297" w:author="Meryl Etman [2]" w:date="2021-11-21T16:01:00Z">
        <w:r>
          <w:rPr>
            <w:rFonts w:ascii="Times New Roman" w:eastAsia="Times New Roman" w:hAnsi="Times New Roman" w:cs="David"/>
            <w:bCs/>
            <w:sz w:val="20"/>
            <w:szCs w:val="24"/>
            <w:u w:val="single"/>
            <w:rtl/>
            <w:lang w:eastAsia="he-IL"/>
          </w:rPr>
          <w:br w:type="page"/>
        </w:r>
      </w:ins>
    </w:p>
    <w:p w14:paraId="0C954703" w14:textId="77AEDD9C" w:rsidR="00DA73D0" w:rsidRPr="00232692" w:rsidRDefault="00DA73D0" w:rsidP="00DA73D0">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5D1F9CF" w14:textId="77777777" w:rsidR="00DA73D0" w:rsidRPr="0009511C" w:rsidRDefault="00DA73D0" w:rsidP="00DA73D0">
      <w:pPr>
        <w:widowControl w:val="0"/>
        <w:spacing w:before="0" w:beforeAutospacing="0" w:after="0" w:afterAutospacing="0" w:line="240" w:lineRule="auto"/>
        <w:jc w:val="center"/>
        <w:rPr>
          <w:rFonts w:ascii="David" w:eastAsia="Times New Roman" w:hAnsi="David" w:cs="David"/>
          <w:sz w:val="24"/>
          <w:szCs w:val="24"/>
          <w:lang w:eastAsia="he-IL"/>
        </w:rPr>
      </w:pPr>
    </w:p>
    <w:p w14:paraId="73694B1E" w14:textId="77777777" w:rsidR="00DA73D0" w:rsidRPr="002419E5" w:rsidRDefault="00DA73D0" w:rsidP="00DA73D0">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973C4B2" w14:textId="77777777" w:rsidR="00DA73D0" w:rsidRPr="0009511C" w:rsidRDefault="00DA73D0" w:rsidP="00DA73D0">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94DB1CF"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4AB478A"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9E43DD8"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425509A"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691E235"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5A00948"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790FD13"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049ADA7"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5979AEF"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41FB6AA"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5FAF6AB4"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DC6C037" w14:textId="77777777" w:rsidR="000F1AA1" w:rsidRDefault="00DA73D0" w:rsidP="00DA73D0">
      <w:pPr>
        <w:widowControl w:val="0"/>
        <w:spacing w:before="0" w:beforeAutospacing="0" w:after="0" w:afterAutospacing="0" w:line="240" w:lineRule="auto"/>
        <w:jc w:val="center"/>
        <w:rPr>
          <w:ins w:id="298" w:author="Meryl Etman [2]" w:date="2021-11-21T16:01:00Z"/>
          <w:rFonts w:ascii="David" w:eastAsia="Calibri" w:hAnsi="David" w:cs="David"/>
          <w:sz w:val="24"/>
          <w:szCs w:val="24"/>
          <w:rtl/>
        </w:rPr>
      </w:pPr>
      <w:r w:rsidRPr="0009511C">
        <w:rPr>
          <w:rFonts w:ascii="David" w:eastAsia="Calibri" w:hAnsi="David" w:cs="David" w:hint="cs"/>
          <w:sz w:val="24"/>
          <w:szCs w:val="24"/>
          <w:rtl/>
        </w:rPr>
        <w:t xml:space="preserve"> </w:t>
      </w:r>
    </w:p>
    <w:p w14:paraId="2284C883" w14:textId="77777777" w:rsidR="000F1AA1" w:rsidRDefault="000F1AA1">
      <w:pPr>
        <w:bidi w:val="0"/>
        <w:spacing w:before="0" w:beforeAutospacing="0" w:after="160" w:afterAutospacing="0" w:line="259" w:lineRule="auto"/>
        <w:rPr>
          <w:ins w:id="299" w:author="Meryl Etman [2]" w:date="2021-11-21T16:01:00Z"/>
          <w:rFonts w:ascii="David" w:eastAsia="Calibri" w:hAnsi="David" w:cs="David"/>
          <w:sz w:val="24"/>
          <w:szCs w:val="24"/>
          <w:rtl/>
        </w:rPr>
      </w:pPr>
      <w:ins w:id="300" w:author="Meryl Etman [2]" w:date="2021-11-21T16:01:00Z">
        <w:r>
          <w:rPr>
            <w:rFonts w:ascii="David" w:eastAsia="Calibri" w:hAnsi="David" w:cs="David"/>
            <w:sz w:val="24"/>
            <w:szCs w:val="24"/>
            <w:rtl/>
          </w:rPr>
          <w:br w:type="page"/>
        </w:r>
      </w:ins>
    </w:p>
    <w:p w14:paraId="679D5826" w14:textId="5CC8E84D" w:rsidR="00DA73D0" w:rsidRPr="002419E5" w:rsidRDefault="00DA73D0" w:rsidP="00DA73D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A4BA510" w14:textId="77777777" w:rsidR="00DA73D0" w:rsidRDefault="00DA73D0" w:rsidP="00DA73D0">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30828EF" w14:textId="77777777" w:rsidR="00DA73D0" w:rsidRPr="00400B84" w:rsidRDefault="00DA73D0" w:rsidP="00DA73D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A73D0" w:rsidRPr="0009511C" w14:paraId="454961FA" w14:textId="77777777" w:rsidTr="00F1713B">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B1735A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472704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A73D0" w:rsidRPr="0009511C" w14:paraId="6708B83F" w14:textId="77777777" w:rsidTr="00F1713B">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B40910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A73D0" w:rsidRPr="0009511C" w14:paraId="3FACF4C6" w14:textId="77777777" w:rsidTr="00F1713B">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49128A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FD1210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4ECD04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BFEF94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A73D0" w:rsidRPr="0009511C" w14:paraId="1C805E92" w14:textId="77777777" w:rsidTr="00F1713B">
        <w:trPr>
          <w:trHeight w:val="551"/>
        </w:trPr>
        <w:tc>
          <w:tcPr>
            <w:tcW w:w="4068" w:type="dxa"/>
            <w:tcBorders>
              <w:top w:val="single" w:sz="4" w:space="0" w:color="auto"/>
              <w:left w:val="single" w:sz="4" w:space="0" w:color="auto"/>
              <w:bottom w:val="single" w:sz="4" w:space="0" w:color="auto"/>
              <w:right w:val="single" w:sz="4" w:space="0" w:color="auto"/>
            </w:tcBorders>
            <w:hideMark/>
          </w:tcPr>
          <w:p w14:paraId="693738A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686428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7B219C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6944CCD"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725315F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87E4EC3"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0A08B4C"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4A0CB13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3F72CD9"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r>
      <w:tr w:rsidR="00DA73D0" w:rsidRPr="0009511C" w14:paraId="699AAB12" w14:textId="77777777" w:rsidTr="00F1713B">
        <w:trPr>
          <w:trHeight w:val="571"/>
        </w:trPr>
        <w:tc>
          <w:tcPr>
            <w:tcW w:w="4068" w:type="dxa"/>
            <w:tcBorders>
              <w:top w:val="single" w:sz="4" w:space="0" w:color="auto"/>
              <w:left w:val="single" w:sz="4" w:space="0" w:color="auto"/>
              <w:bottom w:val="single" w:sz="4" w:space="0" w:color="auto"/>
              <w:right w:val="single" w:sz="4" w:space="0" w:color="auto"/>
            </w:tcBorders>
            <w:hideMark/>
          </w:tcPr>
          <w:p w14:paraId="03B8C36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622E3C3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2C9AB8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C5484F"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73CD61"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r w:rsidR="00DA73D0" w:rsidRPr="0009511C" w14:paraId="17B69B48" w14:textId="77777777" w:rsidTr="00F1713B">
        <w:trPr>
          <w:trHeight w:val="391"/>
        </w:trPr>
        <w:tc>
          <w:tcPr>
            <w:tcW w:w="4068" w:type="dxa"/>
            <w:tcBorders>
              <w:top w:val="single" w:sz="4" w:space="0" w:color="auto"/>
              <w:left w:val="single" w:sz="4" w:space="0" w:color="auto"/>
              <w:bottom w:val="single" w:sz="4" w:space="0" w:color="auto"/>
              <w:right w:val="single" w:sz="4" w:space="0" w:color="auto"/>
            </w:tcBorders>
            <w:hideMark/>
          </w:tcPr>
          <w:p w14:paraId="6DA1D18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3EF981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9AA4375" w14:textId="77777777" w:rsidR="00DA73D0" w:rsidRPr="0009511C" w:rsidRDefault="00DA73D0" w:rsidP="00F1713B">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EAB3A7"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FAC077"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bl>
    <w:p w14:paraId="536FCAFC" w14:textId="77777777" w:rsidR="00DA73D0" w:rsidRPr="0009511C" w:rsidRDefault="00DA73D0" w:rsidP="00DA73D0">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A73D0" w:rsidRPr="0009511C" w14:paraId="3F80B87A" w14:textId="77777777" w:rsidTr="00F1713B">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2CAF75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A73D0" w:rsidRPr="0009511C" w14:paraId="2D5EE3FA" w14:textId="77777777" w:rsidTr="00F1713B">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831E64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D5D21D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p w14:paraId="38E8175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AD41D1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6D46A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3BAD0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6A199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E64C89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6F2F2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371BCA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A73D0" w:rsidRPr="0009511C" w14:paraId="7DFD13F4" w14:textId="77777777" w:rsidTr="00F1713B">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C5CC616"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E2812C7"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26565DC"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70195A4"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2D6A3EC"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5B6B6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135148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C6085E2"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r>
      <w:tr w:rsidR="00DA73D0" w:rsidRPr="0009511C" w14:paraId="0D738130"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0F3643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4584D1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A929E10"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5C6877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C475D7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8D9360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FFBAE2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554B369"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A73D0" w:rsidRPr="0009511C" w14:paraId="3BBEF425"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32FD13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C79654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82FF14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248BE9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BC543E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9CA0D7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77287E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FD3CF27"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A73D0" w:rsidRPr="0009511C" w14:paraId="0852AEB0"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7A8F54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7D6635C"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6AE8D9A"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17B03DE"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7503AF6"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BF2A4A4"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6A3070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751CDD8" w14:textId="77777777" w:rsidR="00DA73D0" w:rsidRPr="0009511C" w:rsidRDefault="00DA73D0" w:rsidP="00F1713B">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70459E5" w14:textId="77777777" w:rsidR="00DA73D0" w:rsidRPr="0009511C" w:rsidRDefault="00DA73D0" w:rsidP="00DA73D0">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7EFE730B" w14:textId="77777777" w:rsidTr="00F1713B">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CF99CBB"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A73D0" w:rsidRPr="0009511C" w14:paraId="78D6F96A" w14:textId="77777777" w:rsidTr="00F1713B">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2906748"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A2B438E" w14:textId="77777777" w:rsidR="00DA73D0" w:rsidRPr="0009511C" w:rsidRDefault="00DA73D0" w:rsidP="00DA73D0">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53DFDC5A" w14:textId="77777777" w:rsidTr="00F1713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8CB8CA9"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A73D0" w:rsidRPr="0009511C" w14:paraId="208F547A" w14:textId="77777777" w:rsidTr="00F1713B">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E1541EF"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5A8A051"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211B0EA8"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6BC0" w:rsidRPr="0009511C" w14:paraId="02D31297" w14:textId="77777777" w:rsidTr="001F440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60E0498" w14:textId="77777777" w:rsidR="00DA6BC0" w:rsidRPr="0009511C" w:rsidRDefault="00DA6BC0" w:rsidP="001F440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A6BC0" w:rsidRPr="0009511C" w14:paraId="2E398243" w14:textId="77777777" w:rsidTr="001F440B">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67CD663" w14:textId="77777777" w:rsidR="00DA6BC0" w:rsidRPr="0009511C" w:rsidRDefault="00DA6BC0" w:rsidP="001F440B">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F471D47"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163B1DF0" w14:textId="77777777" w:rsidR="00DA73D0" w:rsidRPr="0009511C" w:rsidRDefault="00DA73D0" w:rsidP="00DA73D0">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4F83E73" w14:textId="77777777" w:rsidR="00BE2283" w:rsidRPr="00BD794C" w:rsidRDefault="00BE2283" w:rsidP="00BE228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80BFCE" w14:textId="77777777" w:rsidR="00DA6BC0" w:rsidRDefault="00DA6BC0"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04B2FC1" w14:textId="77777777" w:rsidR="006D2AE3" w:rsidRPr="006D2AE3" w:rsidRDefault="006D2AE3"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6F73EAE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08BB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63054E5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9C08C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4609563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3E58D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E34BE2" w14:textId="2B1ED1E1"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del w:id="301" w:author="Meryl Etman [2]" w:date="2021-11-21T16:01:00Z">
        <w:r w:rsidRPr="006D2AE3" w:rsidDel="000F1AA1">
          <w:rPr>
            <w:rFonts w:ascii="Times New Roman" w:eastAsia="Times New Roman" w:hAnsi="Times New Roman" w:cs="David"/>
            <w:sz w:val="24"/>
            <w:szCs w:val="24"/>
            <w:rtl/>
            <w:lang w:eastAsia="he-IL"/>
          </w:rPr>
          <w:delText>מודל תלת ממדי בתוכנית</w:delText>
        </w:r>
        <w:r w:rsidRPr="006D2AE3" w:rsidDel="000F1AA1">
          <w:rPr>
            <w:rFonts w:ascii="Times New Roman" w:eastAsia="Times New Roman" w:hAnsi="Times New Roman" w:cs="David" w:hint="cs"/>
            <w:sz w:val="24"/>
            <w:szCs w:val="24"/>
            <w:rtl/>
            <w:lang w:eastAsia="he-IL"/>
          </w:rPr>
          <w:delText xml:space="preserve"> </w:delText>
        </w:r>
        <w:r w:rsidRPr="006D2AE3" w:rsidDel="000F1AA1">
          <w:rPr>
            <w:rFonts w:ascii="Times New Roman" w:eastAsia="Times New Roman" w:hAnsi="Times New Roman" w:cs="David"/>
            <w:sz w:val="24"/>
            <w:szCs w:val="24"/>
            <w:lang w:eastAsia="he-IL"/>
          </w:rPr>
          <w:delText xml:space="preserve">REVIT </w:delText>
        </w:r>
        <w:r w:rsidRPr="006D2AE3" w:rsidDel="000F1AA1">
          <w:rPr>
            <w:rFonts w:ascii="Times New Roman" w:eastAsia="Times New Roman" w:hAnsi="Times New Roman" w:cs="David" w:hint="cs"/>
            <w:sz w:val="24"/>
            <w:szCs w:val="24"/>
            <w:rtl/>
            <w:lang w:eastAsia="he-IL"/>
          </w:rPr>
          <w:delText xml:space="preserve"> </w:delText>
        </w:r>
        <w:r w:rsidR="001743FC" w:rsidDel="000F1AA1">
          <w:rPr>
            <w:rFonts w:ascii="Times New Roman" w:eastAsia="Times New Roman" w:hAnsi="Times New Roman" w:cs="David" w:hint="cs"/>
            <w:sz w:val="24"/>
            <w:szCs w:val="24"/>
            <w:rtl/>
            <w:lang w:eastAsia="he-IL"/>
          </w:rPr>
          <w:delText xml:space="preserve">וב </w:delText>
        </w:r>
        <w:r w:rsidR="001743FC" w:rsidDel="000F1AA1">
          <w:rPr>
            <w:rFonts w:ascii="Times New Roman" w:eastAsia="Times New Roman" w:hAnsi="Times New Roman" w:cs="David" w:hint="cs"/>
            <w:sz w:val="24"/>
            <w:szCs w:val="24"/>
            <w:lang w:eastAsia="he-IL"/>
          </w:rPr>
          <w:delText>BIM</w:delText>
        </w:r>
        <w:r w:rsidR="001743FC" w:rsidDel="000F1AA1">
          <w:rPr>
            <w:rFonts w:ascii="Times New Roman" w:eastAsia="Times New Roman" w:hAnsi="Times New Roman" w:cs="David" w:hint="cs"/>
            <w:sz w:val="24"/>
            <w:szCs w:val="24"/>
            <w:rtl/>
            <w:lang w:eastAsia="he-IL"/>
          </w:rPr>
          <w:delText xml:space="preserve"> </w:delText>
        </w:r>
        <w:r w:rsidR="001743FC" w:rsidDel="000F1AA1">
          <w:rPr>
            <w:rFonts w:ascii="Times New Roman" w:eastAsia="Times New Roman" w:hAnsi="Times New Roman" w:cs="David"/>
            <w:sz w:val="24"/>
            <w:szCs w:val="24"/>
            <w:rtl/>
            <w:lang w:eastAsia="he-IL"/>
          </w:rPr>
          <w:delText>הכולל את ת</w:delText>
        </w:r>
        <w:r w:rsidRPr="006D2AE3" w:rsidDel="000F1AA1">
          <w:rPr>
            <w:rFonts w:ascii="Times New Roman" w:eastAsia="Times New Roman" w:hAnsi="Times New Roman" w:cs="David"/>
            <w:sz w:val="24"/>
            <w:szCs w:val="24"/>
            <w:rtl/>
            <w:lang w:eastAsia="he-IL"/>
          </w:rPr>
          <w:delText>כניות כל המתכננים והיועצים</w:delText>
        </w:r>
      </w:del>
      <w:ins w:id="302" w:author="Meryl Etman [2]" w:date="2021-11-21T16:01:00Z">
        <w:r w:rsidR="000F1AA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3BE2E8DB"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B0BE58A" w14:textId="3EEB0B91"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w:t>
      </w:r>
      <w:del w:id="303" w:author="Meryl Etman [2]" w:date="2022-02-02T14:50:00Z">
        <w:r w:rsidR="00E2151E" w:rsidDel="003D79F4">
          <w:rPr>
            <w:rFonts w:ascii="Times New Roman" w:eastAsia="Times New Roman" w:hAnsi="Times New Roman" w:cs="David" w:hint="cs"/>
            <w:sz w:val="24"/>
            <w:szCs w:val="24"/>
            <w:rtl/>
            <w:lang w:eastAsia="he-IL"/>
          </w:rPr>
          <w:delText xml:space="preserve"> מתוך המודל התלת מ</w:delText>
        </w:r>
        <w:r w:rsidR="006D2AE3" w:rsidRPr="006D2AE3" w:rsidDel="003D79F4">
          <w:rPr>
            <w:rFonts w:ascii="Times New Roman" w:eastAsia="Times New Roman" w:hAnsi="Times New Roman" w:cs="David" w:hint="cs"/>
            <w:sz w:val="24"/>
            <w:szCs w:val="24"/>
            <w:rtl/>
            <w:lang w:eastAsia="he-IL"/>
          </w:rPr>
          <w:delText>מדי.</w:delText>
        </w:r>
      </w:del>
    </w:p>
    <w:p w14:paraId="627199A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3B207030"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667CB714"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9886BB5"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198D8B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BFD0A2"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3CB3A800"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5340D6F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983F987"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7089F8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DD2F6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7033B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7D079E"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699FB4E" w14:textId="5DC265B1" w:rsidR="00E2151E" w:rsidRPr="00B27B4C" w:rsidRDefault="00664615"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4" w:author="Meryl Etman" w:date="2021-10-20T14:13:00Z">
            <w:r w:rsidR="00F02636">
              <w:rPr>
                <w:rFonts w:ascii="Times New Roman" w:eastAsia="Times New Roman" w:hAnsi="Times New Roman" w:cs="David" w:hint="cs"/>
                <w:color w:val="008000"/>
                <w:sz w:val="24"/>
                <w:szCs w:val="24"/>
                <w:rtl/>
                <w:lang w:eastAsia="he-IL"/>
              </w:rPr>
              <w:br/>
              <w:t>גבעת שמואל החדשה בע"מ</w:t>
            </w:r>
            <w:r w:rsidR="00F02636">
              <w:rPr>
                <w:rFonts w:ascii="Times New Roman" w:eastAsia="Times New Roman" w:hAnsi="Times New Roman" w:cs="David" w:hint="cs"/>
                <w:color w:val="008000"/>
                <w:sz w:val="24"/>
                <w:szCs w:val="24"/>
                <w:rtl/>
                <w:lang w:eastAsia="he-IL"/>
              </w:rPr>
              <w:br/>
              <w:t>יהונתן נתניהו 1ג', אור יהודה</w:t>
            </w:r>
            <w:r w:rsidR="00F02636">
              <w:rPr>
                <w:rFonts w:ascii="Times New Roman" w:eastAsia="Times New Roman" w:hAnsi="Times New Roman" w:cs="David" w:hint="cs"/>
                <w:color w:val="008000"/>
                <w:sz w:val="24"/>
                <w:szCs w:val="24"/>
                <w:rtl/>
                <w:lang w:eastAsia="he-IL"/>
              </w:rPr>
              <w:br/>
              <w:t>514677533</w:t>
            </w:r>
            <w:r w:rsidR="00F02636">
              <w:rPr>
                <w:rFonts w:ascii="Times New Roman" w:eastAsia="Times New Roman" w:hAnsi="Times New Roman" w:cs="David" w:hint="cs"/>
                <w:color w:val="008000"/>
                <w:sz w:val="24"/>
                <w:szCs w:val="24"/>
                <w:rtl/>
                <w:lang w:eastAsia="he-IL"/>
              </w:rPr>
              <w:br/>
            </w:r>
            <w:r w:rsidR="00F02636">
              <w:rPr>
                <w:rFonts w:ascii="Times New Roman" w:eastAsia="Times New Roman" w:hAnsi="Times New Roman" w:cs="David" w:hint="cs"/>
                <w:color w:val="008000"/>
                <w:sz w:val="24"/>
                <w:szCs w:val="24"/>
                <w:rtl/>
                <w:lang w:eastAsia="he-IL"/>
              </w:rPr>
              <w:br/>
              <w:t xml:space="preserve">אקונה ריט למגורים בע"מ </w:t>
            </w:r>
            <w:r w:rsidR="00F02636">
              <w:rPr>
                <w:rFonts w:ascii="Times New Roman" w:eastAsia="Times New Roman" w:hAnsi="Times New Roman" w:cs="David" w:hint="cs"/>
                <w:color w:val="008000"/>
                <w:sz w:val="24"/>
                <w:szCs w:val="24"/>
                <w:rtl/>
                <w:lang w:eastAsia="he-IL"/>
              </w:rPr>
              <w:br/>
              <w:t xml:space="preserve">רחוב דרך מנחם בגין 146 תל אביב </w:t>
            </w:r>
            <w:r w:rsidR="00F02636">
              <w:rPr>
                <w:rFonts w:ascii="Times New Roman" w:eastAsia="Times New Roman" w:hAnsi="Times New Roman" w:cs="David" w:hint="cs"/>
                <w:color w:val="008000"/>
                <w:sz w:val="24"/>
                <w:szCs w:val="24"/>
                <w:rtl/>
                <w:lang w:eastAsia="he-IL"/>
              </w:rPr>
              <w:br/>
              <w:t>516438462</w:t>
            </w:r>
            <w:r w:rsidR="00F02636">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0C4AE76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9C553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7E60BE"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524E97"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9DAA2F" w14:textId="3A519148"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5"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06" w:author="Meryl Etman" w:date="2021-10-10T10:37:00Z">
            <w:r w:rsidR="00671A4B">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7" w:author="Meryl Etman" w:date="2021-10-10T10:38:00Z">
            <w:r w:rsidR="00671A4B">
              <w:rPr>
                <w:rFonts w:ascii="Times New Roman" w:eastAsia="Times New Roman" w:hAnsi="Times New Roman" w:cs="David" w:hint="cs"/>
                <w:color w:val="008000"/>
                <w:sz w:val="24"/>
                <w:szCs w:val="24"/>
                <w:rtl/>
              </w:rPr>
              <w:t>תאום מערכות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69690CF"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3E36D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CA56D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72E25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628BE3"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9D3A3C"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2D00788"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BDD049"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EC5F4D"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11048F"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3E8B7E5" w14:textId="4819F9C1" w:rsidR="00E2151E" w:rsidRPr="00B27B4C" w:rsidRDefault="00664615"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8" w:author="Meryl Etman" w:date="2021-10-10T10:40:00Z">
            <w:r w:rsidR="001F440B">
              <w:rPr>
                <w:rFonts w:ascii="Times New Roman" w:eastAsia="Times New Roman" w:hAnsi="Times New Roman" w:cs="David"/>
                <w:color w:val="008000"/>
                <w:sz w:val="24"/>
                <w:szCs w:val="24"/>
                <w:rtl/>
                <w:lang w:eastAsia="he-IL"/>
              </w:rPr>
              <w:t>גיא כ"ץ</w:t>
            </w:r>
          </w:ins>
        </w:sdtContent>
      </w:sdt>
    </w:p>
    <w:p w14:paraId="61E38CC7"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19C9E2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06C6C01"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A78256C"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E408FE0"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DDC7717"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DD18ACA" w14:textId="364B21E9"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9" w:author="Meryl Etman" w:date="2021-10-20T14:13:00Z">
            <w:r w:rsidR="00F02636">
              <w:rPr>
                <w:rFonts w:ascii="Times New Roman" w:eastAsia="Times New Roman" w:hAnsi="Times New Roman" w:cs="David" w:hint="cs"/>
                <w:color w:val="008000"/>
                <w:sz w:val="24"/>
                <w:szCs w:val="24"/>
                <w:rtl/>
                <w:lang w:eastAsia="he-IL"/>
              </w:rPr>
              <w:br/>
              <w:t>גבעת שמואל החדשה בע"מ</w:t>
            </w:r>
            <w:r w:rsidR="00F02636">
              <w:rPr>
                <w:rFonts w:ascii="Times New Roman" w:eastAsia="Times New Roman" w:hAnsi="Times New Roman" w:cs="David" w:hint="cs"/>
                <w:color w:val="008000"/>
                <w:sz w:val="24"/>
                <w:szCs w:val="24"/>
                <w:rtl/>
                <w:lang w:eastAsia="he-IL"/>
              </w:rPr>
              <w:br/>
              <w:t>יהונתן נתניהו 1ג', אור יהודה</w:t>
            </w:r>
            <w:r w:rsidR="00F02636">
              <w:rPr>
                <w:rFonts w:ascii="Times New Roman" w:eastAsia="Times New Roman" w:hAnsi="Times New Roman" w:cs="David" w:hint="cs"/>
                <w:color w:val="008000"/>
                <w:sz w:val="24"/>
                <w:szCs w:val="24"/>
                <w:rtl/>
                <w:lang w:eastAsia="he-IL"/>
              </w:rPr>
              <w:br/>
              <w:t>514677533</w:t>
            </w:r>
            <w:r w:rsidR="00F02636">
              <w:rPr>
                <w:rFonts w:ascii="Times New Roman" w:eastAsia="Times New Roman" w:hAnsi="Times New Roman" w:cs="David" w:hint="cs"/>
                <w:color w:val="008000"/>
                <w:sz w:val="24"/>
                <w:szCs w:val="24"/>
                <w:rtl/>
                <w:lang w:eastAsia="he-IL"/>
              </w:rPr>
              <w:br/>
            </w:r>
            <w:r w:rsidR="00F02636">
              <w:rPr>
                <w:rFonts w:ascii="Times New Roman" w:eastAsia="Times New Roman" w:hAnsi="Times New Roman" w:cs="David" w:hint="cs"/>
                <w:color w:val="008000"/>
                <w:sz w:val="24"/>
                <w:szCs w:val="24"/>
                <w:rtl/>
                <w:lang w:eastAsia="he-IL"/>
              </w:rPr>
              <w:br/>
              <w:t xml:space="preserve">אקונה ריט למגורים בע"מ </w:t>
            </w:r>
            <w:r w:rsidR="00F02636">
              <w:rPr>
                <w:rFonts w:ascii="Times New Roman" w:eastAsia="Times New Roman" w:hAnsi="Times New Roman" w:cs="David" w:hint="cs"/>
                <w:color w:val="008000"/>
                <w:sz w:val="24"/>
                <w:szCs w:val="24"/>
                <w:rtl/>
                <w:lang w:eastAsia="he-IL"/>
              </w:rPr>
              <w:br/>
              <w:t xml:space="preserve">רחוב דרך מנחם בגין 146 תל אביב </w:t>
            </w:r>
            <w:r w:rsidR="00F02636">
              <w:rPr>
                <w:rFonts w:ascii="Times New Roman" w:eastAsia="Times New Roman" w:hAnsi="Times New Roman" w:cs="David" w:hint="cs"/>
                <w:color w:val="008000"/>
                <w:sz w:val="24"/>
                <w:szCs w:val="24"/>
                <w:rtl/>
                <w:lang w:eastAsia="he-IL"/>
              </w:rPr>
              <w:br/>
              <w:t>516438462</w:t>
            </w:r>
            <w:r w:rsidR="00F02636">
              <w:rPr>
                <w:rFonts w:ascii="Times New Roman" w:eastAsia="Times New Roman" w:hAnsi="Times New Roman" w:cs="David" w:hint="cs"/>
                <w:color w:val="008000"/>
                <w:sz w:val="24"/>
                <w:szCs w:val="24"/>
                <w:rtl/>
                <w:lang w:eastAsia="he-IL"/>
              </w:rPr>
              <w:br/>
            </w:r>
          </w:ins>
        </w:sdtContent>
      </w:sdt>
    </w:p>
    <w:p w14:paraId="7AC654A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A977E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168F96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340E19" w14:textId="7213780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10" w:author="Meryl Etman" w:date="2021-10-10T10:37:00Z">
            <w:r w:rsidR="00671A4B">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27T00:00:00Z">
            <w:dateFormat w:val="dd/MM/yyyy"/>
            <w:lid w:val="he-IL"/>
            <w:storeMappedDataAs w:val="dateTime"/>
            <w:calendar w:val="gregorian"/>
          </w:date>
        </w:sdtPr>
        <w:sdtEndPr>
          <w:rPr>
            <w:rFonts w:hint="cs"/>
          </w:rPr>
        </w:sdtEndPr>
        <w:sdtContent>
          <w:ins w:id="311" w:author="Meryl Etman" w:date="2022-02-27T17:27:00Z">
            <w:r w:rsidR="008B475F">
              <w:rPr>
                <w:rFonts w:ascii="Times New Roman" w:eastAsia="Times New Roman" w:hAnsi="Times New Roman" w:cs="David" w:hint="cs"/>
                <w:color w:val="008000"/>
                <w:sz w:val="24"/>
                <w:szCs w:val="24"/>
                <w:rtl/>
                <w:lang w:eastAsia="he-IL"/>
              </w:rPr>
              <w:t>‏27/02/2022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F0DCB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F4C33B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69F63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16541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0A41F1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48919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205189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8DBD3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0A1993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7F947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6F8FF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9F3D94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E3D9C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2277939"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F623AFB"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67D564C"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1647468"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5D2889C"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CF7F72" w14:textId="3302BB30"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2" w:author="Meryl Etman" w:date="2021-10-10T10:40:00Z">
            <w:r w:rsidR="001F440B">
              <w:rPr>
                <w:rFonts w:ascii="Times New Roman" w:eastAsia="Times New Roman" w:hAnsi="Times New Roman" w:cs="David"/>
                <w:color w:val="008000"/>
                <w:sz w:val="24"/>
                <w:szCs w:val="24"/>
                <w:rtl/>
                <w:lang w:eastAsia="he-IL"/>
              </w:rPr>
              <w:t>גיא כ"ץ</w:t>
            </w:r>
          </w:ins>
        </w:sdtContent>
      </w:sdt>
    </w:p>
    <w:p w14:paraId="5B5909C9"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D947E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A8214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10F7F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E05631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FB62B09"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9DEA63"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735A3F1"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FDF356F"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111B7D8"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FC6AF1D"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7438B69C"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3EC27F06"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68FE8DD" w14:textId="77777777" w:rsidR="00E2151E" w:rsidRPr="0047052D" w:rsidRDefault="00E2151E" w:rsidP="00E2151E">
      <w:pPr>
        <w:widowControl w:val="0"/>
        <w:spacing w:before="0" w:beforeAutospacing="0" w:after="0" w:afterAutospacing="0" w:line="240" w:lineRule="auto"/>
        <w:jc w:val="both"/>
      </w:pPr>
    </w:p>
    <w:p w14:paraId="19E53E67"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B3452" w14:textId="77777777" w:rsidR="001C1B56" w:rsidRDefault="001C1B56" w:rsidP="00AF234B">
      <w:pPr>
        <w:spacing w:before="0" w:after="0" w:line="240" w:lineRule="auto"/>
      </w:pPr>
      <w:r>
        <w:separator/>
      </w:r>
    </w:p>
  </w:endnote>
  <w:endnote w:type="continuationSeparator" w:id="0">
    <w:p w14:paraId="296375DD" w14:textId="77777777" w:rsidR="001C1B56" w:rsidRDefault="001C1B56" w:rsidP="00AF234B">
      <w:pPr>
        <w:spacing w:before="0" w:after="0" w:line="240" w:lineRule="auto"/>
      </w:pPr>
      <w:r>
        <w:continuationSeparator/>
      </w:r>
    </w:p>
  </w:endnote>
  <w:endnote w:type="continuationNotice" w:id="1">
    <w:p w14:paraId="02355305" w14:textId="77777777" w:rsidR="001C1B56" w:rsidRDefault="001C1B5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3"/>
      <w:gridCol w:w="2810"/>
      <w:gridCol w:w="232"/>
      <w:gridCol w:w="1038"/>
      <w:gridCol w:w="1813"/>
    </w:tblGrid>
    <w:tr w:rsidR="001C1B56" w:rsidRPr="00F9528C" w14:paraId="34213741" w14:textId="77777777" w:rsidTr="00F1713B">
      <w:tc>
        <w:tcPr>
          <w:tcW w:w="753" w:type="dxa"/>
        </w:tcPr>
        <w:p w14:paraId="280AF0AC"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6BFD199" w14:textId="77777777" w:rsidR="001C1B56" w:rsidRPr="00F9528C" w:rsidRDefault="001C1B56" w:rsidP="00F1713B">
              <w:pPr>
                <w:tabs>
                  <w:tab w:val="center" w:pos="4153"/>
                  <w:tab w:val="right" w:pos="8306"/>
                </w:tabs>
                <w:spacing w:before="0" w:after="0" w:line="240" w:lineRule="auto"/>
                <w:rPr>
                  <w:rFonts w:ascii="David" w:hAnsi="David"/>
                  <w:color w:val="00B0F0"/>
                  <w:sz w:val="20"/>
                  <w:szCs w:val="20"/>
                  <w:rtl/>
                </w:rPr>
              </w:pPr>
              <w:ins w:id="313" w:author="Meryl Etman" w:date="2021-10-10T10:37:00Z">
                <w:r>
                  <w:rPr>
                    <w:rFonts w:ascii="David" w:hAnsi="David"/>
                    <w:color w:val="00B0F0"/>
                    <w:sz w:val="20"/>
                    <w:szCs w:val="20"/>
                    <w:rtl/>
                  </w:rPr>
                  <w:t>סביוני גבעת שמואל - מגרשים 1001, 1005</w:t>
                </w:r>
              </w:ins>
            </w:p>
          </w:tc>
        </w:sdtContent>
      </w:sdt>
      <w:tc>
        <w:tcPr>
          <w:tcW w:w="2232" w:type="dxa"/>
        </w:tcPr>
        <w:p w14:paraId="47D8AFA0"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סופרפוזיציה</w:t>
              </w:r>
            </w:sdtContent>
          </w:sdt>
        </w:p>
      </w:tc>
      <w:tc>
        <w:tcPr>
          <w:tcW w:w="236" w:type="dxa"/>
        </w:tcPr>
        <w:p w14:paraId="5ED66D2E" w14:textId="77777777" w:rsidR="001C1B56" w:rsidRPr="00F9528C" w:rsidRDefault="001C1B56" w:rsidP="00F1713B">
          <w:pPr>
            <w:tabs>
              <w:tab w:val="center" w:pos="4153"/>
              <w:tab w:val="right" w:pos="8306"/>
            </w:tabs>
            <w:spacing w:before="0" w:after="0" w:line="240" w:lineRule="auto"/>
            <w:rPr>
              <w:rFonts w:ascii="David" w:hAnsi="David"/>
              <w:sz w:val="16"/>
              <w:szCs w:val="16"/>
              <w:rtl/>
            </w:rPr>
          </w:pPr>
        </w:p>
      </w:tc>
      <w:tc>
        <w:tcPr>
          <w:tcW w:w="1129" w:type="dxa"/>
        </w:tcPr>
        <w:p w14:paraId="632778AB"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C4D14BB" w14:textId="786D5247" w:rsidR="001C1B56" w:rsidRPr="00F9528C" w:rsidRDefault="001C1B56" w:rsidP="00F1713B">
              <w:pPr>
                <w:tabs>
                  <w:tab w:val="center" w:pos="4153"/>
                  <w:tab w:val="right" w:pos="8306"/>
                </w:tabs>
                <w:spacing w:before="0" w:after="0" w:line="240" w:lineRule="auto"/>
                <w:rPr>
                  <w:rFonts w:ascii="David" w:hAnsi="David"/>
                  <w:sz w:val="20"/>
                  <w:szCs w:val="20"/>
                  <w:rtl/>
                </w:rPr>
              </w:pPr>
              <w:del w:id="314" w:author="Meryl Etman" w:date="2021-10-20T14:12:00Z">
                <w:r w:rsidDel="00F02636">
                  <w:rPr>
                    <w:rFonts w:ascii="David" w:hAnsi="David" w:hint="cs"/>
                    <w:sz w:val="20"/>
                    <w:szCs w:val="20"/>
                  </w:rPr>
                  <w:delText>CONT-5-674</w:delText>
                </w:r>
              </w:del>
              <w:ins w:id="315" w:author="Meryl Etman" w:date="2021-10-20T14:12:00Z">
                <w:r>
                  <w:rPr>
                    <w:rFonts w:ascii="David" w:hAnsi="David" w:hint="cs"/>
                    <w:sz w:val="20"/>
                    <w:szCs w:val="20"/>
                  </w:rPr>
                  <w:t>CO</w:t>
                </w:r>
                <w:r>
                  <w:rPr>
                    <w:rFonts w:ascii="David" w:hAnsi="David" w:hint="cs"/>
                    <w:sz w:val="20"/>
                    <w:szCs w:val="20"/>
                    <w:rtl/>
                  </w:rPr>
                  <w:t>NT-10-2122</w:t>
                </w:r>
              </w:ins>
            </w:p>
          </w:tc>
        </w:sdtContent>
      </w:sdt>
    </w:tr>
    <w:tr w:rsidR="001C1B56" w:rsidRPr="00F9528C" w14:paraId="04E174F8" w14:textId="77777777" w:rsidTr="00F1713B">
      <w:tc>
        <w:tcPr>
          <w:tcW w:w="753" w:type="dxa"/>
        </w:tcPr>
        <w:p w14:paraId="7951930C"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9833CC7" w14:textId="7D21D668" w:rsidR="001C1B56" w:rsidRPr="00F9528C" w:rsidRDefault="001C1B56" w:rsidP="00F1713B">
              <w:pPr>
                <w:tabs>
                  <w:tab w:val="center" w:pos="4153"/>
                  <w:tab w:val="right" w:pos="8306"/>
                </w:tabs>
                <w:spacing w:before="0" w:after="0" w:line="240" w:lineRule="auto"/>
                <w:rPr>
                  <w:rFonts w:ascii="David" w:hAnsi="David"/>
                  <w:color w:val="00B0F0"/>
                  <w:sz w:val="20"/>
                  <w:szCs w:val="20"/>
                  <w:rtl/>
                </w:rPr>
              </w:pPr>
              <w:ins w:id="316" w:author="Meryl Etman" w:date="2021-10-10T10:40:00Z">
                <w:r>
                  <w:rPr>
                    <w:rFonts w:ascii="David" w:hAnsi="David"/>
                    <w:color w:val="00B0F0"/>
                    <w:sz w:val="20"/>
                    <w:szCs w:val="20"/>
                    <w:rtl/>
                  </w:rPr>
                  <w:t>גיא כ"ץ</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C1B56" w:rsidRPr="00F9528C" w14:paraId="77ED1A22" w14:textId="77777777" w:rsidTr="00F1713B">
            <w:trPr>
              <w:trHeight w:val="201"/>
            </w:trPr>
            <w:tc>
              <w:tcPr>
                <w:tcW w:w="926" w:type="dxa"/>
              </w:tcPr>
              <w:p w14:paraId="4ABF7D3A"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F33F93B" w14:textId="08D13F38" w:rsidR="001C1B56" w:rsidRPr="00F9528C" w:rsidRDefault="00F176B3" w:rsidP="00F1713B">
                    <w:pPr>
                      <w:tabs>
                        <w:tab w:val="center" w:pos="4153"/>
                        <w:tab w:val="right" w:pos="8306"/>
                      </w:tabs>
                      <w:spacing w:before="0" w:after="0" w:line="240" w:lineRule="auto"/>
                      <w:ind w:left="1" w:hanging="1"/>
                      <w:rPr>
                        <w:rFonts w:ascii="David" w:hAnsi="David"/>
                        <w:color w:val="00B0F0"/>
                        <w:sz w:val="20"/>
                        <w:szCs w:val="20"/>
                        <w:rtl/>
                      </w:rPr>
                    </w:pPr>
                    <w:ins w:id="317" w:author="Meryl Etman" w:date="2022-03-16T16:36:00Z">
                      <w:r>
                        <w:rPr>
                          <w:rFonts w:ascii="David" w:hAnsi="David"/>
                          <w:color w:val="00B0F0"/>
                          <w:sz w:val="20"/>
                          <w:szCs w:val="20"/>
                          <w:rtl/>
                        </w:rPr>
                        <w:t>0.13</w:t>
                      </w:r>
                    </w:ins>
                  </w:p>
                </w:tc>
              </w:sdtContent>
            </w:sdt>
          </w:tr>
        </w:tbl>
        <w:p w14:paraId="5E10720D"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c>
        <w:tcPr>
          <w:tcW w:w="236" w:type="dxa"/>
        </w:tcPr>
        <w:p w14:paraId="37F4458C"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c>
        <w:tcPr>
          <w:tcW w:w="1129" w:type="dxa"/>
        </w:tcPr>
        <w:p w14:paraId="311CEA1F"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D4E6E12" w14:textId="23DF5DCD" w:rsidR="001C1B56" w:rsidRPr="00F9528C" w:rsidRDefault="00664615" w:rsidP="00F1713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318" w:author="Meryl Etman" w:date="2021-10-20T14:12:00Z">
                <w:r w:rsidR="001C1B56">
                  <w:rPr>
                    <w:rFonts w:ascii="David" w:hAnsi="David"/>
                    <w:sz w:val="20"/>
                    <w:szCs w:val="20"/>
                    <w:rtl/>
                  </w:rPr>
                  <w:t>3;#</w:t>
                </w:r>
                <w:r w:rsidR="001C1B56">
                  <w:rPr>
                    <w:rFonts w:ascii="David" w:hAnsi="David"/>
                    <w:sz w:val="20"/>
                    <w:szCs w:val="20"/>
                  </w:rPr>
                  <w:t>Draft</w:t>
                </w:r>
              </w:ins>
            </w:sdtContent>
          </w:sdt>
        </w:p>
      </w:tc>
    </w:tr>
    <w:tr w:rsidR="001C1B56" w:rsidRPr="00F9528C" w14:paraId="1535E521" w14:textId="77777777" w:rsidTr="00F1713B">
      <w:trPr>
        <w:trHeight w:val="80"/>
      </w:trPr>
      <w:tc>
        <w:tcPr>
          <w:tcW w:w="753" w:type="dxa"/>
        </w:tcPr>
        <w:p w14:paraId="58510C0F"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c>
        <w:tcPr>
          <w:tcW w:w="1883" w:type="dxa"/>
        </w:tcPr>
        <w:p w14:paraId="38487D9B" w14:textId="77777777" w:rsidR="001C1B56" w:rsidRPr="00F9528C" w:rsidRDefault="001C1B56" w:rsidP="00F1713B">
          <w:pPr>
            <w:tabs>
              <w:tab w:val="center" w:pos="4153"/>
              <w:tab w:val="right" w:pos="8306"/>
            </w:tabs>
            <w:spacing w:before="0" w:after="0" w:line="240" w:lineRule="auto"/>
            <w:rPr>
              <w:rFonts w:ascii="David" w:hAnsi="David"/>
              <w:color w:val="00B0F0"/>
              <w:sz w:val="20"/>
              <w:szCs w:val="20"/>
              <w:rtl/>
            </w:rPr>
          </w:pPr>
        </w:p>
      </w:tc>
      <w:tc>
        <w:tcPr>
          <w:tcW w:w="2232" w:type="dxa"/>
        </w:tcPr>
        <w:p w14:paraId="50077B33"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c>
        <w:tcPr>
          <w:tcW w:w="236" w:type="dxa"/>
        </w:tcPr>
        <w:p w14:paraId="4A0E2FD7"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c>
        <w:tcPr>
          <w:tcW w:w="1129" w:type="dxa"/>
        </w:tcPr>
        <w:p w14:paraId="1D4E1C8E"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c>
        <w:tcPr>
          <w:tcW w:w="2073" w:type="dxa"/>
        </w:tcPr>
        <w:p w14:paraId="58AA3812" w14:textId="77777777" w:rsidR="001C1B56" w:rsidRPr="00F9528C" w:rsidRDefault="001C1B56" w:rsidP="00F1713B">
          <w:pPr>
            <w:tabs>
              <w:tab w:val="center" w:pos="4153"/>
              <w:tab w:val="right" w:pos="8306"/>
            </w:tabs>
            <w:spacing w:before="0" w:after="0" w:line="240" w:lineRule="auto"/>
            <w:rPr>
              <w:rFonts w:ascii="David" w:hAnsi="David"/>
              <w:sz w:val="20"/>
              <w:szCs w:val="20"/>
              <w:rtl/>
            </w:rPr>
          </w:pPr>
        </w:p>
      </w:tc>
    </w:tr>
  </w:tbl>
  <w:p w14:paraId="4FA3ED9E" w14:textId="77777777" w:rsidR="001C1B56" w:rsidRPr="00C3505D" w:rsidRDefault="001C1B56"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9E232" w14:textId="77777777" w:rsidR="001C1B56" w:rsidRDefault="001C1B56" w:rsidP="00AF234B">
      <w:pPr>
        <w:spacing w:before="0" w:after="0" w:line="240" w:lineRule="auto"/>
      </w:pPr>
      <w:r>
        <w:separator/>
      </w:r>
    </w:p>
  </w:footnote>
  <w:footnote w:type="continuationSeparator" w:id="0">
    <w:p w14:paraId="4B63387B" w14:textId="77777777" w:rsidR="001C1B56" w:rsidRDefault="001C1B56" w:rsidP="00AF234B">
      <w:pPr>
        <w:spacing w:before="0" w:after="0" w:line="240" w:lineRule="auto"/>
      </w:pPr>
      <w:r>
        <w:continuationSeparator/>
      </w:r>
    </w:p>
  </w:footnote>
  <w:footnote w:type="continuationNotice" w:id="1">
    <w:p w14:paraId="54A65841" w14:textId="77777777" w:rsidR="001C1B56" w:rsidRDefault="001C1B5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27908422"/>
      <w:docPartObj>
        <w:docPartGallery w:val="Page Numbers (Top of Page)"/>
        <w:docPartUnique/>
      </w:docPartObj>
    </w:sdtPr>
    <w:sdtEndPr/>
    <w:sdtContent>
      <w:p w14:paraId="762655ED" w14:textId="77777777" w:rsidR="001C1B56" w:rsidRDefault="001C1B56" w:rsidP="00CF334C">
        <w:pPr>
          <w:pStyle w:val="a3"/>
          <w:jc w:val="center"/>
        </w:pPr>
        <w:r>
          <w:fldChar w:fldCharType="begin"/>
        </w:r>
        <w:r>
          <w:instrText xml:space="preserve"> PAGE   \* MERGEFORMAT </w:instrText>
        </w:r>
        <w:r>
          <w:fldChar w:fldCharType="separate"/>
        </w:r>
        <w:r w:rsidR="00277305">
          <w:rPr>
            <w:noProof/>
            <w:rtl/>
          </w:rPr>
          <w:t>17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markup="0"/>
  <w:trackRevisions/>
  <w:documentProtection w:edit="trackedChanges" w:enforcement="0"/>
  <w:defaultTabStop w:val="720"/>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39FE"/>
    <w:rsid w:val="000F1AA1"/>
    <w:rsid w:val="00134C85"/>
    <w:rsid w:val="00144C6E"/>
    <w:rsid w:val="001743FC"/>
    <w:rsid w:val="001A0C3C"/>
    <w:rsid w:val="001A69D5"/>
    <w:rsid w:val="001C1B56"/>
    <w:rsid w:val="001D14C2"/>
    <w:rsid w:val="001D4EC2"/>
    <w:rsid w:val="001D526A"/>
    <w:rsid w:val="001F440B"/>
    <w:rsid w:val="00203FAB"/>
    <w:rsid w:val="00214ACF"/>
    <w:rsid w:val="002436F3"/>
    <w:rsid w:val="002479A8"/>
    <w:rsid w:val="00252F4C"/>
    <w:rsid w:val="00264D14"/>
    <w:rsid w:val="00272745"/>
    <w:rsid w:val="00277305"/>
    <w:rsid w:val="002879EE"/>
    <w:rsid w:val="002B2234"/>
    <w:rsid w:val="002B36E1"/>
    <w:rsid w:val="002B3F22"/>
    <w:rsid w:val="003D79F4"/>
    <w:rsid w:val="004143FC"/>
    <w:rsid w:val="00415999"/>
    <w:rsid w:val="00447566"/>
    <w:rsid w:val="00471EF1"/>
    <w:rsid w:val="00552E11"/>
    <w:rsid w:val="00572B5D"/>
    <w:rsid w:val="00573539"/>
    <w:rsid w:val="005B6AFF"/>
    <w:rsid w:val="005D185C"/>
    <w:rsid w:val="005D6E29"/>
    <w:rsid w:val="00620F70"/>
    <w:rsid w:val="00650D2D"/>
    <w:rsid w:val="00654E8A"/>
    <w:rsid w:val="00666119"/>
    <w:rsid w:val="00671A4B"/>
    <w:rsid w:val="006937E6"/>
    <w:rsid w:val="006D2AE3"/>
    <w:rsid w:val="0072103C"/>
    <w:rsid w:val="007902DF"/>
    <w:rsid w:val="0086233E"/>
    <w:rsid w:val="008B475F"/>
    <w:rsid w:val="008C64C6"/>
    <w:rsid w:val="00942177"/>
    <w:rsid w:val="009441B2"/>
    <w:rsid w:val="009F6985"/>
    <w:rsid w:val="00A31C28"/>
    <w:rsid w:val="00A42271"/>
    <w:rsid w:val="00A66E22"/>
    <w:rsid w:val="00AE1D57"/>
    <w:rsid w:val="00AF234B"/>
    <w:rsid w:val="00B27877"/>
    <w:rsid w:val="00B404AC"/>
    <w:rsid w:val="00B476A5"/>
    <w:rsid w:val="00BD72C4"/>
    <w:rsid w:val="00BE17B4"/>
    <w:rsid w:val="00BE2283"/>
    <w:rsid w:val="00BF0AA7"/>
    <w:rsid w:val="00C33004"/>
    <w:rsid w:val="00C3505D"/>
    <w:rsid w:val="00C81171"/>
    <w:rsid w:val="00C903A8"/>
    <w:rsid w:val="00CD2C71"/>
    <w:rsid w:val="00CF334C"/>
    <w:rsid w:val="00D11358"/>
    <w:rsid w:val="00DA6BC0"/>
    <w:rsid w:val="00DA73D0"/>
    <w:rsid w:val="00DF71E8"/>
    <w:rsid w:val="00E2151E"/>
    <w:rsid w:val="00E60041"/>
    <w:rsid w:val="00E679C7"/>
    <w:rsid w:val="00E870A8"/>
    <w:rsid w:val="00EB6DED"/>
    <w:rsid w:val="00EC37B6"/>
    <w:rsid w:val="00EF74E4"/>
    <w:rsid w:val="00F02636"/>
    <w:rsid w:val="00F07DE3"/>
    <w:rsid w:val="00F1713B"/>
    <w:rsid w:val="00F176B3"/>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2E43BD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table" w:customStyle="1" w:styleId="13">
    <w:name w:val="רשת טבלה1"/>
    <w:basedOn w:val="a1"/>
    <w:next w:val="a8"/>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C33004"/>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2B3F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a3"/>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a3"/>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a3"/>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a3"/>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a3"/>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a3"/>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a3"/>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a3"/>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a3"/>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a3"/>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a3"/>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a3"/>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a3"/>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a3"/>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a3"/>
              <w:rtl/>
            </w:rPr>
            <w:t>[שדה נוסף 6]</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a3"/>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a3"/>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a3"/>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a3"/>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a3"/>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a3"/>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a3"/>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a3"/>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a3"/>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a3"/>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a3"/>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a3"/>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a3"/>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a3"/>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a3"/>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a3"/>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a3"/>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a3"/>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a3"/>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a3"/>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a3"/>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a3"/>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a3"/>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a3"/>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a3"/>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15D7F"/>
    <w:rsid w:val="00046FAA"/>
    <w:rsid w:val="000756D2"/>
    <w:rsid w:val="00172407"/>
    <w:rsid w:val="00186077"/>
    <w:rsid w:val="001C6F19"/>
    <w:rsid w:val="002259C4"/>
    <w:rsid w:val="0032380B"/>
    <w:rsid w:val="003D3172"/>
    <w:rsid w:val="003F305A"/>
    <w:rsid w:val="00485563"/>
    <w:rsid w:val="006865A5"/>
    <w:rsid w:val="007D2516"/>
    <w:rsid w:val="00874A5F"/>
    <w:rsid w:val="00A5413A"/>
    <w:rsid w:val="00B3214E"/>
    <w:rsid w:val="00BD1030"/>
    <w:rsid w:val="00C72368"/>
    <w:rsid w:val="00C74B1E"/>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D1030"/>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 w:type="paragraph" w:customStyle="1" w:styleId="1179DF0D974F4E5EA23200FDB06ED4B1">
    <w:name w:val="1179DF0D974F4E5EA23200FDB06ED4B1"/>
    <w:rsid w:val="00BD103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סופרפוזיציה" ma:contentTypeID="0x010100398782B37190B343ABC5A26867A4FDE21E000755E92DCC758E47B6BBC67F3CB2E591" ma:contentTypeVersion="175" ma:contentTypeDescription="" ma:contentTypeScope="" ma:versionID="2a68d0e5fcbfdbb404b261e992aad403">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1709D4C-33DC-48CC-AC7E-130A245806EE}">
  <ds:schemaRefs>
    <ds:schemaRef ds:uri="http://purl.org/dc/dcmitype/"/>
    <ds:schemaRef ds:uri="http://schemas.microsoft.com/sharepoint/v3"/>
    <ds:schemaRef ds:uri="http://schemas.microsoft.com/office/2006/metadata/properties"/>
    <ds:schemaRef ds:uri="http://purl.org/dc/term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e82e0497-401b-493b-ab66-61f85c09ed30"/>
    <ds:schemaRef ds:uri="http://purl.org/dc/elements/1.1/"/>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93CD6B2F-B564-4A1B-A610-04A400850784}"/>
</file>

<file path=customXml/itemProps4.xml><?xml version="1.0" encoding="utf-8"?>
<ds:datastoreItem xmlns:ds="http://schemas.openxmlformats.org/officeDocument/2006/customXml" ds:itemID="{05C59355-362D-451F-97D6-FE7ECCF99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35</Pages>
  <Words>10184</Words>
  <Characters>50923</Characters>
  <Application>Microsoft Office Word</Application>
  <DocSecurity>0</DocSecurity>
  <Lines>424</Lines>
  <Paragraphs>121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22</cp:revision>
  <cp:lastPrinted>2022-03-16T14:43:00Z</cp:lastPrinted>
  <dcterms:created xsi:type="dcterms:W3CDTF">2021-10-10T07:54:00Z</dcterms:created>
  <dcterms:modified xsi:type="dcterms:W3CDTF">2022-03-27T14:47:00Z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6160c456-33fa-4706-9c54-68f9c735032f</vt:lpwstr>
  </property>
</Properties>
</file>